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D29B1" w:rsidRDefault="00BB7DE5" w14:paraId="5288AD2E" w14:textId="348386E9">
      <w:pPr>
        <w:spacing w:before="900" w:after="80"/>
        <w:jc w:val="center"/>
      </w:pPr>
      <w:r>
        <w:rPr>
          <w:b/>
          <w:bCs/>
          <w:color w:val="595959"/>
          <w:sz w:val="26"/>
          <w:szCs w:val="26"/>
        </w:rPr>
        <w:t>PK/PD ANALYSIS REPORT</w:t>
      </w:r>
    </w:p>
    <w:p w:rsidR="004D29B1" w:rsidRDefault="00650653" w14:paraId="60689BE5" w14:textId="75BDDCBF">
      <w:pPr>
        <w:spacing w:after="120"/>
        <w:jc w:val="center"/>
      </w:pPr>
      <w:r>
        <w:rPr>
          <w:b/>
          <w:bCs/>
          <w:color w:val="1F3864"/>
          <w:sz w:val="32"/>
          <w:szCs w:val="32"/>
        </w:rPr>
        <w:t>Exploratory Exposure</w:t>
      </w:r>
      <w:r w:rsidR="00D57882">
        <w:rPr>
          <w:b/>
          <w:bCs/>
          <w:color w:val="1F3864"/>
          <w:sz w:val="32"/>
          <w:szCs w:val="32"/>
        </w:rPr>
        <w:t>-</w:t>
      </w:r>
      <w:r>
        <w:rPr>
          <w:b/>
          <w:bCs/>
          <w:color w:val="1F3864"/>
          <w:sz w:val="32"/>
          <w:szCs w:val="32"/>
        </w:rPr>
        <w:t>Response Analysis of CYB003 on Blood Pressure, Heart Rate, and Hallucination</w:t>
      </w:r>
    </w:p>
    <w:p w:rsidR="004D29B1" w:rsidRDefault="00650653" w14:paraId="28318665" w14:textId="77777777">
      <w:pPr>
        <w:spacing w:after="60"/>
        <w:jc w:val="center"/>
      </w:pPr>
      <w:r>
        <w:rPr>
          <w:b/>
          <w:bCs/>
          <w:sz w:val="24"/>
          <w:szCs w:val="24"/>
        </w:rPr>
        <w:t>Study CYB003-101</w:t>
      </w:r>
    </w:p>
    <w:p w:rsidR="004D29B1" w:rsidRDefault="00650653" w14:paraId="0EFDA13E" w14:textId="684E721E">
      <w:pPr>
        <w:spacing w:after="400"/>
        <w:jc w:val="center"/>
      </w:pPr>
      <w:r>
        <w:rPr>
          <w:i/>
          <w:iCs/>
          <w:color w:val="404040"/>
          <w:sz w:val="19"/>
          <w:szCs w:val="19"/>
        </w:rPr>
        <w:t>A Phase 1, Open-Label, Two-Period, Fixed-Sequence Drug</w:t>
      </w:r>
      <w:r w:rsidR="00D57882">
        <w:rPr>
          <w:i/>
          <w:iCs/>
          <w:color w:val="404040"/>
          <w:sz w:val="19"/>
          <w:szCs w:val="19"/>
        </w:rPr>
        <w:t>-</w:t>
      </w:r>
      <w:r>
        <w:rPr>
          <w:i/>
          <w:iCs/>
          <w:color w:val="404040"/>
          <w:sz w:val="19"/>
          <w:szCs w:val="19"/>
        </w:rPr>
        <w:t>Drug Interaction Study of CYB003 with a CYP Probe Cocktail in Healthy Adult Male Participants</w:t>
      </w:r>
    </w:p>
    <w:tbl>
      <w:tblPr>
        <w:tblW w:w="93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3000"/>
        <w:gridCol w:w="6300"/>
      </w:tblGrid>
      <w:tr w:rsidR="004D29B1" w14:paraId="237CF71E" w14:textId="77777777">
        <w:trPr>
          <w:tblHeader/>
        </w:trPr>
        <w:tc>
          <w:tcPr>
            <w:tcW w:w="3000" w:type="dxa"/>
            <w:shd w:val="clear" w:color="auto" w:fill="1F3864"/>
            <w:tcMar>
              <w:top w:w="30" w:type="dxa"/>
              <w:left w:w="66" w:type="dxa"/>
              <w:bottom w:w="30" w:type="dxa"/>
              <w:right w:w="66" w:type="dxa"/>
            </w:tcMar>
          </w:tcPr>
          <w:p w:rsidR="004D29B1" w:rsidRDefault="00650653" w14:paraId="331F851E" w14:textId="77777777">
            <w:pPr>
              <w:spacing w:line="242" w:lineRule="auto"/>
            </w:pPr>
            <w:r>
              <w:rPr>
                <w:b/>
                <w:bCs/>
                <w:color w:val="FFFFFF"/>
                <w:sz w:val="15"/>
                <w:szCs w:val="15"/>
              </w:rPr>
              <w:t>Item</w:t>
            </w:r>
          </w:p>
        </w:tc>
        <w:tc>
          <w:tcPr>
            <w:tcW w:w="6300" w:type="dxa"/>
            <w:shd w:val="clear" w:color="auto" w:fill="1F3864"/>
            <w:tcMar>
              <w:top w:w="30" w:type="dxa"/>
              <w:left w:w="66" w:type="dxa"/>
              <w:bottom w:w="30" w:type="dxa"/>
              <w:right w:w="66" w:type="dxa"/>
            </w:tcMar>
          </w:tcPr>
          <w:p w:rsidR="004D29B1" w:rsidRDefault="00650653" w14:paraId="5B428F36" w14:textId="77777777">
            <w:pPr>
              <w:spacing w:line="242" w:lineRule="auto"/>
            </w:pPr>
            <w:r>
              <w:rPr>
                <w:b/>
                <w:bCs/>
                <w:color w:val="FFFFFF"/>
                <w:sz w:val="15"/>
                <w:szCs w:val="15"/>
              </w:rPr>
              <w:t>Detail</w:t>
            </w:r>
          </w:p>
        </w:tc>
      </w:tr>
      <w:tr w:rsidR="004D29B1" w14:paraId="17C21C60" w14:textId="77777777">
        <w:tc>
          <w:tcPr>
            <w:tcW w:w="3000" w:type="dxa"/>
            <w:tcMar>
              <w:top w:w="30" w:type="dxa"/>
              <w:left w:w="66" w:type="dxa"/>
              <w:bottom w:w="30" w:type="dxa"/>
              <w:right w:w="66" w:type="dxa"/>
            </w:tcMar>
          </w:tcPr>
          <w:p w:rsidR="004D29B1" w:rsidRDefault="00650653" w14:paraId="0C20EDFA" w14:textId="77777777">
            <w:pPr>
              <w:spacing w:line="242" w:lineRule="auto"/>
            </w:pPr>
            <w:r>
              <w:rPr>
                <w:color w:val="000000"/>
                <w:sz w:val="15"/>
                <w:szCs w:val="15"/>
              </w:rPr>
              <w:t>Compound</w:t>
            </w:r>
          </w:p>
        </w:tc>
        <w:tc>
          <w:tcPr>
            <w:tcW w:w="6300" w:type="dxa"/>
            <w:tcMar>
              <w:top w:w="30" w:type="dxa"/>
              <w:left w:w="66" w:type="dxa"/>
              <w:bottom w:w="30" w:type="dxa"/>
              <w:right w:w="66" w:type="dxa"/>
            </w:tcMar>
          </w:tcPr>
          <w:p w:rsidR="004D29B1" w:rsidRDefault="00650653" w14:paraId="66564C83" w14:textId="77777777">
            <w:pPr>
              <w:spacing w:line="242" w:lineRule="auto"/>
            </w:pPr>
            <w:r>
              <w:rPr>
                <w:color w:val="000000"/>
                <w:sz w:val="15"/>
                <w:szCs w:val="15"/>
              </w:rPr>
              <w:t>CYB003 (deuterated psilocybin analog)</w:t>
            </w:r>
          </w:p>
        </w:tc>
      </w:tr>
      <w:tr w:rsidR="004D29B1" w14:paraId="40503C2F" w14:textId="77777777">
        <w:tc>
          <w:tcPr>
            <w:tcW w:w="3000" w:type="dxa"/>
            <w:tcMar>
              <w:top w:w="30" w:type="dxa"/>
              <w:left w:w="66" w:type="dxa"/>
              <w:bottom w:w="30" w:type="dxa"/>
              <w:right w:w="66" w:type="dxa"/>
            </w:tcMar>
          </w:tcPr>
          <w:p w:rsidR="004D29B1" w:rsidRDefault="00650653" w14:paraId="476E37DB" w14:textId="77777777">
            <w:pPr>
              <w:spacing w:line="242" w:lineRule="auto"/>
            </w:pPr>
            <w:r>
              <w:rPr>
                <w:color w:val="000000"/>
                <w:sz w:val="15"/>
                <w:szCs w:val="15"/>
              </w:rPr>
              <w:t>Analysis type</w:t>
            </w:r>
          </w:p>
        </w:tc>
        <w:tc>
          <w:tcPr>
            <w:tcW w:w="6300" w:type="dxa"/>
            <w:tcMar>
              <w:top w:w="30" w:type="dxa"/>
              <w:left w:w="66" w:type="dxa"/>
              <w:bottom w:w="30" w:type="dxa"/>
              <w:right w:w="66" w:type="dxa"/>
            </w:tcMar>
          </w:tcPr>
          <w:p w:rsidR="004D29B1" w:rsidRDefault="00650653" w14:paraId="6A61ADAA" w14:textId="64BA16A1">
            <w:pPr>
              <w:spacing w:line="242" w:lineRule="auto"/>
            </w:pPr>
            <w:r>
              <w:rPr>
                <w:color w:val="000000"/>
                <w:sz w:val="15"/>
                <w:szCs w:val="15"/>
              </w:rPr>
              <w:t>Exploratory pharmacokinetic/pharmacodynamic (PK/PD) exposure</w:t>
            </w:r>
            <w:r w:rsidR="00D57882">
              <w:rPr>
                <w:color w:val="000000"/>
                <w:sz w:val="15"/>
                <w:szCs w:val="15"/>
              </w:rPr>
              <w:t>-</w:t>
            </w:r>
            <w:r>
              <w:rPr>
                <w:color w:val="000000"/>
                <w:sz w:val="15"/>
                <w:szCs w:val="15"/>
              </w:rPr>
              <w:t>response</w:t>
            </w:r>
          </w:p>
        </w:tc>
      </w:tr>
      <w:tr w:rsidR="004D29B1" w14:paraId="56B1CCC3" w14:textId="77777777">
        <w:tc>
          <w:tcPr>
            <w:tcW w:w="3000" w:type="dxa"/>
            <w:tcMar>
              <w:top w:w="30" w:type="dxa"/>
              <w:left w:w="66" w:type="dxa"/>
              <w:bottom w:w="30" w:type="dxa"/>
              <w:right w:w="66" w:type="dxa"/>
            </w:tcMar>
          </w:tcPr>
          <w:p w:rsidR="004D29B1" w:rsidRDefault="00650653" w14:paraId="6121A05A" w14:textId="77777777">
            <w:pPr>
              <w:spacing w:line="242" w:lineRule="auto"/>
            </w:pPr>
            <w:r>
              <w:rPr>
                <w:color w:val="000000"/>
                <w:sz w:val="15"/>
                <w:szCs w:val="15"/>
              </w:rPr>
              <w:t>Data source</w:t>
            </w:r>
          </w:p>
        </w:tc>
        <w:tc>
          <w:tcPr>
            <w:tcW w:w="6300" w:type="dxa"/>
            <w:tcMar>
              <w:top w:w="30" w:type="dxa"/>
              <w:left w:w="66" w:type="dxa"/>
              <w:bottom w:w="30" w:type="dxa"/>
              <w:right w:w="66" w:type="dxa"/>
            </w:tcMar>
          </w:tcPr>
          <w:p w:rsidR="004D29B1" w:rsidRDefault="00650653" w14:paraId="62118F42" w14:textId="77777777">
            <w:pPr>
              <w:spacing w:line="242" w:lineRule="auto"/>
            </w:pPr>
            <w:r>
              <w:rPr>
                <w:color w:val="000000"/>
                <w:sz w:val="15"/>
                <w:szCs w:val="15"/>
              </w:rPr>
              <w:t>ADaM datasets (ADSL, ADPC, ADPP, ADVS, ADAE)</w:t>
            </w:r>
          </w:p>
        </w:tc>
      </w:tr>
      <w:tr w:rsidR="004D29B1" w14:paraId="303CD377" w14:textId="77777777">
        <w:tc>
          <w:tcPr>
            <w:tcW w:w="3000" w:type="dxa"/>
            <w:tcMar>
              <w:top w:w="30" w:type="dxa"/>
              <w:left w:w="66" w:type="dxa"/>
              <w:bottom w:w="30" w:type="dxa"/>
              <w:right w:w="66" w:type="dxa"/>
            </w:tcMar>
          </w:tcPr>
          <w:p w:rsidR="004D29B1" w:rsidRDefault="00650653" w14:paraId="7E09435B" w14:textId="77777777">
            <w:pPr>
              <w:spacing w:line="242" w:lineRule="auto"/>
            </w:pPr>
            <w:r>
              <w:rPr>
                <w:color w:val="000000"/>
                <w:sz w:val="15"/>
                <w:szCs w:val="15"/>
              </w:rPr>
              <w:t>Report version / date</w:t>
            </w:r>
          </w:p>
        </w:tc>
        <w:tc>
          <w:tcPr>
            <w:tcW w:w="6300" w:type="dxa"/>
            <w:tcMar>
              <w:top w:w="30" w:type="dxa"/>
              <w:left w:w="66" w:type="dxa"/>
              <w:bottom w:w="30" w:type="dxa"/>
              <w:right w:w="66" w:type="dxa"/>
            </w:tcMar>
          </w:tcPr>
          <w:p w:rsidR="004D29B1" w:rsidRDefault="00650653" w14:paraId="4469F730" w14:textId="77777777">
            <w:pPr>
              <w:spacing w:line="242" w:lineRule="auto"/>
            </w:pPr>
            <w:r>
              <w:rPr>
                <w:color w:val="000000"/>
                <w:sz w:val="15"/>
                <w:szCs w:val="15"/>
              </w:rPr>
              <w:t>Draft v0.3 / 09 September 2026</w:t>
            </w:r>
          </w:p>
        </w:tc>
      </w:tr>
      <w:tr w:rsidR="004D29B1" w14:paraId="4740B6AC" w14:textId="77777777">
        <w:tc>
          <w:tcPr>
            <w:tcW w:w="3000" w:type="dxa"/>
            <w:tcMar>
              <w:top w:w="30" w:type="dxa"/>
              <w:left w:w="66" w:type="dxa"/>
              <w:bottom w:w="30" w:type="dxa"/>
              <w:right w:w="66" w:type="dxa"/>
            </w:tcMar>
          </w:tcPr>
          <w:p w:rsidR="004D29B1" w:rsidRDefault="00650653" w14:paraId="28894CB5" w14:textId="77777777">
            <w:pPr>
              <w:spacing w:line="242" w:lineRule="auto"/>
            </w:pPr>
            <w:r>
              <w:rPr>
                <w:color w:val="000000"/>
                <w:sz w:val="15"/>
                <w:szCs w:val="15"/>
              </w:rPr>
              <w:t>Prepared by</w:t>
            </w:r>
          </w:p>
        </w:tc>
        <w:tc>
          <w:tcPr>
            <w:tcW w:w="6300" w:type="dxa"/>
            <w:tcMar>
              <w:top w:w="30" w:type="dxa"/>
              <w:left w:w="66" w:type="dxa"/>
              <w:bottom w:w="30" w:type="dxa"/>
              <w:right w:w="66" w:type="dxa"/>
            </w:tcMar>
          </w:tcPr>
          <w:p w:rsidR="004D29B1" w:rsidRDefault="00B72AEF" w14:paraId="36507261" w14:textId="1FC91406">
            <w:pPr>
              <w:spacing w:line="242" w:lineRule="auto"/>
            </w:pPr>
            <w:r>
              <w:rPr>
                <w:color w:val="000000"/>
                <w:sz w:val="15"/>
                <w:szCs w:val="15"/>
              </w:rPr>
              <w:t>Tairan Yang</w:t>
            </w:r>
          </w:p>
        </w:tc>
      </w:tr>
      <w:tr w:rsidR="004D29B1" w14:paraId="7803305C" w14:textId="77777777">
        <w:tc>
          <w:tcPr>
            <w:tcW w:w="3000" w:type="dxa"/>
            <w:tcMar>
              <w:top w:w="30" w:type="dxa"/>
              <w:left w:w="66" w:type="dxa"/>
              <w:bottom w:w="30" w:type="dxa"/>
              <w:right w:w="66" w:type="dxa"/>
            </w:tcMar>
          </w:tcPr>
          <w:p w:rsidR="004D29B1" w:rsidRDefault="00650653" w14:paraId="18ACD09C" w14:textId="77777777">
            <w:pPr>
              <w:spacing w:line="242" w:lineRule="auto"/>
            </w:pPr>
            <w:r>
              <w:rPr>
                <w:color w:val="000000"/>
                <w:sz w:val="15"/>
                <w:szCs w:val="15"/>
              </w:rPr>
              <w:t>Status</w:t>
            </w:r>
          </w:p>
        </w:tc>
        <w:tc>
          <w:tcPr>
            <w:tcW w:w="6300" w:type="dxa"/>
            <w:tcMar>
              <w:top w:w="30" w:type="dxa"/>
              <w:left w:w="66" w:type="dxa"/>
              <w:bottom w:w="30" w:type="dxa"/>
              <w:right w:w="66" w:type="dxa"/>
            </w:tcMar>
          </w:tcPr>
          <w:p w:rsidR="004D29B1" w:rsidRDefault="00650653" w14:paraId="38CBA845" w14:textId="77777777">
            <w:pPr>
              <w:spacing w:line="242" w:lineRule="auto"/>
            </w:pPr>
            <w:r>
              <w:rPr>
                <w:color w:val="000000"/>
                <w:sz w:val="15"/>
                <w:szCs w:val="15"/>
              </w:rPr>
              <w:t>Draft for internal review</w:t>
            </w:r>
          </w:p>
        </w:tc>
      </w:tr>
    </w:tbl>
    <w:p w:rsidR="004D29B1" w:rsidRDefault="00650653" w14:paraId="2D633CB3" w14:textId="77777777">
      <w:r>
        <w:br w:type="page"/>
      </w:r>
    </w:p>
    <w:p w:rsidR="004D29B1" w:rsidRDefault="00650653" w14:paraId="531C5B7E" w14:textId="77777777">
      <w:pPr>
        <w:pStyle w:val="Heading1"/>
      </w:pPr>
      <w:r>
        <w:lastRenderedPageBreak/>
        <w:t>List of Tables</w:t>
      </w:r>
    </w:p>
    <w:tbl>
      <w:tblPr>
        <w:tblW w:w="93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1200"/>
        <w:gridCol w:w="8100"/>
      </w:tblGrid>
      <w:tr w:rsidR="004D29B1" w14:paraId="2E483875" w14:textId="77777777">
        <w:trPr>
          <w:tblHeader/>
        </w:trPr>
        <w:tc>
          <w:tcPr>
            <w:tcW w:w="1200" w:type="dxa"/>
            <w:shd w:val="clear" w:color="auto" w:fill="1F3864"/>
            <w:tcMar>
              <w:top w:w="30" w:type="dxa"/>
              <w:left w:w="66" w:type="dxa"/>
              <w:bottom w:w="30" w:type="dxa"/>
              <w:right w:w="66" w:type="dxa"/>
            </w:tcMar>
          </w:tcPr>
          <w:p w:rsidR="004D29B1" w:rsidRDefault="00650653" w14:paraId="01EEE105" w14:textId="77777777">
            <w:pPr>
              <w:spacing w:line="242" w:lineRule="auto"/>
            </w:pPr>
            <w:r>
              <w:rPr>
                <w:b/>
                <w:bCs/>
                <w:color w:val="FFFFFF"/>
                <w:sz w:val="15"/>
                <w:szCs w:val="15"/>
              </w:rPr>
              <w:t>Table</w:t>
            </w:r>
          </w:p>
        </w:tc>
        <w:tc>
          <w:tcPr>
            <w:tcW w:w="8100" w:type="dxa"/>
            <w:shd w:val="clear" w:color="auto" w:fill="1F3864"/>
            <w:tcMar>
              <w:top w:w="30" w:type="dxa"/>
              <w:left w:w="66" w:type="dxa"/>
              <w:bottom w:w="30" w:type="dxa"/>
              <w:right w:w="66" w:type="dxa"/>
            </w:tcMar>
          </w:tcPr>
          <w:p w:rsidR="004D29B1" w:rsidRDefault="00650653" w14:paraId="443B340A" w14:textId="77777777">
            <w:pPr>
              <w:spacing w:line="242" w:lineRule="auto"/>
            </w:pPr>
            <w:r>
              <w:rPr>
                <w:b/>
                <w:bCs/>
                <w:color w:val="FFFFFF"/>
                <w:sz w:val="15"/>
                <w:szCs w:val="15"/>
              </w:rPr>
              <w:t>Title</w:t>
            </w:r>
          </w:p>
        </w:tc>
      </w:tr>
      <w:tr w:rsidR="004D29B1" w14:paraId="65CFF5CF" w14:textId="77777777">
        <w:tc>
          <w:tcPr>
            <w:tcW w:w="1200" w:type="dxa"/>
            <w:tcMar>
              <w:top w:w="30" w:type="dxa"/>
              <w:left w:w="66" w:type="dxa"/>
              <w:bottom w:w="30" w:type="dxa"/>
              <w:right w:w="66" w:type="dxa"/>
            </w:tcMar>
          </w:tcPr>
          <w:p w:rsidR="004D29B1" w:rsidRDefault="00650653" w14:paraId="23AA9C4C" w14:textId="77777777">
            <w:pPr>
              <w:spacing w:line="242" w:lineRule="auto"/>
            </w:pPr>
            <w:r>
              <w:rPr>
                <w:color w:val="000000"/>
                <w:sz w:val="15"/>
                <w:szCs w:val="15"/>
              </w:rPr>
              <w:t>Table 1</w:t>
            </w:r>
          </w:p>
        </w:tc>
        <w:tc>
          <w:tcPr>
            <w:tcW w:w="8100" w:type="dxa"/>
            <w:tcMar>
              <w:top w:w="30" w:type="dxa"/>
              <w:left w:w="66" w:type="dxa"/>
              <w:bottom w:w="30" w:type="dxa"/>
              <w:right w:w="66" w:type="dxa"/>
            </w:tcMar>
          </w:tcPr>
          <w:p w:rsidR="004D29B1" w:rsidRDefault="00650653" w14:paraId="633AE780" w14:textId="77777777">
            <w:pPr>
              <w:spacing w:line="242" w:lineRule="auto"/>
            </w:pPr>
            <w:r>
              <w:rPr>
                <w:color w:val="000000"/>
                <w:sz w:val="15"/>
                <w:szCs w:val="15"/>
              </w:rPr>
              <w:t>Participant Disposition and Analysis Populations</w:t>
            </w:r>
          </w:p>
        </w:tc>
      </w:tr>
      <w:tr w:rsidR="004D29B1" w14:paraId="5AE44B24" w14:textId="77777777">
        <w:tc>
          <w:tcPr>
            <w:tcW w:w="1200" w:type="dxa"/>
            <w:tcMar>
              <w:top w:w="30" w:type="dxa"/>
              <w:left w:w="66" w:type="dxa"/>
              <w:bottom w:w="30" w:type="dxa"/>
              <w:right w:w="66" w:type="dxa"/>
            </w:tcMar>
          </w:tcPr>
          <w:p w:rsidR="004D29B1" w:rsidRDefault="00650653" w14:paraId="7615FE02" w14:textId="77777777">
            <w:pPr>
              <w:spacing w:line="242" w:lineRule="auto"/>
            </w:pPr>
            <w:r>
              <w:rPr>
                <w:color w:val="000000"/>
                <w:sz w:val="15"/>
                <w:szCs w:val="15"/>
              </w:rPr>
              <w:t>Table 2</w:t>
            </w:r>
          </w:p>
        </w:tc>
        <w:tc>
          <w:tcPr>
            <w:tcW w:w="8100" w:type="dxa"/>
            <w:tcMar>
              <w:top w:w="30" w:type="dxa"/>
              <w:left w:w="66" w:type="dxa"/>
              <w:bottom w:w="30" w:type="dxa"/>
              <w:right w:w="66" w:type="dxa"/>
            </w:tcMar>
          </w:tcPr>
          <w:p w:rsidR="004D29B1" w:rsidRDefault="00650653" w14:paraId="44BE7D93" w14:textId="77777777">
            <w:pPr>
              <w:spacing w:line="242" w:lineRule="auto"/>
            </w:pPr>
            <w:r>
              <w:rPr>
                <w:color w:val="000000"/>
                <w:sz w:val="15"/>
                <w:szCs w:val="15"/>
              </w:rPr>
              <w:t>Analysis Dataset Composition</w:t>
            </w:r>
          </w:p>
        </w:tc>
      </w:tr>
      <w:tr w:rsidR="004D29B1" w14:paraId="3750E13F" w14:textId="77777777">
        <w:tc>
          <w:tcPr>
            <w:tcW w:w="1200" w:type="dxa"/>
            <w:tcMar>
              <w:top w:w="30" w:type="dxa"/>
              <w:left w:w="66" w:type="dxa"/>
              <w:bottom w:w="30" w:type="dxa"/>
              <w:right w:w="66" w:type="dxa"/>
            </w:tcMar>
          </w:tcPr>
          <w:p w:rsidR="004D29B1" w:rsidRDefault="00650653" w14:paraId="03237CA6" w14:textId="77777777">
            <w:pPr>
              <w:spacing w:line="242" w:lineRule="auto"/>
            </w:pPr>
            <w:r>
              <w:rPr>
                <w:color w:val="000000"/>
                <w:sz w:val="15"/>
                <w:szCs w:val="15"/>
              </w:rPr>
              <w:t>Table 3</w:t>
            </w:r>
          </w:p>
        </w:tc>
        <w:tc>
          <w:tcPr>
            <w:tcW w:w="8100" w:type="dxa"/>
            <w:tcMar>
              <w:top w:w="30" w:type="dxa"/>
              <w:left w:w="66" w:type="dxa"/>
              <w:bottom w:w="30" w:type="dxa"/>
              <w:right w:w="66" w:type="dxa"/>
            </w:tcMar>
          </w:tcPr>
          <w:p w:rsidR="004D29B1" w:rsidRDefault="00650653" w14:paraId="0371943F" w14:textId="77777777">
            <w:pPr>
              <w:spacing w:line="242" w:lineRule="auto"/>
            </w:pPr>
            <w:r>
              <w:rPr>
                <w:color w:val="000000"/>
                <w:sz w:val="15"/>
                <w:szCs w:val="15"/>
              </w:rPr>
              <w:t>Number of Participants with Data by Nominal Timepoint</w:t>
            </w:r>
          </w:p>
        </w:tc>
      </w:tr>
      <w:tr w:rsidR="004D29B1" w14:paraId="7846C565" w14:textId="77777777">
        <w:tc>
          <w:tcPr>
            <w:tcW w:w="1200" w:type="dxa"/>
            <w:tcMar>
              <w:top w:w="30" w:type="dxa"/>
              <w:left w:w="66" w:type="dxa"/>
              <w:bottom w:w="30" w:type="dxa"/>
              <w:right w:w="66" w:type="dxa"/>
            </w:tcMar>
          </w:tcPr>
          <w:p w:rsidR="004D29B1" w:rsidRDefault="00650653" w14:paraId="34DE0CBD" w14:textId="77777777">
            <w:pPr>
              <w:spacing w:line="242" w:lineRule="auto"/>
            </w:pPr>
            <w:r>
              <w:rPr>
                <w:color w:val="000000"/>
                <w:sz w:val="15"/>
                <w:szCs w:val="15"/>
              </w:rPr>
              <w:t>Table 4</w:t>
            </w:r>
          </w:p>
        </w:tc>
        <w:tc>
          <w:tcPr>
            <w:tcW w:w="8100" w:type="dxa"/>
            <w:tcMar>
              <w:top w:w="30" w:type="dxa"/>
              <w:left w:w="66" w:type="dxa"/>
              <w:bottom w:w="30" w:type="dxa"/>
              <w:right w:w="66" w:type="dxa"/>
            </w:tcMar>
          </w:tcPr>
          <w:p w:rsidR="004D29B1" w:rsidRDefault="00650653" w14:paraId="459B7791" w14:textId="77777777">
            <w:pPr>
              <w:spacing w:line="242" w:lineRule="auto"/>
            </w:pPr>
            <w:r>
              <w:rPr>
                <w:color w:val="000000"/>
                <w:sz w:val="15"/>
                <w:szCs w:val="15"/>
              </w:rPr>
              <w:t>Linear Mixed-Effects Model Estimates: ΔΔ Blood Pressure versus CYB003 Concentration</w:t>
            </w:r>
          </w:p>
        </w:tc>
      </w:tr>
      <w:tr w:rsidR="004D29B1" w14:paraId="7E3EFDAC" w14:textId="77777777">
        <w:tc>
          <w:tcPr>
            <w:tcW w:w="1200" w:type="dxa"/>
            <w:tcMar>
              <w:top w:w="30" w:type="dxa"/>
              <w:left w:w="66" w:type="dxa"/>
              <w:bottom w:w="30" w:type="dxa"/>
              <w:right w:w="66" w:type="dxa"/>
            </w:tcMar>
          </w:tcPr>
          <w:p w:rsidR="004D29B1" w:rsidRDefault="00650653" w14:paraId="4E0FBE15" w14:textId="77777777">
            <w:pPr>
              <w:spacing w:line="242" w:lineRule="auto"/>
            </w:pPr>
            <w:r>
              <w:rPr>
                <w:color w:val="000000"/>
                <w:sz w:val="15"/>
                <w:szCs w:val="15"/>
              </w:rPr>
              <w:t>Table 5</w:t>
            </w:r>
          </w:p>
        </w:tc>
        <w:tc>
          <w:tcPr>
            <w:tcW w:w="8100" w:type="dxa"/>
            <w:tcMar>
              <w:top w:w="30" w:type="dxa"/>
              <w:left w:w="66" w:type="dxa"/>
              <w:bottom w:w="30" w:type="dxa"/>
              <w:right w:w="66" w:type="dxa"/>
            </w:tcMar>
          </w:tcPr>
          <w:p w:rsidR="004D29B1" w:rsidRDefault="00650653" w14:paraId="4CFC1859" w14:textId="77777777">
            <w:pPr>
              <w:spacing w:line="242" w:lineRule="auto"/>
            </w:pPr>
            <w:r>
              <w:rPr>
                <w:color w:val="000000"/>
                <w:sz w:val="15"/>
                <w:szCs w:val="15"/>
              </w:rPr>
              <w:t>Between-Subject Regression of Participant-Level ΔΔ Blood Pressure on Individual Cₘₐₓ</w:t>
            </w:r>
          </w:p>
        </w:tc>
      </w:tr>
      <w:tr w:rsidR="004D29B1" w14:paraId="119EEE87" w14:textId="77777777">
        <w:tc>
          <w:tcPr>
            <w:tcW w:w="1200" w:type="dxa"/>
            <w:tcMar>
              <w:top w:w="30" w:type="dxa"/>
              <w:left w:w="66" w:type="dxa"/>
              <w:bottom w:w="30" w:type="dxa"/>
              <w:right w:w="66" w:type="dxa"/>
            </w:tcMar>
          </w:tcPr>
          <w:p w:rsidR="004D29B1" w:rsidRDefault="00650653" w14:paraId="5196AC8A" w14:textId="77777777">
            <w:pPr>
              <w:spacing w:line="242" w:lineRule="auto"/>
            </w:pPr>
            <w:r>
              <w:rPr>
                <w:color w:val="000000"/>
                <w:sz w:val="15"/>
                <w:szCs w:val="15"/>
              </w:rPr>
              <w:t>Table 6</w:t>
            </w:r>
          </w:p>
        </w:tc>
        <w:tc>
          <w:tcPr>
            <w:tcW w:w="8100" w:type="dxa"/>
            <w:tcMar>
              <w:top w:w="30" w:type="dxa"/>
              <w:left w:w="66" w:type="dxa"/>
              <w:bottom w:w="30" w:type="dxa"/>
              <w:right w:w="66" w:type="dxa"/>
            </w:tcMar>
          </w:tcPr>
          <w:p w:rsidR="004D29B1" w:rsidRDefault="00650653" w14:paraId="1C660A1E" w14:textId="77777777">
            <w:pPr>
              <w:spacing w:line="242" w:lineRule="auto"/>
            </w:pPr>
            <w:r>
              <w:rPr>
                <w:color w:val="000000"/>
                <w:sz w:val="15"/>
                <w:szCs w:val="15"/>
              </w:rPr>
              <w:t>Within-Subject and Between-Subject Slope Estimates for ΔΔ Blood Pressure</w:t>
            </w:r>
          </w:p>
        </w:tc>
      </w:tr>
      <w:tr w:rsidR="004D29B1" w14:paraId="4E5BB83D" w14:textId="77777777">
        <w:tc>
          <w:tcPr>
            <w:tcW w:w="1200" w:type="dxa"/>
            <w:tcMar>
              <w:top w:w="30" w:type="dxa"/>
              <w:left w:w="66" w:type="dxa"/>
              <w:bottom w:w="30" w:type="dxa"/>
              <w:right w:w="66" w:type="dxa"/>
            </w:tcMar>
          </w:tcPr>
          <w:p w:rsidR="004D29B1" w:rsidRDefault="00650653" w14:paraId="19316B6A" w14:textId="77777777">
            <w:pPr>
              <w:spacing w:line="242" w:lineRule="auto"/>
            </w:pPr>
            <w:r>
              <w:rPr>
                <w:color w:val="000000"/>
                <w:sz w:val="15"/>
                <w:szCs w:val="15"/>
              </w:rPr>
              <w:t>Table 7</w:t>
            </w:r>
          </w:p>
        </w:tc>
        <w:tc>
          <w:tcPr>
            <w:tcW w:w="8100" w:type="dxa"/>
            <w:tcMar>
              <w:top w:w="30" w:type="dxa"/>
              <w:left w:w="66" w:type="dxa"/>
              <w:bottom w:w="30" w:type="dxa"/>
              <w:right w:w="66" w:type="dxa"/>
            </w:tcMar>
          </w:tcPr>
          <w:p w:rsidR="004D29B1" w:rsidRDefault="00650653" w14:paraId="17F28818" w14:textId="77777777">
            <w:pPr>
              <w:spacing w:line="242" w:lineRule="auto"/>
            </w:pPr>
            <w:r>
              <w:rPr>
                <w:color w:val="000000"/>
                <w:sz w:val="15"/>
                <w:szCs w:val="15"/>
              </w:rPr>
              <w:t>Linear Mixed-Effects Model Estimates: ΔΔ Pulse Rate versus CYB003 Concentration</w:t>
            </w:r>
          </w:p>
        </w:tc>
      </w:tr>
      <w:tr w:rsidR="004D29B1" w14:paraId="120DBB87" w14:textId="77777777">
        <w:tc>
          <w:tcPr>
            <w:tcW w:w="1200" w:type="dxa"/>
            <w:tcMar>
              <w:top w:w="30" w:type="dxa"/>
              <w:left w:w="66" w:type="dxa"/>
              <w:bottom w:w="30" w:type="dxa"/>
              <w:right w:w="66" w:type="dxa"/>
            </w:tcMar>
          </w:tcPr>
          <w:p w:rsidR="004D29B1" w:rsidRDefault="00650653" w14:paraId="2FB7ECDB" w14:textId="77777777">
            <w:pPr>
              <w:spacing w:line="242" w:lineRule="auto"/>
            </w:pPr>
            <w:r>
              <w:rPr>
                <w:color w:val="000000"/>
                <w:sz w:val="15"/>
                <w:szCs w:val="15"/>
              </w:rPr>
              <w:t>Table 8</w:t>
            </w:r>
          </w:p>
        </w:tc>
        <w:tc>
          <w:tcPr>
            <w:tcW w:w="8100" w:type="dxa"/>
            <w:tcMar>
              <w:top w:w="30" w:type="dxa"/>
              <w:left w:w="66" w:type="dxa"/>
              <w:bottom w:w="30" w:type="dxa"/>
              <w:right w:w="66" w:type="dxa"/>
            </w:tcMar>
          </w:tcPr>
          <w:p w:rsidR="004D29B1" w:rsidRDefault="00650653" w14:paraId="3E06483A" w14:textId="77777777">
            <w:pPr>
              <w:spacing w:line="242" w:lineRule="auto"/>
            </w:pPr>
            <w:r>
              <w:rPr>
                <w:color w:val="000000"/>
                <w:sz w:val="15"/>
                <w:szCs w:val="15"/>
              </w:rPr>
              <w:t>Hallucination/Perceptual Adverse Events: Incidence and Timing</w:t>
            </w:r>
          </w:p>
        </w:tc>
      </w:tr>
      <w:tr w:rsidR="004D29B1" w14:paraId="418AC978" w14:textId="77777777">
        <w:tc>
          <w:tcPr>
            <w:tcW w:w="1200" w:type="dxa"/>
            <w:tcMar>
              <w:top w:w="30" w:type="dxa"/>
              <w:left w:w="66" w:type="dxa"/>
              <w:bottom w:w="30" w:type="dxa"/>
              <w:right w:w="66" w:type="dxa"/>
            </w:tcMar>
          </w:tcPr>
          <w:p w:rsidR="004D29B1" w:rsidRDefault="00650653" w14:paraId="33DFF772" w14:textId="77777777">
            <w:pPr>
              <w:spacing w:line="242" w:lineRule="auto"/>
            </w:pPr>
            <w:r>
              <w:rPr>
                <w:color w:val="000000"/>
                <w:sz w:val="15"/>
                <w:szCs w:val="15"/>
              </w:rPr>
              <w:t>Table 9</w:t>
            </w:r>
          </w:p>
        </w:tc>
        <w:tc>
          <w:tcPr>
            <w:tcW w:w="8100" w:type="dxa"/>
            <w:tcMar>
              <w:top w:w="30" w:type="dxa"/>
              <w:left w:w="66" w:type="dxa"/>
              <w:bottom w:w="30" w:type="dxa"/>
              <w:right w:w="66" w:type="dxa"/>
            </w:tcMar>
          </w:tcPr>
          <w:p w:rsidR="004D29B1" w:rsidRDefault="00650653" w14:paraId="32249C3E" w14:textId="570BDF8A">
            <w:pPr>
              <w:spacing w:line="242" w:lineRule="auto"/>
            </w:pPr>
            <w:r>
              <w:rPr>
                <w:color w:val="000000"/>
                <w:sz w:val="15"/>
                <w:szCs w:val="15"/>
              </w:rPr>
              <w:t>Hallucination Exposure</w:t>
            </w:r>
            <w:r w:rsidR="00D57882">
              <w:rPr>
                <w:color w:val="000000"/>
                <w:sz w:val="15"/>
                <w:szCs w:val="15"/>
              </w:rPr>
              <w:t>-</w:t>
            </w:r>
            <w:r>
              <w:rPr>
                <w:color w:val="000000"/>
                <w:sz w:val="15"/>
                <w:szCs w:val="15"/>
              </w:rPr>
              <w:t>Response Analyses</w:t>
            </w:r>
          </w:p>
        </w:tc>
      </w:tr>
    </w:tbl>
    <w:p w:rsidR="004D29B1" w:rsidRDefault="00650653" w14:paraId="045FDD5C" w14:textId="77777777">
      <w:pPr>
        <w:pStyle w:val="Heading1"/>
      </w:pPr>
      <w:r>
        <w:t>List of Figures</w:t>
      </w:r>
    </w:p>
    <w:tbl>
      <w:tblPr>
        <w:tblW w:w="93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1200"/>
        <w:gridCol w:w="8100"/>
      </w:tblGrid>
      <w:tr w:rsidR="004D29B1" w14:paraId="0CD06FAE" w14:textId="77777777">
        <w:trPr>
          <w:tblHeader/>
        </w:trPr>
        <w:tc>
          <w:tcPr>
            <w:tcW w:w="1200" w:type="dxa"/>
            <w:shd w:val="clear" w:color="auto" w:fill="1F3864"/>
            <w:tcMar>
              <w:top w:w="30" w:type="dxa"/>
              <w:left w:w="66" w:type="dxa"/>
              <w:bottom w:w="30" w:type="dxa"/>
              <w:right w:w="66" w:type="dxa"/>
            </w:tcMar>
          </w:tcPr>
          <w:p w:rsidR="004D29B1" w:rsidRDefault="00650653" w14:paraId="6CBBC0F3" w14:textId="77777777">
            <w:pPr>
              <w:spacing w:line="242" w:lineRule="auto"/>
            </w:pPr>
            <w:r>
              <w:rPr>
                <w:b/>
                <w:bCs/>
                <w:color w:val="FFFFFF"/>
                <w:sz w:val="15"/>
                <w:szCs w:val="15"/>
              </w:rPr>
              <w:t>Figure</w:t>
            </w:r>
          </w:p>
        </w:tc>
        <w:tc>
          <w:tcPr>
            <w:tcW w:w="8100" w:type="dxa"/>
            <w:shd w:val="clear" w:color="auto" w:fill="1F3864"/>
            <w:tcMar>
              <w:top w:w="30" w:type="dxa"/>
              <w:left w:w="66" w:type="dxa"/>
              <w:bottom w:w="30" w:type="dxa"/>
              <w:right w:w="66" w:type="dxa"/>
            </w:tcMar>
          </w:tcPr>
          <w:p w:rsidR="004D29B1" w:rsidRDefault="00650653" w14:paraId="79E622C2" w14:textId="77777777">
            <w:pPr>
              <w:spacing w:line="242" w:lineRule="auto"/>
            </w:pPr>
            <w:r>
              <w:rPr>
                <w:b/>
                <w:bCs/>
                <w:color w:val="FFFFFF"/>
                <w:sz w:val="15"/>
                <w:szCs w:val="15"/>
              </w:rPr>
              <w:t>Title</w:t>
            </w:r>
          </w:p>
        </w:tc>
      </w:tr>
      <w:tr w:rsidR="004D29B1" w14:paraId="18C43D01" w14:textId="77777777">
        <w:tc>
          <w:tcPr>
            <w:tcW w:w="1200" w:type="dxa"/>
            <w:tcMar>
              <w:top w:w="30" w:type="dxa"/>
              <w:left w:w="66" w:type="dxa"/>
              <w:bottom w:w="30" w:type="dxa"/>
              <w:right w:w="66" w:type="dxa"/>
            </w:tcMar>
          </w:tcPr>
          <w:p w:rsidR="004D29B1" w:rsidRDefault="00650653" w14:paraId="33591BC9" w14:textId="77777777">
            <w:pPr>
              <w:spacing w:line="242" w:lineRule="auto"/>
            </w:pPr>
            <w:r>
              <w:rPr>
                <w:color w:val="000000"/>
                <w:sz w:val="15"/>
                <w:szCs w:val="15"/>
              </w:rPr>
              <w:t>Figure 1</w:t>
            </w:r>
          </w:p>
        </w:tc>
        <w:tc>
          <w:tcPr>
            <w:tcW w:w="8100" w:type="dxa"/>
            <w:tcMar>
              <w:top w:w="30" w:type="dxa"/>
              <w:left w:w="66" w:type="dxa"/>
              <w:bottom w:w="30" w:type="dxa"/>
              <w:right w:w="66" w:type="dxa"/>
            </w:tcMar>
          </w:tcPr>
          <w:p w:rsidR="004D29B1" w:rsidRDefault="00650653" w14:paraId="7C8BC2FC" w14:textId="77777777">
            <w:pPr>
              <w:spacing w:line="242" w:lineRule="auto"/>
            </w:pPr>
            <w:r>
              <w:rPr>
                <w:color w:val="000000"/>
                <w:sz w:val="15"/>
                <w:szCs w:val="15"/>
              </w:rPr>
              <w:t>ΔΔ SBP and ΔΔ DBP versus Time-Matched CYB003 Concentration</w:t>
            </w:r>
          </w:p>
        </w:tc>
      </w:tr>
      <w:tr w:rsidR="004D29B1" w14:paraId="54CBB836" w14:textId="77777777">
        <w:tc>
          <w:tcPr>
            <w:tcW w:w="1200" w:type="dxa"/>
            <w:tcMar>
              <w:top w:w="30" w:type="dxa"/>
              <w:left w:w="66" w:type="dxa"/>
              <w:bottom w:w="30" w:type="dxa"/>
              <w:right w:w="66" w:type="dxa"/>
            </w:tcMar>
          </w:tcPr>
          <w:p w:rsidR="004D29B1" w:rsidRDefault="00650653" w14:paraId="3B6501CA" w14:textId="77777777">
            <w:pPr>
              <w:spacing w:line="242" w:lineRule="auto"/>
            </w:pPr>
            <w:r>
              <w:rPr>
                <w:color w:val="000000"/>
                <w:sz w:val="15"/>
                <w:szCs w:val="15"/>
              </w:rPr>
              <w:t>Figure 2</w:t>
            </w:r>
          </w:p>
        </w:tc>
        <w:tc>
          <w:tcPr>
            <w:tcW w:w="8100" w:type="dxa"/>
            <w:tcMar>
              <w:top w:w="30" w:type="dxa"/>
              <w:left w:w="66" w:type="dxa"/>
              <w:bottom w:w="30" w:type="dxa"/>
              <w:right w:w="66" w:type="dxa"/>
            </w:tcMar>
          </w:tcPr>
          <w:p w:rsidR="004D29B1" w:rsidRDefault="00650653" w14:paraId="2D028597" w14:textId="77777777">
            <w:pPr>
              <w:spacing w:line="242" w:lineRule="auto"/>
            </w:pPr>
            <w:r>
              <w:rPr>
                <w:color w:val="000000"/>
                <w:sz w:val="15"/>
                <w:szCs w:val="15"/>
              </w:rPr>
              <w:t>Participant-Level Peak and Mean ΔΔ SBP and DBP versus Individual CYB003 Cₘₐₓ</w:t>
            </w:r>
          </w:p>
        </w:tc>
      </w:tr>
      <w:tr w:rsidR="004D29B1" w14:paraId="177FD15C" w14:textId="77777777">
        <w:tc>
          <w:tcPr>
            <w:tcW w:w="1200" w:type="dxa"/>
            <w:tcMar>
              <w:top w:w="30" w:type="dxa"/>
              <w:left w:w="66" w:type="dxa"/>
              <w:bottom w:w="30" w:type="dxa"/>
              <w:right w:w="66" w:type="dxa"/>
            </w:tcMar>
          </w:tcPr>
          <w:p w:rsidR="004D29B1" w:rsidRDefault="00650653" w14:paraId="2666DEF6" w14:textId="77777777">
            <w:pPr>
              <w:spacing w:line="242" w:lineRule="auto"/>
            </w:pPr>
            <w:r>
              <w:rPr>
                <w:color w:val="000000"/>
                <w:sz w:val="15"/>
                <w:szCs w:val="15"/>
              </w:rPr>
              <w:t>Figure 3</w:t>
            </w:r>
          </w:p>
        </w:tc>
        <w:tc>
          <w:tcPr>
            <w:tcW w:w="8100" w:type="dxa"/>
            <w:tcMar>
              <w:top w:w="30" w:type="dxa"/>
              <w:left w:w="66" w:type="dxa"/>
              <w:bottom w:w="30" w:type="dxa"/>
              <w:right w:w="66" w:type="dxa"/>
            </w:tcMar>
          </w:tcPr>
          <w:p w:rsidR="004D29B1" w:rsidRDefault="00650653" w14:paraId="53845A0F" w14:textId="6FF74641">
            <w:pPr>
              <w:spacing w:line="242" w:lineRule="auto"/>
            </w:pPr>
            <w:r>
              <w:rPr>
                <w:color w:val="000000"/>
                <w:sz w:val="15"/>
                <w:szCs w:val="15"/>
              </w:rPr>
              <w:t>Within-Subject versus Between-Subject Concentration</w:t>
            </w:r>
            <w:r w:rsidR="00D57882">
              <w:rPr>
                <w:color w:val="000000"/>
                <w:sz w:val="15"/>
                <w:szCs w:val="15"/>
              </w:rPr>
              <w:t>-</w:t>
            </w:r>
            <w:r>
              <w:rPr>
                <w:color w:val="000000"/>
                <w:sz w:val="15"/>
                <w:szCs w:val="15"/>
              </w:rPr>
              <w:t>ΔΔ SBP Relationships</w:t>
            </w:r>
          </w:p>
        </w:tc>
      </w:tr>
      <w:tr w:rsidR="004D29B1" w14:paraId="33A16478" w14:textId="77777777">
        <w:tc>
          <w:tcPr>
            <w:tcW w:w="1200" w:type="dxa"/>
            <w:tcMar>
              <w:top w:w="30" w:type="dxa"/>
              <w:left w:w="66" w:type="dxa"/>
              <w:bottom w:w="30" w:type="dxa"/>
              <w:right w:w="66" w:type="dxa"/>
            </w:tcMar>
          </w:tcPr>
          <w:p w:rsidR="004D29B1" w:rsidRDefault="00650653" w14:paraId="1D8F7D15" w14:textId="77777777">
            <w:pPr>
              <w:spacing w:line="242" w:lineRule="auto"/>
            </w:pPr>
            <w:r>
              <w:rPr>
                <w:color w:val="000000"/>
                <w:sz w:val="15"/>
                <w:szCs w:val="15"/>
              </w:rPr>
              <w:t>Figure 4</w:t>
            </w:r>
          </w:p>
        </w:tc>
        <w:tc>
          <w:tcPr>
            <w:tcW w:w="8100" w:type="dxa"/>
            <w:tcMar>
              <w:top w:w="30" w:type="dxa"/>
              <w:left w:w="66" w:type="dxa"/>
              <w:bottom w:w="30" w:type="dxa"/>
              <w:right w:w="66" w:type="dxa"/>
            </w:tcMar>
          </w:tcPr>
          <w:p w:rsidR="004D29B1" w:rsidRDefault="00650653" w14:paraId="24BE4D1F" w14:textId="77777777">
            <w:pPr>
              <w:spacing w:line="242" w:lineRule="auto"/>
            </w:pPr>
            <w:r>
              <w:rPr>
                <w:color w:val="000000"/>
                <w:sz w:val="15"/>
                <w:szCs w:val="15"/>
              </w:rPr>
              <w:t>ΔΔ Pulse Rate versus CYB003 Concentration and Time-Ordered Mean Effect versus Mean Concentration</w:t>
            </w:r>
          </w:p>
        </w:tc>
      </w:tr>
      <w:tr w:rsidR="004D29B1" w14:paraId="537CCEFB" w14:textId="77777777">
        <w:tc>
          <w:tcPr>
            <w:tcW w:w="1200" w:type="dxa"/>
            <w:tcMar>
              <w:top w:w="30" w:type="dxa"/>
              <w:left w:w="66" w:type="dxa"/>
              <w:bottom w:w="30" w:type="dxa"/>
              <w:right w:w="66" w:type="dxa"/>
            </w:tcMar>
          </w:tcPr>
          <w:p w:rsidR="004D29B1" w:rsidRDefault="00650653" w14:paraId="51983100" w14:textId="77777777">
            <w:pPr>
              <w:spacing w:line="242" w:lineRule="auto"/>
            </w:pPr>
            <w:r>
              <w:rPr>
                <w:color w:val="000000"/>
                <w:sz w:val="15"/>
                <w:szCs w:val="15"/>
              </w:rPr>
              <w:t>Figure 5</w:t>
            </w:r>
          </w:p>
        </w:tc>
        <w:tc>
          <w:tcPr>
            <w:tcW w:w="8100" w:type="dxa"/>
            <w:tcMar>
              <w:top w:w="30" w:type="dxa"/>
              <w:left w:w="66" w:type="dxa"/>
              <w:bottom w:w="30" w:type="dxa"/>
              <w:right w:w="66" w:type="dxa"/>
            </w:tcMar>
          </w:tcPr>
          <w:p w:rsidR="004D29B1" w:rsidRDefault="00650653" w14:paraId="569CABEF" w14:textId="77777777">
            <w:pPr>
              <w:spacing w:line="242" w:lineRule="auto"/>
            </w:pPr>
            <w:r>
              <w:rPr>
                <w:color w:val="000000"/>
                <w:sz w:val="15"/>
                <w:szCs w:val="15"/>
              </w:rPr>
              <w:t>Hallucination Episodes Recalibrated to Time of CYB003 Dose</w:t>
            </w:r>
          </w:p>
        </w:tc>
      </w:tr>
      <w:tr w:rsidR="004D29B1" w14:paraId="0E723A52" w14:textId="77777777">
        <w:tc>
          <w:tcPr>
            <w:tcW w:w="1200" w:type="dxa"/>
            <w:tcMar>
              <w:top w:w="30" w:type="dxa"/>
              <w:left w:w="66" w:type="dxa"/>
              <w:bottom w:w="30" w:type="dxa"/>
              <w:right w:w="66" w:type="dxa"/>
            </w:tcMar>
          </w:tcPr>
          <w:p w:rsidR="004D29B1" w:rsidRDefault="00650653" w14:paraId="761D673F" w14:textId="77777777">
            <w:pPr>
              <w:spacing w:line="242" w:lineRule="auto"/>
            </w:pPr>
            <w:r>
              <w:rPr>
                <w:color w:val="000000"/>
                <w:sz w:val="15"/>
                <w:szCs w:val="15"/>
              </w:rPr>
              <w:t>Figure 6</w:t>
            </w:r>
          </w:p>
        </w:tc>
        <w:tc>
          <w:tcPr>
            <w:tcW w:w="8100" w:type="dxa"/>
            <w:tcMar>
              <w:top w:w="30" w:type="dxa"/>
              <w:left w:w="66" w:type="dxa"/>
              <w:bottom w:w="30" w:type="dxa"/>
              <w:right w:w="66" w:type="dxa"/>
            </w:tcMar>
          </w:tcPr>
          <w:p w:rsidR="004D29B1" w:rsidRDefault="00650653" w14:paraId="610EC396" w14:textId="77777777">
            <w:pPr>
              <w:spacing w:line="242" w:lineRule="auto"/>
            </w:pPr>
            <w:r>
              <w:rPr>
                <w:color w:val="000000"/>
                <w:sz w:val="15"/>
                <w:szCs w:val="15"/>
              </w:rPr>
              <w:t>Hallucination Onset, Duration, and Resolution by Preferred Term and Severity</w:t>
            </w:r>
          </w:p>
        </w:tc>
      </w:tr>
      <w:tr w:rsidR="004D29B1" w14:paraId="16F024D1" w14:textId="77777777">
        <w:tc>
          <w:tcPr>
            <w:tcW w:w="1200" w:type="dxa"/>
            <w:tcMar>
              <w:top w:w="30" w:type="dxa"/>
              <w:left w:w="66" w:type="dxa"/>
              <w:bottom w:w="30" w:type="dxa"/>
              <w:right w:w="66" w:type="dxa"/>
            </w:tcMar>
          </w:tcPr>
          <w:p w:rsidR="004D29B1" w:rsidRDefault="00650653" w14:paraId="4F3413AF" w14:textId="77777777">
            <w:pPr>
              <w:spacing w:line="242" w:lineRule="auto"/>
            </w:pPr>
            <w:r>
              <w:rPr>
                <w:color w:val="000000"/>
                <w:sz w:val="15"/>
                <w:szCs w:val="15"/>
              </w:rPr>
              <w:t>Figure 7</w:t>
            </w:r>
          </w:p>
        </w:tc>
        <w:tc>
          <w:tcPr>
            <w:tcW w:w="8100" w:type="dxa"/>
            <w:tcMar>
              <w:top w:w="30" w:type="dxa"/>
              <w:left w:w="66" w:type="dxa"/>
              <w:bottom w:w="30" w:type="dxa"/>
              <w:right w:w="66" w:type="dxa"/>
            </w:tcMar>
          </w:tcPr>
          <w:p w:rsidR="004D29B1" w:rsidRDefault="00650653" w14:paraId="1BE40DBF" w14:textId="7F93B93F">
            <w:pPr>
              <w:spacing w:line="242" w:lineRule="auto"/>
            </w:pPr>
            <w:r>
              <w:rPr>
                <w:color w:val="000000"/>
                <w:sz w:val="15"/>
                <w:szCs w:val="15"/>
              </w:rPr>
              <w:t>Hallucination Exposure</w:t>
            </w:r>
            <w:r w:rsidR="00D57882">
              <w:rPr>
                <w:color w:val="000000"/>
                <w:sz w:val="15"/>
                <w:szCs w:val="15"/>
              </w:rPr>
              <w:t>-</w:t>
            </w:r>
            <w:r>
              <w:rPr>
                <w:color w:val="000000"/>
                <w:sz w:val="15"/>
                <w:szCs w:val="15"/>
              </w:rPr>
              <w:t>Response</w:t>
            </w:r>
          </w:p>
        </w:tc>
      </w:tr>
      <w:tr w:rsidR="004D29B1" w14:paraId="3F8D7270" w14:textId="77777777">
        <w:tc>
          <w:tcPr>
            <w:tcW w:w="1200" w:type="dxa"/>
            <w:tcMar>
              <w:top w:w="30" w:type="dxa"/>
              <w:left w:w="66" w:type="dxa"/>
              <w:bottom w:w="30" w:type="dxa"/>
              <w:right w:w="66" w:type="dxa"/>
            </w:tcMar>
          </w:tcPr>
          <w:p w:rsidR="004D29B1" w:rsidRDefault="00650653" w14:paraId="15C123E5" w14:textId="77777777">
            <w:pPr>
              <w:spacing w:line="242" w:lineRule="auto"/>
            </w:pPr>
            <w:r>
              <w:rPr>
                <w:color w:val="000000"/>
                <w:sz w:val="15"/>
                <w:szCs w:val="15"/>
              </w:rPr>
              <w:t>Figure 8</w:t>
            </w:r>
          </w:p>
        </w:tc>
        <w:tc>
          <w:tcPr>
            <w:tcW w:w="8100" w:type="dxa"/>
            <w:tcMar>
              <w:top w:w="30" w:type="dxa"/>
              <w:left w:w="66" w:type="dxa"/>
              <w:bottom w:w="30" w:type="dxa"/>
              <w:right w:w="66" w:type="dxa"/>
            </w:tcMar>
          </w:tcPr>
          <w:p w:rsidR="004D29B1" w:rsidRDefault="00650653" w14:paraId="2D8AC3FC" w14:textId="05B472F4">
            <w:pPr>
              <w:spacing w:line="242" w:lineRule="auto"/>
            </w:pPr>
            <w:r>
              <w:rPr>
                <w:color w:val="000000"/>
                <w:sz w:val="15"/>
                <w:szCs w:val="15"/>
              </w:rPr>
              <w:t>Participant 01-033: Day 8 Blood Pressure and CYB003 Concentration</w:t>
            </w:r>
            <w:r w:rsidR="00D57882">
              <w:rPr>
                <w:color w:val="000000"/>
                <w:sz w:val="15"/>
                <w:szCs w:val="15"/>
              </w:rPr>
              <w:t>-</w:t>
            </w:r>
            <w:r>
              <w:rPr>
                <w:color w:val="000000"/>
                <w:sz w:val="15"/>
                <w:szCs w:val="15"/>
              </w:rPr>
              <w:t>Time Profile</w:t>
            </w:r>
          </w:p>
        </w:tc>
      </w:tr>
    </w:tbl>
    <w:p w:rsidR="004D29B1" w:rsidRDefault="00650653" w14:paraId="306C0F00" w14:textId="77777777">
      <w:pPr>
        <w:pStyle w:val="Heading1"/>
      </w:pPr>
      <w:r>
        <w:t>List of Abbreviations</w:t>
      </w:r>
    </w:p>
    <w:tbl>
      <w:tblPr>
        <w:tblW w:w="93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2200"/>
        <w:gridCol w:w="7100"/>
      </w:tblGrid>
      <w:tr w:rsidR="004D29B1" w14:paraId="462E48EE" w14:textId="77777777">
        <w:trPr>
          <w:tblHeader/>
        </w:trPr>
        <w:tc>
          <w:tcPr>
            <w:tcW w:w="2200" w:type="dxa"/>
            <w:shd w:val="clear" w:color="auto" w:fill="1F3864"/>
            <w:tcMar>
              <w:top w:w="30" w:type="dxa"/>
              <w:left w:w="66" w:type="dxa"/>
              <w:bottom w:w="30" w:type="dxa"/>
              <w:right w:w="66" w:type="dxa"/>
            </w:tcMar>
          </w:tcPr>
          <w:p w:rsidR="004D29B1" w:rsidRDefault="00650653" w14:paraId="3C884473" w14:textId="77777777">
            <w:pPr>
              <w:spacing w:line="242" w:lineRule="auto"/>
            </w:pPr>
            <w:r>
              <w:rPr>
                <w:b/>
                <w:bCs/>
                <w:color w:val="FFFFFF"/>
                <w:sz w:val="15"/>
                <w:szCs w:val="15"/>
              </w:rPr>
              <w:t>Abbreviation</w:t>
            </w:r>
          </w:p>
        </w:tc>
        <w:tc>
          <w:tcPr>
            <w:tcW w:w="7100" w:type="dxa"/>
            <w:shd w:val="clear" w:color="auto" w:fill="1F3864"/>
            <w:tcMar>
              <w:top w:w="30" w:type="dxa"/>
              <w:left w:w="66" w:type="dxa"/>
              <w:bottom w:w="30" w:type="dxa"/>
              <w:right w:w="66" w:type="dxa"/>
            </w:tcMar>
          </w:tcPr>
          <w:p w:rsidR="004D29B1" w:rsidRDefault="00650653" w14:paraId="52B6B443" w14:textId="77777777">
            <w:pPr>
              <w:spacing w:line="242" w:lineRule="auto"/>
            </w:pPr>
            <w:r>
              <w:rPr>
                <w:b/>
                <w:bCs/>
                <w:color w:val="FFFFFF"/>
                <w:sz w:val="15"/>
                <w:szCs w:val="15"/>
              </w:rPr>
              <w:t>Definition</w:t>
            </w:r>
          </w:p>
        </w:tc>
      </w:tr>
      <w:tr w:rsidR="004D29B1" w14:paraId="245DB69A" w14:textId="77777777">
        <w:tc>
          <w:tcPr>
            <w:tcW w:w="2200" w:type="dxa"/>
            <w:tcMar>
              <w:top w:w="30" w:type="dxa"/>
              <w:left w:w="66" w:type="dxa"/>
              <w:bottom w:w="30" w:type="dxa"/>
              <w:right w:w="66" w:type="dxa"/>
            </w:tcMar>
          </w:tcPr>
          <w:p w:rsidR="004D29B1" w:rsidRDefault="00650653" w14:paraId="78B09D16" w14:textId="77777777">
            <w:pPr>
              <w:spacing w:line="242" w:lineRule="auto"/>
            </w:pPr>
            <w:r>
              <w:rPr>
                <w:color w:val="000000"/>
                <w:sz w:val="15"/>
                <w:szCs w:val="15"/>
              </w:rPr>
              <w:t>ADaM</w:t>
            </w:r>
          </w:p>
        </w:tc>
        <w:tc>
          <w:tcPr>
            <w:tcW w:w="7100" w:type="dxa"/>
            <w:tcMar>
              <w:top w:w="30" w:type="dxa"/>
              <w:left w:w="66" w:type="dxa"/>
              <w:bottom w:w="30" w:type="dxa"/>
              <w:right w:w="66" w:type="dxa"/>
            </w:tcMar>
          </w:tcPr>
          <w:p w:rsidR="004D29B1" w:rsidRDefault="00650653" w14:paraId="2A8751E6" w14:textId="77777777">
            <w:pPr>
              <w:spacing w:line="242" w:lineRule="auto"/>
            </w:pPr>
            <w:r>
              <w:rPr>
                <w:color w:val="000000"/>
                <w:sz w:val="15"/>
                <w:szCs w:val="15"/>
              </w:rPr>
              <w:t>Analysis Data Model</w:t>
            </w:r>
          </w:p>
        </w:tc>
      </w:tr>
      <w:tr w:rsidR="004D29B1" w14:paraId="1AFF467D" w14:textId="77777777">
        <w:tc>
          <w:tcPr>
            <w:tcW w:w="2200" w:type="dxa"/>
            <w:tcMar>
              <w:top w:w="30" w:type="dxa"/>
              <w:left w:w="66" w:type="dxa"/>
              <w:bottom w:w="30" w:type="dxa"/>
              <w:right w:w="66" w:type="dxa"/>
            </w:tcMar>
          </w:tcPr>
          <w:p w:rsidR="004D29B1" w:rsidRDefault="00650653" w14:paraId="3A3307D0" w14:textId="77777777">
            <w:pPr>
              <w:spacing w:line="242" w:lineRule="auto"/>
            </w:pPr>
            <w:r>
              <w:rPr>
                <w:color w:val="000000"/>
                <w:sz w:val="15"/>
                <w:szCs w:val="15"/>
              </w:rPr>
              <w:t>AE / TEAE</w:t>
            </w:r>
          </w:p>
        </w:tc>
        <w:tc>
          <w:tcPr>
            <w:tcW w:w="7100" w:type="dxa"/>
            <w:tcMar>
              <w:top w:w="30" w:type="dxa"/>
              <w:left w:w="66" w:type="dxa"/>
              <w:bottom w:w="30" w:type="dxa"/>
              <w:right w:w="66" w:type="dxa"/>
            </w:tcMar>
          </w:tcPr>
          <w:p w:rsidR="004D29B1" w:rsidRDefault="00650653" w14:paraId="52BF968B" w14:textId="77777777">
            <w:pPr>
              <w:spacing w:line="242" w:lineRule="auto"/>
            </w:pPr>
            <w:r>
              <w:rPr>
                <w:color w:val="000000"/>
                <w:sz w:val="15"/>
                <w:szCs w:val="15"/>
              </w:rPr>
              <w:t>Adverse event / treatment-emergent adverse event</w:t>
            </w:r>
          </w:p>
        </w:tc>
      </w:tr>
      <w:tr w:rsidR="004D29B1" w14:paraId="49B7A00C" w14:textId="77777777">
        <w:tc>
          <w:tcPr>
            <w:tcW w:w="2200" w:type="dxa"/>
            <w:tcMar>
              <w:top w:w="30" w:type="dxa"/>
              <w:left w:w="66" w:type="dxa"/>
              <w:bottom w:w="30" w:type="dxa"/>
              <w:right w:w="66" w:type="dxa"/>
            </w:tcMar>
          </w:tcPr>
          <w:p w:rsidR="004D29B1" w:rsidRDefault="00650653" w14:paraId="4E3FE3C7" w14:textId="77777777">
            <w:pPr>
              <w:spacing w:line="242" w:lineRule="auto"/>
            </w:pPr>
            <w:r>
              <w:rPr>
                <w:color w:val="000000"/>
                <w:sz w:val="15"/>
                <w:szCs w:val="15"/>
              </w:rPr>
              <w:t>AUC₀₋</w:t>
            </w:r>
            <w:r w:rsidRPr="0006528A">
              <w:rPr>
                <w:color w:val="000000"/>
                <w:sz w:val="15"/>
                <w:szCs w:val="15"/>
                <w:vertAlign w:val="subscript"/>
              </w:rPr>
              <w:t>∞</w:t>
            </w:r>
          </w:p>
        </w:tc>
        <w:tc>
          <w:tcPr>
            <w:tcW w:w="7100" w:type="dxa"/>
            <w:tcMar>
              <w:top w:w="30" w:type="dxa"/>
              <w:left w:w="66" w:type="dxa"/>
              <w:bottom w:w="30" w:type="dxa"/>
              <w:right w:w="66" w:type="dxa"/>
            </w:tcMar>
          </w:tcPr>
          <w:p w:rsidR="004D29B1" w:rsidRDefault="00650653" w14:paraId="0412363E" w14:textId="0F844871">
            <w:pPr>
              <w:spacing w:line="242" w:lineRule="auto"/>
            </w:pPr>
            <w:r>
              <w:rPr>
                <w:color w:val="000000"/>
                <w:sz w:val="15"/>
                <w:szCs w:val="15"/>
              </w:rPr>
              <w:t>Area under the plasma concentration</w:t>
            </w:r>
            <w:r w:rsidR="00D57882">
              <w:rPr>
                <w:color w:val="000000"/>
                <w:sz w:val="15"/>
                <w:szCs w:val="15"/>
              </w:rPr>
              <w:t>-</w:t>
            </w:r>
            <w:r>
              <w:rPr>
                <w:color w:val="000000"/>
                <w:sz w:val="15"/>
                <w:szCs w:val="15"/>
              </w:rPr>
              <w:t>time curve from time zero extrapolated to infinity</w:t>
            </w:r>
          </w:p>
        </w:tc>
      </w:tr>
      <w:tr w:rsidR="004D29B1" w14:paraId="7EBC328C" w14:textId="77777777">
        <w:tc>
          <w:tcPr>
            <w:tcW w:w="2200" w:type="dxa"/>
            <w:tcMar>
              <w:top w:w="30" w:type="dxa"/>
              <w:left w:w="66" w:type="dxa"/>
              <w:bottom w:w="30" w:type="dxa"/>
              <w:right w:w="66" w:type="dxa"/>
            </w:tcMar>
          </w:tcPr>
          <w:p w:rsidR="004D29B1" w:rsidRDefault="00650653" w14:paraId="2483B6B1" w14:textId="77777777">
            <w:pPr>
              <w:spacing w:line="242" w:lineRule="auto"/>
            </w:pPr>
            <w:r>
              <w:rPr>
                <w:color w:val="000000"/>
                <w:sz w:val="15"/>
                <w:szCs w:val="15"/>
              </w:rPr>
              <w:t>BP</w:t>
            </w:r>
          </w:p>
        </w:tc>
        <w:tc>
          <w:tcPr>
            <w:tcW w:w="7100" w:type="dxa"/>
            <w:tcMar>
              <w:top w:w="30" w:type="dxa"/>
              <w:left w:w="66" w:type="dxa"/>
              <w:bottom w:w="30" w:type="dxa"/>
              <w:right w:w="66" w:type="dxa"/>
            </w:tcMar>
          </w:tcPr>
          <w:p w:rsidR="004D29B1" w:rsidRDefault="00650653" w14:paraId="6C045EF8" w14:textId="77777777">
            <w:pPr>
              <w:spacing w:line="242" w:lineRule="auto"/>
            </w:pPr>
            <w:r>
              <w:rPr>
                <w:color w:val="000000"/>
                <w:sz w:val="15"/>
                <w:szCs w:val="15"/>
              </w:rPr>
              <w:t>Blood pressure</w:t>
            </w:r>
          </w:p>
        </w:tc>
      </w:tr>
      <w:tr w:rsidR="004D29B1" w14:paraId="6C71803C" w14:textId="77777777">
        <w:tc>
          <w:tcPr>
            <w:tcW w:w="2200" w:type="dxa"/>
            <w:tcMar>
              <w:top w:w="30" w:type="dxa"/>
              <w:left w:w="66" w:type="dxa"/>
              <w:bottom w:w="30" w:type="dxa"/>
              <w:right w:w="66" w:type="dxa"/>
            </w:tcMar>
          </w:tcPr>
          <w:p w:rsidR="004D29B1" w:rsidRDefault="00650653" w14:paraId="14EC18C7" w14:textId="77777777">
            <w:pPr>
              <w:spacing w:line="242" w:lineRule="auto"/>
            </w:pPr>
            <w:r>
              <w:rPr>
                <w:color w:val="000000"/>
                <w:sz w:val="15"/>
                <w:szCs w:val="15"/>
              </w:rPr>
              <w:t>CI</w:t>
            </w:r>
          </w:p>
        </w:tc>
        <w:tc>
          <w:tcPr>
            <w:tcW w:w="7100" w:type="dxa"/>
            <w:tcMar>
              <w:top w:w="30" w:type="dxa"/>
              <w:left w:w="66" w:type="dxa"/>
              <w:bottom w:w="30" w:type="dxa"/>
              <w:right w:w="66" w:type="dxa"/>
            </w:tcMar>
          </w:tcPr>
          <w:p w:rsidR="004D29B1" w:rsidRDefault="00650653" w14:paraId="407F3DC5" w14:textId="77777777">
            <w:pPr>
              <w:spacing w:line="242" w:lineRule="auto"/>
            </w:pPr>
            <w:r>
              <w:rPr>
                <w:color w:val="000000"/>
                <w:sz w:val="15"/>
                <w:szCs w:val="15"/>
              </w:rPr>
              <w:t>Confidence interval</w:t>
            </w:r>
          </w:p>
        </w:tc>
      </w:tr>
      <w:tr w:rsidR="004D29B1" w14:paraId="0D32DF67" w14:textId="77777777">
        <w:tc>
          <w:tcPr>
            <w:tcW w:w="2200" w:type="dxa"/>
            <w:tcMar>
              <w:top w:w="30" w:type="dxa"/>
              <w:left w:w="66" w:type="dxa"/>
              <w:bottom w:w="30" w:type="dxa"/>
              <w:right w:w="66" w:type="dxa"/>
            </w:tcMar>
          </w:tcPr>
          <w:p w:rsidR="004D29B1" w:rsidRDefault="00650653" w14:paraId="59517D8C" w14:textId="77777777">
            <w:pPr>
              <w:spacing w:line="242" w:lineRule="auto"/>
            </w:pPr>
            <w:r>
              <w:rPr>
                <w:color w:val="000000"/>
                <w:sz w:val="15"/>
                <w:szCs w:val="15"/>
              </w:rPr>
              <w:t>Cₘₐₓ</w:t>
            </w:r>
          </w:p>
        </w:tc>
        <w:tc>
          <w:tcPr>
            <w:tcW w:w="7100" w:type="dxa"/>
            <w:tcMar>
              <w:top w:w="30" w:type="dxa"/>
              <w:left w:w="66" w:type="dxa"/>
              <w:bottom w:w="30" w:type="dxa"/>
              <w:right w:w="66" w:type="dxa"/>
            </w:tcMar>
          </w:tcPr>
          <w:p w:rsidR="004D29B1" w:rsidRDefault="00650653" w14:paraId="264A5886" w14:textId="77777777">
            <w:pPr>
              <w:spacing w:line="242" w:lineRule="auto"/>
            </w:pPr>
            <w:r>
              <w:rPr>
                <w:color w:val="000000"/>
                <w:sz w:val="15"/>
                <w:szCs w:val="15"/>
              </w:rPr>
              <w:t>Maximum observed plasma concentration</w:t>
            </w:r>
          </w:p>
        </w:tc>
      </w:tr>
      <w:tr w:rsidR="004D29B1" w14:paraId="5E90E115" w14:textId="77777777">
        <w:tc>
          <w:tcPr>
            <w:tcW w:w="2200" w:type="dxa"/>
            <w:tcMar>
              <w:top w:w="30" w:type="dxa"/>
              <w:left w:w="66" w:type="dxa"/>
              <w:bottom w:w="30" w:type="dxa"/>
              <w:right w:w="66" w:type="dxa"/>
            </w:tcMar>
          </w:tcPr>
          <w:p w:rsidR="004D29B1" w:rsidRDefault="00650653" w14:paraId="73B13A45" w14:textId="77777777">
            <w:pPr>
              <w:spacing w:line="242" w:lineRule="auto"/>
            </w:pPr>
            <w:r>
              <w:rPr>
                <w:color w:val="000000"/>
                <w:sz w:val="15"/>
                <w:szCs w:val="15"/>
              </w:rPr>
              <w:t>CSR</w:t>
            </w:r>
          </w:p>
        </w:tc>
        <w:tc>
          <w:tcPr>
            <w:tcW w:w="7100" w:type="dxa"/>
            <w:tcMar>
              <w:top w:w="30" w:type="dxa"/>
              <w:left w:w="66" w:type="dxa"/>
              <w:bottom w:w="30" w:type="dxa"/>
              <w:right w:w="66" w:type="dxa"/>
            </w:tcMar>
          </w:tcPr>
          <w:p w:rsidR="004D29B1" w:rsidRDefault="00650653" w14:paraId="711570AF" w14:textId="77777777">
            <w:pPr>
              <w:spacing w:line="242" w:lineRule="auto"/>
            </w:pPr>
            <w:r>
              <w:rPr>
                <w:color w:val="000000"/>
                <w:sz w:val="15"/>
                <w:szCs w:val="15"/>
              </w:rPr>
              <w:t>Clinical Study Report</w:t>
            </w:r>
          </w:p>
        </w:tc>
      </w:tr>
      <w:tr w:rsidR="004D29B1" w14:paraId="585C5701" w14:textId="77777777">
        <w:tc>
          <w:tcPr>
            <w:tcW w:w="2200" w:type="dxa"/>
            <w:tcMar>
              <w:top w:w="30" w:type="dxa"/>
              <w:left w:w="66" w:type="dxa"/>
              <w:bottom w:w="30" w:type="dxa"/>
              <w:right w:w="66" w:type="dxa"/>
            </w:tcMar>
          </w:tcPr>
          <w:p w:rsidR="004D29B1" w:rsidRDefault="00650653" w14:paraId="7717D80A" w14:textId="77777777">
            <w:pPr>
              <w:spacing w:line="242" w:lineRule="auto"/>
            </w:pPr>
            <w:r>
              <w:rPr>
                <w:color w:val="000000"/>
                <w:sz w:val="15"/>
                <w:szCs w:val="15"/>
              </w:rPr>
              <w:t>CYP</w:t>
            </w:r>
          </w:p>
        </w:tc>
        <w:tc>
          <w:tcPr>
            <w:tcW w:w="7100" w:type="dxa"/>
            <w:tcMar>
              <w:top w:w="30" w:type="dxa"/>
              <w:left w:w="66" w:type="dxa"/>
              <w:bottom w:w="30" w:type="dxa"/>
              <w:right w:w="66" w:type="dxa"/>
            </w:tcMar>
          </w:tcPr>
          <w:p w:rsidR="004D29B1" w:rsidRDefault="00650653" w14:paraId="68C7E9AC" w14:textId="77777777">
            <w:pPr>
              <w:spacing w:line="242" w:lineRule="auto"/>
            </w:pPr>
            <w:r>
              <w:rPr>
                <w:color w:val="000000"/>
                <w:sz w:val="15"/>
                <w:szCs w:val="15"/>
              </w:rPr>
              <w:t>Cytochrome P450</w:t>
            </w:r>
          </w:p>
        </w:tc>
      </w:tr>
      <w:tr w:rsidR="004D29B1" w14:paraId="37E65E13" w14:textId="77777777">
        <w:tc>
          <w:tcPr>
            <w:tcW w:w="2200" w:type="dxa"/>
            <w:tcMar>
              <w:top w:w="30" w:type="dxa"/>
              <w:left w:w="66" w:type="dxa"/>
              <w:bottom w:w="30" w:type="dxa"/>
              <w:right w:w="66" w:type="dxa"/>
            </w:tcMar>
          </w:tcPr>
          <w:p w:rsidR="004D29B1" w:rsidRDefault="00650653" w14:paraId="6982B44D" w14:textId="77777777">
            <w:pPr>
              <w:spacing w:line="242" w:lineRule="auto"/>
            </w:pPr>
            <w:r>
              <w:rPr>
                <w:color w:val="000000"/>
                <w:sz w:val="15"/>
                <w:szCs w:val="15"/>
              </w:rPr>
              <w:t>DBP / SBP</w:t>
            </w:r>
          </w:p>
        </w:tc>
        <w:tc>
          <w:tcPr>
            <w:tcW w:w="7100" w:type="dxa"/>
            <w:tcMar>
              <w:top w:w="30" w:type="dxa"/>
              <w:left w:w="66" w:type="dxa"/>
              <w:bottom w:w="30" w:type="dxa"/>
              <w:right w:w="66" w:type="dxa"/>
            </w:tcMar>
          </w:tcPr>
          <w:p w:rsidR="004D29B1" w:rsidRDefault="00650653" w14:paraId="564BE03D" w14:textId="77777777">
            <w:pPr>
              <w:spacing w:line="242" w:lineRule="auto"/>
            </w:pPr>
            <w:r>
              <w:rPr>
                <w:color w:val="000000"/>
                <w:sz w:val="15"/>
                <w:szCs w:val="15"/>
              </w:rPr>
              <w:t>Diastolic / systolic blood pressure</w:t>
            </w:r>
          </w:p>
        </w:tc>
      </w:tr>
      <w:tr w:rsidR="004D29B1" w14:paraId="646961CD" w14:textId="77777777">
        <w:tc>
          <w:tcPr>
            <w:tcW w:w="2200" w:type="dxa"/>
            <w:tcMar>
              <w:top w:w="30" w:type="dxa"/>
              <w:left w:w="66" w:type="dxa"/>
              <w:bottom w:w="30" w:type="dxa"/>
              <w:right w:w="66" w:type="dxa"/>
            </w:tcMar>
          </w:tcPr>
          <w:p w:rsidR="004D29B1" w:rsidRDefault="00650653" w14:paraId="1BB3D78C" w14:textId="77777777">
            <w:pPr>
              <w:spacing w:line="242" w:lineRule="auto"/>
            </w:pPr>
            <w:r>
              <w:rPr>
                <w:color w:val="000000"/>
                <w:sz w:val="15"/>
                <w:szCs w:val="15"/>
              </w:rPr>
              <w:t>DDI</w:t>
            </w:r>
          </w:p>
        </w:tc>
        <w:tc>
          <w:tcPr>
            <w:tcW w:w="7100" w:type="dxa"/>
            <w:tcMar>
              <w:top w:w="30" w:type="dxa"/>
              <w:left w:w="66" w:type="dxa"/>
              <w:bottom w:w="30" w:type="dxa"/>
              <w:right w:w="66" w:type="dxa"/>
            </w:tcMar>
          </w:tcPr>
          <w:p w:rsidR="004D29B1" w:rsidRDefault="00650653" w14:paraId="5D60C4C3" w14:textId="6ABBF14D">
            <w:pPr>
              <w:spacing w:line="242" w:lineRule="auto"/>
            </w:pPr>
            <w:r>
              <w:rPr>
                <w:color w:val="000000"/>
                <w:sz w:val="15"/>
                <w:szCs w:val="15"/>
              </w:rPr>
              <w:t>Drug</w:t>
            </w:r>
            <w:r w:rsidR="00D57882">
              <w:rPr>
                <w:color w:val="000000"/>
                <w:sz w:val="15"/>
                <w:szCs w:val="15"/>
              </w:rPr>
              <w:t>-</w:t>
            </w:r>
            <w:r>
              <w:rPr>
                <w:color w:val="000000"/>
                <w:sz w:val="15"/>
                <w:szCs w:val="15"/>
              </w:rPr>
              <w:t>drug interaction</w:t>
            </w:r>
          </w:p>
        </w:tc>
      </w:tr>
      <w:tr w:rsidR="004D29B1" w14:paraId="1EC6F667" w14:textId="77777777">
        <w:tc>
          <w:tcPr>
            <w:tcW w:w="2200" w:type="dxa"/>
            <w:tcMar>
              <w:top w:w="30" w:type="dxa"/>
              <w:left w:w="66" w:type="dxa"/>
              <w:bottom w:w="30" w:type="dxa"/>
              <w:right w:w="66" w:type="dxa"/>
            </w:tcMar>
          </w:tcPr>
          <w:p w:rsidR="004D29B1" w:rsidRDefault="00650653" w14:paraId="39D9E411" w14:textId="77777777">
            <w:pPr>
              <w:spacing w:line="242" w:lineRule="auto"/>
            </w:pPr>
            <w:r>
              <w:rPr>
                <w:color w:val="000000"/>
                <w:sz w:val="15"/>
                <w:szCs w:val="15"/>
              </w:rPr>
              <w:t>Δ / ΔΔ</w:t>
            </w:r>
          </w:p>
        </w:tc>
        <w:tc>
          <w:tcPr>
            <w:tcW w:w="7100" w:type="dxa"/>
            <w:tcMar>
              <w:top w:w="30" w:type="dxa"/>
              <w:left w:w="66" w:type="dxa"/>
              <w:bottom w:w="30" w:type="dxa"/>
              <w:right w:w="66" w:type="dxa"/>
            </w:tcMar>
          </w:tcPr>
          <w:p w:rsidR="004D29B1" w:rsidRDefault="00650653" w14:paraId="770F3DE8" w14:textId="77777777">
            <w:pPr>
              <w:spacing w:line="242" w:lineRule="auto"/>
            </w:pPr>
            <w:r>
              <w:rPr>
                <w:color w:val="000000"/>
                <w:sz w:val="15"/>
                <w:szCs w:val="15"/>
              </w:rPr>
              <w:t>Change from baseline / reference-corrected change (Day 8 Δ minus Day 1 Δ)</w:t>
            </w:r>
          </w:p>
        </w:tc>
      </w:tr>
      <w:tr w:rsidR="004D29B1" w14:paraId="4BD2DAEF" w14:textId="77777777">
        <w:tc>
          <w:tcPr>
            <w:tcW w:w="2200" w:type="dxa"/>
            <w:tcMar>
              <w:top w:w="30" w:type="dxa"/>
              <w:left w:w="66" w:type="dxa"/>
              <w:bottom w:w="30" w:type="dxa"/>
              <w:right w:w="66" w:type="dxa"/>
            </w:tcMar>
          </w:tcPr>
          <w:p w:rsidR="004D29B1" w:rsidRDefault="00650653" w14:paraId="51E7907A" w14:textId="77777777">
            <w:pPr>
              <w:spacing w:line="242" w:lineRule="auto"/>
            </w:pPr>
            <w:r>
              <w:rPr>
                <w:color w:val="000000"/>
                <w:sz w:val="15"/>
                <w:szCs w:val="15"/>
              </w:rPr>
              <w:t>E-R</w:t>
            </w:r>
          </w:p>
        </w:tc>
        <w:tc>
          <w:tcPr>
            <w:tcW w:w="7100" w:type="dxa"/>
            <w:tcMar>
              <w:top w:w="30" w:type="dxa"/>
              <w:left w:w="66" w:type="dxa"/>
              <w:bottom w:w="30" w:type="dxa"/>
              <w:right w:w="66" w:type="dxa"/>
            </w:tcMar>
          </w:tcPr>
          <w:p w:rsidR="004D29B1" w:rsidRDefault="00650653" w14:paraId="3B9E87F7" w14:textId="7000642E">
            <w:pPr>
              <w:spacing w:line="242" w:lineRule="auto"/>
            </w:pPr>
            <w:r>
              <w:rPr>
                <w:color w:val="000000"/>
                <w:sz w:val="15"/>
                <w:szCs w:val="15"/>
              </w:rPr>
              <w:t>Exposure</w:t>
            </w:r>
            <w:r w:rsidR="00D57882">
              <w:rPr>
                <w:color w:val="000000"/>
                <w:sz w:val="15"/>
                <w:szCs w:val="15"/>
              </w:rPr>
              <w:t>-</w:t>
            </w:r>
            <w:r>
              <w:rPr>
                <w:color w:val="000000"/>
                <w:sz w:val="15"/>
                <w:szCs w:val="15"/>
              </w:rPr>
              <w:t>response</w:t>
            </w:r>
          </w:p>
        </w:tc>
      </w:tr>
      <w:tr w:rsidR="004D29B1" w14:paraId="4712D19F" w14:textId="77777777">
        <w:tc>
          <w:tcPr>
            <w:tcW w:w="2200" w:type="dxa"/>
            <w:tcMar>
              <w:top w:w="30" w:type="dxa"/>
              <w:left w:w="66" w:type="dxa"/>
              <w:bottom w:w="30" w:type="dxa"/>
              <w:right w:w="66" w:type="dxa"/>
            </w:tcMar>
          </w:tcPr>
          <w:p w:rsidR="004D29B1" w:rsidRDefault="00650653" w14:paraId="7325D23F" w14:textId="77777777">
            <w:pPr>
              <w:spacing w:line="242" w:lineRule="auto"/>
            </w:pPr>
            <w:r>
              <w:rPr>
                <w:color w:val="000000"/>
                <w:sz w:val="15"/>
                <w:szCs w:val="15"/>
              </w:rPr>
              <w:t>IQR</w:t>
            </w:r>
          </w:p>
        </w:tc>
        <w:tc>
          <w:tcPr>
            <w:tcW w:w="7100" w:type="dxa"/>
            <w:tcMar>
              <w:top w:w="30" w:type="dxa"/>
              <w:left w:w="66" w:type="dxa"/>
              <w:bottom w:w="30" w:type="dxa"/>
              <w:right w:w="66" w:type="dxa"/>
            </w:tcMar>
          </w:tcPr>
          <w:p w:rsidR="004D29B1" w:rsidRDefault="00650653" w14:paraId="0CFFA969" w14:textId="77777777">
            <w:pPr>
              <w:spacing w:line="242" w:lineRule="auto"/>
            </w:pPr>
            <w:r>
              <w:rPr>
                <w:color w:val="000000"/>
                <w:sz w:val="15"/>
                <w:szCs w:val="15"/>
              </w:rPr>
              <w:t>Interquartile range</w:t>
            </w:r>
          </w:p>
        </w:tc>
      </w:tr>
      <w:tr w:rsidR="004D29B1" w14:paraId="1EC81299" w14:textId="77777777">
        <w:tc>
          <w:tcPr>
            <w:tcW w:w="2200" w:type="dxa"/>
            <w:tcMar>
              <w:top w:w="30" w:type="dxa"/>
              <w:left w:w="66" w:type="dxa"/>
              <w:bottom w:w="30" w:type="dxa"/>
              <w:right w:w="66" w:type="dxa"/>
            </w:tcMar>
          </w:tcPr>
          <w:p w:rsidR="004D29B1" w:rsidRDefault="00650653" w14:paraId="3800AE9B" w14:textId="77777777">
            <w:pPr>
              <w:spacing w:line="242" w:lineRule="auto"/>
            </w:pPr>
            <w:r>
              <w:rPr>
                <w:color w:val="000000"/>
                <w:sz w:val="15"/>
                <w:szCs w:val="15"/>
              </w:rPr>
              <w:t>LME</w:t>
            </w:r>
          </w:p>
        </w:tc>
        <w:tc>
          <w:tcPr>
            <w:tcW w:w="7100" w:type="dxa"/>
            <w:tcMar>
              <w:top w:w="30" w:type="dxa"/>
              <w:left w:w="66" w:type="dxa"/>
              <w:bottom w:w="30" w:type="dxa"/>
              <w:right w:w="66" w:type="dxa"/>
            </w:tcMar>
          </w:tcPr>
          <w:p w:rsidR="004D29B1" w:rsidRDefault="00650653" w14:paraId="0D375517" w14:textId="77777777">
            <w:pPr>
              <w:spacing w:line="242" w:lineRule="auto"/>
            </w:pPr>
            <w:r>
              <w:rPr>
                <w:color w:val="000000"/>
                <w:sz w:val="15"/>
                <w:szCs w:val="15"/>
              </w:rPr>
              <w:t>Linear mixed-effects</w:t>
            </w:r>
          </w:p>
        </w:tc>
      </w:tr>
      <w:tr w:rsidR="004D29B1" w14:paraId="58C7F5BE" w14:textId="77777777">
        <w:tc>
          <w:tcPr>
            <w:tcW w:w="2200" w:type="dxa"/>
            <w:tcMar>
              <w:top w:w="30" w:type="dxa"/>
              <w:left w:w="66" w:type="dxa"/>
              <w:bottom w:w="30" w:type="dxa"/>
              <w:right w:w="66" w:type="dxa"/>
            </w:tcMar>
          </w:tcPr>
          <w:p w:rsidR="004D29B1" w:rsidRDefault="00650653" w14:paraId="7C7E36BE" w14:textId="77777777">
            <w:pPr>
              <w:spacing w:line="242" w:lineRule="auto"/>
            </w:pPr>
            <w:r>
              <w:rPr>
                <w:color w:val="000000"/>
                <w:sz w:val="15"/>
                <w:szCs w:val="15"/>
              </w:rPr>
              <w:t>MedDRA</w:t>
            </w:r>
          </w:p>
        </w:tc>
        <w:tc>
          <w:tcPr>
            <w:tcW w:w="7100" w:type="dxa"/>
            <w:tcMar>
              <w:top w:w="30" w:type="dxa"/>
              <w:left w:w="66" w:type="dxa"/>
              <w:bottom w:w="30" w:type="dxa"/>
              <w:right w:w="66" w:type="dxa"/>
            </w:tcMar>
          </w:tcPr>
          <w:p w:rsidR="004D29B1" w:rsidRDefault="00650653" w14:paraId="11071BF3" w14:textId="77777777">
            <w:pPr>
              <w:spacing w:line="242" w:lineRule="auto"/>
            </w:pPr>
            <w:r>
              <w:rPr>
                <w:color w:val="000000"/>
                <w:sz w:val="15"/>
                <w:szCs w:val="15"/>
              </w:rPr>
              <w:t>Medical Dictionary for Regulatory Activities</w:t>
            </w:r>
          </w:p>
        </w:tc>
      </w:tr>
      <w:tr w:rsidR="004D29B1" w14:paraId="7DE43BB3" w14:textId="77777777">
        <w:tc>
          <w:tcPr>
            <w:tcW w:w="2200" w:type="dxa"/>
            <w:tcMar>
              <w:top w:w="30" w:type="dxa"/>
              <w:left w:w="66" w:type="dxa"/>
              <w:bottom w:w="30" w:type="dxa"/>
              <w:right w:w="66" w:type="dxa"/>
            </w:tcMar>
          </w:tcPr>
          <w:p w:rsidR="004D29B1" w:rsidRDefault="00650653" w14:paraId="0A2B6A45" w14:textId="77777777">
            <w:pPr>
              <w:spacing w:line="242" w:lineRule="auto"/>
            </w:pPr>
            <w:r>
              <w:rPr>
                <w:color w:val="000000"/>
                <w:sz w:val="15"/>
                <w:szCs w:val="15"/>
              </w:rPr>
              <w:t>NCA</w:t>
            </w:r>
          </w:p>
        </w:tc>
        <w:tc>
          <w:tcPr>
            <w:tcW w:w="7100" w:type="dxa"/>
            <w:tcMar>
              <w:top w:w="30" w:type="dxa"/>
              <w:left w:w="66" w:type="dxa"/>
              <w:bottom w:w="30" w:type="dxa"/>
              <w:right w:w="66" w:type="dxa"/>
            </w:tcMar>
          </w:tcPr>
          <w:p w:rsidR="004D29B1" w:rsidRDefault="00650653" w14:paraId="3E98904A" w14:textId="77777777">
            <w:pPr>
              <w:spacing w:line="242" w:lineRule="auto"/>
            </w:pPr>
            <w:r>
              <w:rPr>
                <w:color w:val="000000"/>
                <w:sz w:val="15"/>
                <w:szCs w:val="15"/>
              </w:rPr>
              <w:t>Non-compartmental analysis</w:t>
            </w:r>
          </w:p>
        </w:tc>
      </w:tr>
      <w:tr w:rsidR="004D29B1" w14:paraId="45B7E980" w14:textId="77777777">
        <w:tc>
          <w:tcPr>
            <w:tcW w:w="2200" w:type="dxa"/>
            <w:tcMar>
              <w:top w:w="30" w:type="dxa"/>
              <w:left w:w="66" w:type="dxa"/>
              <w:bottom w:w="30" w:type="dxa"/>
              <w:right w:w="66" w:type="dxa"/>
            </w:tcMar>
          </w:tcPr>
          <w:p w:rsidR="004D29B1" w:rsidRDefault="00650653" w14:paraId="37D3338B" w14:textId="77777777">
            <w:pPr>
              <w:spacing w:line="242" w:lineRule="auto"/>
            </w:pPr>
            <w:r>
              <w:rPr>
                <w:color w:val="000000"/>
                <w:sz w:val="15"/>
                <w:szCs w:val="15"/>
              </w:rPr>
              <w:t>OLS</w:t>
            </w:r>
          </w:p>
        </w:tc>
        <w:tc>
          <w:tcPr>
            <w:tcW w:w="7100" w:type="dxa"/>
            <w:tcMar>
              <w:top w:w="30" w:type="dxa"/>
              <w:left w:w="66" w:type="dxa"/>
              <w:bottom w:w="30" w:type="dxa"/>
              <w:right w:w="66" w:type="dxa"/>
            </w:tcMar>
          </w:tcPr>
          <w:p w:rsidR="004D29B1" w:rsidRDefault="00650653" w14:paraId="3C6D3C87" w14:textId="77777777">
            <w:pPr>
              <w:spacing w:line="242" w:lineRule="auto"/>
            </w:pPr>
            <w:r>
              <w:rPr>
                <w:color w:val="000000"/>
                <w:sz w:val="15"/>
                <w:szCs w:val="15"/>
              </w:rPr>
              <w:t>Ordinary least squares</w:t>
            </w:r>
          </w:p>
        </w:tc>
      </w:tr>
      <w:tr w:rsidR="004D29B1" w14:paraId="48033755" w14:textId="77777777">
        <w:tc>
          <w:tcPr>
            <w:tcW w:w="2200" w:type="dxa"/>
            <w:tcMar>
              <w:top w:w="30" w:type="dxa"/>
              <w:left w:w="66" w:type="dxa"/>
              <w:bottom w:w="30" w:type="dxa"/>
              <w:right w:w="66" w:type="dxa"/>
            </w:tcMar>
          </w:tcPr>
          <w:p w:rsidR="004D29B1" w:rsidRDefault="00650653" w14:paraId="3B85A0E7" w14:textId="77777777">
            <w:pPr>
              <w:spacing w:line="242" w:lineRule="auto"/>
            </w:pPr>
            <w:r>
              <w:rPr>
                <w:color w:val="000000"/>
                <w:sz w:val="15"/>
                <w:szCs w:val="15"/>
              </w:rPr>
              <w:t>OR</w:t>
            </w:r>
          </w:p>
        </w:tc>
        <w:tc>
          <w:tcPr>
            <w:tcW w:w="7100" w:type="dxa"/>
            <w:tcMar>
              <w:top w:w="30" w:type="dxa"/>
              <w:left w:w="66" w:type="dxa"/>
              <w:bottom w:w="30" w:type="dxa"/>
              <w:right w:w="66" w:type="dxa"/>
            </w:tcMar>
          </w:tcPr>
          <w:p w:rsidR="004D29B1" w:rsidRDefault="00650653" w14:paraId="107A89C0" w14:textId="77777777">
            <w:pPr>
              <w:spacing w:line="242" w:lineRule="auto"/>
            </w:pPr>
            <w:r>
              <w:rPr>
                <w:color w:val="000000"/>
                <w:sz w:val="15"/>
                <w:szCs w:val="15"/>
              </w:rPr>
              <w:t>Odds ratio</w:t>
            </w:r>
          </w:p>
        </w:tc>
      </w:tr>
      <w:tr w:rsidR="004D29B1" w14:paraId="193BF015" w14:textId="77777777">
        <w:tc>
          <w:tcPr>
            <w:tcW w:w="2200" w:type="dxa"/>
            <w:tcMar>
              <w:top w:w="30" w:type="dxa"/>
              <w:left w:w="66" w:type="dxa"/>
              <w:bottom w:w="30" w:type="dxa"/>
              <w:right w:w="66" w:type="dxa"/>
            </w:tcMar>
          </w:tcPr>
          <w:p w:rsidR="004D29B1" w:rsidRDefault="00650653" w14:paraId="3E6E94A4" w14:textId="77777777">
            <w:pPr>
              <w:spacing w:line="242" w:lineRule="auto"/>
            </w:pPr>
            <w:r>
              <w:rPr>
                <w:color w:val="000000"/>
                <w:sz w:val="15"/>
                <w:szCs w:val="15"/>
              </w:rPr>
              <w:t>PD / PK</w:t>
            </w:r>
          </w:p>
        </w:tc>
        <w:tc>
          <w:tcPr>
            <w:tcW w:w="7100" w:type="dxa"/>
            <w:tcMar>
              <w:top w:w="30" w:type="dxa"/>
              <w:left w:w="66" w:type="dxa"/>
              <w:bottom w:w="30" w:type="dxa"/>
              <w:right w:w="66" w:type="dxa"/>
            </w:tcMar>
          </w:tcPr>
          <w:p w:rsidR="004D29B1" w:rsidRDefault="00650653" w14:paraId="33492C79" w14:textId="77777777">
            <w:pPr>
              <w:spacing w:line="242" w:lineRule="auto"/>
            </w:pPr>
            <w:r>
              <w:rPr>
                <w:color w:val="000000"/>
                <w:sz w:val="15"/>
                <w:szCs w:val="15"/>
              </w:rPr>
              <w:t>Pharmacodynamic / pharmacokinetic</w:t>
            </w:r>
          </w:p>
        </w:tc>
      </w:tr>
      <w:tr w:rsidR="004D29B1" w14:paraId="27602DB4" w14:textId="77777777">
        <w:tc>
          <w:tcPr>
            <w:tcW w:w="2200" w:type="dxa"/>
            <w:tcMar>
              <w:top w:w="30" w:type="dxa"/>
              <w:left w:w="66" w:type="dxa"/>
              <w:bottom w:w="30" w:type="dxa"/>
              <w:right w:w="66" w:type="dxa"/>
            </w:tcMar>
          </w:tcPr>
          <w:p w:rsidR="004D29B1" w:rsidRDefault="00650653" w14:paraId="2B760C1A" w14:textId="77777777">
            <w:pPr>
              <w:spacing w:line="242" w:lineRule="auto"/>
            </w:pPr>
            <w:r>
              <w:rPr>
                <w:color w:val="000000"/>
                <w:sz w:val="15"/>
                <w:szCs w:val="15"/>
              </w:rPr>
              <w:t>REML</w:t>
            </w:r>
          </w:p>
        </w:tc>
        <w:tc>
          <w:tcPr>
            <w:tcW w:w="7100" w:type="dxa"/>
            <w:tcMar>
              <w:top w:w="30" w:type="dxa"/>
              <w:left w:w="66" w:type="dxa"/>
              <w:bottom w:w="30" w:type="dxa"/>
              <w:right w:w="66" w:type="dxa"/>
            </w:tcMar>
          </w:tcPr>
          <w:p w:rsidR="004D29B1" w:rsidRDefault="00650653" w14:paraId="6ABB1D4E" w14:textId="77777777">
            <w:pPr>
              <w:spacing w:line="242" w:lineRule="auto"/>
            </w:pPr>
            <w:r>
              <w:rPr>
                <w:color w:val="000000"/>
                <w:sz w:val="15"/>
                <w:szCs w:val="15"/>
              </w:rPr>
              <w:t>Restricted maximum likelihood</w:t>
            </w:r>
          </w:p>
        </w:tc>
      </w:tr>
      <w:tr w:rsidR="004D29B1" w14:paraId="23A6AB43" w14:textId="77777777">
        <w:tc>
          <w:tcPr>
            <w:tcW w:w="2200" w:type="dxa"/>
            <w:tcMar>
              <w:top w:w="30" w:type="dxa"/>
              <w:left w:w="66" w:type="dxa"/>
              <w:bottom w:w="30" w:type="dxa"/>
              <w:right w:w="66" w:type="dxa"/>
            </w:tcMar>
          </w:tcPr>
          <w:p w:rsidR="004D29B1" w:rsidRDefault="00650653" w14:paraId="2FC6093D" w14:textId="77777777">
            <w:pPr>
              <w:spacing w:line="242" w:lineRule="auto"/>
            </w:pPr>
            <w:r>
              <w:rPr>
                <w:color w:val="000000"/>
                <w:sz w:val="15"/>
                <w:szCs w:val="15"/>
              </w:rPr>
              <w:t>t</w:t>
            </w:r>
            <w:r w:rsidRPr="0006528A">
              <w:rPr>
                <w:color w:val="000000"/>
                <w:sz w:val="15"/>
                <w:szCs w:val="15"/>
                <w:vertAlign w:val="subscript"/>
              </w:rPr>
              <w:t>½</w:t>
            </w:r>
          </w:p>
        </w:tc>
        <w:tc>
          <w:tcPr>
            <w:tcW w:w="7100" w:type="dxa"/>
            <w:tcMar>
              <w:top w:w="30" w:type="dxa"/>
              <w:left w:w="66" w:type="dxa"/>
              <w:bottom w:w="30" w:type="dxa"/>
              <w:right w:w="66" w:type="dxa"/>
            </w:tcMar>
          </w:tcPr>
          <w:p w:rsidR="004D29B1" w:rsidRDefault="00650653" w14:paraId="5B5D4180" w14:textId="77777777">
            <w:pPr>
              <w:spacing w:line="242" w:lineRule="auto"/>
            </w:pPr>
            <w:r>
              <w:rPr>
                <w:color w:val="000000"/>
                <w:sz w:val="15"/>
                <w:szCs w:val="15"/>
              </w:rPr>
              <w:t>Terminal elimination half-life</w:t>
            </w:r>
          </w:p>
        </w:tc>
      </w:tr>
      <w:tr w:rsidR="004D29B1" w14:paraId="18DC2E52" w14:textId="77777777">
        <w:tc>
          <w:tcPr>
            <w:tcW w:w="2200" w:type="dxa"/>
            <w:tcMar>
              <w:top w:w="30" w:type="dxa"/>
              <w:left w:w="66" w:type="dxa"/>
              <w:bottom w:w="30" w:type="dxa"/>
              <w:right w:w="66" w:type="dxa"/>
            </w:tcMar>
          </w:tcPr>
          <w:p w:rsidR="004D29B1" w:rsidRDefault="00650653" w14:paraId="4C04E20F" w14:textId="77777777">
            <w:pPr>
              <w:spacing w:line="242" w:lineRule="auto"/>
            </w:pPr>
            <w:r>
              <w:rPr>
                <w:color w:val="000000"/>
                <w:sz w:val="15"/>
                <w:szCs w:val="15"/>
              </w:rPr>
              <w:t>T</w:t>
            </w:r>
            <w:r w:rsidRPr="0006528A">
              <w:rPr>
                <w:color w:val="000000"/>
                <w:sz w:val="15"/>
                <w:szCs w:val="15"/>
                <w:vertAlign w:val="subscript"/>
              </w:rPr>
              <w:t>ₘₐₓ</w:t>
            </w:r>
          </w:p>
        </w:tc>
        <w:tc>
          <w:tcPr>
            <w:tcW w:w="7100" w:type="dxa"/>
            <w:tcMar>
              <w:top w:w="30" w:type="dxa"/>
              <w:left w:w="66" w:type="dxa"/>
              <w:bottom w:w="30" w:type="dxa"/>
              <w:right w:w="66" w:type="dxa"/>
            </w:tcMar>
          </w:tcPr>
          <w:p w:rsidR="004D29B1" w:rsidRDefault="00650653" w14:paraId="7261468B" w14:textId="77777777">
            <w:pPr>
              <w:spacing w:line="242" w:lineRule="auto"/>
            </w:pPr>
            <w:r>
              <w:rPr>
                <w:color w:val="000000"/>
                <w:sz w:val="15"/>
                <w:szCs w:val="15"/>
              </w:rPr>
              <w:t>Time of maximum observed plasma concentration</w:t>
            </w:r>
          </w:p>
        </w:tc>
      </w:tr>
    </w:tbl>
    <w:p w:rsidR="004D29B1" w:rsidRDefault="00650653" w14:paraId="51E9C1F3" w14:textId="77777777">
      <w:r>
        <w:br w:type="page"/>
      </w:r>
    </w:p>
    <w:p w:rsidR="004D29B1" w:rsidRDefault="00650653" w14:paraId="0FC27008" w14:textId="77777777">
      <w:pPr>
        <w:pStyle w:val="Heading1"/>
      </w:pPr>
      <w:r>
        <w:lastRenderedPageBreak/>
        <w:t>1. Introduction</w:t>
      </w:r>
    </w:p>
    <w:p w:rsidR="004D29B1" w:rsidRDefault="00650653" w14:paraId="315093D6" w14:textId="38565DEF">
      <w:pPr>
        <w:spacing w:after="120" w:line="276" w:lineRule="auto"/>
        <w:jc w:val="both"/>
      </w:pPr>
      <w:r>
        <w:t>CYB003 is a deuterated psilocybin analog under development for the treatment of major depressive disorder. Study CYB003-101 was a Phase 1, open-label, two-period, fixed-sequence drug</w:t>
      </w:r>
      <w:r w:rsidR="00D57882">
        <w:t>-</w:t>
      </w:r>
      <w:r>
        <w:t>drug interaction (DDI) study in healthy adult male participants designed to evaluate the effect of a single 16 mg oral dose of CYB003 on the pharmacokinetics of a six-probe cytochrome P450 (CYP) cocktail. Participants received the probe cocktail alone on Day 1 (Period 1) and the cocktail co-administered with CYB003 on Day 8 (Period 2) following a 7-day washout.</w:t>
      </w:r>
    </w:p>
    <w:p w:rsidR="004D29B1" w:rsidRDefault="00650653" w14:paraId="7B4443AB" w14:textId="730D1A65">
      <w:pPr>
        <w:spacing w:after="120" w:line="276" w:lineRule="auto"/>
        <w:jc w:val="both"/>
      </w:pPr>
      <w:r>
        <w:t>In addition to the primary DDI objective, serial CYB003 plasma concentrations were collected concurrently with serial vital signs and adverse event (AE) data. These data permit characterization of the exposure</w:t>
      </w:r>
      <w:r w:rsidR="00D57882">
        <w:t>-</w:t>
      </w:r>
      <w:r>
        <w:t xml:space="preserve">response (E-R) relationships for the on-target pharmacodynamic (PD) effects of CYB003. The primary pharmacokinetic (PK) and DDI analyses are reported in the Clinical Study Report (CSR, Section 11); the present report describes the exploratory PK/PD analyses that support the PK/PD section of the CSR. Period 1 (probe cocktail alone) serves as a within-subject, time-matched reference for the hemodynamic </w:t>
      </w:r>
      <w:ins w:author="Navita Mallalieu" w:date="2026-09-28T18:21:00Z" w16du:dateUtc="2026-09-28T22:21:00Z" w:id="0">
        <w:r w:rsidR="00152401">
          <w:t xml:space="preserve">and hallucination </w:t>
        </w:r>
      </w:ins>
      <w:r>
        <w:t>endpoints.</w:t>
      </w:r>
    </w:p>
    <w:p w:rsidR="004D29B1" w:rsidRDefault="00650653" w14:paraId="04E4E98A" w14:textId="77777777">
      <w:pPr>
        <w:pStyle w:val="Heading1"/>
      </w:pPr>
      <w:r>
        <w:t>2. Objectives</w:t>
      </w:r>
    </w:p>
    <w:p w:rsidR="004D29B1" w:rsidRDefault="00650653" w14:paraId="5CE014B2" w14:textId="77777777">
      <w:pPr>
        <w:spacing w:after="120" w:line="276" w:lineRule="auto"/>
        <w:jc w:val="both"/>
      </w:pPr>
      <w:r>
        <w:t>The objectives of this analysis were:</w:t>
      </w:r>
    </w:p>
    <w:p w:rsidR="004D29B1" w:rsidRDefault="00650653" w14:paraId="1B86C808" w14:textId="77777777">
      <w:pPr>
        <w:pStyle w:val="ListParagraph"/>
        <w:numPr>
          <w:ilvl w:val="0"/>
          <w:numId w:val="2"/>
        </w:numPr>
        <w:spacing w:after="50" w:line="266" w:lineRule="auto"/>
      </w:pPr>
      <w:r>
        <w:t>To characterize the E-R relationship between CYB003 plasma concentration and reference-corrected change in supine systolic (SBP) and diastolic (DBP) blood pressure.</w:t>
      </w:r>
    </w:p>
    <w:p w:rsidR="004D29B1" w:rsidRDefault="00650653" w14:paraId="1CB4ACCE" w14:textId="77777777">
      <w:pPr>
        <w:pStyle w:val="ListParagraph"/>
        <w:numPr>
          <w:ilvl w:val="0"/>
          <w:numId w:val="2"/>
        </w:numPr>
        <w:spacing w:after="50" w:line="266" w:lineRule="auto"/>
      </w:pPr>
      <w:r>
        <w:t>To characterize the E-R relationship between CYB003 plasma concentration and reference-corrected change in supine pulse rate, including a graphical assessment of hysteresis.</w:t>
      </w:r>
    </w:p>
    <w:p w:rsidR="004D29B1" w:rsidRDefault="00650653" w14:paraId="5A5622C4" w14:textId="77777777">
      <w:pPr>
        <w:pStyle w:val="ListParagraph"/>
        <w:numPr>
          <w:ilvl w:val="0"/>
          <w:numId w:val="2"/>
        </w:numPr>
        <w:spacing w:after="50" w:line="266" w:lineRule="auto"/>
      </w:pPr>
      <w:r>
        <w:t>To characterize the relationship between CYB003 exposure and the incidence, probability, and duration of hallucination/perceptual AEs.</w:t>
      </w:r>
    </w:p>
    <w:p w:rsidR="004D29B1" w:rsidRDefault="00650653" w14:paraId="3580A16E" w14:textId="77777777">
      <w:pPr>
        <w:pStyle w:val="ListParagraph"/>
        <w:numPr>
          <w:ilvl w:val="0"/>
          <w:numId w:val="2"/>
        </w:numPr>
        <w:spacing w:after="50" w:line="266" w:lineRule="auto"/>
      </w:pPr>
      <w:r>
        <w:t>To evaluate and contrast within-subject (time-matched concentration) and between-subject (individual Cₘₐₓ) exposure dependence.</w:t>
      </w:r>
    </w:p>
    <w:p w:rsidR="004D29B1" w:rsidRDefault="00650653" w14:paraId="22BDC5D7" w14:textId="77777777">
      <w:pPr>
        <w:pStyle w:val="Heading1"/>
      </w:pPr>
      <w:r>
        <w:t>3. Data</w:t>
      </w:r>
    </w:p>
    <w:p w:rsidR="004D29B1" w:rsidRDefault="00650653" w14:paraId="655B8A84" w14:textId="77777777">
      <w:pPr>
        <w:pStyle w:val="Heading2"/>
      </w:pPr>
      <w:r>
        <w:t>3.1 Source Data and Analysis Populations</w:t>
      </w:r>
    </w:p>
    <w:p w:rsidR="004D29B1" w:rsidRDefault="00650653" w14:paraId="03DDD9C0" w14:textId="77777777">
      <w:pPr>
        <w:spacing w:after="120" w:line="276" w:lineRule="auto"/>
        <w:jc w:val="both"/>
      </w:pPr>
      <w:r>
        <w:t>Analyses were based on the ADaM</w:t>
      </w:r>
      <w:r>
        <w:t xml:space="preserve"> datasets ADSL (disposition and demographics), ADPC (CYB003 plasma concentrations), ADPP (CYB003 non-compartmental PK parameters), ADVS (vital signs), and ADAE (adverse events). The Safety Population, defined as all participants who received at least one dose of any study intervention (n = 36), was used for all E-R analyses. Thirty-four participants received CYB003 on Day 8, of whom 33 had evaluable CYB003 PK parameters (Cₘₐₓ, </w:t>
      </w:r>
      <w:commentRangeStart w:id="1"/>
      <w:r>
        <w:t>AUC₀₋</w:t>
      </w:r>
      <w:r w:rsidRPr="00152401">
        <w:rPr>
          <w:vertAlign w:val="subscript"/>
          <w:rPrChange w:author="Navita Mallalieu" w:date="2026-09-28T18:22:00Z" w16du:dateUtc="2026-09-28T22:22:00Z" w:id="2">
            <w:rPr/>
          </w:rPrChange>
        </w:rPr>
        <w:t>∞</w:t>
      </w:r>
      <w:r>
        <w:t>, and terminal t</w:t>
      </w:r>
      <w:r w:rsidRPr="00152401">
        <w:rPr>
          <w:vertAlign w:val="subscript"/>
          <w:rPrChange w:author="Navita Mallalieu" w:date="2026-09-28T18:22:00Z" w16du:dateUtc="2026-09-28T22:22:00Z" w:id="3">
            <w:rPr/>
          </w:rPrChange>
        </w:rPr>
        <w:t>½</w:t>
      </w:r>
      <w:r>
        <w:t xml:space="preserve">). </w:t>
      </w:r>
      <w:commentRangeEnd w:id="1"/>
      <w:r w:rsidR="00152401">
        <w:rPr>
          <w:rStyle w:val="CommentReference"/>
          <w:sz w:val="21"/>
          <w:szCs w:val="21"/>
        </w:rPr>
        <w:commentReference w:id="1"/>
      </w:r>
      <w:r>
        <w:t>Participant disposition is summarized in Table 1.</w:t>
      </w:r>
    </w:p>
    <w:p w:rsidR="004D29B1" w:rsidRDefault="00650653" w14:paraId="70F74E86" w14:textId="77777777">
      <w:pPr>
        <w:spacing w:before="120" w:after="60"/>
      </w:pPr>
      <w:r>
        <w:rPr>
          <w:b/>
          <w:bCs/>
          <w:sz w:val="17"/>
          <w:szCs w:val="17"/>
        </w:rPr>
        <w:t>Table 1. Participant Disposition and Analysis Populations</w:t>
      </w:r>
    </w:p>
    <w:tbl>
      <w:tblPr>
        <w:tblW w:w="78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6300"/>
        <w:gridCol w:w="1500"/>
      </w:tblGrid>
      <w:tr w:rsidR="004D29B1" w14:paraId="7F241348" w14:textId="77777777">
        <w:trPr>
          <w:tblHeader/>
        </w:trPr>
        <w:tc>
          <w:tcPr>
            <w:tcW w:w="6300" w:type="dxa"/>
            <w:shd w:val="clear" w:color="auto" w:fill="1F3864"/>
            <w:tcMar>
              <w:top w:w="30" w:type="dxa"/>
              <w:left w:w="66" w:type="dxa"/>
              <w:bottom w:w="30" w:type="dxa"/>
              <w:right w:w="66" w:type="dxa"/>
            </w:tcMar>
          </w:tcPr>
          <w:p w:rsidR="004D29B1" w:rsidRDefault="00650653" w14:paraId="5A8C5839" w14:textId="77777777">
            <w:pPr>
              <w:spacing w:line="242" w:lineRule="auto"/>
            </w:pPr>
            <w:r>
              <w:rPr>
                <w:b/>
                <w:bCs/>
                <w:color w:val="FFFFFF"/>
                <w:sz w:val="15"/>
                <w:szCs w:val="15"/>
              </w:rPr>
              <w:t>Population</w:t>
            </w:r>
          </w:p>
        </w:tc>
        <w:tc>
          <w:tcPr>
            <w:tcW w:w="1500" w:type="dxa"/>
            <w:shd w:val="clear" w:color="auto" w:fill="1F3864"/>
            <w:tcMar>
              <w:top w:w="30" w:type="dxa"/>
              <w:left w:w="66" w:type="dxa"/>
              <w:bottom w:w="30" w:type="dxa"/>
              <w:right w:w="66" w:type="dxa"/>
            </w:tcMar>
          </w:tcPr>
          <w:p w:rsidR="004D29B1" w:rsidRDefault="00650653" w14:paraId="55217220" w14:textId="77777777">
            <w:pPr>
              <w:spacing w:line="242" w:lineRule="auto"/>
              <w:jc w:val="center"/>
            </w:pPr>
            <w:r>
              <w:rPr>
                <w:b/>
                <w:bCs/>
                <w:color w:val="FFFFFF"/>
                <w:sz w:val="15"/>
                <w:szCs w:val="15"/>
              </w:rPr>
              <w:t>N</w:t>
            </w:r>
          </w:p>
        </w:tc>
      </w:tr>
      <w:tr w:rsidR="004D29B1" w14:paraId="79425B22" w14:textId="77777777">
        <w:tc>
          <w:tcPr>
            <w:tcW w:w="6300" w:type="dxa"/>
            <w:tcMar>
              <w:top w:w="30" w:type="dxa"/>
              <w:left w:w="66" w:type="dxa"/>
              <w:bottom w:w="30" w:type="dxa"/>
              <w:right w:w="66" w:type="dxa"/>
            </w:tcMar>
          </w:tcPr>
          <w:p w:rsidR="004D29B1" w:rsidRDefault="00650653" w14:paraId="2604B34F" w14:textId="77777777">
            <w:pPr>
              <w:spacing w:line="242" w:lineRule="auto"/>
            </w:pPr>
            <w:r>
              <w:rPr>
                <w:color w:val="000000"/>
                <w:sz w:val="15"/>
                <w:szCs w:val="15"/>
              </w:rPr>
              <w:t>Safety Population (≥ 1 dose of any study intervention)</w:t>
            </w:r>
          </w:p>
        </w:tc>
        <w:tc>
          <w:tcPr>
            <w:tcW w:w="1500" w:type="dxa"/>
            <w:tcMar>
              <w:top w:w="30" w:type="dxa"/>
              <w:left w:w="66" w:type="dxa"/>
              <w:bottom w:w="30" w:type="dxa"/>
              <w:right w:w="66" w:type="dxa"/>
            </w:tcMar>
          </w:tcPr>
          <w:p w:rsidR="004D29B1" w:rsidRDefault="00650653" w14:paraId="1D5FA4CF" w14:textId="77777777">
            <w:pPr>
              <w:spacing w:line="242" w:lineRule="auto"/>
              <w:jc w:val="center"/>
            </w:pPr>
            <w:r>
              <w:rPr>
                <w:color w:val="000000"/>
                <w:sz w:val="15"/>
                <w:szCs w:val="15"/>
              </w:rPr>
              <w:t>36</w:t>
            </w:r>
          </w:p>
        </w:tc>
      </w:tr>
      <w:tr w:rsidR="004D29B1" w14:paraId="4B8239FC" w14:textId="77777777">
        <w:tc>
          <w:tcPr>
            <w:tcW w:w="6300" w:type="dxa"/>
            <w:tcMar>
              <w:top w:w="30" w:type="dxa"/>
              <w:left w:w="66" w:type="dxa"/>
              <w:bottom w:w="30" w:type="dxa"/>
              <w:right w:w="66" w:type="dxa"/>
            </w:tcMar>
          </w:tcPr>
          <w:p w:rsidR="004D29B1" w:rsidRDefault="00650653" w14:paraId="01AF2190" w14:textId="77777777">
            <w:pPr>
              <w:spacing w:line="242" w:lineRule="auto"/>
            </w:pPr>
            <w:r>
              <w:rPr>
                <w:color w:val="000000"/>
                <w:sz w:val="15"/>
                <w:szCs w:val="15"/>
              </w:rPr>
              <w:t>Dosed in Period 1 (probe cocktail alone, Day 1)</w:t>
            </w:r>
          </w:p>
        </w:tc>
        <w:tc>
          <w:tcPr>
            <w:tcW w:w="1500" w:type="dxa"/>
            <w:tcMar>
              <w:top w:w="30" w:type="dxa"/>
              <w:left w:w="66" w:type="dxa"/>
              <w:bottom w:w="30" w:type="dxa"/>
              <w:right w:w="66" w:type="dxa"/>
            </w:tcMar>
          </w:tcPr>
          <w:p w:rsidR="004D29B1" w:rsidRDefault="00650653" w14:paraId="36A74EAE" w14:textId="77777777">
            <w:pPr>
              <w:spacing w:line="242" w:lineRule="auto"/>
              <w:jc w:val="center"/>
            </w:pPr>
            <w:r>
              <w:rPr>
                <w:color w:val="000000"/>
                <w:sz w:val="15"/>
                <w:szCs w:val="15"/>
              </w:rPr>
              <w:t>36</w:t>
            </w:r>
          </w:p>
        </w:tc>
      </w:tr>
      <w:tr w:rsidR="004D29B1" w14:paraId="2330C6C1" w14:textId="77777777">
        <w:tc>
          <w:tcPr>
            <w:tcW w:w="6300" w:type="dxa"/>
            <w:tcMar>
              <w:top w:w="30" w:type="dxa"/>
              <w:left w:w="66" w:type="dxa"/>
              <w:bottom w:w="30" w:type="dxa"/>
              <w:right w:w="66" w:type="dxa"/>
            </w:tcMar>
          </w:tcPr>
          <w:p w:rsidR="004D29B1" w:rsidRDefault="00650653" w14:paraId="5DF7620B" w14:textId="77777777">
            <w:pPr>
              <w:spacing w:line="242" w:lineRule="auto"/>
            </w:pPr>
            <w:r>
              <w:rPr>
                <w:color w:val="000000"/>
                <w:sz w:val="15"/>
                <w:szCs w:val="15"/>
              </w:rPr>
              <w:t>Dosed in Period 2 (CYB003 16 mg + probe cocktail, Day 8)</w:t>
            </w:r>
          </w:p>
        </w:tc>
        <w:tc>
          <w:tcPr>
            <w:tcW w:w="1500" w:type="dxa"/>
            <w:tcMar>
              <w:top w:w="30" w:type="dxa"/>
              <w:left w:w="66" w:type="dxa"/>
              <w:bottom w:w="30" w:type="dxa"/>
              <w:right w:w="66" w:type="dxa"/>
            </w:tcMar>
          </w:tcPr>
          <w:p w:rsidR="004D29B1" w:rsidRDefault="00650653" w14:paraId="7679369B" w14:textId="77777777">
            <w:pPr>
              <w:spacing w:line="242" w:lineRule="auto"/>
              <w:jc w:val="center"/>
            </w:pPr>
            <w:r>
              <w:rPr>
                <w:color w:val="000000"/>
                <w:sz w:val="15"/>
                <w:szCs w:val="15"/>
              </w:rPr>
              <w:t>34</w:t>
            </w:r>
          </w:p>
        </w:tc>
      </w:tr>
      <w:tr w:rsidR="004D29B1" w14:paraId="162761E3" w14:textId="77777777">
        <w:tc>
          <w:tcPr>
            <w:tcW w:w="6300" w:type="dxa"/>
            <w:tcMar>
              <w:top w:w="30" w:type="dxa"/>
              <w:left w:w="66" w:type="dxa"/>
              <w:bottom w:w="30" w:type="dxa"/>
              <w:right w:w="66" w:type="dxa"/>
            </w:tcMar>
          </w:tcPr>
          <w:p w:rsidR="004D29B1" w:rsidRDefault="00650653" w14:paraId="2145AA10" w14:textId="77777777">
            <w:pPr>
              <w:spacing w:line="242" w:lineRule="auto"/>
            </w:pPr>
            <w:r>
              <w:rPr>
                <w:color w:val="000000"/>
                <w:sz w:val="15"/>
                <w:szCs w:val="15"/>
              </w:rPr>
              <w:t>PK Population</w:t>
            </w:r>
          </w:p>
        </w:tc>
        <w:tc>
          <w:tcPr>
            <w:tcW w:w="1500" w:type="dxa"/>
            <w:tcMar>
              <w:top w:w="30" w:type="dxa"/>
              <w:left w:w="66" w:type="dxa"/>
              <w:bottom w:w="30" w:type="dxa"/>
              <w:right w:w="66" w:type="dxa"/>
            </w:tcMar>
          </w:tcPr>
          <w:p w:rsidR="004D29B1" w:rsidRDefault="00650653" w14:paraId="0899FA63" w14:textId="77777777">
            <w:pPr>
              <w:spacing w:line="242" w:lineRule="auto"/>
              <w:jc w:val="center"/>
            </w:pPr>
            <w:r>
              <w:rPr>
                <w:color w:val="000000"/>
                <w:sz w:val="15"/>
                <w:szCs w:val="15"/>
              </w:rPr>
              <w:t>35</w:t>
            </w:r>
          </w:p>
        </w:tc>
      </w:tr>
      <w:tr w:rsidR="004D29B1" w14:paraId="4A283E52" w14:textId="77777777">
        <w:tc>
          <w:tcPr>
            <w:tcW w:w="6300" w:type="dxa"/>
            <w:tcMar>
              <w:top w:w="30" w:type="dxa"/>
              <w:left w:w="66" w:type="dxa"/>
              <w:bottom w:w="30" w:type="dxa"/>
              <w:right w:w="66" w:type="dxa"/>
            </w:tcMar>
          </w:tcPr>
          <w:p w:rsidR="004D29B1" w:rsidRDefault="00650653" w14:paraId="7FE30499" w14:textId="77777777">
            <w:pPr>
              <w:spacing w:line="242" w:lineRule="auto"/>
            </w:pPr>
            <w:r>
              <w:rPr>
                <w:color w:val="000000"/>
                <w:sz w:val="15"/>
                <w:szCs w:val="15"/>
              </w:rPr>
              <w:t>DDI PK Population</w:t>
            </w:r>
          </w:p>
        </w:tc>
        <w:tc>
          <w:tcPr>
            <w:tcW w:w="1500" w:type="dxa"/>
            <w:tcMar>
              <w:top w:w="30" w:type="dxa"/>
              <w:left w:w="66" w:type="dxa"/>
              <w:bottom w:w="30" w:type="dxa"/>
              <w:right w:w="66" w:type="dxa"/>
            </w:tcMar>
          </w:tcPr>
          <w:p w:rsidR="004D29B1" w:rsidRDefault="00650653" w14:paraId="43345832" w14:textId="77777777">
            <w:pPr>
              <w:spacing w:line="242" w:lineRule="auto"/>
              <w:jc w:val="center"/>
            </w:pPr>
            <w:r>
              <w:rPr>
                <w:color w:val="000000"/>
                <w:sz w:val="15"/>
                <w:szCs w:val="15"/>
              </w:rPr>
              <w:t>33</w:t>
            </w:r>
          </w:p>
        </w:tc>
      </w:tr>
      <w:tr w:rsidR="004D29B1" w14:paraId="39F0A3C4" w14:textId="77777777">
        <w:tc>
          <w:tcPr>
            <w:tcW w:w="6300" w:type="dxa"/>
            <w:tcMar>
              <w:top w:w="30" w:type="dxa"/>
              <w:left w:w="66" w:type="dxa"/>
              <w:bottom w:w="30" w:type="dxa"/>
              <w:right w:w="66" w:type="dxa"/>
            </w:tcMar>
          </w:tcPr>
          <w:p w:rsidR="004D29B1" w:rsidRDefault="00650653" w14:paraId="04EBA68F" w14:textId="77777777">
            <w:pPr>
              <w:spacing w:line="242" w:lineRule="auto"/>
            </w:pPr>
            <w:r>
              <w:rPr>
                <w:color w:val="000000"/>
                <w:sz w:val="15"/>
                <w:szCs w:val="15"/>
              </w:rPr>
              <w:t>Completed study</w:t>
            </w:r>
          </w:p>
        </w:tc>
        <w:tc>
          <w:tcPr>
            <w:tcW w:w="1500" w:type="dxa"/>
            <w:tcMar>
              <w:top w:w="30" w:type="dxa"/>
              <w:left w:w="66" w:type="dxa"/>
              <w:bottom w:w="30" w:type="dxa"/>
              <w:right w:w="66" w:type="dxa"/>
            </w:tcMar>
          </w:tcPr>
          <w:p w:rsidR="004D29B1" w:rsidRDefault="00650653" w14:paraId="5F617C76" w14:textId="77777777">
            <w:pPr>
              <w:spacing w:line="242" w:lineRule="auto"/>
              <w:jc w:val="center"/>
            </w:pPr>
            <w:r>
              <w:rPr>
                <w:color w:val="000000"/>
                <w:sz w:val="15"/>
                <w:szCs w:val="15"/>
              </w:rPr>
              <w:t>34</w:t>
            </w:r>
          </w:p>
        </w:tc>
      </w:tr>
      <w:tr w:rsidR="004D29B1" w14:paraId="102783E5" w14:textId="77777777">
        <w:tc>
          <w:tcPr>
            <w:tcW w:w="6300" w:type="dxa"/>
            <w:tcMar>
              <w:top w:w="30" w:type="dxa"/>
              <w:left w:w="66" w:type="dxa"/>
              <w:bottom w:w="30" w:type="dxa"/>
              <w:right w:w="66" w:type="dxa"/>
            </w:tcMar>
          </w:tcPr>
          <w:p w:rsidR="004D29B1" w:rsidRDefault="00650653" w14:paraId="5FC77B6E" w14:textId="77777777">
            <w:pPr>
              <w:spacing w:line="242" w:lineRule="auto"/>
            </w:pPr>
            <w:r>
              <w:rPr>
                <w:color w:val="000000"/>
                <w:sz w:val="15"/>
                <w:szCs w:val="15"/>
              </w:rPr>
              <w:t>Evaluable CYB003 PK parameters (Cₘₐₓ, AUC₀₋∞, t½)</w:t>
            </w:r>
          </w:p>
        </w:tc>
        <w:tc>
          <w:tcPr>
            <w:tcW w:w="1500" w:type="dxa"/>
            <w:tcMar>
              <w:top w:w="30" w:type="dxa"/>
              <w:left w:w="66" w:type="dxa"/>
              <w:bottom w:w="30" w:type="dxa"/>
              <w:right w:w="66" w:type="dxa"/>
            </w:tcMar>
          </w:tcPr>
          <w:p w:rsidR="004D29B1" w:rsidRDefault="00650653" w14:paraId="02D71404" w14:textId="77777777">
            <w:pPr>
              <w:spacing w:line="242" w:lineRule="auto"/>
              <w:jc w:val="center"/>
            </w:pPr>
            <w:r>
              <w:rPr>
                <w:color w:val="000000"/>
                <w:sz w:val="15"/>
                <w:szCs w:val="15"/>
              </w:rPr>
              <w:t>33</w:t>
            </w:r>
          </w:p>
        </w:tc>
      </w:tr>
    </w:tbl>
    <w:p w:rsidR="004D29B1" w:rsidRDefault="00650653" w14:paraId="56FBA2A3" w14:textId="77777777">
      <w:pPr>
        <w:pStyle w:val="Heading2"/>
      </w:pPr>
      <w:r>
        <w:t>3.2 Data Handling</w:t>
      </w:r>
    </w:p>
    <w:p w:rsidR="004D29B1" w:rsidRDefault="00650653" w14:paraId="0E9B2BC6" w14:textId="77777777">
      <w:pPr>
        <w:pStyle w:val="ListParagraph"/>
        <w:numPr>
          <w:ilvl w:val="0"/>
          <w:numId w:val="2"/>
        </w:numPr>
        <w:spacing w:after="50" w:line="266" w:lineRule="auto"/>
      </w:pPr>
      <w:r>
        <w:rPr>
          <w:b/>
          <w:bCs/>
        </w:rPr>
        <w:lastRenderedPageBreak/>
        <w:t>Timepoint matching.</w:t>
      </w:r>
      <w:r>
        <w:t xml:space="preserve"> Exposure and response records were matched on the nominal post-dose hour derived from the analysis timepoint label (ATPT). The numeric timepoint code (ATPTN) was not used for matching because it is not harmonized across ADaM domains (actual hours in ADPC; ordinal index in ADVS).</w:t>
      </w:r>
    </w:p>
    <w:p w:rsidR="004D29B1" w:rsidRDefault="00650653" w14:paraId="71EAF543" w14:textId="77777777">
      <w:pPr>
        <w:pStyle w:val="ListParagraph"/>
        <w:numPr>
          <w:ilvl w:val="0"/>
          <w:numId w:val="2"/>
        </w:numPr>
        <w:spacing w:after="50" w:line="266" w:lineRule="auto"/>
      </w:pPr>
      <w:r>
        <w:rPr>
          <w:b/>
          <w:bCs/>
        </w:rPr>
        <w:t>Duplicate records.</w:t>
      </w:r>
      <w:r>
        <w:t xml:space="preserve"> Where more than one record existed for the same participant, parameter, period, and nominal time (e.g., repeat or unscheduled measurements), values were averaged prior to analysis.</w:t>
      </w:r>
    </w:p>
    <w:p w:rsidR="004D29B1" w:rsidRDefault="00650653" w14:paraId="5DCFFD3B" w14:textId="77777777">
      <w:pPr>
        <w:pStyle w:val="ListParagraph"/>
        <w:numPr>
          <w:ilvl w:val="0"/>
          <w:numId w:val="2"/>
        </w:numPr>
        <w:spacing w:after="50" w:line="266" w:lineRule="auto"/>
      </w:pPr>
      <w:r>
        <w:rPr>
          <w:b/>
          <w:bCs/>
        </w:rPr>
        <w:t>Reference correction.</w:t>
      </w:r>
      <w:r>
        <w:t xml:space="preserve"> Hemodynamic responses were analyzed as the reference-corrected change, ΔΔ = (Day 8 change from baseline) − (Day 1 change from baseline) at the same nominal time, where </w:t>
      </w:r>
      <w:commentRangeStart w:id="4"/>
      <w:r>
        <w:t xml:space="preserve">baseline </w:t>
      </w:r>
      <w:commentRangeEnd w:id="4"/>
      <w:r w:rsidR="00082A52">
        <w:rPr>
          <w:rStyle w:val="CommentReference"/>
          <w:sz w:val="21"/>
          <w:szCs w:val="21"/>
        </w:rPr>
        <w:commentReference w:id="4"/>
      </w:r>
      <w:r>
        <w:t>is the pre-dose value of the respective period. This correction removes circadian variation and the intrinsic hemodynamic effects of the probe cocktail.</w:t>
      </w:r>
    </w:p>
    <w:p w:rsidR="004D29B1" w:rsidRDefault="00650653" w14:paraId="0F329DDF" w14:textId="77777777">
      <w:pPr>
        <w:pStyle w:val="ListParagraph"/>
        <w:numPr>
          <w:ilvl w:val="0"/>
          <w:numId w:val="2"/>
        </w:numPr>
        <w:spacing w:after="50" w:line="266" w:lineRule="auto"/>
      </w:pPr>
      <w:r>
        <w:rPr>
          <w:b/>
          <w:bCs/>
        </w:rPr>
        <w:t>Concentrations.</w:t>
      </w:r>
      <w:r>
        <w:t xml:space="preserve"> Pre-dose (0 h) CYB003 concentrations were set to 0 ng/mL and retained as the zero-concentration reference. Post-dose concentrations below the lower limit of quantification were handled </w:t>
      </w:r>
      <w:commentRangeStart w:id="5"/>
      <w:r>
        <w:t>according to the CSR PK conventions</w:t>
      </w:r>
      <w:commentRangeEnd w:id="5"/>
      <w:r w:rsidR="00082A52">
        <w:rPr>
          <w:rStyle w:val="CommentReference"/>
          <w:sz w:val="21"/>
          <w:szCs w:val="21"/>
        </w:rPr>
        <w:commentReference w:id="5"/>
      </w:r>
      <w:r>
        <w:t>.</w:t>
      </w:r>
    </w:p>
    <w:p w:rsidR="004D29B1" w:rsidRDefault="00650653" w14:paraId="23DF3AE5" w14:textId="77777777">
      <w:pPr>
        <w:pStyle w:val="ListParagraph"/>
        <w:numPr>
          <w:ilvl w:val="0"/>
          <w:numId w:val="2"/>
        </w:numPr>
        <w:spacing w:after="50" w:line="266" w:lineRule="auto"/>
      </w:pPr>
      <w:r>
        <w:rPr>
          <w:b/>
          <w:bCs/>
        </w:rPr>
        <w:t>Missing data.</w:t>
      </w:r>
      <w:r>
        <w:t xml:space="preserve"> Records lacking either the concentration or the response at a matched timepoint were excluded from the corresponding analysis. No imputation was performed.</w:t>
      </w:r>
    </w:p>
    <w:p w:rsidR="004D29B1" w:rsidRDefault="00650653" w14:paraId="45E33696" w14:textId="77777777">
      <w:pPr>
        <w:pStyle w:val="ListParagraph"/>
        <w:numPr>
          <w:ilvl w:val="0"/>
          <w:numId w:val="2"/>
        </w:numPr>
        <w:spacing w:after="50" w:line="266" w:lineRule="auto"/>
      </w:pPr>
      <w:r>
        <w:rPr>
          <w:b/>
          <w:bCs/>
        </w:rPr>
        <w:t>Adverse events.</w:t>
      </w:r>
      <w:r>
        <w:t xml:space="preserve"> Hallucination/perceptual events were identified by MedDRA preferred term (hallucination; hallucination, visual; hallucination, auditory; hallucination, tactile; somatic hallucination; illusion; visual processing disorder). Event onset and resolution date-times were expressed relative to the Day 8 CYB003 dosing date-time.</w:t>
      </w:r>
    </w:p>
    <w:p w:rsidR="004D29B1" w:rsidRDefault="00650653" w14:paraId="38B1F8B3" w14:textId="77777777">
      <w:pPr>
        <w:pStyle w:val="Heading2"/>
      </w:pPr>
      <w:r>
        <w:t>3.3 Analysis Datasets</w:t>
      </w:r>
    </w:p>
    <w:p w:rsidR="004D29B1" w:rsidRDefault="00650653" w14:paraId="1E9ECD8F" w14:textId="77777777">
      <w:pPr>
        <w:spacing w:after="120" w:line="276" w:lineRule="auto"/>
        <w:jc w:val="both"/>
      </w:pPr>
      <w:r>
        <w:t>The composition of the analysis datasets and the number of participants contributing data at each nominal timepoint are summarized in Table 2 and Table 3, respectively.</w:t>
      </w:r>
    </w:p>
    <w:p w:rsidR="004D29B1" w:rsidRDefault="00650653" w14:paraId="4D40BB51" w14:textId="77777777">
      <w:pPr>
        <w:spacing w:before="120" w:after="60"/>
      </w:pPr>
      <w:r>
        <w:rPr>
          <w:b/>
          <w:bCs/>
          <w:sz w:val="17"/>
          <w:szCs w:val="17"/>
        </w:rPr>
        <w:t>Table 2. Analysis Dataset Composition</w:t>
      </w:r>
    </w:p>
    <w:tbl>
      <w:tblPr>
        <w:tblW w:w="93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3600"/>
        <w:gridCol w:w="1500"/>
        <w:gridCol w:w="1400"/>
        <w:gridCol w:w="2800"/>
      </w:tblGrid>
      <w:tr w:rsidR="004D29B1" w14:paraId="1E05B3D8" w14:textId="77777777">
        <w:trPr>
          <w:tblHeader/>
        </w:trPr>
        <w:tc>
          <w:tcPr>
            <w:tcW w:w="3600" w:type="dxa"/>
            <w:shd w:val="clear" w:color="auto" w:fill="1F3864"/>
            <w:tcMar>
              <w:top w:w="30" w:type="dxa"/>
              <w:left w:w="66" w:type="dxa"/>
              <w:bottom w:w="30" w:type="dxa"/>
              <w:right w:w="66" w:type="dxa"/>
            </w:tcMar>
          </w:tcPr>
          <w:p w:rsidR="004D29B1" w:rsidRDefault="00650653" w14:paraId="475F007F" w14:textId="77777777">
            <w:pPr>
              <w:spacing w:line="242" w:lineRule="auto"/>
            </w:pPr>
            <w:r>
              <w:rPr>
                <w:b/>
                <w:bCs/>
                <w:color w:val="FFFFFF"/>
                <w:sz w:val="15"/>
                <w:szCs w:val="15"/>
              </w:rPr>
              <w:t>Analysis</w:t>
            </w:r>
          </w:p>
        </w:tc>
        <w:tc>
          <w:tcPr>
            <w:tcW w:w="1500" w:type="dxa"/>
            <w:shd w:val="clear" w:color="auto" w:fill="1F3864"/>
            <w:tcMar>
              <w:top w:w="30" w:type="dxa"/>
              <w:left w:w="66" w:type="dxa"/>
              <w:bottom w:w="30" w:type="dxa"/>
              <w:right w:w="66" w:type="dxa"/>
            </w:tcMar>
          </w:tcPr>
          <w:p w:rsidR="004D29B1" w:rsidRDefault="00650653" w14:paraId="22A2DB76" w14:textId="77777777">
            <w:pPr>
              <w:spacing w:line="242" w:lineRule="auto"/>
              <w:jc w:val="center"/>
            </w:pPr>
            <w:r>
              <w:rPr>
                <w:b/>
                <w:bCs/>
                <w:color w:val="FFFFFF"/>
                <w:sz w:val="15"/>
                <w:szCs w:val="15"/>
              </w:rPr>
              <w:t>Observations</w:t>
            </w:r>
          </w:p>
        </w:tc>
        <w:tc>
          <w:tcPr>
            <w:tcW w:w="1400" w:type="dxa"/>
            <w:shd w:val="clear" w:color="auto" w:fill="1F3864"/>
            <w:tcMar>
              <w:top w:w="30" w:type="dxa"/>
              <w:left w:w="66" w:type="dxa"/>
              <w:bottom w:w="30" w:type="dxa"/>
              <w:right w:w="66" w:type="dxa"/>
            </w:tcMar>
          </w:tcPr>
          <w:p w:rsidR="004D29B1" w:rsidRDefault="00650653" w14:paraId="5CC9F0BE" w14:textId="77777777">
            <w:pPr>
              <w:spacing w:line="242" w:lineRule="auto"/>
              <w:jc w:val="center"/>
            </w:pPr>
            <w:r>
              <w:rPr>
                <w:b/>
                <w:bCs/>
                <w:color w:val="FFFFFF"/>
                <w:sz w:val="15"/>
                <w:szCs w:val="15"/>
              </w:rPr>
              <w:t>Participants</w:t>
            </w:r>
          </w:p>
        </w:tc>
        <w:tc>
          <w:tcPr>
            <w:tcW w:w="2800" w:type="dxa"/>
            <w:shd w:val="clear" w:color="auto" w:fill="1F3864"/>
            <w:tcMar>
              <w:top w:w="30" w:type="dxa"/>
              <w:left w:w="66" w:type="dxa"/>
              <w:bottom w:w="30" w:type="dxa"/>
              <w:right w:w="66" w:type="dxa"/>
            </w:tcMar>
          </w:tcPr>
          <w:p w:rsidR="004D29B1" w:rsidRDefault="00650653" w14:paraId="4A258FAD" w14:textId="77777777">
            <w:pPr>
              <w:spacing w:line="242" w:lineRule="auto"/>
            </w:pPr>
            <w:r>
              <w:rPr>
                <w:b/>
                <w:bCs/>
                <w:color w:val="FFFFFF"/>
                <w:sz w:val="15"/>
                <w:szCs w:val="15"/>
              </w:rPr>
              <w:t>Nominal timepoints (h)</w:t>
            </w:r>
          </w:p>
        </w:tc>
      </w:tr>
      <w:tr w:rsidR="004D29B1" w14:paraId="337DD13E" w14:textId="77777777">
        <w:tc>
          <w:tcPr>
            <w:tcW w:w="3600" w:type="dxa"/>
            <w:tcMar>
              <w:top w:w="30" w:type="dxa"/>
              <w:left w:w="66" w:type="dxa"/>
              <w:bottom w:w="30" w:type="dxa"/>
              <w:right w:w="66" w:type="dxa"/>
            </w:tcMar>
          </w:tcPr>
          <w:p w:rsidR="004D29B1" w:rsidRDefault="00650653" w14:paraId="5BD130B2" w14:textId="77777777">
            <w:pPr>
              <w:spacing w:line="242" w:lineRule="auto"/>
            </w:pPr>
            <w:r>
              <w:rPr>
                <w:color w:val="000000"/>
                <w:sz w:val="15"/>
                <w:szCs w:val="15"/>
              </w:rPr>
              <w:t>ΔΔ SBP/DBP versus concentration</w:t>
            </w:r>
          </w:p>
        </w:tc>
        <w:tc>
          <w:tcPr>
            <w:tcW w:w="1500" w:type="dxa"/>
            <w:tcMar>
              <w:top w:w="30" w:type="dxa"/>
              <w:left w:w="66" w:type="dxa"/>
              <w:bottom w:w="30" w:type="dxa"/>
              <w:right w:w="66" w:type="dxa"/>
            </w:tcMar>
          </w:tcPr>
          <w:p w:rsidR="004D29B1" w:rsidRDefault="00650653" w14:paraId="03460498" w14:textId="77777777">
            <w:pPr>
              <w:spacing w:line="242" w:lineRule="auto"/>
              <w:jc w:val="center"/>
            </w:pPr>
            <w:r>
              <w:rPr>
                <w:color w:val="000000"/>
                <w:sz w:val="15"/>
                <w:szCs w:val="15"/>
              </w:rPr>
              <w:t>222</w:t>
            </w:r>
          </w:p>
        </w:tc>
        <w:tc>
          <w:tcPr>
            <w:tcW w:w="1400" w:type="dxa"/>
            <w:tcMar>
              <w:top w:w="30" w:type="dxa"/>
              <w:left w:w="66" w:type="dxa"/>
              <w:bottom w:w="30" w:type="dxa"/>
              <w:right w:w="66" w:type="dxa"/>
            </w:tcMar>
          </w:tcPr>
          <w:p w:rsidR="004D29B1" w:rsidRDefault="00650653" w14:paraId="302AEC39" w14:textId="77777777">
            <w:pPr>
              <w:spacing w:line="242" w:lineRule="auto"/>
              <w:jc w:val="center"/>
            </w:pPr>
            <w:r>
              <w:rPr>
                <w:color w:val="000000"/>
                <w:sz w:val="15"/>
                <w:szCs w:val="15"/>
              </w:rPr>
              <w:t>34</w:t>
            </w:r>
          </w:p>
        </w:tc>
        <w:tc>
          <w:tcPr>
            <w:tcW w:w="2800" w:type="dxa"/>
            <w:tcMar>
              <w:top w:w="30" w:type="dxa"/>
              <w:left w:w="66" w:type="dxa"/>
              <w:bottom w:w="30" w:type="dxa"/>
              <w:right w:w="66" w:type="dxa"/>
            </w:tcMar>
          </w:tcPr>
          <w:p w:rsidR="004D29B1" w:rsidRDefault="00650653" w14:paraId="79B5189A" w14:textId="77777777">
            <w:pPr>
              <w:spacing w:line="242" w:lineRule="auto"/>
            </w:pPr>
            <w:r>
              <w:rPr>
                <w:color w:val="000000"/>
                <w:sz w:val="15"/>
                <w:szCs w:val="15"/>
              </w:rPr>
              <w:t>0, 1, 2, 4, 6, 8, 12, 24</w:t>
            </w:r>
          </w:p>
        </w:tc>
      </w:tr>
      <w:tr w:rsidR="004D29B1" w14:paraId="70EC2CEA" w14:textId="77777777">
        <w:tc>
          <w:tcPr>
            <w:tcW w:w="3600" w:type="dxa"/>
            <w:tcMar>
              <w:top w:w="30" w:type="dxa"/>
              <w:left w:w="66" w:type="dxa"/>
              <w:bottom w:w="30" w:type="dxa"/>
              <w:right w:w="66" w:type="dxa"/>
            </w:tcMar>
          </w:tcPr>
          <w:p w:rsidR="004D29B1" w:rsidRDefault="00650653" w14:paraId="7CD116C1" w14:textId="77777777">
            <w:pPr>
              <w:spacing w:line="242" w:lineRule="auto"/>
            </w:pPr>
            <w:r>
              <w:rPr>
                <w:color w:val="000000"/>
                <w:sz w:val="15"/>
                <w:szCs w:val="15"/>
              </w:rPr>
              <w:t>ΔΔ pulse rate versus concentration</w:t>
            </w:r>
          </w:p>
        </w:tc>
        <w:tc>
          <w:tcPr>
            <w:tcW w:w="1500" w:type="dxa"/>
            <w:tcMar>
              <w:top w:w="30" w:type="dxa"/>
              <w:left w:w="66" w:type="dxa"/>
              <w:bottom w:w="30" w:type="dxa"/>
              <w:right w:w="66" w:type="dxa"/>
            </w:tcMar>
          </w:tcPr>
          <w:p w:rsidR="004D29B1" w:rsidRDefault="00650653" w14:paraId="7C62E524" w14:textId="77777777">
            <w:pPr>
              <w:spacing w:line="242" w:lineRule="auto"/>
              <w:jc w:val="center"/>
            </w:pPr>
            <w:r>
              <w:rPr>
                <w:color w:val="000000"/>
                <w:sz w:val="15"/>
                <w:szCs w:val="15"/>
              </w:rPr>
              <w:t>222</w:t>
            </w:r>
          </w:p>
        </w:tc>
        <w:tc>
          <w:tcPr>
            <w:tcW w:w="1400" w:type="dxa"/>
            <w:tcMar>
              <w:top w:w="30" w:type="dxa"/>
              <w:left w:w="66" w:type="dxa"/>
              <w:bottom w:w="30" w:type="dxa"/>
              <w:right w:w="66" w:type="dxa"/>
            </w:tcMar>
          </w:tcPr>
          <w:p w:rsidR="004D29B1" w:rsidRDefault="00650653" w14:paraId="78FDA02B" w14:textId="77777777">
            <w:pPr>
              <w:spacing w:line="242" w:lineRule="auto"/>
              <w:jc w:val="center"/>
            </w:pPr>
            <w:r>
              <w:rPr>
                <w:color w:val="000000"/>
                <w:sz w:val="15"/>
                <w:szCs w:val="15"/>
              </w:rPr>
              <w:t>34</w:t>
            </w:r>
          </w:p>
        </w:tc>
        <w:tc>
          <w:tcPr>
            <w:tcW w:w="2800" w:type="dxa"/>
            <w:tcMar>
              <w:top w:w="30" w:type="dxa"/>
              <w:left w:w="66" w:type="dxa"/>
              <w:bottom w:w="30" w:type="dxa"/>
              <w:right w:w="66" w:type="dxa"/>
            </w:tcMar>
          </w:tcPr>
          <w:p w:rsidR="004D29B1" w:rsidRDefault="00650653" w14:paraId="34F688D5" w14:textId="77777777">
            <w:pPr>
              <w:spacing w:line="242" w:lineRule="auto"/>
            </w:pPr>
            <w:r>
              <w:rPr>
                <w:color w:val="000000"/>
                <w:sz w:val="15"/>
                <w:szCs w:val="15"/>
              </w:rPr>
              <w:t>0, 1, 2, 4, 6, 8, 12, 24</w:t>
            </w:r>
          </w:p>
        </w:tc>
      </w:tr>
      <w:tr w:rsidR="004D29B1" w14:paraId="324C465F" w14:textId="77777777">
        <w:tc>
          <w:tcPr>
            <w:tcW w:w="3600" w:type="dxa"/>
            <w:tcMar>
              <w:top w:w="30" w:type="dxa"/>
              <w:left w:w="66" w:type="dxa"/>
              <w:bottom w:w="30" w:type="dxa"/>
              <w:right w:w="66" w:type="dxa"/>
            </w:tcMar>
          </w:tcPr>
          <w:p w:rsidR="004D29B1" w:rsidRDefault="00650653" w14:paraId="2F840F89" w14:textId="77777777">
            <w:pPr>
              <w:spacing w:line="242" w:lineRule="auto"/>
            </w:pPr>
            <w:r>
              <w:rPr>
                <w:color w:val="000000"/>
                <w:sz w:val="15"/>
                <w:szCs w:val="15"/>
              </w:rPr>
              <w:t>Probability of active hallucination versus concentration</w:t>
            </w:r>
          </w:p>
        </w:tc>
        <w:tc>
          <w:tcPr>
            <w:tcW w:w="1500" w:type="dxa"/>
            <w:tcMar>
              <w:top w:w="30" w:type="dxa"/>
              <w:left w:w="66" w:type="dxa"/>
              <w:bottom w:w="30" w:type="dxa"/>
              <w:right w:w="66" w:type="dxa"/>
            </w:tcMar>
          </w:tcPr>
          <w:p w:rsidR="004D29B1" w:rsidRDefault="00650653" w14:paraId="7854BE6D" w14:textId="77777777">
            <w:pPr>
              <w:spacing w:line="242" w:lineRule="auto"/>
              <w:jc w:val="center"/>
            </w:pPr>
            <w:r>
              <w:rPr>
                <w:color w:val="000000"/>
                <w:sz w:val="15"/>
                <w:szCs w:val="15"/>
              </w:rPr>
              <w:t>390</w:t>
            </w:r>
          </w:p>
        </w:tc>
        <w:tc>
          <w:tcPr>
            <w:tcW w:w="1400" w:type="dxa"/>
            <w:tcMar>
              <w:top w:w="30" w:type="dxa"/>
              <w:left w:w="66" w:type="dxa"/>
              <w:bottom w:w="30" w:type="dxa"/>
              <w:right w:w="66" w:type="dxa"/>
            </w:tcMar>
          </w:tcPr>
          <w:p w:rsidR="004D29B1" w:rsidRDefault="00650653" w14:paraId="661A5C9F" w14:textId="77777777">
            <w:pPr>
              <w:spacing w:line="242" w:lineRule="auto"/>
              <w:jc w:val="center"/>
            </w:pPr>
            <w:r>
              <w:rPr>
                <w:color w:val="000000"/>
                <w:sz w:val="15"/>
                <w:szCs w:val="15"/>
              </w:rPr>
              <w:t>34</w:t>
            </w:r>
          </w:p>
        </w:tc>
        <w:tc>
          <w:tcPr>
            <w:tcW w:w="2800" w:type="dxa"/>
            <w:tcMar>
              <w:top w:w="30" w:type="dxa"/>
              <w:left w:w="66" w:type="dxa"/>
              <w:bottom w:w="30" w:type="dxa"/>
              <w:right w:w="66" w:type="dxa"/>
            </w:tcMar>
          </w:tcPr>
          <w:p w:rsidR="004D29B1" w:rsidRDefault="00650653" w14:paraId="1C6037E0" w14:textId="1C2F8148">
            <w:pPr>
              <w:spacing w:line="242" w:lineRule="auto"/>
            </w:pPr>
            <w:r>
              <w:rPr>
                <w:color w:val="000000"/>
                <w:sz w:val="15"/>
                <w:szCs w:val="15"/>
              </w:rPr>
              <w:t>All PK sampling times, 0</w:t>
            </w:r>
            <w:r w:rsidR="00D57882">
              <w:rPr>
                <w:color w:val="000000"/>
                <w:sz w:val="15"/>
                <w:szCs w:val="15"/>
              </w:rPr>
              <w:t>-</w:t>
            </w:r>
            <w:r>
              <w:rPr>
                <w:color w:val="000000"/>
                <w:sz w:val="15"/>
                <w:szCs w:val="15"/>
              </w:rPr>
              <w:t>48</w:t>
            </w:r>
          </w:p>
        </w:tc>
      </w:tr>
      <w:tr w:rsidR="004D29B1" w14:paraId="47C6C68E" w14:textId="77777777">
        <w:tc>
          <w:tcPr>
            <w:tcW w:w="3600" w:type="dxa"/>
            <w:tcMar>
              <w:top w:w="30" w:type="dxa"/>
              <w:left w:w="66" w:type="dxa"/>
              <w:bottom w:w="30" w:type="dxa"/>
              <w:right w:w="66" w:type="dxa"/>
            </w:tcMar>
          </w:tcPr>
          <w:p w:rsidR="004D29B1" w:rsidRDefault="00650653" w14:paraId="3334749E" w14:textId="77777777">
            <w:pPr>
              <w:spacing w:line="242" w:lineRule="auto"/>
            </w:pPr>
            <w:r>
              <w:rPr>
                <w:color w:val="000000"/>
                <w:sz w:val="15"/>
                <w:szCs w:val="15"/>
              </w:rPr>
              <w:t>Between-subject (participant-level versus Cₘₐₓ)</w:t>
            </w:r>
          </w:p>
        </w:tc>
        <w:tc>
          <w:tcPr>
            <w:tcW w:w="1500" w:type="dxa"/>
            <w:tcMar>
              <w:top w:w="30" w:type="dxa"/>
              <w:left w:w="66" w:type="dxa"/>
              <w:bottom w:w="30" w:type="dxa"/>
              <w:right w:w="66" w:type="dxa"/>
            </w:tcMar>
          </w:tcPr>
          <w:p w:rsidR="004D29B1" w:rsidRDefault="00650653" w14:paraId="7E6A9D86" w14:textId="77777777">
            <w:pPr>
              <w:spacing w:line="242" w:lineRule="auto"/>
              <w:jc w:val="center"/>
            </w:pPr>
            <w:r>
              <w:rPr>
                <w:color w:val="000000"/>
                <w:sz w:val="15"/>
                <w:szCs w:val="15"/>
              </w:rPr>
              <w:t>33</w:t>
            </w:r>
          </w:p>
        </w:tc>
        <w:tc>
          <w:tcPr>
            <w:tcW w:w="1400" w:type="dxa"/>
            <w:tcMar>
              <w:top w:w="30" w:type="dxa"/>
              <w:left w:w="66" w:type="dxa"/>
              <w:bottom w:w="30" w:type="dxa"/>
              <w:right w:w="66" w:type="dxa"/>
            </w:tcMar>
          </w:tcPr>
          <w:p w:rsidR="004D29B1" w:rsidRDefault="00650653" w14:paraId="5B2A0C7F" w14:textId="77777777">
            <w:pPr>
              <w:spacing w:line="242" w:lineRule="auto"/>
              <w:jc w:val="center"/>
            </w:pPr>
            <w:r>
              <w:rPr>
                <w:color w:val="000000"/>
                <w:sz w:val="15"/>
                <w:szCs w:val="15"/>
              </w:rPr>
              <w:t>33</w:t>
            </w:r>
          </w:p>
        </w:tc>
        <w:tc>
          <w:tcPr>
            <w:tcW w:w="2800" w:type="dxa"/>
            <w:tcMar>
              <w:top w:w="30" w:type="dxa"/>
              <w:left w:w="66" w:type="dxa"/>
              <w:bottom w:w="30" w:type="dxa"/>
              <w:right w:w="66" w:type="dxa"/>
            </w:tcMar>
          </w:tcPr>
          <w:p w:rsidR="004D29B1" w:rsidRDefault="00650653" w14:paraId="772E56D9" w14:textId="77777777">
            <w:pPr>
              <w:spacing w:line="242" w:lineRule="auto"/>
            </w:pPr>
            <w:r>
              <w:rPr>
                <w:color w:val="000000"/>
                <w:sz w:val="15"/>
                <w:szCs w:val="15"/>
              </w:rPr>
              <w:t>—</w:t>
            </w:r>
          </w:p>
        </w:tc>
      </w:tr>
      <w:tr w:rsidR="004D29B1" w14:paraId="78BF17AD" w14:textId="77777777">
        <w:tc>
          <w:tcPr>
            <w:tcW w:w="3600" w:type="dxa"/>
            <w:tcMar>
              <w:top w:w="30" w:type="dxa"/>
              <w:left w:w="66" w:type="dxa"/>
              <w:bottom w:w="30" w:type="dxa"/>
              <w:right w:w="66" w:type="dxa"/>
            </w:tcMar>
          </w:tcPr>
          <w:p w:rsidR="004D29B1" w:rsidRDefault="00650653" w14:paraId="2FBC1C04" w14:textId="77777777">
            <w:pPr>
              <w:spacing w:line="242" w:lineRule="auto"/>
            </w:pPr>
            <w:r>
              <w:rPr>
                <w:color w:val="000000"/>
                <w:sz w:val="15"/>
                <w:szCs w:val="15"/>
              </w:rPr>
              <w:t>Hallucination episodes (timing and duration)</w:t>
            </w:r>
          </w:p>
        </w:tc>
        <w:tc>
          <w:tcPr>
            <w:tcW w:w="1500" w:type="dxa"/>
            <w:tcMar>
              <w:top w:w="30" w:type="dxa"/>
              <w:left w:w="66" w:type="dxa"/>
              <w:bottom w:w="30" w:type="dxa"/>
              <w:right w:w="66" w:type="dxa"/>
            </w:tcMar>
          </w:tcPr>
          <w:p w:rsidR="004D29B1" w:rsidRDefault="00650653" w14:paraId="5E8B848B" w14:textId="77777777">
            <w:pPr>
              <w:spacing w:line="242" w:lineRule="auto"/>
              <w:jc w:val="center"/>
            </w:pPr>
            <w:r>
              <w:rPr>
                <w:color w:val="000000"/>
                <w:sz w:val="15"/>
                <w:szCs w:val="15"/>
              </w:rPr>
              <w:t>47 episodes</w:t>
            </w:r>
          </w:p>
        </w:tc>
        <w:tc>
          <w:tcPr>
            <w:tcW w:w="1400" w:type="dxa"/>
            <w:tcMar>
              <w:top w:w="30" w:type="dxa"/>
              <w:left w:w="66" w:type="dxa"/>
              <w:bottom w:w="30" w:type="dxa"/>
              <w:right w:w="66" w:type="dxa"/>
            </w:tcMar>
          </w:tcPr>
          <w:p w:rsidR="004D29B1" w:rsidRDefault="00650653" w14:paraId="2968A017" w14:textId="77777777">
            <w:pPr>
              <w:spacing w:line="242" w:lineRule="auto"/>
              <w:jc w:val="center"/>
            </w:pPr>
            <w:r>
              <w:rPr>
                <w:color w:val="000000"/>
                <w:sz w:val="15"/>
                <w:szCs w:val="15"/>
              </w:rPr>
              <w:t>30</w:t>
            </w:r>
          </w:p>
        </w:tc>
        <w:tc>
          <w:tcPr>
            <w:tcW w:w="2800" w:type="dxa"/>
            <w:tcMar>
              <w:top w:w="30" w:type="dxa"/>
              <w:left w:w="66" w:type="dxa"/>
              <w:bottom w:w="30" w:type="dxa"/>
              <w:right w:w="66" w:type="dxa"/>
            </w:tcMar>
          </w:tcPr>
          <w:p w:rsidR="004D29B1" w:rsidRDefault="00650653" w14:paraId="2DD252CC" w14:textId="77777777">
            <w:pPr>
              <w:spacing w:line="242" w:lineRule="auto"/>
            </w:pPr>
            <w:r>
              <w:rPr>
                <w:color w:val="000000"/>
                <w:sz w:val="15"/>
                <w:szCs w:val="15"/>
              </w:rPr>
              <w:t>—</w:t>
            </w:r>
          </w:p>
        </w:tc>
      </w:tr>
    </w:tbl>
    <w:p w:rsidR="004D29B1" w:rsidRDefault="00650653" w14:paraId="55FC3132" w14:textId="77777777">
      <w:pPr>
        <w:spacing w:before="120" w:after="60"/>
      </w:pPr>
      <w:r>
        <w:rPr>
          <w:b/>
          <w:bCs/>
          <w:sz w:val="17"/>
          <w:szCs w:val="17"/>
        </w:rPr>
        <w:t>Table 3. Number of Participants with Data by Nominal Timepoint (Day 8 unless noted)</w:t>
      </w:r>
    </w:p>
    <w:tbl>
      <w:tblPr>
        <w:tblW w:w="80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1600"/>
        <w:gridCol w:w="2800"/>
        <w:gridCol w:w="3600"/>
      </w:tblGrid>
      <w:tr w:rsidR="004D29B1" w14:paraId="3560652D" w14:textId="77777777">
        <w:trPr>
          <w:tblHeader/>
        </w:trPr>
        <w:tc>
          <w:tcPr>
            <w:tcW w:w="1600" w:type="dxa"/>
            <w:shd w:val="clear" w:color="auto" w:fill="1F3864"/>
            <w:tcMar>
              <w:top w:w="30" w:type="dxa"/>
              <w:left w:w="66" w:type="dxa"/>
              <w:bottom w:w="30" w:type="dxa"/>
              <w:right w:w="66" w:type="dxa"/>
            </w:tcMar>
          </w:tcPr>
          <w:p w:rsidR="004D29B1" w:rsidRDefault="00650653" w14:paraId="46F833FD" w14:textId="77777777">
            <w:pPr>
              <w:spacing w:line="242" w:lineRule="auto"/>
              <w:jc w:val="center"/>
            </w:pPr>
            <w:r>
              <w:rPr>
                <w:b/>
                <w:bCs/>
                <w:color w:val="FFFFFF"/>
                <w:sz w:val="15"/>
                <w:szCs w:val="15"/>
              </w:rPr>
              <w:t>Hour</w:t>
            </w:r>
          </w:p>
        </w:tc>
        <w:tc>
          <w:tcPr>
            <w:tcW w:w="2800" w:type="dxa"/>
            <w:shd w:val="clear" w:color="auto" w:fill="1F3864"/>
            <w:tcMar>
              <w:top w:w="30" w:type="dxa"/>
              <w:left w:w="66" w:type="dxa"/>
              <w:bottom w:w="30" w:type="dxa"/>
              <w:right w:w="66" w:type="dxa"/>
            </w:tcMar>
          </w:tcPr>
          <w:p w:rsidR="004D29B1" w:rsidRDefault="00650653" w14:paraId="3AEF4F2C" w14:textId="77777777">
            <w:pPr>
              <w:spacing w:line="242" w:lineRule="auto"/>
              <w:jc w:val="center"/>
            </w:pPr>
            <w:r>
              <w:rPr>
                <w:b/>
                <w:bCs/>
                <w:color w:val="FFFFFF"/>
                <w:sz w:val="15"/>
                <w:szCs w:val="15"/>
              </w:rPr>
              <w:t>CYB003 concentration</w:t>
            </w:r>
          </w:p>
        </w:tc>
        <w:tc>
          <w:tcPr>
            <w:tcW w:w="3600" w:type="dxa"/>
            <w:shd w:val="clear" w:color="auto" w:fill="1F3864"/>
            <w:tcMar>
              <w:top w:w="30" w:type="dxa"/>
              <w:left w:w="66" w:type="dxa"/>
              <w:bottom w:w="30" w:type="dxa"/>
              <w:right w:w="66" w:type="dxa"/>
            </w:tcMar>
          </w:tcPr>
          <w:p w:rsidR="004D29B1" w:rsidRDefault="00650653" w14:paraId="09BD11CC" w14:textId="77777777">
            <w:pPr>
              <w:spacing w:line="242" w:lineRule="auto"/>
              <w:jc w:val="center"/>
            </w:pPr>
            <w:r>
              <w:rPr>
                <w:b/>
                <w:bCs/>
                <w:color w:val="FFFFFF"/>
                <w:sz w:val="15"/>
                <w:szCs w:val="15"/>
              </w:rPr>
              <w:t>SBP/DBP (Day 1 / Day 8)</w:t>
            </w:r>
          </w:p>
        </w:tc>
      </w:tr>
      <w:tr w:rsidR="004D29B1" w14:paraId="0D759E1D" w14:textId="77777777">
        <w:tc>
          <w:tcPr>
            <w:tcW w:w="1600" w:type="dxa"/>
            <w:tcMar>
              <w:top w:w="30" w:type="dxa"/>
              <w:left w:w="66" w:type="dxa"/>
              <w:bottom w:w="30" w:type="dxa"/>
              <w:right w:w="66" w:type="dxa"/>
            </w:tcMar>
          </w:tcPr>
          <w:p w:rsidR="004D29B1" w:rsidRDefault="00650653" w14:paraId="4E162D50" w14:textId="77777777">
            <w:pPr>
              <w:spacing w:line="242" w:lineRule="auto"/>
              <w:jc w:val="center"/>
            </w:pPr>
            <w:r>
              <w:rPr>
                <w:color w:val="000000"/>
                <w:sz w:val="15"/>
                <w:szCs w:val="15"/>
              </w:rPr>
              <w:t>0 (pre-dose)</w:t>
            </w:r>
          </w:p>
        </w:tc>
        <w:tc>
          <w:tcPr>
            <w:tcW w:w="2800" w:type="dxa"/>
            <w:tcMar>
              <w:top w:w="30" w:type="dxa"/>
              <w:left w:w="66" w:type="dxa"/>
              <w:bottom w:w="30" w:type="dxa"/>
              <w:right w:w="66" w:type="dxa"/>
            </w:tcMar>
          </w:tcPr>
          <w:p w:rsidR="004D29B1" w:rsidRDefault="00650653" w14:paraId="43D53838" w14:textId="77777777">
            <w:pPr>
              <w:spacing w:line="242" w:lineRule="auto"/>
              <w:jc w:val="center"/>
            </w:pPr>
            <w:r>
              <w:rPr>
                <w:color w:val="000000"/>
                <w:sz w:val="15"/>
                <w:szCs w:val="15"/>
              </w:rPr>
              <w:t>34</w:t>
            </w:r>
          </w:p>
        </w:tc>
        <w:tc>
          <w:tcPr>
            <w:tcW w:w="3600" w:type="dxa"/>
            <w:tcMar>
              <w:top w:w="30" w:type="dxa"/>
              <w:left w:w="66" w:type="dxa"/>
              <w:bottom w:w="30" w:type="dxa"/>
              <w:right w:w="66" w:type="dxa"/>
            </w:tcMar>
          </w:tcPr>
          <w:p w:rsidR="004D29B1" w:rsidRDefault="00650653" w14:paraId="65DA943C" w14:textId="77777777">
            <w:pPr>
              <w:spacing w:line="242" w:lineRule="auto"/>
              <w:jc w:val="center"/>
            </w:pPr>
            <w:r>
              <w:rPr>
                <w:color w:val="000000"/>
                <w:sz w:val="15"/>
                <w:szCs w:val="15"/>
              </w:rPr>
              <w:t>36 / 34</w:t>
            </w:r>
          </w:p>
        </w:tc>
      </w:tr>
      <w:tr w:rsidR="004D29B1" w14:paraId="579876B0" w14:textId="77777777">
        <w:tc>
          <w:tcPr>
            <w:tcW w:w="1600" w:type="dxa"/>
            <w:tcMar>
              <w:top w:w="30" w:type="dxa"/>
              <w:left w:w="66" w:type="dxa"/>
              <w:bottom w:w="30" w:type="dxa"/>
              <w:right w:w="66" w:type="dxa"/>
            </w:tcMar>
          </w:tcPr>
          <w:p w:rsidR="004D29B1" w:rsidRDefault="00650653" w14:paraId="743F699E" w14:textId="77777777">
            <w:pPr>
              <w:spacing w:line="242" w:lineRule="auto"/>
              <w:jc w:val="center"/>
            </w:pPr>
            <w:r>
              <w:rPr>
                <w:color w:val="000000"/>
                <w:sz w:val="15"/>
                <w:szCs w:val="15"/>
              </w:rPr>
              <w:t>1</w:t>
            </w:r>
          </w:p>
        </w:tc>
        <w:tc>
          <w:tcPr>
            <w:tcW w:w="2800" w:type="dxa"/>
            <w:tcMar>
              <w:top w:w="30" w:type="dxa"/>
              <w:left w:w="66" w:type="dxa"/>
              <w:bottom w:w="30" w:type="dxa"/>
              <w:right w:w="66" w:type="dxa"/>
            </w:tcMar>
          </w:tcPr>
          <w:p w:rsidR="004D29B1" w:rsidRDefault="00650653" w14:paraId="3FC3BD3F" w14:textId="77777777">
            <w:pPr>
              <w:spacing w:line="242" w:lineRule="auto"/>
              <w:jc w:val="center"/>
            </w:pPr>
            <w:r>
              <w:rPr>
                <w:color w:val="000000"/>
                <w:sz w:val="15"/>
                <w:szCs w:val="15"/>
              </w:rPr>
              <w:t>34</w:t>
            </w:r>
          </w:p>
        </w:tc>
        <w:tc>
          <w:tcPr>
            <w:tcW w:w="3600" w:type="dxa"/>
            <w:tcMar>
              <w:top w:w="30" w:type="dxa"/>
              <w:left w:w="66" w:type="dxa"/>
              <w:bottom w:w="30" w:type="dxa"/>
              <w:right w:w="66" w:type="dxa"/>
            </w:tcMar>
          </w:tcPr>
          <w:p w:rsidR="004D29B1" w:rsidRDefault="00650653" w14:paraId="533FF4A0" w14:textId="77777777">
            <w:pPr>
              <w:spacing w:line="242" w:lineRule="auto"/>
              <w:jc w:val="center"/>
            </w:pPr>
            <w:r>
              <w:rPr>
                <w:color w:val="000000"/>
                <w:sz w:val="15"/>
                <w:szCs w:val="15"/>
              </w:rPr>
              <w:t>36 / 33</w:t>
            </w:r>
          </w:p>
        </w:tc>
      </w:tr>
      <w:tr w:rsidR="004D29B1" w14:paraId="2DC45314" w14:textId="77777777">
        <w:tc>
          <w:tcPr>
            <w:tcW w:w="1600" w:type="dxa"/>
            <w:tcMar>
              <w:top w:w="30" w:type="dxa"/>
              <w:left w:w="66" w:type="dxa"/>
              <w:bottom w:w="30" w:type="dxa"/>
              <w:right w:w="66" w:type="dxa"/>
            </w:tcMar>
          </w:tcPr>
          <w:p w:rsidR="004D29B1" w:rsidRDefault="00650653" w14:paraId="0F0E329B" w14:textId="77777777">
            <w:pPr>
              <w:spacing w:line="242" w:lineRule="auto"/>
              <w:jc w:val="center"/>
            </w:pPr>
            <w:r>
              <w:rPr>
                <w:color w:val="000000"/>
                <w:sz w:val="15"/>
                <w:szCs w:val="15"/>
              </w:rPr>
              <w:t>2</w:t>
            </w:r>
          </w:p>
        </w:tc>
        <w:tc>
          <w:tcPr>
            <w:tcW w:w="2800" w:type="dxa"/>
            <w:tcMar>
              <w:top w:w="30" w:type="dxa"/>
              <w:left w:w="66" w:type="dxa"/>
              <w:bottom w:w="30" w:type="dxa"/>
              <w:right w:w="66" w:type="dxa"/>
            </w:tcMar>
          </w:tcPr>
          <w:p w:rsidR="004D29B1" w:rsidRDefault="00650653" w14:paraId="2EB810AB" w14:textId="77777777">
            <w:pPr>
              <w:spacing w:line="242" w:lineRule="auto"/>
              <w:jc w:val="center"/>
            </w:pPr>
            <w:r>
              <w:rPr>
                <w:color w:val="000000"/>
                <w:sz w:val="15"/>
                <w:szCs w:val="15"/>
              </w:rPr>
              <w:t>34</w:t>
            </w:r>
          </w:p>
        </w:tc>
        <w:tc>
          <w:tcPr>
            <w:tcW w:w="3600" w:type="dxa"/>
            <w:tcMar>
              <w:top w:w="30" w:type="dxa"/>
              <w:left w:w="66" w:type="dxa"/>
              <w:bottom w:w="30" w:type="dxa"/>
              <w:right w:w="66" w:type="dxa"/>
            </w:tcMar>
          </w:tcPr>
          <w:p w:rsidR="004D29B1" w:rsidRDefault="00650653" w14:paraId="666437FA" w14:textId="77777777">
            <w:pPr>
              <w:spacing w:line="242" w:lineRule="auto"/>
              <w:jc w:val="center"/>
            </w:pPr>
            <w:r>
              <w:rPr>
                <w:color w:val="000000"/>
                <w:sz w:val="15"/>
                <w:szCs w:val="15"/>
              </w:rPr>
              <w:t>36 / 31</w:t>
            </w:r>
          </w:p>
        </w:tc>
      </w:tr>
      <w:tr w:rsidR="004D29B1" w14:paraId="29DA5C34" w14:textId="77777777">
        <w:tc>
          <w:tcPr>
            <w:tcW w:w="1600" w:type="dxa"/>
            <w:tcMar>
              <w:top w:w="30" w:type="dxa"/>
              <w:left w:w="66" w:type="dxa"/>
              <w:bottom w:w="30" w:type="dxa"/>
              <w:right w:w="66" w:type="dxa"/>
            </w:tcMar>
          </w:tcPr>
          <w:p w:rsidR="004D29B1" w:rsidRDefault="00650653" w14:paraId="5FB3F743" w14:textId="77777777">
            <w:pPr>
              <w:spacing w:line="242" w:lineRule="auto"/>
              <w:jc w:val="center"/>
            </w:pPr>
            <w:r>
              <w:rPr>
                <w:color w:val="000000"/>
                <w:sz w:val="15"/>
                <w:szCs w:val="15"/>
              </w:rPr>
              <w:t>3</w:t>
            </w:r>
          </w:p>
        </w:tc>
        <w:tc>
          <w:tcPr>
            <w:tcW w:w="2800" w:type="dxa"/>
            <w:tcMar>
              <w:top w:w="30" w:type="dxa"/>
              <w:left w:w="66" w:type="dxa"/>
              <w:bottom w:w="30" w:type="dxa"/>
              <w:right w:w="66" w:type="dxa"/>
            </w:tcMar>
          </w:tcPr>
          <w:p w:rsidR="004D29B1" w:rsidRDefault="00650653" w14:paraId="1621ACBE" w14:textId="77777777">
            <w:pPr>
              <w:spacing w:line="242" w:lineRule="auto"/>
              <w:jc w:val="center"/>
            </w:pPr>
            <w:r>
              <w:rPr>
                <w:color w:val="000000"/>
                <w:sz w:val="15"/>
                <w:szCs w:val="15"/>
              </w:rPr>
              <w:t>33</w:t>
            </w:r>
          </w:p>
        </w:tc>
        <w:tc>
          <w:tcPr>
            <w:tcW w:w="3600" w:type="dxa"/>
            <w:tcMar>
              <w:top w:w="30" w:type="dxa"/>
              <w:left w:w="66" w:type="dxa"/>
              <w:bottom w:w="30" w:type="dxa"/>
              <w:right w:w="66" w:type="dxa"/>
            </w:tcMar>
          </w:tcPr>
          <w:p w:rsidR="004D29B1" w:rsidRDefault="00650653" w14:paraId="24ECC1FA" w14:textId="77777777">
            <w:pPr>
              <w:spacing w:line="242" w:lineRule="auto"/>
              <w:jc w:val="center"/>
            </w:pPr>
            <w:r>
              <w:rPr>
                <w:color w:val="000000"/>
                <w:sz w:val="15"/>
                <w:szCs w:val="15"/>
              </w:rPr>
              <w:t>—</w:t>
            </w:r>
          </w:p>
        </w:tc>
      </w:tr>
      <w:tr w:rsidR="004D29B1" w14:paraId="0702CFB3" w14:textId="77777777">
        <w:tc>
          <w:tcPr>
            <w:tcW w:w="1600" w:type="dxa"/>
            <w:tcMar>
              <w:top w:w="30" w:type="dxa"/>
              <w:left w:w="66" w:type="dxa"/>
              <w:bottom w:w="30" w:type="dxa"/>
              <w:right w:w="66" w:type="dxa"/>
            </w:tcMar>
          </w:tcPr>
          <w:p w:rsidR="004D29B1" w:rsidRDefault="00650653" w14:paraId="390FFC33" w14:textId="77777777">
            <w:pPr>
              <w:spacing w:line="242" w:lineRule="auto"/>
              <w:jc w:val="center"/>
            </w:pPr>
            <w:r>
              <w:rPr>
                <w:color w:val="000000"/>
                <w:sz w:val="15"/>
                <w:szCs w:val="15"/>
              </w:rPr>
              <w:t>4</w:t>
            </w:r>
          </w:p>
        </w:tc>
        <w:tc>
          <w:tcPr>
            <w:tcW w:w="2800" w:type="dxa"/>
            <w:tcMar>
              <w:top w:w="30" w:type="dxa"/>
              <w:left w:w="66" w:type="dxa"/>
              <w:bottom w:w="30" w:type="dxa"/>
              <w:right w:w="66" w:type="dxa"/>
            </w:tcMar>
          </w:tcPr>
          <w:p w:rsidR="004D29B1" w:rsidRDefault="00650653" w14:paraId="354B0B0B" w14:textId="77777777">
            <w:pPr>
              <w:spacing w:line="242" w:lineRule="auto"/>
              <w:jc w:val="center"/>
            </w:pPr>
            <w:r>
              <w:rPr>
                <w:color w:val="000000"/>
                <w:sz w:val="15"/>
                <w:szCs w:val="15"/>
              </w:rPr>
              <w:t>31</w:t>
            </w:r>
          </w:p>
        </w:tc>
        <w:tc>
          <w:tcPr>
            <w:tcW w:w="3600" w:type="dxa"/>
            <w:tcMar>
              <w:top w:w="30" w:type="dxa"/>
              <w:left w:w="66" w:type="dxa"/>
              <w:bottom w:w="30" w:type="dxa"/>
              <w:right w:w="66" w:type="dxa"/>
            </w:tcMar>
          </w:tcPr>
          <w:p w:rsidR="004D29B1" w:rsidRDefault="00650653" w14:paraId="1AF368A9" w14:textId="77777777">
            <w:pPr>
              <w:spacing w:line="242" w:lineRule="auto"/>
              <w:jc w:val="center"/>
            </w:pPr>
            <w:r>
              <w:rPr>
                <w:color w:val="000000"/>
                <w:sz w:val="15"/>
                <w:szCs w:val="15"/>
              </w:rPr>
              <w:t>36 / 30</w:t>
            </w:r>
          </w:p>
        </w:tc>
      </w:tr>
      <w:tr w:rsidR="004D29B1" w14:paraId="77242CD0" w14:textId="77777777">
        <w:tc>
          <w:tcPr>
            <w:tcW w:w="1600" w:type="dxa"/>
            <w:tcMar>
              <w:top w:w="30" w:type="dxa"/>
              <w:left w:w="66" w:type="dxa"/>
              <w:bottom w:w="30" w:type="dxa"/>
              <w:right w:w="66" w:type="dxa"/>
            </w:tcMar>
          </w:tcPr>
          <w:p w:rsidR="004D29B1" w:rsidRDefault="00650653" w14:paraId="11E6B144" w14:textId="77777777">
            <w:pPr>
              <w:spacing w:line="242" w:lineRule="auto"/>
              <w:jc w:val="center"/>
            </w:pPr>
            <w:r>
              <w:rPr>
                <w:color w:val="000000"/>
                <w:sz w:val="15"/>
                <w:szCs w:val="15"/>
              </w:rPr>
              <w:t>6</w:t>
            </w:r>
          </w:p>
        </w:tc>
        <w:tc>
          <w:tcPr>
            <w:tcW w:w="2800" w:type="dxa"/>
            <w:tcMar>
              <w:top w:w="30" w:type="dxa"/>
              <w:left w:w="66" w:type="dxa"/>
              <w:bottom w:w="30" w:type="dxa"/>
              <w:right w:w="66" w:type="dxa"/>
            </w:tcMar>
          </w:tcPr>
          <w:p w:rsidR="004D29B1" w:rsidRDefault="00650653" w14:paraId="5A2B29C2" w14:textId="77777777">
            <w:pPr>
              <w:spacing w:line="242" w:lineRule="auto"/>
              <w:jc w:val="center"/>
            </w:pPr>
            <w:r>
              <w:rPr>
                <w:color w:val="000000"/>
                <w:sz w:val="15"/>
                <w:szCs w:val="15"/>
              </w:rPr>
              <w:t>33</w:t>
            </w:r>
          </w:p>
        </w:tc>
        <w:tc>
          <w:tcPr>
            <w:tcW w:w="3600" w:type="dxa"/>
            <w:tcMar>
              <w:top w:w="30" w:type="dxa"/>
              <w:left w:w="66" w:type="dxa"/>
              <w:bottom w:w="30" w:type="dxa"/>
              <w:right w:w="66" w:type="dxa"/>
            </w:tcMar>
          </w:tcPr>
          <w:p w:rsidR="004D29B1" w:rsidRDefault="00650653" w14:paraId="44EDF030" w14:textId="77777777">
            <w:pPr>
              <w:spacing w:line="242" w:lineRule="auto"/>
              <w:jc w:val="center"/>
            </w:pPr>
            <w:r>
              <w:rPr>
                <w:color w:val="000000"/>
                <w:sz w:val="15"/>
                <w:szCs w:val="15"/>
              </w:rPr>
              <w:t>36 / 34</w:t>
            </w:r>
          </w:p>
        </w:tc>
      </w:tr>
      <w:tr w:rsidR="004D29B1" w14:paraId="1C265057" w14:textId="77777777">
        <w:tc>
          <w:tcPr>
            <w:tcW w:w="1600" w:type="dxa"/>
            <w:tcMar>
              <w:top w:w="30" w:type="dxa"/>
              <w:left w:w="66" w:type="dxa"/>
              <w:bottom w:w="30" w:type="dxa"/>
              <w:right w:w="66" w:type="dxa"/>
            </w:tcMar>
          </w:tcPr>
          <w:p w:rsidR="004D29B1" w:rsidRDefault="00650653" w14:paraId="41D81D6D" w14:textId="77777777">
            <w:pPr>
              <w:spacing w:line="242" w:lineRule="auto"/>
              <w:jc w:val="center"/>
            </w:pPr>
            <w:r>
              <w:rPr>
                <w:color w:val="000000"/>
                <w:sz w:val="15"/>
                <w:szCs w:val="15"/>
              </w:rPr>
              <w:t>8</w:t>
            </w:r>
          </w:p>
        </w:tc>
        <w:tc>
          <w:tcPr>
            <w:tcW w:w="2800" w:type="dxa"/>
            <w:tcMar>
              <w:top w:w="30" w:type="dxa"/>
              <w:left w:w="66" w:type="dxa"/>
              <w:bottom w:w="30" w:type="dxa"/>
              <w:right w:w="66" w:type="dxa"/>
            </w:tcMar>
          </w:tcPr>
          <w:p w:rsidR="004D29B1" w:rsidRDefault="00650653" w14:paraId="1AEDADCD" w14:textId="77777777">
            <w:pPr>
              <w:spacing w:line="242" w:lineRule="auto"/>
              <w:jc w:val="center"/>
            </w:pPr>
            <w:r>
              <w:rPr>
                <w:color w:val="000000"/>
                <w:sz w:val="15"/>
                <w:szCs w:val="15"/>
              </w:rPr>
              <w:t>34</w:t>
            </w:r>
          </w:p>
        </w:tc>
        <w:tc>
          <w:tcPr>
            <w:tcW w:w="3600" w:type="dxa"/>
            <w:tcMar>
              <w:top w:w="30" w:type="dxa"/>
              <w:left w:w="66" w:type="dxa"/>
              <w:bottom w:w="30" w:type="dxa"/>
              <w:right w:w="66" w:type="dxa"/>
            </w:tcMar>
          </w:tcPr>
          <w:p w:rsidR="004D29B1" w:rsidRDefault="00650653" w14:paraId="2B3144BA" w14:textId="77777777">
            <w:pPr>
              <w:spacing w:line="242" w:lineRule="auto"/>
              <w:jc w:val="center"/>
            </w:pPr>
            <w:r>
              <w:rPr>
                <w:color w:val="000000"/>
                <w:sz w:val="15"/>
                <w:szCs w:val="15"/>
              </w:rPr>
              <w:t>36 / 34</w:t>
            </w:r>
          </w:p>
        </w:tc>
      </w:tr>
      <w:tr w:rsidR="004D29B1" w14:paraId="3F927540" w14:textId="77777777">
        <w:tc>
          <w:tcPr>
            <w:tcW w:w="1600" w:type="dxa"/>
            <w:tcMar>
              <w:top w:w="30" w:type="dxa"/>
              <w:left w:w="66" w:type="dxa"/>
              <w:bottom w:w="30" w:type="dxa"/>
              <w:right w:w="66" w:type="dxa"/>
            </w:tcMar>
          </w:tcPr>
          <w:p w:rsidR="004D29B1" w:rsidRDefault="00650653" w14:paraId="04E4D900" w14:textId="77777777">
            <w:pPr>
              <w:spacing w:line="242" w:lineRule="auto"/>
              <w:jc w:val="center"/>
            </w:pPr>
            <w:r>
              <w:rPr>
                <w:color w:val="000000"/>
                <w:sz w:val="15"/>
                <w:szCs w:val="15"/>
              </w:rPr>
              <w:t>12</w:t>
            </w:r>
          </w:p>
        </w:tc>
        <w:tc>
          <w:tcPr>
            <w:tcW w:w="2800" w:type="dxa"/>
            <w:tcMar>
              <w:top w:w="30" w:type="dxa"/>
              <w:left w:w="66" w:type="dxa"/>
              <w:bottom w:w="30" w:type="dxa"/>
              <w:right w:w="66" w:type="dxa"/>
            </w:tcMar>
          </w:tcPr>
          <w:p w:rsidR="004D29B1" w:rsidRDefault="00650653" w14:paraId="5A657BBD" w14:textId="77777777">
            <w:pPr>
              <w:spacing w:line="242" w:lineRule="auto"/>
              <w:jc w:val="center"/>
            </w:pPr>
            <w:r>
              <w:rPr>
                <w:color w:val="000000"/>
                <w:sz w:val="15"/>
                <w:szCs w:val="15"/>
              </w:rPr>
              <w:t>34</w:t>
            </w:r>
          </w:p>
        </w:tc>
        <w:tc>
          <w:tcPr>
            <w:tcW w:w="3600" w:type="dxa"/>
            <w:tcMar>
              <w:top w:w="30" w:type="dxa"/>
              <w:left w:w="66" w:type="dxa"/>
              <w:bottom w:w="30" w:type="dxa"/>
              <w:right w:w="66" w:type="dxa"/>
            </w:tcMar>
          </w:tcPr>
          <w:p w:rsidR="004D29B1" w:rsidRDefault="00650653" w14:paraId="0248D7FB" w14:textId="77777777">
            <w:pPr>
              <w:spacing w:line="242" w:lineRule="auto"/>
              <w:jc w:val="center"/>
            </w:pPr>
            <w:r>
              <w:rPr>
                <w:color w:val="000000"/>
                <w:sz w:val="15"/>
                <w:szCs w:val="15"/>
              </w:rPr>
              <w:t>36 / 34</w:t>
            </w:r>
          </w:p>
        </w:tc>
      </w:tr>
      <w:tr w:rsidR="004D29B1" w14:paraId="20ABDE56" w14:textId="77777777">
        <w:tc>
          <w:tcPr>
            <w:tcW w:w="1600" w:type="dxa"/>
            <w:tcMar>
              <w:top w:w="30" w:type="dxa"/>
              <w:left w:w="66" w:type="dxa"/>
              <w:bottom w:w="30" w:type="dxa"/>
              <w:right w:w="66" w:type="dxa"/>
            </w:tcMar>
          </w:tcPr>
          <w:p w:rsidR="004D29B1" w:rsidRDefault="00650653" w14:paraId="70A8F383" w14:textId="77777777">
            <w:pPr>
              <w:spacing w:line="242" w:lineRule="auto"/>
              <w:jc w:val="center"/>
            </w:pPr>
            <w:r>
              <w:rPr>
                <w:color w:val="000000"/>
                <w:sz w:val="15"/>
                <w:szCs w:val="15"/>
              </w:rPr>
              <w:t>16</w:t>
            </w:r>
          </w:p>
        </w:tc>
        <w:tc>
          <w:tcPr>
            <w:tcW w:w="2800" w:type="dxa"/>
            <w:tcMar>
              <w:top w:w="30" w:type="dxa"/>
              <w:left w:w="66" w:type="dxa"/>
              <w:bottom w:w="30" w:type="dxa"/>
              <w:right w:w="66" w:type="dxa"/>
            </w:tcMar>
          </w:tcPr>
          <w:p w:rsidR="004D29B1" w:rsidRDefault="00650653" w14:paraId="1C92E293" w14:textId="77777777">
            <w:pPr>
              <w:spacing w:line="242" w:lineRule="auto"/>
              <w:jc w:val="center"/>
            </w:pPr>
            <w:r>
              <w:rPr>
                <w:color w:val="000000"/>
                <w:sz w:val="15"/>
                <w:szCs w:val="15"/>
              </w:rPr>
              <w:t>33</w:t>
            </w:r>
          </w:p>
        </w:tc>
        <w:tc>
          <w:tcPr>
            <w:tcW w:w="3600" w:type="dxa"/>
            <w:tcMar>
              <w:top w:w="30" w:type="dxa"/>
              <w:left w:w="66" w:type="dxa"/>
              <w:bottom w:w="30" w:type="dxa"/>
              <w:right w:w="66" w:type="dxa"/>
            </w:tcMar>
          </w:tcPr>
          <w:p w:rsidR="004D29B1" w:rsidRDefault="00650653" w14:paraId="4A0AF027" w14:textId="77777777">
            <w:pPr>
              <w:spacing w:line="242" w:lineRule="auto"/>
              <w:jc w:val="center"/>
            </w:pPr>
            <w:r>
              <w:rPr>
                <w:color w:val="000000"/>
                <w:sz w:val="15"/>
                <w:szCs w:val="15"/>
              </w:rPr>
              <w:t>—</w:t>
            </w:r>
          </w:p>
        </w:tc>
      </w:tr>
      <w:tr w:rsidR="004D29B1" w14:paraId="210D6754" w14:textId="77777777">
        <w:tc>
          <w:tcPr>
            <w:tcW w:w="1600" w:type="dxa"/>
            <w:tcMar>
              <w:top w:w="30" w:type="dxa"/>
              <w:left w:w="66" w:type="dxa"/>
              <w:bottom w:w="30" w:type="dxa"/>
              <w:right w:w="66" w:type="dxa"/>
            </w:tcMar>
          </w:tcPr>
          <w:p w:rsidR="004D29B1" w:rsidRDefault="00650653" w14:paraId="7C7D5EBB" w14:textId="77777777">
            <w:pPr>
              <w:spacing w:line="242" w:lineRule="auto"/>
              <w:jc w:val="center"/>
            </w:pPr>
            <w:r>
              <w:rPr>
                <w:color w:val="000000"/>
                <w:sz w:val="15"/>
                <w:szCs w:val="15"/>
              </w:rPr>
              <w:t>24</w:t>
            </w:r>
          </w:p>
        </w:tc>
        <w:tc>
          <w:tcPr>
            <w:tcW w:w="2800" w:type="dxa"/>
            <w:tcMar>
              <w:top w:w="30" w:type="dxa"/>
              <w:left w:w="66" w:type="dxa"/>
              <w:bottom w:w="30" w:type="dxa"/>
              <w:right w:w="66" w:type="dxa"/>
            </w:tcMar>
          </w:tcPr>
          <w:p w:rsidR="004D29B1" w:rsidRDefault="00650653" w14:paraId="70A835CD" w14:textId="77777777">
            <w:pPr>
              <w:spacing w:line="242" w:lineRule="auto"/>
              <w:jc w:val="center"/>
            </w:pPr>
            <w:r>
              <w:rPr>
                <w:color w:val="000000"/>
                <w:sz w:val="15"/>
                <w:szCs w:val="15"/>
              </w:rPr>
              <w:t>34</w:t>
            </w:r>
          </w:p>
        </w:tc>
        <w:tc>
          <w:tcPr>
            <w:tcW w:w="3600" w:type="dxa"/>
            <w:tcMar>
              <w:top w:w="30" w:type="dxa"/>
              <w:left w:w="66" w:type="dxa"/>
              <w:bottom w:w="30" w:type="dxa"/>
              <w:right w:w="66" w:type="dxa"/>
            </w:tcMar>
          </w:tcPr>
          <w:p w:rsidR="004D29B1" w:rsidRDefault="00650653" w14:paraId="0024DBB5" w14:textId="77777777">
            <w:pPr>
              <w:spacing w:line="242" w:lineRule="auto"/>
              <w:jc w:val="center"/>
            </w:pPr>
            <w:r>
              <w:rPr>
                <w:color w:val="000000"/>
                <w:sz w:val="15"/>
                <w:szCs w:val="15"/>
              </w:rPr>
              <w:t>36 / 34</w:t>
            </w:r>
          </w:p>
        </w:tc>
      </w:tr>
      <w:tr w:rsidR="004D29B1" w14:paraId="632FDDF7" w14:textId="77777777">
        <w:tc>
          <w:tcPr>
            <w:tcW w:w="1600" w:type="dxa"/>
            <w:tcMar>
              <w:top w:w="30" w:type="dxa"/>
              <w:left w:w="66" w:type="dxa"/>
              <w:bottom w:w="30" w:type="dxa"/>
              <w:right w:w="66" w:type="dxa"/>
            </w:tcMar>
          </w:tcPr>
          <w:p w:rsidR="004D29B1" w:rsidRDefault="00650653" w14:paraId="1A41BA51" w14:textId="77777777">
            <w:pPr>
              <w:spacing w:line="242" w:lineRule="auto"/>
              <w:jc w:val="center"/>
            </w:pPr>
            <w:r>
              <w:rPr>
                <w:color w:val="000000"/>
                <w:sz w:val="15"/>
                <w:szCs w:val="15"/>
              </w:rPr>
              <w:t>48</w:t>
            </w:r>
          </w:p>
        </w:tc>
        <w:tc>
          <w:tcPr>
            <w:tcW w:w="2800" w:type="dxa"/>
            <w:tcMar>
              <w:top w:w="30" w:type="dxa"/>
              <w:left w:w="66" w:type="dxa"/>
              <w:bottom w:w="30" w:type="dxa"/>
              <w:right w:w="66" w:type="dxa"/>
            </w:tcMar>
          </w:tcPr>
          <w:p w:rsidR="004D29B1" w:rsidRDefault="00650653" w14:paraId="66956B26" w14:textId="77777777">
            <w:pPr>
              <w:spacing w:line="242" w:lineRule="auto"/>
              <w:jc w:val="center"/>
            </w:pPr>
            <w:r>
              <w:rPr>
                <w:color w:val="000000"/>
                <w:sz w:val="15"/>
                <w:szCs w:val="15"/>
              </w:rPr>
              <w:t>34</w:t>
            </w:r>
          </w:p>
        </w:tc>
        <w:tc>
          <w:tcPr>
            <w:tcW w:w="3600" w:type="dxa"/>
            <w:tcMar>
              <w:top w:w="30" w:type="dxa"/>
              <w:left w:w="66" w:type="dxa"/>
              <w:bottom w:w="30" w:type="dxa"/>
              <w:right w:w="66" w:type="dxa"/>
            </w:tcMar>
          </w:tcPr>
          <w:p w:rsidR="004D29B1" w:rsidRDefault="00650653" w14:paraId="0D3C73B7" w14:textId="77777777">
            <w:pPr>
              <w:spacing w:line="242" w:lineRule="auto"/>
              <w:jc w:val="center"/>
            </w:pPr>
            <w:r>
              <w:rPr>
                <w:color w:val="000000"/>
                <w:sz w:val="15"/>
                <w:szCs w:val="15"/>
              </w:rPr>
              <w:t>—</w:t>
            </w:r>
          </w:p>
        </w:tc>
      </w:tr>
    </w:tbl>
    <w:p w:rsidR="004D29B1" w:rsidRDefault="00650653" w14:paraId="3E632632" w14:textId="0436B36C">
      <w:pPr>
        <w:spacing w:before="20" w:after="150"/>
      </w:pPr>
      <w:r>
        <w:rPr>
          <w:i/>
          <w:iCs/>
          <w:color w:val="595959"/>
          <w:sz w:val="14"/>
          <w:szCs w:val="14"/>
        </w:rPr>
        <w:t>The smaller numbers of Day 8 vital-sign observations at 2</w:t>
      </w:r>
      <w:r w:rsidR="00D57882">
        <w:rPr>
          <w:i/>
          <w:iCs/>
          <w:color w:val="595959"/>
          <w:sz w:val="14"/>
          <w:szCs w:val="14"/>
        </w:rPr>
        <w:t>-</w:t>
      </w:r>
      <w:r>
        <w:rPr>
          <w:i/>
          <w:iCs/>
          <w:color w:val="595959"/>
          <w:sz w:val="14"/>
          <w:szCs w:val="14"/>
        </w:rPr>
        <w:t>4 h (30</w:t>
      </w:r>
      <w:r w:rsidR="00D57882">
        <w:rPr>
          <w:i/>
          <w:iCs/>
          <w:color w:val="595959"/>
          <w:sz w:val="14"/>
          <w:szCs w:val="14"/>
        </w:rPr>
        <w:t>-</w:t>
      </w:r>
      <w:r>
        <w:rPr>
          <w:i/>
          <w:iCs/>
          <w:color w:val="595959"/>
          <w:sz w:val="14"/>
          <w:szCs w:val="14"/>
        </w:rPr>
        <w:t>31) coincide with the highest concentrations.</w:t>
      </w:r>
    </w:p>
    <w:p w:rsidR="004D29B1" w:rsidRDefault="00650653" w14:paraId="7CBD215B" w14:textId="77777777">
      <w:pPr>
        <w:pStyle w:val="Heading1"/>
      </w:pPr>
      <w:r>
        <w:t>4. Methods</w:t>
      </w:r>
    </w:p>
    <w:p w:rsidR="004D29B1" w:rsidRDefault="00650653" w14:paraId="7EB58E0D" w14:textId="77777777">
      <w:pPr>
        <w:pStyle w:val="Heading2"/>
      </w:pPr>
      <w:r>
        <w:lastRenderedPageBreak/>
        <w:t>4.1 Software</w:t>
      </w:r>
    </w:p>
    <w:p w:rsidR="004D29B1" w:rsidRDefault="00650653" w14:paraId="16177B71" w14:textId="5EE271B0">
      <w:pPr>
        <w:spacing w:after="120" w:line="276" w:lineRule="auto"/>
        <w:jc w:val="both"/>
      </w:pPr>
      <w:r w:rsidR="00650653">
        <w:rPr/>
        <w:t>Analyses were performed in R version 4.3.3 (</w:t>
      </w:r>
      <w:r w:rsidR="00650653">
        <w:rPr/>
        <w:t>nlme</w:t>
      </w:r>
      <w:r w:rsidR="00650653">
        <w:rPr/>
        <w:t xml:space="preserve"> 3.1 for mixed-effects models; ggplot2 for graphics</w:t>
      </w:r>
      <w:ins w:author="Tairan Yang" w:date="2026-10-01T15:45:37.841Z" w16du:dateUtc="2026-10-01T15:45:37.841Z" w:id="1491965527">
        <w:r w:rsidR="7BE3F6C8">
          <w:t xml:space="preserve"> and linear estimation</w:t>
        </w:r>
      </w:ins>
      <w:r w:rsidR="00650653">
        <w:rPr/>
        <w:t xml:space="preserve">). Fixed-effect estimates </w:t>
      </w:r>
      <w:del w:author="Navita Mallalieu" w:date="2026-09-29T08:26:00Z" w16du:dateUtc="2026-09-29T12:26:00Z" w:id="464454543">
        <w:r w:rsidDel="00650653">
          <w:delText xml:space="preserve">agreed </w:delText>
        </w:r>
      </w:del>
      <w:ins w:author="Navita Mallalieu" w:date="2026-09-29T08:26:00Z" w16du:dateUtc="2026-09-29T12:26:00Z" w:id="721197768">
        <w:r w:rsidR="003D6666">
          <w:t>set</w:t>
        </w:r>
        <w:r w:rsidR="003D6666">
          <w:t xml:space="preserve"> </w:t>
        </w:r>
      </w:ins>
      <w:r w:rsidR="00650653">
        <w:rPr/>
        <w:t>to three decimal places between implementations.</w:t>
      </w:r>
    </w:p>
    <w:p w:rsidR="004D29B1" w:rsidRDefault="00650653" w14:paraId="1DE75520" w14:textId="77777777">
      <w:pPr>
        <w:pStyle w:val="Heading2"/>
      </w:pPr>
      <w:r>
        <w:t>4.2 Exposure Metrics</w:t>
      </w:r>
    </w:p>
    <w:p w:rsidR="004D29B1" w:rsidRDefault="00650653" w14:paraId="4EB97382" w14:textId="10BABFFA">
      <w:pPr>
        <w:spacing w:after="120" w:line="276" w:lineRule="auto"/>
        <w:jc w:val="both"/>
      </w:pPr>
      <w:r>
        <w:t xml:space="preserve">Two exposure metrics were used. First, the </w:t>
      </w:r>
      <w:r>
        <w:rPr>
          <w:b/>
          <w:bCs/>
        </w:rPr>
        <w:t>time-matched CYB003 plasma concentration</w:t>
      </w:r>
      <w:r>
        <w:t xml:space="preserve"> at each response timepoint was used for within-subject E-R analyses; this metric spans each participant’s full concentration range </w:t>
      </w:r>
      <w:del w:author="Navita Mallalieu" w:date="2026-09-29T08:27:00Z" w16du:dateUtc="2026-09-29T12:27:00Z" w:id="8">
        <w:r w:rsidDel="00474E92">
          <w:delText xml:space="preserve">from </w:delText>
        </w:r>
        <w:r w:rsidDel="00A73F6B">
          <w:delText>0 ng/mL</w:delText>
        </w:r>
        <w:r w:rsidDel="00474E92">
          <w:delText xml:space="preserve"> through Cₘₐₓ to elimination</w:delText>
        </w:r>
      </w:del>
      <w:ins w:author="Navita Mallalieu" w:date="2026-09-29T08:27:00Z" w16du:dateUtc="2026-09-29T12:27:00Z" w:id="9">
        <w:r w:rsidR="00474E92">
          <w:t>over the dosing interval</w:t>
        </w:r>
      </w:ins>
      <w:r>
        <w:t xml:space="preserve">. Second, </w:t>
      </w:r>
      <w:r>
        <w:rPr>
          <w:b/>
          <w:bCs/>
        </w:rPr>
        <w:t>individual summary exposure metrics</w:t>
      </w:r>
      <w:r>
        <w:t xml:space="preserve"> from non-compartmental analysis (Cₘₐₓ, AUC₀₋∞, and terminal t½) were used for between-subject E-R analyses. The geometric mean Cₘₐₓ (26.9 ng/mL) and the maximum observed Cₘₐₓ (43.0 ng/mL) were used as reference exposures for model predictions.</w:t>
      </w:r>
    </w:p>
    <w:p w:rsidR="004D29B1" w:rsidRDefault="00650653" w14:paraId="3B91159F" w14:textId="77777777">
      <w:pPr>
        <w:pStyle w:val="Heading2"/>
      </w:pPr>
      <w:r>
        <w:t>4.3 Pharmacodynamic Endpoints</w:t>
      </w:r>
    </w:p>
    <w:p w:rsidR="004D29B1" w:rsidRDefault="00650653" w14:paraId="47F754F8" w14:textId="77777777">
      <w:pPr>
        <w:pStyle w:val="ListParagraph"/>
        <w:numPr>
          <w:ilvl w:val="0"/>
          <w:numId w:val="2"/>
        </w:numPr>
        <w:spacing w:after="50" w:line="266" w:lineRule="auto"/>
      </w:pPr>
      <w:r>
        <w:rPr>
          <w:b/>
          <w:bCs/>
        </w:rPr>
        <w:t>Hemodynamic endpoints:</w:t>
      </w:r>
      <w:r>
        <w:t xml:space="preserve"> supine SBP, DBP, and pulse rate (ADVS), analyzed as ΔΔ (Section 3.2).</w:t>
      </w:r>
    </w:p>
    <w:p w:rsidR="004D29B1" w:rsidRDefault="00650653" w14:paraId="7683909F" w14:textId="7EFABDE0">
      <w:pPr>
        <w:pStyle w:val="ListParagraph"/>
        <w:numPr>
          <w:ilvl w:val="0"/>
          <w:numId w:val="2"/>
        </w:numPr>
        <w:spacing w:after="50" w:line="266" w:lineRule="auto"/>
      </w:pPr>
      <w:r>
        <w:rPr>
          <w:b/>
          <w:bCs/>
        </w:rPr>
        <w:t>Hallucination endpoints:</w:t>
      </w:r>
      <w:r>
        <w:t xml:space="preserve"> (a) incidence of any hallucination/perceptual AE; (b) active-episode status at each PK sampling time, defined as the nominal time falling within an episode’s onset</w:t>
      </w:r>
      <w:r w:rsidR="00D57882">
        <w:t>-</w:t>
      </w:r>
      <w:r>
        <w:t>resolution interval; and (c) episode duration, per-participant total window (first onset to last resolution), onset time, and resolution time.</w:t>
      </w:r>
    </w:p>
    <w:p w:rsidR="004D29B1" w:rsidRDefault="00650653" w14:paraId="30501E7F" w14:textId="77777777">
      <w:pPr>
        <w:pStyle w:val="Heading2"/>
      </w:pPr>
      <w:r>
        <w:t>4.4 Statistical Analysis</w:t>
      </w:r>
    </w:p>
    <w:p w:rsidR="004D29B1" w:rsidRDefault="00650653" w14:paraId="0CAEB5FF" w14:textId="39C9DC9E">
      <w:pPr>
        <w:pStyle w:val="Heading3"/>
      </w:pPr>
      <w:r>
        <w:t>4.4.1 Within-Subject Concentration</w:t>
      </w:r>
      <w:r w:rsidR="00D57882">
        <w:t>-</w:t>
      </w:r>
      <w:r>
        <w:t>Response (Continuous Endpoints)</w:t>
      </w:r>
    </w:p>
    <w:p w:rsidR="004D29B1" w:rsidRDefault="00650653" w14:paraId="2588B288" w14:textId="77777777">
      <w:pPr>
        <w:spacing w:after="120" w:line="276" w:lineRule="auto"/>
        <w:jc w:val="both"/>
      </w:pPr>
      <w:r>
        <w:t>For each continuous endpoint, a linear mixed-effects (LME) model was fitted by restricted maximum likelihood (REML):</w:t>
      </w:r>
    </w:p>
    <w:p w:rsidR="004D29B1" w:rsidRDefault="00650653" w14:paraId="0835DC68" w14:textId="77777777">
      <w:pPr>
        <w:spacing w:after="120"/>
        <w:jc w:val="center"/>
      </w:pPr>
      <w:r>
        <w:rPr>
          <w:i/>
          <w:iCs/>
        </w:rPr>
        <w:t>Y</w:t>
      </w:r>
      <w:r>
        <w:rPr>
          <w:i/>
          <w:iCs/>
        </w:rPr>
        <w:t>ᵢⱼ</w:t>
      </w:r>
      <w:r>
        <w:rPr>
          <w:i/>
          <w:iCs/>
        </w:rPr>
        <w:t xml:space="preserve"> = (β₀ + η</w:t>
      </w:r>
      <w:r>
        <w:rPr>
          <w:i/>
          <w:iCs/>
        </w:rPr>
        <w:t>ᵢ</w:t>
      </w:r>
      <w:r>
        <w:rPr>
          <w:i/>
          <w:iCs/>
        </w:rPr>
        <w:t>) + β₁·(C</w:t>
      </w:r>
      <w:r>
        <w:rPr>
          <w:i/>
          <w:iCs/>
        </w:rPr>
        <w:t>ᵢⱼ</w:t>
      </w:r>
      <w:r>
        <w:rPr>
          <w:i/>
          <w:iCs/>
        </w:rPr>
        <w:t xml:space="preserve"> − C̄) + ε</w:t>
      </w:r>
      <w:r>
        <w:rPr>
          <w:i/>
          <w:iCs/>
        </w:rPr>
        <w:t>ᵢⱼ</w:t>
      </w:r>
    </w:p>
    <w:p w:rsidR="004D29B1" w:rsidRDefault="00650653" w14:paraId="155542D2" w14:textId="3622D990">
      <w:pPr>
        <w:spacing w:after="120" w:line="276" w:lineRule="auto"/>
        <w:jc w:val="both"/>
      </w:pPr>
      <w:r w:rsidR="00650653">
        <w:rPr/>
        <w:t>where Y</w:t>
      </w:r>
      <w:r w:rsidR="00650653">
        <w:rPr/>
        <w:t>ᵢⱼ</w:t>
      </w:r>
      <w:r w:rsidR="00650653">
        <w:rPr/>
        <w:t xml:space="preserve"> is the response for participant </w:t>
      </w:r>
      <w:r w:rsidR="00650653">
        <w:rPr/>
        <w:t>i</w:t>
      </w:r>
      <w:r w:rsidR="00650653">
        <w:rPr/>
        <w:t xml:space="preserve"> at timepoint j, C</w:t>
      </w:r>
      <w:r w:rsidR="00650653">
        <w:rPr/>
        <w:t>ᵢⱼ</w:t>
      </w:r>
      <w:r w:rsidR="00650653">
        <w:rPr/>
        <w:t xml:space="preserve"> is the time-matched CYB003 concentration, C̄ is the </w:t>
      </w:r>
      <w:del w:author="Tairan Yang" w:date="2026-10-01T15:12:52.884Z" w16du:dateUtc="2026-10-01T15:12:52.884Z" w:id="741414940">
        <w:r w:rsidDel="00650653">
          <w:delText>overall</w:delText>
        </w:r>
      </w:del>
      <w:ins w:author="Tairan Yang" w:date="2026-10-01T15:12:54.866Z" w16du:dateUtc="2026-10-01T15:12:54.866Z" w:id="1875796991">
        <w:r w:rsidR="33E5989A">
          <w:t>arithmetic</w:t>
        </w:r>
      </w:ins>
      <w:r w:rsidR="00650653">
        <w:rPr/>
        <w:t xml:space="preserve"> </w:t>
      </w:r>
      <w:commentRangeStart w:id="10"/>
      <w:r w:rsidR="00650653">
        <w:rPr/>
        <w:t xml:space="preserve">mean concentration </w:t>
      </w:r>
      <w:commentRangeEnd w:id="10"/>
      <w:r>
        <w:rPr>
          <w:rStyle w:val="CommentReference"/>
        </w:rPr>
        <w:commentReference w:id="10"/>
      </w:r>
      <w:r w:rsidR="00650653">
        <w:rPr/>
        <w:t>(used for centering to improve numerical stability), η</w:t>
      </w:r>
      <w:r w:rsidR="00650653">
        <w:rPr/>
        <w:t>ᵢ</w:t>
      </w:r>
      <w:r w:rsidR="00650653">
        <w:rPr/>
        <w:t xml:space="preserve"> ~ </w:t>
      </w:r>
      <w:r w:rsidR="00650653">
        <w:rPr/>
        <w:t>N(</w:t>
      </w:r>
      <w:r w:rsidR="00650653">
        <w:rPr/>
        <w:t>0, ω²) is a participant-specific random intercept, and ε</w:t>
      </w:r>
      <w:r w:rsidR="00650653">
        <w:rPr/>
        <w:t>ᵢⱼ</w:t>
      </w:r>
      <w:r w:rsidR="00650653">
        <w:rPr/>
        <w:t xml:space="preserve"> ~ </w:t>
      </w:r>
      <w:r w:rsidR="00650653">
        <w:rPr/>
        <w:t>N(</w:t>
      </w:r>
      <w:r w:rsidR="00650653">
        <w:rPr/>
        <w:t xml:space="preserve">0, σ²) is the residual error. The slope β₁ and the model-predicted response at the geometric mean and </w:t>
      </w:r>
      <w:r w:rsidR="00650653">
        <w:rPr/>
        <w:t>maximum</w:t>
      </w:r>
      <w:r w:rsidR="00650653">
        <w:rPr/>
        <w:t xml:space="preserve"> Cₘₐₓ are presented with two-sided 90% confidence intervals (CIs) derived from the fixed-effect variance</w:t>
      </w:r>
      <w:r w:rsidR="00D57882">
        <w:rPr/>
        <w:t>-</w:t>
      </w:r>
      <w:r w:rsidR="00650653">
        <w:rPr/>
        <w:t xml:space="preserve">covariance matrix (delta method). A participant-specific random slope was evaluated and not </w:t>
      </w:r>
      <w:r w:rsidR="00650653">
        <w:rPr/>
        <w:t>retained</w:t>
      </w:r>
      <w:r w:rsidR="00650653">
        <w:rPr/>
        <w:t xml:space="preserve"> because it did not improve model fit. Linearity of the concentration</w:t>
      </w:r>
      <w:r w:rsidR="00D57882">
        <w:rPr/>
        <w:t>-</w:t>
      </w:r>
      <w:r w:rsidR="00650653">
        <w:rPr/>
        <w:t>response relationship was assessed by comparison of the fitted line with observed means by concentration quantile.</w:t>
      </w:r>
    </w:p>
    <w:p w:rsidR="004D29B1" w:rsidRDefault="00650653" w14:paraId="02F13F3F" w14:textId="7D6014F6">
      <w:pPr>
        <w:pStyle w:val="Heading3"/>
      </w:pPr>
      <w:r>
        <w:t>4.4.2 Between-Subject Exposure</w:t>
      </w:r>
      <w:r w:rsidR="00D57882">
        <w:t>-</w:t>
      </w:r>
      <w:r>
        <w:t>Response</w:t>
      </w:r>
    </w:p>
    <w:p w:rsidR="004D29B1" w:rsidRDefault="00650653" w14:paraId="7C13F5E7" w14:textId="77777777">
      <w:pPr>
        <w:spacing w:after="120" w:line="276" w:lineRule="auto"/>
        <w:jc w:val="both"/>
      </w:pPr>
      <w:r>
        <w:t>Participant-level summary responses (peak and mean ΔΔ) were regressed on individual Cₘₐₓ by ordinary least squares (OLS); Pearson correlation coefficients (r) and p-values are presented. Individual AUC₀₋∞ was evaluated as an alternative exposure metric.</w:t>
      </w:r>
    </w:p>
    <w:p w:rsidR="004D29B1" w:rsidRDefault="00650653" w14:paraId="24CD8A98" w14:textId="77777777">
      <w:pPr>
        <w:pStyle w:val="Heading3"/>
      </w:pPr>
      <w:r>
        <w:t>4.4.3 Separate Estimation of Within-Subject and Between-Subject Slopes</w:t>
      </w:r>
    </w:p>
    <w:p w:rsidR="004D29B1" w:rsidRDefault="00650653" w14:paraId="7C4AB45E" w14:textId="3729B211">
      <w:pPr>
        <w:spacing w:after="120" w:line="276" w:lineRule="auto"/>
        <w:jc w:val="both"/>
      </w:pPr>
      <w:r w:rsidR="00650653">
        <w:rPr/>
        <w:t xml:space="preserve">To estimate the </w:t>
      </w:r>
      <w:commentRangeStart w:id="1085073691"/>
      <w:r w:rsidR="00650653">
        <w:rPr/>
        <w:t>within-subject and between-subject</w:t>
      </w:r>
      <w:commentRangeEnd w:id="1085073691"/>
      <w:r>
        <w:rPr>
          <w:rStyle w:val="CommentReference"/>
        </w:rPr>
        <w:commentReference w:id="1085073691"/>
      </w:r>
      <w:r w:rsidR="00650653">
        <w:rPr/>
        <w:t xml:space="preserve"> slopes separately within a single model, two concentration terms were included as fixed effects: each participant’s mean concentration, which reflects differences in exposure between participants, and the difference between each observation and that participant’s mean, which reflects changes in exposure within a participant over time. </w:t>
      </w:r>
      <w:commentRangeStart w:id="11"/>
      <w:r w:rsidR="00650653">
        <w:rPr/>
        <w:t xml:space="preserve">In addition, </w:t>
      </w:r>
      <w:ins w:author="Tairan Yang" w:date="2026-10-01T15:21:59.765Z" w16du:dateUtc="2026-10-01T15:21:59.765Z" w:id="166915065">
        <w:r w:rsidR="534B68DE">
          <w:t>f</w:t>
        </w:r>
      </w:ins>
      <w:ins w:author="Tairan Yang" w:date="2026-10-01T15:22:12.126Z" w16du:dateUtc="2026-10-01T15:22:12.126Z" w:id="1896570986">
        <w:r w:rsidR="534B68DE">
          <w:t xml:space="preserve">or within-subject analysis, </w:t>
        </w:r>
      </w:ins>
      <w:r w:rsidR="00650653">
        <w:rPr/>
        <w:t>an individual concentration</w:t>
      </w:r>
      <w:r w:rsidR="00D57882">
        <w:rPr/>
        <w:t>-</w:t>
      </w:r>
      <w:r w:rsidR="00650653">
        <w:rPr/>
        <w:t xml:space="preserve">response slope was estimated by OLS for each participant with at least four matched observations and </w:t>
      </w:r>
      <w:del w:author="Tairan Yang" w:date="2026-10-01T15:19:19.469Z" w16du:dateUtc="2026-10-01T15:19:19.469Z" w:id="1915675763">
        <w:r w:rsidDel="00650653">
          <w:delText>non-constant concentration</w:delText>
        </w:r>
      </w:del>
      <w:r w:rsidR="00650653">
        <w:rPr/>
        <w:t>, and the number of participants with a positive slope was tabulated.</w:t>
      </w:r>
      <w:commentRangeEnd w:id="11"/>
      <w:r>
        <w:rPr>
          <w:rStyle w:val="CommentReference"/>
        </w:rPr>
        <w:commentReference w:id="11"/>
      </w:r>
    </w:p>
    <w:p w:rsidR="004D29B1" w:rsidRDefault="00650653" w14:paraId="58F68178" w14:textId="77777777">
      <w:pPr>
        <w:pStyle w:val="Heading3"/>
      </w:pPr>
      <w:r>
        <w:lastRenderedPageBreak/>
        <w:t>4.4.4 Assessment of Hysteresis</w:t>
      </w:r>
    </w:p>
    <w:p w:rsidR="004D29B1" w:rsidRDefault="00650653" w14:paraId="03D1B43C" w14:textId="77777777">
      <w:pPr>
        <w:spacing w:after="120" w:line="276" w:lineRule="auto"/>
        <w:jc w:val="both"/>
      </w:pPr>
      <w:r>
        <w:t>A possible delay between concentration and effect (</w:t>
      </w:r>
      <w:commentRangeStart w:id="12"/>
      <w:commentRangeStart w:id="1001153723"/>
      <w:r>
        <w:t>hysteresis</w:t>
      </w:r>
      <w:commentRangeEnd w:id="12"/>
      <w:r w:rsidR="0042038A">
        <w:rPr>
          <w:rStyle w:val="CommentReference"/>
          <w:sz w:val="21"/>
          <w:szCs w:val="21"/>
        </w:rPr>
        <w:commentReference w:id="12"/>
      </w:r>
      <w:commentRangeEnd w:id="1001153723"/>
      <w:r>
        <w:rPr>
          <w:rStyle w:val="CommentReference"/>
        </w:rPr>
        <w:commentReference w:id="1001153723"/>
      </w:r>
      <w:r>
        <w:t>) was assessed graphically by plotting the mean effect against the mean concentration at each nominal timepoint and connecting the points in time order. A wide counter-clockwise</w:t>
      </w:r>
      <w:r>
        <w:t xml:space="preserve"> loop indicates that the effect lags the concentration, whereas a narrow loop with the peak effect occurring near the peak concentration indicates no appreciable delay. This assessment was exploratory and descriptive; no delayed-effect (effect-compartment) model was fitted, and such modeling would be considered only if the graphical assessment indicated a meaningful delay.</w:t>
      </w:r>
    </w:p>
    <w:p w:rsidR="004D29B1" w:rsidRDefault="00650653" w14:paraId="1EFC1AE5" w14:textId="77777777">
      <w:pPr>
        <w:pStyle w:val="Heading3"/>
      </w:pPr>
      <w:r>
        <w:t>4.4.5 Hallucination</w:t>
      </w:r>
    </w:p>
    <w:p w:rsidR="004D29B1" w:rsidRDefault="00650653" w14:paraId="48A08667" w14:textId="231D83DA">
      <w:pPr>
        <w:spacing w:after="120" w:line="276" w:lineRule="auto"/>
        <w:jc w:val="both"/>
      </w:pPr>
      <w:r>
        <w:t xml:space="preserve">Incidence was analyzed by logistic regression on individual Cₘₐₓ and AUC₀₋∞. The probability of an </w:t>
      </w:r>
      <w:del w:author="Navita Mallalieu" w:date="2026-09-29T09:24:00Z" w16du:dateUtc="2026-09-29T13:24:00Z" w:id="13">
        <w:r w:rsidDel="0042038A">
          <w:delText xml:space="preserve">active </w:delText>
        </w:r>
      </w:del>
      <w:r>
        <w:t xml:space="preserve">episode at each PK sampling time was analyzed by logistic regression on the time-matched concentration (pooled across participants; odds ratio per 10 ng/mL presented), and the model-predicted probability was evaluated at 0 ng/mL and at the geometric mean Cₘₐₓ. The relationship between exposure and duration was evaluated by Spearman rank correlation and OLS regression of the longest episode duration and the </w:t>
      </w:r>
      <w:commentRangeStart w:id="14"/>
      <w:commentRangeStart w:id="856534671"/>
      <w:r>
        <w:t xml:space="preserve">per-participant total window </w:t>
      </w:r>
      <w:commentRangeEnd w:id="14"/>
      <w:r w:rsidR="0042038A">
        <w:rPr>
          <w:rStyle w:val="CommentReference"/>
          <w:sz w:val="21"/>
          <w:szCs w:val="21"/>
        </w:rPr>
        <w:commentReference w:id="14"/>
      </w:r>
      <w:commentRangeEnd w:id="856534671"/>
      <w:r>
        <w:rPr>
          <w:rStyle w:val="CommentReference"/>
        </w:rPr>
        <w:commentReference w:id="856534671"/>
      </w:r>
      <w:r>
        <w:t>on Cₘₐₓ, AUC₀₋∞, and terminal t½. Episode onset, duration, and resolution were summarized descriptively (median and IQR) overall and by preferred term and severity.</w:t>
      </w:r>
    </w:p>
    <w:p w:rsidR="004D29B1" w:rsidRDefault="00650653" w14:paraId="5150F4A2" w14:textId="77777777">
      <w:pPr>
        <w:pStyle w:val="Heading2"/>
      </w:pPr>
      <w:r>
        <w:t>4.5 Model Evaluation and Sensitivity Analyses</w:t>
      </w:r>
    </w:p>
    <w:p w:rsidR="004D29B1" w:rsidRDefault="00650653" w14:paraId="29C5D52D" w14:textId="77777777">
      <w:pPr>
        <w:spacing w:after="120" w:line="276" w:lineRule="auto"/>
        <w:jc w:val="both"/>
      </w:pPr>
      <w:r w:rsidR="00650653">
        <w:rPr/>
        <w:t xml:space="preserve">Model adequacy was assessed by visual inspection of fitted lines and 90% confidence bands against the observed data and against observed means by concentration quantile; by comparison of reference-corrected (ΔΔ) and baseline-corrected (single Δ) fits; by evaluation of optimizer sensitivity (estimates for ΔΔ endpoints were robust across optimizers); and by </w:t>
      </w:r>
      <w:del w:author="Tairan Yang" w:date="2026-10-01T15:38:30.004Z" w16du:dateUtc="2026-10-01T15:38:30.004Z" w:id="888131420">
        <w:r w:rsidDel="00650653">
          <w:delText>independent reproduction of</w:delText>
        </w:r>
      </w:del>
      <w:r w:rsidR="00650653">
        <w:rPr/>
        <w:t xml:space="preserve"> the estimates in </w:t>
      </w:r>
      <w:commentRangeStart w:id="15"/>
      <w:r w:rsidR="00650653">
        <w:rPr/>
        <w:t xml:space="preserve">a second software implementation </w:t>
      </w:r>
      <w:commentRangeEnd w:id="15"/>
      <w:r>
        <w:rPr>
          <w:rStyle w:val="CommentReference"/>
        </w:rPr>
        <w:commentReference w:id="15"/>
      </w:r>
      <w:commentRangeStart w:id="16"/>
      <w:r w:rsidR="00650653">
        <w:rPr/>
        <w:t xml:space="preserve">(Section 4.1). </w:t>
      </w:r>
      <w:commentRangeEnd w:id="16"/>
      <w:r>
        <w:rPr>
          <w:rStyle w:val="CommentReference"/>
        </w:rPr>
        <w:commentReference w:id="16"/>
      </w:r>
      <w:r w:rsidR="00650653">
        <w:rPr/>
        <w:t xml:space="preserve">All analyses were </w:t>
      </w:r>
      <w:r w:rsidR="00650653">
        <w:rPr/>
        <w:t>exploratory</w:t>
      </w:r>
      <w:r w:rsidR="00650653">
        <w:rPr/>
        <w:t xml:space="preserve"> and no adjustment for multiplicity was applied.</w:t>
      </w:r>
    </w:p>
    <w:p w:rsidR="004D29B1" w:rsidRDefault="00650653" w14:paraId="258FEF86" w14:textId="77777777">
      <w:pPr>
        <w:pStyle w:val="Heading1"/>
      </w:pPr>
      <w:r>
        <w:t>5. Results</w:t>
      </w:r>
    </w:p>
    <w:p w:rsidR="004D29B1" w:rsidRDefault="00650653" w14:paraId="1DE4A8CB" w14:textId="77777777">
      <w:pPr>
        <w:pStyle w:val="Heading2"/>
      </w:pPr>
      <w:r>
        <w:t xml:space="preserve">5.1 Blood </w:t>
      </w:r>
      <w:commentRangeStart w:id="17"/>
      <w:commentRangeStart w:id="2134921681"/>
      <w:r>
        <w:t>Pressure</w:t>
      </w:r>
      <w:commentRangeEnd w:id="17"/>
      <w:r w:rsidR="001C7779">
        <w:rPr>
          <w:rStyle w:val="CommentReference"/>
          <w:sz w:val="23"/>
          <w:szCs w:val="23"/>
        </w:rPr>
        <w:commentReference w:id="17"/>
      </w:r>
      <w:commentRangeEnd w:id="2134921681"/>
      <w:r>
        <w:rPr>
          <w:rStyle w:val="CommentReference"/>
        </w:rPr>
        <w:commentReference w:id="2134921681"/>
      </w:r>
    </w:p>
    <w:p w:rsidR="004D29B1" w:rsidRDefault="00650653" w14:paraId="682C47AA" w14:textId="73F5B18B">
      <w:pPr>
        <w:pStyle w:val="Heading3"/>
      </w:pPr>
      <w:r>
        <w:t>5.1.1 Within-Subject Concentration</w:t>
      </w:r>
      <w:r w:rsidR="00D57882">
        <w:t>-</w:t>
      </w:r>
      <w:r>
        <w:t>Response</w:t>
      </w:r>
    </w:p>
    <w:p w:rsidR="004D29B1" w:rsidRDefault="00650653" w14:paraId="05C62F62" w14:textId="77777777">
      <w:pPr>
        <w:spacing w:after="120" w:line="276" w:lineRule="auto"/>
        <w:jc w:val="both"/>
      </w:pPr>
      <w:r w:rsidR="00650653">
        <w:rPr/>
        <w:t>Reference-corrected SBP and DBP increased with time-matched CYB003 concentration (Table 4, Figure 1). The positive slope persisted after Day 1 reference correction and, for SBP, was steeper than the baseline-corrected (single Δ) slope, indicating a concentration-dependent effect that is not attributable to circadian variation or to the probe cocktail.</w:t>
      </w:r>
    </w:p>
    <w:p w:rsidR="6A1BD566" w:rsidP="6A1BD566" w:rsidRDefault="6A1BD566" w14:paraId="029052E0" w14:textId="43462634">
      <w:pPr>
        <w:spacing w:before="120" w:after="60"/>
        <w:rPr>
          <w:ins w:author="Tairan Yang" w:date="2026-10-01T15:51:28.248Z" w16du:dateUtc="2026-10-01T15:51:28.248Z" w:id="1393041056"/>
          <w:b w:val="1"/>
          <w:bCs w:val="1"/>
          <w:sz w:val="17"/>
          <w:szCs w:val="17"/>
        </w:rPr>
      </w:pPr>
    </w:p>
    <w:p w:rsidR="6A1BD566" w:rsidP="6A1BD566" w:rsidRDefault="6A1BD566" w14:paraId="2EEC0286" w14:textId="532B25BF">
      <w:pPr>
        <w:spacing w:before="120" w:after="60"/>
        <w:rPr>
          <w:ins w:author="Tairan Yang" w:date="2026-10-01T15:51:28.353Z" w16du:dateUtc="2026-10-01T15:51:28.353Z" w:id="678193762"/>
          <w:b w:val="1"/>
          <w:bCs w:val="1"/>
          <w:sz w:val="17"/>
          <w:szCs w:val="17"/>
        </w:rPr>
      </w:pPr>
    </w:p>
    <w:p w:rsidR="6A1BD566" w:rsidP="6A1BD566" w:rsidRDefault="6A1BD566" w14:paraId="138B7214" w14:textId="64FA1F32">
      <w:pPr>
        <w:spacing w:before="120" w:after="60"/>
        <w:rPr>
          <w:ins w:author="Tairan Yang" w:date="2026-10-01T15:51:28.504Z" w16du:dateUtc="2026-10-01T15:51:28.504Z" w:id="1781184677"/>
          <w:b w:val="1"/>
          <w:bCs w:val="1"/>
          <w:sz w:val="17"/>
          <w:szCs w:val="17"/>
        </w:rPr>
      </w:pPr>
    </w:p>
    <w:p w:rsidR="004D29B1" w:rsidRDefault="00650653" w14:paraId="1F14884A" w14:textId="77777777">
      <w:pPr>
        <w:spacing w:before="120" w:after="60"/>
      </w:pPr>
      <w:r>
        <w:rPr>
          <w:b/>
          <w:bCs/>
          <w:sz w:val="17"/>
          <w:szCs w:val="17"/>
        </w:rPr>
        <w:t>Table 4. Linear Mixed-Effects Model Estimates: ΔΔ Blood Pressure versus CYB003 Concentration</w:t>
      </w:r>
    </w:p>
    <w:tbl>
      <w:tblPr>
        <w:tblW w:w="93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1700"/>
        <w:gridCol w:w="3300"/>
        <w:gridCol w:w="1500"/>
        <w:gridCol w:w="1900"/>
        <w:gridCol w:w="900"/>
      </w:tblGrid>
      <w:tr w:rsidR="004D29B1" w:rsidTr="6A1BD566" w14:paraId="754BAE07" w14:textId="77777777">
        <w:trPr>
          <w:tblHeader/>
        </w:trPr>
        <w:tc>
          <w:tcPr>
            <w:tcW w:w="1700" w:type="dxa"/>
            <w:shd w:val="clear" w:color="auto" w:fill="1F3864"/>
            <w:tcMar>
              <w:top w:w="30" w:type="dxa"/>
              <w:left w:w="66" w:type="dxa"/>
              <w:bottom w:w="30" w:type="dxa"/>
              <w:right w:w="66" w:type="dxa"/>
            </w:tcMar>
          </w:tcPr>
          <w:p w:rsidR="004D29B1" w:rsidRDefault="00650653" w14:paraId="71BD2F82" w14:textId="77777777">
            <w:pPr>
              <w:spacing w:line="242" w:lineRule="auto"/>
            </w:pPr>
            <w:r>
              <w:rPr>
                <w:b/>
                <w:bCs/>
                <w:color w:val="FFFFFF"/>
                <w:sz w:val="15"/>
                <w:szCs w:val="15"/>
              </w:rPr>
              <w:t>Endpoint</w:t>
            </w:r>
          </w:p>
        </w:tc>
        <w:tc>
          <w:tcPr>
            <w:tcW w:w="3300" w:type="dxa"/>
            <w:shd w:val="clear" w:color="auto" w:fill="1F3864"/>
            <w:tcMar>
              <w:top w:w="30" w:type="dxa"/>
              <w:left w:w="66" w:type="dxa"/>
              <w:bottom w:w="30" w:type="dxa"/>
              <w:right w:w="66" w:type="dxa"/>
            </w:tcMar>
          </w:tcPr>
          <w:p w:rsidR="004D29B1" w:rsidRDefault="00650653" w14:paraId="01D48A03" w14:textId="77777777">
            <w:pPr>
              <w:spacing w:line="242" w:lineRule="auto"/>
            </w:pPr>
            <w:r>
              <w:rPr>
                <w:b/>
                <w:bCs/>
                <w:color w:val="FFFFFF"/>
                <w:sz w:val="15"/>
                <w:szCs w:val="15"/>
              </w:rPr>
              <w:t>Parameter</w:t>
            </w:r>
          </w:p>
        </w:tc>
        <w:tc>
          <w:tcPr>
            <w:tcW w:w="1500" w:type="dxa"/>
            <w:shd w:val="clear" w:color="auto" w:fill="1F3864"/>
            <w:tcMar>
              <w:top w:w="30" w:type="dxa"/>
              <w:left w:w="66" w:type="dxa"/>
              <w:bottom w:w="30" w:type="dxa"/>
              <w:right w:w="66" w:type="dxa"/>
            </w:tcMar>
          </w:tcPr>
          <w:p w:rsidR="004D29B1" w:rsidRDefault="00650653" w14:paraId="51BF4B43" w14:textId="77777777">
            <w:pPr>
              <w:spacing w:line="242" w:lineRule="auto"/>
              <w:jc w:val="center"/>
            </w:pPr>
            <w:r>
              <w:rPr>
                <w:b/>
                <w:bCs/>
                <w:color w:val="FFFFFF"/>
                <w:sz w:val="15"/>
                <w:szCs w:val="15"/>
              </w:rPr>
              <w:t>Estimate</w:t>
            </w:r>
          </w:p>
        </w:tc>
        <w:tc>
          <w:tcPr>
            <w:tcW w:w="1900" w:type="dxa"/>
            <w:shd w:val="clear" w:color="auto" w:fill="1F3864"/>
            <w:tcMar>
              <w:top w:w="30" w:type="dxa"/>
              <w:left w:w="66" w:type="dxa"/>
              <w:bottom w:w="30" w:type="dxa"/>
              <w:right w:w="66" w:type="dxa"/>
            </w:tcMar>
          </w:tcPr>
          <w:p w:rsidR="004D29B1" w:rsidRDefault="00650653" w14:paraId="32B72FB2" w14:textId="77777777">
            <w:pPr>
              <w:spacing w:line="242" w:lineRule="auto"/>
              <w:jc w:val="center"/>
            </w:pPr>
            <w:r>
              <w:rPr>
                <w:b/>
                <w:bCs/>
                <w:color w:val="FFFFFF"/>
                <w:sz w:val="15"/>
                <w:szCs w:val="15"/>
              </w:rPr>
              <w:t>90% CI</w:t>
            </w:r>
          </w:p>
        </w:tc>
        <w:tc>
          <w:tcPr>
            <w:tcW w:w="900" w:type="dxa"/>
            <w:shd w:val="clear" w:color="auto" w:fill="1F3864"/>
            <w:tcMar>
              <w:top w:w="30" w:type="dxa"/>
              <w:left w:w="66" w:type="dxa"/>
              <w:bottom w:w="30" w:type="dxa"/>
              <w:right w:w="66" w:type="dxa"/>
            </w:tcMar>
          </w:tcPr>
          <w:p w:rsidR="004D29B1" w:rsidRDefault="00650653" w14:paraId="38AD8ECA" w14:textId="77777777">
            <w:pPr>
              <w:spacing w:line="242" w:lineRule="auto"/>
              <w:jc w:val="center"/>
            </w:pPr>
            <w:r>
              <w:rPr>
                <w:b/>
                <w:bCs/>
                <w:color w:val="FFFFFF"/>
                <w:sz w:val="15"/>
                <w:szCs w:val="15"/>
              </w:rPr>
              <w:t>p-value</w:t>
            </w:r>
          </w:p>
        </w:tc>
      </w:tr>
      <w:tr w:rsidR="004D29B1" w:rsidTr="6A1BD566" w14:paraId="1ED8FAED" w14:textId="77777777">
        <w:tc>
          <w:tcPr>
            <w:tcW w:w="1700" w:type="dxa"/>
            <w:tcMar>
              <w:top w:w="30" w:type="dxa"/>
              <w:left w:w="66" w:type="dxa"/>
              <w:bottom w:w="30" w:type="dxa"/>
              <w:right w:w="66" w:type="dxa"/>
            </w:tcMar>
          </w:tcPr>
          <w:p w:rsidR="004D29B1" w:rsidRDefault="00650653" w14:paraId="736029CB" w14:textId="77777777">
            <w:pPr>
              <w:spacing w:line="242" w:lineRule="auto"/>
            </w:pPr>
            <w:r>
              <w:rPr>
                <w:color w:val="000000"/>
                <w:sz w:val="15"/>
                <w:szCs w:val="15"/>
              </w:rPr>
              <w:t>ΔΔ SBP</w:t>
            </w:r>
          </w:p>
        </w:tc>
        <w:tc>
          <w:tcPr>
            <w:tcW w:w="3300" w:type="dxa"/>
            <w:tcMar>
              <w:top w:w="30" w:type="dxa"/>
              <w:left w:w="66" w:type="dxa"/>
              <w:bottom w:w="30" w:type="dxa"/>
              <w:right w:w="66" w:type="dxa"/>
            </w:tcMar>
          </w:tcPr>
          <w:p w:rsidR="004D29B1" w:rsidRDefault="00650653" w14:paraId="4B303646" w14:textId="77777777">
            <w:pPr>
              <w:spacing w:line="242" w:lineRule="auto"/>
            </w:pPr>
            <w:r>
              <w:rPr>
                <w:color w:val="000000"/>
                <w:sz w:val="15"/>
                <w:szCs w:val="15"/>
              </w:rPr>
              <w:t>Slope (mmHg per ng/mL)</w:t>
            </w:r>
          </w:p>
        </w:tc>
        <w:tc>
          <w:tcPr>
            <w:tcW w:w="1500" w:type="dxa"/>
            <w:tcMar>
              <w:top w:w="30" w:type="dxa"/>
              <w:left w:w="66" w:type="dxa"/>
              <w:bottom w:w="30" w:type="dxa"/>
              <w:right w:w="66" w:type="dxa"/>
            </w:tcMar>
          </w:tcPr>
          <w:p w:rsidR="004D29B1" w:rsidRDefault="00650653" w14:paraId="139EFA11" w14:textId="77777777">
            <w:pPr>
              <w:spacing w:line="242" w:lineRule="auto"/>
              <w:jc w:val="center"/>
            </w:pPr>
            <w:r>
              <w:rPr>
                <w:color w:val="000000"/>
                <w:sz w:val="15"/>
                <w:szCs w:val="15"/>
              </w:rPr>
              <w:t>1.03</w:t>
            </w:r>
          </w:p>
        </w:tc>
        <w:tc>
          <w:tcPr>
            <w:tcW w:w="1900" w:type="dxa"/>
            <w:tcMar>
              <w:top w:w="30" w:type="dxa"/>
              <w:left w:w="66" w:type="dxa"/>
              <w:bottom w:w="30" w:type="dxa"/>
              <w:right w:w="66" w:type="dxa"/>
            </w:tcMar>
          </w:tcPr>
          <w:p w:rsidR="004D29B1" w:rsidRDefault="00650653" w14:paraId="54EC2176" w14:textId="77777777">
            <w:pPr>
              <w:spacing w:line="242" w:lineRule="auto"/>
              <w:jc w:val="center"/>
            </w:pPr>
            <w:r>
              <w:rPr>
                <w:color w:val="000000"/>
                <w:sz w:val="15"/>
                <w:szCs w:val="15"/>
              </w:rPr>
              <w:t>0.88, 1.17</w:t>
            </w:r>
          </w:p>
        </w:tc>
        <w:tc>
          <w:tcPr>
            <w:tcW w:w="900" w:type="dxa"/>
            <w:tcMar>
              <w:top w:w="30" w:type="dxa"/>
              <w:left w:w="66" w:type="dxa"/>
              <w:bottom w:w="30" w:type="dxa"/>
              <w:right w:w="66" w:type="dxa"/>
            </w:tcMar>
          </w:tcPr>
          <w:p w:rsidR="004D29B1" w:rsidRDefault="00650653" w14:paraId="01CC8A0E" w14:textId="77777777">
            <w:pPr>
              <w:spacing w:line="242" w:lineRule="auto"/>
              <w:jc w:val="center"/>
            </w:pPr>
            <w:r>
              <w:rPr>
                <w:color w:val="000000"/>
                <w:sz w:val="15"/>
                <w:szCs w:val="15"/>
              </w:rPr>
              <w:t>&lt; 0.001</w:t>
            </w:r>
          </w:p>
        </w:tc>
      </w:tr>
      <w:tr w:rsidR="004D29B1" w:rsidTr="6A1BD566" w14:paraId="68EC53F2" w14:textId="77777777">
        <w:tc>
          <w:tcPr>
            <w:tcW w:w="1700" w:type="dxa"/>
            <w:tcMar>
              <w:top w:w="30" w:type="dxa"/>
              <w:left w:w="66" w:type="dxa"/>
              <w:bottom w:w="30" w:type="dxa"/>
              <w:right w:w="66" w:type="dxa"/>
            </w:tcMar>
          </w:tcPr>
          <w:p w:rsidR="004D29B1" w:rsidRDefault="004D29B1" w14:paraId="051F26A7" w14:textId="77777777">
            <w:pPr>
              <w:spacing w:line="242" w:lineRule="auto"/>
            </w:pPr>
          </w:p>
        </w:tc>
        <w:tc>
          <w:tcPr>
            <w:tcW w:w="3300" w:type="dxa"/>
            <w:tcMar>
              <w:top w:w="30" w:type="dxa"/>
              <w:left w:w="66" w:type="dxa"/>
              <w:bottom w:w="30" w:type="dxa"/>
              <w:right w:w="66" w:type="dxa"/>
            </w:tcMar>
          </w:tcPr>
          <w:p w:rsidR="004D29B1" w:rsidRDefault="00650653" w14:paraId="171A82E7" w14:textId="77777777">
            <w:pPr>
              <w:spacing w:line="242" w:lineRule="auto"/>
            </w:pPr>
            <w:r w:rsidRPr="6A1BD566" w:rsidR="00650653">
              <w:rPr>
                <w:color w:val="000000" w:themeColor="text1" w:themeTint="FF" w:themeShade="FF"/>
                <w:sz w:val="15"/>
                <w:szCs w:val="15"/>
              </w:rPr>
              <w:t xml:space="preserve">Predicted ΔΔ at </w:t>
            </w:r>
            <w:commentRangeStart w:id="269061281"/>
            <w:r w:rsidRPr="6A1BD566" w:rsidR="00650653">
              <w:rPr>
                <w:color w:val="000000" w:themeColor="text1" w:themeTint="FF" w:themeShade="FF"/>
                <w:sz w:val="15"/>
                <w:szCs w:val="15"/>
              </w:rPr>
              <w:t>Cₘₐₓ 26.9</w:t>
            </w:r>
            <w:commentRangeEnd w:id="269061281"/>
            <w:r>
              <w:rPr>
                <w:rStyle w:val="CommentReference"/>
              </w:rPr>
              <w:commentReference w:id="269061281"/>
            </w:r>
            <w:r w:rsidRPr="6A1BD566" w:rsidR="00650653">
              <w:rPr>
                <w:color w:val="000000" w:themeColor="text1" w:themeTint="FF" w:themeShade="FF"/>
                <w:sz w:val="15"/>
                <w:szCs w:val="15"/>
              </w:rPr>
              <w:t xml:space="preserve"> ng/mL (mmHg)</w:t>
            </w:r>
          </w:p>
        </w:tc>
        <w:tc>
          <w:tcPr>
            <w:tcW w:w="1500" w:type="dxa"/>
            <w:tcMar>
              <w:top w:w="30" w:type="dxa"/>
              <w:left w:w="66" w:type="dxa"/>
              <w:bottom w:w="30" w:type="dxa"/>
              <w:right w:w="66" w:type="dxa"/>
            </w:tcMar>
          </w:tcPr>
          <w:p w:rsidR="004D29B1" w:rsidRDefault="00650653" w14:paraId="6F1C8E2A" w14:textId="77777777">
            <w:pPr>
              <w:spacing w:line="242" w:lineRule="auto"/>
              <w:jc w:val="center"/>
            </w:pPr>
            <w:r>
              <w:rPr>
                <w:color w:val="000000"/>
                <w:sz w:val="15"/>
                <w:szCs w:val="15"/>
              </w:rPr>
              <w:t>24.8</w:t>
            </w:r>
          </w:p>
        </w:tc>
        <w:tc>
          <w:tcPr>
            <w:tcW w:w="1900" w:type="dxa"/>
            <w:tcMar>
              <w:top w:w="30" w:type="dxa"/>
              <w:left w:w="66" w:type="dxa"/>
              <w:bottom w:w="30" w:type="dxa"/>
              <w:right w:w="66" w:type="dxa"/>
            </w:tcMar>
          </w:tcPr>
          <w:p w:rsidR="004D29B1" w:rsidRDefault="00650653" w14:paraId="3586CE94" w14:textId="77777777">
            <w:pPr>
              <w:spacing w:line="242" w:lineRule="auto"/>
              <w:jc w:val="center"/>
            </w:pPr>
            <w:r>
              <w:rPr>
                <w:color w:val="000000"/>
                <w:sz w:val="15"/>
                <w:szCs w:val="15"/>
              </w:rPr>
              <w:t>21.0, 28.5</w:t>
            </w:r>
          </w:p>
        </w:tc>
        <w:tc>
          <w:tcPr>
            <w:tcW w:w="900" w:type="dxa"/>
            <w:tcMar>
              <w:top w:w="30" w:type="dxa"/>
              <w:left w:w="66" w:type="dxa"/>
              <w:bottom w:w="30" w:type="dxa"/>
              <w:right w:w="66" w:type="dxa"/>
            </w:tcMar>
          </w:tcPr>
          <w:p w:rsidR="004D29B1" w:rsidRDefault="00650653" w14:paraId="0FAFDE35" w14:textId="77777777">
            <w:pPr>
              <w:spacing w:line="242" w:lineRule="auto"/>
              <w:jc w:val="center"/>
            </w:pPr>
            <w:r>
              <w:rPr>
                <w:color w:val="000000"/>
                <w:sz w:val="15"/>
                <w:szCs w:val="15"/>
              </w:rPr>
              <w:t>—</w:t>
            </w:r>
          </w:p>
        </w:tc>
      </w:tr>
      <w:tr w:rsidR="004D29B1" w:rsidTr="6A1BD566" w14:paraId="61C3573F" w14:textId="77777777">
        <w:tc>
          <w:tcPr>
            <w:tcW w:w="1700" w:type="dxa"/>
            <w:tcMar>
              <w:top w:w="30" w:type="dxa"/>
              <w:left w:w="66" w:type="dxa"/>
              <w:bottom w:w="30" w:type="dxa"/>
              <w:right w:w="66" w:type="dxa"/>
            </w:tcMar>
          </w:tcPr>
          <w:p w:rsidR="004D29B1" w:rsidRDefault="004D29B1" w14:paraId="4D5D49B3" w14:textId="77777777">
            <w:pPr>
              <w:spacing w:line="242" w:lineRule="auto"/>
            </w:pPr>
          </w:p>
        </w:tc>
        <w:tc>
          <w:tcPr>
            <w:tcW w:w="3300" w:type="dxa"/>
            <w:tcMar>
              <w:top w:w="30" w:type="dxa"/>
              <w:left w:w="66" w:type="dxa"/>
              <w:bottom w:w="30" w:type="dxa"/>
              <w:right w:w="66" w:type="dxa"/>
            </w:tcMar>
          </w:tcPr>
          <w:p w:rsidR="004D29B1" w:rsidRDefault="00650653" w14:paraId="0EE12941" w14:textId="77777777">
            <w:pPr>
              <w:spacing w:line="242" w:lineRule="auto"/>
            </w:pPr>
            <w:del w:author="Tairan Yang" w:date="2026-10-01T15:57:03.609Z" w16du:dateUtc="2026-10-01T15:57:03.609Z" w:id="1621969256">
              <w:r w:rsidRPr="6A1BD566" w:rsidDel="00650653">
                <w:rPr>
                  <w:color w:val="000000" w:themeColor="text1" w:themeTint="FF" w:themeShade="FF"/>
                  <w:sz w:val="15"/>
                  <w:szCs w:val="15"/>
                </w:rPr>
                <w:delText>Predicted ΔΔ at Cₘₐₓ 43.0 ng/mL (mmHg)</w:delText>
              </w:r>
            </w:del>
          </w:p>
        </w:tc>
        <w:tc>
          <w:tcPr>
            <w:tcW w:w="1500" w:type="dxa"/>
            <w:tcMar>
              <w:top w:w="30" w:type="dxa"/>
              <w:left w:w="66" w:type="dxa"/>
              <w:bottom w:w="30" w:type="dxa"/>
              <w:right w:w="66" w:type="dxa"/>
            </w:tcMar>
          </w:tcPr>
          <w:p w:rsidR="004D29B1" w:rsidRDefault="00650653" w14:paraId="6EF85231" w14:textId="77777777">
            <w:pPr>
              <w:spacing w:line="242" w:lineRule="auto"/>
              <w:jc w:val="center"/>
            </w:pPr>
            <w:del w:author="Tairan Yang" w:date="2026-10-01T15:57:03.609Z" w16du:dateUtc="2026-10-01T15:57:03.609Z" w:id="40629922">
              <w:r w:rsidRPr="6A1BD566" w:rsidDel="00650653">
                <w:rPr>
                  <w:color w:val="000000" w:themeColor="text1" w:themeTint="FF" w:themeShade="FF"/>
                  <w:sz w:val="15"/>
                  <w:szCs w:val="15"/>
                </w:rPr>
                <w:delText>41.3</w:delText>
              </w:r>
            </w:del>
          </w:p>
        </w:tc>
        <w:tc>
          <w:tcPr>
            <w:tcW w:w="1900" w:type="dxa"/>
            <w:tcMar>
              <w:top w:w="30" w:type="dxa"/>
              <w:left w:w="66" w:type="dxa"/>
              <w:bottom w:w="30" w:type="dxa"/>
              <w:right w:w="66" w:type="dxa"/>
            </w:tcMar>
          </w:tcPr>
          <w:p w:rsidR="004D29B1" w:rsidRDefault="00650653" w14:paraId="477608C1" w14:textId="77777777">
            <w:pPr>
              <w:spacing w:line="242" w:lineRule="auto"/>
              <w:jc w:val="center"/>
            </w:pPr>
            <w:del w:author="Tairan Yang" w:date="2026-10-01T15:57:03.608Z" w16du:dateUtc="2026-10-01T15:57:03.608Z" w:id="1723031076">
              <w:r w:rsidRPr="6A1BD566" w:rsidDel="00650653">
                <w:rPr>
                  <w:color w:val="000000" w:themeColor="text1" w:themeTint="FF" w:themeShade="FF"/>
                  <w:sz w:val="15"/>
                  <w:szCs w:val="15"/>
                </w:rPr>
                <w:delText>—</w:delText>
              </w:r>
            </w:del>
          </w:p>
        </w:tc>
        <w:tc>
          <w:tcPr>
            <w:tcW w:w="900" w:type="dxa"/>
            <w:tcMar>
              <w:top w:w="30" w:type="dxa"/>
              <w:left w:w="66" w:type="dxa"/>
              <w:bottom w:w="30" w:type="dxa"/>
              <w:right w:w="66" w:type="dxa"/>
            </w:tcMar>
          </w:tcPr>
          <w:p w:rsidR="004D29B1" w:rsidRDefault="00650653" w14:paraId="163A9DC5" w14:textId="77777777">
            <w:pPr>
              <w:spacing w:line="242" w:lineRule="auto"/>
              <w:jc w:val="center"/>
            </w:pPr>
            <w:del w:author="Tairan Yang" w:date="2026-10-01T15:57:03.607Z" w16du:dateUtc="2026-10-01T15:57:03.607Z" w:id="1448824958">
              <w:r w:rsidRPr="6A1BD566" w:rsidDel="00650653">
                <w:rPr>
                  <w:color w:val="000000" w:themeColor="text1" w:themeTint="FF" w:themeShade="FF"/>
                  <w:sz w:val="15"/>
                  <w:szCs w:val="15"/>
                </w:rPr>
                <w:delText>—</w:delText>
              </w:r>
            </w:del>
          </w:p>
        </w:tc>
      </w:tr>
      <w:tr w:rsidR="004D29B1" w:rsidTr="6A1BD566" w14:paraId="0134D709" w14:textId="77777777">
        <w:tc>
          <w:tcPr>
            <w:tcW w:w="1700" w:type="dxa"/>
            <w:tcMar>
              <w:top w:w="30" w:type="dxa"/>
              <w:left w:w="66" w:type="dxa"/>
              <w:bottom w:w="30" w:type="dxa"/>
              <w:right w:w="66" w:type="dxa"/>
            </w:tcMar>
          </w:tcPr>
          <w:p w:rsidR="004D29B1" w:rsidRDefault="004D29B1" w14:paraId="1DF6ED12" w14:textId="77777777">
            <w:pPr>
              <w:spacing w:line="242" w:lineRule="auto"/>
            </w:pPr>
          </w:p>
        </w:tc>
        <w:tc>
          <w:tcPr>
            <w:tcW w:w="3300" w:type="dxa"/>
            <w:tcMar>
              <w:top w:w="30" w:type="dxa"/>
              <w:left w:w="66" w:type="dxa"/>
              <w:bottom w:w="30" w:type="dxa"/>
              <w:right w:w="66" w:type="dxa"/>
            </w:tcMar>
          </w:tcPr>
          <w:p w:rsidR="004D29B1" w:rsidRDefault="00650653" w14:paraId="24F19592" w14:textId="77777777">
            <w:pPr>
              <w:spacing w:line="242" w:lineRule="auto"/>
            </w:pPr>
            <w:r>
              <w:rPr>
                <w:color w:val="000000"/>
                <w:sz w:val="15"/>
                <w:szCs w:val="15"/>
              </w:rPr>
              <w:t>Baseline-corrected (single Δ) slope, for reference</w:t>
            </w:r>
          </w:p>
        </w:tc>
        <w:tc>
          <w:tcPr>
            <w:tcW w:w="1500" w:type="dxa"/>
            <w:tcMar>
              <w:top w:w="30" w:type="dxa"/>
              <w:left w:w="66" w:type="dxa"/>
              <w:bottom w:w="30" w:type="dxa"/>
              <w:right w:w="66" w:type="dxa"/>
            </w:tcMar>
          </w:tcPr>
          <w:p w:rsidR="004D29B1" w:rsidRDefault="00650653" w14:paraId="6303C732" w14:textId="77777777">
            <w:pPr>
              <w:spacing w:line="242" w:lineRule="auto"/>
              <w:jc w:val="center"/>
            </w:pPr>
            <w:commentRangeStart w:id="18"/>
            <w:r>
              <w:rPr>
                <w:color w:val="000000"/>
                <w:sz w:val="15"/>
                <w:szCs w:val="15"/>
              </w:rPr>
              <w:t>0.91</w:t>
            </w:r>
            <w:commentRangeEnd w:id="18"/>
            <w:r w:rsidR="00D10230">
              <w:rPr>
                <w:rStyle w:val="CommentReference"/>
                <w:sz w:val="21"/>
                <w:szCs w:val="21"/>
              </w:rPr>
              <w:commentReference w:id="18"/>
            </w:r>
          </w:p>
        </w:tc>
        <w:tc>
          <w:tcPr>
            <w:tcW w:w="1900" w:type="dxa"/>
            <w:tcMar>
              <w:top w:w="30" w:type="dxa"/>
              <w:left w:w="66" w:type="dxa"/>
              <w:bottom w:w="30" w:type="dxa"/>
              <w:right w:w="66" w:type="dxa"/>
            </w:tcMar>
          </w:tcPr>
          <w:p w:rsidR="004D29B1" w:rsidRDefault="00650653" w14:paraId="22FDBC1B" w14:textId="77777777">
            <w:pPr>
              <w:spacing w:line="242" w:lineRule="auto"/>
              <w:jc w:val="center"/>
            </w:pPr>
            <w:r>
              <w:rPr>
                <w:color w:val="000000"/>
                <w:sz w:val="15"/>
                <w:szCs w:val="15"/>
              </w:rPr>
              <w:t>0.78, 1.05</w:t>
            </w:r>
          </w:p>
        </w:tc>
        <w:tc>
          <w:tcPr>
            <w:tcW w:w="900" w:type="dxa"/>
            <w:tcMar>
              <w:top w:w="30" w:type="dxa"/>
              <w:left w:w="66" w:type="dxa"/>
              <w:bottom w:w="30" w:type="dxa"/>
              <w:right w:w="66" w:type="dxa"/>
            </w:tcMar>
          </w:tcPr>
          <w:p w:rsidR="004D29B1" w:rsidRDefault="00650653" w14:paraId="7B2623B5" w14:textId="77777777">
            <w:pPr>
              <w:spacing w:line="242" w:lineRule="auto"/>
              <w:jc w:val="center"/>
            </w:pPr>
            <w:r>
              <w:rPr>
                <w:color w:val="000000"/>
                <w:sz w:val="15"/>
                <w:szCs w:val="15"/>
              </w:rPr>
              <w:t>&lt; 0.001</w:t>
            </w:r>
          </w:p>
        </w:tc>
      </w:tr>
      <w:tr w:rsidR="004D29B1" w:rsidTr="6A1BD566" w14:paraId="159CC55A" w14:textId="77777777">
        <w:tc>
          <w:tcPr>
            <w:tcW w:w="1700" w:type="dxa"/>
            <w:tcMar>
              <w:top w:w="30" w:type="dxa"/>
              <w:left w:w="66" w:type="dxa"/>
              <w:bottom w:w="30" w:type="dxa"/>
              <w:right w:w="66" w:type="dxa"/>
            </w:tcMar>
          </w:tcPr>
          <w:p w:rsidR="004D29B1" w:rsidRDefault="00650653" w14:paraId="632A268B" w14:textId="77777777">
            <w:pPr>
              <w:spacing w:line="242" w:lineRule="auto"/>
            </w:pPr>
            <w:r>
              <w:rPr>
                <w:color w:val="000000"/>
                <w:sz w:val="15"/>
                <w:szCs w:val="15"/>
              </w:rPr>
              <w:t>ΔΔ DBP</w:t>
            </w:r>
          </w:p>
        </w:tc>
        <w:tc>
          <w:tcPr>
            <w:tcW w:w="3300" w:type="dxa"/>
            <w:tcMar>
              <w:top w:w="30" w:type="dxa"/>
              <w:left w:w="66" w:type="dxa"/>
              <w:bottom w:w="30" w:type="dxa"/>
              <w:right w:w="66" w:type="dxa"/>
            </w:tcMar>
          </w:tcPr>
          <w:p w:rsidR="004D29B1" w:rsidRDefault="00650653" w14:paraId="63159E21" w14:textId="77777777">
            <w:pPr>
              <w:spacing w:line="242" w:lineRule="auto"/>
            </w:pPr>
            <w:r>
              <w:rPr>
                <w:color w:val="000000"/>
                <w:sz w:val="15"/>
                <w:szCs w:val="15"/>
              </w:rPr>
              <w:t>Slope (mmHg per ng/mL)</w:t>
            </w:r>
          </w:p>
        </w:tc>
        <w:tc>
          <w:tcPr>
            <w:tcW w:w="1500" w:type="dxa"/>
            <w:tcMar>
              <w:top w:w="30" w:type="dxa"/>
              <w:left w:w="66" w:type="dxa"/>
              <w:bottom w:w="30" w:type="dxa"/>
              <w:right w:w="66" w:type="dxa"/>
            </w:tcMar>
          </w:tcPr>
          <w:p w:rsidR="004D29B1" w:rsidRDefault="00650653" w14:paraId="4F60320D" w14:textId="77777777">
            <w:pPr>
              <w:spacing w:line="242" w:lineRule="auto"/>
              <w:jc w:val="center"/>
            </w:pPr>
            <w:r>
              <w:rPr>
                <w:color w:val="000000"/>
                <w:sz w:val="15"/>
                <w:szCs w:val="15"/>
              </w:rPr>
              <w:t>0.57</w:t>
            </w:r>
          </w:p>
        </w:tc>
        <w:tc>
          <w:tcPr>
            <w:tcW w:w="1900" w:type="dxa"/>
            <w:tcMar>
              <w:top w:w="30" w:type="dxa"/>
              <w:left w:w="66" w:type="dxa"/>
              <w:bottom w:w="30" w:type="dxa"/>
              <w:right w:w="66" w:type="dxa"/>
            </w:tcMar>
          </w:tcPr>
          <w:p w:rsidR="004D29B1" w:rsidRDefault="00650653" w14:paraId="386D034D" w14:textId="77777777">
            <w:pPr>
              <w:spacing w:line="242" w:lineRule="auto"/>
              <w:jc w:val="center"/>
            </w:pPr>
            <w:r>
              <w:rPr>
                <w:color w:val="000000"/>
                <w:sz w:val="15"/>
                <w:szCs w:val="15"/>
              </w:rPr>
              <w:t>0.47, 0.66</w:t>
            </w:r>
          </w:p>
        </w:tc>
        <w:tc>
          <w:tcPr>
            <w:tcW w:w="900" w:type="dxa"/>
            <w:tcMar>
              <w:top w:w="30" w:type="dxa"/>
              <w:left w:w="66" w:type="dxa"/>
              <w:bottom w:w="30" w:type="dxa"/>
              <w:right w:w="66" w:type="dxa"/>
            </w:tcMar>
          </w:tcPr>
          <w:p w:rsidR="004D29B1" w:rsidRDefault="00650653" w14:paraId="49246E00" w14:textId="77777777">
            <w:pPr>
              <w:spacing w:line="242" w:lineRule="auto"/>
              <w:jc w:val="center"/>
            </w:pPr>
            <w:r>
              <w:rPr>
                <w:color w:val="000000"/>
                <w:sz w:val="15"/>
                <w:szCs w:val="15"/>
              </w:rPr>
              <w:t>&lt; 0.001</w:t>
            </w:r>
          </w:p>
        </w:tc>
      </w:tr>
      <w:tr w:rsidR="004D29B1" w:rsidTr="6A1BD566" w14:paraId="305BEE9E" w14:textId="77777777">
        <w:tc>
          <w:tcPr>
            <w:tcW w:w="1700" w:type="dxa"/>
            <w:tcMar>
              <w:top w:w="30" w:type="dxa"/>
              <w:left w:w="66" w:type="dxa"/>
              <w:bottom w:w="30" w:type="dxa"/>
              <w:right w:w="66" w:type="dxa"/>
            </w:tcMar>
          </w:tcPr>
          <w:p w:rsidR="004D29B1" w:rsidRDefault="004D29B1" w14:paraId="3A4BCEE2" w14:textId="77777777">
            <w:pPr>
              <w:spacing w:line="242" w:lineRule="auto"/>
            </w:pPr>
          </w:p>
        </w:tc>
        <w:tc>
          <w:tcPr>
            <w:tcW w:w="3300" w:type="dxa"/>
            <w:tcMar>
              <w:top w:w="30" w:type="dxa"/>
              <w:left w:w="66" w:type="dxa"/>
              <w:bottom w:w="30" w:type="dxa"/>
              <w:right w:w="66" w:type="dxa"/>
            </w:tcMar>
          </w:tcPr>
          <w:p w:rsidR="004D29B1" w:rsidRDefault="00650653" w14:paraId="094C8EFE" w14:textId="77777777">
            <w:pPr>
              <w:spacing w:line="242" w:lineRule="auto"/>
            </w:pPr>
            <w:r>
              <w:rPr>
                <w:color w:val="000000"/>
                <w:sz w:val="15"/>
                <w:szCs w:val="15"/>
              </w:rPr>
              <w:t xml:space="preserve">Predicted ΔΔ at Cₘₐₓ </w:t>
            </w:r>
            <w:commentRangeStart w:id="19"/>
            <w:commentRangeStart w:id="1103027003"/>
            <w:r>
              <w:rPr>
                <w:color w:val="000000"/>
                <w:sz w:val="15"/>
                <w:szCs w:val="15"/>
              </w:rPr>
              <w:t>26</w:t>
            </w:r>
            <w:commentRangeEnd w:id="19"/>
            <w:r w:rsidR="0042038A">
              <w:rPr>
                <w:rStyle w:val="CommentReference"/>
                <w:color w:val="000000"/>
                <w:sz w:val="15"/>
                <w:szCs w:val="15"/>
              </w:rPr>
              <w:commentReference w:id="19"/>
            </w:r>
            <w:commentRangeEnd w:id="1103027003"/>
            <w:r>
              <w:rPr>
                <w:rStyle w:val="CommentReference"/>
              </w:rPr>
              <w:commentReference w:id="1103027003"/>
            </w:r>
            <w:r>
              <w:rPr>
                <w:color w:val="000000"/>
                <w:sz w:val="15"/>
                <w:szCs w:val="15"/>
              </w:rPr>
              <w:t>.9 ng/mL (mmHg)</w:t>
            </w:r>
          </w:p>
        </w:tc>
        <w:tc>
          <w:tcPr>
            <w:tcW w:w="1500" w:type="dxa"/>
            <w:tcMar>
              <w:top w:w="30" w:type="dxa"/>
              <w:left w:w="66" w:type="dxa"/>
              <w:bottom w:w="30" w:type="dxa"/>
              <w:right w:w="66" w:type="dxa"/>
            </w:tcMar>
          </w:tcPr>
          <w:p w:rsidR="004D29B1" w:rsidRDefault="00650653" w14:paraId="59166669" w14:textId="77777777">
            <w:pPr>
              <w:spacing w:line="242" w:lineRule="auto"/>
              <w:jc w:val="center"/>
            </w:pPr>
            <w:r>
              <w:rPr>
                <w:color w:val="000000"/>
                <w:sz w:val="15"/>
                <w:szCs w:val="15"/>
              </w:rPr>
              <w:t>13.6</w:t>
            </w:r>
          </w:p>
        </w:tc>
        <w:tc>
          <w:tcPr>
            <w:tcW w:w="1900" w:type="dxa"/>
            <w:tcMar>
              <w:top w:w="30" w:type="dxa"/>
              <w:left w:w="66" w:type="dxa"/>
              <w:bottom w:w="30" w:type="dxa"/>
              <w:right w:w="66" w:type="dxa"/>
            </w:tcMar>
          </w:tcPr>
          <w:p w:rsidR="004D29B1" w:rsidRDefault="00650653" w14:paraId="4B63B691" w14:textId="77777777">
            <w:pPr>
              <w:spacing w:line="242" w:lineRule="auto"/>
              <w:jc w:val="center"/>
            </w:pPr>
            <w:r>
              <w:rPr>
                <w:color w:val="000000"/>
                <w:sz w:val="15"/>
                <w:szCs w:val="15"/>
              </w:rPr>
              <w:t>11.2, 15.9</w:t>
            </w:r>
          </w:p>
        </w:tc>
        <w:tc>
          <w:tcPr>
            <w:tcW w:w="900" w:type="dxa"/>
            <w:tcMar>
              <w:top w:w="30" w:type="dxa"/>
              <w:left w:w="66" w:type="dxa"/>
              <w:bottom w:w="30" w:type="dxa"/>
              <w:right w:w="66" w:type="dxa"/>
            </w:tcMar>
          </w:tcPr>
          <w:p w:rsidR="004D29B1" w:rsidRDefault="00650653" w14:paraId="4B5FAC25" w14:textId="77777777">
            <w:pPr>
              <w:spacing w:line="242" w:lineRule="auto"/>
              <w:jc w:val="center"/>
            </w:pPr>
            <w:r>
              <w:rPr>
                <w:color w:val="000000"/>
                <w:sz w:val="15"/>
                <w:szCs w:val="15"/>
              </w:rPr>
              <w:t>—</w:t>
            </w:r>
          </w:p>
        </w:tc>
      </w:tr>
      <w:tr w:rsidR="004D29B1" w:rsidTr="6A1BD566" w14:paraId="0AAC23C6" w14:textId="77777777">
        <w:tc>
          <w:tcPr>
            <w:tcW w:w="1700" w:type="dxa"/>
            <w:tcMar>
              <w:top w:w="30" w:type="dxa"/>
              <w:left w:w="66" w:type="dxa"/>
              <w:bottom w:w="30" w:type="dxa"/>
              <w:right w:w="66" w:type="dxa"/>
            </w:tcMar>
          </w:tcPr>
          <w:p w:rsidR="004D29B1" w:rsidRDefault="004D29B1" w14:paraId="51DE01CF" w14:textId="77777777">
            <w:pPr>
              <w:spacing w:line="242" w:lineRule="auto"/>
            </w:pPr>
          </w:p>
        </w:tc>
        <w:tc>
          <w:tcPr>
            <w:tcW w:w="3300" w:type="dxa"/>
            <w:tcMar>
              <w:top w:w="30" w:type="dxa"/>
              <w:left w:w="66" w:type="dxa"/>
              <w:bottom w:w="30" w:type="dxa"/>
              <w:right w:w="66" w:type="dxa"/>
            </w:tcMar>
          </w:tcPr>
          <w:p w:rsidR="004D29B1" w:rsidRDefault="00650653" w14:paraId="4CF836F1" w14:textId="77777777">
            <w:pPr>
              <w:spacing w:line="242" w:lineRule="auto"/>
            </w:pPr>
            <w:r>
              <w:rPr>
                <w:color w:val="000000"/>
                <w:sz w:val="15"/>
                <w:szCs w:val="15"/>
              </w:rPr>
              <w:t>Baseline-corrected (single Δ) slope, for reference</w:t>
            </w:r>
          </w:p>
        </w:tc>
        <w:tc>
          <w:tcPr>
            <w:tcW w:w="1500" w:type="dxa"/>
            <w:tcMar>
              <w:top w:w="30" w:type="dxa"/>
              <w:left w:w="66" w:type="dxa"/>
              <w:bottom w:w="30" w:type="dxa"/>
              <w:right w:w="66" w:type="dxa"/>
            </w:tcMar>
          </w:tcPr>
          <w:p w:rsidR="004D29B1" w:rsidRDefault="00650653" w14:paraId="6960A619" w14:textId="77777777">
            <w:pPr>
              <w:spacing w:line="242" w:lineRule="auto"/>
              <w:jc w:val="center"/>
            </w:pPr>
            <w:r>
              <w:rPr>
                <w:color w:val="000000"/>
                <w:sz w:val="15"/>
                <w:szCs w:val="15"/>
              </w:rPr>
              <w:t>0.65</w:t>
            </w:r>
          </w:p>
        </w:tc>
        <w:tc>
          <w:tcPr>
            <w:tcW w:w="1900" w:type="dxa"/>
            <w:tcMar>
              <w:top w:w="30" w:type="dxa"/>
              <w:left w:w="66" w:type="dxa"/>
              <w:bottom w:w="30" w:type="dxa"/>
              <w:right w:w="66" w:type="dxa"/>
            </w:tcMar>
          </w:tcPr>
          <w:p w:rsidR="004D29B1" w:rsidRDefault="00650653" w14:paraId="3BD0F229" w14:textId="77777777">
            <w:pPr>
              <w:spacing w:line="242" w:lineRule="auto"/>
              <w:jc w:val="center"/>
            </w:pPr>
            <w:r>
              <w:rPr>
                <w:color w:val="000000"/>
                <w:sz w:val="15"/>
                <w:szCs w:val="15"/>
              </w:rPr>
              <w:t>0.56, 0.75</w:t>
            </w:r>
          </w:p>
        </w:tc>
        <w:tc>
          <w:tcPr>
            <w:tcW w:w="900" w:type="dxa"/>
            <w:tcMar>
              <w:top w:w="30" w:type="dxa"/>
              <w:left w:w="66" w:type="dxa"/>
              <w:bottom w:w="30" w:type="dxa"/>
              <w:right w:w="66" w:type="dxa"/>
            </w:tcMar>
          </w:tcPr>
          <w:p w:rsidR="004D29B1" w:rsidRDefault="00650653" w14:paraId="59E6EA02" w14:textId="77777777">
            <w:pPr>
              <w:spacing w:line="242" w:lineRule="auto"/>
              <w:jc w:val="center"/>
            </w:pPr>
            <w:r>
              <w:rPr>
                <w:color w:val="000000"/>
                <w:sz w:val="15"/>
                <w:szCs w:val="15"/>
              </w:rPr>
              <w:t>&lt; 0.001</w:t>
            </w:r>
          </w:p>
        </w:tc>
      </w:tr>
    </w:tbl>
    <w:p w:rsidR="004D29B1" w:rsidRDefault="00650653" w14:paraId="08E51CA1" w14:textId="77777777">
      <w:pPr>
        <w:spacing w:before="20" w:after="150"/>
      </w:pPr>
      <w:r>
        <w:rPr>
          <w:i/>
          <w:iCs/>
          <w:color w:val="595959"/>
          <w:sz w:val="14"/>
          <w:szCs w:val="14"/>
        </w:rPr>
        <w:t xml:space="preserve">N = 222 </w:t>
      </w:r>
      <w:commentRangeStart w:id="20"/>
      <w:r>
        <w:rPr>
          <w:i/>
          <w:iCs/>
          <w:color w:val="595959"/>
          <w:sz w:val="14"/>
          <w:szCs w:val="14"/>
        </w:rPr>
        <w:t xml:space="preserve">observations </w:t>
      </w:r>
      <w:commentRangeEnd w:id="20"/>
      <w:r w:rsidR="0042038A">
        <w:rPr>
          <w:rStyle w:val="CommentReference"/>
          <w:i/>
          <w:iCs/>
          <w:color w:val="595959"/>
          <w:sz w:val="14"/>
          <w:szCs w:val="14"/>
        </w:rPr>
        <w:commentReference w:id="20"/>
      </w:r>
      <w:r>
        <w:rPr>
          <w:i/>
          <w:iCs/>
          <w:color w:val="595959"/>
          <w:sz w:val="14"/>
          <w:szCs w:val="14"/>
        </w:rPr>
        <w:t>from 34 participants. REML estimation; participant-specific random intercept; concentration centered at the overall mean. CIs by the delta method.</w:t>
      </w:r>
    </w:p>
    <w:p w:rsidR="004D29B1" w:rsidRDefault="00650653" w14:paraId="5887FAB8" w14:textId="77777777">
      <w:pPr>
        <w:spacing w:before="80" w:after="20"/>
        <w:jc w:val="center"/>
      </w:pPr>
      <w:r>
        <w:rPr>
          <w:noProof/>
        </w:rPr>
        <w:lastRenderedPageBreak/>
        <w:drawing>
          <wp:inline distT="0" distB="0" distL="0" distR="0" wp14:anchorId="6EA4BE2A" wp14:editId="4120434D">
            <wp:extent cx="59436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228850"/>
                    </a:xfrm>
                    <a:prstGeom prst="rect">
                      <a:avLst/>
                    </a:prstGeom>
                  </pic:spPr>
                </pic:pic>
              </a:graphicData>
            </a:graphic>
          </wp:inline>
        </w:drawing>
      </w:r>
    </w:p>
    <w:p w:rsidR="004D29B1" w:rsidRDefault="00650653" w14:paraId="73AA4174" w14:textId="77777777">
      <w:pPr>
        <w:spacing w:before="40" w:after="160"/>
        <w:jc w:val="center"/>
      </w:pPr>
      <w:commentRangeStart w:id="21"/>
      <w:r>
        <w:rPr>
          <w:b/>
          <w:bCs/>
          <w:sz w:val="16"/>
          <w:szCs w:val="16"/>
        </w:rPr>
        <w:t xml:space="preserve">Figure </w:t>
      </w:r>
      <w:commentRangeEnd w:id="21"/>
      <w:r w:rsidR="0042038A">
        <w:rPr>
          <w:rStyle w:val="CommentReference"/>
          <w:b/>
          <w:bCs/>
        </w:rPr>
        <w:commentReference w:id="21"/>
      </w:r>
      <w:r>
        <w:rPr>
          <w:b/>
          <w:bCs/>
          <w:sz w:val="16"/>
          <w:szCs w:val="16"/>
        </w:rPr>
        <w:t>1. ΔΔ SBP (left) and ΔΔ DBP (right) versus Time-Matched CYB003 Concentration</w:t>
      </w:r>
    </w:p>
    <w:p w:rsidR="004D29B1" w:rsidRDefault="00650653" w14:paraId="659DEC76" w14:textId="77777777">
      <w:pPr>
        <w:spacing w:before="20" w:after="150"/>
      </w:pPr>
      <w:r>
        <w:rPr>
          <w:i/>
          <w:iCs/>
          <w:color w:val="595959"/>
          <w:sz w:val="14"/>
          <w:szCs w:val="14"/>
        </w:rPr>
        <w:t>Points: individual ΔΔ observations. Solid line and shaded band: Day 1 reference-corrected LME fit with 90% CI. Dashed line: baseline-corrected (single Δ) fit. Vertical dashed line: geometric mean Cₘₐₓ.</w:t>
      </w:r>
    </w:p>
    <w:p w:rsidR="004D29B1" w:rsidRDefault="00650653" w14:paraId="7685454D" w14:textId="7773A4BE">
      <w:pPr>
        <w:pStyle w:val="Heading3"/>
      </w:pPr>
      <w:r>
        <w:t>5.1.2 Between-Subject Exposure</w:t>
      </w:r>
      <w:r w:rsidR="00D57882">
        <w:t>-</w:t>
      </w:r>
      <w:r>
        <w:t>Response</w:t>
      </w:r>
    </w:p>
    <w:p w:rsidR="004D29B1" w:rsidRDefault="00650653" w14:paraId="71C0A463" w14:textId="77777777">
      <w:pPr>
        <w:spacing w:after="120" w:line="276" w:lineRule="auto"/>
        <w:jc w:val="both"/>
      </w:pPr>
      <w:r>
        <w:t>No statistically significant relationship was identified between individual Cₘₐₓ and participant-level</w:t>
      </w:r>
      <w:commentRangeStart w:id="22"/>
      <w:r>
        <w:t xml:space="preserve"> peak </w:t>
      </w:r>
      <w:commentRangeEnd w:id="22"/>
      <w:r w:rsidR="00D10230">
        <w:rPr>
          <w:rStyle w:val="CommentReference"/>
          <w:sz w:val="21"/>
          <w:szCs w:val="21"/>
        </w:rPr>
        <w:commentReference w:id="22"/>
      </w:r>
      <w:r>
        <w:t>or mean ΔΔ for either SBP or DBP (Table 5, Figure 2). Point estimates were of opposite sign for the two endpoints and all confidence intervals included zero. Results using individual AUC₀₋∞ were similar.</w:t>
      </w:r>
    </w:p>
    <w:p w:rsidR="004D29B1" w:rsidRDefault="00650653" w14:paraId="066F6F44" w14:textId="77777777">
      <w:pPr>
        <w:spacing w:before="120" w:after="60"/>
      </w:pPr>
      <w:r>
        <w:rPr>
          <w:b/>
          <w:bCs/>
          <w:sz w:val="17"/>
          <w:szCs w:val="17"/>
        </w:rPr>
        <w:t xml:space="preserve">Table 5. Between-Subject Regression of Participant-Level ΔΔ Blood Pressure on Individual </w:t>
      </w:r>
      <w:commentRangeStart w:id="23"/>
      <w:commentRangeStart w:id="1673385774"/>
      <w:r>
        <w:rPr>
          <w:b/>
          <w:bCs/>
          <w:sz w:val="17"/>
          <w:szCs w:val="17"/>
        </w:rPr>
        <w:t>Cₘₐₓ</w:t>
      </w:r>
      <w:commentRangeEnd w:id="23"/>
      <w:r w:rsidR="00D10230">
        <w:rPr>
          <w:rStyle w:val="CommentReference"/>
          <w:sz w:val="21"/>
          <w:szCs w:val="21"/>
        </w:rPr>
        <w:commentReference w:id="23"/>
      </w:r>
      <w:commentRangeEnd w:id="1673385774"/>
      <w:r>
        <w:rPr>
          <w:rStyle w:val="CommentReference"/>
        </w:rPr>
        <w:commentReference w:id="1673385774"/>
      </w:r>
    </w:p>
    <w:tbl>
      <w:tblPr>
        <w:tblW w:w="93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1700"/>
        <w:gridCol w:w="2600"/>
        <w:gridCol w:w="2100"/>
        <w:gridCol w:w="1000"/>
        <w:gridCol w:w="1000"/>
        <w:gridCol w:w="900"/>
      </w:tblGrid>
      <w:tr w:rsidR="004D29B1" w:rsidTr="6A1BD566" w14:paraId="3723D5CD" w14:textId="77777777">
        <w:trPr>
          <w:tblHeader/>
        </w:trPr>
        <w:tc>
          <w:tcPr>
            <w:tcW w:w="1700" w:type="dxa"/>
            <w:shd w:val="clear" w:color="auto" w:fill="1F3864"/>
            <w:tcMar>
              <w:top w:w="30" w:type="dxa"/>
              <w:left w:w="66" w:type="dxa"/>
              <w:bottom w:w="30" w:type="dxa"/>
              <w:right w:w="66" w:type="dxa"/>
            </w:tcMar>
          </w:tcPr>
          <w:p w:rsidR="004D29B1" w:rsidRDefault="00650653" w14:paraId="7C0C3C92" w14:textId="77777777">
            <w:pPr>
              <w:spacing w:line="242" w:lineRule="auto"/>
            </w:pPr>
            <w:r>
              <w:rPr>
                <w:b/>
                <w:bCs/>
                <w:color w:val="FFFFFF"/>
                <w:sz w:val="15"/>
                <w:szCs w:val="15"/>
              </w:rPr>
              <w:t>Endpoint</w:t>
            </w:r>
          </w:p>
        </w:tc>
        <w:tc>
          <w:tcPr>
            <w:tcW w:w="2600" w:type="dxa"/>
            <w:shd w:val="clear" w:color="auto" w:fill="1F3864"/>
            <w:tcMar>
              <w:top w:w="30" w:type="dxa"/>
              <w:left w:w="66" w:type="dxa"/>
              <w:bottom w:w="30" w:type="dxa"/>
              <w:right w:w="66" w:type="dxa"/>
            </w:tcMar>
          </w:tcPr>
          <w:p w:rsidR="004D29B1" w:rsidRDefault="00650653" w14:paraId="7C7CA811" w14:textId="77777777">
            <w:pPr>
              <w:spacing w:line="242" w:lineRule="auto"/>
            </w:pPr>
            <w:r>
              <w:rPr>
                <w:b/>
                <w:bCs/>
                <w:color w:val="FFFFFF"/>
                <w:sz w:val="15"/>
                <w:szCs w:val="15"/>
              </w:rPr>
              <w:t>Response summary</w:t>
            </w:r>
          </w:p>
        </w:tc>
        <w:tc>
          <w:tcPr>
            <w:tcW w:w="2100" w:type="dxa"/>
            <w:shd w:val="clear" w:color="auto" w:fill="1F3864"/>
            <w:tcMar>
              <w:top w:w="30" w:type="dxa"/>
              <w:left w:w="66" w:type="dxa"/>
              <w:bottom w:w="30" w:type="dxa"/>
              <w:right w:w="66" w:type="dxa"/>
            </w:tcMar>
          </w:tcPr>
          <w:p w:rsidR="004D29B1" w:rsidRDefault="00650653" w14:paraId="55489E45" w14:textId="77777777">
            <w:pPr>
              <w:spacing w:line="242" w:lineRule="auto"/>
              <w:jc w:val="center"/>
            </w:pPr>
            <w:r>
              <w:rPr>
                <w:b/>
                <w:bCs/>
                <w:color w:val="FFFFFF"/>
                <w:sz w:val="15"/>
                <w:szCs w:val="15"/>
              </w:rPr>
              <w:t>Slope (mmHg per ng/mL)</w:t>
            </w:r>
          </w:p>
        </w:tc>
        <w:tc>
          <w:tcPr>
            <w:tcW w:w="1000" w:type="dxa"/>
            <w:shd w:val="clear" w:color="auto" w:fill="1F3864"/>
            <w:tcMar>
              <w:top w:w="30" w:type="dxa"/>
              <w:left w:w="66" w:type="dxa"/>
              <w:bottom w:w="30" w:type="dxa"/>
              <w:right w:w="66" w:type="dxa"/>
            </w:tcMar>
          </w:tcPr>
          <w:p w:rsidR="004D29B1" w:rsidRDefault="00650653" w14:paraId="5DEC8DEA" w14:textId="77777777">
            <w:pPr>
              <w:spacing w:line="242" w:lineRule="auto"/>
              <w:jc w:val="center"/>
            </w:pPr>
            <w:r>
              <w:rPr>
                <w:b/>
                <w:bCs/>
                <w:color w:val="FFFFFF"/>
                <w:sz w:val="15"/>
                <w:szCs w:val="15"/>
              </w:rPr>
              <w:t>r</w:t>
            </w:r>
          </w:p>
        </w:tc>
        <w:tc>
          <w:tcPr>
            <w:tcW w:w="1000" w:type="dxa"/>
            <w:shd w:val="clear" w:color="auto" w:fill="1F3864"/>
            <w:tcMar>
              <w:top w:w="30" w:type="dxa"/>
              <w:left w:w="66" w:type="dxa"/>
              <w:bottom w:w="30" w:type="dxa"/>
              <w:right w:w="66" w:type="dxa"/>
            </w:tcMar>
          </w:tcPr>
          <w:p w:rsidR="004D29B1" w:rsidRDefault="00650653" w14:paraId="570D2379" w14:textId="77777777">
            <w:pPr>
              <w:spacing w:line="242" w:lineRule="auto"/>
              <w:jc w:val="center"/>
            </w:pPr>
            <w:r>
              <w:rPr>
                <w:b/>
                <w:bCs/>
                <w:color w:val="FFFFFF"/>
                <w:sz w:val="15"/>
                <w:szCs w:val="15"/>
              </w:rPr>
              <w:t>p-value</w:t>
            </w:r>
          </w:p>
        </w:tc>
        <w:tc>
          <w:tcPr>
            <w:tcW w:w="900" w:type="dxa"/>
            <w:shd w:val="clear" w:color="auto" w:fill="1F3864"/>
            <w:tcMar>
              <w:top w:w="30" w:type="dxa"/>
              <w:left w:w="66" w:type="dxa"/>
              <w:bottom w:w="30" w:type="dxa"/>
              <w:right w:w="66" w:type="dxa"/>
            </w:tcMar>
          </w:tcPr>
          <w:p w:rsidR="004D29B1" w:rsidRDefault="00650653" w14:paraId="2E16AE27" w14:textId="77777777">
            <w:pPr>
              <w:spacing w:line="242" w:lineRule="auto"/>
              <w:jc w:val="center"/>
            </w:pPr>
            <w:r>
              <w:rPr>
                <w:b/>
                <w:bCs/>
                <w:color w:val="FFFFFF"/>
                <w:sz w:val="15"/>
                <w:szCs w:val="15"/>
              </w:rPr>
              <w:t>N</w:t>
            </w:r>
          </w:p>
        </w:tc>
      </w:tr>
      <w:tr w:rsidR="004D29B1" w:rsidTr="6A1BD566" w14:paraId="14DE3DDE" w14:textId="77777777">
        <w:tc>
          <w:tcPr>
            <w:tcW w:w="1700" w:type="dxa"/>
            <w:tcMar>
              <w:top w:w="30" w:type="dxa"/>
              <w:left w:w="66" w:type="dxa"/>
              <w:bottom w:w="30" w:type="dxa"/>
              <w:right w:w="66" w:type="dxa"/>
            </w:tcMar>
          </w:tcPr>
          <w:p w:rsidR="004D29B1" w:rsidRDefault="00650653" w14:paraId="74CDE5D2" w14:textId="77777777">
            <w:pPr>
              <w:spacing w:line="242" w:lineRule="auto"/>
            </w:pPr>
            <w:r>
              <w:rPr>
                <w:color w:val="000000"/>
                <w:sz w:val="15"/>
                <w:szCs w:val="15"/>
              </w:rPr>
              <w:t>ΔΔ SBP</w:t>
            </w:r>
          </w:p>
        </w:tc>
        <w:tc>
          <w:tcPr>
            <w:tcW w:w="2600" w:type="dxa"/>
            <w:tcMar>
              <w:top w:w="30" w:type="dxa"/>
              <w:left w:w="66" w:type="dxa"/>
              <w:bottom w:w="30" w:type="dxa"/>
              <w:right w:w="66" w:type="dxa"/>
            </w:tcMar>
          </w:tcPr>
          <w:p w:rsidR="004D29B1" w:rsidRDefault="00650653" w14:paraId="19F6AD04" w14:textId="4F865063">
            <w:pPr>
              <w:spacing w:line="242" w:lineRule="auto"/>
            </w:pPr>
            <w:ins w:author="Tairan Yang" w:date="2026-10-01T16:05:11.492Z" w16du:dateUtc="2026-10-01T16:05:11.492Z" w:id="1603792761">
              <w:r w:rsidRPr="6A1BD566" w:rsidR="2566FFBE">
                <w:rPr>
                  <w:color w:val="000000" w:themeColor="text1" w:themeTint="FF" w:themeShade="FF"/>
                  <w:sz w:val="15"/>
                  <w:szCs w:val="15"/>
                </w:rPr>
                <w:t xml:space="preserve">Max change </w:t>
              </w:r>
            </w:ins>
            <w:del w:author="Tairan Yang" w:date="2026-10-01T16:05:07.989Z" w16du:dateUtc="2026-10-01T16:05:07.989Z" w:id="1347759912">
              <w:r w:rsidRPr="6A1BD566" w:rsidDel="00650653">
                <w:rPr>
                  <w:color w:val="000000" w:themeColor="text1" w:themeTint="FF" w:themeShade="FF"/>
                  <w:sz w:val="15"/>
                  <w:szCs w:val="15"/>
                </w:rPr>
                <w:delText>Peak</w:delText>
              </w:r>
            </w:del>
          </w:p>
        </w:tc>
        <w:tc>
          <w:tcPr>
            <w:tcW w:w="2100" w:type="dxa"/>
            <w:tcMar>
              <w:top w:w="30" w:type="dxa"/>
              <w:left w:w="66" w:type="dxa"/>
              <w:bottom w:w="30" w:type="dxa"/>
              <w:right w:w="66" w:type="dxa"/>
            </w:tcMar>
          </w:tcPr>
          <w:p w:rsidR="004D29B1" w:rsidRDefault="00650653" w14:paraId="27583285" w14:textId="77777777">
            <w:pPr>
              <w:spacing w:line="242" w:lineRule="auto"/>
              <w:jc w:val="center"/>
            </w:pPr>
            <w:r>
              <w:rPr>
                <w:color w:val="000000"/>
                <w:sz w:val="15"/>
                <w:szCs w:val="15"/>
              </w:rPr>
              <w:t>−</w:t>
            </w:r>
            <w:r>
              <w:rPr>
                <w:color w:val="000000"/>
                <w:sz w:val="15"/>
                <w:szCs w:val="15"/>
              </w:rPr>
              <w:t>0.30</w:t>
            </w:r>
          </w:p>
        </w:tc>
        <w:tc>
          <w:tcPr>
            <w:tcW w:w="1000" w:type="dxa"/>
            <w:tcMar>
              <w:top w:w="30" w:type="dxa"/>
              <w:left w:w="66" w:type="dxa"/>
              <w:bottom w:w="30" w:type="dxa"/>
              <w:right w:w="66" w:type="dxa"/>
            </w:tcMar>
          </w:tcPr>
          <w:p w:rsidR="004D29B1" w:rsidRDefault="00650653" w14:paraId="7D96D767" w14:textId="77777777">
            <w:pPr>
              <w:spacing w:line="242" w:lineRule="auto"/>
              <w:jc w:val="center"/>
            </w:pPr>
            <w:r>
              <w:rPr>
                <w:color w:val="000000"/>
                <w:sz w:val="15"/>
                <w:szCs w:val="15"/>
              </w:rPr>
              <w:t>−</w:t>
            </w:r>
            <w:r>
              <w:rPr>
                <w:color w:val="000000"/>
                <w:sz w:val="15"/>
                <w:szCs w:val="15"/>
              </w:rPr>
              <w:t>0.16</w:t>
            </w:r>
          </w:p>
        </w:tc>
        <w:tc>
          <w:tcPr>
            <w:tcW w:w="1000" w:type="dxa"/>
            <w:tcMar>
              <w:top w:w="30" w:type="dxa"/>
              <w:left w:w="66" w:type="dxa"/>
              <w:bottom w:w="30" w:type="dxa"/>
              <w:right w:w="66" w:type="dxa"/>
            </w:tcMar>
          </w:tcPr>
          <w:p w:rsidR="004D29B1" w:rsidRDefault="00650653" w14:paraId="1ED28860" w14:textId="77777777">
            <w:pPr>
              <w:spacing w:line="242" w:lineRule="auto"/>
              <w:jc w:val="center"/>
            </w:pPr>
            <w:r>
              <w:rPr>
                <w:color w:val="000000"/>
                <w:sz w:val="15"/>
                <w:szCs w:val="15"/>
              </w:rPr>
              <w:t>0.37</w:t>
            </w:r>
          </w:p>
        </w:tc>
        <w:tc>
          <w:tcPr>
            <w:tcW w:w="900" w:type="dxa"/>
            <w:tcMar>
              <w:top w:w="30" w:type="dxa"/>
              <w:left w:w="66" w:type="dxa"/>
              <w:bottom w:w="30" w:type="dxa"/>
              <w:right w:w="66" w:type="dxa"/>
            </w:tcMar>
          </w:tcPr>
          <w:p w:rsidR="004D29B1" w:rsidRDefault="00650653" w14:paraId="0DC68B64" w14:textId="77777777">
            <w:pPr>
              <w:spacing w:line="242" w:lineRule="auto"/>
              <w:jc w:val="center"/>
            </w:pPr>
            <w:r>
              <w:rPr>
                <w:color w:val="000000"/>
                <w:sz w:val="15"/>
                <w:szCs w:val="15"/>
              </w:rPr>
              <w:t>33</w:t>
            </w:r>
          </w:p>
        </w:tc>
      </w:tr>
      <w:tr w:rsidR="004D29B1" w:rsidTr="6A1BD566" w14:paraId="74EA5BD8" w14:textId="77777777">
        <w:tc>
          <w:tcPr>
            <w:tcW w:w="1700" w:type="dxa"/>
            <w:tcMar>
              <w:top w:w="30" w:type="dxa"/>
              <w:left w:w="66" w:type="dxa"/>
              <w:bottom w:w="30" w:type="dxa"/>
              <w:right w:w="66" w:type="dxa"/>
            </w:tcMar>
          </w:tcPr>
          <w:p w:rsidR="004D29B1" w:rsidRDefault="004D29B1" w14:paraId="2CF82C84" w14:textId="77777777">
            <w:pPr>
              <w:spacing w:line="242" w:lineRule="auto"/>
            </w:pPr>
          </w:p>
        </w:tc>
        <w:tc>
          <w:tcPr>
            <w:tcW w:w="2600" w:type="dxa"/>
            <w:tcMar>
              <w:top w:w="30" w:type="dxa"/>
              <w:left w:w="66" w:type="dxa"/>
              <w:bottom w:w="30" w:type="dxa"/>
              <w:right w:w="66" w:type="dxa"/>
            </w:tcMar>
          </w:tcPr>
          <w:p w:rsidR="004D29B1" w:rsidP="6A1BD566" w:rsidRDefault="00650653" w14:paraId="47D086A4" w14:textId="0F7D62CE">
            <w:pPr>
              <w:spacing w:line="242" w:lineRule="auto"/>
              <w:rPr>
                <w:color w:val="000000" w:themeColor="text1" w:themeTint="FF" w:themeShade="FF"/>
                <w:sz w:val="15"/>
                <w:szCs w:val="15"/>
              </w:rPr>
            </w:pPr>
            <w:r w:rsidRPr="6A1BD566" w:rsidR="00650653">
              <w:rPr>
                <w:color w:val="000000" w:themeColor="text1" w:themeTint="FF" w:themeShade="FF"/>
                <w:sz w:val="15"/>
                <w:szCs w:val="15"/>
              </w:rPr>
              <w:t>Mean</w:t>
            </w:r>
            <w:ins w:author="Tairan Yang" w:date="2026-10-01T16:07:30.004Z" w16du:dateUtc="2026-10-01T16:07:30.004Z" w:id="1796963686">
              <w:r w:rsidRPr="6A1BD566" w:rsidR="1E261F70">
                <w:rPr>
                  <w:color w:val="000000" w:themeColor="text1" w:themeTint="FF" w:themeShade="FF"/>
                  <w:sz w:val="15"/>
                  <w:szCs w:val="15"/>
                </w:rPr>
                <w:t xml:space="preserve"> change over 24h</w:t>
              </w:r>
            </w:ins>
          </w:p>
        </w:tc>
        <w:tc>
          <w:tcPr>
            <w:tcW w:w="2100" w:type="dxa"/>
            <w:tcMar>
              <w:top w:w="30" w:type="dxa"/>
              <w:left w:w="66" w:type="dxa"/>
              <w:bottom w:w="30" w:type="dxa"/>
              <w:right w:w="66" w:type="dxa"/>
            </w:tcMar>
          </w:tcPr>
          <w:p w:rsidR="004D29B1" w:rsidRDefault="00650653" w14:paraId="25CA0E62" w14:textId="77777777">
            <w:pPr>
              <w:spacing w:line="242" w:lineRule="auto"/>
              <w:jc w:val="center"/>
            </w:pPr>
            <w:r>
              <w:rPr>
                <w:color w:val="000000"/>
                <w:sz w:val="15"/>
                <w:szCs w:val="15"/>
              </w:rPr>
              <w:t>−</w:t>
            </w:r>
            <w:r>
              <w:rPr>
                <w:color w:val="000000"/>
                <w:sz w:val="15"/>
                <w:szCs w:val="15"/>
              </w:rPr>
              <w:t>0.21</w:t>
            </w:r>
          </w:p>
        </w:tc>
        <w:tc>
          <w:tcPr>
            <w:tcW w:w="1000" w:type="dxa"/>
            <w:tcMar>
              <w:top w:w="30" w:type="dxa"/>
              <w:left w:w="66" w:type="dxa"/>
              <w:bottom w:w="30" w:type="dxa"/>
              <w:right w:w="66" w:type="dxa"/>
            </w:tcMar>
          </w:tcPr>
          <w:p w:rsidR="004D29B1" w:rsidRDefault="00650653" w14:paraId="5396800B" w14:textId="77777777">
            <w:pPr>
              <w:spacing w:line="242" w:lineRule="auto"/>
              <w:jc w:val="center"/>
            </w:pPr>
            <w:r>
              <w:rPr>
                <w:color w:val="000000"/>
                <w:sz w:val="15"/>
                <w:szCs w:val="15"/>
              </w:rPr>
              <w:t>−</w:t>
            </w:r>
            <w:r>
              <w:rPr>
                <w:color w:val="000000"/>
                <w:sz w:val="15"/>
                <w:szCs w:val="15"/>
              </w:rPr>
              <w:t>0.12</w:t>
            </w:r>
          </w:p>
        </w:tc>
        <w:tc>
          <w:tcPr>
            <w:tcW w:w="1000" w:type="dxa"/>
            <w:tcMar>
              <w:top w:w="30" w:type="dxa"/>
              <w:left w:w="66" w:type="dxa"/>
              <w:bottom w:w="30" w:type="dxa"/>
              <w:right w:w="66" w:type="dxa"/>
            </w:tcMar>
          </w:tcPr>
          <w:p w:rsidR="004D29B1" w:rsidRDefault="00650653" w14:paraId="4FBB19E9" w14:textId="77777777">
            <w:pPr>
              <w:spacing w:line="242" w:lineRule="auto"/>
              <w:jc w:val="center"/>
            </w:pPr>
            <w:r>
              <w:rPr>
                <w:color w:val="000000"/>
                <w:sz w:val="15"/>
                <w:szCs w:val="15"/>
              </w:rPr>
              <w:t>0.50</w:t>
            </w:r>
          </w:p>
        </w:tc>
        <w:tc>
          <w:tcPr>
            <w:tcW w:w="900" w:type="dxa"/>
            <w:tcMar>
              <w:top w:w="30" w:type="dxa"/>
              <w:left w:w="66" w:type="dxa"/>
              <w:bottom w:w="30" w:type="dxa"/>
              <w:right w:w="66" w:type="dxa"/>
            </w:tcMar>
          </w:tcPr>
          <w:p w:rsidR="004D29B1" w:rsidRDefault="00650653" w14:paraId="57DDD968" w14:textId="77777777">
            <w:pPr>
              <w:spacing w:line="242" w:lineRule="auto"/>
              <w:jc w:val="center"/>
            </w:pPr>
            <w:r>
              <w:rPr>
                <w:color w:val="000000"/>
                <w:sz w:val="15"/>
                <w:szCs w:val="15"/>
              </w:rPr>
              <w:t>33</w:t>
            </w:r>
          </w:p>
        </w:tc>
      </w:tr>
      <w:tr w:rsidR="004D29B1" w:rsidTr="6A1BD566" w14:paraId="6E68E604" w14:textId="77777777">
        <w:tc>
          <w:tcPr>
            <w:tcW w:w="1700" w:type="dxa"/>
            <w:tcMar>
              <w:top w:w="30" w:type="dxa"/>
              <w:left w:w="66" w:type="dxa"/>
              <w:bottom w:w="30" w:type="dxa"/>
              <w:right w:w="66" w:type="dxa"/>
            </w:tcMar>
          </w:tcPr>
          <w:p w:rsidR="004D29B1" w:rsidRDefault="00650653" w14:paraId="5DD27157" w14:textId="77777777">
            <w:pPr>
              <w:spacing w:line="242" w:lineRule="auto"/>
            </w:pPr>
            <w:r>
              <w:rPr>
                <w:color w:val="000000"/>
                <w:sz w:val="15"/>
                <w:szCs w:val="15"/>
              </w:rPr>
              <w:t>ΔΔ DBP</w:t>
            </w:r>
          </w:p>
        </w:tc>
        <w:tc>
          <w:tcPr>
            <w:tcW w:w="2600" w:type="dxa"/>
            <w:tcMar>
              <w:top w:w="30" w:type="dxa"/>
              <w:left w:w="66" w:type="dxa"/>
              <w:bottom w:w="30" w:type="dxa"/>
              <w:right w:w="66" w:type="dxa"/>
            </w:tcMar>
          </w:tcPr>
          <w:p w:rsidR="004D29B1" w:rsidRDefault="00650653" w14:paraId="6D530AD1" w14:textId="77777777">
            <w:pPr>
              <w:spacing w:line="242" w:lineRule="auto"/>
            </w:pPr>
            <w:r>
              <w:rPr>
                <w:color w:val="000000"/>
                <w:sz w:val="15"/>
                <w:szCs w:val="15"/>
              </w:rPr>
              <w:t>Peak</w:t>
            </w:r>
          </w:p>
        </w:tc>
        <w:tc>
          <w:tcPr>
            <w:tcW w:w="2100" w:type="dxa"/>
            <w:tcMar>
              <w:top w:w="30" w:type="dxa"/>
              <w:left w:w="66" w:type="dxa"/>
              <w:bottom w:w="30" w:type="dxa"/>
              <w:right w:w="66" w:type="dxa"/>
            </w:tcMar>
          </w:tcPr>
          <w:p w:rsidR="004D29B1" w:rsidRDefault="00650653" w14:paraId="25D2E991" w14:textId="77777777">
            <w:pPr>
              <w:spacing w:line="242" w:lineRule="auto"/>
              <w:jc w:val="center"/>
            </w:pPr>
            <w:r>
              <w:rPr>
                <w:color w:val="000000"/>
                <w:sz w:val="15"/>
                <w:szCs w:val="15"/>
              </w:rPr>
              <w:t>0.29</w:t>
            </w:r>
          </w:p>
        </w:tc>
        <w:tc>
          <w:tcPr>
            <w:tcW w:w="1000" w:type="dxa"/>
            <w:tcMar>
              <w:top w:w="30" w:type="dxa"/>
              <w:left w:w="66" w:type="dxa"/>
              <w:bottom w:w="30" w:type="dxa"/>
              <w:right w:w="66" w:type="dxa"/>
            </w:tcMar>
          </w:tcPr>
          <w:p w:rsidR="004D29B1" w:rsidRDefault="00650653" w14:paraId="27571A0C" w14:textId="77777777">
            <w:pPr>
              <w:spacing w:line="242" w:lineRule="auto"/>
              <w:jc w:val="center"/>
            </w:pPr>
            <w:r>
              <w:rPr>
                <w:color w:val="000000"/>
                <w:sz w:val="15"/>
                <w:szCs w:val="15"/>
              </w:rPr>
              <w:t>0.23</w:t>
            </w:r>
          </w:p>
        </w:tc>
        <w:tc>
          <w:tcPr>
            <w:tcW w:w="1000" w:type="dxa"/>
            <w:tcMar>
              <w:top w:w="30" w:type="dxa"/>
              <w:left w:w="66" w:type="dxa"/>
              <w:bottom w:w="30" w:type="dxa"/>
              <w:right w:w="66" w:type="dxa"/>
            </w:tcMar>
          </w:tcPr>
          <w:p w:rsidR="004D29B1" w:rsidRDefault="00650653" w14:paraId="538F04F1" w14:textId="77777777">
            <w:pPr>
              <w:spacing w:line="242" w:lineRule="auto"/>
              <w:jc w:val="center"/>
            </w:pPr>
            <w:r>
              <w:rPr>
                <w:color w:val="000000"/>
                <w:sz w:val="15"/>
                <w:szCs w:val="15"/>
              </w:rPr>
              <w:t>0.20</w:t>
            </w:r>
          </w:p>
        </w:tc>
        <w:tc>
          <w:tcPr>
            <w:tcW w:w="900" w:type="dxa"/>
            <w:tcMar>
              <w:top w:w="30" w:type="dxa"/>
              <w:left w:w="66" w:type="dxa"/>
              <w:bottom w:w="30" w:type="dxa"/>
              <w:right w:w="66" w:type="dxa"/>
            </w:tcMar>
          </w:tcPr>
          <w:p w:rsidR="004D29B1" w:rsidRDefault="00650653" w14:paraId="30BD6F70" w14:textId="77777777">
            <w:pPr>
              <w:spacing w:line="242" w:lineRule="auto"/>
              <w:jc w:val="center"/>
            </w:pPr>
            <w:r>
              <w:rPr>
                <w:color w:val="000000"/>
                <w:sz w:val="15"/>
                <w:szCs w:val="15"/>
              </w:rPr>
              <w:t>33</w:t>
            </w:r>
          </w:p>
        </w:tc>
      </w:tr>
      <w:tr w:rsidR="004D29B1" w:rsidTr="6A1BD566" w14:paraId="458A6A4E" w14:textId="77777777">
        <w:tc>
          <w:tcPr>
            <w:tcW w:w="1700" w:type="dxa"/>
            <w:tcMar>
              <w:top w:w="30" w:type="dxa"/>
              <w:left w:w="66" w:type="dxa"/>
              <w:bottom w:w="30" w:type="dxa"/>
              <w:right w:w="66" w:type="dxa"/>
            </w:tcMar>
          </w:tcPr>
          <w:p w:rsidR="004D29B1" w:rsidRDefault="004D29B1" w14:paraId="494D087C" w14:textId="77777777">
            <w:pPr>
              <w:spacing w:line="242" w:lineRule="auto"/>
            </w:pPr>
          </w:p>
        </w:tc>
        <w:tc>
          <w:tcPr>
            <w:tcW w:w="2600" w:type="dxa"/>
            <w:tcMar>
              <w:top w:w="30" w:type="dxa"/>
              <w:left w:w="66" w:type="dxa"/>
              <w:bottom w:w="30" w:type="dxa"/>
              <w:right w:w="66" w:type="dxa"/>
            </w:tcMar>
          </w:tcPr>
          <w:p w:rsidR="004D29B1" w:rsidRDefault="00650653" w14:paraId="2B4B5F94" w14:textId="77777777">
            <w:pPr>
              <w:spacing w:line="242" w:lineRule="auto"/>
            </w:pPr>
            <w:r>
              <w:rPr>
                <w:color w:val="000000"/>
                <w:sz w:val="15"/>
                <w:szCs w:val="15"/>
              </w:rPr>
              <w:t>Mean</w:t>
            </w:r>
          </w:p>
        </w:tc>
        <w:tc>
          <w:tcPr>
            <w:tcW w:w="2100" w:type="dxa"/>
            <w:tcMar>
              <w:top w:w="30" w:type="dxa"/>
              <w:left w:w="66" w:type="dxa"/>
              <w:bottom w:w="30" w:type="dxa"/>
              <w:right w:w="66" w:type="dxa"/>
            </w:tcMar>
          </w:tcPr>
          <w:p w:rsidR="004D29B1" w:rsidRDefault="00650653" w14:paraId="059E8524" w14:textId="77777777">
            <w:pPr>
              <w:spacing w:line="242" w:lineRule="auto"/>
              <w:jc w:val="center"/>
            </w:pPr>
            <w:r>
              <w:rPr>
                <w:color w:val="000000"/>
                <w:sz w:val="15"/>
                <w:szCs w:val="15"/>
              </w:rPr>
              <w:t>0.25</w:t>
            </w:r>
          </w:p>
        </w:tc>
        <w:tc>
          <w:tcPr>
            <w:tcW w:w="1000" w:type="dxa"/>
            <w:tcMar>
              <w:top w:w="30" w:type="dxa"/>
              <w:left w:w="66" w:type="dxa"/>
              <w:bottom w:w="30" w:type="dxa"/>
              <w:right w:w="66" w:type="dxa"/>
            </w:tcMar>
          </w:tcPr>
          <w:p w:rsidR="004D29B1" w:rsidRDefault="00650653" w14:paraId="2D66576C" w14:textId="77777777">
            <w:pPr>
              <w:spacing w:line="242" w:lineRule="auto"/>
              <w:jc w:val="center"/>
            </w:pPr>
            <w:r>
              <w:rPr>
                <w:color w:val="000000"/>
                <w:sz w:val="15"/>
                <w:szCs w:val="15"/>
              </w:rPr>
              <w:t>0.23</w:t>
            </w:r>
          </w:p>
        </w:tc>
        <w:tc>
          <w:tcPr>
            <w:tcW w:w="1000" w:type="dxa"/>
            <w:tcMar>
              <w:top w:w="30" w:type="dxa"/>
              <w:left w:w="66" w:type="dxa"/>
              <w:bottom w:w="30" w:type="dxa"/>
              <w:right w:w="66" w:type="dxa"/>
            </w:tcMar>
          </w:tcPr>
          <w:p w:rsidR="004D29B1" w:rsidRDefault="00650653" w14:paraId="4A349D8E" w14:textId="77777777">
            <w:pPr>
              <w:spacing w:line="242" w:lineRule="auto"/>
              <w:jc w:val="center"/>
            </w:pPr>
            <w:r>
              <w:rPr>
                <w:color w:val="000000"/>
                <w:sz w:val="15"/>
                <w:szCs w:val="15"/>
              </w:rPr>
              <w:t>0.19</w:t>
            </w:r>
          </w:p>
        </w:tc>
        <w:tc>
          <w:tcPr>
            <w:tcW w:w="900" w:type="dxa"/>
            <w:tcMar>
              <w:top w:w="30" w:type="dxa"/>
              <w:left w:w="66" w:type="dxa"/>
              <w:bottom w:w="30" w:type="dxa"/>
              <w:right w:w="66" w:type="dxa"/>
            </w:tcMar>
          </w:tcPr>
          <w:p w:rsidR="004D29B1" w:rsidRDefault="00650653" w14:paraId="5F8D29D3" w14:textId="77777777">
            <w:pPr>
              <w:spacing w:line="242" w:lineRule="auto"/>
              <w:jc w:val="center"/>
            </w:pPr>
            <w:r>
              <w:rPr>
                <w:color w:val="000000"/>
                <w:sz w:val="15"/>
                <w:szCs w:val="15"/>
              </w:rPr>
              <w:t>33</w:t>
            </w:r>
          </w:p>
        </w:tc>
      </w:tr>
    </w:tbl>
    <w:p w:rsidR="004D29B1" w:rsidRDefault="00650653" w14:paraId="6A1D0654" w14:textId="77777777">
      <w:pPr>
        <w:spacing w:before="80" w:after="20"/>
        <w:jc w:val="center"/>
      </w:pPr>
      <w:r>
        <w:rPr>
          <w:noProof/>
        </w:rPr>
        <w:drawing>
          <wp:inline distT="0" distB="0" distL="0" distR="0" wp14:anchorId="0DC2A623" wp14:editId="7F6C32ED">
            <wp:extent cx="4572000" cy="3133725"/>
            <wp:effectExtent l="0" t="0" r="0" b="0"/>
            <wp:docPr id="869560182" name="Picture 86956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133725"/>
                    </a:xfrm>
                    <a:prstGeom prst="rect">
                      <a:avLst/>
                    </a:prstGeom>
                  </pic:spPr>
                </pic:pic>
              </a:graphicData>
            </a:graphic>
          </wp:inline>
        </w:drawing>
      </w:r>
    </w:p>
    <w:p w:rsidR="004D29B1" w:rsidRDefault="00650653" w14:paraId="7688B61B" w14:textId="77777777">
      <w:pPr>
        <w:spacing w:before="40" w:after="160"/>
        <w:jc w:val="center"/>
      </w:pPr>
      <w:r>
        <w:rPr>
          <w:b/>
          <w:bCs/>
          <w:sz w:val="16"/>
          <w:szCs w:val="16"/>
        </w:rPr>
        <w:t xml:space="preserve">Figure 2. Participant-Level Peak and Mean ΔΔ SBP and DBP versus Individual CYB003 </w:t>
      </w:r>
      <w:commentRangeStart w:id="24"/>
      <w:r>
        <w:rPr>
          <w:b/>
          <w:bCs/>
          <w:sz w:val="16"/>
          <w:szCs w:val="16"/>
        </w:rPr>
        <w:t>Cₘₐₓ</w:t>
      </w:r>
      <w:commentRangeEnd w:id="24"/>
      <w:r w:rsidR="00D10230">
        <w:rPr>
          <w:rStyle w:val="CommentReference"/>
          <w:sz w:val="21"/>
          <w:szCs w:val="21"/>
        </w:rPr>
        <w:commentReference w:id="24"/>
      </w:r>
    </w:p>
    <w:p w:rsidR="004D29B1" w:rsidRDefault="00650653" w14:paraId="75BF11BB" w14:textId="77777777">
      <w:pPr>
        <w:pStyle w:val="Heading3"/>
      </w:pPr>
      <w:r>
        <w:t>5.1.3 Within-Subject and Between-Subject Slopes</w:t>
      </w:r>
    </w:p>
    <w:p w:rsidR="004D29B1" w:rsidRDefault="00650653" w14:paraId="3E1830BD" w14:textId="77777777">
      <w:pPr>
        <w:spacing w:after="120" w:line="276" w:lineRule="auto"/>
        <w:jc w:val="both"/>
      </w:pPr>
      <w:r>
        <w:lastRenderedPageBreak/>
        <w:t>When the within-subject and between-subject slopes were estimated separately in a single model (Table 6), the E-R relationship was confined to the within-subject slope, which was precisely estimated and clearly positive; the between-subject slope was imprecise, with a confidence interval including zero. Of the 33 participants with an estimable individual slope, 31 (SBP) and 30 (DBP) had a positive slope (Figure 3).</w:t>
      </w:r>
    </w:p>
    <w:p w:rsidR="004D29B1" w:rsidRDefault="00650653" w14:paraId="41129B9A" w14:textId="77777777">
      <w:pPr>
        <w:spacing w:before="120" w:after="60"/>
      </w:pPr>
      <w:r>
        <w:rPr>
          <w:b/>
          <w:bCs/>
          <w:sz w:val="17"/>
          <w:szCs w:val="17"/>
        </w:rPr>
        <w:t>Table 6. Within-Subject and Between-Subject Slope Estimates for ΔΔ Blood Pressure versus CYB003 Concentration</w:t>
      </w:r>
    </w:p>
    <w:tbl>
      <w:tblPr>
        <w:tblW w:w="101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1700"/>
        <w:gridCol w:w="2600"/>
        <w:gridCol w:w="2300"/>
        <w:gridCol w:w="2000"/>
        <w:gridCol w:w="1500"/>
      </w:tblGrid>
      <w:tr w:rsidR="004D29B1" w14:paraId="6DCA0B11" w14:textId="77777777">
        <w:trPr>
          <w:tblHeader/>
        </w:trPr>
        <w:tc>
          <w:tcPr>
            <w:tcW w:w="1700" w:type="dxa"/>
            <w:shd w:val="clear" w:color="auto" w:fill="1F3864"/>
            <w:tcMar>
              <w:top w:w="30" w:type="dxa"/>
              <w:left w:w="66" w:type="dxa"/>
              <w:bottom w:w="30" w:type="dxa"/>
              <w:right w:w="66" w:type="dxa"/>
            </w:tcMar>
          </w:tcPr>
          <w:p w:rsidR="004D29B1" w:rsidRDefault="00650653" w14:paraId="01E82DBA" w14:textId="77777777">
            <w:pPr>
              <w:spacing w:line="242" w:lineRule="auto"/>
            </w:pPr>
            <w:r>
              <w:rPr>
                <w:b/>
                <w:bCs/>
                <w:color w:val="FFFFFF"/>
                <w:sz w:val="15"/>
                <w:szCs w:val="15"/>
              </w:rPr>
              <w:t>Endpoint</w:t>
            </w:r>
          </w:p>
        </w:tc>
        <w:tc>
          <w:tcPr>
            <w:tcW w:w="2600" w:type="dxa"/>
            <w:shd w:val="clear" w:color="auto" w:fill="1F3864"/>
            <w:tcMar>
              <w:top w:w="30" w:type="dxa"/>
              <w:left w:w="66" w:type="dxa"/>
              <w:bottom w:w="30" w:type="dxa"/>
              <w:right w:w="66" w:type="dxa"/>
            </w:tcMar>
          </w:tcPr>
          <w:p w:rsidR="004D29B1" w:rsidRDefault="00650653" w14:paraId="432EF6B0" w14:textId="77777777">
            <w:pPr>
              <w:spacing w:line="242" w:lineRule="auto"/>
            </w:pPr>
            <w:r>
              <w:rPr>
                <w:b/>
                <w:bCs/>
                <w:color w:val="FFFFFF"/>
                <w:sz w:val="15"/>
                <w:szCs w:val="15"/>
              </w:rPr>
              <w:t>Slope component</w:t>
            </w:r>
          </w:p>
        </w:tc>
        <w:tc>
          <w:tcPr>
            <w:tcW w:w="2300" w:type="dxa"/>
            <w:shd w:val="clear" w:color="auto" w:fill="1F3864"/>
            <w:tcMar>
              <w:top w:w="30" w:type="dxa"/>
              <w:left w:w="66" w:type="dxa"/>
              <w:bottom w:w="30" w:type="dxa"/>
              <w:right w:w="66" w:type="dxa"/>
            </w:tcMar>
          </w:tcPr>
          <w:p w:rsidR="004D29B1" w:rsidRDefault="00650653" w14:paraId="7BBA87AA" w14:textId="77777777">
            <w:pPr>
              <w:spacing w:line="242" w:lineRule="auto"/>
              <w:jc w:val="center"/>
            </w:pPr>
            <w:r>
              <w:rPr>
                <w:b/>
                <w:bCs/>
                <w:color w:val="FFFFFF"/>
                <w:sz w:val="15"/>
                <w:szCs w:val="15"/>
              </w:rPr>
              <w:t>Slope (mmHg per ng/mL)</w:t>
            </w:r>
          </w:p>
        </w:tc>
        <w:tc>
          <w:tcPr>
            <w:tcW w:w="2000" w:type="dxa"/>
            <w:shd w:val="clear" w:color="auto" w:fill="1F3864"/>
            <w:tcMar>
              <w:top w:w="30" w:type="dxa"/>
              <w:left w:w="66" w:type="dxa"/>
              <w:bottom w:w="30" w:type="dxa"/>
              <w:right w:w="66" w:type="dxa"/>
            </w:tcMar>
          </w:tcPr>
          <w:p w:rsidR="004D29B1" w:rsidRDefault="00650653" w14:paraId="3DF391C6" w14:textId="77777777">
            <w:pPr>
              <w:spacing w:line="242" w:lineRule="auto"/>
              <w:jc w:val="center"/>
            </w:pPr>
            <w:r>
              <w:rPr>
                <w:b/>
                <w:bCs/>
                <w:color w:val="FFFFFF"/>
                <w:sz w:val="15"/>
                <w:szCs w:val="15"/>
              </w:rPr>
              <w:t>90% CI</w:t>
            </w:r>
          </w:p>
        </w:tc>
        <w:tc>
          <w:tcPr>
            <w:tcW w:w="1500" w:type="dxa"/>
            <w:shd w:val="clear" w:color="auto" w:fill="1F3864"/>
            <w:tcMar>
              <w:top w:w="30" w:type="dxa"/>
              <w:left w:w="66" w:type="dxa"/>
              <w:bottom w:w="30" w:type="dxa"/>
              <w:right w:w="66" w:type="dxa"/>
            </w:tcMar>
          </w:tcPr>
          <w:p w:rsidR="004D29B1" w:rsidRDefault="00650653" w14:paraId="442C2D13" w14:textId="77777777">
            <w:pPr>
              <w:spacing w:line="242" w:lineRule="auto"/>
              <w:jc w:val="center"/>
            </w:pPr>
            <w:r>
              <w:rPr>
                <w:b/>
                <w:bCs/>
                <w:color w:val="FFFFFF"/>
                <w:sz w:val="15"/>
                <w:szCs w:val="15"/>
              </w:rPr>
              <w:t>Participants with slope &gt; 0</w:t>
            </w:r>
          </w:p>
        </w:tc>
      </w:tr>
      <w:tr w:rsidR="004D29B1" w14:paraId="4600F3FB" w14:textId="77777777">
        <w:tc>
          <w:tcPr>
            <w:tcW w:w="1700" w:type="dxa"/>
            <w:tcMar>
              <w:top w:w="30" w:type="dxa"/>
              <w:left w:w="66" w:type="dxa"/>
              <w:bottom w:w="30" w:type="dxa"/>
              <w:right w:w="66" w:type="dxa"/>
            </w:tcMar>
          </w:tcPr>
          <w:p w:rsidR="004D29B1" w:rsidRDefault="00650653" w14:paraId="7B176ADB" w14:textId="77777777">
            <w:pPr>
              <w:spacing w:line="242" w:lineRule="auto"/>
            </w:pPr>
            <w:r>
              <w:rPr>
                <w:color w:val="000000"/>
                <w:sz w:val="15"/>
                <w:szCs w:val="15"/>
              </w:rPr>
              <w:t>ΔΔ SBP</w:t>
            </w:r>
          </w:p>
        </w:tc>
        <w:tc>
          <w:tcPr>
            <w:tcW w:w="2600" w:type="dxa"/>
            <w:tcMar>
              <w:top w:w="30" w:type="dxa"/>
              <w:left w:w="66" w:type="dxa"/>
              <w:bottom w:w="30" w:type="dxa"/>
              <w:right w:w="66" w:type="dxa"/>
            </w:tcMar>
          </w:tcPr>
          <w:p w:rsidR="004D29B1" w:rsidRDefault="00650653" w14:paraId="4C6B521D" w14:textId="77777777">
            <w:pPr>
              <w:spacing w:line="242" w:lineRule="auto"/>
            </w:pPr>
            <w:r>
              <w:rPr>
                <w:color w:val="000000"/>
                <w:sz w:val="15"/>
                <w:szCs w:val="15"/>
              </w:rPr>
              <w:t>Within-subject</w:t>
            </w:r>
          </w:p>
        </w:tc>
        <w:tc>
          <w:tcPr>
            <w:tcW w:w="2300" w:type="dxa"/>
            <w:tcMar>
              <w:top w:w="30" w:type="dxa"/>
              <w:left w:w="66" w:type="dxa"/>
              <w:bottom w:w="30" w:type="dxa"/>
              <w:right w:w="66" w:type="dxa"/>
            </w:tcMar>
          </w:tcPr>
          <w:p w:rsidR="004D29B1" w:rsidRDefault="00650653" w14:paraId="4C39F46E" w14:textId="77777777">
            <w:pPr>
              <w:spacing w:line="242" w:lineRule="auto"/>
              <w:jc w:val="center"/>
            </w:pPr>
            <w:r>
              <w:rPr>
                <w:color w:val="000000"/>
                <w:sz w:val="15"/>
                <w:szCs w:val="15"/>
              </w:rPr>
              <w:t>1.03</w:t>
            </w:r>
          </w:p>
        </w:tc>
        <w:tc>
          <w:tcPr>
            <w:tcW w:w="2000" w:type="dxa"/>
            <w:tcMar>
              <w:top w:w="30" w:type="dxa"/>
              <w:left w:w="66" w:type="dxa"/>
              <w:bottom w:w="30" w:type="dxa"/>
              <w:right w:w="66" w:type="dxa"/>
            </w:tcMar>
          </w:tcPr>
          <w:p w:rsidR="004D29B1" w:rsidRDefault="00650653" w14:paraId="66630E41" w14:textId="77777777">
            <w:pPr>
              <w:spacing w:line="242" w:lineRule="auto"/>
              <w:jc w:val="center"/>
            </w:pPr>
            <w:r>
              <w:rPr>
                <w:color w:val="000000"/>
                <w:sz w:val="15"/>
                <w:szCs w:val="15"/>
              </w:rPr>
              <w:t>0.88, 1.18</w:t>
            </w:r>
          </w:p>
        </w:tc>
        <w:tc>
          <w:tcPr>
            <w:tcW w:w="1500" w:type="dxa"/>
            <w:tcMar>
              <w:top w:w="30" w:type="dxa"/>
              <w:left w:w="66" w:type="dxa"/>
              <w:bottom w:w="30" w:type="dxa"/>
              <w:right w:w="66" w:type="dxa"/>
            </w:tcMar>
          </w:tcPr>
          <w:p w:rsidR="004D29B1" w:rsidRDefault="00650653" w14:paraId="0126BBD8" w14:textId="77777777">
            <w:pPr>
              <w:spacing w:line="242" w:lineRule="auto"/>
              <w:jc w:val="center"/>
            </w:pPr>
            <w:r>
              <w:rPr>
                <w:color w:val="000000"/>
                <w:sz w:val="15"/>
                <w:szCs w:val="15"/>
              </w:rPr>
              <w:t>31 / 33</w:t>
            </w:r>
          </w:p>
        </w:tc>
      </w:tr>
      <w:tr w:rsidR="004D29B1" w14:paraId="71859C9C" w14:textId="77777777">
        <w:tc>
          <w:tcPr>
            <w:tcW w:w="1700" w:type="dxa"/>
            <w:tcMar>
              <w:top w:w="30" w:type="dxa"/>
              <w:left w:w="66" w:type="dxa"/>
              <w:bottom w:w="30" w:type="dxa"/>
              <w:right w:w="66" w:type="dxa"/>
            </w:tcMar>
          </w:tcPr>
          <w:p w:rsidR="004D29B1" w:rsidRDefault="004D29B1" w14:paraId="2D9CCBF6" w14:textId="77777777">
            <w:pPr>
              <w:spacing w:line="242" w:lineRule="auto"/>
            </w:pPr>
          </w:p>
        </w:tc>
        <w:tc>
          <w:tcPr>
            <w:tcW w:w="2600" w:type="dxa"/>
            <w:tcMar>
              <w:top w:w="30" w:type="dxa"/>
              <w:left w:w="66" w:type="dxa"/>
              <w:bottom w:w="30" w:type="dxa"/>
              <w:right w:w="66" w:type="dxa"/>
            </w:tcMar>
          </w:tcPr>
          <w:p w:rsidR="004D29B1" w:rsidRDefault="00650653" w14:paraId="73497142" w14:textId="77777777">
            <w:pPr>
              <w:spacing w:line="242" w:lineRule="auto"/>
            </w:pPr>
            <w:r>
              <w:rPr>
                <w:color w:val="000000"/>
                <w:sz w:val="15"/>
                <w:szCs w:val="15"/>
              </w:rPr>
              <w:t>Between-subject</w:t>
            </w:r>
          </w:p>
        </w:tc>
        <w:tc>
          <w:tcPr>
            <w:tcW w:w="2300" w:type="dxa"/>
            <w:tcMar>
              <w:top w:w="30" w:type="dxa"/>
              <w:left w:w="66" w:type="dxa"/>
              <w:bottom w:w="30" w:type="dxa"/>
              <w:right w:w="66" w:type="dxa"/>
            </w:tcMar>
          </w:tcPr>
          <w:p w:rsidR="004D29B1" w:rsidRDefault="00650653" w14:paraId="638AE976" w14:textId="77777777">
            <w:pPr>
              <w:spacing w:line="242" w:lineRule="auto"/>
              <w:jc w:val="center"/>
            </w:pPr>
            <w:r>
              <w:rPr>
                <w:color w:val="000000"/>
                <w:sz w:val="15"/>
                <w:szCs w:val="15"/>
              </w:rPr>
              <w:t>0.16</w:t>
            </w:r>
          </w:p>
        </w:tc>
        <w:tc>
          <w:tcPr>
            <w:tcW w:w="2000" w:type="dxa"/>
            <w:tcMar>
              <w:top w:w="30" w:type="dxa"/>
              <w:left w:w="66" w:type="dxa"/>
              <w:bottom w:w="30" w:type="dxa"/>
              <w:right w:w="66" w:type="dxa"/>
            </w:tcMar>
          </w:tcPr>
          <w:p w:rsidR="004D29B1" w:rsidRDefault="00650653" w14:paraId="632B30B4" w14:textId="77777777">
            <w:pPr>
              <w:spacing w:line="242" w:lineRule="auto"/>
              <w:jc w:val="center"/>
            </w:pPr>
            <w:r>
              <w:rPr>
                <w:color w:val="000000"/>
                <w:sz w:val="15"/>
                <w:szCs w:val="15"/>
              </w:rPr>
              <w:t>−</w:t>
            </w:r>
            <w:r>
              <w:rPr>
                <w:color w:val="000000"/>
                <w:sz w:val="15"/>
                <w:szCs w:val="15"/>
              </w:rPr>
              <w:t>0.47, 0.79</w:t>
            </w:r>
          </w:p>
        </w:tc>
        <w:tc>
          <w:tcPr>
            <w:tcW w:w="1500" w:type="dxa"/>
            <w:tcMar>
              <w:top w:w="30" w:type="dxa"/>
              <w:left w:w="66" w:type="dxa"/>
              <w:bottom w:w="30" w:type="dxa"/>
              <w:right w:w="66" w:type="dxa"/>
            </w:tcMar>
          </w:tcPr>
          <w:p w:rsidR="004D29B1" w:rsidRDefault="00650653" w14:paraId="0AF84542" w14:textId="77777777">
            <w:pPr>
              <w:spacing w:line="242" w:lineRule="auto"/>
              <w:jc w:val="center"/>
            </w:pPr>
            <w:r>
              <w:rPr>
                <w:color w:val="000000"/>
                <w:sz w:val="15"/>
                <w:szCs w:val="15"/>
              </w:rPr>
              <w:t>—</w:t>
            </w:r>
          </w:p>
        </w:tc>
      </w:tr>
      <w:tr w:rsidR="004D29B1" w14:paraId="5834232B" w14:textId="77777777">
        <w:tc>
          <w:tcPr>
            <w:tcW w:w="1700" w:type="dxa"/>
            <w:tcMar>
              <w:top w:w="30" w:type="dxa"/>
              <w:left w:w="66" w:type="dxa"/>
              <w:bottom w:w="30" w:type="dxa"/>
              <w:right w:w="66" w:type="dxa"/>
            </w:tcMar>
          </w:tcPr>
          <w:p w:rsidR="004D29B1" w:rsidRDefault="00650653" w14:paraId="2DD6103F" w14:textId="77777777">
            <w:pPr>
              <w:spacing w:line="242" w:lineRule="auto"/>
            </w:pPr>
            <w:r>
              <w:rPr>
                <w:color w:val="000000"/>
                <w:sz w:val="15"/>
                <w:szCs w:val="15"/>
              </w:rPr>
              <w:t xml:space="preserve">ΔΔ </w:t>
            </w:r>
            <w:commentRangeStart w:id="25"/>
            <w:commentRangeStart w:id="2108665915"/>
            <w:r>
              <w:rPr>
                <w:color w:val="000000"/>
                <w:sz w:val="15"/>
                <w:szCs w:val="15"/>
              </w:rPr>
              <w:t>DBP</w:t>
            </w:r>
            <w:commentRangeEnd w:id="25"/>
            <w:r w:rsidR="005B217A">
              <w:rPr>
                <w:rStyle w:val="CommentReference"/>
                <w:sz w:val="21"/>
                <w:szCs w:val="21"/>
              </w:rPr>
              <w:commentReference w:id="25"/>
            </w:r>
            <w:commentRangeEnd w:id="2108665915"/>
            <w:r>
              <w:rPr>
                <w:rStyle w:val="CommentReference"/>
              </w:rPr>
              <w:commentReference w:id="2108665915"/>
            </w:r>
          </w:p>
        </w:tc>
        <w:tc>
          <w:tcPr>
            <w:tcW w:w="2600" w:type="dxa"/>
            <w:tcMar>
              <w:top w:w="30" w:type="dxa"/>
              <w:left w:w="66" w:type="dxa"/>
              <w:bottom w:w="30" w:type="dxa"/>
              <w:right w:w="66" w:type="dxa"/>
            </w:tcMar>
          </w:tcPr>
          <w:p w:rsidR="004D29B1" w:rsidRDefault="00650653" w14:paraId="083A193B" w14:textId="77777777">
            <w:pPr>
              <w:spacing w:line="242" w:lineRule="auto"/>
            </w:pPr>
            <w:r>
              <w:rPr>
                <w:color w:val="000000"/>
                <w:sz w:val="15"/>
                <w:szCs w:val="15"/>
              </w:rPr>
              <w:t>Within-subject</w:t>
            </w:r>
          </w:p>
        </w:tc>
        <w:tc>
          <w:tcPr>
            <w:tcW w:w="2300" w:type="dxa"/>
            <w:tcMar>
              <w:top w:w="30" w:type="dxa"/>
              <w:left w:w="66" w:type="dxa"/>
              <w:bottom w:w="30" w:type="dxa"/>
              <w:right w:w="66" w:type="dxa"/>
            </w:tcMar>
          </w:tcPr>
          <w:p w:rsidR="004D29B1" w:rsidRDefault="00650653" w14:paraId="37E6A5D4" w14:textId="77777777">
            <w:pPr>
              <w:spacing w:line="242" w:lineRule="auto"/>
              <w:jc w:val="center"/>
            </w:pPr>
            <w:r>
              <w:rPr>
                <w:color w:val="000000"/>
                <w:sz w:val="15"/>
                <w:szCs w:val="15"/>
              </w:rPr>
              <w:t>0.56</w:t>
            </w:r>
          </w:p>
        </w:tc>
        <w:tc>
          <w:tcPr>
            <w:tcW w:w="2000" w:type="dxa"/>
            <w:tcMar>
              <w:top w:w="30" w:type="dxa"/>
              <w:left w:w="66" w:type="dxa"/>
              <w:bottom w:w="30" w:type="dxa"/>
              <w:right w:w="66" w:type="dxa"/>
            </w:tcMar>
          </w:tcPr>
          <w:p w:rsidR="004D29B1" w:rsidRDefault="00650653" w14:paraId="2674951A" w14:textId="77777777">
            <w:pPr>
              <w:spacing w:line="242" w:lineRule="auto"/>
              <w:jc w:val="center"/>
            </w:pPr>
            <w:r>
              <w:rPr>
                <w:color w:val="000000"/>
                <w:sz w:val="15"/>
                <w:szCs w:val="15"/>
              </w:rPr>
              <w:t>0.46, 0.66</w:t>
            </w:r>
          </w:p>
        </w:tc>
        <w:tc>
          <w:tcPr>
            <w:tcW w:w="1500" w:type="dxa"/>
            <w:tcMar>
              <w:top w:w="30" w:type="dxa"/>
              <w:left w:w="66" w:type="dxa"/>
              <w:bottom w:w="30" w:type="dxa"/>
              <w:right w:w="66" w:type="dxa"/>
            </w:tcMar>
          </w:tcPr>
          <w:p w:rsidR="004D29B1" w:rsidRDefault="00650653" w14:paraId="6188CD2D" w14:textId="77777777">
            <w:pPr>
              <w:spacing w:line="242" w:lineRule="auto"/>
              <w:jc w:val="center"/>
            </w:pPr>
            <w:r>
              <w:rPr>
                <w:color w:val="000000"/>
                <w:sz w:val="15"/>
                <w:szCs w:val="15"/>
              </w:rPr>
              <w:t>30 / 33</w:t>
            </w:r>
          </w:p>
        </w:tc>
      </w:tr>
      <w:tr w:rsidR="004D29B1" w14:paraId="2843DB01" w14:textId="77777777">
        <w:tc>
          <w:tcPr>
            <w:tcW w:w="1700" w:type="dxa"/>
            <w:tcMar>
              <w:top w:w="30" w:type="dxa"/>
              <w:left w:w="66" w:type="dxa"/>
              <w:bottom w:w="30" w:type="dxa"/>
              <w:right w:w="66" w:type="dxa"/>
            </w:tcMar>
          </w:tcPr>
          <w:p w:rsidR="004D29B1" w:rsidRDefault="004D29B1" w14:paraId="63361112" w14:textId="77777777">
            <w:pPr>
              <w:spacing w:line="242" w:lineRule="auto"/>
            </w:pPr>
          </w:p>
        </w:tc>
        <w:tc>
          <w:tcPr>
            <w:tcW w:w="2600" w:type="dxa"/>
            <w:tcMar>
              <w:top w:w="30" w:type="dxa"/>
              <w:left w:w="66" w:type="dxa"/>
              <w:bottom w:w="30" w:type="dxa"/>
              <w:right w:w="66" w:type="dxa"/>
            </w:tcMar>
          </w:tcPr>
          <w:p w:rsidR="004D29B1" w:rsidRDefault="00650653" w14:paraId="2C39C152" w14:textId="77777777">
            <w:pPr>
              <w:spacing w:line="242" w:lineRule="auto"/>
            </w:pPr>
            <w:r>
              <w:rPr>
                <w:color w:val="000000"/>
                <w:sz w:val="15"/>
                <w:szCs w:val="15"/>
              </w:rPr>
              <w:t>Between-subject</w:t>
            </w:r>
          </w:p>
        </w:tc>
        <w:tc>
          <w:tcPr>
            <w:tcW w:w="2300" w:type="dxa"/>
            <w:tcMar>
              <w:top w:w="30" w:type="dxa"/>
              <w:left w:w="66" w:type="dxa"/>
              <w:bottom w:w="30" w:type="dxa"/>
              <w:right w:w="66" w:type="dxa"/>
            </w:tcMar>
          </w:tcPr>
          <w:p w:rsidR="004D29B1" w:rsidRDefault="00650653" w14:paraId="3EBA4234" w14:textId="77777777">
            <w:pPr>
              <w:spacing w:line="242" w:lineRule="auto"/>
              <w:jc w:val="center"/>
            </w:pPr>
            <w:r>
              <w:rPr>
                <w:color w:val="000000"/>
                <w:sz w:val="15"/>
                <w:szCs w:val="15"/>
              </w:rPr>
              <w:t>0.38</w:t>
            </w:r>
          </w:p>
        </w:tc>
        <w:tc>
          <w:tcPr>
            <w:tcW w:w="2000" w:type="dxa"/>
            <w:tcMar>
              <w:top w:w="30" w:type="dxa"/>
              <w:left w:w="66" w:type="dxa"/>
              <w:bottom w:w="30" w:type="dxa"/>
              <w:right w:w="66" w:type="dxa"/>
            </w:tcMar>
          </w:tcPr>
          <w:p w:rsidR="004D29B1" w:rsidRDefault="00650653" w14:paraId="0A8A8F73" w14:textId="77777777">
            <w:pPr>
              <w:spacing w:line="242" w:lineRule="auto"/>
              <w:jc w:val="center"/>
            </w:pPr>
            <w:r>
              <w:rPr>
                <w:color w:val="000000"/>
                <w:sz w:val="15"/>
                <w:szCs w:val="15"/>
              </w:rPr>
              <w:t>−</w:t>
            </w:r>
            <w:r>
              <w:rPr>
                <w:color w:val="000000"/>
                <w:sz w:val="15"/>
                <w:szCs w:val="15"/>
              </w:rPr>
              <w:t>0.01, 0.77</w:t>
            </w:r>
          </w:p>
        </w:tc>
        <w:tc>
          <w:tcPr>
            <w:tcW w:w="1500" w:type="dxa"/>
            <w:tcMar>
              <w:top w:w="30" w:type="dxa"/>
              <w:left w:w="66" w:type="dxa"/>
              <w:bottom w:w="30" w:type="dxa"/>
              <w:right w:w="66" w:type="dxa"/>
            </w:tcMar>
          </w:tcPr>
          <w:p w:rsidR="004D29B1" w:rsidRDefault="00650653" w14:paraId="00ADD7FE" w14:textId="77777777">
            <w:pPr>
              <w:spacing w:line="242" w:lineRule="auto"/>
              <w:jc w:val="center"/>
            </w:pPr>
            <w:r>
              <w:rPr>
                <w:color w:val="000000"/>
                <w:sz w:val="15"/>
                <w:szCs w:val="15"/>
              </w:rPr>
              <w:t>—</w:t>
            </w:r>
          </w:p>
        </w:tc>
      </w:tr>
    </w:tbl>
    <w:p w:rsidR="004D29B1" w:rsidRDefault="00650653" w14:paraId="4E3583E4" w14:textId="77777777">
      <w:pPr>
        <w:spacing w:before="80" w:after="20"/>
        <w:jc w:val="center"/>
      </w:pPr>
      <w:r>
        <w:rPr>
          <w:noProof/>
        </w:rPr>
        <w:drawing>
          <wp:inline distT="0" distB="0" distL="0" distR="0" wp14:anchorId="74EAA05C" wp14:editId="6816E9C6">
            <wp:extent cx="5943600" cy="2276475"/>
            <wp:effectExtent l="0" t="0" r="0" b="0"/>
            <wp:docPr id="1438014178" name="Picture 143801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276475"/>
                    </a:xfrm>
                    <a:prstGeom prst="rect">
                      <a:avLst/>
                    </a:prstGeom>
                  </pic:spPr>
                </pic:pic>
              </a:graphicData>
            </a:graphic>
          </wp:inline>
        </w:drawing>
      </w:r>
    </w:p>
    <w:p w:rsidR="004D29B1" w:rsidRDefault="00650653" w14:paraId="76118E97" w14:textId="278ED54C">
      <w:pPr>
        <w:spacing w:before="40" w:after="160"/>
        <w:jc w:val="center"/>
      </w:pPr>
      <w:r>
        <w:rPr>
          <w:b/>
          <w:bCs/>
          <w:sz w:val="16"/>
          <w:szCs w:val="16"/>
        </w:rPr>
        <w:t>Figure 3. Within-Subject (A) versus Between-Subject (B) Concentration</w:t>
      </w:r>
      <w:r w:rsidR="00D57882">
        <w:rPr>
          <w:b/>
          <w:bCs/>
          <w:sz w:val="16"/>
          <w:szCs w:val="16"/>
        </w:rPr>
        <w:t>-</w:t>
      </w:r>
      <w:r>
        <w:rPr>
          <w:b/>
          <w:bCs/>
          <w:sz w:val="16"/>
          <w:szCs w:val="16"/>
        </w:rPr>
        <w:t>ΔΔ SBP Relationships</w:t>
      </w:r>
    </w:p>
    <w:p w:rsidR="004D29B1" w:rsidRDefault="00650653" w14:paraId="1A982766" w14:textId="78A59BDA">
      <w:pPr>
        <w:spacing w:before="20" w:after="150"/>
      </w:pPr>
      <w:r>
        <w:rPr>
          <w:i/>
          <w:iCs/>
          <w:color w:val="595959"/>
          <w:sz w:val="14"/>
          <w:szCs w:val="14"/>
        </w:rPr>
        <w:t>A: grey lines are individual participant OLS fits (5</w:t>
      </w:r>
      <w:r w:rsidR="00D57882">
        <w:rPr>
          <w:i/>
          <w:iCs/>
          <w:color w:val="595959"/>
          <w:sz w:val="14"/>
          <w:szCs w:val="14"/>
        </w:rPr>
        <w:t>-</w:t>
      </w:r>
      <w:r>
        <w:rPr>
          <w:i/>
          <w:iCs/>
          <w:color w:val="595959"/>
          <w:sz w:val="14"/>
          <w:szCs w:val="14"/>
        </w:rPr>
        <w:t>8 observations each); green line is the pooled within-subject slope. B: one point per participant (mean ΔΔ versus Cₘₐₓ) with OLS fit and 90% CI.</w:t>
      </w:r>
    </w:p>
    <w:p w:rsidR="004D29B1" w:rsidRDefault="00650653" w14:paraId="5A2C474C" w14:textId="77777777">
      <w:pPr>
        <w:pStyle w:val="Heading2"/>
      </w:pPr>
      <w:r>
        <w:t>5.2 Heart Rate</w:t>
      </w:r>
    </w:p>
    <w:p w:rsidR="004D29B1" w:rsidRDefault="00650653" w14:paraId="6FB8273E" w14:textId="77777777">
      <w:pPr>
        <w:spacing w:after="120" w:line="276" w:lineRule="auto"/>
        <w:jc w:val="both"/>
      </w:pPr>
      <w:r>
        <w:t xml:space="preserve">Reference-corrected pulse rate increased with CYB003 concentration (Table 7, Figure 4A). Because the Day 1 reference correction accounts for the negative chronotropic effect of the probe cocktail (metoprolol), the ΔΔ slope exceeded the baseline-corrected slope. The </w:t>
      </w:r>
      <w:commentRangeStart w:id="26"/>
      <w:commentRangeStart w:id="1442096069"/>
      <w:commentRangeStart w:id="899502484"/>
      <w:r>
        <w:t xml:space="preserve">between-subject relationship </w:t>
      </w:r>
      <w:commentRangeEnd w:id="26"/>
      <w:r w:rsidR="005B217A">
        <w:rPr>
          <w:rStyle w:val="CommentReference"/>
          <w:sz w:val="21"/>
          <w:szCs w:val="21"/>
        </w:rPr>
        <w:commentReference w:id="26"/>
      </w:r>
      <w:commentRangeEnd w:id="1442096069"/>
      <w:r>
        <w:rPr>
          <w:rStyle w:val="CommentReference"/>
        </w:rPr>
        <w:commentReference w:id="1442096069"/>
      </w:r>
      <w:commentRangeEnd w:id="899502484"/>
      <w:r>
        <w:rPr>
          <w:rStyle w:val="CommentReference"/>
        </w:rPr>
        <w:commentReference w:id="899502484"/>
      </w:r>
      <w:r>
        <w:t>with Cₘₐₓ was not statistically significant. The time-ordered plot of mean effect versus mean concentration showed a narrow loop with the peak effect occurring near the peak concentration (Figure 4B), indicating no appreciable delay between concentration and effect; delayed-effect modeling was therefore not pursued.</w:t>
      </w:r>
    </w:p>
    <w:p w:rsidR="004D29B1" w:rsidRDefault="00650653" w14:paraId="06C6604D" w14:textId="77777777">
      <w:pPr>
        <w:spacing w:before="120" w:after="60"/>
      </w:pPr>
      <w:r>
        <w:rPr>
          <w:b/>
          <w:bCs/>
          <w:sz w:val="17"/>
          <w:szCs w:val="17"/>
        </w:rPr>
        <w:t>Table 7. Linear Mixed-Effects Model Estimates: ΔΔ Pulse Rate versus CYB003 Concentration</w:t>
      </w:r>
    </w:p>
    <w:tbl>
      <w:tblPr>
        <w:tblW w:w="93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5000"/>
        <w:gridCol w:w="1500"/>
        <w:gridCol w:w="1900"/>
        <w:gridCol w:w="900"/>
      </w:tblGrid>
      <w:tr w:rsidR="004D29B1" w14:paraId="445C8233" w14:textId="77777777">
        <w:trPr>
          <w:tblHeader/>
        </w:trPr>
        <w:tc>
          <w:tcPr>
            <w:tcW w:w="5000" w:type="dxa"/>
            <w:shd w:val="clear" w:color="auto" w:fill="1F3864"/>
            <w:tcMar>
              <w:top w:w="30" w:type="dxa"/>
              <w:left w:w="66" w:type="dxa"/>
              <w:bottom w:w="30" w:type="dxa"/>
              <w:right w:w="66" w:type="dxa"/>
            </w:tcMar>
          </w:tcPr>
          <w:p w:rsidR="004D29B1" w:rsidRDefault="00650653" w14:paraId="0369174F" w14:textId="77777777">
            <w:pPr>
              <w:spacing w:line="242" w:lineRule="auto"/>
            </w:pPr>
            <w:r>
              <w:rPr>
                <w:b/>
                <w:bCs/>
                <w:color w:val="FFFFFF"/>
                <w:sz w:val="15"/>
                <w:szCs w:val="15"/>
              </w:rPr>
              <w:t>Parameter</w:t>
            </w:r>
          </w:p>
        </w:tc>
        <w:tc>
          <w:tcPr>
            <w:tcW w:w="1500" w:type="dxa"/>
            <w:shd w:val="clear" w:color="auto" w:fill="1F3864"/>
            <w:tcMar>
              <w:top w:w="30" w:type="dxa"/>
              <w:left w:w="66" w:type="dxa"/>
              <w:bottom w:w="30" w:type="dxa"/>
              <w:right w:w="66" w:type="dxa"/>
            </w:tcMar>
          </w:tcPr>
          <w:p w:rsidR="004D29B1" w:rsidRDefault="00650653" w14:paraId="71AFE10D" w14:textId="77777777">
            <w:pPr>
              <w:spacing w:line="242" w:lineRule="auto"/>
              <w:jc w:val="center"/>
            </w:pPr>
            <w:r>
              <w:rPr>
                <w:b/>
                <w:bCs/>
                <w:color w:val="FFFFFF"/>
                <w:sz w:val="15"/>
                <w:szCs w:val="15"/>
              </w:rPr>
              <w:t>Estimate</w:t>
            </w:r>
          </w:p>
        </w:tc>
        <w:tc>
          <w:tcPr>
            <w:tcW w:w="1900" w:type="dxa"/>
            <w:shd w:val="clear" w:color="auto" w:fill="1F3864"/>
            <w:tcMar>
              <w:top w:w="30" w:type="dxa"/>
              <w:left w:w="66" w:type="dxa"/>
              <w:bottom w:w="30" w:type="dxa"/>
              <w:right w:w="66" w:type="dxa"/>
            </w:tcMar>
          </w:tcPr>
          <w:p w:rsidR="004D29B1" w:rsidRDefault="00650653" w14:paraId="0359A823" w14:textId="77777777">
            <w:pPr>
              <w:spacing w:line="242" w:lineRule="auto"/>
              <w:jc w:val="center"/>
            </w:pPr>
            <w:r>
              <w:rPr>
                <w:b/>
                <w:bCs/>
                <w:color w:val="FFFFFF"/>
                <w:sz w:val="15"/>
                <w:szCs w:val="15"/>
              </w:rPr>
              <w:t>90% CI</w:t>
            </w:r>
          </w:p>
        </w:tc>
        <w:tc>
          <w:tcPr>
            <w:tcW w:w="900" w:type="dxa"/>
            <w:shd w:val="clear" w:color="auto" w:fill="1F3864"/>
            <w:tcMar>
              <w:top w:w="30" w:type="dxa"/>
              <w:left w:w="66" w:type="dxa"/>
              <w:bottom w:w="30" w:type="dxa"/>
              <w:right w:w="66" w:type="dxa"/>
            </w:tcMar>
          </w:tcPr>
          <w:p w:rsidR="004D29B1" w:rsidRDefault="00650653" w14:paraId="2193F64C" w14:textId="77777777">
            <w:pPr>
              <w:spacing w:line="242" w:lineRule="auto"/>
              <w:jc w:val="center"/>
            </w:pPr>
            <w:r>
              <w:rPr>
                <w:b/>
                <w:bCs/>
                <w:color w:val="FFFFFF"/>
                <w:sz w:val="15"/>
                <w:szCs w:val="15"/>
              </w:rPr>
              <w:t>p-value</w:t>
            </w:r>
          </w:p>
        </w:tc>
      </w:tr>
      <w:tr w:rsidR="004D29B1" w14:paraId="35CF1EDF" w14:textId="77777777">
        <w:tc>
          <w:tcPr>
            <w:tcW w:w="5000" w:type="dxa"/>
            <w:tcMar>
              <w:top w:w="30" w:type="dxa"/>
              <w:left w:w="66" w:type="dxa"/>
              <w:bottom w:w="30" w:type="dxa"/>
              <w:right w:w="66" w:type="dxa"/>
            </w:tcMar>
          </w:tcPr>
          <w:p w:rsidR="004D29B1" w:rsidRDefault="00650653" w14:paraId="2BFBA809" w14:textId="77777777">
            <w:pPr>
              <w:spacing w:line="242" w:lineRule="auto"/>
            </w:pPr>
            <w:r>
              <w:rPr>
                <w:color w:val="000000"/>
                <w:sz w:val="15"/>
                <w:szCs w:val="15"/>
              </w:rPr>
              <w:t>Within-subject slope (bpm per ng/mL)</w:t>
            </w:r>
          </w:p>
        </w:tc>
        <w:tc>
          <w:tcPr>
            <w:tcW w:w="1500" w:type="dxa"/>
            <w:tcMar>
              <w:top w:w="30" w:type="dxa"/>
              <w:left w:w="66" w:type="dxa"/>
              <w:bottom w:w="30" w:type="dxa"/>
              <w:right w:w="66" w:type="dxa"/>
            </w:tcMar>
          </w:tcPr>
          <w:p w:rsidR="004D29B1" w:rsidRDefault="00650653" w14:paraId="706A1C03" w14:textId="77777777">
            <w:pPr>
              <w:spacing w:line="242" w:lineRule="auto"/>
              <w:jc w:val="center"/>
            </w:pPr>
            <w:commentRangeStart w:id="27"/>
            <w:r>
              <w:rPr>
                <w:color w:val="000000"/>
                <w:sz w:val="15"/>
                <w:szCs w:val="15"/>
              </w:rPr>
              <w:t>0.53</w:t>
            </w:r>
            <w:commentRangeEnd w:id="27"/>
            <w:r w:rsidR="00AE46C3">
              <w:rPr>
                <w:rStyle w:val="CommentReference"/>
                <w:sz w:val="21"/>
                <w:szCs w:val="21"/>
              </w:rPr>
              <w:commentReference w:id="27"/>
            </w:r>
          </w:p>
        </w:tc>
        <w:tc>
          <w:tcPr>
            <w:tcW w:w="1900" w:type="dxa"/>
            <w:tcMar>
              <w:top w:w="30" w:type="dxa"/>
              <w:left w:w="66" w:type="dxa"/>
              <w:bottom w:w="30" w:type="dxa"/>
              <w:right w:w="66" w:type="dxa"/>
            </w:tcMar>
          </w:tcPr>
          <w:p w:rsidR="004D29B1" w:rsidRDefault="00650653" w14:paraId="31C18884" w14:textId="77777777">
            <w:pPr>
              <w:spacing w:line="242" w:lineRule="auto"/>
              <w:jc w:val="center"/>
            </w:pPr>
            <w:r>
              <w:rPr>
                <w:color w:val="000000"/>
                <w:sz w:val="15"/>
                <w:szCs w:val="15"/>
              </w:rPr>
              <w:t>0.40, 0.65</w:t>
            </w:r>
          </w:p>
        </w:tc>
        <w:tc>
          <w:tcPr>
            <w:tcW w:w="900" w:type="dxa"/>
            <w:tcMar>
              <w:top w:w="30" w:type="dxa"/>
              <w:left w:w="66" w:type="dxa"/>
              <w:bottom w:w="30" w:type="dxa"/>
              <w:right w:w="66" w:type="dxa"/>
            </w:tcMar>
          </w:tcPr>
          <w:p w:rsidR="004D29B1" w:rsidRDefault="00650653" w14:paraId="689EF94E" w14:textId="77777777">
            <w:pPr>
              <w:spacing w:line="242" w:lineRule="auto"/>
              <w:jc w:val="center"/>
            </w:pPr>
            <w:r>
              <w:rPr>
                <w:color w:val="000000"/>
                <w:sz w:val="15"/>
                <w:szCs w:val="15"/>
              </w:rPr>
              <w:t>&lt; 0.001</w:t>
            </w:r>
          </w:p>
        </w:tc>
      </w:tr>
      <w:tr w:rsidR="004D29B1" w14:paraId="2FF1CB3E" w14:textId="77777777">
        <w:tc>
          <w:tcPr>
            <w:tcW w:w="5000" w:type="dxa"/>
            <w:tcMar>
              <w:top w:w="30" w:type="dxa"/>
              <w:left w:w="66" w:type="dxa"/>
              <w:bottom w:w="30" w:type="dxa"/>
              <w:right w:w="66" w:type="dxa"/>
            </w:tcMar>
          </w:tcPr>
          <w:p w:rsidR="004D29B1" w:rsidRDefault="00650653" w14:paraId="65E01C50" w14:textId="77777777">
            <w:pPr>
              <w:spacing w:line="242" w:lineRule="auto"/>
            </w:pPr>
            <w:r>
              <w:rPr>
                <w:color w:val="000000"/>
                <w:sz w:val="15"/>
                <w:szCs w:val="15"/>
              </w:rPr>
              <w:t>Predicted ΔΔ at Cₘₐₓ 26.9 ng/mL (bpm)</w:t>
            </w:r>
          </w:p>
        </w:tc>
        <w:tc>
          <w:tcPr>
            <w:tcW w:w="1500" w:type="dxa"/>
            <w:tcMar>
              <w:top w:w="30" w:type="dxa"/>
              <w:left w:w="66" w:type="dxa"/>
              <w:bottom w:w="30" w:type="dxa"/>
              <w:right w:w="66" w:type="dxa"/>
            </w:tcMar>
          </w:tcPr>
          <w:p w:rsidR="004D29B1" w:rsidRDefault="00650653" w14:paraId="61AB17F4" w14:textId="77777777">
            <w:pPr>
              <w:spacing w:line="242" w:lineRule="auto"/>
              <w:jc w:val="center"/>
            </w:pPr>
            <w:r>
              <w:rPr>
                <w:color w:val="000000"/>
                <w:sz w:val="15"/>
                <w:szCs w:val="15"/>
              </w:rPr>
              <w:t>13.8</w:t>
            </w:r>
          </w:p>
        </w:tc>
        <w:tc>
          <w:tcPr>
            <w:tcW w:w="1900" w:type="dxa"/>
            <w:tcMar>
              <w:top w:w="30" w:type="dxa"/>
              <w:left w:w="66" w:type="dxa"/>
              <w:bottom w:w="30" w:type="dxa"/>
              <w:right w:w="66" w:type="dxa"/>
            </w:tcMar>
          </w:tcPr>
          <w:p w:rsidR="004D29B1" w:rsidRDefault="00650653" w14:paraId="7BC2E53F" w14:textId="77777777">
            <w:pPr>
              <w:spacing w:line="242" w:lineRule="auto"/>
              <w:jc w:val="center"/>
            </w:pPr>
            <w:r>
              <w:rPr>
                <w:color w:val="000000"/>
                <w:sz w:val="15"/>
                <w:szCs w:val="15"/>
              </w:rPr>
              <w:t>10.5, 17.1</w:t>
            </w:r>
          </w:p>
        </w:tc>
        <w:tc>
          <w:tcPr>
            <w:tcW w:w="900" w:type="dxa"/>
            <w:tcMar>
              <w:top w:w="30" w:type="dxa"/>
              <w:left w:w="66" w:type="dxa"/>
              <w:bottom w:w="30" w:type="dxa"/>
              <w:right w:w="66" w:type="dxa"/>
            </w:tcMar>
          </w:tcPr>
          <w:p w:rsidR="004D29B1" w:rsidRDefault="00650653" w14:paraId="7EE19A85" w14:textId="77777777">
            <w:pPr>
              <w:spacing w:line="242" w:lineRule="auto"/>
              <w:jc w:val="center"/>
            </w:pPr>
            <w:r>
              <w:rPr>
                <w:color w:val="000000"/>
                <w:sz w:val="15"/>
                <w:szCs w:val="15"/>
              </w:rPr>
              <w:t>—</w:t>
            </w:r>
          </w:p>
        </w:tc>
      </w:tr>
      <w:tr w:rsidR="004D29B1" w14:paraId="75BF1A12" w14:textId="77777777">
        <w:tc>
          <w:tcPr>
            <w:tcW w:w="5000" w:type="dxa"/>
            <w:tcMar>
              <w:top w:w="30" w:type="dxa"/>
              <w:left w:w="66" w:type="dxa"/>
              <w:bottom w:w="30" w:type="dxa"/>
              <w:right w:w="66" w:type="dxa"/>
            </w:tcMar>
          </w:tcPr>
          <w:p w:rsidR="004D29B1" w:rsidRDefault="00650653" w14:paraId="6A0EC4CA" w14:textId="77777777">
            <w:pPr>
              <w:spacing w:line="242" w:lineRule="auto"/>
            </w:pPr>
            <w:r>
              <w:rPr>
                <w:color w:val="000000"/>
                <w:sz w:val="15"/>
                <w:szCs w:val="15"/>
              </w:rPr>
              <w:t>Predicted ΔΔ at Cₘₐₓ 43.0 ng/mL (bpm)</w:t>
            </w:r>
          </w:p>
        </w:tc>
        <w:tc>
          <w:tcPr>
            <w:tcW w:w="1500" w:type="dxa"/>
            <w:tcMar>
              <w:top w:w="30" w:type="dxa"/>
              <w:left w:w="66" w:type="dxa"/>
              <w:bottom w:w="30" w:type="dxa"/>
              <w:right w:w="66" w:type="dxa"/>
            </w:tcMar>
          </w:tcPr>
          <w:p w:rsidR="004D29B1" w:rsidRDefault="00650653" w14:paraId="53A06D39" w14:textId="77777777">
            <w:pPr>
              <w:spacing w:line="242" w:lineRule="auto"/>
              <w:jc w:val="center"/>
            </w:pPr>
            <w:r>
              <w:rPr>
                <w:color w:val="000000"/>
                <w:sz w:val="15"/>
                <w:szCs w:val="15"/>
              </w:rPr>
              <w:t>22.3</w:t>
            </w:r>
          </w:p>
        </w:tc>
        <w:tc>
          <w:tcPr>
            <w:tcW w:w="1900" w:type="dxa"/>
            <w:tcMar>
              <w:top w:w="30" w:type="dxa"/>
              <w:left w:w="66" w:type="dxa"/>
              <w:bottom w:w="30" w:type="dxa"/>
              <w:right w:w="66" w:type="dxa"/>
            </w:tcMar>
          </w:tcPr>
          <w:p w:rsidR="004D29B1" w:rsidRDefault="00650653" w14:paraId="4C8AF681" w14:textId="77777777">
            <w:pPr>
              <w:spacing w:line="242" w:lineRule="auto"/>
              <w:jc w:val="center"/>
            </w:pPr>
            <w:r>
              <w:rPr>
                <w:color w:val="000000"/>
                <w:sz w:val="15"/>
                <w:szCs w:val="15"/>
              </w:rPr>
              <w:t>—</w:t>
            </w:r>
          </w:p>
        </w:tc>
        <w:tc>
          <w:tcPr>
            <w:tcW w:w="900" w:type="dxa"/>
            <w:tcMar>
              <w:top w:w="30" w:type="dxa"/>
              <w:left w:w="66" w:type="dxa"/>
              <w:bottom w:w="30" w:type="dxa"/>
              <w:right w:w="66" w:type="dxa"/>
            </w:tcMar>
          </w:tcPr>
          <w:p w:rsidR="004D29B1" w:rsidRDefault="00650653" w14:paraId="0A1F81B1" w14:textId="77777777">
            <w:pPr>
              <w:spacing w:line="242" w:lineRule="auto"/>
              <w:jc w:val="center"/>
            </w:pPr>
            <w:r>
              <w:rPr>
                <w:color w:val="000000"/>
                <w:sz w:val="15"/>
                <w:szCs w:val="15"/>
              </w:rPr>
              <w:t>—</w:t>
            </w:r>
          </w:p>
        </w:tc>
      </w:tr>
      <w:tr w:rsidR="004D29B1" w14:paraId="2E6C4F87" w14:textId="77777777">
        <w:tc>
          <w:tcPr>
            <w:tcW w:w="5000" w:type="dxa"/>
            <w:tcMar>
              <w:top w:w="30" w:type="dxa"/>
              <w:left w:w="66" w:type="dxa"/>
              <w:bottom w:w="30" w:type="dxa"/>
              <w:right w:w="66" w:type="dxa"/>
            </w:tcMar>
          </w:tcPr>
          <w:p w:rsidR="004D29B1" w:rsidRDefault="00650653" w14:paraId="3F581C46" w14:textId="77777777">
            <w:pPr>
              <w:spacing w:line="242" w:lineRule="auto"/>
            </w:pPr>
            <w:commentRangeStart w:id="28"/>
            <w:commentRangeStart w:id="1864786393"/>
            <w:r>
              <w:rPr>
                <w:color w:val="000000"/>
                <w:sz w:val="15"/>
                <w:szCs w:val="15"/>
              </w:rPr>
              <w:t>Observed peak mean ΔΔ (bpm), 4 h</w:t>
            </w:r>
            <w:commentRangeEnd w:id="28"/>
            <w:r w:rsidR="00AE46C3">
              <w:rPr>
                <w:rStyle w:val="CommentReference"/>
                <w:sz w:val="21"/>
                <w:szCs w:val="21"/>
              </w:rPr>
              <w:commentReference w:id="28"/>
            </w:r>
            <w:commentRangeEnd w:id="1864786393"/>
            <w:r>
              <w:rPr>
                <w:rStyle w:val="CommentReference"/>
              </w:rPr>
              <w:commentReference w:id="1864786393"/>
            </w:r>
          </w:p>
        </w:tc>
        <w:tc>
          <w:tcPr>
            <w:tcW w:w="1500" w:type="dxa"/>
            <w:tcMar>
              <w:top w:w="30" w:type="dxa"/>
              <w:left w:w="66" w:type="dxa"/>
              <w:bottom w:w="30" w:type="dxa"/>
              <w:right w:w="66" w:type="dxa"/>
            </w:tcMar>
          </w:tcPr>
          <w:p w:rsidR="004D29B1" w:rsidRDefault="00650653" w14:paraId="32418D76" w14:textId="77777777">
            <w:pPr>
              <w:spacing w:line="242" w:lineRule="auto"/>
              <w:jc w:val="center"/>
            </w:pPr>
            <w:r>
              <w:rPr>
                <w:color w:val="000000"/>
                <w:sz w:val="15"/>
                <w:szCs w:val="15"/>
              </w:rPr>
              <w:t>14.8</w:t>
            </w:r>
          </w:p>
        </w:tc>
        <w:tc>
          <w:tcPr>
            <w:tcW w:w="1900" w:type="dxa"/>
            <w:tcMar>
              <w:top w:w="30" w:type="dxa"/>
              <w:left w:w="66" w:type="dxa"/>
              <w:bottom w:w="30" w:type="dxa"/>
              <w:right w:w="66" w:type="dxa"/>
            </w:tcMar>
          </w:tcPr>
          <w:p w:rsidR="004D29B1" w:rsidRDefault="00650653" w14:paraId="17DCAE27" w14:textId="77777777">
            <w:pPr>
              <w:spacing w:line="242" w:lineRule="auto"/>
              <w:jc w:val="center"/>
            </w:pPr>
            <w:r>
              <w:rPr>
                <w:color w:val="000000"/>
                <w:sz w:val="15"/>
                <w:szCs w:val="15"/>
              </w:rPr>
              <w:t>—</w:t>
            </w:r>
          </w:p>
        </w:tc>
        <w:tc>
          <w:tcPr>
            <w:tcW w:w="900" w:type="dxa"/>
            <w:tcMar>
              <w:top w:w="30" w:type="dxa"/>
              <w:left w:w="66" w:type="dxa"/>
              <w:bottom w:w="30" w:type="dxa"/>
              <w:right w:w="66" w:type="dxa"/>
            </w:tcMar>
          </w:tcPr>
          <w:p w:rsidR="004D29B1" w:rsidRDefault="00650653" w14:paraId="0811D02F" w14:textId="77777777">
            <w:pPr>
              <w:spacing w:line="242" w:lineRule="auto"/>
              <w:jc w:val="center"/>
            </w:pPr>
            <w:r>
              <w:rPr>
                <w:color w:val="000000"/>
                <w:sz w:val="15"/>
                <w:szCs w:val="15"/>
              </w:rPr>
              <w:t>—</w:t>
            </w:r>
          </w:p>
        </w:tc>
      </w:tr>
      <w:tr w:rsidR="004D29B1" w14:paraId="3F579F53" w14:textId="77777777">
        <w:tc>
          <w:tcPr>
            <w:tcW w:w="5000" w:type="dxa"/>
            <w:tcMar>
              <w:top w:w="30" w:type="dxa"/>
              <w:left w:w="66" w:type="dxa"/>
              <w:bottom w:w="30" w:type="dxa"/>
              <w:right w:w="66" w:type="dxa"/>
            </w:tcMar>
          </w:tcPr>
          <w:p w:rsidR="004D29B1" w:rsidRDefault="00650653" w14:paraId="0C33A737" w14:textId="77777777">
            <w:pPr>
              <w:spacing w:line="242" w:lineRule="auto"/>
            </w:pPr>
            <w:r>
              <w:rPr>
                <w:color w:val="000000"/>
                <w:sz w:val="15"/>
                <w:szCs w:val="15"/>
              </w:rPr>
              <w:t>Between-subject slope, mean ΔΔ versus Cₘₐₓ (bpm per ng/mL; r = −0.13)</w:t>
            </w:r>
          </w:p>
        </w:tc>
        <w:tc>
          <w:tcPr>
            <w:tcW w:w="1500" w:type="dxa"/>
            <w:tcMar>
              <w:top w:w="30" w:type="dxa"/>
              <w:left w:w="66" w:type="dxa"/>
              <w:bottom w:w="30" w:type="dxa"/>
              <w:right w:w="66" w:type="dxa"/>
            </w:tcMar>
          </w:tcPr>
          <w:p w:rsidR="004D29B1" w:rsidRDefault="00650653" w14:paraId="34A2B329" w14:textId="77777777">
            <w:pPr>
              <w:spacing w:line="242" w:lineRule="auto"/>
              <w:jc w:val="center"/>
            </w:pPr>
            <w:r>
              <w:rPr>
                <w:color w:val="000000"/>
                <w:sz w:val="15"/>
                <w:szCs w:val="15"/>
              </w:rPr>
              <w:t>−</w:t>
            </w:r>
            <w:r>
              <w:rPr>
                <w:color w:val="000000"/>
                <w:sz w:val="15"/>
                <w:szCs w:val="15"/>
              </w:rPr>
              <w:t>0.19</w:t>
            </w:r>
          </w:p>
        </w:tc>
        <w:tc>
          <w:tcPr>
            <w:tcW w:w="1900" w:type="dxa"/>
            <w:tcMar>
              <w:top w:w="30" w:type="dxa"/>
              <w:left w:w="66" w:type="dxa"/>
              <w:bottom w:w="30" w:type="dxa"/>
              <w:right w:w="66" w:type="dxa"/>
            </w:tcMar>
          </w:tcPr>
          <w:p w:rsidR="004D29B1" w:rsidRDefault="00650653" w14:paraId="60BFFEFD" w14:textId="77777777">
            <w:pPr>
              <w:spacing w:line="242" w:lineRule="auto"/>
              <w:jc w:val="center"/>
            </w:pPr>
            <w:r>
              <w:rPr>
                <w:color w:val="000000"/>
                <w:sz w:val="15"/>
                <w:szCs w:val="15"/>
              </w:rPr>
              <w:t>—</w:t>
            </w:r>
          </w:p>
        </w:tc>
        <w:tc>
          <w:tcPr>
            <w:tcW w:w="900" w:type="dxa"/>
            <w:tcMar>
              <w:top w:w="30" w:type="dxa"/>
              <w:left w:w="66" w:type="dxa"/>
              <w:bottom w:w="30" w:type="dxa"/>
              <w:right w:w="66" w:type="dxa"/>
            </w:tcMar>
          </w:tcPr>
          <w:p w:rsidR="004D29B1" w:rsidRDefault="00650653" w14:paraId="40A61A9C" w14:textId="77777777">
            <w:pPr>
              <w:spacing w:line="242" w:lineRule="auto"/>
              <w:jc w:val="center"/>
            </w:pPr>
            <w:r>
              <w:rPr>
                <w:color w:val="000000"/>
                <w:sz w:val="15"/>
                <w:szCs w:val="15"/>
              </w:rPr>
              <w:t>0.46</w:t>
            </w:r>
          </w:p>
        </w:tc>
      </w:tr>
    </w:tbl>
    <w:p w:rsidR="004D29B1" w:rsidRDefault="00650653" w14:paraId="1F880606" w14:textId="77777777">
      <w:pPr>
        <w:spacing w:before="20" w:after="150"/>
      </w:pPr>
      <w:r>
        <w:rPr>
          <w:i/>
          <w:iCs/>
          <w:color w:val="595959"/>
          <w:sz w:val="14"/>
          <w:szCs w:val="14"/>
        </w:rPr>
        <w:t>N = 222 observations from 34 participants (within-subject); 33 participants (between-subject).</w:t>
      </w:r>
    </w:p>
    <w:p w:rsidR="004D29B1" w:rsidRDefault="00650653" w14:paraId="405BE9F9" w14:textId="77777777">
      <w:pPr>
        <w:spacing w:before="80" w:after="20"/>
        <w:jc w:val="center"/>
      </w:pPr>
      <w:r>
        <w:rPr>
          <w:noProof/>
        </w:rPr>
        <w:lastRenderedPageBreak/>
        <w:drawing>
          <wp:inline distT="0" distB="0" distL="0" distR="0" wp14:anchorId="5213309D" wp14:editId="453CCF27">
            <wp:extent cx="5943600" cy="2362200"/>
            <wp:effectExtent l="0" t="0" r="0" b="0"/>
            <wp:docPr id="227011838" name="Picture 22701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362200"/>
                    </a:xfrm>
                    <a:prstGeom prst="rect">
                      <a:avLst/>
                    </a:prstGeom>
                  </pic:spPr>
                </pic:pic>
              </a:graphicData>
            </a:graphic>
          </wp:inline>
        </w:drawing>
      </w:r>
    </w:p>
    <w:p w:rsidR="004D29B1" w:rsidRDefault="00650653" w14:paraId="212BCE79" w14:textId="77777777">
      <w:pPr>
        <w:spacing w:before="40" w:after="160"/>
        <w:jc w:val="center"/>
      </w:pPr>
      <w:r>
        <w:rPr>
          <w:b/>
          <w:bCs/>
          <w:sz w:val="16"/>
          <w:szCs w:val="16"/>
        </w:rPr>
        <w:t>Figure 4. ΔΔ Pulse Rate versus Time-Matched CYB003 Concentration (A) and Time-Ordered Mean Effect versus Mean Concentration (B)</w:t>
      </w:r>
    </w:p>
    <w:p w:rsidR="004D29B1" w:rsidRDefault="00650653" w14:paraId="289CC9B5" w14:textId="77777777">
      <w:pPr>
        <w:pStyle w:val="Heading2"/>
      </w:pPr>
      <w:r>
        <w:t>5.3 Hallucination</w:t>
      </w:r>
    </w:p>
    <w:p w:rsidR="004D29B1" w:rsidRDefault="00650653" w14:paraId="21F2DEC0" w14:textId="77777777">
      <w:pPr>
        <w:pStyle w:val="Heading3"/>
      </w:pPr>
      <w:r>
        <w:t>5.3.1 Incidence, Timing, and Severity</w:t>
      </w:r>
    </w:p>
    <w:p w:rsidR="004D29B1" w:rsidRDefault="00650653" w14:paraId="7D5835DA" w14:textId="77777777">
      <w:pPr>
        <w:spacing w:after="120" w:line="276" w:lineRule="auto"/>
        <w:jc w:val="both"/>
      </w:pPr>
      <w:r>
        <w:t>Hallucination/perceptual AEs were reported by 30 of 34 participants dosed</w:t>
      </w:r>
      <w:r>
        <w:t xml:space="preserve"> with CYB003 (88%), comprising 47 episodes; the most frequent preferred term was ‘Hallucination, visual’ (24 episodes in 24 participants). Onset was early and episodes were transient and self-limiting (Table 8, Figure 5, Figure 6). All events were mild or moderate in severity and resolved without intervention.</w:t>
      </w:r>
    </w:p>
    <w:p w:rsidR="004D29B1" w:rsidRDefault="00650653" w14:paraId="3C16DEB0" w14:textId="77777777">
      <w:pPr>
        <w:spacing w:before="120" w:after="60"/>
      </w:pPr>
      <w:r>
        <w:rPr>
          <w:b/>
          <w:bCs/>
          <w:sz w:val="17"/>
          <w:szCs w:val="17"/>
        </w:rPr>
        <w:t>Table 8. Hallucination/Perceptual Adverse Events: Incidence and Timing Relative to CYB003 Dose</w:t>
      </w:r>
    </w:p>
    <w:tbl>
      <w:tblPr>
        <w:tblW w:w="93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4800"/>
        <w:gridCol w:w="4500"/>
      </w:tblGrid>
      <w:tr w:rsidR="004D29B1" w14:paraId="2FD4347D" w14:textId="77777777">
        <w:trPr>
          <w:tblHeader/>
        </w:trPr>
        <w:tc>
          <w:tcPr>
            <w:tcW w:w="4800" w:type="dxa"/>
            <w:shd w:val="clear" w:color="auto" w:fill="1F3864"/>
            <w:tcMar>
              <w:top w:w="30" w:type="dxa"/>
              <w:left w:w="66" w:type="dxa"/>
              <w:bottom w:w="30" w:type="dxa"/>
              <w:right w:w="66" w:type="dxa"/>
            </w:tcMar>
          </w:tcPr>
          <w:p w:rsidR="004D29B1" w:rsidRDefault="00650653" w14:paraId="5469CE64" w14:textId="77777777">
            <w:pPr>
              <w:spacing w:line="242" w:lineRule="auto"/>
            </w:pPr>
            <w:r>
              <w:rPr>
                <w:b/>
                <w:bCs/>
                <w:color w:val="FFFFFF"/>
                <w:sz w:val="15"/>
                <w:szCs w:val="15"/>
              </w:rPr>
              <w:t>Parameter</w:t>
            </w:r>
          </w:p>
        </w:tc>
        <w:tc>
          <w:tcPr>
            <w:tcW w:w="4500" w:type="dxa"/>
            <w:shd w:val="clear" w:color="auto" w:fill="1F3864"/>
            <w:tcMar>
              <w:top w:w="30" w:type="dxa"/>
              <w:left w:w="66" w:type="dxa"/>
              <w:bottom w:w="30" w:type="dxa"/>
              <w:right w:w="66" w:type="dxa"/>
            </w:tcMar>
          </w:tcPr>
          <w:p w:rsidR="004D29B1" w:rsidRDefault="00650653" w14:paraId="7A1FC4F7" w14:textId="77777777">
            <w:pPr>
              <w:spacing w:line="242" w:lineRule="auto"/>
            </w:pPr>
            <w:r>
              <w:rPr>
                <w:b/>
                <w:bCs/>
                <w:color w:val="FFFFFF"/>
                <w:sz w:val="15"/>
                <w:szCs w:val="15"/>
              </w:rPr>
              <w:t>Value</w:t>
            </w:r>
          </w:p>
        </w:tc>
      </w:tr>
      <w:tr w:rsidR="004D29B1" w14:paraId="35920BD5" w14:textId="77777777">
        <w:tc>
          <w:tcPr>
            <w:tcW w:w="4800" w:type="dxa"/>
            <w:tcMar>
              <w:top w:w="30" w:type="dxa"/>
              <w:left w:w="66" w:type="dxa"/>
              <w:bottom w:w="30" w:type="dxa"/>
              <w:right w:w="66" w:type="dxa"/>
            </w:tcMar>
          </w:tcPr>
          <w:p w:rsidR="004D29B1" w:rsidRDefault="00650653" w14:paraId="7AEE6384" w14:textId="77777777">
            <w:pPr>
              <w:spacing w:line="242" w:lineRule="auto"/>
            </w:pPr>
            <w:r>
              <w:rPr>
                <w:color w:val="000000"/>
                <w:sz w:val="15"/>
                <w:szCs w:val="15"/>
              </w:rPr>
              <w:t>Participants with ≥ 1 event, n (%)</w:t>
            </w:r>
          </w:p>
        </w:tc>
        <w:tc>
          <w:tcPr>
            <w:tcW w:w="4500" w:type="dxa"/>
            <w:tcMar>
              <w:top w:w="30" w:type="dxa"/>
              <w:left w:w="66" w:type="dxa"/>
              <w:bottom w:w="30" w:type="dxa"/>
              <w:right w:w="66" w:type="dxa"/>
            </w:tcMar>
          </w:tcPr>
          <w:p w:rsidR="004D29B1" w:rsidRDefault="00650653" w14:paraId="266CC36E" w14:textId="77777777">
            <w:pPr>
              <w:spacing w:line="242" w:lineRule="auto"/>
            </w:pPr>
            <w:r>
              <w:rPr>
                <w:color w:val="000000"/>
                <w:sz w:val="15"/>
                <w:szCs w:val="15"/>
              </w:rPr>
              <w:t>30 / 34 (88%)</w:t>
            </w:r>
          </w:p>
        </w:tc>
      </w:tr>
      <w:tr w:rsidR="004D29B1" w14:paraId="72D56A62" w14:textId="77777777">
        <w:tc>
          <w:tcPr>
            <w:tcW w:w="4800" w:type="dxa"/>
            <w:tcMar>
              <w:top w:w="30" w:type="dxa"/>
              <w:left w:w="66" w:type="dxa"/>
              <w:bottom w:w="30" w:type="dxa"/>
              <w:right w:w="66" w:type="dxa"/>
            </w:tcMar>
          </w:tcPr>
          <w:p w:rsidR="004D29B1" w:rsidRDefault="00650653" w14:paraId="3EDCBF0C" w14:textId="77777777">
            <w:pPr>
              <w:spacing w:line="242" w:lineRule="auto"/>
            </w:pPr>
            <w:r>
              <w:rPr>
                <w:color w:val="000000"/>
                <w:sz w:val="15"/>
                <w:szCs w:val="15"/>
              </w:rPr>
              <w:t>Episodes, n</w:t>
            </w:r>
          </w:p>
        </w:tc>
        <w:tc>
          <w:tcPr>
            <w:tcW w:w="4500" w:type="dxa"/>
            <w:tcMar>
              <w:top w:w="30" w:type="dxa"/>
              <w:left w:w="66" w:type="dxa"/>
              <w:bottom w:w="30" w:type="dxa"/>
              <w:right w:w="66" w:type="dxa"/>
            </w:tcMar>
          </w:tcPr>
          <w:p w:rsidR="004D29B1" w:rsidRDefault="00650653" w14:paraId="359A12F1" w14:textId="77777777">
            <w:pPr>
              <w:spacing w:line="242" w:lineRule="auto"/>
            </w:pPr>
            <w:r>
              <w:rPr>
                <w:color w:val="000000"/>
                <w:sz w:val="15"/>
                <w:szCs w:val="15"/>
              </w:rPr>
              <w:t>47</w:t>
            </w:r>
          </w:p>
        </w:tc>
      </w:tr>
      <w:tr w:rsidR="004D29B1" w14:paraId="4259942D" w14:textId="77777777">
        <w:tc>
          <w:tcPr>
            <w:tcW w:w="4800" w:type="dxa"/>
            <w:tcMar>
              <w:top w:w="30" w:type="dxa"/>
              <w:left w:w="66" w:type="dxa"/>
              <w:bottom w:w="30" w:type="dxa"/>
              <w:right w:w="66" w:type="dxa"/>
            </w:tcMar>
          </w:tcPr>
          <w:p w:rsidR="004D29B1" w:rsidRDefault="00650653" w14:paraId="005F32B5" w14:textId="77777777">
            <w:pPr>
              <w:spacing w:line="242" w:lineRule="auto"/>
            </w:pPr>
            <w:r>
              <w:rPr>
                <w:color w:val="000000"/>
                <w:sz w:val="15"/>
                <w:szCs w:val="15"/>
              </w:rPr>
              <w:t>Hallucination, visual: episodes, n (participants)</w:t>
            </w:r>
          </w:p>
        </w:tc>
        <w:tc>
          <w:tcPr>
            <w:tcW w:w="4500" w:type="dxa"/>
            <w:tcMar>
              <w:top w:w="30" w:type="dxa"/>
              <w:left w:w="66" w:type="dxa"/>
              <w:bottom w:w="30" w:type="dxa"/>
              <w:right w:w="66" w:type="dxa"/>
            </w:tcMar>
          </w:tcPr>
          <w:p w:rsidR="004D29B1" w:rsidRDefault="00650653" w14:paraId="5F28FC07" w14:textId="77777777">
            <w:pPr>
              <w:spacing w:line="242" w:lineRule="auto"/>
            </w:pPr>
            <w:r>
              <w:rPr>
                <w:color w:val="000000"/>
                <w:sz w:val="15"/>
                <w:szCs w:val="15"/>
              </w:rPr>
              <w:t>24 (24)</w:t>
            </w:r>
          </w:p>
        </w:tc>
      </w:tr>
      <w:tr w:rsidR="004D29B1" w14:paraId="664FBDF8" w14:textId="77777777">
        <w:tc>
          <w:tcPr>
            <w:tcW w:w="4800" w:type="dxa"/>
            <w:tcMar>
              <w:top w:w="30" w:type="dxa"/>
              <w:left w:w="66" w:type="dxa"/>
              <w:bottom w:w="30" w:type="dxa"/>
              <w:right w:w="66" w:type="dxa"/>
            </w:tcMar>
          </w:tcPr>
          <w:p w:rsidR="004D29B1" w:rsidRDefault="00650653" w14:paraId="01965F56" w14:textId="77777777">
            <w:pPr>
              <w:spacing w:line="242" w:lineRule="auto"/>
            </w:pPr>
            <w:r>
              <w:rPr>
                <w:color w:val="000000"/>
                <w:sz w:val="15"/>
                <w:szCs w:val="15"/>
              </w:rPr>
              <w:t>Onset, h post-dose, median (IQR)</w:t>
            </w:r>
          </w:p>
        </w:tc>
        <w:tc>
          <w:tcPr>
            <w:tcW w:w="4500" w:type="dxa"/>
            <w:tcMar>
              <w:top w:w="30" w:type="dxa"/>
              <w:left w:w="66" w:type="dxa"/>
              <w:bottom w:w="30" w:type="dxa"/>
              <w:right w:w="66" w:type="dxa"/>
            </w:tcMar>
          </w:tcPr>
          <w:p w:rsidR="004D29B1" w:rsidRDefault="00650653" w14:paraId="00D429AF" w14:textId="77777777">
            <w:pPr>
              <w:spacing w:line="242" w:lineRule="auto"/>
            </w:pPr>
            <w:r>
              <w:rPr>
                <w:color w:val="000000"/>
                <w:sz w:val="15"/>
                <w:szCs w:val="15"/>
              </w:rPr>
              <w:t>1.02 (0.65, 1.36)</w:t>
            </w:r>
          </w:p>
        </w:tc>
      </w:tr>
      <w:tr w:rsidR="004D29B1" w14:paraId="1670FD5F" w14:textId="77777777">
        <w:tc>
          <w:tcPr>
            <w:tcW w:w="4800" w:type="dxa"/>
            <w:tcMar>
              <w:top w:w="30" w:type="dxa"/>
              <w:left w:w="66" w:type="dxa"/>
              <w:bottom w:w="30" w:type="dxa"/>
              <w:right w:w="66" w:type="dxa"/>
            </w:tcMar>
          </w:tcPr>
          <w:p w:rsidR="004D29B1" w:rsidRDefault="00650653" w14:paraId="1C37BC8E" w14:textId="77777777">
            <w:pPr>
              <w:spacing w:line="242" w:lineRule="auto"/>
            </w:pPr>
            <w:r>
              <w:rPr>
                <w:color w:val="000000"/>
                <w:sz w:val="15"/>
                <w:szCs w:val="15"/>
              </w:rPr>
              <w:t>Episode duration, h, median (IQR)</w:t>
            </w:r>
          </w:p>
        </w:tc>
        <w:tc>
          <w:tcPr>
            <w:tcW w:w="4500" w:type="dxa"/>
            <w:tcMar>
              <w:top w:w="30" w:type="dxa"/>
              <w:left w:w="66" w:type="dxa"/>
              <w:bottom w:w="30" w:type="dxa"/>
              <w:right w:w="66" w:type="dxa"/>
            </w:tcMar>
          </w:tcPr>
          <w:p w:rsidR="004D29B1" w:rsidRDefault="00650653" w14:paraId="21495C91" w14:textId="77777777">
            <w:pPr>
              <w:spacing w:line="242" w:lineRule="auto"/>
            </w:pPr>
            <w:r>
              <w:rPr>
                <w:color w:val="000000"/>
                <w:sz w:val="15"/>
                <w:szCs w:val="15"/>
              </w:rPr>
              <w:t>4.78 (3.46, 5.80)</w:t>
            </w:r>
          </w:p>
        </w:tc>
      </w:tr>
      <w:tr w:rsidR="004D29B1" w14:paraId="211035AA" w14:textId="77777777">
        <w:tc>
          <w:tcPr>
            <w:tcW w:w="4800" w:type="dxa"/>
            <w:tcMar>
              <w:top w:w="30" w:type="dxa"/>
              <w:left w:w="66" w:type="dxa"/>
              <w:bottom w:w="30" w:type="dxa"/>
              <w:right w:w="66" w:type="dxa"/>
            </w:tcMar>
          </w:tcPr>
          <w:p w:rsidR="004D29B1" w:rsidRDefault="00650653" w14:paraId="07B4DF0F" w14:textId="77777777">
            <w:pPr>
              <w:spacing w:line="242" w:lineRule="auto"/>
            </w:pPr>
            <w:r>
              <w:rPr>
                <w:color w:val="000000"/>
                <w:sz w:val="15"/>
                <w:szCs w:val="15"/>
              </w:rPr>
              <w:t>Resolution, h post-dose, median (IQR)</w:t>
            </w:r>
          </w:p>
        </w:tc>
        <w:tc>
          <w:tcPr>
            <w:tcW w:w="4500" w:type="dxa"/>
            <w:tcMar>
              <w:top w:w="30" w:type="dxa"/>
              <w:left w:w="66" w:type="dxa"/>
              <w:bottom w:w="30" w:type="dxa"/>
              <w:right w:w="66" w:type="dxa"/>
            </w:tcMar>
          </w:tcPr>
          <w:p w:rsidR="004D29B1" w:rsidRDefault="00650653" w14:paraId="40DE091B" w14:textId="77777777">
            <w:pPr>
              <w:spacing w:line="242" w:lineRule="auto"/>
            </w:pPr>
            <w:r>
              <w:rPr>
                <w:color w:val="000000"/>
                <w:sz w:val="15"/>
                <w:szCs w:val="15"/>
              </w:rPr>
              <w:t>5.83 (4.83, 6.84); maximum 11.3</w:t>
            </w:r>
          </w:p>
        </w:tc>
      </w:tr>
      <w:tr w:rsidR="004D29B1" w14:paraId="7073CEA5" w14:textId="77777777">
        <w:tc>
          <w:tcPr>
            <w:tcW w:w="4800" w:type="dxa"/>
            <w:tcMar>
              <w:top w:w="30" w:type="dxa"/>
              <w:left w:w="66" w:type="dxa"/>
              <w:bottom w:w="30" w:type="dxa"/>
              <w:right w:w="66" w:type="dxa"/>
            </w:tcMar>
          </w:tcPr>
          <w:p w:rsidR="004D29B1" w:rsidRDefault="00650653" w14:paraId="05E780F8" w14:textId="77777777">
            <w:pPr>
              <w:spacing w:line="242" w:lineRule="auto"/>
            </w:pPr>
            <w:r>
              <w:rPr>
                <w:color w:val="000000"/>
                <w:sz w:val="15"/>
                <w:szCs w:val="15"/>
              </w:rPr>
              <w:t>Per-participant total window, h, median</w:t>
            </w:r>
          </w:p>
        </w:tc>
        <w:tc>
          <w:tcPr>
            <w:tcW w:w="4500" w:type="dxa"/>
            <w:tcMar>
              <w:top w:w="30" w:type="dxa"/>
              <w:left w:w="66" w:type="dxa"/>
              <w:bottom w:w="30" w:type="dxa"/>
              <w:right w:w="66" w:type="dxa"/>
            </w:tcMar>
          </w:tcPr>
          <w:p w:rsidR="004D29B1" w:rsidRDefault="00650653" w14:paraId="1D4B6524" w14:textId="77777777">
            <w:pPr>
              <w:spacing w:line="242" w:lineRule="auto"/>
            </w:pPr>
            <w:r>
              <w:rPr>
                <w:color w:val="000000"/>
                <w:sz w:val="15"/>
                <w:szCs w:val="15"/>
              </w:rPr>
              <w:t>5.4</w:t>
            </w:r>
          </w:p>
        </w:tc>
      </w:tr>
      <w:tr w:rsidR="004D29B1" w14:paraId="263C28E8" w14:textId="77777777">
        <w:tc>
          <w:tcPr>
            <w:tcW w:w="4800" w:type="dxa"/>
            <w:tcMar>
              <w:top w:w="30" w:type="dxa"/>
              <w:left w:w="66" w:type="dxa"/>
              <w:bottom w:w="30" w:type="dxa"/>
              <w:right w:w="66" w:type="dxa"/>
            </w:tcMar>
          </w:tcPr>
          <w:p w:rsidR="004D29B1" w:rsidRDefault="00650653" w14:paraId="25CB9577" w14:textId="77777777">
            <w:pPr>
              <w:spacing w:line="242" w:lineRule="auto"/>
            </w:pPr>
            <w:r>
              <w:rPr>
                <w:color w:val="000000"/>
                <w:sz w:val="15"/>
                <w:szCs w:val="15"/>
              </w:rPr>
              <w:t>Severity, n: mild / moderate / severe</w:t>
            </w:r>
          </w:p>
        </w:tc>
        <w:tc>
          <w:tcPr>
            <w:tcW w:w="4500" w:type="dxa"/>
            <w:tcMar>
              <w:top w:w="30" w:type="dxa"/>
              <w:left w:w="66" w:type="dxa"/>
              <w:bottom w:w="30" w:type="dxa"/>
              <w:right w:w="66" w:type="dxa"/>
            </w:tcMar>
          </w:tcPr>
          <w:p w:rsidR="004D29B1" w:rsidRDefault="00650653" w14:paraId="0E31C416" w14:textId="77777777">
            <w:pPr>
              <w:spacing w:line="242" w:lineRule="auto"/>
            </w:pPr>
            <w:r>
              <w:rPr>
                <w:color w:val="000000"/>
                <w:sz w:val="15"/>
                <w:szCs w:val="15"/>
              </w:rPr>
              <w:t>43 / 4 / 0</w:t>
            </w:r>
          </w:p>
        </w:tc>
      </w:tr>
    </w:tbl>
    <w:p w:rsidR="004D29B1" w:rsidRDefault="00650653" w14:paraId="6CFA0680" w14:textId="77777777">
      <w:pPr>
        <w:spacing w:before="80" w:after="20"/>
        <w:jc w:val="center"/>
      </w:pPr>
      <w:r>
        <w:rPr>
          <w:noProof/>
        </w:rPr>
        <w:lastRenderedPageBreak/>
        <w:drawing>
          <wp:inline distT="0" distB="0" distL="0" distR="0" wp14:anchorId="48E3D605" wp14:editId="67966943">
            <wp:extent cx="5076825" cy="3971925"/>
            <wp:effectExtent l="0" t="0" r="0" b="0"/>
            <wp:docPr id="1912385296" name="Picture 191238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76825" cy="3971925"/>
                    </a:xfrm>
                    <a:prstGeom prst="rect">
                      <a:avLst/>
                    </a:prstGeom>
                  </pic:spPr>
                </pic:pic>
              </a:graphicData>
            </a:graphic>
          </wp:inline>
        </w:drawing>
      </w:r>
    </w:p>
    <w:p w:rsidR="004D29B1" w:rsidRDefault="00650653" w14:paraId="4ED83B82" w14:textId="77777777">
      <w:pPr>
        <w:spacing w:before="40" w:after="160"/>
        <w:jc w:val="center"/>
      </w:pPr>
      <w:commentRangeStart w:id="29"/>
      <w:commentRangeStart w:id="697527224"/>
      <w:r>
        <w:rPr>
          <w:b/>
          <w:bCs/>
          <w:sz w:val="16"/>
          <w:szCs w:val="16"/>
        </w:rPr>
        <w:t xml:space="preserve">Figure </w:t>
      </w:r>
      <w:commentRangeEnd w:id="29"/>
      <w:r w:rsidR="00AE46C3">
        <w:rPr>
          <w:rStyle w:val="CommentReference"/>
          <w:b/>
          <w:bCs/>
        </w:rPr>
        <w:commentReference w:id="29"/>
      </w:r>
      <w:commentRangeEnd w:id="697527224"/>
      <w:r>
        <w:rPr>
          <w:rStyle w:val="CommentReference"/>
        </w:rPr>
        <w:commentReference w:id="697527224"/>
      </w:r>
      <w:r>
        <w:rPr>
          <w:b/>
          <w:bCs/>
          <w:sz w:val="16"/>
          <w:szCs w:val="16"/>
        </w:rPr>
        <w:t>5. Hallucination Episodes Recalibrated to Time of CYB003 Dose: Episode Timelines (A), Episode Duration Distribution (B), and Per-Participant Windows (C)</w:t>
      </w:r>
    </w:p>
    <w:p w:rsidR="004D29B1" w:rsidRDefault="00650653" w14:paraId="586FD05A" w14:textId="77777777">
      <w:pPr>
        <w:spacing w:before="80" w:after="20"/>
        <w:jc w:val="center"/>
      </w:pPr>
      <w:r>
        <w:rPr>
          <w:noProof/>
        </w:rPr>
        <w:drawing>
          <wp:inline distT="0" distB="0" distL="0" distR="0" wp14:anchorId="10511B51" wp14:editId="12919C17">
            <wp:extent cx="4695825" cy="3419475"/>
            <wp:effectExtent l="0" t="0" r="0" b="0"/>
            <wp:docPr id="1565342213" name="Picture 156534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95825" cy="3419475"/>
                    </a:xfrm>
                    <a:prstGeom prst="rect">
                      <a:avLst/>
                    </a:prstGeom>
                  </pic:spPr>
                </pic:pic>
              </a:graphicData>
            </a:graphic>
          </wp:inline>
        </w:drawing>
      </w:r>
    </w:p>
    <w:p w:rsidR="004D29B1" w:rsidRDefault="00650653" w14:paraId="5498FCA3" w14:textId="77777777">
      <w:pPr>
        <w:spacing w:before="40" w:after="160"/>
        <w:jc w:val="center"/>
      </w:pPr>
      <w:r>
        <w:rPr>
          <w:b/>
          <w:bCs/>
          <w:sz w:val="16"/>
          <w:szCs w:val="16"/>
        </w:rPr>
        <w:t xml:space="preserve">Figure 6. </w:t>
      </w:r>
      <w:commentRangeStart w:id="30"/>
      <w:r>
        <w:rPr>
          <w:b/>
          <w:bCs/>
          <w:sz w:val="16"/>
          <w:szCs w:val="16"/>
        </w:rPr>
        <w:t xml:space="preserve">Hallucination </w:t>
      </w:r>
      <w:commentRangeEnd w:id="30"/>
      <w:r w:rsidR="00667F86">
        <w:rPr>
          <w:rStyle w:val="CommentReference"/>
          <w:b/>
          <w:bCs/>
        </w:rPr>
        <w:commentReference w:id="30"/>
      </w:r>
      <w:r>
        <w:rPr>
          <w:b/>
          <w:bCs/>
          <w:sz w:val="16"/>
          <w:szCs w:val="16"/>
        </w:rPr>
        <w:t>Onset, Duration, and Resolution (A), Duration by Preferred Term (B), and Duration by Severity (C)</w:t>
      </w:r>
    </w:p>
    <w:p w:rsidR="004D29B1" w:rsidRDefault="00650653" w14:paraId="0C20E14B" w14:textId="645FCEAA">
      <w:pPr>
        <w:pStyle w:val="Heading3"/>
      </w:pPr>
      <w:r>
        <w:t>5.3.2 Exposure</w:t>
      </w:r>
      <w:r w:rsidR="00D57882">
        <w:t>-</w:t>
      </w:r>
      <w:r>
        <w:t>Response</w:t>
      </w:r>
    </w:p>
    <w:p w:rsidR="004D29B1" w:rsidRDefault="00650653" w14:paraId="646FB92F" w14:textId="5599B3E0">
      <w:pPr>
        <w:spacing w:after="120" w:line="276" w:lineRule="auto"/>
        <w:jc w:val="both"/>
      </w:pPr>
      <w:commentRangeStart w:id="31"/>
      <w:commentRangeStart w:id="32"/>
      <w:r>
        <w:lastRenderedPageBreak/>
        <w:t xml:space="preserve">Incidence </w:t>
      </w:r>
      <w:commentRangeEnd w:id="32"/>
      <w:r w:rsidR="00667F86">
        <w:rPr>
          <w:rStyle w:val="CommentReference"/>
          <w:sz w:val="21"/>
          <w:szCs w:val="21"/>
        </w:rPr>
        <w:commentReference w:id="32"/>
      </w:r>
      <w:r>
        <w:t>was not significantly related to individual Cₘₐₓ or AUC₀₋</w:t>
      </w:r>
      <w:r w:rsidRPr="0006528A">
        <w:rPr>
          <w:vertAlign w:val="subscript"/>
        </w:rPr>
        <w:t>∞</w:t>
      </w:r>
      <w:r>
        <w:t xml:space="preserve">, consistent with the near-universal occurrence of events at the studied dose. In contrast, the probability </w:t>
      </w:r>
      <w:commentRangeEnd w:id="31"/>
      <w:r w:rsidR="00667F86">
        <w:rPr>
          <w:rStyle w:val="CommentReference"/>
          <w:sz w:val="21"/>
          <w:szCs w:val="21"/>
        </w:rPr>
        <w:commentReference w:id="31"/>
      </w:r>
      <w:r>
        <w:t xml:space="preserve">of an </w:t>
      </w:r>
      <w:commentRangeStart w:id="33"/>
      <w:del w:author="Navita Mallalieu" w:date="2026-09-29T10:04:00Z" w16du:dateUtc="2026-09-29T14:04:00Z" w:id="34">
        <w:r w:rsidDel="00667F86">
          <w:delText xml:space="preserve">active </w:delText>
        </w:r>
      </w:del>
      <w:commentRangeEnd w:id="33"/>
      <w:r w:rsidR="00667F86">
        <w:rPr>
          <w:rStyle w:val="CommentReference"/>
          <w:sz w:val="21"/>
          <w:szCs w:val="21"/>
        </w:rPr>
        <w:commentReference w:id="33"/>
      </w:r>
      <w:r>
        <w:t xml:space="preserve">episode at a given time increased steeply with time-matched concentration, and the prevalence of </w:t>
      </w:r>
      <w:del w:author="Navita Mallalieu" w:date="2026-09-29T10:05:00Z" w16du:dateUtc="2026-09-29T14:05:00Z" w:id="35">
        <w:r w:rsidDel="00667F86">
          <w:delText xml:space="preserve">active </w:delText>
        </w:r>
      </w:del>
      <w:r>
        <w:t>hallucination over time followed the mean concentration</w:t>
      </w:r>
      <w:r w:rsidR="00D57882">
        <w:t>-</w:t>
      </w:r>
      <w:r>
        <w:t>time profile. The duration of the perceptual experience was associated with terminal t½ but not with Cₘₐₓ or AUC₀₋</w:t>
      </w:r>
      <w:r w:rsidRPr="0006528A">
        <w:rPr>
          <w:vertAlign w:val="subscript"/>
        </w:rPr>
        <w:t>∞</w:t>
      </w:r>
      <w:r>
        <w:t xml:space="preserve"> (Table 9, Figure 7).</w:t>
      </w:r>
    </w:p>
    <w:p w:rsidR="004D29B1" w:rsidRDefault="00650653" w14:paraId="2D203018" w14:textId="14F4C1D7">
      <w:pPr>
        <w:spacing w:before="120" w:after="60"/>
      </w:pPr>
      <w:r>
        <w:rPr>
          <w:b/>
          <w:bCs/>
          <w:sz w:val="17"/>
          <w:szCs w:val="17"/>
        </w:rPr>
        <w:t>Table 9. Hallucination Exposure</w:t>
      </w:r>
      <w:r w:rsidR="00D57882">
        <w:rPr>
          <w:b/>
          <w:bCs/>
          <w:sz w:val="17"/>
          <w:szCs w:val="17"/>
        </w:rPr>
        <w:t>-</w:t>
      </w:r>
      <w:r>
        <w:rPr>
          <w:b/>
          <w:bCs/>
          <w:sz w:val="17"/>
          <w:szCs w:val="17"/>
        </w:rPr>
        <w:t xml:space="preserve">Response </w:t>
      </w:r>
      <w:commentRangeStart w:id="36"/>
      <w:commentRangeStart w:id="1906943663"/>
      <w:r>
        <w:rPr>
          <w:b/>
          <w:bCs/>
          <w:sz w:val="17"/>
          <w:szCs w:val="17"/>
        </w:rPr>
        <w:t>Analyses</w:t>
      </w:r>
      <w:commentRangeEnd w:id="36"/>
      <w:r w:rsidR="00667F86">
        <w:rPr>
          <w:rStyle w:val="CommentReference"/>
          <w:sz w:val="21"/>
          <w:szCs w:val="21"/>
        </w:rPr>
        <w:commentReference w:id="36"/>
      </w:r>
      <w:commentRangeEnd w:id="1906943663"/>
      <w:r>
        <w:rPr>
          <w:rStyle w:val="CommentReference"/>
        </w:rPr>
        <w:commentReference w:id="1906943663"/>
      </w:r>
    </w:p>
    <w:tbl>
      <w:tblPr>
        <w:tblW w:w="93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000" w:firstRow="0" w:lastRow="0" w:firstColumn="0" w:lastColumn="0" w:noHBand="0" w:noVBand="0"/>
      </w:tblPr>
      <w:tblGrid>
        <w:gridCol w:w="4300"/>
        <w:gridCol w:w="3000"/>
        <w:gridCol w:w="1000"/>
        <w:gridCol w:w="1000"/>
      </w:tblGrid>
      <w:tr w:rsidR="004D29B1" w14:paraId="74652704" w14:textId="77777777">
        <w:trPr>
          <w:tblHeader/>
        </w:trPr>
        <w:tc>
          <w:tcPr>
            <w:tcW w:w="4300" w:type="dxa"/>
            <w:shd w:val="clear" w:color="auto" w:fill="1F3864"/>
            <w:tcMar>
              <w:top w:w="30" w:type="dxa"/>
              <w:left w:w="66" w:type="dxa"/>
              <w:bottom w:w="30" w:type="dxa"/>
              <w:right w:w="66" w:type="dxa"/>
            </w:tcMar>
          </w:tcPr>
          <w:p w:rsidR="004D29B1" w:rsidRDefault="00650653" w14:paraId="46E1D166" w14:textId="77777777">
            <w:pPr>
              <w:spacing w:line="242" w:lineRule="auto"/>
            </w:pPr>
            <w:r>
              <w:rPr>
                <w:b/>
                <w:bCs/>
                <w:color w:val="FFFFFF"/>
                <w:sz w:val="15"/>
                <w:szCs w:val="15"/>
              </w:rPr>
              <w:t>Analysis</w:t>
            </w:r>
          </w:p>
        </w:tc>
        <w:tc>
          <w:tcPr>
            <w:tcW w:w="3000" w:type="dxa"/>
            <w:shd w:val="clear" w:color="auto" w:fill="1F3864"/>
            <w:tcMar>
              <w:top w:w="30" w:type="dxa"/>
              <w:left w:w="66" w:type="dxa"/>
              <w:bottom w:w="30" w:type="dxa"/>
              <w:right w:w="66" w:type="dxa"/>
            </w:tcMar>
          </w:tcPr>
          <w:p w:rsidR="004D29B1" w:rsidRDefault="00650653" w14:paraId="602B173C" w14:textId="77777777">
            <w:pPr>
              <w:spacing w:line="242" w:lineRule="auto"/>
              <w:jc w:val="center"/>
            </w:pPr>
            <w:r>
              <w:rPr>
                <w:b/>
                <w:bCs/>
                <w:color w:val="FFFFFF"/>
                <w:sz w:val="15"/>
                <w:szCs w:val="15"/>
              </w:rPr>
              <w:t>Estimate</w:t>
            </w:r>
          </w:p>
        </w:tc>
        <w:tc>
          <w:tcPr>
            <w:tcW w:w="1000" w:type="dxa"/>
            <w:shd w:val="clear" w:color="auto" w:fill="1F3864"/>
            <w:tcMar>
              <w:top w:w="30" w:type="dxa"/>
              <w:left w:w="66" w:type="dxa"/>
              <w:bottom w:w="30" w:type="dxa"/>
              <w:right w:w="66" w:type="dxa"/>
            </w:tcMar>
          </w:tcPr>
          <w:p w:rsidR="004D29B1" w:rsidRDefault="00650653" w14:paraId="70274930" w14:textId="77777777">
            <w:pPr>
              <w:spacing w:line="242" w:lineRule="auto"/>
              <w:jc w:val="center"/>
            </w:pPr>
            <w:r>
              <w:rPr>
                <w:b/>
                <w:bCs/>
                <w:color w:val="FFFFFF"/>
                <w:sz w:val="15"/>
                <w:szCs w:val="15"/>
              </w:rPr>
              <w:t>p-value</w:t>
            </w:r>
          </w:p>
        </w:tc>
        <w:tc>
          <w:tcPr>
            <w:tcW w:w="1000" w:type="dxa"/>
            <w:shd w:val="clear" w:color="auto" w:fill="1F3864"/>
            <w:tcMar>
              <w:top w:w="30" w:type="dxa"/>
              <w:left w:w="66" w:type="dxa"/>
              <w:bottom w:w="30" w:type="dxa"/>
              <w:right w:w="66" w:type="dxa"/>
            </w:tcMar>
          </w:tcPr>
          <w:p w:rsidR="004D29B1" w:rsidRDefault="00650653" w14:paraId="2E2FA1F6" w14:textId="77777777">
            <w:pPr>
              <w:spacing w:line="242" w:lineRule="auto"/>
              <w:jc w:val="center"/>
            </w:pPr>
            <w:r>
              <w:rPr>
                <w:b/>
                <w:bCs/>
                <w:color w:val="FFFFFF"/>
                <w:sz w:val="15"/>
                <w:szCs w:val="15"/>
              </w:rPr>
              <w:t>N</w:t>
            </w:r>
          </w:p>
        </w:tc>
      </w:tr>
      <w:tr w:rsidR="004D29B1" w14:paraId="354DC265" w14:textId="77777777">
        <w:tc>
          <w:tcPr>
            <w:tcW w:w="4300" w:type="dxa"/>
            <w:tcMar>
              <w:top w:w="30" w:type="dxa"/>
              <w:left w:w="66" w:type="dxa"/>
              <w:bottom w:w="30" w:type="dxa"/>
              <w:right w:w="66" w:type="dxa"/>
            </w:tcMar>
          </w:tcPr>
          <w:p w:rsidR="004D29B1" w:rsidRDefault="00650653" w14:paraId="570A6F47" w14:textId="77777777">
            <w:pPr>
              <w:spacing w:line="242" w:lineRule="auto"/>
            </w:pPr>
            <w:r>
              <w:rPr>
                <w:color w:val="000000"/>
                <w:sz w:val="15"/>
                <w:szCs w:val="15"/>
              </w:rPr>
              <w:t xml:space="preserve">Probability of active episode versus time-matched concentration, </w:t>
            </w:r>
            <w:commentRangeStart w:id="37"/>
            <w:commentRangeStart w:id="956196167"/>
            <w:commentRangeStart w:id="310350392"/>
            <w:r>
              <w:rPr>
                <w:color w:val="000000"/>
                <w:sz w:val="15"/>
                <w:szCs w:val="15"/>
              </w:rPr>
              <w:t>OR per 10 ng/mL</w:t>
            </w:r>
            <w:commentRangeEnd w:id="37"/>
            <w:r w:rsidR="00667F86">
              <w:rPr>
                <w:rStyle w:val="CommentReference"/>
                <w:sz w:val="21"/>
                <w:szCs w:val="21"/>
              </w:rPr>
              <w:commentReference w:id="37"/>
            </w:r>
            <w:commentRangeEnd w:id="956196167"/>
            <w:r>
              <w:rPr>
                <w:rStyle w:val="CommentReference"/>
              </w:rPr>
              <w:commentReference w:id="956196167"/>
            </w:r>
            <w:commentRangeEnd w:id="310350392"/>
            <w:r>
              <w:rPr>
                <w:rStyle w:val="CommentReference"/>
              </w:rPr>
              <w:commentReference w:id="310350392"/>
            </w:r>
          </w:p>
        </w:tc>
        <w:tc>
          <w:tcPr>
            <w:tcW w:w="3000" w:type="dxa"/>
            <w:tcMar>
              <w:top w:w="30" w:type="dxa"/>
              <w:left w:w="66" w:type="dxa"/>
              <w:bottom w:w="30" w:type="dxa"/>
              <w:right w:w="66" w:type="dxa"/>
            </w:tcMar>
          </w:tcPr>
          <w:p w:rsidR="004D29B1" w:rsidRDefault="00650653" w14:paraId="465BCC10" w14:textId="77777777">
            <w:pPr>
              <w:spacing w:line="242" w:lineRule="auto"/>
              <w:jc w:val="center"/>
            </w:pPr>
            <w:r>
              <w:rPr>
                <w:color w:val="000000"/>
                <w:sz w:val="15"/>
                <w:szCs w:val="15"/>
              </w:rPr>
              <w:t>5.65</w:t>
            </w:r>
          </w:p>
        </w:tc>
        <w:tc>
          <w:tcPr>
            <w:tcW w:w="1000" w:type="dxa"/>
            <w:tcMar>
              <w:top w:w="30" w:type="dxa"/>
              <w:left w:w="66" w:type="dxa"/>
              <w:bottom w:w="30" w:type="dxa"/>
              <w:right w:w="66" w:type="dxa"/>
            </w:tcMar>
          </w:tcPr>
          <w:p w:rsidR="004D29B1" w:rsidRDefault="00650653" w14:paraId="4AB05069" w14:textId="77777777">
            <w:pPr>
              <w:spacing w:line="242" w:lineRule="auto"/>
              <w:jc w:val="center"/>
            </w:pPr>
            <w:r>
              <w:rPr>
                <w:color w:val="000000"/>
                <w:sz w:val="15"/>
                <w:szCs w:val="15"/>
              </w:rPr>
              <w:t>&lt; 0.001</w:t>
            </w:r>
          </w:p>
        </w:tc>
        <w:tc>
          <w:tcPr>
            <w:tcW w:w="1000" w:type="dxa"/>
            <w:tcMar>
              <w:top w:w="30" w:type="dxa"/>
              <w:left w:w="66" w:type="dxa"/>
              <w:bottom w:w="30" w:type="dxa"/>
              <w:right w:w="66" w:type="dxa"/>
            </w:tcMar>
          </w:tcPr>
          <w:p w:rsidR="004D29B1" w:rsidRDefault="00650653" w14:paraId="6909BABD" w14:textId="77777777">
            <w:pPr>
              <w:spacing w:line="242" w:lineRule="auto"/>
              <w:jc w:val="center"/>
            </w:pPr>
            <w:r>
              <w:rPr>
                <w:color w:val="000000"/>
                <w:sz w:val="15"/>
                <w:szCs w:val="15"/>
              </w:rPr>
              <w:t>390</w:t>
            </w:r>
          </w:p>
        </w:tc>
      </w:tr>
      <w:tr w:rsidR="004D29B1" w14:paraId="017360F1" w14:textId="77777777">
        <w:tc>
          <w:tcPr>
            <w:tcW w:w="4300" w:type="dxa"/>
            <w:tcMar>
              <w:top w:w="30" w:type="dxa"/>
              <w:left w:w="66" w:type="dxa"/>
              <w:bottom w:w="30" w:type="dxa"/>
              <w:right w:w="66" w:type="dxa"/>
            </w:tcMar>
          </w:tcPr>
          <w:p w:rsidR="004D29B1" w:rsidRDefault="00650653" w14:paraId="03277F73" w14:textId="77777777">
            <w:pPr>
              <w:spacing w:line="242" w:lineRule="auto"/>
            </w:pPr>
            <w:r>
              <w:rPr>
                <w:color w:val="000000"/>
                <w:sz w:val="15"/>
                <w:szCs w:val="15"/>
              </w:rPr>
              <w:t>Predicted probability of active episode: 0 ng/mL → Cₘₐₓ 26.9 ng/mL</w:t>
            </w:r>
          </w:p>
        </w:tc>
        <w:tc>
          <w:tcPr>
            <w:tcW w:w="3000" w:type="dxa"/>
            <w:tcMar>
              <w:top w:w="30" w:type="dxa"/>
              <w:left w:w="66" w:type="dxa"/>
              <w:bottom w:w="30" w:type="dxa"/>
              <w:right w:w="66" w:type="dxa"/>
            </w:tcMar>
          </w:tcPr>
          <w:p w:rsidR="004D29B1" w:rsidRDefault="00650653" w14:paraId="1D5121B1" w14:textId="77777777">
            <w:pPr>
              <w:spacing w:line="242" w:lineRule="auto"/>
              <w:jc w:val="center"/>
            </w:pPr>
            <w:r>
              <w:rPr>
                <w:color w:val="000000"/>
                <w:sz w:val="15"/>
                <w:szCs w:val="15"/>
              </w:rPr>
              <w:t>0.07 → 0.89</w:t>
            </w:r>
          </w:p>
        </w:tc>
        <w:tc>
          <w:tcPr>
            <w:tcW w:w="1000" w:type="dxa"/>
            <w:tcMar>
              <w:top w:w="30" w:type="dxa"/>
              <w:left w:w="66" w:type="dxa"/>
              <w:bottom w:w="30" w:type="dxa"/>
              <w:right w:w="66" w:type="dxa"/>
            </w:tcMar>
          </w:tcPr>
          <w:p w:rsidR="004D29B1" w:rsidRDefault="00650653" w14:paraId="4C863EA5" w14:textId="77777777">
            <w:pPr>
              <w:spacing w:line="242" w:lineRule="auto"/>
              <w:jc w:val="center"/>
            </w:pPr>
            <w:r>
              <w:rPr>
                <w:color w:val="000000"/>
                <w:sz w:val="15"/>
                <w:szCs w:val="15"/>
              </w:rPr>
              <w:t>—</w:t>
            </w:r>
          </w:p>
        </w:tc>
        <w:tc>
          <w:tcPr>
            <w:tcW w:w="1000" w:type="dxa"/>
            <w:tcMar>
              <w:top w:w="30" w:type="dxa"/>
              <w:left w:w="66" w:type="dxa"/>
              <w:bottom w:w="30" w:type="dxa"/>
              <w:right w:w="66" w:type="dxa"/>
            </w:tcMar>
          </w:tcPr>
          <w:p w:rsidR="004D29B1" w:rsidRDefault="00650653" w14:paraId="551E2B63" w14:textId="77777777">
            <w:pPr>
              <w:spacing w:line="242" w:lineRule="auto"/>
              <w:jc w:val="center"/>
            </w:pPr>
            <w:r>
              <w:rPr>
                <w:color w:val="000000"/>
                <w:sz w:val="15"/>
                <w:szCs w:val="15"/>
              </w:rPr>
              <w:t>—</w:t>
            </w:r>
          </w:p>
        </w:tc>
      </w:tr>
      <w:tr w:rsidR="004D29B1" w14:paraId="4E3B0DF1" w14:textId="77777777">
        <w:tc>
          <w:tcPr>
            <w:tcW w:w="4300" w:type="dxa"/>
            <w:tcMar>
              <w:top w:w="30" w:type="dxa"/>
              <w:left w:w="66" w:type="dxa"/>
              <w:bottom w:w="30" w:type="dxa"/>
              <w:right w:w="66" w:type="dxa"/>
            </w:tcMar>
          </w:tcPr>
          <w:p w:rsidR="004D29B1" w:rsidRDefault="00650653" w14:paraId="6B5CAEC3" w14:textId="77777777">
            <w:pPr>
              <w:spacing w:line="242" w:lineRule="auto"/>
            </w:pPr>
            <w:r>
              <w:rPr>
                <w:color w:val="000000"/>
                <w:sz w:val="15"/>
                <w:szCs w:val="15"/>
              </w:rPr>
              <w:t>Total window versus terminal t</w:t>
            </w:r>
            <w:r w:rsidRPr="0006528A">
              <w:rPr>
                <w:color w:val="000000"/>
                <w:sz w:val="15"/>
                <w:szCs w:val="15"/>
                <w:vertAlign w:val="subscript"/>
              </w:rPr>
              <w:t>½</w:t>
            </w:r>
            <w:r>
              <w:rPr>
                <w:color w:val="000000"/>
                <w:sz w:val="15"/>
                <w:szCs w:val="15"/>
              </w:rPr>
              <w:t>, Spearman ρ</w:t>
            </w:r>
          </w:p>
        </w:tc>
        <w:tc>
          <w:tcPr>
            <w:tcW w:w="3000" w:type="dxa"/>
            <w:tcMar>
              <w:top w:w="30" w:type="dxa"/>
              <w:left w:w="66" w:type="dxa"/>
              <w:bottom w:w="30" w:type="dxa"/>
              <w:right w:w="66" w:type="dxa"/>
            </w:tcMar>
          </w:tcPr>
          <w:p w:rsidR="004D29B1" w:rsidRDefault="00650653" w14:paraId="5DA96526" w14:textId="77777777">
            <w:pPr>
              <w:spacing w:line="242" w:lineRule="auto"/>
              <w:jc w:val="center"/>
            </w:pPr>
            <w:r>
              <w:rPr>
                <w:color w:val="000000"/>
                <w:sz w:val="15"/>
                <w:szCs w:val="15"/>
              </w:rPr>
              <w:t>0.40</w:t>
            </w:r>
          </w:p>
        </w:tc>
        <w:tc>
          <w:tcPr>
            <w:tcW w:w="1000" w:type="dxa"/>
            <w:tcMar>
              <w:top w:w="30" w:type="dxa"/>
              <w:left w:w="66" w:type="dxa"/>
              <w:bottom w:w="30" w:type="dxa"/>
              <w:right w:w="66" w:type="dxa"/>
            </w:tcMar>
          </w:tcPr>
          <w:p w:rsidR="004D29B1" w:rsidRDefault="00650653" w14:paraId="469A5BD0" w14:textId="77777777">
            <w:pPr>
              <w:spacing w:line="242" w:lineRule="auto"/>
              <w:jc w:val="center"/>
            </w:pPr>
            <w:r>
              <w:rPr>
                <w:color w:val="000000"/>
                <w:sz w:val="15"/>
                <w:szCs w:val="15"/>
              </w:rPr>
              <w:t>0.031</w:t>
            </w:r>
          </w:p>
        </w:tc>
        <w:tc>
          <w:tcPr>
            <w:tcW w:w="1000" w:type="dxa"/>
            <w:tcMar>
              <w:top w:w="30" w:type="dxa"/>
              <w:left w:w="66" w:type="dxa"/>
              <w:bottom w:w="30" w:type="dxa"/>
              <w:right w:w="66" w:type="dxa"/>
            </w:tcMar>
          </w:tcPr>
          <w:p w:rsidR="004D29B1" w:rsidRDefault="00650653" w14:paraId="2AC121D1" w14:textId="77777777">
            <w:pPr>
              <w:spacing w:line="242" w:lineRule="auto"/>
              <w:jc w:val="center"/>
            </w:pPr>
            <w:r>
              <w:rPr>
                <w:color w:val="000000"/>
                <w:sz w:val="15"/>
                <w:szCs w:val="15"/>
              </w:rPr>
              <w:t>29</w:t>
            </w:r>
          </w:p>
        </w:tc>
      </w:tr>
    </w:tbl>
    <w:p w:rsidR="004D29B1" w:rsidRDefault="00650653" w14:paraId="31FD4D84" w14:textId="77777777">
      <w:pPr>
        <w:spacing w:before="80" w:after="20"/>
        <w:jc w:val="center"/>
      </w:pPr>
      <w:r>
        <w:rPr>
          <w:noProof/>
        </w:rPr>
        <w:drawing>
          <wp:inline distT="0" distB="0" distL="0" distR="0" wp14:anchorId="771DD187" wp14:editId="4DFC2A91">
            <wp:extent cx="5943600" cy="1847850"/>
            <wp:effectExtent l="0" t="0" r="0" b="0"/>
            <wp:docPr id="1789563186" name="Picture 178956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1847850"/>
                    </a:xfrm>
                    <a:prstGeom prst="rect">
                      <a:avLst/>
                    </a:prstGeom>
                  </pic:spPr>
                </pic:pic>
              </a:graphicData>
            </a:graphic>
          </wp:inline>
        </w:drawing>
      </w:r>
    </w:p>
    <w:p w:rsidR="004D29B1" w:rsidRDefault="00650653" w14:paraId="5D9391A7" w14:textId="4D970FED">
      <w:pPr>
        <w:spacing w:before="40" w:after="160"/>
        <w:jc w:val="center"/>
      </w:pPr>
      <w:r>
        <w:rPr>
          <w:b/>
          <w:bCs/>
          <w:sz w:val="16"/>
          <w:szCs w:val="16"/>
        </w:rPr>
        <w:t xml:space="preserve">Figure 7. </w:t>
      </w:r>
      <w:commentRangeStart w:id="38"/>
      <w:r>
        <w:rPr>
          <w:b/>
          <w:bCs/>
          <w:sz w:val="16"/>
          <w:szCs w:val="16"/>
        </w:rPr>
        <w:t xml:space="preserve">Prevalence </w:t>
      </w:r>
      <w:commentRangeEnd w:id="38"/>
      <w:r w:rsidR="00667F86">
        <w:rPr>
          <w:rStyle w:val="CommentReference"/>
          <w:b/>
          <w:bCs/>
        </w:rPr>
        <w:commentReference w:id="38"/>
      </w:r>
      <w:r>
        <w:rPr>
          <w:b/>
          <w:bCs/>
          <w:sz w:val="16"/>
          <w:szCs w:val="16"/>
        </w:rPr>
        <w:t>of Active Hallucination versus Time with Mean Concentration Overlay (A), Concentration</w:t>
      </w:r>
      <w:r w:rsidR="00D57882">
        <w:rPr>
          <w:b/>
          <w:bCs/>
          <w:sz w:val="16"/>
          <w:szCs w:val="16"/>
        </w:rPr>
        <w:t>-</w:t>
      </w:r>
      <w:r>
        <w:rPr>
          <w:b/>
          <w:bCs/>
          <w:sz w:val="16"/>
          <w:szCs w:val="16"/>
        </w:rPr>
        <w:t>Probability of Active Hallucination (B), and Total Hallucination Window versus Terminal t½ (C)</w:t>
      </w:r>
    </w:p>
    <w:p w:rsidR="004D29B1" w:rsidRDefault="00650653" w14:paraId="01478AB4" w14:textId="0D745355">
      <w:pPr>
        <w:pStyle w:val="Heading2"/>
      </w:pPr>
      <w:r>
        <w:t xml:space="preserve">5.4 </w:t>
      </w:r>
      <w:del w:author="Navita Mallalieu" w:date="2026-09-29T10:14:00Z" w16du:dateUtc="2026-09-29T14:14:00Z" w:id="39">
        <w:r w:rsidDel="00F53B47">
          <w:delText>Illustrative Individual Profile</w:delText>
        </w:r>
      </w:del>
      <w:ins w:author="Navita Mallalieu" w:date="2026-09-29T10:14:00Z" w16du:dateUtc="2026-09-29T14:14:00Z" w:id="40">
        <w:r w:rsidR="00F53B47">
          <w:t>Case History for Participant with Longest Visual Halluc</w:t>
        </w:r>
      </w:ins>
      <w:ins w:author="Navita Mallalieu" w:date="2026-09-29T10:15:00Z" w16du:dateUtc="2026-09-29T14:15:00Z" w:id="41">
        <w:r w:rsidR="00F53B47">
          <w:t>ination</w:t>
        </w:r>
      </w:ins>
    </w:p>
    <w:p w:rsidR="004D29B1" w:rsidRDefault="00650653" w14:paraId="30A0BAB6" w14:textId="77777777">
      <w:pPr>
        <w:spacing w:after="120" w:line="276" w:lineRule="auto"/>
        <w:jc w:val="both"/>
      </w:pPr>
      <w:r>
        <w:t>Participant 01-033 (55-year-old male, 63.1 kg) experienced the longest visual hallucination in the study (10.7 h; mild; resolved without intervention). The participant’s Cₘₐₓ (26.8 ng/mL) was close to the population geometric mean, whereas Tₘₐₓ (4.0 h) was later than the population median (approximately 2.9 h) and terminal t½ (5.9 h) was longer than the population mean (approximately 4.5 h), consistent with more sustained exposure. Concurrent hemodynamic changes (SBP +28 mmHg and DBP +11 mmHg near Tₘₐₓ, ret</w:t>
      </w:r>
      <w:r>
        <w:t xml:space="preserve">urning to baseline by 24 h) followed the exposure profile; on Day 1 (probe cocktail alone), blood pressure was essentially unchanged. This profile illustrates, at the </w:t>
      </w:r>
      <w:commentRangeStart w:id="42"/>
      <w:r>
        <w:t xml:space="preserve">individual </w:t>
      </w:r>
      <w:commentRangeEnd w:id="42"/>
      <w:r w:rsidR="000147DB">
        <w:rPr>
          <w:rStyle w:val="CommentReference"/>
          <w:sz w:val="21"/>
          <w:szCs w:val="21"/>
        </w:rPr>
        <w:commentReference w:id="42"/>
      </w:r>
      <w:r>
        <w:t>level, the within-subject E-R relationship and the association between prolonged elimination and prolonged perceptual effect (Figure 8).</w:t>
      </w:r>
    </w:p>
    <w:p w:rsidR="004D29B1" w:rsidRDefault="00650653" w14:paraId="2127AF1D" w14:textId="77777777">
      <w:pPr>
        <w:spacing w:before="80" w:after="20"/>
        <w:jc w:val="center"/>
      </w:pPr>
      <w:r>
        <w:rPr>
          <w:noProof/>
        </w:rPr>
        <w:lastRenderedPageBreak/>
        <w:drawing>
          <wp:inline distT="0" distB="0" distL="0" distR="0" wp14:anchorId="5DF9E6B3" wp14:editId="57143BB1">
            <wp:extent cx="4953000" cy="2638425"/>
            <wp:effectExtent l="0" t="0" r="0" b="0"/>
            <wp:docPr id="2055243940" name="Picture 205524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638425"/>
                    </a:xfrm>
                    <a:prstGeom prst="rect">
                      <a:avLst/>
                    </a:prstGeom>
                  </pic:spPr>
                </pic:pic>
              </a:graphicData>
            </a:graphic>
          </wp:inline>
        </w:drawing>
      </w:r>
    </w:p>
    <w:p w:rsidR="004D29B1" w:rsidRDefault="00650653" w14:paraId="0A75A618" w14:textId="4D3E2D59">
      <w:pPr>
        <w:spacing w:before="40" w:after="160"/>
        <w:jc w:val="center"/>
      </w:pPr>
      <w:r>
        <w:rPr>
          <w:b/>
          <w:bCs/>
          <w:sz w:val="16"/>
          <w:szCs w:val="16"/>
        </w:rPr>
        <w:t xml:space="preserve">Figure 8. </w:t>
      </w:r>
      <w:commentRangeStart w:id="43"/>
      <w:r>
        <w:rPr>
          <w:b/>
          <w:bCs/>
          <w:sz w:val="16"/>
          <w:szCs w:val="16"/>
        </w:rPr>
        <w:t xml:space="preserve">Participant </w:t>
      </w:r>
      <w:commentRangeEnd w:id="43"/>
      <w:r w:rsidR="000147DB">
        <w:rPr>
          <w:rStyle w:val="CommentReference"/>
          <w:b/>
          <w:bCs/>
        </w:rPr>
        <w:commentReference w:id="43"/>
      </w:r>
      <w:r>
        <w:rPr>
          <w:b/>
          <w:bCs/>
          <w:sz w:val="16"/>
          <w:szCs w:val="16"/>
        </w:rPr>
        <w:t>01-033: Day 8 Blood Pressure and CYB003 Concentration</w:t>
      </w:r>
      <w:r w:rsidR="00D57882">
        <w:rPr>
          <w:b/>
          <w:bCs/>
          <w:sz w:val="16"/>
          <w:szCs w:val="16"/>
        </w:rPr>
        <w:t>-</w:t>
      </w:r>
      <w:r>
        <w:rPr>
          <w:b/>
          <w:bCs/>
          <w:sz w:val="16"/>
          <w:szCs w:val="16"/>
        </w:rPr>
        <w:t>Time Profile with Adverse Event Windows</w:t>
      </w:r>
    </w:p>
    <w:p w:rsidR="004D29B1" w:rsidRDefault="00650653" w14:paraId="5E71AB8A" w14:textId="77777777">
      <w:pPr>
        <w:pStyle w:val="Heading1"/>
      </w:pPr>
      <w:r>
        <w:t>6. Discussion</w:t>
      </w:r>
    </w:p>
    <w:p w:rsidR="004D29B1" w:rsidRDefault="00650653" w14:paraId="49CEB3E6" w14:textId="486B2EC5">
      <w:pPr>
        <w:spacing w:after="120" w:line="276" w:lineRule="auto"/>
        <w:jc w:val="both"/>
      </w:pPr>
      <w:r>
        <w:t xml:space="preserve">Following a single 16 mg dose, CYB003 produced concentration-dependent PD effects comprising a pressor response (SBP and DBP), a </w:t>
      </w:r>
      <w:commentRangeStart w:id="44"/>
      <w:r>
        <w:t>positive chronotropic response</w:t>
      </w:r>
      <w:commentRangeEnd w:id="44"/>
      <w:r w:rsidR="00F53B47">
        <w:rPr>
          <w:rStyle w:val="CommentReference"/>
          <w:sz w:val="21"/>
          <w:szCs w:val="21"/>
        </w:rPr>
        <w:commentReference w:id="44"/>
      </w:r>
      <w:r>
        <w:t xml:space="preserve">, and a perceptual (hallucinogenic) effect, each </w:t>
      </w:r>
      <w:del w:author="Navita Mallalieu" w:date="2026-09-29T10:15:00Z" w16du:dateUtc="2026-09-29T14:15:00Z" w:id="45">
        <w:r w:rsidDel="00F53B47">
          <w:delText xml:space="preserve">following </w:delText>
        </w:r>
      </w:del>
      <w:ins w:author="Navita Mallalieu" w:date="2026-09-29T10:15:00Z" w16du:dateUtc="2026-09-29T14:15:00Z" w:id="46">
        <w:r w:rsidR="00F53B47">
          <w:t>consistent with</w:t>
        </w:r>
        <w:r w:rsidR="00F53B47">
          <w:t xml:space="preserve"> </w:t>
        </w:r>
      </w:ins>
      <w:r>
        <w:t>the plasma concentration</w:t>
      </w:r>
      <w:r w:rsidR="00D57882">
        <w:t>-</w:t>
      </w:r>
      <w:r>
        <w:t>time course.</w:t>
      </w:r>
    </w:p>
    <w:p w:rsidR="004D29B1" w:rsidRDefault="00650653" w14:paraId="19D849C9" w14:textId="21EACDEB">
      <w:pPr>
        <w:spacing w:after="120" w:line="276" w:lineRule="auto"/>
        <w:jc w:val="both"/>
      </w:pPr>
      <w:r>
        <w:t xml:space="preserve">A </w:t>
      </w:r>
      <w:del w:author="Navita Mallalieu" w:date="2026-09-29T10:17:00Z" w16du:dateUtc="2026-09-29T14:17:00Z" w:id="47">
        <w:r w:rsidDel="00F53B47">
          <w:delText xml:space="preserve">consistent </w:delText>
        </w:r>
      </w:del>
      <w:ins w:author="Navita Mallalieu" w:date="2026-09-29T10:17:00Z" w16du:dateUtc="2026-09-29T14:17:00Z" w:id="48">
        <w:r w:rsidR="00F53B47">
          <w:t>noteworth</w:t>
        </w:r>
        <w:r w:rsidR="00F53B47">
          <w:t xml:space="preserve"> </w:t>
        </w:r>
      </w:ins>
      <w:r>
        <w:t>feature across the hemodynamic endpoints was the apparent inconsistency between the within-subject and between-subject E-R relationships: the within-subject concentration</w:t>
      </w:r>
      <w:r w:rsidR="00D57882">
        <w:t>-</w:t>
      </w:r>
      <w:r>
        <w:t>response was precisely estimated and clearly positive (31 of 33 individual SBP slopes positive), whereas the between-subject relationship with individual Cₘₐₓ was flat and imprecise. Three factors account for this difference.</w:t>
      </w:r>
    </w:p>
    <w:p w:rsidR="004D29B1" w:rsidRDefault="00650653" w14:paraId="19936596" w14:textId="6E242F08">
      <w:pPr>
        <w:spacing w:after="120" w:line="276" w:lineRule="auto"/>
        <w:jc w:val="both"/>
      </w:pPr>
      <w:r>
        <w:t xml:space="preserve">First, the two analyses differ in </w:t>
      </w:r>
      <w:del w:author="Navita Mallalieu" w:date="2026-09-29T10:17:00Z" w16du:dateUtc="2026-09-29T14:17:00Z" w:id="49">
        <w:r w:rsidDel="00F53B47">
          <w:delText>the contrast</w:delText>
        </w:r>
        <w:r w:rsidDel="00F53B47">
          <w:delText xml:space="preserve"> in</w:delText>
        </w:r>
      </w:del>
      <w:r>
        <w:t xml:space="preserve"> exposure </w:t>
      </w:r>
      <w:ins w:author="Navita Mallalieu" w:date="2026-09-29T10:17:00Z" w16du:dateUtc="2026-09-29T14:17:00Z" w:id="50">
        <w:r w:rsidR="00F53B47">
          <w:t xml:space="preserve">range </w:t>
        </w:r>
      </w:ins>
      <w:r>
        <w:t xml:space="preserve">available to detect a slope. Within a participant, concentration </w:t>
      </w:r>
      <w:del w:author="Navita Mallalieu" w:date="2026-09-29T10:17:00Z" w16du:dateUtc="2026-09-29T14:17:00Z" w:id="51">
        <w:r w:rsidDel="00F53B47">
          <w:delText xml:space="preserve">traverses </w:delText>
        </w:r>
      </w:del>
      <w:ins w:author="Navita Mallalieu" w:date="2026-09-29T10:17:00Z" w16du:dateUtc="2026-09-29T14:17:00Z" w:id="52">
        <w:r w:rsidR="00F53B47">
          <w:t>ra</w:t>
        </w:r>
      </w:ins>
      <w:ins w:author="Navita Mallalieu" w:date="2026-09-29T10:18:00Z" w16du:dateUtc="2026-09-29T14:18:00Z" w:id="53">
        <w:r w:rsidR="00F53B47">
          <w:t>nge covers</w:t>
        </w:r>
      </w:ins>
      <w:ins w:author="Navita Mallalieu" w:date="2026-09-29T10:17:00Z" w16du:dateUtc="2026-09-29T14:17:00Z" w:id="54">
        <w:r w:rsidR="00F53B47">
          <w:t xml:space="preserve"> </w:t>
        </w:r>
      </w:ins>
      <w:r>
        <w:t>the complete profile from 0 ng/mL through Cₘₐₓ</w:t>
      </w:r>
      <w:del w:author="Navita Mallalieu" w:date="2026-09-29T10:18:00Z" w16du:dateUtc="2026-09-29T14:18:00Z" w:id="55">
        <w:r w:rsidDel="00F53B47">
          <w:delText xml:space="preserve"> and back toward zero during elimination</w:delText>
        </w:r>
      </w:del>
      <w:r>
        <w:t xml:space="preserve">, providing a wide span over which the response can be related to concentration. Between participants, exposure varies only to the extent that individual Cₘₐₓ values differ, which at a single 16 mg dose spanned approximately 2.6-fold; this </w:t>
      </w:r>
      <w:del w:author="Navita Mallalieu" w:date="2026-09-29T10:18:00Z" w16du:dateUtc="2026-09-29T14:18:00Z" w:id="56">
        <w:r w:rsidDel="00F53B47">
          <w:delText xml:space="preserve">limited </w:delText>
        </w:r>
      </w:del>
      <w:ins w:author="Navita Mallalieu" w:date="2026-09-29T10:18:00Z" w16du:dateUtc="2026-09-29T14:18:00Z" w:id="57">
        <w:r w:rsidR="00F53B47">
          <w:t>smaller</w:t>
        </w:r>
        <w:r w:rsidR="00F53B47">
          <w:t xml:space="preserve"> </w:t>
        </w:r>
      </w:ins>
      <w:r>
        <w:t xml:space="preserve">spread provides </w:t>
      </w:r>
      <w:del w:author="Navita Mallalieu" w:date="2026-09-29T10:18:00Z" w16du:dateUtc="2026-09-29T14:18:00Z" w:id="58">
        <w:r w:rsidDel="00F53B47">
          <w:delText xml:space="preserve">little </w:delText>
        </w:r>
      </w:del>
      <w:ins w:author="Navita Mallalieu" w:date="2026-09-29T10:18:00Z" w16du:dateUtc="2026-09-29T14:18:00Z" w:id="59">
        <w:r w:rsidR="00F53B47">
          <w:t>limited</w:t>
        </w:r>
        <w:r w:rsidR="00F53B47">
          <w:t xml:space="preserve"> </w:t>
        </w:r>
      </w:ins>
      <w:r>
        <w:t>ability to detect a between-subject slope.</w:t>
      </w:r>
    </w:p>
    <w:p w:rsidR="004D29B1" w:rsidRDefault="00650653" w14:paraId="46ACDC7F" w14:textId="12F6CB9F">
      <w:pPr>
        <w:spacing w:after="120" w:line="276" w:lineRule="auto"/>
        <w:jc w:val="both"/>
      </w:pPr>
      <w:r>
        <w:t xml:space="preserve">Second, the two analyses are subject to different sources of variability. In the within-subject analysis each participant serves as their own control, so that stable inter-individual differences (in baseline blood pressure, body size, autonomic tone, and response to the study procedures) do not </w:t>
      </w:r>
      <w:del w:author="Navita Mallalieu" w:date="2026-09-29T10:18:00Z" w16du:dateUtc="2026-09-29T14:18:00Z" w:id="60">
        <w:r w:rsidDel="00F53B47">
          <w:delText xml:space="preserve">enter </w:delText>
        </w:r>
      </w:del>
      <w:ins w:author="Navita Mallalieu" w:date="2026-09-29T10:18:00Z" w16du:dateUtc="2026-09-29T14:18:00Z" w:id="61">
        <w:r w:rsidR="00F53B47">
          <w:t>a</w:t>
        </w:r>
      </w:ins>
      <w:ins w:author="Navita Mallalieu" w:date="2026-09-29T10:19:00Z" w16du:dateUtc="2026-09-29T14:19:00Z" w:id="62">
        <w:r w:rsidR="00F53B47">
          <w:t>dd to</w:t>
        </w:r>
      </w:ins>
      <w:ins w:author="Navita Mallalieu" w:date="2026-09-29T10:18:00Z" w16du:dateUtc="2026-09-29T14:18:00Z" w:id="63">
        <w:r w:rsidR="00F53B47">
          <w:t xml:space="preserve"> </w:t>
        </w:r>
      </w:ins>
      <w:r>
        <w:t xml:space="preserve">the residual variance. The between-subject analysis compares participants with one another, </w:t>
      </w:r>
      <w:del w:author="Navita Mallalieu" w:date="2026-09-29T10:19:00Z" w16du:dateUtc="2026-09-29T14:19:00Z" w:id="64">
        <w:r w:rsidDel="00F53B47">
          <w:delText>and these same</w:delText>
        </w:r>
      </w:del>
      <w:ins w:author="Navita Mallalieu" w:date="2026-09-29T10:19:00Z" w16du:dateUtc="2026-09-29T14:19:00Z" w:id="65">
        <w:r w:rsidR="00F53B47">
          <w:t>resulting in</w:t>
        </w:r>
      </w:ins>
      <w:r>
        <w:t xml:space="preserve"> inter-individual differences </w:t>
      </w:r>
      <w:del w:author="Navita Mallalieu" w:date="2026-09-29T10:19:00Z" w16du:dateUtc="2026-09-29T14:19:00Z" w:id="66">
        <w:r w:rsidDel="00F53B47">
          <w:delText xml:space="preserve">become </w:delText>
        </w:r>
      </w:del>
      <w:ins w:author="Navita Mallalieu" w:date="2026-09-29T10:19:00Z" w16du:dateUtc="2026-09-29T14:19:00Z" w:id="67">
        <w:r w:rsidR="00F53B47">
          <w:t>becom</w:t>
        </w:r>
        <w:r w:rsidR="00F53B47">
          <w:t>ing</w:t>
        </w:r>
        <w:r w:rsidR="00F53B47">
          <w:t xml:space="preserve"> </w:t>
        </w:r>
      </w:ins>
      <w:r>
        <w:t>the dominant source of variability, obscuring any modest exposure-related component. This is reflected in the approximately four-fold wider confidence interval for the between-subject slope relative to the within-subject slope.</w:t>
      </w:r>
    </w:p>
    <w:p w:rsidR="004D29B1" w:rsidRDefault="00650653" w14:paraId="7093C608" w14:textId="77777777">
      <w:pPr>
        <w:spacing w:after="120" w:line="276" w:lineRule="auto"/>
        <w:jc w:val="both"/>
      </w:pPr>
      <w:r>
        <w:t>Third, the two analyses use different amounts of information. The within-subject analysis draws on 222 serial time-matched observations (5 to 8 per participant) that capture both the rise and the decline of the response in relation to concentration. The between-subject analysis reduces each participant to a single summary value, and a single peak concentration is an incomplete descriptor of the exposure profile to which the hemodynamic response relates; use of individual AUC₀₋∞ in place of Cₘₐₓ gave similar</w:t>
      </w:r>
      <w:r>
        <w:t xml:space="preserve"> results.</w:t>
      </w:r>
    </w:p>
    <w:p w:rsidR="004D29B1" w:rsidRDefault="00650653" w14:paraId="70210F33" w14:textId="67BB194E">
      <w:pPr>
        <w:spacing w:after="120" w:line="276" w:lineRule="auto"/>
        <w:jc w:val="both"/>
      </w:pPr>
      <w:r>
        <w:lastRenderedPageBreak/>
        <w:t>Consequently, the absence of a between-subject relationship does not constitute evidence against a drug effect. The within-subject concentration</w:t>
      </w:r>
      <w:r w:rsidR="00D57882">
        <w:t>-</w:t>
      </w:r>
      <w:r>
        <w:t xml:space="preserve">response, which uses the full exposure profile and is unaffected by </w:t>
      </w:r>
      <w:del w:author="Navita Mallalieu" w:date="2026-09-29T10:20:00Z" w16du:dateUtc="2026-09-29T14:20:00Z" w:id="68">
        <w:r w:rsidDel="00F53B47">
          <w:delText xml:space="preserve">stable </w:delText>
        </w:r>
      </w:del>
      <w:r>
        <w:t>inter-individual differences, is the appropriate basis for E-R characterization and for projection across doses.</w:t>
      </w:r>
    </w:p>
    <w:p w:rsidR="004D29B1" w:rsidRDefault="00650653" w14:paraId="3F50FFC1" w14:textId="77777777">
      <w:pPr>
        <w:spacing w:after="120" w:line="276" w:lineRule="auto"/>
        <w:jc w:val="both"/>
      </w:pPr>
      <w:r>
        <w:t xml:space="preserve">The hallucination analyses indicated that the determinants of effect intensity and effect duration differ. The probability of active hallucination at a given time was strongly concentration-dependent (odds ratio 5.6 per 10 ng/mL), whereas the duration of the experience correlated with terminal t½ rather than with peak or total exposure. Participants with slower elimination of CYB003 experienced longer perceptual effects at comparable peak concentrations, as illustrated by participant 01-033. These findings </w:t>
      </w:r>
      <w:r>
        <w:t xml:space="preserve">suggest that the concentration attained primarily determines the magnitude and likelihood of the effect, whereas the </w:t>
      </w:r>
      <w:commentRangeStart w:id="69"/>
      <w:r>
        <w:t xml:space="preserve">rate of elimination </w:t>
      </w:r>
      <w:commentRangeEnd w:id="69"/>
      <w:r w:rsidR="00F53B47">
        <w:rPr>
          <w:rStyle w:val="CommentReference"/>
          <w:sz w:val="21"/>
          <w:szCs w:val="21"/>
        </w:rPr>
        <w:commentReference w:id="69"/>
      </w:r>
      <w:r>
        <w:t>determines its duration.</w:t>
      </w:r>
    </w:p>
    <w:p w:rsidR="004D29B1" w:rsidRDefault="00650653" w14:paraId="21705C11" w14:textId="2F71D01F">
      <w:pPr>
        <w:spacing w:after="120" w:line="276" w:lineRule="auto"/>
        <w:jc w:val="both"/>
      </w:pPr>
      <w:commentRangeStart w:id="70"/>
      <w:r>
        <w:t>The Day 1 (probe cocktail alone) period served as a within-subject, time-matched reference for the hemodynamic endpoints, removing circadian variation and the intrinsic effects of the cocktail, notably metoprolol. The positive concentration</w:t>
      </w:r>
      <w:r w:rsidR="00D57882">
        <w:t>-</w:t>
      </w:r>
      <w:r>
        <w:t>response slopes persisted after this correction and were steeper for SBP and pulse rate, supporting a drug-related rather than procedural origin. No appreciable hysteresis was observed for heart rate on exploratory time-ordered plots.</w:t>
      </w:r>
      <w:commentRangeEnd w:id="70"/>
      <w:r w:rsidR="00F53B47">
        <w:rPr>
          <w:rStyle w:val="CommentReference"/>
          <w:sz w:val="21"/>
          <w:szCs w:val="21"/>
        </w:rPr>
        <w:commentReference w:id="70"/>
      </w:r>
    </w:p>
    <w:p w:rsidR="004D29B1" w:rsidRDefault="00650653" w14:paraId="6E88C08E" w14:textId="029E81BA">
      <w:pPr>
        <w:spacing w:after="120" w:line="276" w:lineRule="auto"/>
        <w:jc w:val="both"/>
      </w:pPr>
      <w:r>
        <w:rPr>
          <w:b/>
          <w:bCs/>
        </w:rPr>
        <w:t>Limitations.</w:t>
      </w:r>
      <w:r>
        <w:t xml:space="preserve"> The analysis is based on a single dose level (16 mg) and therefore characterizes exposure</w:t>
      </w:r>
      <w:r w:rsidR="00D57882">
        <w:t>-</w:t>
      </w:r>
      <w:r>
        <w:t>response rather than dose</w:t>
      </w:r>
      <w:r w:rsidR="00D57882">
        <w:t>-</w:t>
      </w:r>
      <w:r>
        <w:t xml:space="preserve">response; extrapolation to other doses requires linkage through population PK and confirmation with additional dose levels. The population comprised healthy adult males (n = 34). Within a single-dose profile, </w:t>
      </w:r>
      <w:commentRangeStart w:id="71"/>
      <w:r>
        <w:t>concentration and time are partially collinear; the reference correction mitigates but does not eliminate this</w:t>
      </w:r>
      <w:commentRangeEnd w:id="71"/>
      <w:r w:rsidR="000147DB">
        <w:rPr>
          <w:rStyle w:val="CommentReference"/>
          <w:sz w:val="21"/>
          <w:szCs w:val="21"/>
        </w:rPr>
        <w:commentReference w:id="71"/>
      </w:r>
      <w:r>
        <w:t xml:space="preserve">. The hallucination endpoint is categorical (AE preferred term) with no continuous measure of intensity; logistic models were pooled across participants without a random effect given the </w:t>
      </w:r>
      <w:r>
        <w:t>exploratory scope. Some Day 8 vital-sign observations at 2</w:t>
      </w:r>
      <w:r w:rsidR="00D57882">
        <w:t>-</w:t>
      </w:r>
      <w:r>
        <w:t>4 h (the highest concentrations) were missing. Only parent CYB003 was quantified</w:t>
      </w:r>
      <w:ins w:author="Navita Mallalieu" w:date="2026-09-29T10:25:00Z" w16du:dateUtc="2026-09-29T14:25:00Z" w:id="72">
        <w:r w:rsidR="000147DB">
          <w:t xml:space="preserve"> and modele</w:t>
        </w:r>
      </w:ins>
      <w:ins w:author="Navita Mallalieu" w:date="2026-09-29T10:26:00Z" w16du:dateUtc="2026-09-29T14:26:00Z" w:id="73">
        <w:r w:rsidR="000147DB">
          <w:t xml:space="preserve">d, </w:t>
        </w:r>
      </w:ins>
      <w:ins w:author="Navita Mallalieu" w:date="2026-09-29T10:25:00Z" w16du:dateUtc="2026-09-29T14:25:00Z" w:id="74">
        <w:r w:rsidR="000147DB">
          <w:t xml:space="preserve">but </w:t>
        </w:r>
      </w:ins>
      <w:ins w:author="Navita Mallalieu" w:date="2026-09-29T10:26:00Z" w16du:dateUtc="2026-09-29T14:26:00Z" w:id="75">
        <w:r w:rsidR="000147DB">
          <w:t xml:space="preserve">this </w:t>
        </w:r>
      </w:ins>
      <w:ins w:author="Navita Mallalieu" w:date="2026-09-29T10:25:00Z" w16du:dateUtc="2026-09-29T14:25:00Z" w:id="76">
        <w:r w:rsidR="000147DB">
          <w:t>is reasonable given that the major metabolites are not active at the target sites for efficacy</w:t>
        </w:r>
      </w:ins>
      <w:r>
        <w:t>. All analyses were exploratory and unadjusted for multiplicity.</w:t>
      </w:r>
    </w:p>
    <w:p w:rsidR="004D29B1" w:rsidRDefault="00650653" w14:paraId="0F4FF343" w14:textId="77777777">
      <w:pPr>
        <w:pStyle w:val="Heading1"/>
      </w:pPr>
      <w:r>
        <w:t>7. Conclusions</w:t>
      </w:r>
    </w:p>
    <w:p w:rsidR="004D29B1" w:rsidRDefault="00650653" w14:paraId="09340592" w14:textId="77777777">
      <w:pPr>
        <w:pStyle w:val="ListParagraph"/>
        <w:numPr>
          <w:ilvl w:val="0"/>
          <w:numId w:val="2"/>
        </w:numPr>
        <w:spacing w:after="50" w:line="266" w:lineRule="auto"/>
      </w:pPr>
      <w:r>
        <w:t xml:space="preserve">A single 16 mg oral dose of CYB003 produced transient, concentration-dependent increases in supine blood pressure (model-predicted ΔΔ SBP +24.8 mmHg and ΔΔ DBP +13.6 mmHg at the geometric mean Cₘₐₓ) and pulse rate (+13.8 bpm), </w:t>
      </w:r>
      <w:commentRangeStart w:id="77"/>
      <w:r>
        <w:t xml:space="preserve">which resolved </w:t>
      </w:r>
      <w:commentRangeEnd w:id="77"/>
      <w:r w:rsidR="000147DB">
        <w:rPr>
          <w:rStyle w:val="CommentReference"/>
          <w:sz w:val="21"/>
          <w:szCs w:val="21"/>
        </w:rPr>
        <w:commentReference w:id="77"/>
      </w:r>
      <w:r>
        <w:t>with drug elimination.</w:t>
      </w:r>
    </w:p>
    <w:p w:rsidR="004D29B1" w:rsidRDefault="00650653" w14:paraId="2BC6564E" w14:textId="77777777">
      <w:pPr>
        <w:pStyle w:val="ListParagraph"/>
        <w:numPr>
          <w:ilvl w:val="0"/>
          <w:numId w:val="2"/>
        </w:numPr>
        <w:spacing w:after="50" w:line="266" w:lineRule="auto"/>
      </w:pPr>
      <w:r>
        <w:t>Hallucination/perceptual AEs occurred in 88% of participants. The probability of an active episode increased steeply with concentration (odds ratio 5.6 per 10 ng/mL), and the duration of the experience was associated with terminal t</w:t>
      </w:r>
      <w:r w:rsidRPr="004A1511">
        <w:rPr>
          <w:vertAlign w:val="subscript"/>
        </w:rPr>
        <w:t>½</w:t>
      </w:r>
      <w:r>
        <w:t xml:space="preserve"> rather than with peak or total exposure.</w:t>
      </w:r>
    </w:p>
    <w:p w:rsidR="004D29B1" w:rsidRDefault="00650653" w14:paraId="72E9C4E0" w14:textId="382A78A0">
      <w:pPr>
        <w:pStyle w:val="ListParagraph"/>
        <w:numPr>
          <w:ilvl w:val="0"/>
          <w:numId w:val="2"/>
        </w:numPr>
        <w:spacing w:after="50" w:line="266" w:lineRule="auto"/>
      </w:pPr>
      <w:r>
        <w:t>E-R relationships were evident within-subject but not between-subject over the narrow single-dose Cₘₐₓ range; the within-subject concentration</w:t>
      </w:r>
      <w:r w:rsidR="00D57882">
        <w:t>-</w:t>
      </w:r>
      <w:r>
        <w:t>response is the appropriate basis for characterization and dose projection.</w:t>
      </w:r>
    </w:p>
    <w:p w:rsidR="004D29B1" w:rsidRDefault="00650653" w14:paraId="0D32BDB7" w14:textId="67008080">
      <w:pPr>
        <w:pStyle w:val="ListParagraph"/>
        <w:numPr>
          <w:ilvl w:val="0"/>
          <w:numId w:val="2"/>
        </w:numPr>
        <w:spacing w:after="50" w:line="266" w:lineRule="auto"/>
      </w:pPr>
      <w:r>
        <w:t>The findings are exploratory. The hemodynamic and perceptual effects were transient and resolved within the observation period. Confirmation of the exposure</w:t>
      </w:r>
      <w:r w:rsidR="00D57882">
        <w:t>-</w:t>
      </w:r>
      <w:r>
        <w:t>response relationships across dose levels is recommended.</w:t>
      </w:r>
    </w:p>
    <w:sectPr w:rsidR="004D29B1">
      <w:headerReference w:type="default" r:id="rId20"/>
      <w:footerReference w:type="default" r:id="rId21"/>
      <w:pgSz w:w="12240" w:h="15840" w:orient="portrait"/>
      <w:pgMar w:top="1300" w:right="1350" w:bottom="1250" w:left="135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M" w:author="Navita Mallalieu" w:date="2026-09-28T18:23:00Z" w:id="1">
    <w:p w:rsidR="00152401" w:rsidP="00152401" w:rsidRDefault="00152401" w14:paraId="55AF5582" w14:textId="77777777">
      <w:pPr>
        <w:pStyle w:val="CommentText"/>
      </w:pPr>
      <w:r>
        <w:rPr>
          <w:rStyle w:val="CommentReference"/>
        </w:rPr>
        <w:annotationRef/>
      </w:r>
      <w:r>
        <w:t>Just a note to fix the format for this parameters throughout the doc</w:t>
      </w:r>
    </w:p>
  </w:comment>
  <w:comment w:initials="NM" w:author="Navita Mallalieu" w:date="2026-09-28T18:25:00Z" w:id="4">
    <w:p w:rsidR="00082A52" w:rsidP="00082A52" w:rsidRDefault="00082A52" w14:paraId="0F817D63" w14:textId="77777777">
      <w:pPr>
        <w:pStyle w:val="CommentText"/>
      </w:pPr>
      <w:r>
        <w:rPr>
          <w:rStyle w:val="CommentReference"/>
        </w:rPr>
        <w:annotationRef/>
      </w:r>
      <w:r>
        <w:t>Would be good to mention if this is on the morning of the specific day (D-1 or D1)  or a prior timepoint</w:t>
      </w:r>
    </w:p>
  </w:comment>
  <w:comment w:initials="NM" w:author="Navita Mallalieu" w:date="2026-09-28T18:26:00Z" w:id="5">
    <w:p w:rsidR="00082A52" w:rsidP="00082A52" w:rsidRDefault="00082A52" w14:paraId="4D0EE8E7" w14:textId="77777777">
      <w:pPr>
        <w:pStyle w:val="CommentText"/>
      </w:pPr>
      <w:r>
        <w:rPr>
          <w:rStyle w:val="CommentReference"/>
        </w:rPr>
        <w:annotationRef/>
      </w:r>
      <w:r>
        <w:t>What was it - please mention how BLQs were handled here</w:t>
      </w:r>
    </w:p>
  </w:comment>
  <w:comment w:initials="NM" w:author="Navita Mallalieu" w:date="2026-09-29T09:05:00Z" w:id="10">
    <w:p w:rsidR="002E2739" w:rsidP="002E2739" w:rsidRDefault="002E2739" w14:paraId="14EDD8EF" w14:textId="77777777">
      <w:pPr>
        <w:pStyle w:val="CommentText"/>
      </w:pPr>
      <w:r>
        <w:rPr>
          <w:rStyle w:val="CommentReference"/>
        </w:rPr>
        <w:annotationRef/>
      </w:r>
      <w:r>
        <w:t>Is this mean the geo mean or something else - might want to add that</w:t>
      </w:r>
    </w:p>
  </w:comment>
  <w:comment w:initials="NM" w:author="Navita Mallalieu" w:date="2026-09-29T09:23:00Z" w:id="11">
    <w:p w:rsidR="0042038A" w:rsidP="0042038A" w:rsidRDefault="0042038A" w14:paraId="7B632027" w14:textId="77777777">
      <w:pPr>
        <w:pStyle w:val="CommentText"/>
      </w:pPr>
      <w:r>
        <w:rPr>
          <w:rStyle w:val="CommentReference"/>
        </w:rPr>
        <w:annotationRef/>
      </w:r>
      <w:r>
        <w:t>Didn’t follow this</w:t>
      </w:r>
    </w:p>
  </w:comment>
  <w:comment w:initials="NM" w:author="Navita Mallalieu" w:date="2026-09-29T09:23:00Z" w:id="12">
    <w:p w:rsidR="0042038A" w:rsidP="0042038A" w:rsidRDefault="0042038A" w14:paraId="21550097" w14:textId="77777777">
      <w:pPr>
        <w:pStyle w:val="CommentText"/>
      </w:pPr>
      <w:r>
        <w:rPr>
          <w:rStyle w:val="CommentReference"/>
        </w:rPr>
        <w:annotationRef/>
      </w:r>
      <w:r>
        <w:t>Only for HR, right?  If so mention this and why not for other endpoints</w:t>
      </w:r>
    </w:p>
  </w:comment>
  <w:comment w:initials="NM" w:author="Navita Mallalieu" w:date="2026-09-29T09:25:00Z" w:id="14">
    <w:p w:rsidR="0042038A" w:rsidP="0042038A" w:rsidRDefault="0042038A" w14:paraId="69F9531C" w14:textId="77777777">
      <w:pPr>
        <w:pStyle w:val="CommentText"/>
      </w:pPr>
      <w:r>
        <w:rPr>
          <w:rStyle w:val="CommentReference"/>
        </w:rPr>
        <w:annotationRef/>
      </w:r>
      <w:r>
        <w:t>What does this mean?</w:t>
      </w:r>
    </w:p>
  </w:comment>
  <w:comment w:initials="NM" w:author="Navita Mallalieu" w:date="2026-09-29T09:27:00Z" w:id="15">
    <w:p w:rsidR="0042038A" w:rsidP="0042038A" w:rsidRDefault="0042038A" w14:paraId="0EAD50EC" w14:textId="77777777">
      <w:pPr>
        <w:pStyle w:val="CommentText"/>
      </w:pPr>
      <w:r>
        <w:rPr>
          <w:rStyle w:val="CommentReference"/>
        </w:rPr>
        <w:annotationRef/>
      </w:r>
      <w:r>
        <w:t>Can you state this more simply?</w:t>
      </w:r>
    </w:p>
  </w:comment>
  <w:comment w:initials="NM" w:author="Navita Mallalieu" w:date="2026-09-29T09:27:00Z" w:id="16">
    <w:p w:rsidR="0042038A" w:rsidP="0042038A" w:rsidRDefault="0042038A" w14:paraId="30948E19" w14:textId="77777777">
      <w:pPr>
        <w:pStyle w:val="CommentText"/>
      </w:pPr>
      <w:r>
        <w:rPr>
          <w:rStyle w:val="CommentReference"/>
        </w:rPr>
        <w:annotationRef/>
      </w:r>
      <w:r>
        <w:t>Unclear why this is being referenced</w:t>
      </w:r>
    </w:p>
  </w:comment>
  <w:comment w:initials="NM" w:author="Navita Mallalieu" w:date="2026-09-29T10:36:00Z" w:id="17">
    <w:p w:rsidR="001C7779" w:rsidP="001C7779" w:rsidRDefault="001C7779" w14:paraId="23B1FB9D" w14:textId="77777777">
      <w:pPr>
        <w:pStyle w:val="CommentText"/>
      </w:pPr>
      <w:r>
        <w:rPr>
          <w:rStyle w:val="CommentReference"/>
        </w:rPr>
        <w:annotationRef/>
      </w:r>
      <w:r>
        <w:t>One additional endpoint of value is when the BP returned to close to baseline.  Sunita had set a criteria of within 20% of baseline for both D and S BP - sorry to ask so late!</w:t>
      </w:r>
    </w:p>
  </w:comment>
  <w:comment w:initials="NM" w:author="Navita Mallalieu" w:date="2026-09-29T09:33:00Z" w:id="18">
    <w:p w:rsidR="00D10230" w:rsidP="00D10230" w:rsidRDefault="00D10230" w14:paraId="1462D5E5" w14:textId="77777777">
      <w:pPr>
        <w:pStyle w:val="CommentText"/>
      </w:pPr>
      <w:r>
        <w:rPr>
          <w:rStyle w:val="CommentReference"/>
        </w:rPr>
        <w:annotationRef/>
      </w:r>
      <w:r>
        <w:t>Keep at 3 sign figs to match graph</w:t>
      </w:r>
    </w:p>
  </w:comment>
  <w:comment w:initials="NM" w:author="Navita Mallalieu" w:date="2026-09-29T09:31:00Z" w:id="19">
    <w:p w:rsidR="0042038A" w:rsidP="0042038A" w:rsidRDefault="0042038A" w14:paraId="56400B2E" w14:textId="77777777">
      <w:pPr>
        <w:pStyle w:val="CommentText"/>
      </w:pPr>
      <w:r>
        <w:rPr>
          <w:rStyle w:val="CommentReference"/>
        </w:rPr>
        <w:annotationRef/>
      </w:r>
      <w:r>
        <w:t xml:space="preserve">The other Cmax is not here? </w:t>
      </w:r>
    </w:p>
  </w:comment>
  <w:comment w:initials="NM" w:author="Navita Mallalieu" w:date="2026-09-29T09:29:00Z" w:id="20">
    <w:p w:rsidR="0042038A" w:rsidP="0042038A" w:rsidRDefault="0042038A" w14:paraId="2AEFACD3" w14:textId="77777777">
      <w:pPr>
        <w:pStyle w:val="CommentText"/>
      </w:pPr>
      <w:r>
        <w:rPr>
          <w:rStyle w:val="CommentReference"/>
        </w:rPr>
        <w:annotationRef/>
      </w:r>
      <w:r>
        <w:t>Please add again what the two Cmax’s represent and what is value for looking at the relationship in each</w:t>
      </w:r>
    </w:p>
  </w:comment>
  <w:comment w:initials="NM" w:author="Navita Mallalieu" w:date="2026-09-29T09:32:00Z" w:id="21">
    <w:p w:rsidR="0042038A" w:rsidP="0042038A" w:rsidRDefault="0042038A" w14:paraId="591C78CE" w14:textId="77777777">
      <w:pPr>
        <w:pStyle w:val="CommentText"/>
      </w:pPr>
      <w:r>
        <w:rPr>
          <w:rStyle w:val="CommentReference"/>
        </w:rPr>
        <w:annotationRef/>
      </w:r>
      <w:r>
        <w:t>Place title above graph; remove title from within graph; increase font size of text within graph</w:t>
      </w:r>
    </w:p>
  </w:comment>
  <w:comment w:initials="NM" w:author="Navita Mallalieu" w:date="2026-09-29T09:36:00Z" w:id="22">
    <w:p w:rsidR="00D10230" w:rsidP="00D10230" w:rsidRDefault="00D10230" w14:paraId="7F5BC204" w14:textId="77777777">
      <w:pPr>
        <w:pStyle w:val="CommentText"/>
      </w:pPr>
      <w:r>
        <w:rPr>
          <w:rStyle w:val="CommentReference"/>
        </w:rPr>
        <w:annotationRef/>
      </w:r>
      <w:r>
        <w:t>Could we refer to this as maximum change in D/S BP versus mean - a little more intuitive</w:t>
      </w:r>
    </w:p>
  </w:comment>
  <w:comment w:initials="NM" w:author="Navita Mallalieu" w:date="2026-09-29T09:37:00Z" w:id="23">
    <w:p w:rsidR="00D10230" w:rsidP="00D10230" w:rsidRDefault="00D10230" w14:paraId="4A1C9DFC" w14:textId="77777777">
      <w:pPr>
        <w:pStyle w:val="CommentText"/>
      </w:pPr>
      <w:r>
        <w:rPr>
          <w:rStyle w:val="CommentReference"/>
        </w:rPr>
        <w:annotationRef/>
      </w:r>
      <w:r>
        <w:t>Please also show AUC</w:t>
      </w:r>
    </w:p>
  </w:comment>
  <w:comment w:initials="NM" w:author="Navita Mallalieu" w:date="2026-09-29T09:38:00Z" w:id="24">
    <w:p w:rsidR="00D10230" w:rsidP="00D10230" w:rsidRDefault="00D10230" w14:paraId="328756FF" w14:textId="77777777">
      <w:pPr>
        <w:pStyle w:val="CommentText"/>
      </w:pPr>
      <w:r>
        <w:rPr>
          <w:rStyle w:val="CommentReference"/>
        </w:rPr>
        <w:annotationRef/>
      </w:r>
      <w:r>
        <w:t>Also add graphs for AUC - I’m not sure mean (BP) adds much so okay to remove it or mention that it was examined (not shown)</w:t>
      </w:r>
    </w:p>
  </w:comment>
  <w:comment w:initials="NM" w:author="Navita Mallalieu" w:date="2026-09-29T09:49:00Z" w:id="25">
    <w:p w:rsidR="005B217A" w:rsidP="005B217A" w:rsidRDefault="005B217A" w14:paraId="5D2260DA" w14:textId="77777777">
      <w:pPr>
        <w:pStyle w:val="CommentText"/>
      </w:pPr>
      <w:r>
        <w:rPr>
          <w:rStyle w:val="CommentReference"/>
        </w:rPr>
        <w:annotationRef/>
      </w:r>
      <w:r>
        <w:t>Where’s the graph for DBP?</w:t>
      </w:r>
    </w:p>
  </w:comment>
  <w:comment w:initials="NM" w:author="Navita Mallalieu" w:date="2026-09-29T09:53:00Z" w:id="26">
    <w:p w:rsidR="005B217A" w:rsidP="005B217A" w:rsidRDefault="005B217A" w14:paraId="1CBFA4CD" w14:textId="77777777">
      <w:pPr>
        <w:pStyle w:val="CommentText"/>
      </w:pPr>
      <w:r>
        <w:rPr>
          <w:rStyle w:val="CommentReference"/>
        </w:rPr>
        <w:annotationRef/>
      </w:r>
      <w:r>
        <w:t>This is not shown?  I think we should given that we did for  the BP</w:t>
      </w:r>
    </w:p>
  </w:comment>
  <w:comment w:initials="NM" w:author="Navita Mallalieu" w:date="2026-09-29T09:54:00Z" w:id="27">
    <w:p w:rsidR="00AE46C3" w:rsidP="00AE46C3" w:rsidRDefault="00AE46C3" w14:paraId="638775AD" w14:textId="77777777">
      <w:pPr>
        <w:pStyle w:val="CommentText"/>
      </w:pPr>
      <w:r>
        <w:rPr>
          <w:rStyle w:val="CommentReference"/>
        </w:rPr>
        <w:annotationRef/>
      </w:r>
      <w:r>
        <w:t>Match to 3 sign figs to easier to QC</w:t>
      </w:r>
    </w:p>
  </w:comment>
  <w:comment w:initials="NM" w:author="Navita Mallalieu" w:date="2026-09-29T09:54:00Z" w:id="28">
    <w:p w:rsidR="00AE46C3" w:rsidP="00AE46C3" w:rsidRDefault="00AE46C3" w14:paraId="0D505453" w14:textId="77777777">
      <w:pPr>
        <w:pStyle w:val="CommentText"/>
      </w:pPr>
      <w:r>
        <w:rPr>
          <w:rStyle w:val="CommentReference"/>
        </w:rPr>
        <w:annotationRef/>
      </w:r>
      <w:r>
        <w:t xml:space="preserve">This is useful - can we include this for the BP.  </w:t>
      </w:r>
    </w:p>
  </w:comment>
  <w:comment w:initials="NM" w:author="Navita Mallalieu" w:date="2026-09-29T10:02:00Z" w:id="29">
    <w:p w:rsidR="000147DB" w:rsidP="000147DB" w:rsidRDefault="00AE46C3" w14:paraId="66F37E2A" w14:textId="77777777">
      <w:pPr>
        <w:pStyle w:val="CommentText"/>
      </w:pPr>
      <w:r>
        <w:rPr>
          <w:rStyle w:val="CommentReference"/>
        </w:rPr>
        <w:annotationRef/>
      </w:r>
      <w:r w:rsidR="000147DB">
        <w:t>What does the 3</w:t>
      </w:r>
      <w:r w:rsidR="000147DB">
        <w:rPr>
          <w:vertAlign w:val="superscript"/>
        </w:rPr>
        <w:t>rd</w:t>
      </w:r>
      <w:r w:rsidR="000147DB">
        <w:t xml:space="preserve"> graph bring that is not covered in the top big graph? In graph A was there something difference in the concentration of the subject who showed no hallucination? Might want to add a case history of this subject as for the longest duration; suggest to change the color of the median 4.8 h duration to another color as you use red for time of dose administraiton</w:t>
      </w:r>
    </w:p>
  </w:comment>
  <w:comment w:initials="NM" w:author="Navita Mallalieu" w:date="2026-09-29T10:04:00Z" w:id="30">
    <w:p w:rsidR="000147DB" w:rsidP="000147DB" w:rsidRDefault="00667F86" w14:paraId="13B323C8" w14:textId="4DBF6497">
      <w:pPr>
        <w:pStyle w:val="CommentText"/>
      </w:pPr>
      <w:r>
        <w:rPr>
          <w:rStyle w:val="CommentReference"/>
        </w:rPr>
        <w:annotationRef/>
      </w:r>
      <w:r w:rsidR="000147DB">
        <w:t>Where is the 4</w:t>
      </w:r>
      <w:r w:rsidR="000147DB">
        <w:rPr>
          <w:vertAlign w:val="superscript"/>
        </w:rPr>
        <w:t>th</w:t>
      </w:r>
      <w:r w:rsidR="000147DB">
        <w:t xml:space="preserve"> moderate event in Graph C? What does recalibrated to dose in the title mean?</w:t>
      </w:r>
    </w:p>
  </w:comment>
  <w:comment w:initials="NM" w:author="Navita Mallalieu" w:date="2026-09-29T10:09:00Z" w:id="32">
    <w:p w:rsidR="00667F86" w:rsidP="00667F86" w:rsidRDefault="00667F86" w14:paraId="4CB66EBF" w14:textId="77777777">
      <w:pPr>
        <w:pStyle w:val="CommentText"/>
      </w:pPr>
      <w:r>
        <w:rPr>
          <w:rStyle w:val="CommentReference"/>
        </w:rPr>
        <w:annotationRef/>
      </w:r>
      <w:r>
        <w:t>Should we add a graph for hysteresis for this as well - it doesn’t appear to show anything but might be good to put to rest?</w:t>
      </w:r>
    </w:p>
  </w:comment>
  <w:comment w:initials="NM" w:author="Navita Mallalieu" w:date="2026-09-29T10:10:00Z" w:id="31">
    <w:p w:rsidR="00667F86" w:rsidP="00667F86" w:rsidRDefault="00667F86" w14:paraId="0BB86E91" w14:textId="77777777">
      <w:pPr>
        <w:pStyle w:val="CommentText"/>
      </w:pPr>
      <w:r>
        <w:rPr>
          <w:rStyle w:val="CommentReference"/>
        </w:rPr>
        <w:annotationRef/>
      </w:r>
      <w:r>
        <w:t>I think I understand this but let’s discuss if there’s another way to express this</w:t>
      </w:r>
    </w:p>
  </w:comment>
  <w:comment w:initials="NM" w:author="Navita Mallalieu" w:date="2026-09-29T10:07:00Z" w:id="33">
    <w:p w:rsidR="00667F86" w:rsidP="00667F86" w:rsidRDefault="00667F86" w14:paraId="1B85576B" w14:textId="77777777">
      <w:pPr>
        <w:pStyle w:val="CommentText"/>
      </w:pPr>
      <w:r>
        <w:rPr>
          <w:rStyle w:val="CommentReference"/>
        </w:rPr>
        <w:annotationRef/>
      </w:r>
      <w:r>
        <w:t>Please remove active throughout doc including graphs unless there’s something like “inactive”?</w:t>
      </w:r>
    </w:p>
  </w:comment>
  <w:comment w:initials="NM" w:author="Navita Mallalieu" w:date="2026-09-29T10:12:00Z" w:id="36">
    <w:p w:rsidR="00667F86" w:rsidP="00667F86" w:rsidRDefault="00667F86" w14:paraId="4AF22AE6" w14:textId="77777777">
      <w:pPr>
        <w:pStyle w:val="CommentText"/>
      </w:pPr>
      <w:r>
        <w:rPr>
          <w:rStyle w:val="CommentReference"/>
        </w:rPr>
        <w:annotationRef/>
      </w:r>
      <w:r>
        <w:t>A helpful endpoint would be “what is the minimum threshold for having H” - at that time we could probably say pts could be released.</w:t>
      </w:r>
    </w:p>
  </w:comment>
  <w:comment w:initials="NM" w:author="Navita Mallalieu" w:date="2026-09-29T10:10:00Z" w:id="37">
    <w:p w:rsidR="00667F86" w:rsidP="00667F86" w:rsidRDefault="00667F86" w14:paraId="089CB7A6" w14:textId="77777777">
      <w:pPr>
        <w:pStyle w:val="CommentText"/>
      </w:pPr>
      <w:r>
        <w:rPr>
          <w:rStyle w:val="CommentReference"/>
        </w:rPr>
        <w:annotationRef/>
      </w:r>
      <w:r>
        <w:t>Let’s discuss what this add</w:t>
      </w:r>
    </w:p>
  </w:comment>
  <w:comment w:initials="NM" w:author="Navita Mallalieu" w:date="2026-09-29T10:06:00Z" w:id="38">
    <w:p w:rsidR="00667F86" w:rsidP="00667F86" w:rsidRDefault="00667F86" w14:paraId="231AFE34" w14:textId="4931C260">
      <w:pPr>
        <w:pStyle w:val="CommentText"/>
      </w:pPr>
      <w:r>
        <w:rPr>
          <w:rStyle w:val="CommentReference"/>
        </w:rPr>
        <w:annotationRef/>
      </w:r>
      <w:r>
        <w:t>Use the same term as before on graph C i.e. duration vs window</w:t>
      </w:r>
    </w:p>
  </w:comment>
  <w:comment w:initials="NM" w:author="Navita Mallalieu" w:date="2026-09-29T10:29:00Z" w:id="42">
    <w:p w:rsidR="000147DB" w:rsidP="000147DB" w:rsidRDefault="000147DB" w14:paraId="4C8D4554" w14:textId="77777777">
      <w:pPr>
        <w:pStyle w:val="CommentText"/>
      </w:pPr>
      <w:r>
        <w:rPr>
          <w:rStyle w:val="CommentReference"/>
        </w:rPr>
        <w:annotationRef/>
      </w:r>
      <w:r>
        <w:t>Was his exposure at 11 h higher than other subjects?</w:t>
      </w:r>
    </w:p>
  </w:comment>
  <w:comment w:initials="NM" w:author="Navita Mallalieu" w:date="2026-09-29T10:29:00Z" w:id="43">
    <w:p w:rsidR="000147DB" w:rsidP="000147DB" w:rsidRDefault="000147DB" w14:paraId="1F0F5F3B" w14:textId="77777777">
      <w:pPr>
        <w:pStyle w:val="CommentText"/>
      </w:pPr>
      <w:r>
        <w:rPr>
          <w:rStyle w:val="CommentReference"/>
        </w:rPr>
        <w:annotationRef/>
      </w:r>
      <w:r>
        <w:t>Was euphoric mood mild as well?  Pls add</w:t>
      </w:r>
    </w:p>
  </w:comment>
  <w:comment w:initials="NM" w:author="Navita Mallalieu" w:date="2026-09-29T10:16:00Z" w:id="44">
    <w:p w:rsidR="00F53B47" w:rsidP="00F53B47" w:rsidRDefault="00F53B47" w14:paraId="09C7DA4E" w14:textId="77777777">
      <w:pPr>
        <w:pStyle w:val="CommentText"/>
      </w:pPr>
      <w:r>
        <w:rPr>
          <w:rStyle w:val="CommentReference"/>
        </w:rPr>
        <w:annotationRef/>
      </w:r>
      <w:r>
        <w:t xml:space="preserve">I think we shouldn’t use this term specifically as there appears to be an underlying mechanism associated with this which I’m not sure we’ve elucidated - so suggest a more generic term </w:t>
      </w:r>
    </w:p>
  </w:comment>
  <w:comment w:initials="NM" w:author="Navita Mallalieu" w:date="2026-09-29T10:23:00Z" w:id="69">
    <w:p w:rsidR="00F53B47" w:rsidP="00F53B47" w:rsidRDefault="00F53B47" w14:paraId="3E40F595" w14:textId="77777777">
      <w:pPr>
        <w:pStyle w:val="CommentText"/>
      </w:pPr>
      <w:r>
        <w:rPr>
          <w:rStyle w:val="CommentReference"/>
        </w:rPr>
        <w:annotationRef/>
      </w:r>
      <w:r>
        <w:t>Just thinking that in the end is it the same thing - slower elimination should cause the AUC to increase so conc and elimination rate are simply correlated? Or is there a way to deconvolute these?</w:t>
      </w:r>
    </w:p>
  </w:comment>
  <w:comment w:initials="NM" w:author="Navita Mallalieu" w:date="2026-09-29T10:24:00Z" w:id="70">
    <w:p w:rsidR="00F53B47" w:rsidP="00F53B47" w:rsidRDefault="00F53B47" w14:paraId="6CEC4045" w14:textId="77777777">
      <w:pPr>
        <w:pStyle w:val="CommentText"/>
      </w:pPr>
      <w:r>
        <w:rPr>
          <w:rStyle w:val="CommentReference"/>
        </w:rPr>
        <w:annotationRef/>
      </w:r>
      <w:r>
        <w:t>As this para seems to refer to only VS may be move it above hallucinations discussion</w:t>
      </w:r>
    </w:p>
  </w:comment>
  <w:comment w:initials="NM" w:author="Navita Mallalieu" w:date="2026-09-29T10:26:00Z" w:id="71">
    <w:p w:rsidR="000147DB" w:rsidP="000147DB" w:rsidRDefault="000147DB" w14:paraId="02310AE9" w14:textId="77777777">
      <w:pPr>
        <w:pStyle w:val="CommentText"/>
      </w:pPr>
      <w:r>
        <w:rPr>
          <w:rStyle w:val="CommentReference"/>
        </w:rPr>
        <w:annotationRef/>
      </w:r>
      <w:r>
        <w:t>Please help me understand this better</w:t>
      </w:r>
    </w:p>
  </w:comment>
  <w:comment w:initials="NM" w:author="Navita Mallalieu" w:date="2026-09-29T10:28:00Z" w:id="77">
    <w:p w:rsidR="000147DB" w:rsidP="000147DB" w:rsidRDefault="000147DB" w14:paraId="193C0934" w14:textId="77777777">
      <w:pPr>
        <w:pStyle w:val="CommentText"/>
      </w:pPr>
      <w:r>
        <w:rPr>
          <w:rStyle w:val="CommentReference"/>
        </w:rPr>
        <w:annotationRef/>
      </w:r>
      <w:r>
        <w:t>Add median duration and also for hallucination</w:t>
      </w:r>
    </w:p>
  </w:comment>
  <w:comment xmlns:w="http://schemas.openxmlformats.org/wordprocessingml/2006/main" w:initials="TY" w:author="Tairan Yang" w:date="2026-10-01T11:27:10" w:id="1001153723">
    <w:p xmlns:w14="http://schemas.microsoft.com/office/word/2010/wordml" xmlns:w="http://schemas.openxmlformats.org/wordprocessingml/2006/main" w:rsidR="2F2AD5A9" w:rsidRDefault="458BCD54" w14:paraId="67FC05C2" w14:textId="63394CDF">
      <w:pPr>
        <w:pStyle w:val="CommentText"/>
      </w:pPr>
      <w:r>
        <w:rPr>
          <w:rStyle w:val="CommentReference"/>
        </w:rPr>
        <w:annotationRef/>
      </w:r>
      <w:r w:rsidRPr="4D996767" w:rsidR="476A6A9E">
        <w:t>add hysteresis for BP</w:t>
      </w:r>
    </w:p>
  </w:comment>
  <w:comment xmlns:w="http://schemas.openxmlformats.org/wordprocessingml/2006/main" w:initials="TY" w:author="Tairan Yang" w:date="2026-10-01T11:29:00" w:id="856534671">
    <w:p xmlns:w14="http://schemas.microsoft.com/office/word/2010/wordml" xmlns:w="http://schemas.openxmlformats.org/wordprocessingml/2006/main" w:rsidR="2F77EE90" w:rsidRDefault="0DA719A0" w14:paraId="4C022F6F" w14:textId="31210A64">
      <w:pPr>
        <w:pStyle w:val="CommentText"/>
      </w:pPr>
      <w:r>
        <w:rPr>
          <w:rStyle w:val="CommentReference"/>
        </w:rPr>
        <w:annotationRef/>
      </w:r>
      <w:r w:rsidRPr="49764473" w:rsidR="25A179B0">
        <w:t>longest duration of a single type vs total duration of all types</w:t>
      </w:r>
    </w:p>
  </w:comment>
  <w:comment xmlns:w="http://schemas.openxmlformats.org/wordprocessingml/2006/main" w:initials="TY" w:author="Tairan Yang" w:date="2026-10-01T11:47:13" w:id="2134921681">
    <w:p xmlns:w14="http://schemas.microsoft.com/office/word/2010/wordml" xmlns:w="http://schemas.openxmlformats.org/wordprocessingml/2006/main" w:rsidR="6AD7367B" w:rsidRDefault="6A12333D" w14:paraId="7157A05B" w14:textId="238888AC">
      <w:pPr>
        <w:pStyle w:val="CommentText"/>
      </w:pPr>
      <w:r>
        <w:rPr>
          <w:rStyle w:val="CommentReference"/>
        </w:rPr>
        <w:annotationRef/>
      </w:r>
      <w:r w:rsidRPr="22C6358E" w:rsidR="43EE518F">
        <w:t>follow-up: to estimate the time when pts BP fall within 20% of baseline</w:t>
      </w:r>
    </w:p>
  </w:comment>
  <w:comment xmlns:w="http://schemas.openxmlformats.org/wordprocessingml/2006/main" w:initials="TY" w:author="Tairan Yang" w:date="2026-10-01T11:55:22" w:id="1103027003">
    <w:p xmlns:w14="http://schemas.microsoft.com/office/word/2010/wordml" xmlns:w="http://schemas.openxmlformats.org/wordprocessingml/2006/main" w:rsidR="0EBD7C3A" w:rsidRDefault="42549AC8" w14:paraId="1E2A0F54" w14:textId="28890295">
      <w:pPr>
        <w:pStyle w:val="CommentText"/>
      </w:pPr>
      <w:r>
        <w:rPr>
          <w:rStyle w:val="CommentReference"/>
        </w:rPr>
        <w:annotationRef/>
      </w:r>
      <w:r w:rsidRPr="0C205EBD" w:rsidR="74980A86">
        <w:t>extend the xaxis beyond 40ng/mL</w:t>
      </w:r>
    </w:p>
  </w:comment>
  <w:comment xmlns:w="http://schemas.openxmlformats.org/wordprocessingml/2006/main" w:initials="TY" w:author="Tairan Yang" w:date="2026-10-01T12:08:12" w:id="1673385774">
    <w:p xmlns:w14="http://schemas.microsoft.com/office/word/2010/wordml" xmlns:w="http://schemas.openxmlformats.org/wordprocessingml/2006/main" w:rsidR="278D1092" w:rsidRDefault="72EAE6BB" w14:paraId="3788610B" w14:textId="581730F3">
      <w:pPr>
        <w:pStyle w:val="CommentText"/>
      </w:pPr>
      <w:r>
        <w:rPr>
          <w:rStyle w:val="CommentReference"/>
        </w:rPr>
        <w:annotationRef/>
      </w:r>
      <w:r w:rsidRPr="2D5A2FA1" w:rsidR="537353B0">
        <w:t xml:space="preserve">create a separate set of AUC </w:t>
      </w:r>
    </w:p>
  </w:comment>
  <w:comment xmlns:w="http://schemas.openxmlformats.org/wordprocessingml/2006/main" w:initials="TY" w:author="Tairan Yang" w:date="2026-10-01T12:09:10" w:id="2108665915">
    <w:p xmlns:w14="http://schemas.microsoft.com/office/word/2010/wordml" xmlns:w="http://schemas.openxmlformats.org/wordprocessingml/2006/main" w:rsidR="68D0F9CB" w:rsidRDefault="4E7C3AA3" w14:paraId="104F5357" w14:textId="49C44E36">
      <w:pPr>
        <w:pStyle w:val="CommentText"/>
      </w:pPr>
      <w:r>
        <w:rPr>
          <w:rStyle w:val="CommentReference"/>
        </w:rPr>
        <w:annotationRef/>
      </w:r>
      <w:r w:rsidRPr="30F93F48" w:rsidR="4B97C0AE">
        <w:t>add DBP graphs</w:t>
      </w:r>
    </w:p>
  </w:comment>
  <w:comment xmlns:w="http://schemas.openxmlformats.org/wordprocessingml/2006/main" w:initials="TY" w:author="Tairan Yang" w:date="2026-10-01T12:10:44" w:id="1442096069">
    <w:p xmlns:w14="http://schemas.microsoft.com/office/word/2010/wordml" xmlns:w="http://schemas.openxmlformats.org/wordprocessingml/2006/main" w:rsidR="2518891E" w:rsidRDefault="783EB79B" w14:paraId="489053D1" w14:textId="1AD34ECB">
      <w:pPr>
        <w:pStyle w:val="CommentText"/>
      </w:pPr>
      <w:r>
        <w:rPr>
          <w:rStyle w:val="CommentReference"/>
        </w:rPr>
        <w:annotationRef/>
      </w:r>
      <w:r w:rsidRPr="1105746E" w:rsidR="400AC8C9">
        <w:t>add hr vs cmax and hr vs auc</w:t>
      </w:r>
    </w:p>
  </w:comment>
  <w:comment xmlns:w="http://schemas.openxmlformats.org/wordprocessingml/2006/main" w:initials="TY" w:author="Tairan Yang" w:date="2026-10-01T12:12:54" w:id="899502484">
    <w:p xmlns:w14="http://schemas.microsoft.com/office/word/2010/wordml" xmlns:w="http://schemas.openxmlformats.org/wordprocessingml/2006/main" w:rsidR="0EEFB313" w:rsidRDefault="026851FF" w14:paraId="71FA0B02" w14:textId="0D17059B">
      <w:pPr>
        <w:pStyle w:val="CommentText"/>
      </w:pPr>
      <w:r>
        <w:rPr>
          <w:rStyle w:val="CommentReference"/>
        </w:rPr>
        <w:annotationRef/>
      </w:r>
      <w:r w:rsidRPr="67319300" w:rsidR="6E42E8F0">
        <w:t>only retain the max change and mention that avg change is similar for all endpoints</w:t>
      </w:r>
    </w:p>
  </w:comment>
  <w:comment xmlns:w="http://schemas.openxmlformats.org/wordprocessingml/2006/main" w:initials="TY" w:author="Tairan Yang" w:date="2026-10-01T12:13:25" w:id="1864786393">
    <w:p xmlns:w14="http://schemas.microsoft.com/office/word/2010/wordml" xmlns:w="http://schemas.openxmlformats.org/wordprocessingml/2006/main" w:rsidR="0DDFD0E6" w:rsidRDefault="1A0260F3" w14:paraId="218560AD" w14:textId="5EE39599">
      <w:pPr>
        <w:pStyle w:val="CommentText"/>
      </w:pPr>
      <w:r>
        <w:rPr>
          <w:rStyle w:val="CommentReference"/>
        </w:rPr>
        <w:annotationRef/>
      </w:r>
      <w:r w:rsidRPr="06A39C9C" w:rsidR="7B7115A9">
        <w:t>add hysteresis for all endpoints</w:t>
      </w:r>
    </w:p>
  </w:comment>
  <w:comment xmlns:w="http://schemas.openxmlformats.org/wordprocessingml/2006/main" w:initials="TY" w:author="Tairan Yang" w:date="2026-10-01T12:14:11" w:id="697527224">
    <w:p xmlns:w14="http://schemas.microsoft.com/office/word/2010/wordml" xmlns:w="http://schemas.openxmlformats.org/wordprocessingml/2006/main" w:rsidR="6FB12690" w:rsidRDefault="05436DB8" w14:paraId="5A455C36" w14:textId="4E3FF3CC">
      <w:pPr>
        <w:pStyle w:val="CommentText"/>
      </w:pPr>
      <w:r>
        <w:rPr>
          <w:rStyle w:val="CommentReference"/>
        </w:rPr>
        <w:annotationRef/>
      </w:r>
      <w:r w:rsidRPr="0CC9FE6A" w:rsidR="4D5DC66F">
        <w:t>remove the 3rd graph</w:t>
      </w:r>
    </w:p>
  </w:comment>
  <w:comment xmlns:w="http://schemas.openxmlformats.org/wordprocessingml/2006/main" w:initials="TY" w:author="Tairan Yang" w:date="2026-10-01T12:32:17" w:id="1906943663">
    <w:p xmlns:w14="http://schemas.microsoft.com/office/word/2010/wordml" xmlns:w="http://schemas.openxmlformats.org/wordprocessingml/2006/main" w:rsidR="00628E45" w:rsidRDefault="44677EA2" w14:paraId="4469073D" w14:textId="6CDAE61D">
      <w:pPr>
        <w:pStyle w:val="CommentText"/>
      </w:pPr>
      <w:r>
        <w:rPr>
          <w:rStyle w:val="CommentReference"/>
        </w:rPr>
        <w:annotationRef/>
      </w:r>
      <w:r w:rsidRPr="6A9E214B" w:rsidR="49770DE3">
        <w:t>look at AUC</w:t>
      </w:r>
    </w:p>
  </w:comment>
  <w:comment xmlns:w="http://schemas.openxmlformats.org/wordprocessingml/2006/main" w:initials="TY" w:author="Tairan Yang" w:date="2026-10-01T12:38:14" w:id="956196167">
    <w:p xmlns:w14="http://schemas.microsoft.com/office/word/2010/wordml" xmlns:w="http://schemas.openxmlformats.org/wordprocessingml/2006/main" w:rsidR="50B4F657" w:rsidRDefault="60BF0E18" w14:paraId="6820FEBA" w14:textId="0415FC4F">
      <w:pPr>
        <w:pStyle w:val="CommentText"/>
      </w:pPr>
      <w:r>
        <w:rPr>
          <w:rStyle w:val="CommentReference"/>
        </w:rPr>
        <w:annotationRef/>
      </w:r>
      <w:r w:rsidRPr="1BA657EC" w:rsidR="10BD8202">
        <w:t>add km plots for figure A</w:t>
      </w:r>
    </w:p>
  </w:comment>
  <w:comment xmlns:w="http://schemas.openxmlformats.org/wordprocessingml/2006/main" w:initials="TY" w:author="Tairan Yang" w:date="2026-10-01T12:38:56" w:id="310350392">
    <w:p xmlns:w14="http://schemas.microsoft.com/office/word/2010/wordml" xmlns:w="http://schemas.openxmlformats.org/wordprocessingml/2006/main" w:rsidR="1DDE81F3" w:rsidRDefault="0689FD07" w14:paraId="5FF4E2D1" w14:textId="104E2984">
      <w:pPr>
        <w:pStyle w:val="CommentText"/>
      </w:pPr>
      <w:r>
        <w:rPr>
          <w:rStyle w:val="CommentReference"/>
        </w:rPr>
        <w:annotationRef/>
      </w:r>
      <w:r w:rsidRPr="716FD91F" w:rsidR="26B0EF7C">
        <w:t xml:space="preserve">EC20/EC50 for logit </w:t>
      </w:r>
    </w:p>
  </w:comment>
  <w:comment xmlns:w="http://schemas.openxmlformats.org/wordprocessingml/2006/main" w:initials="TY" w:author="Tairan Yang" w:date="2026-10-01T11:16:31" w:id="1085073691">
    <w:p xmlns:w14="http://schemas.microsoft.com/office/word/2010/wordml" xmlns:w="http://schemas.openxmlformats.org/wordprocessingml/2006/main" w:rsidR="43895BFA" w:rsidRDefault="2ECA4DE5" w14:paraId="0D319E17" w14:textId="0B54A020">
      <w:pPr>
        <w:pStyle w:val="CommentText"/>
      </w:pPr>
      <w:r>
        <w:rPr>
          <w:rStyle w:val="CommentReference"/>
        </w:rPr>
        <w:annotationRef/>
      </w:r>
      <w:r w:rsidRPr="63BC4E5E" w:rsidR="43761B90">
        <w:t>reverse the order</w:t>
      </w:r>
    </w:p>
  </w:comment>
  <w:comment xmlns:w="http://schemas.openxmlformats.org/wordprocessingml/2006/main" w:initials="TY" w:author="Tairan Yang" w:date="2026-10-01T11:54:39" w:id="269061281">
    <w:p xmlns:w14="http://schemas.microsoft.com/office/word/2010/wordml" xmlns:w="http://schemas.openxmlformats.org/wordprocessingml/2006/main" w:rsidR="787A5C7F" w:rsidRDefault="638CC7C7" w14:paraId="56CDDAC9" w14:textId="306E56B0">
      <w:pPr>
        <w:pStyle w:val="CommentText"/>
      </w:pPr>
      <w:r>
        <w:rPr>
          <w:rStyle w:val="CommentReference"/>
        </w:rPr>
        <w:annotationRef/>
      </w:r>
      <w:r w:rsidRPr="76AB01C2" w:rsidR="3B4548DE">
        <w:t>add these two cmaxes to footnote</w:t>
      </w:r>
    </w:p>
  </w:comment>
</w:comments>
</file>

<file path=word/commentsExtended.xml><?xml version="1.0" encoding="utf-8"?>
<w15:commentsEx xmlns:mc="http://schemas.openxmlformats.org/markup-compatibility/2006" xmlns:w15="http://schemas.microsoft.com/office/word/2012/wordml" mc:Ignorable="w15">
  <w15:commentEx w15:done="0" w15:paraId="55AF5582"/>
  <w15:commentEx w15:done="0" w15:paraId="0F817D63"/>
  <w15:commentEx w15:done="0" w15:paraId="4D0EE8E7"/>
  <w15:commentEx w15:done="0" w15:paraId="14EDD8EF"/>
  <w15:commentEx w15:done="0" w15:paraId="7B632027"/>
  <w15:commentEx w15:done="0" w15:paraId="21550097"/>
  <w15:commentEx w15:done="0" w15:paraId="69F9531C"/>
  <w15:commentEx w15:done="0" w15:paraId="0EAD50EC"/>
  <w15:commentEx w15:done="0" w15:paraId="30948E19"/>
  <w15:commentEx w15:done="0" w15:paraId="23B1FB9D"/>
  <w15:commentEx w15:done="0" w15:paraId="1462D5E5"/>
  <w15:commentEx w15:done="0" w15:paraId="56400B2E"/>
  <w15:commentEx w15:done="0" w15:paraId="2AEFACD3"/>
  <w15:commentEx w15:done="0" w15:paraId="591C78CE"/>
  <w15:commentEx w15:done="0" w15:paraId="7F5BC204"/>
  <w15:commentEx w15:done="0" w15:paraId="4A1C9DFC"/>
  <w15:commentEx w15:done="0" w15:paraId="328756FF"/>
  <w15:commentEx w15:done="0" w15:paraId="5D2260DA"/>
  <w15:commentEx w15:done="0" w15:paraId="1CBFA4CD"/>
  <w15:commentEx w15:done="0" w15:paraId="638775AD"/>
  <w15:commentEx w15:done="0" w15:paraId="0D505453"/>
  <w15:commentEx w15:done="0" w15:paraId="66F37E2A"/>
  <w15:commentEx w15:done="0" w15:paraId="13B323C8"/>
  <w15:commentEx w15:done="0" w15:paraId="4CB66EBF"/>
  <w15:commentEx w15:done="0" w15:paraId="0BB86E91"/>
  <w15:commentEx w15:done="0" w15:paraId="1B85576B"/>
  <w15:commentEx w15:done="0" w15:paraId="4AF22AE6"/>
  <w15:commentEx w15:done="0" w15:paraId="089CB7A6"/>
  <w15:commentEx w15:done="0" w15:paraId="231AFE34"/>
  <w15:commentEx w15:done="0" w15:paraId="4C8D4554"/>
  <w15:commentEx w15:done="0" w15:paraId="1F0F5F3B"/>
  <w15:commentEx w15:done="0" w15:paraId="09C7DA4E"/>
  <w15:commentEx w15:done="0" w15:paraId="3E40F595"/>
  <w15:commentEx w15:done="0" w15:paraId="6CEC4045"/>
  <w15:commentEx w15:done="0" w15:paraId="02310AE9"/>
  <w15:commentEx w15:done="0" w15:paraId="193C0934"/>
  <w15:commentEx w15:done="0" w15:paraId="67FC05C2" w15:paraIdParent="21550097"/>
  <w15:commentEx w15:done="0" w15:paraId="4C022F6F" w15:paraIdParent="69F9531C"/>
  <w15:commentEx w15:done="0" w15:paraId="7157A05B" w15:paraIdParent="23B1FB9D"/>
  <w15:commentEx w15:done="0" w15:paraId="1E2A0F54" w15:paraIdParent="56400B2E"/>
  <w15:commentEx w15:done="0" w15:paraId="3788610B" w15:paraIdParent="4A1C9DFC"/>
  <w15:commentEx w15:done="0" w15:paraId="104F5357" w15:paraIdParent="5D2260DA"/>
  <w15:commentEx w15:done="0" w15:paraId="489053D1" w15:paraIdParent="1CBFA4CD"/>
  <w15:commentEx w15:done="0" w15:paraId="71FA0B02" w15:paraIdParent="1CBFA4CD"/>
  <w15:commentEx w15:done="0" w15:paraId="218560AD" w15:paraIdParent="0D505453"/>
  <w15:commentEx w15:done="0" w15:paraId="5A455C36" w15:paraIdParent="66F37E2A"/>
  <w15:commentEx w15:done="0" w15:paraId="4469073D" w15:paraIdParent="4AF22AE6"/>
  <w15:commentEx w15:done="0" w15:paraId="6820FEBA" w15:paraIdParent="089CB7A6"/>
  <w15:commentEx w15:done="0" w15:paraId="5FF4E2D1" w15:paraIdParent="089CB7A6"/>
  <w15:commentEx w15:done="0" w15:paraId="0D319E17"/>
  <w15:commentEx w15:done="0" w15:paraId="56CDDAC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D066E9C" w16cex:dateUtc="2026-09-28T22:23:00Z"/>
  <w16cex:commentExtensible w16cex:durableId="18A8AA7F" w16cex:dateUtc="2026-09-28T22:25:00Z"/>
  <w16cex:commentExtensible w16cex:durableId="20532150" w16cex:dateUtc="2026-09-28T22:26:00Z"/>
  <w16cex:commentExtensible w16cex:durableId="4CE5CD43" w16cex:dateUtc="2026-09-29T13:05:00Z"/>
  <w16cex:commentExtensible w16cex:durableId="41DB474B" w16cex:dateUtc="2026-09-29T13:23:00Z"/>
  <w16cex:commentExtensible w16cex:durableId="7DD71F17" w16cex:dateUtc="2026-09-29T13:23:00Z"/>
  <w16cex:commentExtensible w16cex:durableId="24BA6403" w16cex:dateUtc="2026-09-29T13:25:00Z"/>
  <w16cex:commentExtensible w16cex:durableId="3D077B0A" w16cex:dateUtc="2026-09-29T13:27:00Z"/>
  <w16cex:commentExtensible w16cex:durableId="177D166C" w16cex:dateUtc="2026-09-29T13:27:00Z"/>
  <w16cex:commentExtensible w16cex:durableId="5F69281F" w16cex:dateUtc="2026-09-29T14:36:00Z"/>
  <w16cex:commentExtensible w16cex:durableId="427420EE" w16cex:dateUtc="2026-09-29T13:33:00Z"/>
  <w16cex:commentExtensible w16cex:durableId="18E2DAD4" w16cex:dateUtc="2026-09-29T13:31:00Z"/>
  <w16cex:commentExtensible w16cex:durableId="73EEF091" w16cex:dateUtc="2026-09-29T13:29:00Z"/>
  <w16cex:commentExtensible w16cex:durableId="15D793F3" w16cex:dateUtc="2026-09-29T13:32:00Z"/>
  <w16cex:commentExtensible w16cex:durableId="143B9096" w16cex:dateUtc="2026-09-29T13:36:00Z"/>
  <w16cex:commentExtensible w16cex:durableId="74BDC422" w16cex:dateUtc="2026-09-29T13:37:00Z"/>
  <w16cex:commentExtensible w16cex:durableId="437CA731" w16cex:dateUtc="2026-09-29T13:38:00Z"/>
  <w16cex:commentExtensible w16cex:durableId="01A4B8A8" w16cex:dateUtc="2026-09-29T13:49:00Z"/>
  <w16cex:commentExtensible w16cex:durableId="3AB0E039" w16cex:dateUtc="2026-09-29T13:53:00Z"/>
  <w16cex:commentExtensible w16cex:durableId="4A1B2849" w16cex:dateUtc="2026-09-29T13:54:00Z"/>
  <w16cex:commentExtensible w16cex:durableId="71DD947B" w16cex:dateUtc="2026-09-29T13:54:00Z"/>
  <w16cex:commentExtensible w16cex:durableId="356751CF" w16cex:dateUtc="2026-09-29T14:02:00Z"/>
  <w16cex:commentExtensible w16cex:durableId="7CC54939" w16cex:dateUtc="2026-09-29T14:04:00Z"/>
  <w16cex:commentExtensible w16cex:durableId="042E9DC0" w16cex:dateUtc="2026-09-29T14:09:00Z"/>
  <w16cex:commentExtensible w16cex:durableId="126BC805" w16cex:dateUtc="2026-09-29T14:10:00Z"/>
  <w16cex:commentExtensible w16cex:durableId="13BD768B" w16cex:dateUtc="2026-09-29T14:07:00Z"/>
  <w16cex:commentExtensible w16cex:durableId="3E343B9D" w16cex:dateUtc="2026-09-29T14:12:00Z"/>
  <w16cex:commentExtensible w16cex:durableId="6B743F15" w16cex:dateUtc="2026-09-29T14:10:00Z"/>
  <w16cex:commentExtensible w16cex:durableId="3488ADC4" w16cex:dateUtc="2026-09-29T14:06:00Z"/>
  <w16cex:commentExtensible w16cex:durableId="7CDB3185" w16cex:dateUtc="2026-09-29T14:29:00Z"/>
  <w16cex:commentExtensible w16cex:durableId="53536E8D" w16cex:dateUtc="2026-09-29T14:29:00Z"/>
  <w16cex:commentExtensible w16cex:durableId="4DE3249E" w16cex:dateUtc="2026-09-29T14:16:00Z"/>
  <w16cex:commentExtensible w16cex:durableId="6870CACE" w16cex:dateUtc="2026-09-29T14:23:00Z"/>
  <w16cex:commentExtensible w16cex:durableId="331DC050" w16cex:dateUtc="2026-09-29T14:24:00Z"/>
  <w16cex:commentExtensible w16cex:durableId="0D582A02" w16cex:dateUtc="2026-09-29T14:26:00Z"/>
  <w16cex:commentExtensible w16cex:durableId="78861572" w16cex:dateUtc="2026-09-29T14:28:00Z"/>
  <w16cex:commentExtensible w16cex:durableId="64A1DCAC" w16cex:dateUtc="2026-10-01T15:27:10.117Z"/>
  <w16cex:commentExtensible w16cex:durableId="66520600" w16cex:dateUtc="2026-10-01T15:29:00.258Z"/>
  <w16cex:commentExtensible w16cex:durableId="1AB903E1" w16cex:dateUtc="2026-10-01T15:47:13.672Z"/>
  <w16cex:commentExtensible w16cex:durableId="70CDC693" w16cex:dateUtc="2026-10-01T15:55:22.187Z"/>
  <w16cex:commentExtensible w16cex:durableId="7F7643C9" w16cex:dateUtc="2026-10-01T16:08:12.934Z"/>
  <w16cex:commentExtensible w16cex:durableId="596AB21C" w16cex:dateUtc="2026-10-01T16:09:10.106Z"/>
  <w16cex:commentExtensible w16cex:durableId="543F8199" w16cex:dateUtc="2026-10-01T16:10:44.327Z"/>
  <w16cex:commentExtensible w16cex:durableId="424D19FC" w16cex:dateUtc="2026-10-01T16:12:54.005Z"/>
  <w16cex:commentExtensible w16cex:durableId="26AB3F52" w16cex:dateUtc="2026-10-01T16:13:25.439Z"/>
  <w16cex:commentExtensible w16cex:durableId="484ECBD6" w16cex:dateUtc="2026-10-01T16:14:11.678Z"/>
  <w16cex:commentExtensible w16cex:durableId="09020747" w16cex:dateUtc="2026-10-01T16:32:17.018Z"/>
  <w16cex:commentExtensible w16cex:durableId="652CE4D6" w16cex:dateUtc="2026-10-01T16:38:14.716Z"/>
  <w16cex:commentExtensible w16cex:durableId="73ACEB82" w16cex:dateUtc="2026-10-01T16:38:56.155Z"/>
  <w16cex:commentExtensible w16cex:durableId="0355B460" w16cex:dateUtc="2026-10-01T15:16:31.879Z"/>
  <w16cex:commentExtensible w16cex:durableId="46E7F224" w16cex:dateUtc="2026-10-01T15:54:39.924Z"/>
</w16cex:commentsExtensible>
</file>

<file path=word/commentsIds.xml><?xml version="1.0" encoding="utf-8"?>
<w16cid:commentsIds xmlns:mc="http://schemas.openxmlformats.org/markup-compatibility/2006" xmlns:w16cid="http://schemas.microsoft.com/office/word/2016/wordml/cid" mc:Ignorable="w16cid">
  <w16cid:commentId w16cid:paraId="55AF5582" w16cid:durableId="6D066E9C"/>
  <w16cid:commentId w16cid:paraId="0F817D63" w16cid:durableId="18A8AA7F"/>
  <w16cid:commentId w16cid:paraId="4D0EE8E7" w16cid:durableId="20532150"/>
  <w16cid:commentId w16cid:paraId="14EDD8EF" w16cid:durableId="4CE5CD43"/>
  <w16cid:commentId w16cid:paraId="7B632027" w16cid:durableId="41DB474B"/>
  <w16cid:commentId w16cid:paraId="21550097" w16cid:durableId="7DD71F17"/>
  <w16cid:commentId w16cid:paraId="69F9531C" w16cid:durableId="24BA6403"/>
  <w16cid:commentId w16cid:paraId="0EAD50EC" w16cid:durableId="3D077B0A"/>
  <w16cid:commentId w16cid:paraId="30948E19" w16cid:durableId="177D166C"/>
  <w16cid:commentId w16cid:paraId="23B1FB9D" w16cid:durableId="5F69281F"/>
  <w16cid:commentId w16cid:paraId="1462D5E5" w16cid:durableId="427420EE"/>
  <w16cid:commentId w16cid:paraId="56400B2E" w16cid:durableId="18E2DAD4"/>
  <w16cid:commentId w16cid:paraId="2AEFACD3" w16cid:durableId="73EEF091"/>
  <w16cid:commentId w16cid:paraId="591C78CE" w16cid:durableId="15D793F3"/>
  <w16cid:commentId w16cid:paraId="7F5BC204" w16cid:durableId="143B9096"/>
  <w16cid:commentId w16cid:paraId="4A1C9DFC" w16cid:durableId="74BDC422"/>
  <w16cid:commentId w16cid:paraId="328756FF" w16cid:durableId="437CA731"/>
  <w16cid:commentId w16cid:paraId="5D2260DA" w16cid:durableId="01A4B8A8"/>
  <w16cid:commentId w16cid:paraId="1CBFA4CD" w16cid:durableId="3AB0E039"/>
  <w16cid:commentId w16cid:paraId="638775AD" w16cid:durableId="4A1B2849"/>
  <w16cid:commentId w16cid:paraId="0D505453" w16cid:durableId="71DD947B"/>
  <w16cid:commentId w16cid:paraId="66F37E2A" w16cid:durableId="356751CF"/>
  <w16cid:commentId w16cid:paraId="13B323C8" w16cid:durableId="7CC54939"/>
  <w16cid:commentId w16cid:paraId="4CB66EBF" w16cid:durableId="042E9DC0"/>
  <w16cid:commentId w16cid:paraId="0BB86E91" w16cid:durableId="126BC805"/>
  <w16cid:commentId w16cid:paraId="1B85576B" w16cid:durableId="13BD768B"/>
  <w16cid:commentId w16cid:paraId="4AF22AE6" w16cid:durableId="3E343B9D"/>
  <w16cid:commentId w16cid:paraId="089CB7A6" w16cid:durableId="6B743F15"/>
  <w16cid:commentId w16cid:paraId="231AFE34" w16cid:durableId="3488ADC4"/>
  <w16cid:commentId w16cid:paraId="4C8D4554" w16cid:durableId="7CDB3185"/>
  <w16cid:commentId w16cid:paraId="1F0F5F3B" w16cid:durableId="53536E8D"/>
  <w16cid:commentId w16cid:paraId="09C7DA4E" w16cid:durableId="4DE3249E"/>
  <w16cid:commentId w16cid:paraId="3E40F595" w16cid:durableId="6870CACE"/>
  <w16cid:commentId w16cid:paraId="6CEC4045" w16cid:durableId="331DC050"/>
  <w16cid:commentId w16cid:paraId="02310AE9" w16cid:durableId="0D582A02"/>
  <w16cid:commentId w16cid:paraId="193C0934" w16cid:durableId="78861572"/>
  <w16cid:commentId w16cid:paraId="67FC05C2" w16cid:durableId="64A1DCAC"/>
  <w16cid:commentId w16cid:paraId="4C022F6F" w16cid:durableId="66520600"/>
  <w16cid:commentId w16cid:paraId="7157A05B" w16cid:durableId="1AB903E1"/>
  <w16cid:commentId w16cid:paraId="1E2A0F54" w16cid:durableId="70CDC693"/>
  <w16cid:commentId w16cid:paraId="3788610B" w16cid:durableId="7F7643C9"/>
  <w16cid:commentId w16cid:paraId="104F5357" w16cid:durableId="596AB21C"/>
  <w16cid:commentId w16cid:paraId="489053D1" w16cid:durableId="543F8199"/>
  <w16cid:commentId w16cid:paraId="71FA0B02" w16cid:durableId="424D19FC"/>
  <w16cid:commentId w16cid:paraId="218560AD" w16cid:durableId="26AB3F52"/>
  <w16cid:commentId w16cid:paraId="5A455C36" w16cid:durableId="484ECBD6"/>
  <w16cid:commentId w16cid:paraId="4469073D" w16cid:durableId="09020747"/>
  <w16cid:commentId w16cid:paraId="6820FEBA" w16cid:durableId="652CE4D6"/>
  <w16cid:commentId w16cid:paraId="5FF4E2D1" w16cid:durableId="73ACEB82"/>
  <w16cid:commentId w16cid:paraId="0D319E17" w16cid:durableId="0355B460"/>
  <w16cid:commentId w16cid:paraId="56CDDAC9" w16cid:durableId="46E7F2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0653" w:rsidRDefault="00650653" w14:paraId="7ACF3A92" w14:textId="77777777">
      <w:r>
        <w:separator/>
      </w:r>
    </w:p>
  </w:endnote>
  <w:endnote w:type="continuationSeparator" w:id="0">
    <w:p w:rsidR="00650653" w:rsidRDefault="00650653" w14:paraId="52B19A3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29B1" w:rsidRDefault="00650653" w14:paraId="45FC5F0F" w14:textId="77777777">
    <w:pPr>
      <w:jc w:val="center"/>
    </w:pPr>
    <w:r>
      <w:rPr>
        <w:color w:val="808080"/>
        <w:sz w:val="14"/>
        <w:szCs w:val="14"/>
      </w:rPr>
      <w:t xml:space="preserve">Confidential — Page </w:t>
    </w:r>
    <w:r>
      <w:rPr>
        <w:color w:val="808080"/>
        <w:sz w:val="14"/>
        <w:szCs w:val="14"/>
      </w:rPr>
      <w:fldChar w:fldCharType="begin"/>
    </w:r>
    <w:r>
      <w:rPr>
        <w:color w:val="808080"/>
        <w:sz w:val="14"/>
        <w:szCs w:val="14"/>
      </w:rPr>
      <w:instrText>PAGE</w:instrText>
    </w:r>
    <w:r>
      <w:rPr>
        <w:color w:val="808080"/>
        <w:sz w:val="14"/>
        <w:szCs w:val="14"/>
      </w:rPr>
      <w:fldChar w:fldCharType="separate"/>
    </w:r>
    <w:r w:rsidR="0006528A">
      <w:rPr>
        <w:noProof/>
        <w:color w:val="808080"/>
        <w:sz w:val="14"/>
        <w:szCs w:val="14"/>
      </w:rPr>
      <w:t>1</w:t>
    </w:r>
    <w:r>
      <w:rPr>
        <w:color w:val="808080"/>
        <w:sz w:val="14"/>
        <w:szCs w:val="14"/>
      </w:rPr>
      <w:fldChar w:fldCharType="end"/>
    </w:r>
    <w:r>
      <w:rPr>
        <w:color w:val="808080"/>
        <w:sz w:val="14"/>
        <w:szCs w:val="14"/>
      </w:rPr>
      <w:t xml:space="preserve"> of </w:t>
    </w:r>
    <w:r>
      <w:rPr>
        <w:color w:val="808080"/>
        <w:sz w:val="14"/>
        <w:szCs w:val="14"/>
      </w:rPr>
      <w:fldChar w:fldCharType="begin"/>
    </w:r>
    <w:r>
      <w:rPr>
        <w:color w:val="808080"/>
        <w:sz w:val="14"/>
        <w:szCs w:val="14"/>
      </w:rPr>
      <w:instrText>NUMPAGES</w:instrText>
    </w:r>
    <w:r>
      <w:rPr>
        <w:color w:val="808080"/>
        <w:sz w:val="14"/>
        <w:szCs w:val="14"/>
      </w:rPr>
      <w:fldChar w:fldCharType="separate"/>
    </w:r>
    <w:r w:rsidR="0006528A">
      <w:rPr>
        <w:noProof/>
        <w:color w:val="808080"/>
        <w:sz w:val="14"/>
        <w:szCs w:val="14"/>
      </w:rPr>
      <w:t>2</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0653" w:rsidRDefault="00650653" w14:paraId="41F0D160" w14:textId="77777777">
      <w:r>
        <w:separator/>
      </w:r>
    </w:p>
  </w:footnote>
  <w:footnote w:type="continuationSeparator" w:id="0">
    <w:p w:rsidR="00650653" w:rsidRDefault="00650653" w14:paraId="7CE9139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29B1" w:rsidRDefault="00650653" w14:paraId="1CDABCB4" w14:textId="77777777">
    <w:pPr>
      <w:jc w:val="right"/>
    </w:pPr>
    <w:r>
      <w:rPr>
        <w:color w:val="808080"/>
        <w:sz w:val="14"/>
        <w:szCs w:val="14"/>
      </w:rPr>
      <w:t>CYB003-101 — Pharmacometric Analysis Report (Exploratory E-R) — Draft v0.3, 09-Sep-2026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653A5"/>
    <w:multiLevelType w:val="hybridMultilevel"/>
    <w:tmpl w:val="69C05E80"/>
    <w:lvl w:ilvl="0" w:tplc="BD04D0C0">
      <w:start w:val="1"/>
      <w:numFmt w:val="bullet"/>
      <w:lvlText w:val="•"/>
      <w:lvlJc w:val="left"/>
      <w:pPr>
        <w:ind w:left="420" w:hanging="240"/>
      </w:pPr>
    </w:lvl>
    <w:lvl w:ilvl="1" w:tplc="D15A15CE">
      <w:numFmt w:val="decimal"/>
      <w:lvlText w:val=""/>
      <w:lvlJc w:val="left"/>
    </w:lvl>
    <w:lvl w:ilvl="2" w:tplc="D2FE1A76">
      <w:numFmt w:val="decimal"/>
      <w:lvlText w:val=""/>
      <w:lvlJc w:val="left"/>
    </w:lvl>
    <w:lvl w:ilvl="3" w:tplc="62DAD1D8">
      <w:numFmt w:val="decimal"/>
      <w:lvlText w:val=""/>
      <w:lvlJc w:val="left"/>
    </w:lvl>
    <w:lvl w:ilvl="4" w:tplc="0BD0816A">
      <w:numFmt w:val="decimal"/>
      <w:lvlText w:val=""/>
      <w:lvlJc w:val="left"/>
    </w:lvl>
    <w:lvl w:ilvl="5" w:tplc="1D0A6D06">
      <w:numFmt w:val="decimal"/>
      <w:lvlText w:val=""/>
      <w:lvlJc w:val="left"/>
    </w:lvl>
    <w:lvl w:ilvl="6" w:tplc="1CB4961A">
      <w:numFmt w:val="decimal"/>
      <w:lvlText w:val=""/>
      <w:lvlJc w:val="left"/>
    </w:lvl>
    <w:lvl w:ilvl="7" w:tplc="F51613D6">
      <w:numFmt w:val="decimal"/>
      <w:lvlText w:val=""/>
      <w:lvlJc w:val="left"/>
    </w:lvl>
    <w:lvl w:ilvl="8" w:tplc="419C8DF8">
      <w:numFmt w:val="decimal"/>
      <w:lvlText w:val=""/>
      <w:lvlJc w:val="left"/>
    </w:lvl>
  </w:abstractNum>
  <w:abstractNum w:abstractNumId="1" w15:restartNumberingAfterBreak="0">
    <w:nsid w:val="6E5E5BE2"/>
    <w:multiLevelType w:val="hybridMultilevel"/>
    <w:tmpl w:val="4CD05430"/>
    <w:lvl w:ilvl="0" w:tplc="0510A7A4">
      <w:start w:val="1"/>
      <w:numFmt w:val="bullet"/>
      <w:lvlText w:val="●"/>
      <w:lvlJc w:val="left"/>
      <w:pPr>
        <w:ind w:left="720" w:hanging="360"/>
      </w:pPr>
    </w:lvl>
    <w:lvl w:ilvl="1" w:tplc="AB88FF28">
      <w:start w:val="1"/>
      <w:numFmt w:val="bullet"/>
      <w:lvlText w:val="○"/>
      <w:lvlJc w:val="left"/>
      <w:pPr>
        <w:ind w:left="1440" w:hanging="360"/>
      </w:pPr>
    </w:lvl>
    <w:lvl w:ilvl="2" w:tplc="65F6F4D8">
      <w:start w:val="1"/>
      <w:numFmt w:val="bullet"/>
      <w:lvlText w:val="■"/>
      <w:lvlJc w:val="left"/>
      <w:pPr>
        <w:ind w:left="2160" w:hanging="360"/>
      </w:pPr>
    </w:lvl>
    <w:lvl w:ilvl="3" w:tplc="95EC0D0C">
      <w:start w:val="1"/>
      <w:numFmt w:val="bullet"/>
      <w:lvlText w:val="●"/>
      <w:lvlJc w:val="left"/>
      <w:pPr>
        <w:ind w:left="2880" w:hanging="360"/>
      </w:pPr>
    </w:lvl>
    <w:lvl w:ilvl="4" w:tplc="D53CFA26">
      <w:start w:val="1"/>
      <w:numFmt w:val="bullet"/>
      <w:lvlText w:val="○"/>
      <w:lvlJc w:val="left"/>
      <w:pPr>
        <w:ind w:left="3600" w:hanging="360"/>
      </w:pPr>
    </w:lvl>
    <w:lvl w:ilvl="5" w:tplc="256E4CDA">
      <w:start w:val="1"/>
      <w:numFmt w:val="bullet"/>
      <w:lvlText w:val="■"/>
      <w:lvlJc w:val="left"/>
      <w:pPr>
        <w:ind w:left="4320" w:hanging="360"/>
      </w:pPr>
    </w:lvl>
    <w:lvl w:ilvl="6" w:tplc="B10470F8">
      <w:start w:val="1"/>
      <w:numFmt w:val="bullet"/>
      <w:lvlText w:val="●"/>
      <w:lvlJc w:val="left"/>
      <w:pPr>
        <w:ind w:left="5040" w:hanging="360"/>
      </w:pPr>
    </w:lvl>
    <w:lvl w:ilvl="7" w:tplc="701424C6">
      <w:start w:val="1"/>
      <w:numFmt w:val="bullet"/>
      <w:lvlText w:val="●"/>
      <w:lvlJc w:val="left"/>
      <w:pPr>
        <w:ind w:left="5760" w:hanging="360"/>
      </w:pPr>
    </w:lvl>
    <w:lvl w:ilvl="8" w:tplc="1654DA98">
      <w:start w:val="1"/>
      <w:numFmt w:val="bullet"/>
      <w:lvlText w:val="●"/>
      <w:lvlJc w:val="left"/>
      <w:pPr>
        <w:ind w:left="6480" w:hanging="360"/>
      </w:pPr>
    </w:lvl>
  </w:abstractNum>
  <w:num w:numId="1" w16cid:durableId="983435320">
    <w:abstractNumId w:val="1"/>
    <w:lvlOverride w:ilvl="0">
      <w:startOverride w:val="1"/>
    </w:lvlOverride>
  </w:num>
  <w:num w:numId="2" w16cid:durableId="1501003760">
    <w:abstractNumId w:val="0"/>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Navita Mallalieu">
    <w15:presenceInfo w15:providerId="AD" w15:userId="S::navita.m@helus.com::2b5c6583-ed14-4233-8243-f0b8edfab366"/>
  </w15:person>
  <w15:person w15:author="Tairan Yang">
    <w15:presenceInfo w15:providerId="AD" w15:userId="S::tairan.yang@helus.com::27b82ced-61a3-4a53-b4b2-ec12ea1c26ed"/>
  </w15:person>
  <w15:person w15:author="Tairan Yang">
    <w15:presenceInfo w15:providerId="AD" w15:userId="S::tairan.yang@helus.com::27b82ced-61a3-4a53-b4b2-ec12ea1c26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9B1"/>
    <w:rsid w:val="000147DB"/>
    <w:rsid w:val="0006528A"/>
    <w:rsid w:val="00082A52"/>
    <w:rsid w:val="001105F9"/>
    <w:rsid w:val="00152401"/>
    <w:rsid w:val="001C7779"/>
    <w:rsid w:val="002C0B8E"/>
    <w:rsid w:val="002C14D4"/>
    <w:rsid w:val="002E2739"/>
    <w:rsid w:val="003D6666"/>
    <w:rsid w:val="0042038A"/>
    <w:rsid w:val="00474E92"/>
    <w:rsid w:val="00480B9A"/>
    <w:rsid w:val="004A1511"/>
    <w:rsid w:val="004D29B1"/>
    <w:rsid w:val="00512BB6"/>
    <w:rsid w:val="00523ED6"/>
    <w:rsid w:val="005B217A"/>
    <w:rsid w:val="005C59D3"/>
    <w:rsid w:val="006314E6"/>
    <w:rsid w:val="00650653"/>
    <w:rsid w:val="00667F86"/>
    <w:rsid w:val="006A7C5C"/>
    <w:rsid w:val="00A31B7D"/>
    <w:rsid w:val="00A73F6B"/>
    <w:rsid w:val="00AE46C3"/>
    <w:rsid w:val="00B378B0"/>
    <w:rsid w:val="00B72AEF"/>
    <w:rsid w:val="00BB7DE5"/>
    <w:rsid w:val="00C12088"/>
    <w:rsid w:val="00D10230"/>
    <w:rsid w:val="00D57882"/>
    <w:rsid w:val="00D71AB9"/>
    <w:rsid w:val="00E32292"/>
    <w:rsid w:val="00E556C6"/>
    <w:rsid w:val="00F53B47"/>
    <w:rsid w:val="06464D4D"/>
    <w:rsid w:val="0E1DE821"/>
    <w:rsid w:val="133485FA"/>
    <w:rsid w:val="1E261F70"/>
    <w:rsid w:val="20ECE148"/>
    <w:rsid w:val="24187B65"/>
    <w:rsid w:val="245A7F82"/>
    <w:rsid w:val="2566FFBE"/>
    <w:rsid w:val="28343E24"/>
    <w:rsid w:val="2AE61DF0"/>
    <w:rsid w:val="302614C8"/>
    <w:rsid w:val="3254AD36"/>
    <w:rsid w:val="33E5989A"/>
    <w:rsid w:val="3E243B48"/>
    <w:rsid w:val="506F79C2"/>
    <w:rsid w:val="534B68DE"/>
    <w:rsid w:val="53C193F3"/>
    <w:rsid w:val="578AA721"/>
    <w:rsid w:val="5AA4399F"/>
    <w:rsid w:val="607D1ADA"/>
    <w:rsid w:val="6540893D"/>
    <w:rsid w:val="6A1BD566"/>
    <w:rsid w:val="6B622CD5"/>
    <w:rsid w:val="6EAE7787"/>
    <w:rsid w:val="7BE3F6C8"/>
    <w:rsid w:val="7C748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C6EF2"/>
  <w15:docId w15:val="{9C1F8F24-02E5-4A3F-AE1A-7F5D81D08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00" w:after="120"/>
      <w:outlineLvl w:val="0"/>
    </w:pPr>
    <w:rPr>
      <w:b/>
      <w:bCs/>
      <w:color w:val="1F3864"/>
      <w:sz w:val="26"/>
      <w:szCs w:val="26"/>
    </w:rPr>
  </w:style>
  <w:style w:type="paragraph" w:styleId="Heading2">
    <w:name w:val="heading 2"/>
    <w:uiPriority w:val="9"/>
    <w:unhideWhenUsed/>
    <w:qFormat/>
    <w:pPr>
      <w:spacing w:before="200" w:after="80"/>
      <w:outlineLvl w:val="1"/>
    </w:pPr>
    <w:rPr>
      <w:b/>
      <w:bCs/>
      <w:color w:val="2E5E8C"/>
      <w:sz w:val="23"/>
      <w:szCs w:val="23"/>
    </w:rPr>
  </w:style>
  <w:style w:type="paragraph" w:styleId="Heading3">
    <w:name w:val="heading 3"/>
    <w:uiPriority w:val="9"/>
    <w:unhideWhenUsed/>
    <w:qFormat/>
    <w:pPr>
      <w:spacing w:before="140" w:after="60"/>
      <w:outlineLvl w:val="2"/>
    </w:pPr>
    <w:rPr>
      <w:b/>
      <w:bCs/>
      <w:i/>
      <w:i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Revision">
    <w:name w:val="Revision"/>
    <w:hidden/>
    <w:uiPriority w:val="99"/>
    <w:semiHidden/>
    <w:rsid w:val="00152401"/>
  </w:style>
  <w:style w:type="character" w:styleId="CommentReference">
    <w:name w:val="annotation reference"/>
    <w:basedOn w:val="DefaultParagraphFont"/>
    <w:uiPriority w:val="99"/>
    <w:semiHidden/>
    <w:unhideWhenUsed/>
    <w:rsid w:val="00152401"/>
    <w:rPr>
      <w:sz w:val="16"/>
      <w:szCs w:val="16"/>
    </w:rPr>
  </w:style>
  <w:style w:type="paragraph" w:styleId="CommentText">
    <w:name w:val="annotation text"/>
    <w:basedOn w:val="Normal"/>
    <w:link w:val="CommentTextChar"/>
    <w:uiPriority w:val="99"/>
    <w:unhideWhenUsed/>
    <w:rsid w:val="00152401"/>
    <w:rPr>
      <w:sz w:val="20"/>
      <w:szCs w:val="20"/>
    </w:rPr>
  </w:style>
  <w:style w:type="character" w:styleId="CommentTextChar" w:customStyle="1">
    <w:name w:val="Comment Text Char"/>
    <w:basedOn w:val="DefaultParagraphFont"/>
    <w:link w:val="CommentText"/>
    <w:uiPriority w:val="99"/>
    <w:rsid w:val="00152401"/>
    <w:rPr>
      <w:sz w:val="20"/>
      <w:szCs w:val="20"/>
    </w:rPr>
  </w:style>
  <w:style w:type="paragraph" w:styleId="CommentSubject">
    <w:name w:val="annotation subject"/>
    <w:basedOn w:val="CommentText"/>
    <w:next w:val="CommentText"/>
    <w:link w:val="CommentSubjectChar"/>
    <w:uiPriority w:val="99"/>
    <w:semiHidden/>
    <w:unhideWhenUsed/>
    <w:rsid w:val="00152401"/>
    <w:rPr>
      <w:b/>
      <w:bCs/>
    </w:rPr>
  </w:style>
  <w:style w:type="character" w:styleId="CommentSubjectChar" w:customStyle="1">
    <w:name w:val="Comment Subject Char"/>
    <w:basedOn w:val="CommentTextChar"/>
    <w:link w:val="CommentSubject"/>
    <w:uiPriority w:val="99"/>
    <w:semiHidden/>
    <w:rsid w:val="0015240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F42A4-6B00-49F7-8C45-684BAA36FC1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CYB003-101 Pharmacometric Analysis Report — Exploratory E-R</dc:title>
  <dc:creator>Clinical Pharmacology &amp; Pharmacometrics</dc:creator>
  <lastModifiedBy>Tairan Yang</lastModifiedBy>
  <revision>20</revision>
  <dcterms:created xsi:type="dcterms:W3CDTF">2026-09-09T18:37:00.0000000Z</dcterms:created>
  <dcterms:modified xsi:type="dcterms:W3CDTF">2026-10-01T16:38:58.4681817Z</dcterms:modified>
</coreProperties>
</file>