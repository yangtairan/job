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2979"/>
        <w:gridCol w:w="2209"/>
        <w:gridCol w:w="2642"/>
        <w:gridCol w:w="2149"/>
      </w:tblGrid>
      <w:tr w:rsidR="008F5115" w14:paraId="103019E0" w14:textId="77777777" w:rsidTr="00CA2652">
        <w:trPr>
          <w:trHeight w:val="300"/>
        </w:trPr>
        <w:tc>
          <w:tcPr>
            <w:tcW w:w="9979" w:type="dxa"/>
            <w:gridSpan w:val="4"/>
            <w:tcBorders>
              <w:top w:val="nil"/>
              <w:left w:val="nil"/>
              <w:bottom w:val="nil"/>
              <w:right w:val="nil"/>
            </w:tcBorders>
          </w:tcPr>
          <w:p w14:paraId="77868A11" w14:textId="77777777" w:rsidR="00237387" w:rsidRPr="00AF5717" w:rsidRDefault="00E27C57" w:rsidP="00CA2652">
            <w:pPr>
              <w:spacing w:before="60" w:after="60"/>
              <w:jc w:val="center"/>
              <w:rPr>
                <w:rFonts w:ascii="Arial" w:hAnsi="Arial" w:cs="Arial"/>
                <w:b/>
                <w:bCs/>
                <w:sz w:val="24"/>
              </w:rPr>
            </w:pPr>
            <w:r w:rsidRPr="00AF5717">
              <w:rPr>
                <w:rFonts w:ascii="Arial" w:hAnsi="Arial" w:cs="Arial"/>
                <w:b/>
                <w:bCs/>
                <w:sz w:val="24"/>
              </w:rPr>
              <w:t>STATISTICAL ANALYSIS PLAN (SAP)</w:t>
            </w:r>
          </w:p>
          <w:p w14:paraId="5D6D1AAE" w14:textId="77777777" w:rsidR="00237387" w:rsidRPr="00AF5717" w:rsidRDefault="00237387" w:rsidP="00CA2652">
            <w:pPr>
              <w:spacing w:before="60" w:after="60"/>
              <w:jc w:val="center"/>
              <w:rPr>
                <w:rStyle w:val="Instructionaltext"/>
              </w:rPr>
            </w:pPr>
          </w:p>
          <w:p w14:paraId="3DA5796D" w14:textId="13DAD548" w:rsidR="00237387" w:rsidRPr="00AF5717" w:rsidRDefault="00E27C57" w:rsidP="00CA2652">
            <w:pPr>
              <w:spacing w:before="60" w:after="60"/>
              <w:jc w:val="center"/>
              <w:rPr>
                <w:rFonts w:ascii="Arial" w:hAnsi="Arial" w:cs="Arial"/>
                <w:b/>
                <w:bCs/>
                <w:sz w:val="24"/>
              </w:rPr>
            </w:pPr>
            <w:r w:rsidRPr="00AF5717">
              <w:rPr>
                <w:rFonts w:ascii="Arial" w:hAnsi="Arial" w:cs="Arial"/>
                <w:b/>
                <w:bCs/>
                <w:color w:val="000000" w:themeColor="text1"/>
                <w:sz w:val="24"/>
              </w:rPr>
              <w:t>BNT317-01</w:t>
            </w:r>
          </w:p>
        </w:tc>
      </w:tr>
      <w:tr w:rsidR="008F5115" w14:paraId="087D16E3" w14:textId="77777777" w:rsidTr="00CA2652">
        <w:trPr>
          <w:trHeight w:val="300"/>
        </w:trPr>
        <w:tc>
          <w:tcPr>
            <w:tcW w:w="2979" w:type="dxa"/>
            <w:tcBorders>
              <w:top w:val="nil"/>
              <w:left w:val="nil"/>
              <w:bottom w:val="nil"/>
              <w:right w:val="nil"/>
            </w:tcBorders>
            <w:vAlign w:val="center"/>
          </w:tcPr>
          <w:p w14:paraId="205D6099" w14:textId="77777777" w:rsidR="00237387" w:rsidRPr="00AF5717" w:rsidRDefault="00E27C57" w:rsidP="00CA2652">
            <w:pPr>
              <w:pStyle w:val="TableText"/>
              <w:rPr>
                <w:sz w:val="24"/>
              </w:rPr>
            </w:pPr>
            <w:r w:rsidRPr="00AF5717">
              <w:rPr>
                <w:sz w:val="24"/>
              </w:rPr>
              <w:t>SAP Version Number:</w:t>
            </w:r>
          </w:p>
        </w:tc>
        <w:tc>
          <w:tcPr>
            <w:tcW w:w="2209" w:type="dxa"/>
            <w:tcBorders>
              <w:top w:val="nil"/>
              <w:left w:val="nil"/>
              <w:bottom w:val="nil"/>
              <w:right w:val="nil"/>
            </w:tcBorders>
            <w:vAlign w:val="center"/>
          </w:tcPr>
          <w:p w14:paraId="394F863B" w14:textId="4C3BCD25" w:rsidR="00237387" w:rsidRPr="00AF5717" w:rsidRDefault="00E27C57" w:rsidP="00CA2652">
            <w:pPr>
              <w:pStyle w:val="TableText"/>
              <w:rPr>
                <w:sz w:val="24"/>
                <w:highlight w:val="yellow"/>
              </w:rPr>
            </w:pPr>
            <w:r w:rsidRPr="00E52C8F">
              <w:rPr>
                <w:sz w:val="24"/>
              </w:rPr>
              <w:t>1.</w:t>
            </w:r>
            <w:ins w:id="0" w:author="Marmol, Dominika Klaudia" w:date="2026-06-03T14:54:00Z">
              <w:r w:rsidR="009E08C4">
                <w:rPr>
                  <w:sz w:val="24"/>
                </w:rPr>
                <w:t>1</w:t>
              </w:r>
            </w:ins>
            <w:del w:id="1" w:author="Marmol, Dominika Klaudia" w:date="2026-06-03T14:54:00Z">
              <w:r w:rsidRPr="00E52C8F">
                <w:rPr>
                  <w:sz w:val="24"/>
                </w:rPr>
                <w:delText>0</w:delText>
              </w:r>
            </w:del>
          </w:p>
        </w:tc>
        <w:tc>
          <w:tcPr>
            <w:tcW w:w="2642" w:type="dxa"/>
            <w:tcBorders>
              <w:top w:val="nil"/>
              <w:left w:val="nil"/>
              <w:bottom w:val="nil"/>
              <w:right w:val="nil"/>
            </w:tcBorders>
            <w:vAlign w:val="center"/>
          </w:tcPr>
          <w:p w14:paraId="3ADD4533" w14:textId="77777777" w:rsidR="00237387" w:rsidRPr="00782E3D" w:rsidRDefault="00E27C57" w:rsidP="00CA2652">
            <w:pPr>
              <w:pStyle w:val="TableText"/>
              <w:rPr>
                <w:sz w:val="24"/>
              </w:rPr>
            </w:pPr>
            <w:r w:rsidRPr="00782E3D">
              <w:rPr>
                <w:sz w:val="24"/>
              </w:rPr>
              <w:t>SAP Version Date:</w:t>
            </w:r>
          </w:p>
        </w:tc>
        <w:tc>
          <w:tcPr>
            <w:tcW w:w="2149" w:type="dxa"/>
            <w:tcBorders>
              <w:top w:val="nil"/>
              <w:left w:val="nil"/>
              <w:bottom w:val="nil"/>
              <w:right w:val="nil"/>
            </w:tcBorders>
            <w:vAlign w:val="center"/>
          </w:tcPr>
          <w:p w14:paraId="55B47F1B" w14:textId="109D892E" w:rsidR="00237387" w:rsidRPr="002A031A" w:rsidRDefault="00E27C57" w:rsidP="00CA2652">
            <w:pPr>
              <w:pStyle w:val="TableText"/>
              <w:rPr>
                <w:sz w:val="24"/>
                <w:highlight w:val="yellow"/>
              </w:rPr>
            </w:pPr>
            <w:ins w:id="2" w:author="Marmol, Dominika Klaudia" w:date="2026-06-11T08:39:00Z">
              <w:r>
                <w:rPr>
                  <w:sz w:val="24"/>
                  <w:highlight w:val="yellow"/>
                </w:rPr>
                <w:t>11</w:t>
              </w:r>
            </w:ins>
            <w:del w:id="3" w:author="Marmol, Dominika Klaudia" w:date="2026-06-03T14:54:00Z">
              <w:r w:rsidR="00590FED" w:rsidRPr="002A031A">
                <w:rPr>
                  <w:sz w:val="24"/>
                  <w:highlight w:val="yellow"/>
                </w:rPr>
                <w:delText>1</w:delText>
              </w:r>
              <w:r w:rsidR="0014073D" w:rsidRPr="002A031A">
                <w:rPr>
                  <w:sz w:val="24"/>
                  <w:highlight w:val="yellow"/>
                </w:rPr>
                <w:delText>9</w:delText>
              </w:r>
            </w:del>
            <w:r w:rsidR="00DF2786" w:rsidRPr="002A031A">
              <w:rPr>
                <w:sz w:val="24"/>
                <w:highlight w:val="yellow"/>
              </w:rPr>
              <w:t xml:space="preserve"> </w:t>
            </w:r>
            <w:del w:id="4" w:author="Marmol, Dominika Klaudia" w:date="2026-06-03T14:54:00Z">
              <w:r w:rsidR="00590FED" w:rsidRPr="002A031A">
                <w:rPr>
                  <w:sz w:val="24"/>
                  <w:highlight w:val="yellow"/>
                </w:rPr>
                <w:delText>FEB</w:delText>
              </w:r>
              <w:r w:rsidR="00DF2786" w:rsidRPr="002A031A">
                <w:rPr>
                  <w:sz w:val="24"/>
                  <w:highlight w:val="yellow"/>
                </w:rPr>
                <w:delText xml:space="preserve"> </w:delText>
              </w:r>
            </w:del>
            <w:ins w:id="5" w:author="Marmol, Dominika Klaudia" w:date="2026-06-03T14:54:00Z">
              <w:r w:rsidR="009E08C4" w:rsidRPr="002A031A">
                <w:rPr>
                  <w:sz w:val="24"/>
                  <w:highlight w:val="yellow"/>
                </w:rPr>
                <w:t xml:space="preserve">JUN </w:t>
              </w:r>
            </w:ins>
            <w:r w:rsidR="00F61B42" w:rsidRPr="002A031A">
              <w:rPr>
                <w:sz w:val="24"/>
                <w:highlight w:val="yellow"/>
              </w:rPr>
              <w:t>202</w:t>
            </w:r>
            <w:ins w:id="6" w:author="Marmol, Dominika Klaudia" w:date="2026-06-03T14:54:00Z">
              <w:r w:rsidR="009E08C4" w:rsidRPr="002A031A">
                <w:rPr>
                  <w:sz w:val="24"/>
                  <w:highlight w:val="yellow"/>
                </w:rPr>
                <w:t>6</w:t>
              </w:r>
            </w:ins>
            <w:del w:id="7" w:author="Marmol, Dominika Klaudia" w:date="2026-06-03T14:54:00Z">
              <w:r w:rsidR="00DF2786" w:rsidRPr="002A031A">
                <w:rPr>
                  <w:sz w:val="24"/>
                  <w:highlight w:val="yellow"/>
                </w:rPr>
                <w:delText>5</w:delText>
              </w:r>
            </w:del>
          </w:p>
        </w:tc>
      </w:tr>
      <w:tr w:rsidR="008F5115" w14:paraId="0AD59D5F" w14:textId="77777777" w:rsidTr="00CA2652">
        <w:trPr>
          <w:trHeight w:val="300"/>
        </w:trPr>
        <w:tc>
          <w:tcPr>
            <w:tcW w:w="2979" w:type="dxa"/>
            <w:tcBorders>
              <w:top w:val="nil"/>
              <w:left w:val="nil"/>
              <w:bottom w:val="nil"/>
              <w:right w:val="nil"/>
            </w:tcBorders>
            <w:vAlign w:val="center"/>
          </w:tcPr>
          <w:p w14:paraId="41E3C168" w14:textId="77777777" w:rsidR="00237387" w:rsidRPr="00AF5717" w:rsidRDefault="00E27C57" w:rsidP="00CA2652">
            <w:pPr>
              <w:pStyle w:val="TableText"/>
              <w:rPr>
                <w:sz w:val="24"/>
              </w:rPr>
            </w:pPr>
            <w:r w:rsidRPr="00AF5717">
              <w:rPr>
                <w:sz w:val="24"/>
              </w:rPr>
              <w:t>Sponsor Name:</w:t>
            </w:r>
          </w:p>
        </w:tc>
        <w:tc>
          <w:tcPr>
            <w:tcW w:w="7000" w:type="dxa"/>
            <w:gridSpan w:val="3"/>
            <w:tcBorders>
              <w:top w:val="nil"/>
              <w:left w:val="nil"/>
              <w:bottom w:val="nil"/>
              <w:right w:val="nil"/>
            </w:tcBorders>
            <w:vAlign w:val="center"/>
          </w:tcPr>
          <w:p w14:paraId="597F7C6F" w14:textId="3F8FBDB2" w:rsidR="00237387" w:rsidRPr="00AF5717" w:rsidRDefault="00E27C57" w:rsidP="00CA2652">
            <w:pPr>
              <w:pStyle w:val="Paragraph"/>
              <w:spacing w:before="60" w:after="60"/>
            </w:pPr>
            <w:r w:rsidRPr="00AF5717">
              <w:t xml:space="preserve">BioNTech SE </w:t>
            </w:r>
          </w:p>
        </w:tc>
      </w:tr>
      <w:tr w:rsidR="008F5115" w14:paraId="36B45DCE" w14:textId="77777777" w:rsidTr="00CA2652">
        <w:trPr>
          <w:trHeight w:val="300"/>
        </w:trPr>
        <w:tc>
          <w:tcPr>
            <w:tcW w:w="2979" w:type="dxa"/>
            <w:tcBorders>
              <w:top w:val="nil"/>
              <w:left w:val="nil"/>
              <w:bottom w:val="nil"/>
              <w:right w:val="nil"/>
            </w:tcBorders>
            <w:vAlign w:val="center"/>
          </w:tcPr>
          <w:p w14:paraId="40030055" w14:textId="77777777" w:rsidR="00237387" w:rsidRPr="00AF5717" w:rsidRDefault="00237387" w:rsidP="00CA2652">
            <w:pPr>
              <w:pStyle w:val="TableText"/>
              <w:rPr>
                <w:sz w:val="24"/>
              </w:rPr>
            </w:pPr>
          </w:p>
        </w:tc>
        <w:tc>
          <w:tcPr>
            <w:tcW w:w="7000" w:type="dxa"/>
            <w:gridSpan w:val="3"/>
            <w:tcBorders>
              <w:top w:val="nil"/>
              <w:left w:val="nil"/>
              <w:bottom w:val="nil"/>
              <w:right w:val="nil"/>
            </w:tcBorders>
            <w:vAlign w:val="center"/>
          </w:tcPr>
          <w:p w14:paraId="4E3086E8" w14:textId="77777777" w:rsidR="00237387" w:rsidRPr="00AF5717" w:rsidRDefault="00237387" w:rsidP="00CA2652">
            <w:pPr>
              <w:pStyle w:val="TableText"/>
              <w:rPr>
                <w:rStyle w:val="Instructionaltext"/>
                <w:rFonts w:cs="Arial"/>
                <w:color w:val="auto"/>
                <w:sz w:val="24"/>
              </w:rPr>
            </w:pPr>
          </w:p>
        </w:tc>
      </w:tr>
      <w:tr w:rsidR="008F5115" w14:paraId="7F11E00E" w14:textId="77777777" w:rsidTr="00CA2652">
        <w:trPr>
          <w:trHeight w:val="300"/>
        </w:trPr>
        <w:tc>
          <w:tcPr>
            <w:tcW w:w="2979" w:type="dxa"/>
            <w:tcBorders>
              <w:top w:val="nil"/>
              <w:left w:val="nil"/>
              <w:bottom w:val="nil"/>
              <w:right w:val="nil"/>
            </w:tcBorders>
            <w:vAlign w:val="center"/>
          </w:tcPr>
          <w:p w14:paraId="407F746A" w14:textId="77777777" w:rsidR="00237387" w:rsidRPr="00AF5717" w:rsidRDefault="00E27C57" w:rsidP="00CA2652">
            <w:pPr>
              <w:pStyle w:val="TableText"/>
              <w:rPr>
                <w:sz w:val="24"/>
              </w:rPr>
            </w:pPr>
            <w:r w:rsidRPr="00AF5717">
              <w:rPr>
                <w:sz w:val="24"/>
              </w:rPr>
              <w:t>Protocol Number:</w:t>
            </w:r>
          </w:p>
        </w:tc>
        <w:tc>
          <w:tcPr>
            <w:tcW w:w="7000" w:type="dxa"/>
            <w:gridSpan w:val="3"/>
            <w:tcBorders>
              <w:top w:val="nil"/>
              <w:left w:val="nil"/>
              <w:bottom w:val="nil"/>
              <w:right w:val="nil"/>
            </w:tcBorders>
            <w:vAlign w:val="center"/>
          </w:tcPr>
          <w:p w14:paraId="74A1D268" w14:textId="689C17A5" w:rsidR="00237387" w:rsidRPr="00AF5717" w:rsidRDefault="00E27C57" w:rsidP="00CA2652">
            <w:pPr>
              <w:pStyle w:val="TableText"/>
              <w:rPr>
                <w:sz w:val="24"/>
              </w:rPr>
            </w:pPr>
            <w:r w:rsidRPr="00AF5717">
              <w:rPr>
                <w:sz w:val="24"/>
              </w:rPr>
              <w:t>BNT317-01</w:t>
            </w:r>
          </w:p>
        </w:tc>
      </w:tr>
      <w:tr w:rsidR="008F5115" w14:paraId="3886ABAC" w14:textId="77777777" w:rsidTr="00CA2652">
        <w:trPr>
          <w:trHeight w:val="300"/>
        </w:trPr>
        <w:tc>
          <w:tcPr>
            <w:tcW w:w="2979" w:type="dxa"/>
            <w:tcBorders>
              <w:top w:val="nil"/>
              <w:left w:val="nil"/>
              <w:bottom w:val="nil"/>
              <w:right w:val="nil"/>
            </w:tcBorders>
            <w:vAlign w:val="center"/>
          </w:tcPr>
          <w:p w14:paraId="6BCD7816" w14:textId="77777777" w:rsidR="00237387" w:rsidRPr="00AF5717" w:rsidRDefault="00E27C57" w:rsidP="00CA2652">
            <w:pPr>
              <w:pStyle w:val="TableText"/>
              <w:rPr>
                <w:sz w:val="24"/>
              </w:rPr>
            </w:pPr>
            <w:r w:rsidRPr="00AF5717">
              <w:rPr>
                <w:sz w:val="24"/>
              </w:rPr>
              <w:t>Protocol Title:</w:t>
            </w:r>
          </w:p>
        </w:tc>
        <w:tc>
          <w:tcPr>
            <w:tcW w:w="7000" w:type="dxa"/>
            <w:gridSpan w:val="3"/>
            <w:tcBorders>
              <w:top w:val="nil"/>
              <w:left w:val="nil"/>
              <w:bottom w:val="nil"/>
              <w:right w:val="nil"/>
            </w:tcBorders>
            <w:vAlign w:val="center"/>
          </w:tcPr>
          <w:p w14:paraId="4484DFB3" w14:textId="2EE94E34" w:rsidR="00237387" w:rsidRPr="00AF5717" w:rsidRDefault="00E27C57" w:rsidP="00F9789E">
            <w:pPr>
              <w:autoSpaceDE w:val="0"/>
              <w:autoSpaceDN w:val="0"/>
              <w:adjustRightInd w:val="0"/>
              <w:spacing w:after="0"/>
              <w:rPr>
                <w:rStyle w:val="Instructionaltext"/>
                <w:rFonts w:cs="Arial"/>
                <w:i w:val="0"/>
                <w:iCs w:val="0"/>
                <w:color w:val="auto"/>
                <w:sz w:val="24"/>
              </w:rPr>
            </w:pPr>
            <w:r w:rsidRPr="00AF5717">
              <w:rPr>
                <w:rFonts w:ascii="Arial" w:hAnsi="Arial" w:cs="Arial"/>
                <w:sz w:val="24"/>
              </w:rPr>
              <w:t>A Phase I</w:t>
            </w:r>
            <w:ins w:id="8" w:author="Marmol, Dominika Klaudia" w:date="2026-06-03T14:55:00Z">
              <w:r w:rsidR="009E08C4">
                <w:rPr>
                  <w:rFonts w:ascii="Arial" w:hAnsi="Arial" w:cs="Arial"/>
                  <w:sz w:val="24"/>
                </w:rPr>
                <w:t>/II</w:t>
              </w:r>
            </w:ins>
            <w:r w:rsidRPr="00AF5717">
              <w:rPr>
                <w:rFonts w:ascii="Arial" w:hAnsi="Arial" w:cs="Arial"/>
                <w:sz w:val="24"/>
              </w:rPr>
              <w:t>, first-in-human, open-label</w:t>
            </w:r>
            <w:del w:id="9" w:author="Marmol, Dominika Klaudia" w:date="2026-06-03T14:55:00Z">
              <w:r w:rsidRPr="00AF5717">
                <w:rPr>
                  <w:rFonts w:ascii="Arial" w:hAnsi="Arial" w:cs="Arial"/>
                  <w:sz w:val="24"/>
                </w:rPr>
                <w:delText xml:space="preserve">, dose escalation study </w:delText>
              </w:r>
            </w:del>
            <w:ins w:id="10" w:author="Marmol, Dominika Klaudia" w:date="2026-06-03T14:55:00Z">
              <w:r w:rsidR="009E08C4">
                <w:rPr>
                  <w:rFonts w:ascii="Arial" w:hAnsi="Arial" w:cs="Arial"/>
                  <w:sz w:val="24"/>
                </w:rPr>
                <w:t xml:space="preserve"> trial </w:t>
              </w:r>
            </w:ins>
            <w:r w:rsidRPr="00AF5717">
              <w:rPr>
                <w:rFonts w:ascii="Arial" w:hAnsi="Arial" w:cs="Arial"/>
                <w:sz w:val="24"/>
              </w:rPr>
              <w:t xml:space="preserve">of the safety, </w:t>
            </w:r>
            <w:ins w:id="11" w:author="Marmol, Dominika Klaudia" w:date="2026-06-03T14:56:00Z">
              <w:r w:rsidR="009E08C4">
                <w:rPr>
                  <w:rFonts w:ascii="Arial" w:hAnsi="Arial" w:cs="Arial"/>
                  <w:sz w:val="24"/>
                </w:rPr>
                <w:t xml:space="preserve">efficacy, </w:t>
              </w:r>
            </w:ins>
            <w:r w:rsidRPr="00AF5717">
              <w:rPr>
                <w:rFonts w:ascii="Arial" w:hAnsi="Arial" w:cs="Arial"/>
                <w:sz w:val="24"/>
              </w:rPr>
              <w:t xml:space="preserve">tolerability, pharmacokinetics, and immunogenicity of BNT317 in </w:t>
            </w:r>
            <w:del w:id="12" w:author="Marmol, Dominika Klaudia" w:date="2026-06-03T14:56:00Z">
              <w:r w:rsidRPr="00AF5717">
                <w:rPr>
                  <w:rFonts w:ascii="Arial" w:hAnsi="Arial" w:cs="Arial"/>
                  <w:sz w:val="24"/>
                </w:rPr>
                <w:delText xml:space="preserve">patients </w:delText>
              </w:r>
            </w:del>
            <w:ins w:id="13" w:author="Marmol, Dominika Klaudia" w:date="2026-06-03T14:56:00Z">
              <w:r w:rsidR="009E08C4">
                <w:rPr>
                  <w:rFonts w:ascii="Arial" w:hAnsi="Arial" w:cs="Arial"/>
                  <w:sz w:val="24"/>
                </w:rPr>
                <w:t>participants</w:t>
              </w:r>
              <w:r w:rsidR="009E08C4" w:rsidRPr="00AF5717">
                <w:rPr>
                  <w:rFonts w:ascii="Arial" w:hAnsi="Arial" w:cs="Arial"/>
                  <w:sz w:val="24"/>
                </w:rPr>
                <w:t xml:space="preserve"> </w:t>
              </w:r>
            </w:ins>
            <w:r w:rsidRPr="00AF5717">
              <w:rPr>
                <w:rFonts w:ascii="Arial" w:hAnsi="Arial" w:cs="Arial"/>
                <w:sz w:val="24"/>
              </w:rPr>
              <w:t>with advanced solid tumors</w:t>
            </w:r>
          </w:p>
        </w:tc>
      </w:tr>
      <w:tr w:rsidR="008F5115" w14:paraId="4D7C8F95" w14:textId="77777777" w:rsidTr="00CA2652">
        <w:trPr>
          <w:trHeight w:val="300"/>
        </w:trPr>
        <w:tc>
          <w:tcPr>
            <w:tcW w:w="2979" w:type="dxa"/>
            <w:tcBorders>
              <w:top w:val="nil"/>
              <w:left w:val="nil"/>
              <w:bottom w:val="nil"/>
              <w:right w:val="nil"/>
            </w:tcBorders>
            <w:vAlign w:val="center"/>
          </w:tcPr>
          <w:p w14:paraId="2174B091" w14:textId="77777777" w:rsidR="00237387" w:rsidRPr="00AF5717" w:rsidRDefault="00E27C57" w:rsidP="00CA2652">
            <w:pPr>
              <w:pStyle w:val="TableText"/>
              <w:rPr>
                <w:sz w:val="24"/>
              </w:rPr>
            </w:pPr>
            <w:r w:rsidRPr="00AF5717">
              <w:rPr>
                <w:sz w:val="24"/>
              </w:rPr>
              <w:t>Protocol Version:</w:t>
            </w:r>
          </w:p>
        </w:tc>
        <w:tc>
          <w:tcPr>
            <w:tcW w:w="7000" w:type="dxa"/>
            <w:gridSpan w:val="3"/>
            <w:tcBorders>
              <w:top w:val="nil"/>
              <w:left w:val="nil"/>
              <w:bottom w:val="nil"/>
              <w:right w:val="nil"/>
            </w:tcBorders>
            <w:vAlign w:val="center"/>
          </w:tcPr>
          <w:p w14:paraId="14A65E4E" w14:textId="2AE3BD5F" w:rsidR="00237387" w:rsidRPr="00AF5717" w:rsidRDefault="00E27C57" w:rsidP="00CA2652">
            <w:pPr>
              <w:pStyle w:val="TableText"/>
              <w:rPr>
                <w:sz w:val="24"/>
              </w:rPr>
            </w:pPr>
            <w:ins w:id="14" w:author="Marmol, Dominika Klaudia" w:date="2026-06-03T14:54:00Z">
              <w:r>
                <w:rPr>
                  <w:sz w:val="24"/>
                </w:rPr>
                <w:t>5</w:t>
              </w:r>
            </w:ins>
            <w:del w:id="15" w:author="Marmol, Dominika Klaudia" w:date="2026-06-03T14:54:00Z">
              <w:r w:rsidR="00DF68E6">
                <w:rPr>
                  <w:sz w:val="24"/>
                </w:rPr>
                <w:delText>4</w:delText>
              </w:r>
            </w:del>
            <w:r w:rsidR="000E04EE" w:rsidRPr="00AF5717">
              <w:rPr>
                <w:sz w:val="24"/>
              </w:rPr>
              <w:t>.0</w:t>
            </w:r>
          </w:p>
        </w:tc>
      </w:tr>
      <w:tr w:rsidR="008F5115" w14:paraId="79AA8C46" w14:textId="77777777" w:rsidTr="00CA2652">
        <w:trPr>
          <w:trHeight w:val="300"/>
        </w:trPr>
        <w:tc>
          <w:tcPr>
            <w:tcW w:w="2979" w:type="dxa"/>
            <w:tcBorders>
              <w:top w:val="nil"/>
              <w:left w:val="nil"/>
              <w:bottom w:val="nil"/>
              <w:right w:val="nil"/>
            </w:tcBorders>
            <w:vAlign w:val="center"/>
          </w:tcPr>
          <w:p w14:paraId="3E9D1847" w14:textId="77777777" w:rsidR="00237387" w:rsidRPr="00AF5717" w:rsidRDefault="00E27C57" w:rsidP="00CA2652">
            <w:pPr>
              <w:pStyle w:val="TableText"/>
              <w:rPr>
                <w:sz w:val="24"/>
              </w:rPr>
            </w:pPr>
            <w:r w:rsidRPr="00AF5717">
              <w:rPr>
                <w:sz w:val="24"/>
              </w:rPr>
              <w:t>Protocol Version Date:</w:t>
            </w:r>
          </w:p>
        </w:tc>
        <w:tc>
          <w:tcPr>
            <w:tcW w:w="7000" w:type="dxa"/>
            <w:gridSpan w:val="3"/>
            <w:tcBorders>
              <w:top w:val="nil"/>
              <w:left w:val="nil"/>
              <w:bottom w:val="nil"/>
              <w:right w:val="nil"/>
            </w:tcBorders>
            <w:vAlign w:val="center"/>
          </w:tcPr>
          <w:p w14:paraId="2BB92AC5" w14:textId="224EBC4A" w:rsidR="00237387" w:rsidRPr="00AF5717" w:rsidRDefault="00E27C57" w:rsidP="00CA2652">
            <w:pPr>
              <w:pStyle w:val="TableText"/>
              <w:rPr>
                <w:sz w:val="24"/>
              </w:rPr>
            </w:pPr>
            <w:ins w:id="16" w:author="Marmol, Dominika Klaudia" w:date="2026-06-03T14:55:00Z">
              <w:r>
                <w:rPr>
                  <w:sz w:val="24"/>
                </w:rPr>
                <w:t>04</w:t>
              </w:r>
            </w:ins>
            <w:del w:id="17" w:author="Marmol, Dominika Klaudia" w:date="2026-06-03T14:55:00Z">
              <w:r w:rsidR="00DF68E6">
                <w:rPr>
                  <w:sz w:val="24"/>
                </w:rPr>
                <w:delText>18</w:delText>
              </w:r>
            </w:del>
            <w:r w:rsidR="00DF68E6" w:rsidRPr="00AF5717">
              <w:rPr>
                <w:sz w:val="24"/>
              </w:rPr>
              <w:t> </w:t>
            </w:r>
            <w:del w:id="18" w:author="Marmol, Dominika Klaudia" w:date="2026-06-03T14:55:00Z">
              <w:r w:rsidR="00DF68E6">
                <w:rPr>
                  <w:sz w:val="24"/>
                </w:rPr>
                <w:delText>DEC</w:delText>
              </w:r>
              <w:r w:rsidR="00DF68E6" w:rsidRPr="00AF5717">
                <w:rPr>
                  <w:sz w:val="24"/>
                </w:rPr>
                <w:delText> </w:delText>
              </w:r>
            </w:del>
            <w:ins w:id="19" w:author="Marmol, Dominika Klaudia" w:date="2026-06-03T14:55:00Z">
              <w:r>
                <w:rPr>
                  <w:sz w:val="24"/>
                </w:rPr>
                <w:t>MAY</w:t>
              </w:r>
              <w:r w:rsidRPr="00AF5717">
                <w:rPr>
                  <w:sz w:val="24"/>
                </w:rPr>
                <w:t> </w:t>
              </w:r>
            </w:ins>
            <w:r w:rsidR="000E04EE" w:rsidRPr="00AF5717">
              <w:rPr>
                <w:sz w:val="24"/>
              </w:rPr>
              <w:t>202</w:t>
            </w:r>
            <w:ins w:id="20" w:author="Marmol, Dominika Klaudia" w:date="2026-06-03T14:55:00Z">
              <w:r>
                <w:rPr>
                  <w:sz w:val="24"/>
                </w:rPr>
                <w:t>6</w:t>
              </w:r>
            </w:ins>
            <w:del w:id="21" w:author="Marmol, Dominika Klaudia" w:date="2026-06-03T14:55:00Z">
              <w:r w:rsidR="000E04EE" w:rsidRPr="00AF5717">
                <w:rPr>
                  <w:sz w:val="24"/>
                </w:rPr>
                <w:delText>4</w:delText>
              </w:r>
            </w:del>
          </w:p>
        </w:tc>
      </w:tr>
      <w:tr w:rsidR="008F5115" w14:paraId="4B434973" w14:textId="77777777" w:rsidTr="00CA2652">
        <w:trPr>
          <w:trHeight w:val="300"/>
        </w:trPr>
        <w:tc>
          <w:tcPr>
            <w:tcW w:w="2979" w:type="dxa"/>
            <w:tcBorders>
              <w:top w:val="nil"/>
              <w:left w:val="nil"/>
              <w:bottom w:val="nil"/>
              <w:right w:val="nil"/>
            </w:tcBorders>
            <w:vAlign w:val="center"/>
          </w:tcPr>
          <w:p w14:paraId="1ED448ED" w14:textId="77777777" w:rsidR="00237387" w:rsidRPr="00AF5717" w:rsidRDefault="00E27C57" w:rsidP="00CA2652">
            <w:pPr>
              <w:pStyle w:val="TableText"/>
              <w:rPr>
                <w:sz w:val="24"/>
              </w:rPr>
            </w:pPr>
            <w:r w:rsidRPr="00AF5717">
              <w:rPr>
                <w:sz w:val="24"/>
              </w:rPr>
              <w:t>Compound Name:</w:t>
            </w:r>
          </w:p>
        </w:tc>
        <w:tc>
          <w:tcPr>
            <w:tcW w:w="7000" w:type="dxa"/>
            <w:gridSpan w:val="3"/>
            <w:tcBorders>
              <w:top w:val="nil"/>
              <w:left w:val="nil"/>
              <w:bottom w:val="nil"/>
              <w:right w:val="nil"/>
            </w:tcBorders>
            <w:vAlign w:val="center"/>
          </w:tcPr>
          <w:p w14:paraId="50FE6A5D" w14:textId="0BD9D424" w:rsidR="00237387" w:rsidRPr="00AF5717" w:rsidRDefault="00E27C57" w:rsidP="00CA2652">
            <w:pPr>
              <w:pStyle w:val="TableText"/>
              <w:rPr>
                <w:rStyle w:val="Instructionaltext"/>
                <w:sz w:val="24"/>
              </w:rPr>
            </w:pPr>
            <w:r w:rsidRPr="00AF5717">
              <w:rPr>
                <w:rFonts w:cs="Arial"/>
                <w:sz w:val="24"/>
              </w:rPr>
              <w:t>BNT317, also known as PM1086</w:t>
            </w:r>
          </w:p>
        </w:tc>
      </w:tr>
      <w:tr w:rsidR="008F5115" w14:paraId="56CD9FD8" w14:textId="77777777" w:rsidTr="00CA2652">
        <w:trPr>
          <w:trHeight w:val="300"/>
        </w:trPr>
        <w:tc>
          <w:tcPr>
            <w:tcW w:w="2979" w:type="dxa"/>
            <w:tcBorders>
              <w:top w:val="nil"/>
              <w:left w:val="nil"/>
              <w:bottom w:val="nil"/>
              <w:right w:val="nil"/>
            </w:tcBorders>
            <w:vAlign w:val="center"/>
          </w:tcPr>
          <w:p w14:paraId="6F65AE8B" w14:textId="030F5C2C" w:rsidR="00237387" w:rsidRPr="00AF5717" w:rsidRDefault="00E27C57" w:rsidP="00CA2652">
            <w:pPr>
              <w:pStyle w:val="TableText"/>
              <w:rPr>
                <w:sz w:val="24"/>
              </w:rPr>
            </w:pPr>
            <w:r w:rsidRPr="00AF5717">
              <w:rPr>
                <w:sz w:val="24"/>
              </w:rPr>
              <w:t>Trial Phase:</w:t>
            </w:r>
          </w:p>
        </w:tc>
        <w:tc>
          <w:tcPr>
            <w:tcW w:w="7000" w:type="dxa"/>
            <w:gridSpan w:val="3"/>
            <w:tcBorders>
              <w:top w:val="nil"/>
              <w:left w:val="nil"/>
              <w:bottom w:val="nil"/>
              <w:right w:val="nil"/>
            </w:tcBorders>
            <w:vAlign w:val="center"/>
          </w:tcPr>
          <w:p w14:paraId="2AE60EAC" w14:textId="69BC1B12" w:rsidR="00237387" w:rsidRPr="00AF5717" w:rsidRDefault="00E27C57" w:rsidP="00CA2652">
            <w:pPr>
              <w:pStyle w:val="TableText"/>
              <w:rPr>
                <w:rStyle w:val="Instructionaltext"/>
                <w:sz w:val="24"/>
              </w:rPr>
            </w:pPr>
            <w:r w:rsidRPr="00AF5717">
              <w:rPr>
                <w:rFonts w:cs="Arial"/>
                <w:sz w:val="24"/>
              </w:rPr>
              <w:t>Phase I</w:t>
            </w:r>
            <w:ins w:id="22" w:author="Marmol, Dominika Klaudia" w:date="2026-06-03T14:56:00Z">
              <w:r w:rsidR="009E08C4">
                <w:rPr>
                  <w:rFonts w:cs="Arial"/>
                  <w:sz w:val="24"/>
                </w:rPr>
                <w:t>/II</w:t>
              </w:r>
            </w:ins>
          </w:p>
        </w:tc>
      </w:tr>
      <w:tr w:rsidR="008F5115" w14:paraId="3A052AC3" w14:textId="77777777" w:rsidTr="00CA2652">
        <w:trPr>
          <w:trHeight w:val="300"/>
        </w:trPr>
        <w:tc>
          <w:tcPr>
            <w:tcW w:w="2979" w:type="dxa"/>
            <w:tcBorders>
              <w:top w:val="nil"/>
              <w:left w:val="nil"/>
              <w:bottom w:val="nil"/>
              <w:right w:val="nil"/>
            </w:tcBorders>
            <w:vAlign w:val="center"/>
          </w:tcPr>
          <w:p w14:paraId="297A06A0" w14:textId="77777777" w:rsidR="00237387" w:rsidRPr="00AF5717" w:rsidRDefault="00E27C57" w:rsidP="00CA2652">
            <w:pPr>
              <w:pStyle w:val="TableText"/>
              <w:rPr>
                <w:sz w:val="24"/>
              </w:rPr>
            </w:pPr>
            <w:r w:rsidRPr="00AF5717">
              <w:rPr>
                <w:sz w:val="24"/>
              </w:rPr>
              <w:t>Regulatory Agency Identifier(s):</w:t>
            </w:r>
          </w:p>
        </w:tc>
        <w:tc>
          <w:tcPr>
            <w:tcW w:w="7000" w:type="dxa"/>
            <w:gridSpan w:val="3"/>
            <w:tcBorders>
              <w:top w:val="nil"/>
              <w:left w:val="nil"/>
              <w:bottom w:val="nil"/>
              <w:right w:val="nil"/>
            </w:tcBorders>
            <w:vAlign w:val="center"/>
          </w:tcPr>
          <w:p w14:paraId="495CE3D8" w14:textId="0C373322" w:rsidR="00237387" w:rsidRPr="00AF5717" w:rsidRDefault="00E27C57" w:rsidP="00CA2652">
            <w:pPr>
              <w:pStyle w:val="TableText"/>
              <w:rPr>
                <w:sz w:val="24"/>
              </w:rPr>
            </w:pPr>
            <w:r w:rsidRPr="00AF5717">
              <w:rPr>
                <w:sz w:val="24"/>
              </w:rPr>
              <w:t xml:space="preserve">IND Number: </w:t>
            </w:r>
            <w:r w:rsidR="00F9789E" w:rsidRPr="00AF5717">
              <w:rPr>
                <w:rStyle w:val="Instructionaltext"/>
                <w:i w:val="0"/>
                <w:iCs w:val="0"/>
                <w:color w:val="auto"/>
                <w:sz w:val="24"/>
              </w:rPr>
              <w:t>169894</w:t>
            </w:r>
          </w:p>
          <w:p w14:paraId="0B9DA665" w14:textId="353339B3" w:rsidR="00237387" w:rsidRPr="00AF5717" w:rsidRDefault="00E27C57" w:rsidP="00CA2652">
            <w:pPr>
              <w:pStyle w:val="TableText"/>
              <w:rPr>
                <w:sz w:val="24"/>
              </w:rPr>
            </w:pPr>
            <w:r w:rsidRPr="00AF5717">
              <w:rPr>
                <w:sz w:val="24"/>
              </w:rPr>
              <w:t>EU</w:t>
            </w:r>
            <w:del w:id="23" w:author="Anthony D'Amelio" w:date="2026-06-15T13:00:00Z" w16du:dateUtc="2026-06-15T17:00:00Z">
              <w:r w:rsidRPr="00AF5717" w:rsidDel="00711470">
                <w:rPr>
                  <w:sz w:val="24"/>
                </w:rPr>
                <w:delText>DRA</w:delText>
              </w:r>
            </w:del>
            <w:r w:rsidRPr="00AF5717">
              <w:rPr>
                <w:sz w:val="24"/>
              </w:rPr>
              <w:t xml:space="preserve">CT </w:t>
            </w:r>
            <w:del w:id="24" w:author="Anthony D'Amelio" w:date="2026-06-15T13:00:00Z" w16du:dateUtc="2026-06-15T17:00:00Z">
              <w:r w:rsidRPr="00AF5717" w:rsidDel="00711470">
                <w:rPr>
                  <w:sz w:val="24"/>
                </w:rPr>
                <w:delText>N</w:delText>
              </w:r>
            </w:del>
            <w:ins w:id="25" w:author="Anthony D'Amelio" w:date="2026-06-15T13:00:00Z" w16du:dateUtc="2026-06-15T17:00:00Z">
              <w:r w:rsidR="00711470">
                <w:rPr>
                  <w:sz w:val="24"/>
                </w:rPr>
                <w:t>n</w:t>
              </w:r>
            </w:ins>
            <w:r w:rsidRPr="00AF5717">
              <w:rPr>
                <w:sz w:val="24"/>
              </w:rPr>
              <w:t>umber</w:t>
            </w:r>
            <w:r w:rsidRPr="00782E3D">
              <w:rPr>
                <w:sz w:val="24"/>
              </w:rPr>
              <w:t>:</w:t>
            </w:r>
            <w:r w:rsidR="00917A62" w:rsidRPr="00782E3D">
              <w:rPr>
                <w:sz w:val="24"/>
              </w:rPr>
              <w:t xml:space="preserve"> </w:t>
            </w:r>
            <w:r w:rsidR="00917A62" w:rsidRPr="00E52C8F">
              <w:rPr>
                <w:sz w:val="24"/>
              </w:rPr>
              <w:t>Not available.</w:t>
            </w:r>
          </w:p>
        </w:tc>
      </w:tr>
      <w:tr w:rsidR="008F5115" w14:paraId="7229FA36" w14:textId="77777777" w:rsidTr="00CA2652">
        <w:trPr>
          <w:trHeight w:val="300"/>
        </w:trPr>
        <w:tc>
          <w:tcPr>
            <w:tcW w:w="2979" w:type="dxa"/>
            <w:tcBorders>
              <w:top w:val="nil"/>
              <w:left w:val="nil"/>
              <w:bottom w:val="nil"/>
              <w:right w:val="nil"/>
            </w:tcBorders>
          </w:tcPr>
          <w:p w14:paraId="73464BE9" w14:textId="77777777" w:rsidR="00237387" w:rsidRPr="00AF5717" w:rsidRDefault="00E27C57" w:rsidP="00CA2652">
            <w:pPr>
              <w:pStyle w:val="TableText"/>
              <w:rPr>
                <w:sz w:val="24"/>
              </w:rPr>
            </w:pPr>
            <w:r w:rsidRPr="00AF5717">
              <w:rPr>
                <w:sz w:val="24"/>
              </w:rPr>
              <w:t>Registry Identifier(s):</w:t>
            </w:r>
          </w:p>
        </w:tc>
        <w:tc>
          <w:tcPr>
            <w:tcW w:w="7000" w:type="dxa"/>
            <w:gridSpan w:val="3"/>
            <w:tcBorders>
              <w:top w:val="nil"/>
              <w:left w:val="nil"/>
              <w:bottom w:val="nil"/>
              <w:right w:val="nil"/>
            </w:tcBorders>
            <w:vAlign w:val="center"/>
          </w:tcPr>
          <w:tbl>
            <w:tblPr>
              <w:tblW w:w="4995" w:type="dxa"/>
              <w:tblLook w:val="04A0" w:firstRow="1" w:lastRow="0" w:firstColumn="1" w:lastColumn="0" w:noHBand="0" w:noVBand="1"/>
            </w:tblPr>
            <w:tblGrid>
              <w:gridCol w:w="2655"/>
              <w:gridCol w:w="2340"/>
            </w:tblGrid>
            <w:tr w:rsidR="008F5115" w14:paraId="7A410B38" w14:textId="77777777" w:rsidTr="00CA2652">
              <w:tc>
                <w:tcPr>
                  <w:tcW w:w="2655" w:type="dxa"/>
                </w:tcPr>
                <w:p w14:paraId="6ADB1803" w14:textId="77777777" w:rsidR="00237387" w:rsidRPr="00AF5717" w:rsidRDefault="00E27C57" w:rsidP="00CA2652">
                  <w:pPr>
                    <w:pStyle w:val="TableText"/>
                  </w:pPr>
                  <w:r w:rsidRPr="00AF5717">
                    <w:t>Registry Name</w:t>
                  </w:r>
                </w:p>
              </w:tc>
              <w:tc>
                <w:tcPr>
                  <w:tcW w:w="2340" w:type="dxa"/>
                </w:tcPr>
                <w:p w14:paraId="72351A5B" w14:textId="77777777" w:rsidR="00237387" w:rsidRPr="00AF5717" w:rsidRDefault="00E27C57" w:rsidP="00CA2652">
                  <w:pPr>
                    <w:pStyle w:val="TableText"/>
                  </w:pPr>
                  <w:r w:rsidRPr="00AF5717">
                    <w:t>Registry ID</w:t>
                  </w:r>
                </w:p>
              </w:tc>
            </w:tr>
            <w:tr w:rsidR="008F5115" w14:paraId="709F4C7F" w14:textId="77777777" w:rsidTr="00E52C8F">
              <w:tc>
                <w:tcPr>
                  <w:tcW w:w="2655" w:type="dxa"/>
                </w:tcPr>
                <w:p w14:paraId="2C584E6B" w14:textId="77777777" w:rsidR="00237387" w:rsidRPr="00782E3D" w:rsidRDefault="00E27C57" w:rsidP="00CA2652">
                  <w:pPr>
                    <w:pStyle w:val="TableText"/>
                  </w:pPr>
                  <w:r w:rsidRPr="00E52C8F">
                    <w:t>clinicaltrials.gov</w:t>
                  </w:r>
                </w:p>
              </w:tc>
              <w:tc>
                <w:tcPr>
                  <w:tcW w:w="2340" w:type="dxa"/>
                </w:tcPr>
                <w:p w14:paraId="52C52813" w14:textId="6560A8FD" w:rsidR="00237387" w:rsidRPr="00782E3D" w:rsidRDefault="00E27C57" w:rsidP="00CA2652">
                  <w:pPr>
                    <w:pStyle w:val="TableText"/>
                  </w:pPr>
                  <w:ins w:id="26" w:author="Marmol, Dominika Klaudia" w:date="2026-06-03T14:58:00Z">
                    <w:r w:rsidRPr="005809F3">
                      <w:t>NCT06750185</w:t>
                    </w:r>
                  </w:ins>
                  <w:del w:id="27" w:author="Marmol, Dominika Klaudia" w:date="2026-06-03T14:58:00Z">
                    <w:r w:rsidR="000E04EE" w:rsidRPr="00E52C8F">
                      <w:delText>Not available.</w:delText>
                    </w:r>
                  </w:del>
                </w:p>
              </w:tc>
            </w:tr>
          </w:tbl>
          <w:p w14:paraId="2A469E0C" w14:textId="77777777" w:rsidR="00237387" w:rsidRPr="00AF5717" w:rsidRDefault="00237387" w:rsidP="00CA2652">
            <w:pPr>
              <w:pStyle w:val="TableText"/>
              <w:rPr>
                <w:sz w:val="24"/>
              </w:rPr>
            </w:pPr>
          </w:p>
        </w:tc>
      </w:tr>
    </w:tbl>
    <w:p w14:paraId="0100905D" w14:textId="54C1CEB8" w:rsidR="004927A4" w:rsidRPr="00AF5717" w:rsidRDefault="004927A4" w:rsidP="00381A2A"/>
    <w:p w14:paraId="2A24515F" w14:textId="77777777" w:rsidR="004927A4" w:rsidRPr="00AF5717" w:rsidRDefault="00E27C57">
      <w:pPr>
        <w:spacing w:after="0"/>
      </w:pPr>
      <w:r w:rsidRPr="00AF5717">
        <w:br w:type="page"/>
      </w:r>
    </w:p>
    <w:p w14:paraId="745211FA" w14:textId="77777777" w:rsidR="008E1A8B" w:rsidRPr="00AF5717" w:rsidRDefault="008E1A8B" w:rsidP="005974FF">
      <w:pPr>
        <w:pStyle w:val="Paragraph"/>
        <w:rPr>
          <w:rFonts w:cs="Arial"/>
        </w:rPr>
        <w:sectPr w:rsidR="008E1A8B" w:rsidRPr="00AF5717" w:rsidSect="00765F28">
          <w:headerReference w:type="default" r:id="rId11"/>
          <w:footerReference w:type="default" r:id="rId12"/>
          <w:headerReference w:type="first" r:id="rId13"/>
          <w:footerReference w:type="first" r:id="rId14"/>
          <w:type w:val="nextColumn"/>
          <w:pgSz w:w="12240" w:h="15840" w:code="1"/>
          <w:pgMar w:top="850" w:right="850" w:bottom="1699" w:left="1411" w:header="720" w:footer="531" w:gutter="0"/>
          <w:cols w:space="720"/>
          <w:titlePg/>
          <w:docGrid w:linePitch="360"/>
        </w:sectPr>
      </w:pPr>
    </w:p>
    <w:p w14:paraId="01B181CC" w14:textId="444C755B" w:rsidR="001D7E3F" w:rsidRPr="0088296A" w:rsidRDefault="00E27C57" w:rsidP="0088296A">
      <w:pPr>
        <w:pStyle w:val="Heading1NoTOC"/>
        <w:rPr>
          <w:caps w:val="0"/>
        </w:rPr>
      </w:pPr>
      <w:bookmarkStart w:id="37" w:name="_Toc232067990"/>
      <w:r w:rsidRPr="00B873F6">
        <w:rPr>
          <w:caps w:val="0"/>
        </w:rPr>
        <w:lastRenderedPageBreak/>
        <w:t>SAP VERSION HISTORY</w:t>
      </w:r>
      <w:bookmarkEnd w:id="37"/>
    </w:p>
    <w:tbl>
      <w:tblPr>
        <w:tblW w:w="5005" w:type="pct"/>
        <w:tblInd w:w="-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Change w:id="38" w:author="Marmol, Dominika Klaudia" w:date="2026-06-08T19:17:00Z">
          <w:tblPr>
            <w:tblW w:w="0" w:type="nil"/>
            <w:tblLayout w:type="fixed"/>
            <w:tblLook w:val="04A0" w:firstRow="1" w:lastRow="0" w:firstColumn="1" w:lastColumn="0" w:noHBand="0" w:noVBand="1"/>
          </w:tblPr>
        </w:tblPrChange>
      </w:tblPr>
      <w:tblGrid>
        <w:gridCol w:w="1098"/>
        <w:gridCol w:w="1667"/>
        <w:gridCol w:w="2835"/>
        <w:gridCol w:w="4038"/>
        <w:tblGridChange w:id="39">
          <w:tblGrid>
            <w:gridCol w:w="60"/>
            <w:gridCol w:w="1038"/>
            <w:gridCol w:w="56"/>
            <w:gridCol w:w="1611"/>
            <w:gridCol w:w="56"/>
            <w:gridCol w:w="2779"/>
            <w:gridCol w:w="56"/>
            <w:gridCol w:w="3982"/>
            <w:gridCol w:w="60"/>
          </w:tblGrid>
        </w:tblGridChange>
      </w:tblGrid>
      <w:tr w:rsidR="008F5115" w14:paraId="5421DDC5" w14:textId="77777777" w:rsidTr="0092337E">
        <w:trPr>
          <w:trHeight w:val="300"/>
          <w:trPrChange w:id="40" w:author="Marmol, Dominika Klaudia" w:date="2026-06-08T19:17:00Z">
            <w:trPr>
              <w:gridBefore w:val="1"/>
              <w:wBefore w:w="20" w:type="dxa"/>
            </w:trPr>
          </w:trPrChange>
        </w:trPr>
        <w:tc>
          <w:tcPr>
            <w:tcW w:w="569" w:type="pct"/>
            <w:tcBorders>
              <w:top w:val="single" w:sz="4" w:space="0" w:color="auto"/>
              <w:left w:val="single" w:sz="4" w:space="0" w:color="auto"/>
              <w:bottom w:val="single" w:sz="4" w:space="0" w:color="auto"/>
            </w:tcBorders>
            <w:shd w:val="clear" w:color="auto" w:fill="D9D9D9" w:themeFill="background1" w:themeFillShade="D9"/>
            <w:vAlign w:val="bottom"/>
            <w:tcPrChange w:id="41" w:author="Marmol, Dominika Klaudia" w:date="2026-06-08T19:17:00Z">
              <w:tcPr>
                <w:tcW w:w="567" w:type="pct"/>
                <w:gridSpan w:val="2"/>
                <w:tcBorders>
                  <w:top w:val="single" w:sz="4" w:space="0" w:color="auto"/>
                  <w:left w:val="single" w:sz="4" w:space="0" w:color="auto"/>
                  <w:bottom w:val="single" w:sz="4" w:space="0" w:color="auto"/>
                </w:tcBorders>
                <w:shd w:val="clear" w:color="auto" w:fill="D9D9D9" w:themeFill="background1" w:themeFillShade="D9"/>
                <w:vAlign w:val="bottom"/>
              </w:tcPr>
            </w:tcPrChange>
          </w:tcPr>
          <w:p w14:paraId="5706C7D1" w14:textId="77777777" w:rsidR="00B873F6" w:rsidRPr="00AF5717" w:rsidRDefault="00E27C57" w:rsidP="00B94B23">
            <w:pPr>
              <w:pStyle w:val="TableColumnHeadings"/>
            </w:pPr>
            <w:r w:rsidRPr="00AF5717">
              <w:t>SAP Version</w:t>
            </w:r>
          </w:p>
        </w:tc>
        <w:tc>
          <w:tcPr>
            <w:tcW w:w="865" w:type="pct"/>
            <w:tcBorders>
              <w:top w:val="single" w:sz="4" w:space="0" w:color="auto"/>
              <w:bottom w:val="single" w:sz="4" w:space="0" w:color="auto"/>
            </w:tcBorders>
            <w:shd w:val="clear" w:color="auto" w:fill="D9D9D9" w:themeFill="background1" w:themeFillShade="D9"/>
            <w:vAlign w:val="bottom"/>
            <w:tcPrChange w:id="42" w:author="Marmol, Dominika Klaudia" w:date="2026-06-08T19:17:00Z">
              <w:tcPr>
                <w:tcW w:w="865" w:type="pct"/>
                <w:gridSpan w:val="2"/>
                <w:tcBorders>
                  <w:top w:val="single" w:sz="4" w:space="0" w:color="auto"/>
                  <w:bottom w:val="single" w:sz="4" w:space="0" w:color="auto"/>
                </w:tcBorders>
                <w:shd w:val="clear" w:color="auto" w:fill="D9D9D9" w:themeFill="background1" w:themeFillShade="D9"/>
                <w:vAlign w:val="bottom"/>
              </w:tcPr>
            </w:tcPrChange>
          </w:tcPr>
          <w:p w14:paraId="3A2C89F3" w14:textId="77777777" w:rsidR="00B873F6" w:rsidRPr="00AF5717" w:rsidRDefault="00E27C57" w:rsidP="00B94B23">
            <w:pPr>
              <w:pStyle w:val="TableColumnHeadings"/>
            </w:pPr>
            <w:r w:rsidRPr="00AF5717">
              <w:t>Approval Date</w:t>
            </w:r>
          </w:p>
        </w:tc>
        <w:tc>
          <w:tcPr>
            <w:tcW w:w="1471" w:type="pct"/>
            <w:tcBorders>
              <w:top w:val="single" w:sz="4" w:space="0" w:color="auto"/>
              <w:bottom w:val="single" w:sz="4" w:space="0" w:color="auto"/>
            </w:tcBorders>
            <w:shd w:val="clear" w:color="auto" w:fill="D9D9D9" w:themeFill="background1" w:themeFillShade="D9"/>
            <w:vAlign w:val="bottom"/>
            <w:tcPrChange w:id="43" w:author="Marmol, Dominika Klaudia" w:date="2026-06-08T19:17:00Z">
              <w:tcPr>
                <w:tcW w:w="1471" w:type="pct"/>
                <w:gridSpan w:val="2"/>
                <w:tcBorders>
                  <w:top w:val="single" w:sz="4" w:space="0" w:color="auto"/>
                  <w:bottom w:val="single" w:sz="4" w:space="0" w:color="auto"/>
                </w:tcBorders>
                <w:shd w:val="clear" w:color="auto" w:fill="D9D9D9" w:themeFill="background1" w:themeFillShade="D9"/>
                <w:vAlign w:val="bottom"/>
              </w:tcPr>
            </w:tcPrChange>
          </w:tcPr>
          <w:p w14:paraId="59B504C5" w14:textId="77777777" w:rsidR="00B873F6" w:rsidRPr="00AF5717" w:rsidRDefault="00E27C57" w:rsidP="00B94B23">
            <w:pPr>
              <w:pStyle w:val="TableColumnHeadings"/>
            </w:pPr>
            <w:r w:rsidRPr="00AF5717">
              <w:t>Based on Protocol</w:t>
            </w:r>
            <w:r w:rsidRPr="00AF5717">
              <w:br/>
              <w:t>(Version, Approval Date)</w:t>
            </w:r>
          </w:p>
        </w:tc>
        <w:tc>
          <w:tcPr>
            <w:tcW w:w="2096" w:type="pct"/>
            <w:tcBorders>
              <w:top w:val="single" w:sz="4" w:space="0" w:color="auto"/>
              <w:bottom w:val="single" w:sz="4" w:space="0" w:color="auto"/>
              <w:right w:val="single" w:sz="4" w:space="0" w:color="auto"/>
            </w:tcBorders>
            <w:shd w:val="clear" w:color="auto" w:fill="D9D9D9" w:themeFill="background1" w:themeFillShade="D9"/>
            <w:vAlign w:val="bottom"/>
            <w:tcPrChange w:id="44" w:author="Marmol, Dominika Klaudia" w:date="2026-06-08T19:17:00Z">
              <w:tcPr>
                <w:tcW w:w="2097" w:type="pct"/>
                <w:gridSpan w:val="2"/>
                <w:tcBorders>
                  <w:top w:val="single" w:sz="4" w:space="0" w:color="auto"/>
                  <w:bottom w:val="single" w:sz="4" w:space="0" w:color="auto"/>
                  <w:right w:val="single" w:sz="4" w:space="0" w:color="auto"/>
                </w:tcBorders>
                <w:shd w:val="clear" w:color="auto" w:fill="D9D9D9" w:themeFill="background1" w:themeFillShade="D9"/>
                <w:vAlign w:val="bottom"/>
              </w:tcPr>
            </w:tcPrChange>
          </w:tcPr>
          <w:p w14:paraId="1084DD13" w14:textId="77777777" w:rsidR="00B873F6" w:rsidRPr="00AF5717" w:rsidRDefault="00E27C57" w:rsidP="00B94B23">
            <w:pPr>
              <w:pStyle w:val="TableColumnHeadings"/>
            </w:pPr>
            <w:r w:rsidRPr="00AF5717">
              <w:t>Brief Description of Change(s)/Revision(s) and Rationale</w:t>
            </w:r>
          </w:p>
        </w:tc>
      </w:tr>
      <w:tr w:rsidR="008F5115" w14:paraId="6F0D0153" w14:textId="77777777" w:rsidTr="0092337E">
        <w:trPr>
          <w:trHeight w:val="300"/>
          <w:trPrChange w:id="45" w:author="Marmol, Dominika Klaudia" w:date="2026-06-08T19:17:00Z">
            <w:trPr>
              <w:gridBefore w:val="1"/>
              <w:wBefore w:w="20" w:type="dxa"/>
            </w:trPr>
          </w:trPrChange>
        </w:trPr>
        <w:tc>
          <w:tcPr>
            <w:tcW w:w="569" w:type="pct"/>
            <w:tcBorders>
              <w:top w:val="single" w:sz="4" w:space="0" w:color="auto"/>
              <w:left w:val="single" w:sz="4" w:space="0" w:color="auto"/>
              <w:bottom w:val="single" w:sz="4" w:space="0" w:color="auto"/>
            </w:tcBorders>
            <w:tcPrChange w:id="46" w:author="Marmol, Dominika Klaudia" w:date="2026-06-08T19:17:00Z">
              <w:tcPr>
                <w:tcW w:w="567" w:type="pct"/>
                <w:gridSpan w:val="2"/>
                <w:tcBorders>
                  <w:top w:val="single" w:sz="4" w:space="0" w:color="auto"/>
                  <w:left w:val="single" w:sz="4" w:space="0" w:color="auto"/>
                  <w:bottom w:val="single" w:sz="4" w:space="0" w:color="auto"/>
                </w:tcBorders>
              </w:tcPr>
            </w:tcPrChange>
          </w:tcPr>
          <w:p w14:paraId="3245AD6D" w14:textId="579AC517" w:rsidR="00B873F6" w:rsidRPr="00AF5717" w:rsidRDefault="00E27C57" w:rsidP="00B94B23">
            <w:pPr>
              <w:pStyle w:val="TableText"/>
              <w:rPr>
                <w:highlight w:val="yellow"/>
              </w:rPr>
            </w:pPr>
            <w:r w:rsidRPr="003854C8">
              <w:t>1.0</w:t>
            </w:r>
          </w:p>
        </w:tc>
        <w:tc>
          <w:tcPr>
            <w:tcW w:w="865" w:type="pct"/>
            <w:tcBorders>
              <w:top w:val="single" w:sz="4" w:space="0" w:color="auto"/>
              <w:bottom w:val="single" w:sz="4" w:space="0" w:color="auto"/>
            </w:tcBorders>
            <w:tcPrChange w:id="47" w:author="Marmol, Dominika Klaudia" w:date="2026-06-08T19:17:00Z">
              <w:tcPr>
                <w:tcW w:w="865" w:type="pct"/>
                <w:gridSpan w:val="2"/>
                <w:tcBorders>
                  <w:top w:val="single" w:sz="4" w:space="0" w:color="auto"/>
                  <w:bottom w:val="single" w:sz="4" w:space="0" w:color="auto"/>
                </w:tcBorders>
              </w:tcPr>
            </w:tcPrChange>
          </w:tcPr>
          <w:p w14:paraId="361B06CA" w14:textId="151860D7" w:rsidR="00B873F6" w:rsidRPr="00AF5717" w:rsidRDefault="00E27C57" w:rsidP="00B94B23">
            <w:pPr>
              <w:pStyle w:val="TableText"/>
            </w:pPr>
            <w:r w:rsidRPr="003854C8">
              <w:t>2</w:t>
            </w:r>
            <w:r>
              <w:t>9</w:t>
            </w:r>
            <w:r w:rsidRPr="003854C8">
              <w:t xml:space="preserve"> Jan 2025 </w:t>
            </w:r>
          </w:p>
        </w:tc>
        <w:tc>
          <w:tcPr>
            <w:tcW w:w="1471" w:type="pct"/>
            <w:tcBorders>
              <w:top w:val="single" w:sz="4" w:space="0" w:color="auto"/>
              <w:bottom w:val="single" w:sz="4" w:space="0" w:color="auto"/>
            </w:tcBorders>
            <w:tcPrChange w:id="48" w:author="Marmol, Dominika Klaudia" w:date="2026-06-08T19:17:00Z">
              <w:tcPr>
                <w:tcW w:w="1471" w:type="pct"/>
                <w:gridSpan w:val="2"/>
                <w:tcBorders>
                  <w:top w:val="single" w:sz="4" w:space="0" w:color="auto"/>
                  <w:bottom w:val="single" w:sz="4" w:space="0" w:color="auto"/>
                </w:tcBorders>
              </w:tcPr>
            </w:tcPrChange>
          </w:tcPr>
          <w:p w14:paraId="45E04534" w14:textId="4D95E5ED" w:rsidR="00B873F6" w:rsidRPr="00AF5717" w:rsidRDefault="00E27C57" w:rsidP="00B94B23">
            <w:pPr>
              <w:pStyle w:val="TableText"/>
            </w:pPr>
            <w:r w:rsidRPr="00AF5717">
              <w:t xml:space="preserve">version </w:t>
            </w:r>
            <w:r>
              <w:t>4</w:t>
            </w:r>
            <w:r w:rsidRPr="00AF5717">
              <w:t xml:space="preserve">.0, </w:t>
            </w:r>
            <w:r>
              <w:t>18</w:t>
            </w:r>
            <w:r w:rsidRPr="00AF5717">
              <w:t> </w:t>
            </w:r>
            <w:r>
              <w:t>DEC</w:t>
            </w:r>
            <w:r w:rsidRPr="00AF5717">
              <w:t> 2024</w:t>
            </w:r>
          </w:p>
        </w:tc>
        <w:tc>
          <w:tcPr>
            <w:tcW w:w="2096" w:type="pct"/>
            <w:tcBorders>
              <w:top w:val="single" w:sz="4" w:space="0" w:color="auto"/>
              <w:bottom w:val="single" w:sz="4" w:space="0" w:color="auto"/>
              <w:right w:val="single" w:sz="4" w:space="0" w:color="auto"/>
            </w:tcBorders>
            <w:tcPrChange w:id="49" w:author="Marmol, Dominika Klaudia" w:date="2026-06-08T19:17:00Z">
              <w:tcPr>
                <w:tcW w:w="2097" w:type="pct"/>
                <w:gridSpan w:val="2"/>
                <w:tcBorders>
                  <w:top w:val="single" w:sz="4" w:space="0" w:color="auto"/>
                  <w:bottom w:val="single" w:sz="4" w:space="0" w:color="auto"/>
                  <w:right w:val="single" w:sz="4" w:space="0" w:color="auto"/>
                </w:tcBorders>
              </w:tcPr>
            </w:tcPrChange>
          </w:tcPr>
          <w:p w14:paraId="47CBC337" w14:textId="77777777" w:rsidR="00B873F6" w:rsidRPr="00AF5717" w:rsidRDefault="00E27C57" w:rsidP="00B94B23">
            <w:pPr>
              <w:pStyle w:val="TableText"/>
            </w:pPr>
            <w:r w:rsidRPr="00AF5717">
              <w:t>Original document creation.</w:t>
            </w:r>
          </w:p>
        </w:tc>
      </w:tr>
      <w:tr w:rsidR="008F5115" w14:paraId="4823701F" w14:textId="77777777" w:rsidTr="0092337E">
        <w:trPr>
          <w:trHeight w:val="300"/>
          <w:ins w:id="50" w:author="Marmol, Dominika Klaudia" w:date="2026-06-08T19:17:00Z"/>
          <w:trPrChange w:id="51" w:author="Marmol, Dominika Klaudia" w:date="2026-06-08T19:17:00Z">
            <w:trPr>
              <w:gridBefore w:val="1"/>
              <w:wBefore w:w="20" w:type="dxa"/>
            </w:trPr>
          </w:trPrChange>
        </w:trPr>
        <w:tc>
          <w:tcPr>
            <w:tcW w:w="569" w:type="pct"/>
            <w:tcBorders>
              <w:top w:val="single" w:sz="4" w:space="0" w:color="auto"/>
              <w:left w:val="single" w:sz="4" w:space="0" w:color="auto"/>
              <w:bottom w:val="single" w:sz="4" w:space="0" w:color="auto"/>
            </w:tcBorders>
            <w:tcPrChange w:id="52" w:author="Marmol, Dominika Klaudia" w:date="2026-06-08T19:17:00Z">
              <w:tcPr>
                <w:tcW w:w="567" w:type="pct"/>
                <w:gridSpan w:val="2"/>
                <w:tcBorders>
                  <w:top w:val="single" w:sz="4" w:space="0" w:color="auto"/>
                  <w:left w:val="single" w:sz="4" w:space="0" w:color="auto"/>
                  <w:bottom w:val="single" w:sz="4" w:space="0" w:color="auto"/>
                </w:tcBorders>
              </w:tcPr>
            </w:tcPrChange>
          </w:tcPr>
          <w:p w14:paraId="118AE3BC" w14:textId="7E0461E0" w:rsidR="0092337E" w:rsidRPr="003854C8" w:rsidRDefault="00E27C57" w:rsidP="0092337E">
            <w:pPr>
              <w:pStyle w:val="TableText"/>
              <w:rPr>
                <w:ins w:id="53" w:author="Marmol, Dominika Klaudia" w:date="2026-06-08T19:17:00Z"/>
              </w:rPr>
            </w:pPr>
            <w:ins w:id="54" w:author="Marmol, Dominika Klaudia" w:date="2026-06-11T08:39:00Z">
              <w:r>
                <w:t>2.0</w:t>
              </w:r>
            </w:ins>
          </w:p>
        </w:tc>
        <w:tc>
          <w:tcPr>
            <w:tcW w:w="865" w:type="pct"/>
            <w:tcBorders>
              <w:top w:val="single" w:sz="4" w:space="0" w:color="auto"/>
              <w:bottom w:val="single" w:sz="4" w:space="0" w:color="auto"/>
            </w:tcBorders>
            <w:tcPrChange w:id="55" w:author="Marmol, Dominika Klaudia" w:date="2026-06-08T19:17:00Z">
              <w:tcPr>
                <w:tcW w:w="865" w:type="pct"/>
                <w:gridSpan w:val="2"/>
                <w:tcBorders>
                  <w:top w:val="single" w:sz="4" w:space="0" w:color="auto"/>
                  <w:bottom w:val="single" w:sz="4" w:space="0" w:color="auto"/>
                </w:tcBorders>
              </w:tcPr>
            </w:tcPrChange>
          </w:tcPr>
          <w:p w14:paraId="184F5DAB" w14:textId="5AF95ECD" w:rsidR="0092337E" w:rsidRPr="00EE67C0" w:rsidRDefault="00E27C57" w:rsidP="0092337E">
            <w:pPr>
              <w:pStyle w:val="TableText"/>
              <w:rPr>
                <w:ins w:id="56" w:author="Marmol, Dominika Klaudia" w:date="2026-06-08T19:17:00Z"/>
                <w:highlight w:val="yellow"/>
                <w:rPrChange w:id="57" w:author="Marmol, Dominika Klaudia" w:date="2026-06-11T08:40:00Z">
                  <w:rPr>
                    <w:ins w:id="58" w:author="Marmol, Dominika Klaudia" w:date="2026-06-08T19:17:00Z"/>
                  </w:rPr>
                </w:rPrChange>
              </w:rPr>
            </w:pPr>
            <w:ins w:id="59" w:author="Marmol, Dominika Klaudia" w:date="2026-06-08T19:17:00Z">
              <w:r w:rsidRPr="00EE67C0">
                <w:rPr>
                  <w:highlight w:val="yellow"/>
                  <w:rPrChange w:id="60" w:author="Marmol, Dominika Klaudia" w:date="2026-06-11T08:40:00Z">
                    <w:rPr/>
                  </w:rPrChange>
                </w:rPr>
                <w:t xml:space="preserve">XX </w:t>
              </w:r>
            </w:ins>
            <w:ins w:id="61" w:author="Marmol, Dominika Klaudia" w:date="2026-06-11T08:39:00Z">
              <w:r w:rsidR="00EE67C0" w:rsidRPr="00EE67C0">
                <w:rPr>
                  <w:highlight w:val="yellow"/>
                  <w:rPrChange w:id="62" w:author="Marmol, Dominika Klaudia" w:date="2026-06-11T08:40:00Z">
                    <w:rPr/>
                  </w:rPrChange>
                </w:rPr>
                <w:t>Jul</w:t>
              </w:r>
            </w:ins>
            <w:ins w:id="63" w:author="Marmol, Dominika Klaudia" w:date="2026-06-08T19:17:00Z">
              <w:r w:rsidRPr="00EE67C0">
                <w:rPr>
                  <w:highlight w:val="yellow"/>
                  <w:rPrChange w:id="64" w:author="Marmol, Dominika Klaudia" w:date="2026-06-11T08:40:00Z">
                    <w:rPr/>
                  </w:rPrChange>
                </w:rPr>
                <w:t xml:space="preserve"> 2026</w:t>
              </w:r>
            </w:ins>
          </w:p>
        </w:tc>
        <w:tc>
          <w:tcPr>
            <w:tcW w:w="1471" w:type="pct"/>
            <w:tcBorders>
              <w:top w:val="single" w:sz="4" w:space="0" w:color="auto"/>
              <w:bottom w:val="single" w:sz="4" w:space="0" w:color="auto"/>
            </w:tcBorders>
            <w:tcPrChange w:id="65" w:author="Marmol, Dominika Klaudia" w:date="2026-06-08T19:17:00Z">
              <w:tcPr>
                <w:tcW w:w="1471" w:type="pct"/>
                <w:gridSpan w:val="2"/>
                <w:tcBorders>
                  <w:top w:val="single" w:sz="4" w:space="0" w:color="auto"/>
                  <w:bottom w:val="single" w:sz="4" w:space="0" w:color="auto"/>
                </w:tcBorders>
              </w:tcPr>
            </w:tcPrChange>
          </w:tcPr>
          <w:p w14:paraId="37C92FB4" w14:textId="0249EAF8" w:rsidR="0092337E" w:rsidRPr="00AF5717" w:rsidRDefault="00E27C57" w:rsidP="0092337E">
            <w:pPr>
              <w:pStyle w:val="TableText"/>
              <w:rPr>
                <w:ins w:id="66" w:author="Marmol, Dominika Klaudia" w:date="2026-06-08T19:17:00Z"/>
              </w:rPr>
            </w:pPr>
            <w:ins w:id="67" w:author="Marmol, Dominika Klaudia" w:date="2026-06-08T19:17:00Z">
              <w:r w:rsidRPr="00AF5717">
                <w:t xml:space="preserve">version </w:t>
              </w:r>
              <w:r>
                <w:t>5</w:t>
              </w:r>
              <w:r w:rsidRPr="00AF5717">
                <w:t xml:space="preserve">.0, </w:t>
              </w:r>
              <w:r>
                <w:t>04</w:t>
              </w:r>
              <w:r w:rsidRPr="00AF5717">
                <w:t> </w:t>
              </w:r>
              <w:r>
                <w:t>MAY</w:t>
              </w:r>
              <w:r w:rsidRPr="00AF5717">
                <w:t> 202</w:t>
              </w:r>
              <w:r>
                <w:t>6</w:t>
              </w:r>
            </w:ins>
          </w:p>
        </w:tc>
        <w:tc>
          <w:tcPr>
            <w:tcW w:w="2096" w:type="pct"/>
            <w:tcBorders>
              <w:top w:val="single" w:sz="4" w:space="0" w:color="auto"/>
              <w:bottom w:val="single" w:sz="4" w:space="0" w:color="auto"/>
              <w:right w:val="single" w:sz="4" w:space="0" w:color="auto"/>
            </w:tcBorders>
            <w:tcPrChange w:id="68" w:author="Marmol, Dominika Klaudia" w:date="2026-06-08T19:17:00Z">
              <w:tcPr>
                <w:tcW w:w="2097" w:type="pct"/>
                <w:gridSpan w:val="2"/>
                <w:tcBorders>
                  <w:top w:val="single" w:sz="4" w:space="0" w:color="auto"/>
                  <w:bottom w:val="single" w:sz="4" w:space="0" w:color="auto"/>
                  <w:right w:val="single" w:sz="4" w:space="0" w:color="auto"/>
                </w:tcBorders>
              </w:tcPr>
            </w:tcPrChange>
          </w:tcPr>
          <w:p w14:paraId="512DE8D6" w14:textId="77777777" w:rsidR="0092337E" w:rsidRDefault="00E27C57" w:rsidP="0092337E">
            <w:pPr>
              <w:pStyle w:val="TableText"/>
              <w:rPr>
                <w:ins w:id="69" w:author="Marmol, Dominika Klaudia" w:date="2026-06-08T19:20:00Z"/>
              </w:rPr>
            </w:pPr>
            <w:commentRangeStart w:id="70"/>
            <w:ins w:id="71" w:author="Marmol, Dominika Klaudia" w:date="2026-06-08T19:18:00Z">
              <w:r>
                <w:t>Addition of Part B1, B2, B3 including objectives, endpoints, and analysis methods</w:t>
              </w:r>
            </w:ins>
            <w:ins w:id="72" w:author="Marmol, Dominika Klaudia" w:date="2026-06-08T19:20:00Z">
              <w:r>
                <w:t>.</w:t>
              </w:r>
            </w:ins>
            <w:commentRangeEnd w:id="70"/>
            <w:r w:rsidR="00C957DB">
              <w:rPr>
                <w:rStyle w:val="CommentReference"/>
                <w:sz w:val="18"/>
                <w:szCs w:val="24"/>
              </w:rPr>
              <w:commentReference w:id="70"/>
            </w:r>
          </w:p>
          <w:p w14:paraId="1760F80E" w14:textId="77777777" w:rsidR="0092337E" w:rsidRDefault="00E27C57" w:rsidP="0092337E">
            <w:pPr>
              <w:pStyle w:val="TableText"/>
              <w:rPr>
                <w:ins w:id="73" w:author="Marmol, Dominika Klaudia" w:date="2026-06-08T19:20:00Z"/>
              </w:rPr>
            </w:pPr>
            <w:ins w:id="74" w:author="Marmol, Dominika Klaudia" w:date="2026-06-08T19:20:00Z">
              <w:r>
                <w:t>Addition of sample size calculation for Part B1, B2 and B3.</w:t>
              </w:r>
            </w:ins>
          </w:p>
          <w:p w14:paraId="3C37EA47" w14:textId="7327EE2F" w:rsidR="0092337E" w:rsidRPr="00AF5717" w:rsidRDefault="00E27C57" w:rsidP="0092337E">
            <w:pPr>
              <w:pStyle w:val="TableText"/>
              <w:rPr>
                <w:ins w:id="75" w:author="Marmol, Dominika Klaudia" w:date="2026-06-08T19:17:00Z"/>
              </w:rPr>
            </w:pPr>
            <w:ins w:id="76" w:author="Marmol, Dominika Klaudia" w:date="2026-06-08T19:20:00Z">
              <w:r>
                <w:t>Updated to interim analy</w:t>
              </w:r>
            </w:ins>
            <w:ins w:id="77" w:author="Marmol, Dominika Klaudia" w:date="2026-06-08T19:21:00Z">
              <w:r>
                <w:t>sis and analysis sequence.</w:t>
              </w:r>
            </w:ins>
          </w:p>
        </w:tc>
      </w:tr>
    </w:tbl>
    <w:p w14:paraId="1C4D7959" w14:textId="77777777" w:rsidR="00B873F6" w:rsidRPr="00AF5717" w:rsidRDefault="00B873F6" w:rsidP="005974FF">
      <w:pPr>
        <w:pStyle w:val="Paragraph"/>
        <w:rPr>
          <w:rFonts w:cs="Arial"/>
        </w:rPr>
      </w:pPr>
    </w:p>
    <w:p w14:paraId="71CA2A6C" w14:textId="77777777" w:rsidR="003548D9" w:rsidRPr="00AF5717" w:rsidRDefault="00E27C57" w:rsidP="00AA5C11">
      <w:pPr>
        <w:pStyle w:val="Paragraph"/>
      </w:pPr>
      <w:r w:rsidRPr="00AF5717">
        <w:br w:type="page"/>
      </w:r>
    </w:p>
    <w:p w14:paraId="5F670AA2" w14:textId="2AFA9E60" w:rsidR="00F735C8" w:rsidRPr="00AF5717" w:rsidRDefault="00E27C57" w:rsidP="00FA2A9D">
      <w:pPr>
        <w:pStyle w:val="Heading1NoTOC"/>
        <w:keepNext w:val="0"/>
        <w:pageBreakBefore w:val="0"/>
        <w:rPr>
          <w:rFonts w:cs="Arial"/>
        </w:rPr>
      </w:pPr>
      <w:bookmarkStart w:id="78" w:name="_Toc232067991"/>
      <w:r w:rsidRPr="00AF5717">
        <w:rPr>
          <w:rFonts w:cs="Arial"/>
          <w:caps w:val="0"/>
        </w:rPr>
        <w:lastRenderedPageBreak/>
        <w:t>TABLE OF CONTENTS</w:t>
      </w:r>
      <w:bookmarkEnd w:id="78"/>
    </w:p>
    <w:p w14:paraId="7DBBEE51" w14:textId="7FFBC2A2" w:rsidR="00804036" w:rsidRDefault="00E27C57">
      <w:pPr>
        <w:pStyle w:val="TOC1"/>
        <w:rPr>
          <w:ins w:id="79" w:author="Marmol, Dominika Klaudia" w:date="2026-06-11T10:59:00Z"/>
          <w:rFonts w:asciiTheme="minorHAnsi" w:eastAsiaTheme="minorEastAsia" w:hAnsiTheme="minorHAnsi" w:cstheme="minorBidi"/>
          <w:caps w:val="0"/>
          <w:color w:val="auto"/>
          <w:kern w:val="2"/>
          <w:lang w:val="en-GB" w:eastAsia="en-GB"/>
          <w14:ligatures w14:val="standardContextual"/>
        </w:rPr>
      </w:pPr>
      <w:r w:rsidRPr="00AF5717">
        <w:rPr>
          <w:rFonts w:cs="Arial"/>
          <w:smallCaps/>
        </w:rPr>
        <w:fldChar w:fldCharType="begin"/>
      </w:r>
      <w:r w:rsidRPr="00AF5717">
        <w:rPr>
          <w:rFonts w:cs="Arial"/>
          <w:smallCaps/>
        </w:rPr>
        <w:instrText xml:space="preserve"> TOC \o "1-3" \h \z \u </w:instrText>
      </w:r>
      <w:r w:rsidRPr="00AF5717">
        <w:rPr>
          <w:rFonts w:cs="Arial"/>
          <w:smallCaps/>
        </w:rPr>
        <w:fldChar w:fldCharType="separate"/>
      </w:r>
      <w:ins w:id="80" w:author="Marmol, Dominika Klaudia" w:date="2026-06-11T10:59:00Z">
        <w:r w:rsidRPr="00137BF6">
          <w:rPr>
            <w:rStyle w:val="Hyperlink"/>
          </w:rPr>
          <w:fldChar w:fldCharType="begin"/>
        </w:r>
        <w:r w:rsidRPr="00137BF6">
          <w:rPr>
            <w:rStyle w:val="Hyperlink"/>
          </w:rPr>
          <w:instrText xml:space="preserve"> </w:instrText>
        </w:r>
        <w:r>
          <w:instrText>HYPERLINK \l "_Toc232067990"</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Pr>
          <w:t>SAP VERSION HISTORY</w:t>
        </w:r>
        <w:r>
          <w:rPr>
            <w:webHidden/>
          </w:rPr>
          <w:tab/>
        </w:r>
        <w:r>
          <w:rPr>
            <w:webHidden/>
          </w:rPr>
          <w:fldChar w:fldCharType="begin"/>
        </w:r>
        <w:r>
          <w:rPr>
            <w:webHidden/>
          </w:rPr>
          <w:instrText xml:space="preserve"> PAGEREF _Toc232067990 \h </w:instrText>
        </w:r>
      </w:ins>
      <w:r>
        <w:rPr>
          <w:webHidden/>
        </w:rPr>
      </w:r>
      <w:ins w:id="81" w:author="Marmol, Dominika Klaudia" w:date="2026-06-11T10:59:00Z">
        <w:r>
          <w:rPr>
            <w:webHidden/>
          </w:rPr>
          <w:fldChar w:fldCharType="separate"/>
        </w:r>
        <w:r>
          <w:rPr>
            <w:webHidden/>
          </w:rPr>
          <w:t>2</w:t>
        </w:r>
        <w:r>
          <w:rPr>
            <w:webHidden/>
          </w:rPr>
          <w:fldChar w:fldCharType="end"/>
        </w:r>
        <w:r w:rsidRPr="00137BF6">
          <w:rPr>
            <w:rStyle w:val="Hyperlink"/>
          </w:rPr>
          <w:fldChar w:fldCharType="end"/>
        </w:r>
      </w:ins>
    </w:p>
    <w:p w14:paraId="2DB29A61" w14:textId="17963898" w:rsidR="00804036" w:rsidRDefault="00E27C57">
      <w:pPr>
        <w:pStyle w:val="TOC1"/>
        <w:rPr>
          <w:ins w:id="82" w:author="Marmol, Dominika Klaudia" w:date="2026-06-11T10:59:00Z"/>
          <w:rFonts w:asciiTheme="minorHAnsi" w:eastAsiaTheme="minorEastAsia" w:hAnsiTheme="minorHAnsi" w:cstheme="minorBidi"/>
          <w:caps w:val="0"/>
          <w:color w:val="auto"/>
          <w:kern w:val="2"/>
          <w:lang w:val="en-GB" w:eastAsia="en-GB"/>
          <w14:ligatures w14:val="standardContextual"/>
        </w:rPr>
      </w:pPr>
      <w:ins w:id="83" w:author="Marmol, Dominika Klaudia" w:date="2026-06-11T10:59:00Z">
        <w:r w:rsidRPr="00137BF6">
          <w:rPr>
            <w:rStyle w:val="Hyperlink"/>
          </w:rPr>
          <w:fldChar w:fldCharType="begin"/>
        </w:r>
        <w:r w:rsidRPr="00137BF6">
          <w:rPr>
            <w:rStyle w:val="Hyperlink"/>
          </w:rPr>
          <w:instrText xml:space="preserve"> </w:instrText>
        </w:r>
        <w:r>
          <w:instrText>HYPERLINK \l "_Toc232067991"</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TABLE OF CONTENTS</w:t>
        </w:r>
        <w:r>
          <w:rPr>
            <w:webHidden/>
          </w:rPr>
          <w:tab/>
        </w:r>
        <w:r>
          <w:rPr>
            <w:webHidden/>
          </w:rPr>
          <w:fldChar w:fldCharType="begin"/>
        </w:r>
        <w:r>
          <w:rPr>
            <w:webHidden/>
          </w:rPr>
          <w:instrText xml:space="preserve"> PAGEREF _Toc232067991 \h </w:instrText>
        </w:r>
      </w:ins>
      <w:r>
        <w:rPr>
          <w:webHidden/>
        </w:rPr>
      </w:r>
      <w:ins w:id="84" w:author="Marmol, Dominika Klaudia" w:date="2026-06-11T10:59:00Z">
        <w:r>
          <w:rPr>
            <w:webHidden/>
          </w:rPr>
          <w:fldChar w:fldCharType="separate"/>
        </w:r>
        <w:r>
          <w:rPr>
            <w:webHidden/>
          </w:rPr>
          <w:t>3</w:t>
        </w:r>
        <w:r>
          <w:rPr>
            <w:webHidden/>
          </w:rPr>
          <w:fldChar w:fldCharType="end"/>
        </w:r>
        <w:r w:rsidRPr="00137BF6">
          <w:rPr>
            <w:rStyle w:val="Hyperlink"/>
          </w:rPr>
          <w:fldChar w:fldCharType="end"/>
        </w:r>
      </w:ins>
    </w:p>
    <w:p w14:paraId="37D945F1" w14:textId="70A73A5E" w:rsidR="00804036" w:rsidRDefault="00E27C57">
      <w:pPr>
        <w:pStyle w:val="TOC1"/>
        <w:rPr>
          <w:ins w:id="85" w:author="Marmol, Dominika Klaudia" w:date="2026-06-11T10:59:00Z"/>
          <w:rFonts w:asciiTheme="minorHAnsi" w:eastAsiaTheme="minorEastAsia" w:hAnsiTheme="minorHAnsi" w:cstheme="minorBidi"/>
          <w:caps w:val="0"/>
          <w:color w:val="auto"/>
          <w:kern w:val="2"/>
          <w:lang w:val="en-GB" w:eastAsia="en-GB"/>
          <w14:ligatures w14:val="standardContextual"/>
        </w:rPr>
      </w:pPr>
      <w:ins w:id="86" w:author="Marmol, Dominika Klaudia" w:date="2026-06-11T10:59:00Z">
        <w:r w:rsidRPr="00137BF6">
          <w:rPr>
            <w:rStyle w:val="Hyperlink"/>
          </w:rPr>
          <w:fldChar w:fldCharType="begin"/>
        </w:r>
        <w:r w:rsidRPr="00137BF6">
          <w:rPr>
            <w:rStyle w:val="Hyperlink"/>
          </w:rPr>
          <w:instrText xml:space="preserve"> </w:instrText>
        </w:r>
        <w:r>
          <w:instrText>HYPERLINK \l "_Toc232067992"</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LIST OF TABLES</w:t>
        </w:r>
        <w:r>
          <w:rPr>
            <w:webHidden/>
          </w:rPr>
          <w:tab/>
        </w:r>
        <w:r>
          <w:rPr>
            <w:webHidden/>
          </w:rPr>
          <w:fldChar w:fldCharType="begin"/>
        </w:r>
        <w:r>
          <w:rPr>
            <w:webHidden/>
          </w:rPr>
          <w:instrText xml:space="preserve"> PAGEREF _Toc232067992 \h </w:instrText>
        </w:r>
      </w:ins>
      <w:r>
        <w:rPr>
          <w:webHidden/>
        </w:rPr>
      </w:r>
      <w:ins w:id="87" w:author="Marmol, Dominika Klaudia" w:date="2026-06-11T10:59:00Z">
        <w:r>
          <w:rPr>
            <w:webHidden/>
          </w:rPr>
          <w:fldChar w:fldCharType="separate"/>
        </w:r>
        <w:r>
          <w:rPr>
            <w:webHidden/>
          </w:rPr>
          <w:t>7</w:t>
        </w:r>
        <w:r>
          <w:rPr>
            <w:webHidden/>
          </w:rPr>
          <w:fldChar w:fldCharType="end"/>
        </w:r>
        <w:r w:rsidRPr="00137BF6">
          <w:rPr>
            <w:rStyle w:val="Hyperlink"/>
          </w:rPr>
          <w:fldChar w:fldCharType="end"/>
        </w:r>
      </w:ins>
    </w:p>
    <w:p w14:paraId="255D0C10" w14:textId="24D2FECB" w:rsidR="00804036" w:rsidRDefault="00E27C57">
      <w:pPr>
        <w:pStyle w:val="TOC1"/>
        <w:rPr>
          <w:ins w:id="88" w:author="Marmol, Dominika Klaudia" w:date="2026-06-11T10:59:00Z"/>
          <w:rFonts w:asciiTheme="minorHAnsi" w:eastAsiaTheme="minorEastAsia" w:hAnsiTheme="minorHAnsi" w:cstheme="minorBidi"/>
          <w:caps w:val="0"/>
          <w:color w:val="auto"/>
          <w:kern w:val="2"/>
          <w:lang w:val="en-GB" w:eastAsia="en-GB"/>
          <w14:ligatures w14:val="standardContextual"/>
        </w:rPr>
      </w:pPr>
      <w:ins w:id="89" w:author="Marmol, Dominika Klaudia" w:date="2026-06-11T10:59:00Z">
        <w:r w:rsidRPr="00137BF6">
          <w:rPr>
            <w:rStyle w:val="Hyperlink"/>
          </w:rPr>
          <w:fldChar w:fldCharType="begin"/>
        </w:r>
        <w:r w:rsidRPr="00137BF6">
          <w:rPr>
            <w:rStyle w:val="Hyperlink"/>
          </w:rPr>
          <w:instrText xml:space="preserve"> </w:instrText>
        </w:r>
        <w:r>
          <w:instrText>HYPERLINK \l "_Toc232067993"</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LIST OF FIGURES</w:t>
        </w:r>
        <w:r>
          <w:rPr>
            <w:webHidden/>
          </w:rPr>
          <w:tab/>
        </w:r>
        <w:r>
          <w:rPr>
            <w:webHidden/>
          </w:rPr>
          <w:fldChar w:fldCharType="begin"/>
        </w:r>
        <w:r>
          <w:rPr>
            <w:webHidden/>
          </w:rPr>
          <w:instrText xml:space="preserve"> PAGEREF _Toc232067993 \h </w:instrText>
        </w:r>
      </w:ins>
      <w:r>
        <w:rPr>
          <w:webHidden/>
        </w:rPr>
      </w:r>
      <w:ins w:id="90" w:author="Marmol, Dominika Klaudia" w:date="2026-06-11T10:59:00Z">
        <w:r>
          <w:rPr>
            <w:webHidden/>
          </w:rPr>
          <w:fldChar w:fldCharType="separate"/>
        </w:r>
        <w:r>
          <w:rPr>
            <w:webHidden/>
          </w:rPr>
          <w:t>8</w:t>
        </w:r>
        <w:r>
          <w:rPr>
            <w:webHidden/>
          </w:rPr>
          <w:fldChar w:fldCharType="end"/>
        </w:r>
        <w:r w:rsidRPr="00137BF6">
          <w:rPr>
            <w:rStyle w:val="Hyperlink"/>
          </w:rPr>
          <w:fldChar w:fldCharType="end"/>
        </w:r>
      </w:ins>
    </w:p>
    <w:p w14:paraId="7DA48FA9" w14:textId="1579FFFD" w:rsidR="00804036" w:rsidRDefault="00E27C57">
      <w:pPr>
        <w:pStyle w:val="TOC1"/>
        <w:rPr>
          <w:ins w:id="91" w:author="Marmol, Dominika Klaudia" w:date="2026-06-11T10:59:00Z"/>
          <w:rFonts w:asciiTheme="minorHAnsi" w:eastAsiaTheme="minorEastAsia" w:hAnsiTheme="minorHAnsi" w:cstheme="minorBidi"/>
          <w:caps w:val="0"/>
          <w:color w:val="auto"/>
          <w:kern w:val="2"/>
          <w:lang w:val="en-GB" w:eastAsia="en-GB"/>
          <w14:ligatures w14:val="standardContextual"/>
        </w:rPr>
      </w:pPr>
      <w:ins w:id="92" w:author="Marmol, Dominika Klaudia" w:date="2026-06-11T10:59:00Z">
        <w:r w:rsidRPr="00137BF6">
          <w:rPr>
            <w:rStyle w:val="Hyperlink"/>
          </w:rPr>
          <w:fldChar w:fldCharType="begin"/>
        </w:r>
        <w:r w:rsidRPr="00137BF6">
          <w:rPr>
            <w:rStyle w:val="Hyperlink"/>
          </w:rPr>
          <w:instrText xml:space="preserve"> </w:instrText>
        </w:r>
        <w:r>
          <w:instrText>HYPERLINK \l "_Toc232067994"</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Pr>
          <w:t>LIST OF ABBREVIATIONS</w:t>
        </w:r>
        <w:r>
          <w:rPr>
            <w:webHidden/>
          </w:rPr>
          <w:tab/>
        </w:r>
        <w:r>
          <w:rPr>
            <w:webHidden/>
          </w:rPr>
          <w:fldChar w:fldCharType="begin"/>
        </w:r>
        <w:r>
          <w:rPr>
            <w:webHidden/>
          </w:rPr>
          <w:instrText xml:space="preserve"> PAGEREF _Toc232067994 \h </w:instrText>
        </w:r>
      </w:ins>
      <w:r>
        <w:rPr>
          <w:webHidden/>
        </w:rPr>
      </w:r>
      <w:ins w:id="93" w:author="Marmol, Dominika Klaudia" w:date="2026-06-11T10:59:00Z">
        <w:r>
          <w:rPr>
            <w:webHidden/>
          </w:rPr>
          <w:fldChar w:fldCharType="separate"/>
        </w:r>
        <w:r>
          <w:rPr>
            <w:webHidden/>
          </w:rPr>
          <w:t>9</w:t>
        </w:r>
        <w:r>
          <w:rPr>
            <w:webHidden/>
          </w:rPr>
          <w:fldChar w:fldCharType="end"/>
        </w:r>
        <w:r w:rsidRPr="00137BF6">
          <w:rPr>
            <w:rStyle w:val="Hyperlink"/>
          </w:rPr>
          <w:fldChar w:fldCharType="end"/>
        </w:r>
      </w:ins>
    </w:p>
    <w:p w14:paraId="2D283C09" w14:textId="3079B4E3" w:rsidR="00804036" w:rsidRDefault="00E27C57">
      <w:pPr>
        <w:pStyle w:val="TOC1"/>
        <w:rPr>
          <w:ins w:id="94" w:author="Marmol, Dominika Klaudia" w:date="2026-06-11T10:59:00Z"/>
          <w:rFonts w:asciiTheme="minorHAnsi" w:eastAsiaTheme="minorEastAsia" w:hAnsiTheme="minorHAnsi" w:cstheme="minorBidi"/>
          <w:caps w:val="0"/>
          <w:color w:val="auto"/>
          <w:kern w:val="2"/>
          <w:lang w:val="en-GB" w:eastAsia="en-GB"/>
          <w14:ligatures w14:val="standardContextual"/>
        </w:rPr>
      </w:pPr>
      <w:ins w:id="95" w:author="Marmol, Dominika Klaudia" w:date="2026-06-11T10:59:00Z">
        <w:r w:rsidRPr="00137BF6">
          <w:rPr>
            <w:rStyle w:val="Hyperlink"/>
          </w:rPr>
          <w:fldChar w:fldCharType="begin"/>
        </w:r>
        <w:r w:rsidRPr="00137BF6">
          <w:rPr>
            <w:rStyle w:val="Hyperlink"/>
          </w:rPr>
          <w:instrText xml:space="preserve"> </w:instrText>
        </w:r>
        <w:r>
          <w:instrText>HYPERLINK \l "_Toc232067995"</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1.</w:t>
        </w:r>
        <w:r>
          <w:rPr>
            <w:rFonts w:asciiTheme="minorHAnsi" w:eastAsiaTheme="minorEastAsia" w:hAnsiTheme="minorHAnsi" w:cstheme="minorBidi"/>
            <w:caps w:val="0"/>
            <w:color w:val="auto"/>
            <w:kern w:val="2"/>
            <w:lang w:val="en-GB" w:eastAsia="en-GB"/>
            <w14:ligatures w14:val="standardContextual"/>
          </w:rPr>
          <w:tab/>
        </w:r>
        <w:r w:rsidRPr="00137BF6">
          <w:rPr>
            <w:rStyle w:val="Hyperlink"/>
            <w:rFonts w:cs="Arial"/>
          </w:rPr>
          <w:t>INTRODUCTION</w:t>
        </w:r>
        <w:r>
          <w:rPr>
            <w:webHidden/>
          </w:rPr>
          <w:tab/>
        </w:r>
        <w:r>
          <w:rPr>
            <w:webHidden/>
          </w:rPr>
          <w:fldChar w:fldCharType="begin"/>
        </w:r>
        <w:r>
          <w:rPr>
            <w:webHidden/>
          </w:rPr>
          <w:instrText xml:space="preserve"> PAGEREF _Toc232067995 \h </w:instrText>
        </w:r>
      </w:ins>
      <w:r>
        <w:rPr>
          <w:webHidden/>
        </w:rPr>
      </w:r>
      <w:ins w:id="96" w:author="Marmol, Dominika Klaudia" w:date="2026-06-11T10:59:00Z">
        <w:r>
          <w:rPr>
            <w:webHidden/>
          </w:rPr>
          <w:fldChar w:fldCharType="separate"/>
        </w:r>
        <w:r>
          <w:rPr>
            <w:webHidden/>
          </w:rPr>
          <w:t>13</w:t>
        </w:r>
        <w:r>
          <w:rPr>
            <w:webHidden/>
          </w:rPr>
          <w:fldChar w:fldCharType="end"/>
        </w:r>
        <w:r w:rsidRPr="00137BF6">
          <w:rPr>
            <w:rStyle w:val="Hyperlink"/>
          </w:rPr>
          <w:fldChar w:fldCharType="end"/>
        </w:r>
      </w:ins>
    </w:p>
    <w:p w14:paraId="7B93DFA3" w14:textId="222442F0" w:rsidR="00804036" w:rsidRDefault="00E27C57">
      <w:pPr>
        <w:pStyle w:val="TOC2"/>
        <w:rPr>
          <w:ins w:id="97" w:author="Marmol, Dominika Klaudia" w:date="2026-06-11T10:59:00Z"/>
          <w:rFonts w:asciiTheme="minorHAnsi" w:eastAsiaTheme="minorEastAsia" w:hAnsiTheme="minorHAnsi" w:cstheme="minorBidi"/>
          <w:color w:val="auto"/>
          <w:kern w:val="2"/>
          <w:lang w:val="en-GB" w:eastAsia="en-GB"/>
          <w14:ligatures w14:val="standardContextual"/>
        </w:rPr>
      </w:pPr>
      <w:ins w:id="98" w:author="Marmol, Dominika Klaudia" w:date="2026-06-11T10:59:00Z">
        <w:r w:rsidRPr="00137BF6">
          <w:rPr>
            <w:rStyle w:val="Hyperlink"/>
          </w:rPr>
          <w:fldChar w:fldCharType="begin"/>
        </w:r>
        <w:r w:rsidRPr="00137BF6">
          <w:rPr>
            <w:rStyle w:val="Hyperlink"/>
          </w:rPr>
          <w:instrText xml:space="preserve"> </w:instrText>
        </w:r>
        <w:r>
          <w:instrText>HYPERLINK \l "_Toc232067996"</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1.1</w:t>
        </w:r>
        <w:r>
          <w:rPr>
            <w:rFonts w:asciiTheme="minorHAnsi" w:eastAsiaTheme="minorEastAsia" w:hAnsiTheme="minorHAnsi" w:cstheme="minorBidi"/>
            <w:color w:val="auto"/>
            <w:kern w:val="2"/>
            <w:lang w:val="en-GB" w:eastAsia="en-GB"/>
            <w14:ligatures w14:val="standardContextual"/>
          </w:rPr>
          <w:tab/>
        </w:r>
        <w:r w:rsidRPr="00137BF6">
          <w:rPr>
            <w:rStyle w:val="Hyperlink"/>
          </w:rPr>
          <w:t>Trial Objectives, Endpoints and Estimands</w:t>
        </w:r>
        <w:r>
          <w:rPr>
            <w:webHidden/>
          </w:rPr>
          <w:tab/>
        </w:r>
        <w:r>
          <w:rPr>
            <w:webHidden/>
          </w:rPr>
          <w:fldChar w:fldCharType="begin"/>
        </w:r>
        <w:r>
          <w:rPr>
            <w:webHidden/>
          </w:rPr>
          <w:instrText xml:space="preserve"> PAGEREF _Toc232067996 \h </w:instrText>
        </w:r>
      </w:ins>
      <w:r>
        <w:rPr>
          <w:webHidden/>
        </w:rPr>
      </w:r>
      <w:ins w:id="99" w:author="Marmol, Dominika Klaudia" w:date="2026-06-11T10:59:00Z">
        <w:r>
          <w:rPr>
            <w:webHidden/>
          </w:rPr>
          <w:fldChar w:fldCharType="separate"/>
        </w:r>
        <w:r>
          <w:rPr>
            <w:webHidden/>
          </w:rPr>
          <w:t>13</w:t>
        </w:r>
        <w:r>
          <w:rPr>
            <w:webHidden/>
          </w:rPr>
          <w:fldChar w:fldCharType="end"/>
        </w:r>
        <w:r w:rsidRPr="00137BF6">
          <w:rPr>
            <w:rStyle w:val="Hyperlink"/>
          </w:rPr>
          <w:fldChar w:fldCharType="end"/>
        </w:r>
      </w:ins>
    </w:p>
    <w:p w14:paraId="72F75D28" w14:textId="081C2A18" w:rsidR="00804036" w:rsidRDefault="00E27C57">
      <w:pPr>
        <w:pStyle w:val="TOC2"/>
        <w:rPr>
          <w:ins w:id="100" w:author="Marmol, Dominika Klaudia" w:date="2026-06-11T10:59:00Z"/>
          <w:rFonts w:asciiTheme="minorHAnsi" w:eastAsiaTheme="minorEastAsia" w:hAnsiTheme="minorHAnsi" w:cstheme="minorBidi"/>
          <w:color w:val="auto"/>
          <w:kern w:val="2"/>
          <w:lang w:val="en-GB" w:eastAsia="en-GB"/>
          <w14:ligatures w14:val="standardContextual"/>
        </w:rPr>
      </w:pPr>
      <w:ins w:id="101" w:author="Marmol, Dominika Klaudia" w:date="2026-06-11T10:59:00Z">
        <w:r w:rsidRPr="00137BF6">
          <w:rPr>
            <w:rStyle w:val="Hyperlink"/>
          </w:rPr>
          <w:fldChar w:fldCharType="begin"/>
        </w:r>
        <w:r w:rsidRPr="00137BF6">
          <w:rPr>
            <w:rStyle w:val="Hyperlink"/>
          </w:rPr>
          <w:instrText xml:space="preserve"> </w:instrText>
        </w:r>
        <w:r>
          <w:instrText>HYPERLINK \l "_Toc232067997"</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1.2</w:t>
        </w:r>
        <w:r>
          <w:rPr>
            <w:rFonts w:asciiTheme="minorHAnsi" w:eastAsiaTheme="minorEastAsia" w:hAnsiTheme="minorHAnsi" w:cstheme="minorBidi"/>
            <w:color w:val="auto"/>
            <w:kern w:val="2"/>
            <w:lang w:val="en-GB" w:eastAsia="en-GB"/>
            <w14:ligatures w14:val="standardContextual"/>
          </w:rPr>
          <w:tab/>
        </w:r>
        <w:r w:rsidRPr="00137BF6">
          <w:rPr>
            <w:rStyle w:val="Hyperlink"/>
          </w:rPr>
          <w:t>Trial Design</w:t>
        </w:r>
        <w:r>
          <w:rPr>
            <w:webHidden/>
          </w:rPr>
          <w:tab/>
        </w:r>
        <w:r>
          <w:rPr>
            <w:webHidden/>
          </w:rPr>
          <w:fldChar w:fldCharType="begin"/>
        </w:r>
        <w:r>
          <w:rPr>
            <w:webHidden/>
          </w:rPr>
          <w:instrText xml:space="preserve"> PAGEREF _Toc232067997 \h </w:instrText>
        </w:r>
      </w:ins>
      <w:r>
        <w:rPr>
          <w:webHidden/>
        </w:rPr>
      </w:r>
      <w:ins w:id="102" w:author="Marmol, Dominika Klaudia" w:date="2026-06-11T10:59:00Z">
        <w:r>
          <w:rPr>
            <w:webHidden/>
          </w:rPr>
          <w:fldChar w:fldCharType="separate"/>
        </w:r>
        <w:r>
          <w:rPr>
            <w:webHidden/>
          </w:rPr>
          <w:t>16</w:t>
        </w:r>
        <w:r>
          <w:rPr>
            <w:webHidden/>
          </w:rPr>
          <w:fldChar w:fldCharType="end"/>
        </w:r>
        <w:r w:rsidRPr="00137BF6">
          <w:rPr>
            <w:rStyle w:val="Hyperlink"/>
          </w:rPr>
          <w:fldChar w:fldCharType="end"/>
        </w:r>
      </w:ins>
    </w:p>
    <w:p w14:paraId="16BDCBEF" w14:textId="5BEAF460" w:rsidR="00804036" w:rsidRDefault="00E27C57">
      <w:pPr>
        <w:pStyle w:val="TOC3"/>
        <w:tabs>
          <w:tab w:val="left" w:pos="1800"/>
        </w:tabs>
        <w:rPr>
          <w:ins w:id="103" w:author="Marmol, Dominika Klaudia" w:date="2026-06-11T10:59:00Z"/>
          <w:rFonts w:asciiTheme="minorHAnsi" w:eastAsiaTheme="minorEastAsia" w:hAnsiTheme="minorHAnsi" w:cstheme="minorBidi"/>
          <w:color w:val="auto"/>
          <w:kern w:val="2"/>
          <w:szCs w:val="24"/>
          <w:lang w:val="en-GB" w:eastAsia="en-GB"/>
          <w14:ligatures w14:val="standardContextual"/>
        </w:rPr>
      </w:pPr>
      <w:ins w:id="104" w:author="Marmol, Dominika Klaudia" w:date="2026-06-11T10:59:00Z">
        <w:r w:rsidRPr="00137BF6">
          <w:rPr>
            <w:rStyle w:val="Hyperlink"/>
          </w:rPr>
          <w:fldChar w:fldCharType="begin"/>
        </w:r>
        <w:r w:rsidRPr="00137BF6">
          <w:rPr>
            <w:rStyle w:val="Hyperlink"/>
          </w:rPr>
          <w:instrText xml:space="preserve"> </w:instrText>
        </w:r>
        <w:r>
          <w:instrText>HYPERLINK \l "_Toc232067998"</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1.2.1</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Fonts w:cs="Arial"/>
          </w:rPr>
          <w:t>Treatment Randomization, Assignment, and Blinding</w:t>
        </w:r>
        <w:r>
          <w:rPr>
            <w:webHidden/>
          </w:rPr>
          <w:tab/>
        </w:r>
        <w:r>
          <w:rPr>
            <w:webHidden/>
          </w:rPr>
          <w:fldChar w:fldCharType="begin"/>
        </w:r>
        <w:r>
          <w:rPr>
            <w:webHidden/>
          </w:rPr>
          <w:instrText xml:space="preserve"> PAGEREF _Toc232067998 \h </w:instrText>
        </w:r>
      </w:ins>
      <w:r>
        <w:rPr>
          <w:webHidden/>
        </w:rPr>
      </w:r>
      <w:ins w:id="105" w:author="Marmol, Dominika Klaudia" w:date="2026-06-11T10:59:00Z">
        <w:r>
          <w:rPr>
            <w:webHidden/>
          </w:rPr>
          <w:fldChar w:fldCharType="separate"/>
        </w:r>
        <w:r>
          <w:rPr>
            <w:webHidden/>
          </w:rPr>
          <w:t>28</w:t>
        </w:r>
        <w:r>
          <w:rPr>
            <w:webHidden/>
          </w:rPr>
          <w:fldChar w:fldCharType="end"/>
        </w:r>
        <w:r w:rsidRPr="00137BF6">
          <w:rPr>
            <w:rStyle w:val="Hyperlink"/>
          </w:rPr>
          <w:fldChar w:fldCharType="end"/>
        </w:r>
      </w:ins>
    </w:p>
    <w:p w14:paraId="0A4541CE" w14:textId="2F5E5DF4" w:rsidR="00804036" w:rsidRDefault="00E27C57">
      <w:pPr>
        <w:pStyle w:val="TOC3"/>
        <w:tabs>
          <w:tab w:val="left" w:pos="1800"/>
        </w:tabs>
        <w:rPr>
          <w:ins w:id="106" w:author="Marmol, Dominika Klaudia" w:date="2026-06-11T10:59:00Z"/>
          <w:rFonts w:asciiTheme="minorHAnsi" w:eastAsiaTheme="minorEastAsia" w:hAnsiTheme="minorHAnsi" w:cstheme="minorBidi"/>
          <w:color w:val="auto"/>
          <w:kern w:val="2"/>
          <w:szCs w:val="24"/>
          <w:lang w:val="en-GB" w:eastAsia="en-GB"/>
          <w14:ligatures w14:val="standardContextual"/>
        </w:rPr>
      </w:pPr>
      <w:ins w:id="107" w:author="Marmol, Dominika Klaudia" w:date="2026-06-11T10:59:00Z">
        <w:r w:rsidRPr="00137BF6">
          <w:rPr>
            <w:rStyle w:val="Hyperlink"/>
          </w:rPr>
          <w:fldChar w:fldCharType="begin"/>
        </w:r>
        <w:r w:rsidRPr="00137BF6">
          <w:rPr>
            <w:rStyle w:val="Hyperlink"/>
          </w:rPr>
          <w:instrText xml:space="preserve"> </w:instrText>
        </w:r>
        <w:r>
          <w:instrText>HYPERLINK \l "_Toc232067999"</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1.2.2</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Fonts w:cs="Arial"/>
          </w:rPr>
          <w:t>Central Review</w:t>
        </w:r>
        <w:r>
          <w:rPr>
            <w:webHidden/>
          </w:rPr>
          <w:tab/>
        </w:r>
        <w:r>
          <w:rPr>
            <w:webHidden/>
          </w:rPr>
          <w:fldChar w:fldCharType="begin"/>
        </w:r>
        <w:r>
          <w:rPr>
            <w:webHidden/>
          </w:rPr>
          <w:instrText xml:space="preserve"> PAGEREF _Toc232067999 \h </w:instrText>
        </w:r>
      </w:ins>
      <w:r>
        <w:rPr>
          <w:webHidden/>
        </w:rPr>
      </w:r>
      <w:ins w:id="108" w:author="Marmol, Dominika Klaudia" w:date="2026-06-11T10:59:00Z">
        <w:r>
          <w:rPr>
            <w:webHidden/>
          </w:rPr>
          <w:fldChar w:fldCharType="separate"/>
        </w:r>
        <w:r>
          <w:rPr>
            <w:webHidden/>
          </w:rPr>
          <w:t>28</w:t>
        </w:r>
        <w:r>
          <w:rPr>
            <w:webHidden/>
          </w:rPr>
          <w:fldChar w:fldCharType="end"/>
        </w:r>
        <w:r w:rsidRPr="00137BF6">
          <w:rPr>
            <w:rStyle w:val="Hyperlink"/>
          </w:rPr>
          <w:fldChar w:fldCharType="end"/>
        </w:r>
      </w:ins>
    </w:p>
    <w:p w14:paraId="1DFA353C" w14:textId="0C3099AB" w:rsidR="00804036" w:rsidRDefault="00E27C57">
      <w:pPr>
        <w:pStyle w:val="TOC3"/>
        <w:tabs>
          <w:tab w:val="left" w:pos="1800"/>
        </w:tabs>
        <w:rPr>
          <w:ins w:id="109" w:author="Marmol, Dominika Klaudia" w:date="2026-06-11T10:59:00Z"/>
          <w:rFonts w:asciiTheme="minorHAnsi" w:eastAsiaTheme="minorEastAsia" w:hAnsiTheme="minorHAnsi" w:cstheme="minorBidi"/>
          <w:color w:val="auto"/>
          <w:kern w:val="2"/>
          <w:szCs w:val="24"/>
          <w:lang w:val="en-GB" w:eastAsia="en-GB"/>
          <w14:ligatures w14:val="standardContextual"/>
        </w:rPr>
      </w:pPr>
      <w:ins w:id="110" w:author="Marmol, Dominika Klaudia" w:date="2026-06-11T10:59:00Z">
        <w:r w:rsidRPr="00137BF6">
          <w:rPr>
            <w:rStyle w:val="Hyperlink"/>
          </w:rPr>
          <w:fldChar w:fldCharType="begin"/>
        </w:r>
        <w:r w:rsidRPr="00137BF6">
          <w:rPr>
            <w:rStyle w:val="Hyperlink"/>
          </w:rPr>
          <w:instrText xml:space="preserve"> </w:instrText>
        </w:r>
        <w:r>
          <w:instrText>HYPERLINK \l "_Toc232068000"</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1.2.3</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Fonts w:cs="Arial"/>
          </w:rPr>
          <w:t>Data Monitoring</w:t>
        </w:r>
        <w:r>
          <w:rPr>
            <w:webHidden/>
          </w:rPr>
          <w:tab/>
        </w:r>
        <w:r>
          <w:rPr>
            <w:webHidden/>
          </w:rPr>
          <w:fldChar w:fldCharType="begin"/>
        </w:r>
        <w:r>
          <w:rPr>
            <w:webHidden/>
          </w:rPr>
          <w:instrText xml:space="preserve"> PAGEREF _Toc232068000 \h </w:instrText>
        </w:r>
      </w:ins>
      <w:r>
        <w:rPr>
          <w:webHidden/>
        </w:rPr>
      </w:r>
      <w:ins w:id="111" w:author="Marmol, Dominika Klaudia" w:date="2026-06-11T10:59:00Z">
        <w:r>
          <w:rPr>
            <w:webHidden/>
          </w:rPr>
          <w:fldChar w:fldCharType="separate"/>
        </w:r>
        <w:r>
          <w:rPr>
            <w:webHidden/>
          </w:rPr>
          <w:t>28</w:t>
        </w:r>
        <w:r>
          <w:rPr>
            <w:webHidden/>
          </w:rPr>
          <w:fldChar w:fldCharType="end"/>
        </w:r>
        <w:r w:rsidRPr="00137BF6">
          <w:rPr>
            <w:rStyle w:val="Hyperlink"/>
          </w:rPr>
          <w:fldChar w:fldCharType="end"/>
        </w:r>
      </w:ins>
    </w:p>
    <w:p w14:paraId="22D8F785" w14:textId="41347620" w:rsidR="00804036" w:rsidRDefault="00E27C57">
      <w:pPr>
        <w:pStyle w:val="TOC1"/>
        <w:rPr>
          <w:ins w:id="112" w:author="Marmol, Dominika Klaudia" w:date="2026-06-11T10:59:00Z"/>
          <w:rFonts w:asciiTheme="minorHAnsi" w:eastAsiaTheme="minorEastAsia" w:hAnsiTheme="minorHAnsi" w:cstheme="minorBidi"/>
          <w:caps w:val="0"/>
          <w:color w:val="auto"/>
          <w:kern w:val="2"/>
          <w:lang w:val="en-GB" w:eastAsia="en-GB"/>
          <w14:ligatures w14:val="standardContextual"/>
        </w:rPr>
      </w:pPr>
      <w:ins w:id="113" w:author="Marmol, Dominika Klaudia" w:date="2026-06-11T10:59:00Z">
        <w:r w:rsidRPr="00137BF6">
          <w:rPr>
            <w:rStyle w:val="Hyperlink"/>
          </w:rPr>
          <w:fldChar w:fldCharType="begin"/>
        </w:r>
        <w:r w:rsidRPr="00137BF6">
          <w:rPr>
            <w:rStyle w:val="Hyperlink"/>
          </w:rPr>
          <w:instrText xml:space="preserve"> </w:instrText>
        </w:r>
        <w:r>
          <w:instrText>HYPERLINK \l "_Toc232068001"</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2.</w:t>
        </w:r>
        <w:r>
          <w:rPr>
            <w:rFonts w:asciiTheme="minorHAnsi" w:eastAsiaTheme="minorEastAsia" w:hAnsiTheme="minorHAnsi" w:cstheme="minorBidi"/>
            <w:caps w:val="0"/>
            <w:color w:val="auto"/>
            <w:kern w:val="2"/>
            <w:lang w:val="en-GB" w:eastAsia="en-GB"/>
            <w14:ligatures w14:val="standardContextual"/>
          </w:rPr>
          <w:tab/>
        </w:r>
        <w:r w:rsidRPr="00137BF6">
          <w:rPr>
            <w:rStyle w:val="Hyperlink"/>
            <w:rFonts w:cs="Arial"/>
          </w:rPr>
          <w:t>STATISTICAL HYPOTHESES AND MULTIPLICITY ADJUSTMENT</w:t>
        </w:r>
        <w:r>
          <w:rPr>
            <w:webHidden/>
          </w:rPr>
          <w:tab/>
        </w:r>
        <w:r>
          <w:rPr>
            <w:webHidden/>
          </w:rPr>
          <w:fldChar w:fldCharType="begin"/>
        </w:r>
        <w:r>
          <w:rPr>
            <w:webHidden/>
          </w:rPr>
          <w:instrText xml:space="preserve"> PAGEREF _Toc232068001 \h </w:instrText>
        </w:r>
      </w:ins>
      <w:r>
        <w:rPr>
          <w:webHidden/>
        </w:rPr>
      </w:r>
      <w:ins w:id="114" w:author="Marmol, Dominika Klaudia" w:date="2026-06-11T10:59:00Z">
        <w:r>
          <w:rPr>
            <w:webHidden/>
          </w:rPr>
          <w:fldChar w:fldCharType="separate"/>
        </w:r>
        <w:r>
          <w:rPr>
            <w:webHidden/>
          </w:rPr>
          <w:t>29</w:t>
        </w:r>
        <w:r>
          <w:rPr>
            <w:webHidden/>
          </w:rPr>
          <w:fldChar w:fldCharType="end"/>
        </w:r>
        <w:r w:rsidRPr="00137BF6">
          <w:rPr>
            <w:rStyle w:val="Hyperlink"/>
          </w:rPr>
          <w:fldChar w:fldCharType="end"/>
        </w:r>
      </w:ins>
    </w:p>
    <w:p w14:paraId="789C700C" w14:textId="084B4746" w:rsidR="00804036" w:rsidRDefault="00E27C57">
      <w:pPr>
        <w:pStyle w:val="TOC1"/>
        <w:rPr>
          <w:ins w:id="115" w:author="Marmol, Dominika Klaudia" w:date="2026-06-11T10:59:00Z"/>
          <w:rFonts w:asciiTheme="minorHAnsi" w:eastAsiaTheme="minorEastAsia" w:hAnsiTheme="minorHAnsi" w:cstheme="minorBidi"/>
          <w:caps w:val="0"/>
          <w:color w:val="auto"/>
          <w:kern w:val="2"/>
          <w:lang w:val="en-GB" w:eastAsia="en-GB"/>
          <w14:ligatures w14:val="standardContextual"/>
        </w:rPr>
      </w:pPr>
      <w:ins w:id="116" w:author="Marmol, Dominika Klaudia" w:date="2026-06-11T10:59:00Z">
        <w:r w:rsidRPr="00137BF6">
          <w:rPr>
            <w:rStyle w:val="Hyperlink"/>
          </w:rPr>
          <w:fldChar w:fldCharType="begin"/>
        </w:r>
        <w:r w:rsidRPr="00137BF6">
          <w:rPr>
            <w:rStyle w:val="Hyperlink"/>
          </w:rPr>
          <w:instrText xml:space="preserve"> </w:instrText>
        </w:r>
        <w:r>
          <w:instrText>HYPERLINK \l "_Toc232068002"</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3.</w:t>
        </w:r>
        <w:r>
          <w:rPr>
            <w:rFonts w:asciiTheme="minorHAnsi" w:eastAsiaTheme="minorEastAsia" w:hAnsiTheme="minorHAnsi" w:cstheme="minorBidi"/>
            <w:caps w:val="0"/>
            <w:color w:val="auto"/>
            <w:kern w:val="2"/>
            <w:lang w:val="en-GB" w:eastAsia="en-GB"/>
            <w14:ligatures w14:val="standardContextual"/>
          </w:rPr>
          <w:tab/>
        </w:r>
        <w:r w:rsidRPr="00137BF6">
          <w:rPr>
            <w:rStyle w:val="Hyperlink"/>
          </w:rPr>
          <w:t>ANALYSIS SETS</w:t>
        </w:r>
        <w:r>
          <w:rPr>
            <w:webHidden/>
          </w:rPr>
          <w:tab/>
        </w:r>
        <w:r>
          <w:rPr>
            <w:webHidden/>
          </w:rPr>
          <w:fldChar w:fldCharType="begin"/>
        </w:r>
        <w:r>
          <w:rPr>
            <w:webHidden/>
          </w:rPr>
          <w:instrText xml:space="preserve"> PAGEREF _Toc232068002 \h </w:instrText>
        </w:r>
      </w:ins>
      <w:r>
        <w:rPr>
          <w:webHidden/>
        </w:rPr>
      </w:r>
      <w:ins w:id="117" w:author="Marmol, Dominika Klaudia" w:date="2026-06-11T10:59:00Z">
        <w:r>
          <w:rPr>
            <w:webHidden/>
          </w:rPr>
          <w:fldChar w:fldCharType="separate"/>
        </w:r>
        <w:r>
          <w:rPr>
            <w:webHidden/>
          </w:rPr>
          <w:t>30</w:t>
        </w:r>
        <w:r>
          <w:rPr>
            <w:webHidden/>
          </w:rPr>
          <w:fldChar w:fldCharType="end"/>
        </w:r>
        <w:r w:rsidRPr="00137BF6">
          <w:rPr>
            <w:rStyle w:val="Hyperlink"/>
          </w:rPr>
          <w:fldChar w:fldCharType="end"/>
        </w:r>
      </w:ins>
    </w:p>
    <w:p w14:paraId="2483682F" w14:textId="74589868" w:rsidR="00804036" w:rsidRDefault="00E27C57">
      <w:pPr>
        <w:pStyle w:val="TOC2"/>
        <w:rPr>
          <w:ins w:id="118" w:author="Marmol, Dominika Klaudia" w:date="2026-06-11T10:59:00Z"/>
          <w:rFonts w:asciiTheme="minorHAnsi" w:eastAsiaTheme="minorEastAsia" w:hAnsiTheme="minorHAnsi" w:cstheme="minorBidi"/>
          <w:color w:val="auto"/>
          <w:kern w:val="2"/>
          <w:lang w:val="en-GB" w:eastAsia="en-GB"/>
          <w14:ligatures w14:val="standardContextual"/>
        </w:rPr>
      </w:pPr>
      <w:ins w:id="119" w:author="Marmol, Dominika Klaudia" w:date="2026-06-11T10:59:00Z">
        <w:r w:rsidRPr="00137BF6">
          <w:rPr>
            <w:rStyle w:val="Hyperlink"/>
          </w:rPr>
          <w:fldChar w:fldCharType="begin"/>
        </w:r>
        <w:r w:rsidRPr="00137BF6">
          <w:rPr>
            <w:rStyle w:val="Hyperlink"/>
          </w:rPr>
          <w:instrText xml:space="preserve"> </w:instrText>
        </w:r>
        <w:r>
          <w:instrText>HYPERLINK \l "_Toc232068003"</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3.1</w:t>
        </w:r>
        <w:r>
          <w:rPr>
            <w:rFonts w:asciiTheme="minorHAnsi" w:eastAsiaTheme="minorEastAsia" w:hAnsiTheme="minorHAnsi" w:cstheme="minorBidi"/>
            <w:color w:val="auto"/>
            <w:kern w:val="2"/>
            <w:lang w:val="en-GB" w:eastAsia="en-GB"/>
            <w14:ligatures w14:val="standardContextual"/>
          </w:rPr>
          <w:tab/>
        </w:r>
        <w:r w:rsidRPr="00137BF6">
          <w:rPr>
            <w:rStyle w:val="Hyperlink"/>
          </w:rPr>
          <w:t>Definition of Analysis Sets</w:t>
        </w:r>
        <w:r>
          <w:rPr>
            <w:webHidden/>
          </w:rPr>
          <w:tab/>
        </w:r>
        <w:r>
          <w:rPr>
            <w:webHidden/>
          </w:rPr>
          <w:fldChar w:fldCharType="begin"/>
        </w:r>
        <w:r>
          <w:rPr>
            <w:webHidden/>
          </w:rPr>
          <w:instrText xml:space="preserve"> PAGEREF _Toc232068003 \h </w:instrText>
        </w:r>
      </w:ins>
      <w:r>
        <w:rPr>
          <w:webHidden/>
        </w:rPr>
      </w:r>
      <w:ins w:id="120" w:author="Marmol, Dominika Klaudia" w:date="2026-06-11T10:59:00Z">
        <w:r>
          <w:rPr>
            <w:webHidden/>
          </w:rPr>
          <w:fldChar w:fldCharType="separate"/>
        </w:r>
        <w:r>
          <w:rPr>
            <w:webHidden/>
          </w:rPr>
          <w:t>30</w:t>
        </w:r>
        <w:r>
          <w:rPr>
            <w:webHidden/>
          </w:rPr>
          <w:fldChar w:fldCharType="end"/>
        </w:r>
        <w:r w:rsidRPr="00137BF6">
          <w:rPr>
            <w:rStyle w:val="Hyperlink"/>
          </w:rPr>
          <w:fldChar w:fldCharType="end"/>
        </w:r>
      </w:ins>
    </w:p>
    <w:p w14:paraId="6040953C" w14:textId="59FECAF3" w:rsidR="00804036" w:rsidRDefault="00E27C57">
      <w:pPr>
        <w:pStyle w:val="TOC2"/>
        <w:rPr>
          <w:ins w:id="121" w:author="Marmol, Dominika Klaudia" w:date="2026-06-11T10:59:00Z"/>
          <w:rFonts w:asciiTheme="minorHAnsi" w:eastAsiaTheme="minorEastAsia" w:hAnsiTheme="minorHAnsi" w:cstheme="minorBidi"/>
          <w:color w:val="auto"/>
          <w:kern w:val="2"/>
          <w:lang w:val="en-GB" w:eastAsia="en-GB"/>
          <w14:ligatures w14:val="standardContextual"/>
        </w:rPr>
      </w:pPr>
      <w:ins w:id="122" w:author="Marmol, Dominika Klaudia" w:date="2026-06-11T10:59:00Z">
        <w:r w:rsidRPr="00137BF6">
          <w:rPr>
            <w:rStyle w:val="Hyperlink"/>
          </w:rPr>
          <w:fldChar w:fldCharType="begin"/>
        </w:r>
        <w:r w:rsidRPr="00137BF6">
          <w:rPr>
            <w:rStyle w:val="Hyperlink"/>
          </w:rPr>
          <w:instrText xml:space="preserve"> </w:instrText>
        </w:r>
        <w:r>
          <w:instrText>HYPERLINK \l "_Toc232068004"</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3.2</w:t>
        </w:r>
        <w:r>
          <w:rPr>
            <w:rFonts w:asciiTheme="minorHAnsi" w:eastAsiaTheme="minorEastAsia" w:hAnsiTheme="minorHAnsi" w:cstheme="minorBidi"/>
            <w:color w:val="auto"/>
            <w:kern w:val="2"/>
            <w:lang w:val="en-GB" w:eastAsia="en-GB"/>
            <w14:ligatures w14:val="standardContextual"/>
          </w:rPr>
          <w:tab/>
        </w:r>
        <w:r w:rsidRPr="00137BF6">
          <w:rPr>
            <w:rStyle w:val="Hyperlink"/>
          </w:rPr>
          <w:t>Violations and Deviations</w:t>
        </w:r>
        <w:r>
          <w:rPr>
            <w:webHidden/>
          </w:rPr>
          <w:tab/>
        </w:r>
        <w:r>
          <w:rPr>
            <w:webHidden/>
          </w:rPr>
          <w:fldChar w:fldCharType="begin"/>
        </w:r>
        <w:r>
          <w:rPr>
            <w:webHidden/>
          </w:rPr>
          <w:instrText xml:space="preserve"> PAGEREF _Toc232068004 \h </w:instrText>
        </w:r>
      </w:ins>
      <w:r>
        <w:rPr>
          <w:webHidden/>
        </w:rPr>
      </w:r>
      <w:ins w:id="123" w:author="Marmol, Dominika Klaudia" w:date="2026-06-11T10:59:00Z">
        <w:r>
          <w:rPr>
            <w:webHidden/>
          </w:rPr>
          <w:fldChar w:fldCharType="separate"/>
        </w:r>
        <w:r>
          <w:rPr>
            <w:webHidden/>
          </w:rPr>
          <w:t>31</w:t>
        </w:r>
        <w:r>
          <w:rPr>
            <w:webHidden/>
          </w:rPr>
          <w:fldChar w:fldCharType="end"/>
        </w:r>
        <w:r w:rsidRPr="00137BF6">
          <w:rPr>
            <w:rStyle w:val="Hyperlink"/>
          </w:rPr>
          <w:fldChar w:fldCharType="end"/>
        </w:r>
      </w:ins>
    </w:p>
    <w:p w14:paraId="28AA078C" w14:textId="46C4B87E" w:rsidR="00804036" w:rsidRDefault="00E27C57">
      <w:pPr>
        <w:pStyle w:val="TOC1"/>
        <w:rPr>
          <w:ins w:id="124" w:author="Marmol, Dominika Klaudia" w:date="2026-06-11T10:59:00Z"/>
          <w:rFonts w:asciiTheme="minorHAnsi" w:eastAsiaTheme="minorEastAsia" w:hAnsiTheme="minorHAnsi" w:cstheme="minorBidi"/>
          <w:caps w:val="0"/>
          <w:color w:val="auto"/>
          <w:kern w:val="2"/>
          <w:lang w:val="en-GB" w:eastAsia="en-GB"/>
          <w14:ligatures w14:val="standardContextual"/>
        </w:rPr>
      </w:pPr>
      <w:ins w:id="125" w:author="Marmol, Dominika Klaudia" w:date="2026-06-11T10:59:00Z">
        <w:r w:rsidRPr="00137BF6">
          <w:rPr>
            <w:rStyle w:val="Hyperlink"/>
          </w:rPr>
          <w:fldChar w:fldCharType="begin"/>
        </w:r>
        <w:r w:rsidRPr="00137BF6">
          <w:rPr>
            <w:rStyle w:val="Hyperlink"/>
          </w:rPr>
          <w:instrText xml:space="preserve"> </w:instrText>
        </w:r>
        <w:r>
          <w:instrText>HYPERLINK \l "_Toc232068005"</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w:t>
        </w:r>
        <w:r>
          <w:rPr>
            <w:rFonts w:asciiTheme="minorHAnsi" w:eastAsiaTheme="minorEastAsia" w:hAnsiTheme="minorHAnsi" w:cstheme="minorBidi"/>
            <w:caps w:val="0"/>
            <w:color w:val="auto"/>
            <w:kern w:val="2"/>
            <w:lang w:val="en-GB" w:eastAsia="en-GB"/>
            <w14:ligatures w14:val="standardContextual"/>
          </w:rPr>
          <w:tab/>
        </w:r>
        <w:r w:rsidRPr="00137BF6">
          <w:rPr>
            <w:rStyle w:val="Hyperlink"/>
            <w:rFonts w:cs="Arial"/>
          </w:rPr>
          <w:t>STATISTICAL ANALYSIS</w:t>
        </w:r>
        <w:r>
          <w:rPr>
            <w:webHidden/>
          </w:rPr>
          <w:tab/>
        </w:r>
        <w:r>
          <w:rPr>
            <w:webHidden/>
          </w:rPr>
          <w:fldChar w:fldCharType="begin"/>
        </w:r>
        <w:r>
          <w:rPr>
            <w:webHidden/>
          </w:rPr>
          <w:instrText xml:space="preserve"> PAGEREF _Toc232068005 \h </w:instrText>
        </w:r>
      </w:ins>
      <w:r>
        <w:rPr>
          <w:webHidden/>
        </w:rPr>
      </w:r>
      <w:ins w:id="126" w:author="Marmol, Dominika Klaudia" w:date="2026-06-11T10:59:00Z">
        <w:r>
          <w:rPr>
            <w:webHidden/>
          </w:rPr>
          <w:fldChar w:fldCharType="separate"/>
        </w:r>
        <w:r>
          <w:rPr>
            <w:webHidden/>
          </w:rPr>
          <w:t>31</w:t>
        </w:r>
        <w:r>
          <w:rPr>
            <w:webHidden/>
          </w:rPr>
          <w:fldChar w:fldCharType="end"/>
        </w:r>
        <w:r w:rsidRPr="00137BF6">
          <w:rPr>
            <w:rStyle w:val="Hyperlink"/>
          </w:rPr>
          <w:fldChar w:fldCharType="end"/>
        </w:r>
      </w:ins>
    </w:p>
    <w:p w14:paraId="1DF05D27" w14:textId="3F60A3B7" w:rsidR="00804036" w:rsidRDefault="00E27C57">
      <w:pPr>
        <w:pStyle w:val="TOC2"/>
        <w:rPr>
          <w:ins w:id="127" w:author="Marmol, Dominika Klaudia" w:date="2026-06-11T10:59:00Z"/>
          <w:rFonts w:asciiTheme="minorHAnsi" w:eastAsiaTheme="minorEastAsia" w:hAnsiTheme="minorHAnsi" w:cstheme="minorBidi"/>
          <w:color w:val="auto"/>
          <w:kern w:val="2"/>
          <w:lang w:val="en-GB" w:eastAsia="en-GB"/>
          <w14:ligatures w14:val="standardContextual"/>
        </w:rPr>
      </w:pPr>
      <w:ins w:id="128" w:author="Marmol, Dominika Klaudia" w:date="2026-06-11T10:59:00Z">
        <w:r w:rsidRPr="00137BF6">
          <w:rPr>
            <w:rStyle w:val="Hyperlink"/>
          </w:rPr>
          <w:fldChar w:fldCharType="begin"/>
        </w:r>
        <w:r w:rsidRPr="00137BF6">
          <w:rPr>
            <w:rStyle w:val="Hyperlink"/>
          </w:rPr>
          <w:instrText xml:space="preserve"> </w:instrText>
        </w:r>
        <w:r>
          <w:instrText>HYPERLINK \l "_Toc232068006"</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4.1</w:t>
        </w:r>
        <w:r>
          <w:rPr>
            <w:rFonts w:asciiTheme="minorHAnsi" w:eastAsiaTheme="minorEastAsia" w:hAnsiTheme="minorHAnsi" w:cstheme="minorBidi"/>
            <w:color w:val="auto"/>
            <w:kern w:val="2"/>
            <w:lang w:val="en-GB" w:eastAsia="en-GB"/>
            <w14:ligatures w14:val="standardContextual"/>
          </w:rPr>
          <w:tab/>
        </w:r>
        <w:r w:rsidRPr="00137BF6">
          <w:rPr>
            <w:rStyle w:val="Hyperlink"/>
          </w:rPr>
          <w:t>General Considerations</w:t>
        </w:r>
        <w:r>
          <w:rPr>
            <w:webHidden/>
          </w:rPr>
          <w:tab/>
        </w:r>
        <w:r>
          <w:rPr>
            <w:webHidden/>
          </w:rPr>
          <w:fldChar w:fldCharType="begin"/>
        </w:r>
        <w:r>
          <w:rPr>
            <w:webHidden/>
          </w:rPr>
          <w:instrText xml:space="preserve"> PAGEREF _Toc232068006 \h </w:instrText>
        </w:r>
      </w:ins>
      <w:r>
        <w:rPr>
          <w:webHidden/>
        </w:rPr>
      </w:r>
      <w:ins w:id="129" w:author="Marmol, Dominika Klaudia" w:date="2026-06-11T10:59:00Z">
        <w:r>
          <w:rPr>
            <w:webHidden/>
          </w:rPr>
          <w:fldChar w:fldCharType="separate"/>
        </w:r>
        <w:r>
          <w:rPr>
            <w:webHidden/>
          </w:rPr>
          <w:t>31</w:t>
        </w:r>
        <w:r>
          <w:rPr>
            <w:webHidden/>
          </w:rPr>
          <w:fldChar w:fldCharType="end"/>
        </w:r>
        <w:r w:rsidRPr="00137BF6">
          <w:rPr>
            <w:rStyle w:val="Hyperlink"/>
          </w:rPr>
          <w:fldChar w:fldCharType="end"/>
        </w:r>
      </w:ins>
    </w:p>
    <w:p w14:paraId="29326C19" w14:textId="2D2A0F62" w:rsidR="00804036" w:rsidRDefault="00E27C57">
      <w:pPr>
        <w:pStyle w:val="TOC3"/>
        <w:tabs>
          <w:tab w:val="left" w:pos="1800"/>
        </w:tabs>
        <w:rPr>
          <w:ins w:id="130" w:author="Marmol, Dominika Klaudia" w:date="2026-06-11T10:59:00Z"/>
          <w:rFonts w:asciiTheme="minorHAnsi" w:eastAsiaTheme="minorEastAsia" w:hAnsiTheme="minorHAnsi" w:cstheme="minorBidi"/>
          <w:color w:val="auto"/>
          <w:kern w:val="2"/>
          <w:szCs w:val="24"/>
          <w:lang w:val="en-GB" w:eastAsia="en-GB"/>
          <w14:ligatures w14:val="standardContextual"/>
        </w:rPr>
      </w:pPr>
      <w:ins w:id="131" w:author="Marmol, Dominika Klaudia" w:date="2026-06-11T10:59:00Z">
        <w:r w:rsidRPr="00137BF6">
          <w:rPr>
            <w:rStyle w:val="Hyperlink"/>
          </w:rPr>
          <w:fldChar w:fldCharType="begin"/>
        </w:r>
        <w:r w:rsidRPr="00137BF6">
          <w:rPr>
            <w:rStyle w:val="Hyperlink"/>
          </w:rPr>
          <w:instrText xml:space="preserve"> </w:instrText>
        </w:r>
        <w:r>
          <w:instrText>HYPERLINK \l "_Toc232068007"</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4.1.1</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Fonts w:cs="Arial"/>
          </w:rPr>
          <w:t>Definitions, Derivations and Classifications</w:t>
        </w:r>
        <w:r>
          <w:rPr>
            <w:webHidden/>
          </w:rPr>
          <w:tab/>
        </w:r>
        <w:r>
          <w:rPr>
            <w:webHidden/>
          </w:rPr>
          <w:fldChar w:fldCharType="begin"/>
        </w:r>
        <w:r>
          <w:rPr>
            <w:webHidden/>
          </w:rPr>
          <w:instrText xml:space="preserve"> PAGEREF _Toc232068007 \h </w:instrText>
        </w:r>
      </w:ins>
      <w:r>
        <w:rPr>
          <w:webHidden/>
        </w:rPr>
      </w:r>
      <w:ins w:id="132" w:author="Marmol, Dominika Klaudia" w:date="2026-06-11T10:59:00Z">
        <w:r>
          <w:rPr>
            <w:webHidden/>
          </w:rPr>
          <w:fldChar w:fldCharType="separate"/>
        </w:r>
        <w:r>
          <w:rPr>
            <w:webHidden/>
          </w:rPr>
          <w:t>33</w:t>
        </w:r>
        <w:r>
          <w:rPr>
            <w:webHidden/>
          </w:rPr>
          <w:fldChar w:fldCharType="end"/>
        </w:r>
        <w:r w:rsidRPr="00137BF6">
          <w:rPr>
            <w:rStyle w:val="Hyperlink"/>
          </w:rPr>
          <w:fldChar w:fldCharType="end"/>
        </w:r>
      </w:ins>
    </w:p>
    <w:p w14:paraId="0E69C723" w14:textId="3B90AF20" w:rsidR="00804036" w:rsidRDefault="00E27C57">
      <w:pPr>
        <w:pStyle w:val="TOC3"/>
        <w:tabs>
          <w:tab w:val="left" w:pos="1800"/>
        </w:tabs>
        <w:rPr>
          <w:ins w:id="133" w:author="Marmol, Dominika Klaudia" w:date="2026-06-11T10:59:00Z"/>
          <w:rFonts w:asciiTheme="minorHAnsi" w:eastAsiaTheme="minorEastAsia" w:hAnsiTheme="minorHAnsi" w:cstheme="minorBidi"/>
          <w:color w:val="auto"/>
          <w:kern w:val="2"/>
          <w:szCs w:val="24"/>
          <w:lang w:val="en-GB" w:eastAsia="en-GB"/>
          <w14:ligatures w14:val="standardContextual"/>
        </w:rPr>
      </w:pPr>
      <w:ins w:id="134" w:author="Marmol, Dominika Klaudia" w:date="2026-06-11T10:59:00Z">
        <w:r w:rsidRPr="00137BF6">
          <w:rPr>
            <w:rStyle w:val="Hyperlink"/>
          </w:rPr>
          <w:fldChar w:fldCharType="begin"/>
        </w:r>
        <w:r w:rsidRPr="00137BF6">
          <w:rPr>
            <w:rStyle w:val="Hyperlink"/>
          </w:rPr>
          <w:instrText xml:space="preserve"> </w:instrText>
        </w:r>
        <w:r>
          <w:instrText>HYPERLINK \l "_Toc232068008"</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4.1.2</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Fonts w:cs="Arial"/>
          </w:rPr>
          <w:t>Windowing, Unscheduled Visits and Repeat Test Results</w:t>
        </w:r>
        <w:r>
          <w:rPr>
            <w:webHidden/>
          </w:rPr>
          <w:tab/>
        </w:r>
        <w:r>
          <w:rPr>
            <w:webHidden/>
          </w:rPr>
          <w:fldChar w:fldCharType="begin"/>
        </w:r>
        <w:r>
          <w:rPr>
            <w:webHidden/>
          </w:rPr>
          <w:instrText xml:space="preserve"> PAGEREF _Toc232068008 \h </w:instrText>
        </w:r>
      </w:ins>
      <w:r>
        <w:rPr>
          <w:webHidden/>
        </w:rPr>
      </w:r>
      <w:ins w:id="135" w:author="Marmol, Dominika Klaudia" w:date="2026-06-11T10:59:00Z">
        <w:r>
          <w:rPr>
            <w:webHidden/>
          </w:rPr>
          <w:fldChar w:fldCharType="separate"/>
        </w:r>
        <w:r>
          <w:rPr>
            <w:webHidden/>
          </w:rPr>
          <w:t>35</w:t>
        </w:r>
        <w:r>
          <w:rPr>
            <w:webHidden/>
          </w:rPr>
          <w:fldChar w:fldCharType="end"/>
        </w:r>
        <w:r w:rsidRPr="00137BF6">
          <w:rPr>
            <w:rStyle w:val="Hyperlink"/>
          </w:rPr>
          <w:fldChar w:fldCharType="end"/>
        </w:r>
      </w:ins>
    </w:p>
    <w:p w14:paraId="0B094B35" w14:textId="334E1BDF" w:rsidR="00804036" w:rsidRDefault="00E27C57">
      <w:pPr>
        <w:pStyle w:val="TOC3"/>
        <w:tabs>
          <w:tab w:val="left" w:pos="1800"/>
        </w:tabs>
        <w:rPr>
          <w:ins w:id="136" w:author="Marmol, Dominika Klaudia" w:date="2026-06-11T10:59:00Z"/>
          <w:rFonts w:asciiTheme="minorHAnsi" w:eastAsiaTheme="minorEastAsia" w:hAnsiTheme="minorHAnsi" w:cstheme="minorBidi"/>
          <w:color w:val="auto"/>
          <w:kern w:val="2"/>
          <w:szCs w:val="24"/>
          <w:lang w:val="en-GB" w:eastAsia="en-GB"/>
          <w14:ligatures w14:val="standardContextual"/>
        </w:rPr>
      </w:pPr>
      <w:ins w:id="137" w:author="Marmol, Dominika Klaudia" w:date="2026-06-11T10:59:00Z">
        <w:r w:rsidRPr="00137BF6">
          <w:rPr>
            <w:rStyle w:val="Hyperlink"/>
          </w:rPr>
          <w:fldChar w:fldCharType="begin"/>
        </w:r>
        <w:r w:rsidRPr="00137BF6">
          <w:rPr>
            <w:rStyle w:val="Hyperlink"/>
          </w:rPr>
          <w:instrText xml:space="preserve"> </w:instrText>
        </w:r>
        <w:r>
          <w:instrText>HYPERLINK \l "_Toc232068009"</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4.1.3</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Fonts w:cs="Arial"/>
          </w:rPr>
          <w:t>Handling of Intercurrent Events</w:t>
        </w:r>
        <w:r>
          <w:rPr>
            <w:webHidden/>
          </w:rPr>
          <w:tab/>
        </w:r>
        <w:r>
          <w:rPr>
            <w:webHidden/>
          </w:rPr>
          <w:fldChar w:fldCharType="begin"/>
        </w:r>
        <w:r>
          <w:rPr>
            <w:webHidden/>
          </w:rPr>
          <w:instrText xml:space="preserve"> PAGEREF _Toc232068009 \h </w:instrText>
        </w:r>
      </w:ins>
      <w:r>
        <w:rPr>
          <w:webHidden/>
        </w:rPr>
      </w:r>
      <w:ins w:id="138" w:author="Marmol, Dominika Klaudia" w:date="2026-06-11T10:59:00Z">
        <w:r>
          <w:rPr>
            <w:webHidden/>
          </w:rPr>
          <w:fldChar w:fldCharType="separate"/>
        </w:r>
        <w:r>
          <w:rPr>
            <w:webHidden/>
          </w:rPr>
          <w:t>35</w:t>
        </w:r>
        <w:r>
          <w:rPr>
            <w:webHidden/>
          </w:rPr>
          <w:fldChar w:fldCharType="end"/>
        </w:r>
        <w:r w:rsidRPr="00137BF6">
          <w:rPr>
            <w:rStyle w:val="Hyperlink"/>
          </w:rPr>
          <w:fldChar w:fldCharType="end"/>
        </w:r>
      </w:ins>
    </w:p>
    <w:p w14:paraId="7E96DA49" w14:textId="70A12081" w:rsidR="00804036" w:rsidRDefault="00E27C57">
      <w:pPr>
        <w:pStyle w:val="TOC3"/>
        <w:tabs>
          <w:tab w:val="left" w:pos="1800"/>
        </w:tabs>
        <w:rPr>
          <w:ins w:id="139" w:author="Marmol, Dominika Klaudia" w:date="2026-06-11T10:59:00Z"/>
          <w:rFonts w:asciiTheme="minorHAnsi" w:eastAsiaTheme="minorEastAsia" w:hAnsiTheme="minorHAnsi" w:cstheme="minorBidi"/>
          <w:color w:val="auto"/>
          <w:kern w:val="2"/>
          <w:szCs w:val="24"/>
          <w:lang w:val="en-GB" w:eastAsia="en-GB"/>
          <w14:ligatures w14:val="standardContextual"/>
        </w:rPr>
      </w:pPr>
      <w:ins w:id="140" w:author="Marmol, Dominika Klaudia" w:date="2026-06-11T10:59:00Z">
        <w:r w:rsidRPr="00137BF6">
          <w:rPr>
            <w:rStyle w:val="Hyperlink"/>
          </w:rPr>
          <w:fldChar w:fldCharType="begin"/>
        </w:r>
        <w:r w:rsidRPr="00137BF6">
          <w:rPr>
            <w:rStyle w:val="Hyperlink"/>
          </w:rPr>
          <w:instrText xml:space="preserve"> </w:instrText>
        </w:r>
        <w:r>
          <w:instrText>HYPERLINK \l "_Toc232068010"</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4.1.4</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Fonts w:cs="Arial"/>
          </w:rPr>
          <w:t>Dropouts, Missing/Incomplete Data, and Outliers</w:t>
        </w:r>
        <w:r>
          <w:rPr>
            <w:webHidden/>
          </w:rPr>
          <w:tab/>
        </w:r>
        <w:r>
          <w:rPr>
            <w:webHidden/>
          </w:rPr>
          <w:fldChar w:fldCharType="begin"/>
        </w:r>
        <w:r>
          <w:rPr>
            <w:webHidden/>
          </w:rPr>
          <w:instrText xml:space="preserve"> PAGEREF _Toc232068010 \h </w:instrText>
        </w:r>
      </w:ins>
      <w:r>
        <w:rPr>
          <w:webHidden/>
        </w:rPr>
      </w:r>
      <w:ins w:id="141" w:author="Marmol, Dominika Klaudia" w:date="2026-06-11T10:59:00Z">
        <w:r>
          <w:rPr>
            <w:webHidden/>
          </w:rPr>
          <w:fldChar w:fldCharType="separate"/>
        </w:r>
        <w:r>
          <w:rPr>
            <w:webHidden/>
          </w:rPr>
          <w:t>35</w:t>
        </w:r>
        <w:r>
          <w:rPr>
            <w:webHidden/>
          </w:rPr>
          <w:fldChar w:fldCharType="end"/>
        </w:r>
        <w:r w:rsidRPr="00137BF6">
          <w:rPr>
            <w:rStyle w:val="Hyperlink"/>
          </w:rPr>
          <w:fldChar w:fldCharType="end"/>
        </w:r>
      </w:ins>
    </w:p>
    <w:p w14:paraId="7C411EE6" w14:textId="00EE1436" w:rsidR="00804036" w:rsidRDefault="00E27C57">
      <w:pPr>
        <w:pStyle w:val="TOC2"/>
        <w:rPr>
          <w:ins w:id="142" w:author="Marmol, Dominika Klaudia" w:date="2026-06-11T10:59:00Z"/>
          <w:rFonts w:asciiTheme="minorHAnsi" w:eastAsiaTheme="minorEastAsia" w:hAnsiTheme="minorHAnsi" w:cstheme="minorBidi"/>
          <w:color w:val="auto"/>
          <w:kern w:val="2"/>
          <w:lang w:val="en-GB" w:eastAsia="en-GB"/>
          <w14:ligatures w14:val="standardContextual"/>
        </w:rPr>
      </w:pPr>
      <w:ins w:id="143" w:author="Marmol, Dominika Klaudia" w:date="2026-06-11T10:59:00Z">
        <w:r w:rsidRPr="00137BF6">
          <w:rPr>
            <w:rStyle w:val="Hyperlink"/>
          </w:rPr>
          <w:fldChar w:fldCharType="begin"/>
        </w:r>
        <w:r w:rsidRPr="00137BF6">
          <w:rPr>
            <w:rStyle w:val="Hyperlink"/>
          </w:rPr>
          <w:instrText xml:space="preserve"> </w:instrText>
        </w:r>
        <w:r>
          <w:instrText>HYPERLINK \l "_Toc232068011"</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4.2</w:t>
        </w:r>
        <w:r>
          <w:rPr>
            <w:rFonts w:asciiTheme="minorHAnsi" w:eastAsiaTheme="minorEastAsia" w:hAnsiTheme="minorHAnsi" w:cstheme="minorBidi"/>
            <w:color w:val="auto"/>
            <w:kern w:val="2"/>
            <w:lang w:val="en-GB" w:eastAsia="en-GB"/>
            <w14:ligatures w14:val="standardContextual"/>
          </w:rPr>
          <w:tab/>
        </w:r>
        <w:r w:rsidRPr="00137BF6">
          <w:rPr>
            <w:rStyle w:val="Hyperlink"/>
          </w:rPr>
          <w:t>Participant</w:t>
        </w:r>
        <w:r w:rsidRPr="00137BF6">
          <w:rPr>
            <w:rStyle w:val="Hyperlink"/>
            <w:i/>
            <w:iCs/>
          </w:rPr>
          <w:t xml:space="preserve"> </w:t>
        </w:r>
        <w:r w:rsidRPr="00137BF6">
          <w:rPr>
            <w:rStyle w:val="Hyperlink"/>
          </w:rPr>
          <w:t>Disposition</w:t>
        </w:r>
        <w:r>
          <w:rPr>
            <w:webHidden/>
          </w:rPr>
          <w:tab/>
        </w:r>
        <w:r>
          <w:rPr>
            <w:webHidden/>
          </w:rPr>
          <w:fldChar w:fldCharType="begin"/>
        </w:r>
        <w:r>
          <w:rPr>
            <w:webHidden/>
          </w:rPr>
          <w:instrText xml:space="preserve"> PAGEREF _Toc232068011 \h </w:instrText>
        </w:r>
      </w:ins>
      <w:r>
        <w:rPr>
          <w:webHidden/>
        </w:rPr>
      </w:r>
      <w:ins w:id="144" w:author="Marmol, Dominika Klaudia" w:date="2026-06-11T10:59:00Z">
        <w:r>
          <w:rPr>
            <w:webHidden/>
          </w:rPr>
          <w:fldChar w:fldCharType="separate"/>
        </w:r>
        <w:r>
          <w:rPr>
            <w:webHidden/>
          </w:rPr>
          <w:t>36</w:t>
        </w:r>
        <w:r>
          <w:rPr>
            <w:webHidden/>
          </w:rPr>
          <w:fldChar w:fldCharType="end"/>
        </w:r>
        <w:r w:rsidRPr="00137BF6">
          <w:rPr>
            <w:rStyle w:val="Hyperlink"/>
          </w:rPr>
          <w:fldChar w:fldCharType="end"/>
        </w:r>
      </w:ins>
    </w:p>
    <w:p w14:paraId="694B4B79" w14:textId="702A8327" w:rsidR="00804036" w:rsidRDefault="00E27C57">
      <w:pPr>
        <w:pStyle w:val="TOC2"/>
        <w:rPr>
          <w:ins w:id="145" w:author="Marmol, Dominika Klaudia" w:date="2026-06-11T10:59:00Z"/>
          <w:rFonts w:asciiTheme="minorHAnsi" w:eastAsiaTheme="minorEastAsia" w:hAnsiTheme="minorHAnsi" w:cstheme="minorBidi"/>
          <w:color w:val="auto"/>
          <w:kern w:val="2"/>
          <w:lang w:val="en-GB" w:eastAsia="en-GB"/>
          <w14:ligatures w14:val="standardContextual"/>
        </w:rPr>
      </w:pPr>
      <w:ins w:id="146" w:author="Marmol, Dominika Klaudia" w:date="2026-06-11T10:59:00Z">
        <w:r w:rsidRPr="00137BF6">
          <w:rPr>
            <w:rStyle w:val="Hyperlink"/>
          </w:rPr>
          <w:fldChar w:fldCharType="begin"/>
        </w:r>
        <w:r w:rsidRPr="00137BF6">
          <w:rPr>
            <w:rStyle w:val="Hyperlink"/>
          </w:rPr>
          <w:instrText xml:space="preserve"> </w:instrText>
        </w:r>
        <w:r>
          <w:instrText>HYPERLINK \l "_Toc232068012"</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4.3</w:t>
        </w:r>
        <w:r>
          <w:rPr>
            <w:rFonts w:asciiTheme="minorHAnsi" w:eastAsiaTheme="minorEastAsia" w:hAnsiTheme="minorHAnsi" w:cstheme="minorBidi"/>
            <w:color w:val="auto"/>
            <w:kern w:val="2"/>
            <w:lang w:val="en-GB" w:eastAsia="en-GB"/>
            <w14:ligatures w14:val="standardContextual"/>
          </w:rPr>
          <w:tab/>
        </w:r>
        <w:r w:rsidRPr="00137BF6">
          <w:rPr>
            <w:rStyle w:val="Hyperlink"/>
          </w:rPr>
          <w:t>Participant Characteristics</w:t>
        </w:r>
        <w:r>
          <w:rPr>
            <w:webHidden/>
          </w:rPr>
          <w:tab/>
        </w:r>
        <w:r>
          <w:rPr>
            <w:webHidden/>
          </w:rPr>
          <w:fldChar w:fldCharType="begin"/>
        </w:r>
        <w:r>
          <w:rPr>
            <w:webHidden/>
          </w:rPr>
          <w:instrText xml:space="preserve"> PAGEREF _Toc232068012 \h </w:instrText>
        </w:r>
      </w:ins>
      <w:r>
        <w:rPr>
          <w:webHidden/>
        </w:rPr>
      </w:r>
      <w:ins w:id="147" w:author="Marmol, Dominika Klaudia" w:date="2026-06-11T10:59:00Z">
        <w:r>
          <w:rPr>
            <w:webHidden/>
          </w:rPr>
          <w:fldChar w:fldCharType="separate"/>
        </w:r>
        <w:r>
          <w:rPr>
            <w:webHidden/>
          </w:rPr>
          <w:t>36</w:t>
        </w:r>
        <w:r>
          <w:rPr>
            <w:webHidden/>
          </w:rPr>
          <w:fldChar w:fldCharType="end"/>
        </w:r>
        <w:r w:rsidRPr="00137BF6">
          <w:rPr>
            <w:rStyle w:val="Hyperlink"/>
          </w:rPr>
          <w:fldChar w:fldCharType="end"/>
        </w:r>
      </w:ins>
    </w:p>
    <w:p w14:paraId="089B4CC8" w14:textId="6C1E9839" w:rsidR="00804036" w:rsidRDefault="00E27C57">
      <w:pPr>
        <w:pStyle w:val="TOC3"/>
        <w:tabs>
          <w:tab w:val="left" w:pos="1800"/>
        </w:tabs>
        <w:rPr>
          <w:ins w:id="148" w:author="Marmol, Dominika Klaudia" w:date="2026-06-11T10:59:00Z"/>
          <w:rFonts w:asciiTheme="minorHAnsi" w:eastAsiaTheme="minorEastAsia" w:hAnsiTheme="minorHAnsi" w:cstheme="minorBidi"/>
          <w:color w:val="auto"/>
          <w:kern w:val="2"/>
          <w:szCs w:val="24"/>
          <w:lang w:val="en-GB" w:eastAsia="en-GB"/>
          <w14:ligatures w14:val="standardContextual"/>
        </w:rPr>
      </w:pPr>
      <w:ins w:id="149" w:author="Marmol, Dominika Klaudia" w:date="2026-06-11T10:59:00Z">
        <w:r w:rsidRPr="00137BF6">
          <w:rPr>
            <w:rStyle w:val="Hyperlink"/>
          </w:rPr>
          <w:fldChar w:fldCharType="begin"/>
        </w:r>
        <w:r w:rsidRPr="00137BF6">
          <w:rPr>
            <w:rStyle w:val="Hyperlink"/>
          </w:rPr>
          <w:instrText xml:space="preserve"> </w:instrText>
        </w:r>
        <w:r>
          <w:instrText>HYPERLINK \l "_Toc232068013"</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4.3.1</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Fonts w:cs="Arial"/>
          </w:rPr>
          <w:t>Demographic and Baseline Characteristics</w:t>
        </w:r>
        <w:r>
          <w:rPr>
            <w:webHidden/>
          </w:rPr>
          <w:tab/>
        </w:r>
        <w:r>
          <w:rPr>
            <w:webHidden/>
          </w:rPr>
          <w:fldChar w:fldCharType="begin"/>
        </w:r>
        <w:r>
          <w:rPr>
            <w:webHidden/>
          </w:rPr>
          <w:instrText xml:space="preserve"> PAGEREF _Toc232068013 \h </w:instrText>
        </w:r>
      </w:ins>
      <w:r>
        <w:rPr>
          <w:webHidden/>
        </w:rPr>
      </w:r>
      <w:ins w:id="150" w:author="Marmol, Dominika Klaudia" w:date="2026-06-11T10:59:00Z">
        <w:r>
          <w:rPr>
            <w:webHidden/>
          </w:rPr>
          <w:fldChar w:fldCharType="separate"/>
        </w:r>
        <w:r>
          <w:rPr>
            <w:webHidden/>
          </w:rPr>
          <w:t>36</w:t>
        </w:r>
        <w:r>
          <w:rPr>
            <w:webHidden/>
          </w:rPr>
          <w:fldChar w:fldCharType="end"/>
        </w:r>
        <w:r w:rsidRPr="00137BF6">
          <w:rPr>
            <w:rStyle w:val="Hyperlink"/>
          </w:rPr>
          <w:fldChar w:fldCharType="end"/>
        </w:r>
      </w:ins>
    </w:p>
    <w:p w14:paraId="48DD56BE" w14:textId="03160080" w:rsidR="00804036" w:rsidRDefault="00E27C57">
      <w:pPr>
        <w:pStyle w:val="TOC3"/>
        <w:tabs>
          <w:tab w:val="left" w:pos="1800"/>
        </w:tabs>
        <w:rPr>
          <w:ins w:id="151" w:author="Marmol, Dominika Klaudia" w:date="2026-06-11T10:59:00Z"/>
          <w:rFonts w:asciiTheme="minorHAnsi" w:eastAsiaTheme="minorEastAsia" w:hAnsiTheme="minorHAnsi" w:cstheme="minorBidi"/>
          <w:color w:val="auto"/>
          <w:kern w:val="2"/>
          <w:szCs w:val="24"/>
          <w:lang w:val="en-GB" w:eastAsia="en-GB"/>
          <w14:ligatures w14:val="standardContextual"/>
        </w:rPr>
      </w:pPr>
      <w:ins w:id="152" w:author="Marmol, Dominika Klaudia" w:date="2026-06-11T10:59:00Z">
        <w:r w:rsidRPr="00137BF6">
          <w:rPr>
            <w:rStyle w:val="Hyperlink"/>
          </w:rPr>
          <w:fldChar w:fldCharType="begin"/>
        </w:r>
        <w:r w:rsidRPr="00137BF6">
          <w:rPr>
            <w:rStyle w:val="Hyperlink"/>
          </w:rPr>
          <w:instrText xml:space="preserve"> </w:instrText>
        </w:r>
        <w:r>
          <w:instrText>HYPERLINK \l "_Toc232068014"</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4.3.2</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Fonts w:cs="Arial"/>
          </w:rPr>
          <w:t>Baseline Assessments</w:t>
        </w:r>
        <w:r>
          <w:rPr>
            <w:webHidden/>
          </w:rPr>
          <w:tab/>
        </w:r>
        <w:r>
          <w:rPr>
            <w:webHidden/>
          </w:rPr>
          <w:fldChar w:fldCharType="begin"/>
        </w:r>
        <w:r>
          <w:rPr>
            <w:webHidden/>
          </w:rPr>
          <w:instrText xml:space="preserve"> PAGEREF _Toc232068014 \h </w:instrText>
        </w:r>
      </w:ins>
      <w:r>
        <w:rPr>
          <w:webHidden/>
        </w:rPr>
      </w:r>
      <w:ins w:id="153" w:author="Marmol, Dominika Klaudia" w:date="2026-06-11T10:59:00Z">
        <w:r>
          <w:rPr>
            <w:webHidden/>
          </w:rPr>
          <w:fldChar w:fldCharType="separate"/>
        </w:r>
        <w:r>
          <w:rPr>
            <w:webHidden/>
          </w:rPr>
          <w:t>37</w:t>
        </w:r>
        <w:r>
          <w:rPr>
            <w:webHidden/>
          </w:rPr>
          <w:fldChar w:fldCharType="end"/>
        </w:r>
        <w:r w:rsidRPr="00137BF6">
          <w:rPr>
            <w:rStyle w:val="Hyperlink"/>
          </w:rPr>
          <w:fldChar w:fldCharType="end"/>
        </w:r>
      </w:ins>
    </w:p>
    <w:p w14:paraId="6E5598CD" w14:textId="5CF9F3E8" w:rsidR="00804036" w:rsidRDefault="00E27C57">
      <w:pPr>
        <w:pStyle w:val="TOC3"/>
        <w:tabs>
          <w:tab w:val="left" w:pos="1800"/>
        </w:tabs>
        <w:rPr>
          <w:ins w:id="154" w:author="Marmol, Dominika Klaudia" w:date="2026-06-11T10:59:00Z"/>
          <w:rFonts w:asciiTheme="minorHAnsi" w:eastAsiaTheme="minorEastAsia" w:hAnsiTheme="minorHAnsi" w:cstheme="minorBidi"/>
          <w:color w:val="auto"/>
          <w:kern w:val="2"/>
          <w:szCs w:val="24"/>
          <w:lang w:val="en-GB" w:eastAsia="en-GB"/>
          <w14:ligatures w14:val="standardContextual"/>
        </w:rPr>
      </w:pPr>
      <w:ins w:id="155" w:author="Marmol, Dominika Klaudia" w:date="2026-06-11T10:59:00Z">
        <w:r w:rsidRPr="00137BF6">
          <w:rPr>
            <w:rStyle w:val="Hyperlink"/>
          </w:rPr>
          <w:fldChar w:fldCharType="begin"/>
        </w:r>
        <w:r w:rsidRPr="00137BF6">
          <w:rPr>
            <w:rStyle w:val="Hyperlink"/>
          </w:rPr>
          <w:instrText xml:space="preserve"> </w:instrText>
        </w:r>
        <w:r>
          <w:instrText>HYPERLINK \l "_Toc232068015"</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4.3.3</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Fonts w:cs="Arial"/>
          </w:rPr>
          <w:t>Medical History</w:t>
        </w:r>
        <w:r>
          <w:rPr>
            <w:webHidden/>
          </w:rPr>
          <w:tab/>
        </w:r>
        <w:r>
          <w:rPr>
            <w:webHidden/>
          </w:rPr>
          <w:fldChar w:fldCharType="begin"/>
        </w:r>
        <w:r>
          <w:rPr>
            <w:webHidden/>
          </w:rPr>
          <w:instrText xml:space="preserve"> PAGEREF _Toc232068015 \h </w:instrText>
        </w:r>
      </w:ins>
      <w:r>
        <w:rPr>
          <w:webHidden/>
        </w:rPr>
      </w:r>
      <w:ins w:id="156" w:author="Marmol, Dominika Klaudia" w:date="2026-06-11T10:59:00Z">
        <w:r>
          <w:rPr>
            <w:webHidden/>
          </w:rPr>
          <w:fldChar w:fldCharType="separate"/>
        </w:r>
        <w:r>
          <w:rPr>
            <w:webHidden/>
          </w:rPr>
          <w:t>37</w:t>
        </w:r>
        <w:r>
          <w:rPr>
            <w:webHidden/>
          </w:rPr>
          <w:fldChar w:fldCharType="end"/>
        </w:r>
        <w:r w:rsidRPr="00137BF6">
          <w:rPr>
            <w:rStyle w:val="Hyperlink"/>
          </w:rPr>
          <w:fldChar w:fldCharType="end"/>
        </w:r>
      </w:ins>
    </w:p>
    <w:p w14:paraId="64D3F23F" w14:textId="625BE93A" w:rsidR="00804036" w:rsidRDefault="00E27C57">
      <w:pPr>
        <w:pStyle w:val="TOC3"/>
        <w:tabs>
          <w:tab w:val="left" w:pos="1800"/>
        </w:tabs>
        <w:rPr>
          <w:ins w:id="157" w:author="Marmol, Dominika Klaudia" w:date="2026-06-11T10:59:00Z"/>
          <w:rFonts w:asciiTheme="minorHAnsi" w:eastAsiaTheme="minorEastAsia" w:hAnsiTheme="minorHAnsi" w:cstheme="minorBidi"/>
          <w:color w:val="auto"/>
          <w:kern w:val="2"/>
          <w:szCs w:val="24"/>
          <w:lang w:val="en-GB" w:eastAsia="en-GB"/>
          <w14:ligatures w14:val="standardContextual"/>
        </w:rPr>
      </w:pPr>
      <w:ins w:id="158" w:author="Marmol, Dominika Klaudia" w:date="2026-06-11T10:59:00Z">
        <w:r w:rsidRPr="00137BF6">
          <w:rPr>
            <w:rStyle w:val="Hyperlink"/>
          </w:rPr>
          <w:fldChar w:fldCharType="begin"/>
        </w:r>
        <w:r w:rsidRPr="00137BF6">
          <w:rPr>
            <w:rStyle w:val="Hyperlink"/>
          </w:rPr>
          <w:instrText xml:space="preserve"> </w:instrText>
        </w:r>
        <w:r>
          <w:instrText>HYPERLINK \l "_Toc232068016"</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4.3.4</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Fonts w:cs="Arial"/>
          </w:rPr>
          <w:t>Disease-Specific Characteristics</w:t>
        </w:r>
        <w:r>
          <w:rPr>
            <w:webHidden/>
          </w:rPr>
          <w:tab/>
        </w:r>
        <w:r>
          <w:rPr>
            <w:webHidden/>
          </w:rPr>
          <w:fldChar w:fldCharType="begin"/>
        </w:r>
        <w:r>
          <w:rPr>
            <w:webHidden/>
          </w:rPr>
          <w:instrText xml:space="preserve"> PAGEREF _Toc232068016 \h </w:instrText>
        </w:r>
      </w:ins>
      <w:r>
        <w:rPr>
          <w:webHidden/>
        </w:rPr>
      </w:r>
      <w:ins w:id="159" w:author="Marmol, Dominika Klaudia" w:date="2026-06-11T10:59:00Z">
        <w:r>
          <w:rPr>
            <w:webHidden/>
          </w:rPr>
          <w:fldChar w:fldCharType="separate"/>
        </w:r>
        <w:r>
          <w:rPr>
            <w:webHidden/>
          </w:rPr>
          <w:t>37</w:t>
        </w:r>
        <w:r>
          <w:rPr>
            <w:webHidden/>
          </w:rPr>
          <w:fldChar w:fldCharType="end"/>
        </w:r>
        <w:r w:rsidRPr="00137BF6">
          <w:rPr>
            <w:rStyle w:val="Hyperlink"/>
          </w:rPr>
          <w:fldChar w:fldCharType="end"/>
        </w:r>
      </w:ins>
    </w:p>
    <w:p w14:paraId="32014BCE" w14:textId="1109CB2E" w:rsidR="00804036" w:rsidRDefault="00E27C57">
      <w:pPr>
        <w:pStyle w:val="TOC3"/>
        <w:tabs>
          <w:tab w:val="left" w:pos="1800"/>
        </w:tabs>
        <w:rPr>
          <w:ins w:id="160" w:author="Marmol, Dominika Klaudia" w:date="2026-06-11T10:59:00Z"/>
          <w:rFonts w:asciiTheme="minorHAnsi" w:eastAsiaTheme="minorEastAsia" w:hAnsiTheme="minorHAnsi" w:cstheme="minorBidi"/>
          <w:color w:val="auto"/>
          <w:kern w:val="2"/>
          <w:szCs w:val="24"/>
          <w:lang w:val="en-GB" w:eastAsia="en-GB"/>
          <w14:ligatures w14:val="standardContextual"/>
        </w:rPr>
      </w:pPr>
      <w:ins w:id="161" w:author="Marmol, Dominika Klaudia" w:date="2026-06-11T10:59:00Z">
        <w:r w:rsidRPr="00137BF6">
          <w:rPr>
            <w:rStyle w:val="Hyperlink"/>
          </w:rPr>
          <w:fldChar w:fldCharType="begin"/>
        </w:r>
        <w:r w:rsidRPr="00137BF6">
          <w:rPr>
            <w:rStyle w:val="Hyperlink"/>
          </w:rPr>
          <w:instrText xml:space="preserve"> </w:instrText>
        </w:r>
        <w:r>
          <w:instrText>HYPERLINK \l "_Toc232068017"</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4.3.5</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Fonts w:cs="Arial"/>
          </w:rPr>
          <w:t>Medications, Therapies and Procedures</w:t>
        </w:r>
        <w:r>
          <w:rPr>
            <w:webHidden/>
          </w:rPr>
          <w:tab/>
        </w:r>
        <w:r>
          <w:rPr>
            <w:webHidden/>
          </w:rPr>
          <w:fldChar w:fldCharType="begin"/>
        </w:r>
        <w:r>
          <w:rPr>
            <w:webHidden/>
          </w:rPr>
          <w:instrText xml:space="preserve"> PAGEREF _Toc232068017 \h </w:instrText>
        </w:r>
      </w:ins>
      <w:r>
        <w:rPr>
          <w:webHidden/>
        </w:rPr>
      </w:r>
      <w:ins w:id="162" w:author="Marmol, Dominika Klaudia" w:date="2026-06-11T10:59:00Z">
        <w:r>
          <w:rPr>
            <w:webHidden/>
          </w:rPr>
          <w:fldChar w:fldCharType="separate"/>
        </w:r>
        <w:r>
          <w:rPr>
            <w:webHidden/>
          </w:rPr>
          <w:t>38</w:t>
        </w:r>
        <w:r>
          <w:rPr>
            <w:webHidden/>
          </w:rPr>
          <w:fldChar w:fldCharType="end"/>
        </w:r>
        <w:r w:rsidRPr="00137BF6">
          <w:rPr>
            <w:rStyle w:val="Hyperlink"/>
          </w:rPr>
          <w:fldChar w:fldCharType="end"/>
        </w:r>
      </w:ins>
    </w:p>
    <w:p w14:paraId="76C5ED68" w14:textId="6D81F961" w:rsidR="00804036" w:rsidRDefault="00E27C57">
      <w:pPr>
        <w:pStyle w:val="TOC2"/>
        <w:rPr>
          <w:ins w:id="163" w:author="Marmol, Dominika Klaudia" w:date="2026-06-11T10:59:00Z"/>
          <w:rFonts w:asciiTheme="minorHAnsi" w:eastAsiaTheme="minorEastAsia" w:hAnsiTheme="minorHAnsi" w:cstheme="minorBidi"/>
          <w:color w:val="auto"/>
          <w:kern w:val="2"/>
          <w:lang w:val="en-GB" w:eastAsia="en-GB"/>
          <w14:ligatures w14:val="standardContextual"/>
        </w:rPr>
      </w:pPr>
      <w:ins w:id="164" w:author="Marmol, Dominika Klaudia" w:date="2026-06-11T10:59:00Z">
        <w:r w:rsidRPr="00137BF6">
          <w:rPr>
            <w:rStyle w:val="Hyperlink"/>
          </w:rPr>
          <w:fldChar w:fldCharType="begin"/>
        </w:r>
        <w:r w:rsidRPr="00137BF6">
          <w:rPr>
            <w:rStyle w:val="Hyperlink"/>
          </w:rPr>
          <w:instrText xml:space="preserve"> </w:instrText>
        </w:r>
        <w:r>
          <w:instrText>HYPERLINK \l "_Toc232068018"</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4.4</w:t>
        </w:r>
        <w:r>
          <w:rPr>
            <w:rFonts w:asciiTheme="minorHAnsi" w:eastAsiaTheme="minorEastAsia" w:hAnsiTheme="minorHAnsi" w:cstheme="minorBidi"/>
            <w:color w:val="auto"/>
            <w:kern w:val="2"/>
            <w:lang w:val="en-GB" w:eastAsia="en-GB"/>
            <w14:ligatures w14:val="standardContextual"/>
          </w:rPr>
          <w:tab/>
        </w:r>
        <w:r w:rsidRPr="00137BF6">
          <w:rPr>
            <w:rStyle w:val="Hyperlink"/>
          </w:rPr>
          <w:t>Primary Endpoints Analyses</w:t>
        </w:r>
        <w:r>
          <w:rPr>
            <w:webHidden/>
          </w:rPr>
          <w:tab/>
        </w:r>
        <w:r>
          <w:rPr>
            <w:webHidden/>
          </w:rPr>
          <w:fldChar w:fldCharType="begin"/>
        </w:r>
        <w:r>
          <w:rPr>
            <w:webHidden/>
          </w:rPr>
          <w:instrText xml:space="preserve"> PAGEREF _Toc232068018 \h </w:instrText>
        </w:r>
      </w:ins>
      <w:r>
        <w:rPr>
          <w:webHidden/>
        </w:rPr>
      </w:r>
      <w:ins w:id="165" w:author="Marmol, Dominika Klaudia" w:date="2026-06-11T10:59:00Z">
        <w:r>
          <w:rPr>
            <w:webHidden/>
          </w:rPr>
          <w:fldChar w:fldCharType="separate"/>
        </w:r>
        <w:r>
          <w:rPr>
            <w:webHidden/>
          </w:rPr>
          <w:t>40</w:t>
        </w:r>
        <w:r>
          <w:rPr>
            <w:webHidden/>
          </w:rPr>
          <w:fldChar w:fldCharType="end"/>
        </w:r>
        <w:r w:rsidRPr="00137BF6">
          <w:rPr>
            <w:rStyle w:val="Hyperlink"/>
          </w:rPr>
          <w:fldChar w:fldCharType="end"/>
        </w:r>
      </w:ins>
    </w:p>
    <w:p w14:paraId="2231AB3D" w14:textId="3E596933" w:rsidR="00804036" w:rsidRDefault="00E27C57">
      <w:pPr>
        <w:pStyle w:val="TOC3"/>
        <w:tabs>
          <w:tab w:val="left" w:pos="1800"/>
        </w:tabs>
        <w:rPr>
          <w:ins w:id="166" w:author="Marmol, Dominika Klaudia" w:date="2026-06-11T10:59:00Z"/>
          <w:rFonts w:asciiTheme="minorHAnsi" w:eastAsiaTheme="minorEastAsia" w:hAnsiTheme="minorHAnsi" w:cstheme="minorBidi"/>
          <w:color w:val="auto"/>
          <w:kern w:val="2"/>
          <w:szCs w:val="24"/>
          <w:lang w:val="en-GB" w:eastAsia="en-GB"/>
          <w14:ligatures w14:val="standardContextual"/>
        </w:rPr>
      </w:pPr>
      <w:ins w:id="167" w:author="Marmol, Dominika Klaudia" w:date="2026-06-11T10:59:00Z">
        <w:r w:rsidRPr="00137BF6">
          <w:rPr>
            <w:rStyle w:val="Hyperlink"/>
          </w:rPr>
          <w:fldChar w:fldCharType="begin"/>
        </w:r>
        <w:r w:rsidRPr="00137BF6">
          <w:rPr>
            <w:rStyle w:val="Hyperlink"/>
          </w:rPr>
          <w:instrText xml:space="preserve"> </w:instrText>
        </w:r>
        <w:r>
          <w:instrText>HYPERLINK \l "_Toc232068019"</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4.4.1</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Pr>
          <w:t>Definition of Endpoints</w:t>
        </w:r>
        <w:r>
          <w:rPr>
            <w:webHidden/>
          </w:rPr>
          <w:tab/>
        </w:r>
        <w:r>
          <w:rPr>
            <w:webHidden/>
          </w:rPr>
          <w:fldChar w:fldCharType="begin"/>
        </w:r>
        <w:r>
          <w:rPr>
            <w:webHidden/>
          </w:rPr>
          <w:instrText xml:space="preserve"> PAGEREF _Toc232068019 \h </w:instrText>
        </w:r>
      </w:ins>
      <w:r>
        <w:rPr>
          <w:webHidden/>
        </w:rPr>
      </w:r>
      <w:ins w:id="168" w:author="Marmol, Dominika Klaudia" w:date="2026-06-11T10:59:00Z">
        <w:r>
          <w:rPr>
            <w:webHidden/>
          </w:rPr>
          <w:fldChar w:fldCharType="separate"/>
        </w:r>
        <w:r>
          <w:rPr>
            <w:webHidden/>
          </w:rPr>
          <w:t>40</w:t>
        </w:r>
        <w:r>
          <w:rPr>
            <w:webHidden/>
          </w:rPr>
          <w:fldChar w:fldCharType="end"/>
        </w:r>
        <w:r w:rsidRPr="00137BF6">
          <w:rPr>
            <w:rStyle w:val="Hyperlink"/>
          </w:rPr>
          <w:fldChar w:fldCharType="end"/>
        </w:r>
      </w:ins>
    </w:p>
    <w:p w14:paraId="668311C2" w14:textId="48808FC3" w:rsidR="00804036" w:rsidRDefault="00E27C57">
      <w:pPr>
        <w:pStyle w:val="TOC3"/>
        <w:tabs>
          <w:tab w:val="left" w:pos="1800"/>
        </w:tabs>
        <w:rPr>
          <w:ins w:id="169" w:author="Marmol, Dominika Klaudia" w:date="2026-06-11T10:59:00Z"/>
          <w:rFonts w:asciiTheme="minorHAnsi" w:eastAsiaTheme="minorEastAsia" w:hAnsiTheme="minorHAnsi" w:cstheme="minorBidi"/>
          <w:color w:val="auto"/>
          <w:kern w:val="2"/>
          <w:szCs w:val="24"/>
          <w:lang w:val="en-GB" w:eastAsia="en-GB"/>
          <w14:ligatures w14:val="standardContextual"/>
        </w:rPr>
      </w:pPr>
      <w:ins w:id="170" w:author="Marmol, Dominika Klaudia" w:date="2026-06-11T10:59:00Z">
        <w:r w:rsidRPr="00137BF6">
          <w:rPr>
            <w:rStyle w:val="Hyperlink"/>
          </w:rPr>
          <w:fldChar w:fldCharType="begin"/>
        </w:r>
        <w:r w:rsidRPr="00137BF6">
          <w:rPr>
            <w:rStyle w:val="Hyperlink"/>
          </w:rPr>
          <w:instrText xml:space="preserve"> </w:instrText>
        </w:r>
        <w:r>
          <w:instrText>HYPERLINK \l "_Toc232068020"</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4.4.2</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Pr>
          <w:t>Main Analytical Approach</w:t>
        </w:r>
        <w:r>
          <w:rPr>
            <w:webHidden/>
          </w:rPr>
          <w:tab/>
        </w:r>
        <w:r>
          <w:rPr>
            <w:webHidden/>
          </w:rPr>
          <w:fldChar w:fldCharType="begin"/>
        </w:r>
        <w:r>
          <w:rPr>
            <w:webHidden/>
          </w:rPr>
          <w:instrText xml:space="preserve"> PAGEREF _Toc232068020 \h </w:instrText>
        </w:r>
      </w:ins>
      <w:r>
        <w:rPr>
          <w:webHidden/>
        </w:rPr>
      </w:r>
      <w:ins w:id="171" w:author="Marmol, Dominika Klaudia" w:date="2026-06-11T10:59:00Z">
        <w:r>
          <w:rPr>
            <w:webHidden/>
          </w:rPr>
          <w:fldChar w:fldCharType="separate"/>
        </w:r>
        <w:r>
          <w:rPr>
            <w:webHidden/>
          </w:rPr>
          <w:t>41</w:t>
        </w:r>
        <w:r>
          <w:rPr>
            <w:webHidden/>
          </w:rPr>
          <w:fldChar w:fldCharType="end"/>
        </w:r>
        <w:r w:rsidRPr="00137BF6">
          <w:rPr>
            <w:rStyle w:val="Hyperlink"/>
          </w:rPr>
          <w:fldChar w:fldCharType="end"/>
        </w:r>
      </w:ins>
    </w:p>
    <w:p w14:paraId="4D4D2E12" w14:textId="3FF7D1E0" w:rsidR="00804036" w:rsidRDefault="00E27C57">
      <w:pPr>
        <w:pStyle w:val="TOC3"/>
        <w:tabs>
          <w:tab w:val="left" w:pos="1800"/>
        </w:tabs>
        <w:rPr>
          <w:ins w:id="172" w:author="Marmol, Dominika Klaudia" w:date="2026-06-11T10:59:00Z"/>
          <w:rFonts w:asciiTheme="minorHAnsi" w:eastAsiaTheme="minorEastAsia" w:hAnsiTheme="minorHAnsi" w:cstheme="minorBidi"/>
          <w:color w:val="auto"/>
          <w:kern w:val="2"/>
          <w:szCs w:val="24"/>
          <w:lang w:val="en-GB" w:eastAsia="en-GB"/>
          <w14:ligatures w14:val="standardContextual"/>
        </w:rPr>
      </w:pPr>
      <w:ins w:id="173" w:author="Marmol, Dominika Klaudia" w:date="2026-06-11T10:59:00Z">
        <w:r w:rsidRPr="00137BF6">
          <w:rPr>
            <w:rStyle w:val="Hyperlink"/>
          </w:rPr>
          <w:fldChar w:fldCharType="begin"/>
        </w:r>
        <w:r w:rsidRPr="00137BF6">
          <w:rPr>
            <w:rStyle w:val="Hyperlink"/>
          </w:rPr>
          <w:instrText xml:space="preserve"> </w:instrText>
        </w:r>
        <w:r>
          <w:instrText>HYPERLINK \l "_Toc232068021"</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4.4.3</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Pr>
          <w:t>Sensitivity Analyses</w:t>
        </w:r>
        <w:r>
          <w:rPr>
            <w:webHidden/>
          </w:rPr>
          <w:tab/>
        </w:r>
        <w:r>
          <w:rPr>
            <w:webHidden/>
          </w:rPr>
          <w:fldChar w:fldCharType="begin"/>
        </w:r>
        <w:r>
          <w:rPr>
            <w:webHidden/>
          </w:rPr>
          <w:instrText xml:space="preserve"> PAGEREF _Toc232068021 \h </w:instrText>
        </w:r>
      </w:ins>
      <w:r>
        <w:rPr>
          <w:webHidden/>
        </w:rPr>
      </w:r>
      <w:ins w:id="174" w:author="Marmol, Dominika Klaudia" w:date="2026-06-11T10:59:00Z">
        <w:r>
          <w:rPr>
            <w:webHidden/>
          </w:rPr>
          <w:fldChar w:fldCharType="separate"/>
        </w:r>
        <w:r>
          <w:rPr>
            <w:webHidden/>
          </w:rPr>
          <w:t>43</w:t>
        </w:r>
        <w:r>
          <w:rPr>
            <w:webHidden/>
          </w:rPr>
          <w:fldChar w:fldCharType="end"/>
        </w:r>
        <w:r w:rsidRPr="00137BF6">
          <w:rPr>
            <w:rStyle w:val="Hyperlink"/>
          </w:rPr>
          <w:fldChar w:fldCharType="end"/>
        </w:r>
      </w:ins>
    </w:p>
    <w:p w14:paraId="24ED4647" w14:textId="7ABCFE48" w:rsidR="00804036" w:rsidRDefault="00E27C57">
      <w:pPr>
        <w:pStyle w:val="TOC3"/>
        <w:tabs>
          <w:tab w:val="left" w:pos="1800"/>
        </w:tabs>
        <w:rPr>
          <w:ins w:id="175" w:author="Marmol, Dominika Klaudia" w:date="2026-06-11T10:59:00Z"/>
          <w:rFonts w:asciiTheme="minorHAnsi" w:eastAsiaTheme="minorEastAsia" w:hAnsiTheme="minorHAnsi" w:cstheme="minorBidi"/>
          <w:color w:val="auto"/>
          <w:kern w:val="2"/>
          <w:szCs w:val="24"/>
          <w:lang w:val="en-GB" w:eastAsia="en-GB"/>
          <w14:ligatures w14:val="standardContextual"/>
        </w:rPr>
      </w:pPr>
      <w:ins w:id="176" w:author="Marmol, Dominika Klaudia" w:date="2026-06-11T10:59:00Z">
        <w:r w:rsidRPr="00137BF6">
          <w:rPr>
            <w:rStyle w:val="Hyperlink"/>
          </w:rPr>
          <w:fldChar w:fldCharType="begin"/>
        </w:r>
        <w:r w:rsidRPr="00137BF6">
          <w:rPr>
            <w:rStyle w:val="Hyperlink"/>
          </w:rPr>
          <w:instrText xml:space="preserve"> </w:instrText>
        </w:r>
        <w:r>
          <w:instrText>HYPERLINK \l "_Toc232068022"</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4.4.4</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Pr>
          <w:t>Supplementary Analyses</w:t>
        </w:r>
        <w:r>
          <w:rPr>
            <w:webHidden/>
          </w:rPr>
          <w:tab/>
        </w:r>
        <w:r>
          <w:rPr>
            <w:webHidden/>
          </w:rPr>
          <w:fldChar w:fldCharType="begin"/>
        </w:r>
        <w:r>
          <w:rPr>
            <w:webHidden/>
          </w:rPr>
          <w:instrText xml:space="preserve"> PAGEREF _Toc232068022 \h </w:instrText>
        </w:r>
      </w:ins>
      <w:r>
        <w:rPr>
          <w:webHidden/>
        </w:rPr>
      </w:r>
      <w:ins w:id="177" w:author="Marmol, Dominika Klaudia" w:date="2026-06-11T10:59:00Z">
        <w:r>
          <w:rPr>
            <w:webHidden/>
          </w:rPr>
          <w:fldChar w:fldCharType="separate"/>
        </w:r>
        <w:r>
          <w:rPr>
            <w:webHidden/>
          </w:rPr>
          <w:t>43</w:t>
        </w:r>
        <w:r>
          <w:rPr>
            <w:webHidden/>
          </w:rPr>
          <w:fldChar w:fldCharType="end"/>
        </w:r>
        <w:r w:rsidRPr="00137BF6">
          <w:rPr>
            <w:rStyle w:val="Hyperlink"/>
          </w:rPr>
          <w:fldChar w:fldCharType="end"/>
        </w:r>
      </w:ins>
    </w:p>
    <w:p w14:paraId="3DADCE30" w14:textId="616B1957" w:rsidR="00804036" w:rsidRDefault="00E27C57">
      <w:pPr>
        <w:pStyle w:val="TOC3"/>
        <w:tabs>
          <w:tab w:val="left" w:pos="1800"/>
        </w:tabs>
        <w:rPr>
          <w:ins w:id="178" w:author="Marmol, Dominika Klaudia" w:date="2026-06-11T10:59:00Z"/>
          <w:rFonts w:asciiTheme="minorHAnsi" w:eastAsiaTheme="minorEastAsia" w:hAnsiTheme="minorHAnsi" w:cstheme="minorBidi"/>
          <w:color w:val="auto"/>
          <w:kern w:val="2"/>
          <w:szCs w:val="24"/>
          <w:lang w:val="en-GB" w:eastAsia="en-GB"/>
          <w14:ligatures w14:val="standardContextual"/>
        </w:rPr>
      </w:pPr>
      <w:ins w:id="179" w:author="Marmol, Dominika Klaudia" w:date="2026-06-11T10:59:00Z">
        <w:r w:rsidRPr="00137BF6">
          <w:rPr>
            <w:rStyle w:val="Hyperlink"/>
          </w:rPr>
          <w:fldChar w:fldCharType="begin"/>
        </w:r>
        <w:r w:rsidRPr="00137BF6">
          <w:rPr>
            <w:rStyle w:val="Hyperlink"/>
          </w:rPr>
          <w:instrText xml:space="preserve"> </w:instrText>
        </w:r>
        <w:r>
          <w:instrText>HYPERLINK \l "_Toc232068023"</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4.4.5</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Pr>
          <w:t>Multiplicity Adjustment</w:t>
        </w:r>
        <w:r>
          <w:rPr>
            <w:webHidden/>
          </w:rPr>
          <w:tab/>
        </w:r>
        <w:r>
          <w:rPr>
            <w:webHidden/>
          </w:rPr>
          <w:fldChar w:fldCharType="begin"/>
        </w:r>
        <w:r>
          <w:rPr>
            <w:webHidden/>
          </w:rPr>
          <w:instrText xml:space="preserve"> PAGEREF _Toc232068023 \h </w:instrText>
        </w:r>
      </w:ins>
      <w:r>
        <w:rPr>
          <w:webHidden/>
        </w:rPr>
      </w:r>
      <w:ins w:id="180" w:author="Marmol, Dominika Klaudia" w:date="2026-06-11T10:59:00Z">
        <w:r>
          <w:rPr>
            <w:webHidden/>
          </w:rPr>
          <w:fldChar w:fldCharType="separate"/>
        </w:r>
        <w:r>
          <w:rPr>
            <w:webHidden/>
          </w:rPr>
          <w:t>44</w:t>
        </w:r>
        <w:r>
          <w:rPr>
            <w:webHidden/>
          </w:rPr>
          <w:fldChar w:fldCharType="end"/>
        </w:r>
        <w:r w:rsidRPr="00137BF6">
          <w:rPr>
            <w:rStyle w:val="Hyperlink"/>
          </w:rPr>
          <w:fldChar w:fldCharType="end"/>
        </w:r>
      </w:ins>
    </w:p>
    <w:p w14:paraId="4FCBCA59" w14:textId="011C1B15" w:rsidR="00804036" w:rsidRDefault="00E27C57">
      <w:pPr>
        <w:pStyle w:val="TOC3"/>
        <w:tabs>
          <w:tab w:val="left" w:pos="1800"/>
        </w:tabs>
        <w:rPr>
          <w:ins w:id="181" w:author="Marmol, Dominika Klaudia" w:date="2026-06-11T10:59:00Z"/>
          <w:rFonts w:asciiTheme="minorHAnsi" w:eastAsiaTheme="minorEastAsia" w:hAnsiTheme="minorHAnsi" w:cstheme="minorBidi"/>
          <w:color w:val="auto"/>
          <w:kern w:val="2"/>
          <w:szCs w:val="24"/>
          <w:lang w:val="en-GB" w:eastAsia="en-GB"/>
          <w14:ligatures w14:val="standardContextual"/>
        </w:rPr>
      </w:pPr>
      <w:ins w:id="182" w:author="Marmol, Dominika Klaudia" w:date="2026-06-11T10:59:00Z">
        <w:r w:rsidRPr="00137BF6">
          <w:rPr>
            <w:rStyle w:val="Hyperlink"/>
          </w:rPr>
          <w:fldChar w:fldCharType="begin"/>
        </w:r>
        <w:r w:rsidRPr="00137BF6">
          <w:rPr>
            <w:rStyle w:val="Hyperlink"/>
          </w:rPr>
          <w:instrText xml:space="preserve"> </w:instrText>
        </w:r>
        <w:r>
          <w:instrText>HYPERLINK \l "_Toc232068024"</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4.4.6</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Pr>
          <w:t>Subgroup Analyses for Primary Endpoint</w:t>
        </w:r>
        <w:r>
          <w:rPr>
            <w:webHidden/>
          </w:rPr>
          <w:tab/>
        </w:r>
        <w:r>
          <w:rPr>
            <w:webHidden/>
          </w:rPr>
          <w:fldChar w:fldCharType="begin"/>
        </w:r>
        <w:r>
          <w:rPr>
            <w:webHidden/>
          </w:rPr>
          <w:instrText xml:space="preserve"> PAGEREF _Toc232068024 \h </w:instrText>
        </w:r>
      </w:ins>
      <w:r>
        <w:rPr>
          <w:webHidden/>
        </w:rPr>
      </w:r>
      <w:ins w:id="183" w:author="Marmol, Dominika Klaudia" w:date="2026-06-11T10:59:00Z">
        <w:r>
          <w:rPr>
            <w:webHidden/>
          </w:rPr>
          <w:fldChar w:fldCharType="separate"/>
        </w:r>
        <w:r>
          <w:rPr>
            <w:webHidden/>
          </w:rPr>
          <w:t>44</w:t>
        </w:r>
        <w:r>
          <w:rPr>
            <w:webHidden/>
          </w:rPr>
          <w:fldChar w:fldCharType="end"/>
        </w:r>
        <w:r w:rsidRPr="00137BF6">
          <w:rPr>
            <w:rStyle w:val="Hyperlink"/>
          </w:rPr>
          <w:fldChar w:fldCharType="end"/>
        </w:r>
      </w:ins>
    </w:p>
    <w:p w14:paraId="581E9A0A" w14:textId="0C11DC1E" w:rsidR="00804036" w:rsidRDefault="00E27C57">
      <w:pPr>
        <w:pStyle w:val="TOC2"/>
        <w:rPr>
          <w:ins w:id="184" w:author="Marmol, Dominika Klaudia" w:date="2026-06-11T10:59:00Z"/>
          <w:rFonts w:asciiTheme="minorHAnsi" w:eastAsiaTheme="minorEastAsia" w:hAnsiTheme="minorHAnsi" w:cstheme="minorBidi"/>
          <w:color w:val="auto"/>
          <w:kern w:val="2"/>
          <w:lang w:val="en-GB" w:eastAsia="en-GB"/>
          <w14:ligatures w14:val="standardContextual"/>
        </w:rPr>
      </w:pPr>
      <w:ins w:id="185" w:author="Marmol, Dominika Klaudia" w:date="2026-06-11T10:59:00Z">
        <w:r w:rsidRPr="00137BF6">
          <w:rPr>
            <w:rStyle w:val="Hyperlink"/>
          </w:rPr>
          <w:fldChar w:fldCharType="begin"/>
        </w:r>
        <w:r w:rsidRPr="00137BF6">
          <w:rPr>
            <w:rStyle w:val="Hyperlink"/>
          </w:rPr>
          <w:instrText xml:space="preserve"> </w:instrText>
        </w:r>
        <w:r>
          <w:instrText>HYPERLINK \l "_Toc232068025"</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4.5</w:t>
        </w:r>
        <w:r>
          <w:rPr>
            <w:rFonts w:asciiTheme="minorHAnsi" w:eastAsiaTheme="minorEastAsia" w:hAnsiTheme="minorHAnsi" w:cstheme="minorBidi"/>
            <w:color w:val="auto"/>
            <w:kern w:val="2"/>
            <w:lang w:val="en-GB" w:eastAsia="en-GB"/>
            <w14:ligatures w14:val="standardContextual"/>
          </w:rPr>
          <w:tab/>
        </w:r>
        <w:r w:rsidRPr="00137BF6">
          <w:rPr>
            <w:rStyle w:val="Hyperlink"/>
          </w:rPr>
          <w:t>Secondary Endpoints Analyses</w:t>
        </w:r>
        <w:r>
          <w:rPr>
            <w:webHidden/>
          </w:rPr>
          <w:tab/>
        </w:r>
        <w:r>
          <w:rPr>
            <w:webHidden/>
          </w:rPr>
          <w:fldChar w:fldCharType="begin"/>
        </w:r>
        <w:r>
          <w:rPr>
            <w:webHidden/>
          </w:rPr>
          <w:instrText xml:space="preserve"> PAGEREF _Toc232068025 \h </w:instrText>
        </w:r>
      </w:ins>
      <w:r>
        <w:rPr>
          <w:webHidden/>
        </w:rPr>
      </w:r>
      <w:ins w:id="186" w:author="Marmol, Dominika Klaudia" w:date="2026-06-11T10:59:00Z">
        <w:r>
          <w:rPr>
            <w:webHidden/>
          </w:rPr>
          <w:fldChar w:fldCharType="separate"/>
        </w:r>
        <w:r>
          <w:rPr>
            <w:webHidden/>
          </w:rPr>
          <w:t>44</w:t>
        </w:r>
        <w:r>
          <w:rPr>
            <w:webHidden/>
          </w:rPr>
          <w:fldChar w:fldCharType="end"/>
        </w:r>
        <w:r w:rsidRPr="00137BF6">
          <w:rPr>
            <w:rStyle w:val="Hyperlink"/>
          </w:rPr>
          <w:fldChar w:fldCharType="end"/>
        </w:r>
      </w:ins>
    </w:p>
    <w:p w14:paraId="29084614" w14:textId="4BB804CB" w:rsidR="00804036" w:rsidRDefault="00E27C57">
      <w:pPr>
        <w:pStyle w:val="TOC3"/>
        <w:tabs>
          <w:tab w:val="left" w:pos="1800"/>
        </w:tabs>
        <w:rPr>
          <w:ins w:id="187" w:author="Marmol, Dominika Klaudia" w:date="2026-06-11T10:59:00Z"/>
          <w:rFonts w:asciiTheme="minorHAnsi" w:eastAsiaTheme="minorEastAsia" w:hAnsiTheme="minorHAnsi" w:cstheme="minorBidi"/>
          <w:color w:val="auto"/>
          <w:kern w:val="2"/>
          <w:szCs w:val="24"/>
          <w:lang w:val="en-GB" w:eastAsia="en-GB"/>
          <w14:ligatures w14:val="standardContextual"/>
        </w:rPr>
      </w:pPr>
      <w:ins w:id="188" w:author="Marmol, Dominika Klaudia" w:date="2026-06-11T10:59:00Z">
        <w:r w:rsidRPr="00137BF6">
          <w:rPr>
            <w:rStyle w:val="Hyperlink"/>
          </w:rPr>
          <w:fldChar w:fldCharType="begin"/>
        </w:r>
        <w:r w:rsidRPr="00137BF6">
          <w:rPr>
            <w:rStyle w:val="Hyperlink"/>
          </w:rPr>
          <w:instrText xml:space="preserve"> </w:instrText>
        </w:r>
        <w:r>
          <w:instrText>HYPERLINK \l "_Toc232068026"</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4.5.1</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Pr>
          <w:t>Secondary Endpoint Analyses – ORR, DOR, DCR</w:t>
        </w:r>
        <w:r>
          <w:rPr>
            <w:webHidden/>
          </w:rPr>
          <w:tab/>
        </w:r>
        <w:r>
          <w:rPr>
            <w:webHidden/>
          </w:rPr>
          <w:fldChar w:fldCharType="begin"/>
        </w:r>
        <w:r>
          <w:rPr>
            <w:webHidden/>
          </w:rPr>
          <w:instrText xml:space="preserve"> PAGEREF _Toc232068026 \h </w:instrText>
        </w:r>
      </w:ins>
      <w:r>
        <w:rPr>
          <w:webHidden/>
        </w:rPr>
      </w:r>
      <w:ins w:id="189" w:author="Marmol, Dominika Klaudia" w:date="2026-06-11T10:59:00Z">
        <w:r>
          <w:rPr>
            <w:webHidden/>
          </w:rPr>
          <w:fldChar w:fldCharType="separate"/>
        </w:r>
        <w:r>
          <w:rPr>
            <w:webHidden/>
          </w:rPr>
          <w:t>44</w:t>
        </w:r>
        <w:r>
          <w:rPr>
            <w:webHidden/>
          </w:rPr>
          <w:fldChar w:fldCharType="end"/>
        </w:r>
        <w:r w:rsidRPr="00137BF6">
          <w:rPr>
            <w:rStyle w:val="Hyperlink"/>
          </w:rPr>
          <w:fldChar w:fldCharType="end"/>
        </w:r>
      </w:ins>
    </w:p>
    <w:p w14:paraId="3D753BF1" w14:textId="2EDAC476" w:rsidR="00804036" w:rsidRDefault="00E27C57">
      <w:pPr>
        <w:pStyle w:val="TOC3"/>
        <w:tabs>
          <w:tab w:val="left" w:pos="1800"/>
        </w:tabs>
        <w:rPr>
          <w:ins w:id="190" w:author="Marmol, Dominika Klaudia" w:date="2026-06-11T10:59:00Z"/>
          <w:rFonts w:asciiTheme="minorHAnsi" w:eastAsiaTheme="minorEastAsia" w:hAnsiTheme="minorHAnsi" w:cstheme="minorBidi"/>
          <w:color w:val="auto"/>
          <w:kern w:val="2"/>
          <w:szCs w:val="24"/>
          <w:lang w:val="en-GB" w:eastAsia="en-GB"/>
          <w14:ligatures w14:val="standardContextual"/>
        </w:rPr>
      </w:pPr>
      <w:ins w:id="191" w:author="Marmol, Dominika Klaudia" w:date="2026-06-11T10:59:00Z">
        <w:r w:rsidRPr="00137BF6">
          <w:rPr>
            <w:rStyle w:val="Hyperlink"/>
          </w:rPr>
          <w:fldChar w:fldCharType="begin"/>
        </w:r>
        <w:r w:rsidRPr="00137BF6">
          <w:rPr>
            <w:rStyle w:val="Hyperlink"/>
          </w:rPr>
          <w:instrText xml:space="preserve"> </w:instrText>
        </w:r>
        <w:r>
          <w:instrText>HYPERLINK \l "_Toc232068027"</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4.5.2</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Pr>
          <w:t>Secondary Endpoint Analyses – PK of BNT317</w:t>
        </w:r>
        <w:r>
          <w:rPr>
            <w:webHidden/>
          </w:rPr>
          <w:tab/>
        </w:r>
        <w:r>
          <w:rPr>
            <w:webHidden/>
          </w:rPr>
          <w:fldChar w:fldCharType="begin"/>
        </w:r>
        <w:r>
          <w:rPr>
            <w:webHidden/>
          </w:rPr>
          <w:instrText xml:space="preserve"> PAGEREF _Toc232068027 \h </w:instrText>
        </w:r>
      </w:ins>
      <w:r>
        <w:rPr>
          <w:webHidden/>
        </w:rPr>
      </w:r>
      <w:ins w:id="192" w:author="Marmol, Dominika Klaudia" w:date="2026-06-11T10:59:00Z">
        <w:r>
          <w:rPr>
            <w:webHidden/>
          </w:rPr>
          <w:fldChar w:fldCharType="separate"/>
        </w:r>
        <w:r>
          <w:rPr>
            <w:webHidden/>
          </w:rPr>
          <w:t>46</w:t>
        </w:r>
        <w:r>
          <w:rPr>
            <w:webHidden/>
          </w:rPr>
          <w:fldChar w:fldCharType="end"/>
        </w:r>
        <w:r w:rsidRPr="00137BF6">
          <w:rPr>
            <w:rStyle w:val="Hyperlink"/>
          </w:rPr>
          <w:fldChar w:fldCharType="end"/>
        </w:r>
      </w:ins>
    </w:p>
    <w:p w14:paraId="55895BC0" w14:textId="05ADC004" w:rsidR="00804036" w:rsidRDefault="00E27C57">
      <w:pPr>
        <w:pStyle w:val="TOC3"/>
        <w:tabs>
          <w:tab w:val="left" w:pos="1800"/>
        </w:tabs>
        <w:rPr>
          <w:ins w:id="193" w:author="Marmol, Dominika Klaudia" w:date="2026-06-11T10:59:00Z"/>
          <w:rFonts w:asciiTheme="minorHAnsi" w:eastAsiaTheme="minorEastAsia" w:hAnsiTheme="minorHAnsi" w:cstheme="minorBidi"/>
          <w:color w:val="auto"/>
          <w:kern w:val="2"/>
          <w:szCs w:val="24"/>
          <w:lang w:val="en-GB" w:eastAsia="en-GB"/>
          <w14:ligatures w14:val="standardContextual"/>
        </w:rPr>
      </w:pPr>
      <w:ins w:id="194" w:author="Marmol, Dominika Klaudia" w:date="2026-06-11T10:59:00Z">
        <w:r w:rsidRPr="00137BF6">
          <w:rPr>
            <w:rStyle w:val="Hyperlink"/>
          </w:rPr>
          <w:lastRenderedPageBreak/>
          <w:fldChar w:fldCharType="begin"/>
        </w:r>
        <w:r w:rsidRPr="00137BF6">
          <w:rPr>
            <w:rStyle w:val="Hyperlink"/>
          </w:rPr>
          <w:instrText xml:space="preserve"> </w:instrText>
        </w:r>
        <w:r>
          <w:instrText>HYPERLINK \l "_Toc232068028"</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4.5.3</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Pr>
          <w:t>Secondary Endpoint Analyses – ADA</w:t>
        </w:r>
        <w:r>
          <w:rPr>
            <w:webHidden/>
          </w:rPr>
          <w:tab/>
        </w:r>
        <w:r>
          <w:rPr>
            <w:webHidden/>
          </w:rPr>
          <w:fldChar w:fldCharType="begin"/>
        </w:r>
        <w:r>
          <w:rPr>
            <w:webHidden/>
          </w:rPr>
          <w:instrText xml:space="preserve"> PAGEREF _Toc232068028 \h </w:instrText>
        </w:r>
      </w:ins>
      <w:r>
        <w:rPr>
          <w:webHidden/>
        </w:rPr>
      </w:r>
      <w:ins w:id="195" w:author="Marmol, Dominika Klaudia" w:date="2026-06-11T10:59:00Z">
        <w:r>
          <w:rPr>
            <w:webHidden/>
          </w:rPr>
          <w:fldChar w:fldCharType="separate"/>
        </w:r>
        <w:r>
          <w:rPr>
            <w:webHidden/>
          </w:rPr>
          <w:t>47</w:t>
        </w:r>
        <w:r>
          <w:rPr>
            <w:webHidden/>
          </w:rPr>
          <w:fldChar w:fldCharType="end"/>
        </w:r>
        <w:r w:rsidRPr="00137BF6">
          <w:rPr>
            <w:rStyle w:val="Hyperlink"/>
          </w:rPr>
          <w:fldChar w:fldCharType="end"/>
        </w:r>
      </w:ins>
    </w:p>
    <w:p w14:paraId="1191AE5E" w14:textId="65420F14" w:rsidR="00804036" w:rsidRDefault="00E27C57">
      <w:pPr>
        <w:pStyle w:val="TOC2"/>
        <w:rPr>
          <w:ins w:id="196" w:author="Marmol, Dominika Klaudia" w:date="2026-06-11T10:59:00Z"/>
          <w:rFonts w:asciiTheme="minorHAnsi" w:eastAsiaTheme="minorEastAsia" w:hAnsiTheme="minorHAnsi" w:cstheme="minorBidi"/>
          <w:color w:val="auto"/>
          <w:kern w:val="2"/>
          <w:lang w:val="en-GB" w:eastAsia="en-GB"/>
          <w14:ligatures w14:val="standardContextual"/>
        </w:rPr>
      </w:pPr>
      <w:ins w:id="197" w:author="Marmol, Dominika Klaudia" w:date="2026-06-11T10:59:00Z">
        <w:r w:rsidRPr="00137BF6">
          <w:rPr>
            <w:rStyle w:val="Hyperlink"/>
          </w:rPr>
          <w:fldChar w:fldCharType="begin"/>
        </w:r>
        <w:r w:rsidRPr="00137BF6">
          <w:rPr>
            <w:rStyle w:val="Hyperlink"/>
          </w:rPr>
          <w:instrText xml:space="preserve"> </w:instrText>
        </w:r>
        <w:r>
          <w:instrText>HYPERLINK \l "_Toc232068029"</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4.6</w:t>
        </w:r>
        <w:r>
          <w:rPr>
            <w:rFonts w:asciiTheme="minorHAnsi" w:eastAsiaTheme="minorEastAsia" w:hAnsiTheme="minorHAnsi" w:cstheme="minorBidi"/>
            <w:color w:val="auto"/>
            <w:kern w:val="2"/>
            <w:lang w:val="en-GB" w:eastAsia="en-GB"/>
            <w14:ligatures w14:val="standardContextual"/>
          </w:rPr>
          <w:tab/>
        </w:r>
        <w:r w:rsidRPr="00137BF6">
          <w:rPr>
            <w:rStyle w:val="Hyperlink"/>
          </w:rPr>
          <w:t>Exploratory Endpoints Analyses</w:t>
        </w:r>
        <w:r>
          <w:rPr>
            <w:webHidden/>
          </w:rPr>
          <w:tab/>
        </w:r>
        <w:r>
          <w:rPr>
            <w:webHidden/>
          </w:rPr>
          <w:fldChar w:fldCharType="begin"/>
        </w:r>
        <w:r>
          <w:rPr>
            <w:webHidden/>
          </w:rPr>
          <w:instrText xml:space="preserve"> PAGEREF _Toc232068029 \h </w:instrText>
        </w:r>
      </w:ins>
      <w:r>
        <w:rPr>
          <w:webHidden/>
        </w:rPr>
      </w:r>
      <w:ins w:id="198" w:author="Marmol, Dominika Klaudia" w:date="2026-06-11T10:59:00Z">
        <w:r>
          <w:rPr>
            <w:webHidden/>
          </w:rPr>
          <w:fldChar w:fldCharType="separate"/>
        </w:r>
        <w:r>
          <w:rPr>
            <w:webHidden/>
          </w:rPr>
          <w:t>47</w:t>
        </w:r>
        <w:r>
          <w:rPr>
            <w:webHidden/>
          </w:rPr>
          <w:fldChar w:fldCharType="end"/>
        </w:r>
        <w:r w:rsidRPr="00137BF6">
          <w:rPr>
            <w:rStyle w:val="Hyperlink"/>
          </w:rPr>
          <w:fldChar w:fldCharType="end"/>
        </w:r>
      </w:ins>
    </w:p>
    <w:p w14:paraId="1CDB08EB" w14:textId="43AB5A71" w:rsidR="00804036" w:rsidRDefault="00E27C57">
      <w:pPr>
        <w:pStyle w:val="TOC3"/>
        <w:tabs>
          <w:tab w:val="left" w:pos="1800"/>
        </w:tabs>
        <w:rPr>
          <w:ins w:id="199" w:author="Marmol, Dominika Klaudia" w:date="2026-06-11T10:59:00Z"/>
          <w:rFonts w:asciiTheme="minorHAnsi" w:eastAsiaTheme="minorEastAsia" w:hAnsiTheme="minorHAnsi" w:cstheme="minorBidi"/>
          <w:color w:val="auto"/>
          <w:kern w:val="2"/>
          <w:szCs w:val="24"/>
          <w:lang w:val="en-GB" w:eastAsia="en-GB"/>
          <w14:ligatures w14:val="standardContextual"/>
        </w:rPr>
      </w:pPr>
      <w:ins w:id="200" w:author="Marmol, Dominika Klaudia" w:date="2026-06-11T10:59:00Z">
        <w:r w:rsidRPr="00137BF6">
          <w:rPr>
            <w:rStyle w:val="Hyperlink"/>
          </w:rPr>
          <w:fldChar w:fldCharType="begin"/>
        </w:r>
        <w:r w:rsidRPr="00137BF6">
          <w:rPr>
            <w:rStyle w:val="Hyperlink"/>
          </w:rPr>
          <w:instrText xml:space="preserve"> </w:instrText>
        </w:r>
        <w:r>
          <w:instrText>HYPERLINK \l "_Toc232068030"</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4.6.1</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Pr>
          <w:t>Exploratory endpoint analyses – Pharmacodynamics</w:t>
        </w:r>
        <w:r>
          <w:rPr>
            <w:webHidden/>
          </w:rPr>
          <w:tab/>
        </w:r>
        <w:r>
          <w:rPr>
            <w:webHidden/>
          </w:rPr>
          <w:fldChar w:fldCharType="begin"/>
        </w:r>
        <w:r>
          <w:rPr>
            <w:webHidden/>
          </w:rPr>
          <w:instrText xml:space="preserve"> PAGEREF _Toc232068030 \h </w:instrText>
        </w:r>
      </w:ins>
      <w:r>
        <w:rPr>
          <w:webHidden/>
        </w:rPr>
      </w:r>
      <w:ins w:id="201" w:author="Marmol, Dominika Klaudia" w:date="2026-06-11T10:59:00Z">
        <w:r>
          <w:rPr>
            <w:webHidden/>
          </w:rPr>
          <w:fldChar w:fldCharType="separate"/>
        </w:r>
        <w:r>
          <w:rPr>
            <w:webHidden/>
          </w:rPr>
          <w:t>47</w:t>
        </w:r>
        <w:r>
          <w:rPr>
            <w:webHidden/>
          </w:rPr>
          <w:fldChar w:fldCharType="end"/>
        </w:r>
        <w:r w:rsidRPr="00137BF6">
          <w:rPr>
            <w:rStyle w:val="Hyperlink"/>
          </w:rPr>
          <w:fldChar w:fldCharType="end"/>
        </w:r>
      </w:ins>
    </w:p>
    <w:p w14:paraId="19F1DEC3" w14:textId="2ADD00CB" w:rsidR="00804036" w:rsidRDefault="00E27C57">
      <w:pPr>
        <w:pStyle w:val="TOC3"/>
        <w:tabs>
          <w:tab w:val="left" w:pos="1800"/>
        </w:tabs>
        <w:rPr>
          <w:ins w:id="202" w:author="Marmol, Dominika Klaudia" w:date="2026-06-11T10:59:00Z"/>
          <w:rFonts w:asciiTheme="minorHAnsi" w:eastAsiaTheme="minorEastAsia" w:hAnsiTheme="minorHAnsi" w:cstheme="minorBidi"/>
          <w:color w:val="auto"/>
          <w:kern w:val="2"/>
          <w:szCs w:val="24"/>
          <w:lang w:val="en-GB" w:eastAsia="en-GB"/>
          <w14:ligatures w14:val="standardContextual"/>
        </w:rPr>
      </w:pPr>
      <w:ins w:id="203" w:author="Marmol, Dominika Klaudia" w:date="2026-06-11T10:59:00Z">
        <w:r w:rsidRPr="00137BF6">
          <w:rPr>
            <w:rStyle w:val="Hyperlink"/>
          </w:rPr>
          <w:fldChar w:fldCharType="begin"/>
        </w:r>
        <w:r w:rsidRPr="00137BF6">
          <w:rPr>
            <w:rStyle w:val="Hyperlink"/>
          </w:rPr>
          <w:instrText xml:space="preserve"> </w:instrText>
        </w:r>
        <w:r>
          <w:instrText>HYPERLINK \l "_Toc232068031"</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4.6.2</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Pr>
          <w:t xml:space="preserve">Exploratory endpoint analyses – </w:t>
        </w:r>
        <w:r w:rsidRPr="00137BF6">
          <w:rPr>
            <w:rStyle w:val="Hyperlink"/>
            <w:rFonts w:cs="Arial"/>
          </w:rPr>
          <w:t>iORR, iDOR, iDCR using iRECIST, PFS, OS</w:t>
        </w:r>
        <w:r>
          <w:rPr>
            <w:webHidden/>
          </w:rPr>
          <w:tab/>
        </w:r>
        <w:r>
          <w:rPr>
            <w:webHidden/>
          </w:rPr>
          <w:fldChar w:fldCharType="begin"/>
        </w:r>
        <w:r>
          <w:rPr>
            <w:webHidden/>
          </w:rPr>
          <w:instrText xml:space="preserve"> PAGEREF _Toc232068031 \h </w:instrText>
        </w:r>
      </w:ins>
      <w:r>
        <w:rPr>
          <w:webHidden/>
        </w:rPr>
      </w:r>
      <w:ins w:id="204" w:author="Marmol, Dominika Klaudia" w:date="2026-06-11T10:59:00Z">
        <w:r>
          <w:rPr>
            <w:webHidden/>
          </w:rPr>
          <w:fldChar w:fldCharType="separate"/>
        </w:r>
        <w:r>
          <w:rPr>
            <w:webHidden/>
          </w:rPr>
          <w:t>48</w:t>
        </w:r>
        <w:r>
          <w:rPr>
            <w:webHidden/>
          </w:rPr>
          <w:fldChar w:fldCharType="end"/>
        </w:r>
        <w:r w:rsidRPr="00137BF6">
          <w:rPr>
            <w:rStyle w:val="Hyperlink"/>
          </w:rPr>
          <w:fldChar w:fldCharType="end"/>
        </w:r>
      </w:ins>
    </w:p>
    <w:p w14:paraId="6EFBABF0" w14:textId="3453F78C" w:rsidR="00804036" w:rsidRDefault="00E27C57">
      <w:pPr>
        <w:pStyle w:val="TOC2"/>
        <w:rPr>
          <w:ins w:id="205" w:author="Marmol, Dominika Klaudia" w:date="2026-06-11T10:59:00Z"/>
          <w:rFonts w:asciiTheme="minorHAnsi" w:eastAsiaTheme="minorEastAsia" w:hAnsiTheme="minorHAnsi" w:cstheme="minorBidi"/>
          <w:color w:val="auto"/>
          <w:kern w:val="2"/>
          <w:lang w:val="en-GB" w:eastAsia="en-GB"/>
          <w14:ligatures w14:val="standardContextual"/>
        </w:rPr>
      </w:pPr>
      <w:ins w:id="206" w:author="Marmol, Dominika Klaudia" w:date="2026-06-11T10:59:00Z">
        <w:r w:rsidRPr="00137BF6">
          <w:rPr>
            <w:rStyle w:val="Hyperlink"/>
          </w:rPr>
          <w:fldChar w:fldCharType="begin"/>
        </w:r>
        <w:r w:rsidRPr="00137BF6">
          <w:rPr>
            <w:rStyle w:val="Hyperlink"/>
          </w:rPr>
          <w:instrText xml:space="preserve"> </w:instrText>
        </w:r>
        <w:r>
          <w:instrText>HYPERLINK \l "_Toc232068032"</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4.7</w:t>
        </w:r>
        <w:r>
          <w:rPr>
            <w:rFonts w:asciiTheme="minorHAnsi" w:eastAsiaTheme="minorEastAsia" w:hAnsiTheme="minorHAnsi" w:cstheme="minorBidi"/>
            <w:color w:val="auto"/>
            <w:kern w:val="2"/>
            <w:lang w:val="en-GB" w:eastAsia="en-GB"/>
            <w14:ligatures w14:val="standardContextual"/>
          </w:rPr>
          <w:tab/>
        </w:r>
        <w:r w:rsidRPr="00137BF6">
          <w:rPr>
            <w:rStyle w:val="Hyperlink"/>
          </w:rPr>
          <w:t>Other Analyses</w:t>
        </w:r>
        <w:r>
          <w:rPr>
            <w:webHidden/>
          </w:rPr>
          <w:tab/>
        </w:r>
        <w:r>
          <w:rPr>
            <w:webHidden/>
          </w:rPr>
          <w:fldChar w:fldCharType="begin"/>
        </w:r>
        <w:r>
          <w:rPr>
            <w:webHidden/>
          </w:rPr>
          <w:instrText xml:space="preserve"> PAGEREF _Toc232068032 \h </w:instrText>
        </w:r>
      </w:ins>
      <w:r>
        <w:rPr>
          <w:webHidden/>
        </w:rPr>
      </w:r>
      <w:ins w:id="207" w:author="Marmol, Dominika Klaudia" w:date="2026-06-11T10:59:00Z">
        <w:r>
          <w:rPr>
            <w:webHidden/>
          </w:rPr>
          <w:fldChar w:fldCharType="separate"/>
        </w:r>
        <w:r>
          <w:rPr>
            <w:webHidden/>
          </w:rPr>
          <w:t>50</w:t>
        </w:r>
        <w:r>
          <w:rPr>
            <w:webHidden/>
          </w:rPr>
          <w:fldChar w:fldCharType="end"/>
        </w:r>
        <w:r w:rsidRPr="00137BF6">
          <w:rPr>
            <w:rStyle w:val="Hyperlink"/>
          </w:rPr>
          <w:fldChar w:fldCharType="end"/>
        </w:r>
      </w:ins>
    </w:p>
    <w:p w14:paraId="480012DE" w14:textId="57A79DE8" w:rsidR="00804036" w:rsidRDefault="00E27C57">
      <w:pPr>
        <w:pStyle w:val="TOC3"/>
        <w:tabs>
          <w:tab w:val="left" w:pos="1800"/>
        </w:tabs>
        <w:rPr>
          <w:ins w:id="208" w:author="Marmol, Dominika Klaudia" w:date="2026-06-11T10:59:00Z"/>
          <w:rFonts w:asciiTheme="minorHAnsi" w:eastAsiaTheme="minorEastAsia" w:hAnsiTheme="minorHAnsi" w:cstheme="minorBidi"/>
          <w:color w:val="auto"/>
          <w:kern w:val="2"/>
          <w:szCs w:val="24"/>
          <w:lang w:val="en-GB" w:eastAsia="en-GB"/>
          <w14:ligatures w14:val="standardContextual"/>
        </w:rPr>
      </w:pPr>
      <w:ins w:id="209" w:author="Marmol, Dominika Klaudia" w:date="2026-06-11T10:59:00Z">
        <w:r w:rsidRPr="00137BF6">
          <w:rPr>
            <w:rStyle w:val="Hyperlink"/>
          </w:rPr>
          <w:fldChar w:fldCharType="begin"/>
        </w:r>
        <w:r w:rsidRPr="00137BF6">
          <w:rPr>
            <w:rStyle w:val="Hyperlink"/>
          </w:rPr>
          <w:instrText xml:space="preserve"> </w:instrText>
        </w:r>
        <w:r>
          <w:instrText>HYPERLINK \l "_Toc232068033"</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4.7.1</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Fonts w:cs="Arial"/>
          </w:rPr>
          <w:t>Pharmacokinetic Analyses</w:t>
        </w:r>
        <w:r>
          <w:rPr>
            <w:webHidden/>
          </w:rPr>
          <w:tab/>
        </w:r>
        <w:r>
          <w:rPr>
            <w:webHidden/>
          </w:rPr>
          <w:fldChar w:fldCharType="begin"/>
        </w:r>
        <w:r>
          <w:rPr>
            <w:webHidden/>
          </w:rPr>
          <w:instrText xml:space="preserve"> PAGEREF _Toc232068033 \h </w:instrText>
        </w:r>
      </w:ins>
      <w:r>
        <w:rPr>
          <w:webHidden/>
        </w:rPr>
      </w:r>
      <w:ins w:id="210" w:author="Marmol, Dominika Klaudia" w:date="2026-06-11T10:59:00Z">
        <w:r>
          <w:rPr>
            <w:webHidden/>
          </w:rPr>
          <w:fldChar w:fldCharType="separate"/>
        </w:r>
        <w:r>
          <w:rPr>
            <w:webHidden/>
          </w:rPr>
          <w:t>50</w:t>
        </w:r>
        <w:r>
          <w:rPr>
            <w:webHidden/>
          </w:rPr>
          <w:fldChar w:fldCharType="end"/>
        </w:r>
        <w:r w:rsidRPr="00137BF6">
          <w:rPr>
            <w:rStyle w:val="Hyperlink"/>
          </w:rPr>
          <w:fldChar w:fldCharType="end"/>
        </w:r>
      </w:ins>
    </w:p>
    <w:p w14:paraId="45E0B214" w14:textId="4229D85D" w:rsidR="00804036" w:rsidRDefault="00E27C57">
      <w:pPr>
        <w:pStyle w:val="TOC3"/>
        <w:tabs>
          <w:tab w:val="left" w:pos="1800"/>
        </w:tabs>
        <w:rPr>
          <w:ins w:id="211" w:author="Marmol, Dominika Klaudia" w:date="2026-06-11T10:59:00Z"/>
          <w:rFonts w:asciiTheme="minorHAnsi" w:eastAsiaTheme="minorEastAsia" w:hAnsiTheme="minorHAnsi" w:cstheme="minorBidi"/>
          <w:color w:val="auto"/>
          <w:kern w:val="2"/>
          <w:szCs w:val="24"/>
          <w:lang w:val="en-GB" w:eastAsia="en-GB"/>
          <w14:ligatures w14:val="standardContextual"/>
        </w:rPr>
      </w:pPr>
      <w:ins w:id="212" w:author="Marmol, Dominika Klaudia" w:date="2026-06-11T10:59:00Z">
        <w:r w:rsidRPr="00137BF6">
          <w:rPr>
            <w:rStyle w:val="Hyperlink"/>
          </w:rPr>
          <w:fldChar w:fldCharType="begin"/>
        </w:r>
        <w:r w:rsidRPr="00137BF6">
          <w:rPr>
            <w:rStyle w:val="Hyperlink"/>
          </w:rPr>
          <w:instrText xml:space="preserve"> </w:instrText>
        </w:r>
        <w:r>
          <w:instrText>HYPERLINK \l "_Toc232068034"</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4.7.2</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Fonts w:cs="Arial"/>
          </w:rPr>
          <w:t>Pharmacodynamic Analyses</w:t>
        </w:r>
        <w:r>
          <w:rPr>
            <w:webHidden/>
          </w:rPr>
          <w:tab/>
        </w:r>
        <w:r>
          <w:rPr>
            <w:webHidden/>
          </w:rPr>
          <w:fldChar w:fldCharType="begin"/>
        </w:r>
        <w:r>
          <w:rPr>
            <w:webHidden/>
          </w:rPr>
          <w:instrText xml:space="preserve"> PAGEREF _Toc232068034 \h </w:instrText>
        </w:r>
      </w:ins>
      <w:r>
        <w:rPr>
          <w:webHidden/>
        </w:rPr>
      </w:r>
      <w:ins w:id="213" w:author="Marmol, Dominika Klaudia" w:date="2026-06-11T10:59:00Z">
        <w:r>
          <w:rPr>
            <w:webHidden/>
          </w:rPr>
          <w:fldChar w:fldCharType="separate"/>
        </w:r>
        <w:r>
          <w:rPr>
            <w:webHidden/>
          </w:rPr>
          <w:t>55</w:t>
        </w:r>
        <w:r>
          <w:rPr>
            <w:webHidden/>
          </w:rPr>
          <w:fldChar w:fldCharType="end"/>
        </w:r>
        <w:r w:rsidRPr="00137BF6">
          <w:rPr>
            <w:rStyle w:val="Hyperlink"/>
          </w:rPr>
          <w:fldChar w:fldCharType="end"/>
        </w:r>
      </w:ins>
    </w:p>
    <w:p w14:paraId="581C8487" w14:textId="6D41E635" w:rsidR="00804036" w:rsidRDefault="00E27C57">
      <w:pPr>
        <w:pStyle w:val="TOC3"/>
        <w:tabs>
          <w:tab w:val="left" w:pos="1800"/>
        </w:tabs>
        <w:rPr>
          <w:ins w:id="214" w:author="Marmol, Dominika Klaudia" w:date="2026-06-11T10:59:00Z"/>
          <w:rFonts w:asciiTheme="minorHAnsi" w:eastAsiaTheme="minorEastAsia" w:hAnsiTheme="minorHAnsi" w:cstheme="minorBidi"/>
          <w:color w:val="auto"/>
          <w:kern w:val="2"/>
          <w:szCs w:val="24"/>
          <w:lang w:val="en-GB" w:eastAsia="en-GB"/>
          <w14:ligatures w14:val="standardContextual"/>
        </w:rPr>
      </w:pPr>
      <w:ins w:id="215" w:author="Marmol, Dominika Klaudia" w:date="2026-06-11T10:59:00Z">
        <w:r w:rsidRPr="00137BF6">
          <w:rPr>
            <w:rStyle w:val="Hyperlink"/>
          </w:rPr>
          <w:fldChar w:fldCharType="begin"/>
        </w:r>
        <w:r w:rsidRPr="00137BF6">
          <w:rPr>
            <w:rStyle w:val="Hyperlink"/>
          </w:rPr>
          <w:instrText xml:space="preserve"> </w:instrText>
        </w:r>
        <w:r>
          <w:instrText>HYPERLINK \l "_Toc232068035"</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4.7.3</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Fonts w:cs="Arial"/>
          </w:rPr>
          <w:t>Pharmacogenomic Analyses</w:t>
        </w:r>
        <w:r>
          <w:rPr>
            <w:webHidden/>
          </w:rPr>
          <w:tab/>
        </w:r>
        <w:r>
          <w:rPr>
            <w:webHidden/>
          </w:rPr>
          <w:fldChar w:fldCharType="begin"/>
        </w:r>
        <w:r>
          <w:rPr>
            <w:webHidden/>
          </w:rPr>
          <w:instrText xml:space="preserve"> PAGEREF _Toc232068035 \h </w:instrText>
        </w:r>
      </w:ins>
      <w:r>
        <w:rPr>
          <w:webHidden/>
        </w:rPr>
      </w:r>
      <w:ins w:id="216" w:author="Marmol, Dominika Klaudia" w:date="2026-06-11T10:59:00Z">
        <w:r>
          <w:rPr>
            <w:webHidden/>
          </w:rPr>
          <w:fldChar w:fldCharType="separate"/>
        </w:r>
        <w:r>
          <w:rPr>
            <w:webHidden/>
          </w:rPr>
          <w:t>55</w:t>
        </w:r>
        <w:r>
          <w:rPr>
            <w:webHidden/>
          </w:rPr>
          <w:fldChar w:fldCharType="end"/>
        </w:r>
        <w:r w:rsidRPr="00137BF6">
          <w:rPr>
            <w:rStyle w:val="Hyperlink"/>
          </w:rPr>
          <w:fldChar w:fldCharType="end"/>
        </w:r>
      </w:ins>
    </w:p>
    <w:p w14:paraId="59151206" w14:textId="161FC7DC" w:rsidR="00804036" w:rsidRDefault="00E27C57">
      <w:pPr>
        <w:pStyle w:val="TOC3"/>
        <w:tabs>
          <w:tab w:val="left" w:pos="1800"/>
        </w:tabs>
        <w:rPr>
          <w:ins w:id="217" w:author="Marmol, Dominika Klaudia" w:date="2026-06-11T10:59:00Z"/>
          <w:rFonts w:asciiTheme="minorHAnsi" w:eastAsiaTheme="minorEastAsia" w:hAnsiTheme="minorHAnsi" w:cstheme="minorBidi"/>
          <w:color w:val="auto"/>
          <w:kern w:val="2"/>
          <w:szCs w:val="24"/>
          <w:lang w:val="en-GB" w:eastAsia="en-GB"/>
          <w14:ligatures w14:val="standardContextual"/>
        </w:rPr>
      </w:pPr>
      <w:ins w:id="218" w:author="Marmol, Dominika Klaudia" w:date="2026-06-11T10:59:00Z">
        <w:r w:rsidRPr="00137BF6">
          <w:rPr>
            <w:rStyle w:val="Hyperlink"/>
          </w:rPr>
          <w:fldChar w:fldCharType="begin"/>
        </w:r>
        <w:r w:rsidRPr="00137BF6">
          <w:rPr>
            <w:rStyle w:val="Hyperlink"/>
          </w:rPr>
          <w:instrText xml:space="preserve"> </w:instrText>
        </w:r>
        <w:r>
          <w:instrText>HYPERLINK \l "_Toc232068036"</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4.7.4</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Fonts w:cs="Arial"/>
          </w:rPr>
          <w:t>Immunogenicity Analyses</w:t>
        </w:r>
        <w:r>
          <w:rPr>
            <w:webHidden/>
          </w:rPr>
          <w:tab/>
        </w:r>
        <w:r>
          <w:rPr>
            <w:webHidden/>
          </w:rPr>
          <w:fldChar w:fldCharType="begin"/>
        </w:r>
        <w:r>
          <w:rPr>
            <w:webHidden/>
          </w:rPr>
          <w:instrText xml:space="preserve"> PAGEREF _Toc232068036 \h </w:instrText>
        </w:r>
      </w:ins>
      <w:r>
        <w:rPr>
          <w:webHidden/>
        </w:rPr>
      </w:r>
      <w:ins w:id="219" w:author="Marmol, Dominika Klaudia" w:date="2026-06-11T10:59:00Z">
        <w:r>
          <w:rPr>
            <w:webHidden/>
          </w:rPr>
          <w:fldChar w:fldCharType="separate"/>
        </w:r>
        <w:r>
          <w:rPr>
            <w:webHidden/>
          </w:rPr>
          <w:t>55</w:t>
        </w:r>
        <w:r>
          <w:rPr>
            <w:webHidden/>
          </w:rPr>
          <w:fldChar w:fldCharType="end"/>
        </w:r>
        <w:r w:rsidRPr="00137BF6">
          <w:rPr>
            <w:rStyle w:val="Hyperlink"/>
          </w:rPr>
          <w:fldChar w:fldCharType="end"/>
        </w:r>
      </w:ins>
    </w:p>
    <w:p w14:paraId="18614800" w14:textId="0FD3DA27" w:rsidR="00804036" w:rsidRDefault="00E27C57">
      <w:pPr>
        <w:pStyle w:val="TOC3"/>
        <w:tabs>
          <w:tab w:val="left" w:pos="1800"/>
        </w:tabs>
        <w:rPr>
          <w:ins w:id="220" w:author="Marmol, Dominika Klaudia" w:date="2026-06-11T10:59:00Z"/>
          <w:rFonts w:asciiTheme="minorHAnsi" w:eastAsiaTheme="minorEastAsia" w:hAnsiTheme="minorHAnsi" w:cstheme="minorBidi"/>
          <w:color w:val="auto"/>
          <w:kern w:val="2"/>
          <w:szCs w:val="24"/>
          <w:lang w:val="en-GB" w:eastAsia="en-GB"/>
          <w14:ligatures w14:val="standardContextual"/>
        </w:rPr>
      </w:pPr>
      <w:ins w:id="221" w:author="Marmol, Dominika Klaudia" w:date="2026-06-11T10:59:00Z">
        <w:r w:rsidRPr="00137BF6">
          <w:rPr>
            <w:rStyle w:val="Hyperlink"/>
          </w:rPr>
          <w:fldChar w:fldCharType="begin"/>
        </w:r>
        <w:r w:rsidRPr="00137BF6">
          <w:rPr>
            <w:rStyle w:val="Hyperlink"/>
          </w:rPr>
          <w:instrText xml:space="preserve"> </w:instrText>
        </w:r>
        <w:r>
          <w:instrText>HYPERLINK \l "_Toc232068037"</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4.7.5</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Fonts w:cs="Arial"/>
          </w:rPr>
          <w:t>Biomarker Analyses</w:t>
        </w:r>
        <w:r>
          <w:rPr>
            <w:webHidden/>
          </w:rPr>
          <w:tab/>
        </w:r>
        <w:r>
          <w:rPr>
            <w:webHidden/>
          </w:rPr>
          <w:fldChar w:fldCharType="begin"/>
        </w:r>
        <w:r>
          <w:rPr>
            <w:webHidden/>
          </w:rPr>
          <w:instrText xml:space="preserve"> PAGEREF _Toc232068037 \h </w:instrText>
        </w:r>
      </w:ins>
      <w:r>
        <w:rPr>
          <w:webHidden/>
        </w:rPr>
      </w:r>
      <w:ins w:id="222" w:author="Marmol, Dominika Klaudia" w:date="2026-06-11T10:59:00Z">
        <w:r>
          <w:rPr>
            <w:webHidden/>
          </w:rPr>
          <w:fldChar w:fldCharType="separate"/>
        </w:r>
        <w:r>
          <w:rPr>
            <w:webHidden/>
          </w:rPr>
          <w:t>56</w:t>
        </w:r>
        <w:r>
          <w:rPr>
            <w:webHidden/>
          </w:rPr>
          <w:fldChar w:fldCharType="end"/>
        </w:r>
        <w:r w:rsidRPr="00137BF6">
          <w:rPr>
            <w:rStyle w:val="Hyperlink"/>
          </w:rPr>
          <w:fldChar w:fldCharType="end"/>
        </w:r>
      </w:ins>
    </w:p>
    <w:p w14:paraId="6713D6FA" w14:textId="2DC6495D" w:rsidR="00804036" w:rsidRDefault="00E27C57">
      <w:pPr>
        <w:pStyle w:val="TOC3"/>
        <w:tabs>
          <w:tab w:val="left" w:pos="1800"/>
        </w:tabs>
        <w:rPr>
          <w:ins w:id="223" w:author="Marmol, Dominika Klaudia" w:date="2026-06-11T10:59:00Z"/>
          <w:rFonts w:asciiTheme="minorHAnsi" w:eastAsiaTheme="minorEastAsia" w:hAnsiTheme="minorHAnsi" w:cstheme="minorBidi"/>
          <w:color w:val="auto"/>
          <w:kern w:val="2"/>
          <w:szCs w:val="24"/>
          <w:lang w:val="en-GB" w:eastAsia="en-GB"/>
          <w14:ligatures w14:val="standardContextual"/>
        </w:rPr>
      </w:pPr>
      <w:ins w:id="224" w:author="Marmol, Dominika Klaudia" w:date="2026-06-11T10:59:00Z">
        <w:r w:rsidRPr="00137BF6">
          <w:rPr>
            <w:rStyle w:val="Hyperlink"/>
          </w:rPr>
          <w:fldChar w:fldCharType="begin"/>
        </w:r>
        <w:r w:rsidRPr="00137BF6">
          <w:rPr>
            <w:rStyle w:val="Hyperlink"/>
          </w:rPr>
          <w:instrText xml:space="preserve"> </w:instrText>
        </w:r>
        <w:r>
          <w:instrText>HYPERLINK \l "_Toc232068038"</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4.7.6</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Fonts w:cs="Arial"/>
          </w:rPr>
          <w:t>Health Outcomes Analyses</w:t>
        </w:r>
        <w:r>
          <w:rPr>
            <w:webHidden/>
          </w:rPr>
          <w:tab/>
        </w:r>
        <w:r>
          <w:rPr>
            <w:webHidden/>
          </w:rPr>
          <w:fldChar w:fldCharType="begin"/>
        </w:r>
        <w:r>
          <w:rPr>
            <w:webHidden/>
          </w:rPr>
          <w:instrText xml:space="preserve"> PAGEREF _Toc232068038 \h </w:instrText>
        </w:r>
      </w:ins>
      <w:r>
        <w:rPr>
          <w:webHidden/>
        </w:rPr>
      </w:r>
      <w:ins w:id="225" w:author="Marmol, Dominika Klaudia" w:date="2026-06-11T10:59:00Z">
        <w:r>
          <w:rPr>
            <w:webHidden/>
          </w:rPr>
          <w:fldChar w:fldCharType="separate"/>
        </w:r>
        <w:r>
          <w:rPr>
            <w:webHidden/>
          </w:rPr>
          <w:t>56</w:t>
        </w:r>
        <w:r>
          <w:rPr>
            <w:webHidden/>
          </w:rPr>
          <w:fldChar w:fldCharType="end"/>
        </w:r>
        <w:r w:rsidRPr="00137BF6">
          <w:rPr>
            <w:rStyle w:val="Hyperlink"/>
          </w:rPr>
          <w:fldChar w:fldCharType="end"/>
        </w:r>
      </w:ins>
    </w:p>
    <w:p w14:paraId="7F2B30C0" w14:textId="373C1977" w:rsidR="00804036" w:rsidRDefault="00E27C57">
      <w:pPr>
        <w:pStyle w:val="TOC2"/>
        <w:rPr>
          <w:ins w:id="226" w:author="Marmol, Dominika Klaudia" w:date="2026-06-11T10:59:00Z"/>
          <w:rFonts w:asciiTheme="minorHAnsi" w:eastAsiaTheme="minorEastAsia" w:hAnsiTheme="minorHAnsi" w:cstheme="minorBidi"/>
          <w:color w:val="auto"/>
          <w:kern w:val="2"/>
          <w:lang w:val="en-GB" w:eastAsia="en-GB"/>
          <w14:ligatures w14:val="standardContextual"/>
        </w:rPr>
      </w:pPr>
      <w:ins w:id="227" w:author="Marmol, Dominika Klaudia" w:date="2026-06-11T10:59:00Z">
        <w:r w:rsidRPr="00137BF6">
          <w:rPr>
            <w:rStyle w:val="Hyperlink"/>
          </w:rPr>
          <w:fldChar w:fldCharType="begin"/>
        </w:r>
        <w:r w:rsidRPr="00137BF6">
          <w:rPr>
            <w:rStyle w:val="Hyperlink"/>
          </w:rPr>
          <w:instrText xml:space="preserve"> </w:instrText>
        </w:r>
        <w:r>
          <w:instrText>HYPERLINK \l "_Toc232068039"</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4.8</w:t>
        </w:r>
        <w:r>
          <w:rPr>
            <w:rFonts w:asciiTheme="minorHAnsi" w:eastAsiaTheme="minorEastAsia" w:hAnsiTheme="minorHAnsi" w:cstheme="minorBidi"/>
            <w:color w:val="auto"/>
            <w:kern w:val="2"/>
            <w:lang w:val="en-GB" w:eastAsia="en-GB"/>
            <w14:ligatures w14:val="standardContextual"/>
          </w:rPr>
          <w:tab/>
        </w:r>
        <w:r w:rsidRPr="00137BF6">
          <w:rPr>
            <w:rStyle w:val="Hyperlink"/>
          </w:rPr>
          <w:t>Safety Analyses</w:t>
        </w:r>
        <w:r>
          <w:rPr>
            <w:webHidden/>
          </w:rPr>
          <w:tab/>
        </w:r>
        <w:r>
          <w:rPr>
            <w:webHidden/>
          </w:rPr>
          <w:fldChar w:fldCharType="begin"/>
        </w:r>
        <w:r>
          <w:rPr>
            <w:webHidden/>
          </w:rPr>
          <w:instrText xml:space="preserve"> PAGEREF _Toc232068039 \h </w:instrText>
        </w:r>
      </w:ins>
      <w:r>
        <w:rPr>
          <w:webHidden/>
        </w:rPr>
      </w:r>
      <w:ins w:id="228" w:author="Marmol, Dominika Klaudia" w:date="2026-06-11T10:59:00Z">
        <w:r>
          <w:rPr>
            <w:webHidden/>
          </w:rPr>
          <w:fldChar w:fldCharType="separate"/>
        </w:r>
        <w:r>
          <w:rPr>
            <w:webHidden/>
          </w:rPr>
          <w:t>57</w:t>
        </w:r>
        <w:r>
          <w:rPr>
            <w:webHidden/>
          </w:rPr>
          <w:fldChar w:fldCharType="end"/>
        </w:r>
        <w:r w:rsidRPr="00137BF6">
          <w:rPr>
            <w:rStyle w:val="Hyperlink"/>
          </w:rPr>
          <w:fldChar w:fldCharType="end"/>
        </w:r>
      </w:ins>
    </w:p>
    <w:p w14:paraId="36FA2039" w14:textId="64CB6F9E" w:rsidR="00804036" w:rsidRDefault="00E27C57">
      <w:pPr>
        <w:pStyle w:val="TOC3"/>
        <w:tabs>
          <w:tab w:val="left" w:pos="1800"/>
        </w:tabs>
        <w:rPr>
          <w:ins w:id="229" w:author="Marmol, Dominika Klaudia" w:date="2026-06-11T10:59:00Z"/>
          <w:rFonts w:asciiTheme="minorHAnsi" w:eastAsiaTheme="minorEastAsia" w:hAnsiTheme="minorHAnsi" w:cstheme="minorBidi"/>
          <w:color w:val="auto"/>
          <w:kern w:val="2"/>
          <w:szCs w:val="24"/>
          <w:lang w:val="en-GB" w:eastAsia="en-GB"/>
          <w14:ligatures w14:val="standardContextual"/>
        </w:rPr>
      </w:pPr>
      <w:ins w:id="230" w:author="Marmol, Dominika Klaudia" w:date="2026-06-11T10:59:00Z">
        <w:r w:rsidRPr="00137BF6">
          <w:rPr>
            <w:rStyle w:val="Hyperlink"/>
          </w:rPr>
          <w:fldChar w:fldCharType="begin"/>
        </w:r>
        <w:r w:rsidRPr="00137BF6">
          <w:rPr>
            <w:rStyle w:val="Hyperlink"/>
          </w:rPr>
          <w:instrText xml:space="preserve"> </w:instrText>
        </w:r>
        <w:r>
          <w:instrText>HYPERLINK \l "_Toc232068040"</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4.8.1</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Fonts w:cs="Arial"/>
          </w:rPr>
          <w:t>Extent of Exposure</w:t>
        </w:r>
        <w:r>
          <w:rPr>
            <w:webHidden/>
          </w:rPr>
          <w:tab/>
        </w:r>
        <w:r>
          <w:rPr>
            <w:webHidden/>
          </w:rPr>
          <w:fldChar w:fldCharType="begin"/>
        </w:r>
        <w:r>
          <w:rPr>
            <w:webHidden/>
          </w:rPr>
          <w:instrText xml:space="preserve"> PAGEREF _Toc232068040 \h </w:instrText>
        </w:r>
      </w:ins>
      <w:r>
        <w:rPr>
          <w:webHidden/>
        </w:rPr>
      </w:r>
      <w:ins w:id="231" w:author="Marmol, Dominika Klaudia" w:date="2026-06-11T10:59:00Z">
        <w:r>
          <w:rPr>
            <w:webHidden/>
          </w:rPr>
          <w:fldChar w:fldCharType="separate"/>
        </w:r>
        <w:r>
          <w:rPr>
            <w:webHidden/>
          </w:rPr>
          <w:t>57</w:t>
        </w:r>
        <w:r>
          <w:rPr>
            <w:webHidden/>
          </w:rPr>
          <w:fldChar w:fldCharType="end"/>
        </w:r>
        <w:r w:rsidRPr="00137BF6">
          <w:rPr>
            <w:rStyle w:val="Hyperlink"/>
          </w:rPr>
          <w:fldChar w:fldCharType="end"/>
        </w:r>
      </w:ins>
    </w:p>
    <w:p w14:paraId="34B308E5" w14:textId="0B8D6B41" w:rsidR="00804036" w:rsidRDefault="00E27C57">
      <w:pPr>
        <w:pStyle w:val="TOC3"/>
        <w:tabs>
          <w:tab w:val="left" w:pos="1800"/>
        </w:tabs>
        <w:rPr>
          <w:ins w:id="232" w:author="Marmol, Dominika Klaudia" w:date="2026-06-11T10:59:00Z"/>
          <w:rFonts w:asciiTheme="minorHAnsi" w:eastAsiaTheme="minorEastAsia" w:hAnsiTheme="minorHAnsi" w:cstheme="minorBidi"/>
          <w:color w:val="auto"/>
          <w:kern w:val="2"/>
          <w:szCs w:val="24"/>
          <w:lang w:val="en-GB" w:eastAsia="en-GB"/>
          <w14:ligatures w14:val="standardContextual"/>
        </w:rPr>
      </w:pPr>
      <w:ins w:id="233" w:author="Marmol, Dominika Klaudia" w:date="2026-06-11T10:59:00Z">
        <w:r w:rsidRPr="00137BF6">
          <w:rPr>
            <w:rStyle w:val="Hyperlink"/>
          </w:rPr>
          <w:fldChar w:fldCharType="begin"/>
        </w:r>
        <w:r w:rsidRPr="00137BF6">
          <w:rPr>
            <w:rStyle w:val="Hyperlink"/>
          </w:rPr>
          <w:instrText xml:space="preserve"> </w:instrText>
        </w:r>
        <w:r>
          <w:instrText>HYPERLINK \l "_Toc232068041"</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4.8.2</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Fonts w:cs="Arial"/>
          </w:rPr>
          <w:t>Adverse Events</w:t>
        </w:r>
        <w:r>
          <w:rPr>
            <w:webHidden/>
          </w:rPr>
          <w:tab/>
        </w:r>
        <w:r>
          <w:rPr>
            <w:webHidden/>
          </w:rPr>
          <w:fldChar w:fldCharType="begin"/>
        </w:r>
        <w:r>
          <w:rPr>
            <w:webHidden/>
          </w:rPr>
          <w:instrText xml:space="preserve"> PAGEREF _Toc232068041 \h </w:instrText>
        </w:r>
      </w:ins>
      <w:r>
        <w:rPr>
          <w:webHidden/>
        </w:rPr>
      </w:r>
      <w:ins w:id="234" w:author="Marmol, Dominika Klaudia" w:date="2026-06-11T10:59:00Z">
        <w:r>
          <w:rPr>
            <w:webHidden/>
          </w:rPr>
          <w:fldChar w:fldCharType="separate"/>
        </w:r>
        <w:r>
          <w:rPr>
            <w:webHidden/>
          </w:rPr>
          <w:t>57</w:t>
        </w:r>
        <w:r>
          <w:rPr>
            <w:webHidden/>
          </w:rPr>
          <w:fldChar w:fldCharType="end"/>
        </w:r>
        <w:r w:rsidRPr="00137BF6">
          <w:rPr>
            <w:rStyle w:val="Hyperlink"/>
          </w:rPr>
          <w:fldChar w:fldCharType="end"/>
        </w:r>
      </w:ins>
    </w:p>
    <w:p w14:paraId="5368F908" w14:textId="1775437A" w:rsidR="00804036" w:rsidRDefault="00E27C57">
      <w:pPr>
        <w:pStyle w:val="TOC3"/>
        <w:tabs>
          <w:tab w:val="left" w:pos="1800"/>
        </w:tabs>
        <w:rPr>
          <w:ins w:id="235" w:author="Marmol, Dominika Klaudia" w:date="2026-06-11T10:59:00Z"/>
          <w:rFonts w:asciiTheme="minorHAnsi" w:eastAsiaTheme="minorEastAsia" w:hAnsiTheme="minorHAnsi" w:cstheme="minorBidi"/>
          <w:color w:val="auto"/>
          <w:kern w:val="2"/>
          <w:szCs w:val="24"/>
          <w:lang w:val="en-GB" w:eastAsia="en-GB"/>
          <w14:ligatures w14:val="standardContextual"/>
        </w:rPr>
      </w:pPr>
      <w:ins w:id="236" w:author="Marmol, Dominika Klaudia" w:date="2026-06-11T10:59:00Z">
        <w:r w:rsidRPr="00137BF6">
          <w:rPr>
            <w:rStyle w:val="Hyperlink"/>
          </w:rPr>
          <w:fldChar w:fldCharType="begin"/>
        </w:r>
        <w:r w:rsidRPr="00137BF6">
          <w:rPr>
            <w:rStyle w:val="Hyperlink"/>
          </w:rPr>
          <w:instrText xml:space="preserve"> </w:instrText>
        </w:r>
        <w:r>
          <w:instrText>HYPERLINK \l "_Toc232068042"</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4.8.3</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Fonts w:cs="Arial"/>
          </w:rPr>
          <w:t>Laboratory Data</w:t>
        </w:r>
        <w:r>
          <w:rPr>
            <w:webHidden/>
          </w:rPr>
          <w:tab/>
        </w:r>
        <w:r>
          <w:rPr>
            <w:webHidden/>
          </w:rPr>
          <w:fldChar w:fldCharType="begin"/>
        </w:r>
        <w:r>
          <w:rPr>
            <w:webHidden/>
          </w:rPr>
          <w:instrText xml:space="preserve"> PAGEREF _Toc232068042 \h </w:instrText>
        </w:r>
      </w:ins>
      <w:r>
        <w:rPr>
          <w:webHidden/>
        </w:rPr>
      </w:r>
      <w:ins w:id="237" w:author="Marmol, Dominika Klaudia" w:date="2026-06-11T10:59:00Z">
        <w:r>
          <w:rPr>
            <w:webHidden/>
          </w:rPr>
          <w:fldChar w:fldCharType="separate"/>
        </w:r>
        <w:r>
          <w:rPr>
            <w:webHidden/>
          </w:rPr>
          <w:t>58</w:t>
        </w:r>
        <w:r>
          <w:rPr>
            <w:webHidden/>
          </w:rPr>
          <w:fldChar w:fldCharType="end"/>
        </w:r>
        <w:r w:rsidRPr="00137BF6">
          <w:rPr>
            <w:rStyle w:val="Hyperlink"/>
          </w:rPr>
          <w:fldChar w:fldCharType="end"/>
        </w:r>
      </w:ins>
    </w:p>
    <w:p w14:paraId="7D267873" w14:textId="0A95DE02" w:rsidR="00804036" w:rsidRDefault="00E27C57">
      <w:pPr>
        <w:pStyle w:val="TOC3"/>
        <w:tabs>
          <w:tab w:val="left" w:pos="1800"/>
        </w:tabs>
        <w:rPr>
          <w:ins w:id="238" w:author="Marmol, Dominika Klaudia" w:date="2026-06-11T10:59:00Z"/>
          <w:rFonts w:asciiTheme="minorHAnsi" w:eastAsiaTheme="minorEastAsia" w:hAnsiTheme="minorHAnsi" w:cstheme="minorBidi"/>
          <w:color w:val="auto"/>
          <w:kern w:val="2"/>
          <w:szCs w:val="24"/>
          <w:lang w:val="en-GB" w:eastAsia="en-GB"/>
          <w14:ligatures w14:val="standardContextual"/>
        </w:rPr>
      </w:pPr>
      <w:ins w:id="239" w:author="Marmol, Dominika Klaudia" w:date="2026-06-11T10:59:00Z">
        <w:r w:rsidRPr="00137BF6">
          <w:rPr>
            <w:rStyle w:val="Hyperlink"/>
          </w:rPr>
          <w:fldChar w:fldCharType="begin"/>
        </w:r>
        <w:r w:rsidRPr="00137BF6">
          <w:rPr>
            <w:rStyle w:val="Hyperlink"/>
          </w:rPr>
          <w:instrText xml:space="preserve"> </w:instrText>
        </w:r>
        <w:r>
          <w:instrText>HYPERLINK \l "_Toc232068043"</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4.8.4</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Fonts w:cs="Arial"/>
          </w:rPr>
          <w:t>Vital Signs</w:t>
        </w:r>
        <w:r>
          <w:rPr>
            <w:webHidden/>
          </w:rPr>
          <w:tab/>
        </w:r>
        <w:r>
          <w:rPr>
            <w:webHidden/>
          </w:rPr>
          <w:fldChar w:fldCharType="begin"/>
        </w:r>
        <w:r>
          <w:rPr>
            <w:webHidden/>
          </w:rPr>
          <w:instrText xml:space="preserve"> PAGEREF _Toc232068043 \h </w:instrText>
        </w:r>
      </w:ins>
      <w:r>
        <w:rPr>
          <w:webHidden/>
        </w:rPr>
      </w:r>
      <w:ins w:id="240" w:author="Marmol, Dominika Klaudia" w:date="2026-06-11T10:59:00Z">
        <w:r>
          <w:rPr>
            <w:webHidden/>
          </w:rPr>
          <w:fldChar w:fldCharType="separate"/>
        </w:r>
        <w:r>
          <w:rPr>
            <w:webHidden/>
          </w:rPr>
          <w:t>60</w:t>
        </w:r>
        <w:r>
          <w:rPr>
            <w:webHidden/>
          </w:rPr>
          <w:fldChar w:fldCharType="end"/>
        </w:r>
        <w:r w:rsidRPr="00137BF6">
          <w:rPr>
            <w:rStyle w:val="Hyperlink"/>
          </w:rPr>
          <w:fldChar w:fldCharType="end"/>
        </w:r>
      </w:ins>
    </w:p>
    <w:p w14:paraId="47E7DE18" w14:textId="72B27252" w:rsidR="00804036" w:rsidRDefault="00E27C57">
      <w:pPr>
        <w:pStyle w:val="TOC3"/>
        <w:tabs>
          <w:tab w:val="left" w:pos="1800"/>
        </w:tabs>
        <w:rPr>
          <w:ins w:id="241" w:author="Marmol, Dominika Klaudia" w:date="2026-06-11T10:59:00Z"/>
          <w:rFonts w:asciiTheme="minorHAnsi" w:eastAsiaTheme="minorEastAsia" w:hAnsiTheme="minorHAnsi" w:cstheme="minorBidi"/>
          <w:color w:val="auto"/>
          <w:kern w:val="2"/>
          <w:szCs w:val="24"/>
          <w:lang w:val="en-GB" w:eastAsia="en-GB"/>
          <w14:ligatures w14:val="standardContextual"/>
        </w:rPr>
      </w:pPr>
      <w:ins w:id="242" w:author="Marmol, Dominika Klaudia" w:date="2026-06-11T10:59:00Z">
        <w:r w:rsidRPr="00137BF6">
          <w:rPr>
            <w:rStyle w:val="Hyperlink"/>
          </w:rPr>
          <w:fldChar w:fldCharType="begin"/>
        </w:r>
        <w:r w:rsidRPr="00137BF6">
          <w:rPr>
            <w:rStyle w:val="Hyperlink"/>
          </w:rPr>
          <w:instrText xml:space="preserve"> </w:instrText>
        </w:r>
        <w:r>
          <w:instrText>HYPERLINK \l "_Toc232068044"</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4.8.5</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Fonts w:cs="Arial"/>
          </w:rPr>
          <w:t>Electrocardiogram Parameters</w:t>
        </w:r>
        <w:r>
          <w:rPr>
            <w:webHidden/>
          </w:rPr>
          <w:tab/>
        </w:r>
        <w:r>
          <w:rPr>
            <w:webHidden/>
          </w:rPr>
          <w:fldChar w:fldCharType="begin"/>
        </w:r>
        <w:r>
          <w:rPr>
            <w:webHidden/>
          </w:rPr>
          <w:instrText xml:space="preserve"> PAGEREF _Toc232068044 \h </w:instrText>
        </w:r>
      </w:ins>
      <w:r>
        <w:rPr>
          <w:webHidden/>
        </w:rPr>
      </w:r>
      <w:ins w:id="243" w:author="Marmol, Dominika Klaudia" w:date="2026-06-11T10:59:00Z">
        <w:r>
          <w:rPr>
            <w:webHidden/>
          </w:rPr>
          <w:fldChar w:fldCharType="separate"/>
        </w:r>
        <w:r>
          <w:rPr>
            <w:webHidden/>
          </w:rPr>
          <w:t>61</w:t>
        </w:r>
        <w:r>
          <w:rPr>
            <w:webHidden/>
          </w:rPr>
          <w:fldChar w:fldCharType="end"/>
        </w:r>
        <w:r w:rsidRPr="00137BF6">
          <w:rPr>
            <w:rStyle w:val="Hyperlink"/>
          </w:rPr>
          <w:fldChar w:fldCharType="end"/>
        </w:r>
      </w:ins>
    </w:p>
    <w:p w14:paraId="2540248C" w14:textId="0B3C4E87" w:rsidR="00804036" w:rsidRDefault="00E27C57">
      <w:pPr>
        <w:pStyle w:val="TOC3"/>
        <w:tabs>
          <w:tab w:val="left" w:pos="1800"/>
        </w:tabs>
        <w:rPr>
          <w:ins w:id="244" w:author="Marmol, Dominika Klaudia" w:date="2026-06-11T10:59:00Z"/>
          <w:rFonts w:asciiTheme="minorHAnsi" w:eastAsiaTheme="minorEastAsia" w:hAnsiTheme="minorHAnsi" w:cstheme="minorBidi"/>
          <w:color w:val="auto"/>
          <w:kern w:val="2"/>
          <w:szCs w:val="24"/>
          <w:lang w:val="en-GB" w:eastAsia="en-GB"/>
          <w14:ligatures w14:val="standardContextual"/>
        </w:rPr>
      </w:pPr>
      <w:ins w:id="245" w:author="Marmol, Dominika Klaudia" w:date="2026-06-11T10:59:00Z">
        <w:r w:rsidRPr="00137BF6">
          <w:rPr>
            <w:rStyle w:val="Hyperlink"/>
          </w:rPr>
          <w:fldChar w:fldCharType="begin"/>
        </w:r>
        <w:r w:rsidRPr="00137BF6">
          <w:rPr>
            <w:rStyle w:val="Hyperlink"/>
          </w:rPr>
          <w:instrText xml:space="preserve"> </w:instrText>
        </w:r>
        <w:r>
          <w:instrText>HYPERLINK \l "_Toc232068045"</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4.8.6</w:t>
        </w:r>
        <w:r>
          <w:rPr>
            <w:rFonts w:asciiTheme="minorHAnsi" w:eastAsiaTheme="minorEastAsia" w:hAnsiTheme="minorHAnsi" w:cstheme="minorBidi"/>
            <w:color w:val="auto"/>
            <w:kern w:val="2"/>
            <w:szCs w:val="24"/>
            <w:lang w:val="en-GB" w:eastAsia="en-GB"/>
            <w14:ligatures w14:val="standardContextual"/>
          </w:rPr>
          <w:tab/>
        </w:r>
        <w:r w:rsidRPr="00137BF6">
          <w:rPr>
            <w:rStyle w:val="Hyperlink"/>
            <w:rFonts w:cs="Arial"/>
          </w:rPr>
          <w:t>Other Safety Assessments</w:t>
        </w:r>
        <w:r>
          <w:rPr>
            <w:webHidden/>
          </w:rPr>
          <w:tab/>
        </w:r>
        <w:r>
          <w:rPr>
            <w:webHidden/>
          </w:rPr>
          <w:fldChar w:fldCharType="begin"/>
        </w:r>
        <w:r>
          <w:rPr>
            <w:webHidden/>
          </w:rPr>
          <w:instrText xml:space="preserve"> PAGEREF _Toc232068045 \h </w:instrText>
        </w:r>
      </w:ins>
      <w:r>
        <w:rPr>
          <w:webHidden/>
        </w:rPr>
      </w:r>
      <w:ins w:id="246" w:author="Marmol, Dominika Klaudia" w:date="2026-06-11T10:59:00Z">
        <w:r>
          <w:rPr>
            <w:webHidden/>
          </w:rPr>
          <w:fldChar w:fldCharType="separate"/>
        </w:r>
        <w:r>
          <w:rPr>
            <w:webHidden/>
          </w:rPr>
          <w:t>62</w:t>
        </w:r>
        <w:r>
          <w:rPr>
            <w:webHidden/>
          </w:rPr>
          <w:fldChar w:fldCharType="end"/>
        </w:r>
        <w:r w:rsidRPr="00137BF6">
          <w:rPr>
            <w:rStyle w:val="Hyperlink"/>
          </w:rPr>
          <w:fldChar w:fldCharType="end"/>
        </w:r>
      </w:ins>
    </w:p>
    <w:p w14:paraId="28C6E2EE" w14:textId="6534BEA6" w:rsidR="00804036" w:rsidRDefault="00E27C57">
      <w:pPr>
        <w:pStyle w:val="TOC2"/>
        <w:rPr>
          <w:ins w:id="247" w:author="Marmol, Dominika Klaudia" w:date="2026-06-11T10:59:00Z"/>
          <w:rFonts w:asciiTheme="minorHAnsi" w:eastAsiaTheme="minorEastAsia" w:hAnsiTheme="minorHAnsi" w:cstheme="minorBidi"/>
          <w:color w:val="auto"/>
          <w:kern w:val="2"/>
          <w:lang w:val="en-GB" w:eastAsia="en-GB"/>
          <w14:ligatures w14:val="standardContextual"/>
        </w:rPr>
      </w:pPr>
      <w:ins w:id="248" w:author="Marmol, Dominika Klaudia" w:date="2026-06-11T10:59:00Z">
        <w:r w:rsidRPr="00137BF6">
          <w:rPr>
            <w:rStyle w:val="Hyperlink"/>
          </w:rPr>
          <w:fldChar w:fldCharType="begin"/>
        </w:r>
        <w:r w:rsidRPr="00137BF6">
          <w:rPr>
            <w:rStyle w:val="Hyperlink"/>
          </w:rPr>
          <w:instrText xml:space="preserve"> </w:instrText>
        </w:r>
        <w:r>
          <w:instrText>HYPERLINK \l "_Toc232068046"</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4.9</w:t>
        </w:r>
        <w:r>
          <w:rPr>
            <w:rFonts w:asciiTheme="minorHAnsi" w:eastAsiaTheme="minorEastAsia" w:hAnsiTheme="minorHAnsi" w:cstheme="minorBidi"/>
            <w:color w:val="auto"/>
            <w:kern w:val="2"/>
            <w:lang w:val="en-GB" w:eastAsia="en-GB"/>
            <w14:ligatures w14:val="standardContextual"/>
          </w:rPr>
          <w:tab/>
        </w:r>
        <w:r w:rsidRPr="00137BF6">
          <w:rPr>
            <w:rStyle w:val="Hyperlink"/>
          </w:rPr>
          <w:t>Subgroup Analyses of Interest</w:t>
        </w:r>
        <w:r>
          <w:rPr>
            <w:webHidden/>
          </w:rPr>
          <w:tab/>
        </w:r>
        <w:r>
          <w:rPr>
            <w:webHidden/>
          </w:rPr>
          <w:fldChar w:fldCharType="begin"/>
        </w:r>
        <w:r>
          <w:rPr>
            <w:webHidden/>
          </w:rPr>
          <w:instrText xml:space="preserve"> PAGEREF _Toc232068046 \h </w:instrText>
        </w:r>
      </w:ins>
      <w:r>
        <w:rPr>
          <w:webHidden/>
        </w:rPr>
      </w:r>
      <w:ins w:id="249" w:author="Marmol, Dominika Klaudia" w:date="2026-06-11T10:59:00Z">
        <w:r>
          <w:rPr>
            <w:webHidden/>
          </w:rPr>
          <w:fldChar w:fldCharType="separate"/>
        </w:r>
        <w:r>
          <w:rPr>
            <w:webHidden/>
          </w:rPr>
          <w:t>63</w:t>
        </w:r>
        <w:r>
          <w:rPr>
            <w:webHidden/>
          </w:rPr>
          <w:fldChar w:fldCharType="end"/>
        </w:r>
        <w:r w:rsidRPr="00137BF6">
          <w:rPr>
            <w:rStyle w:val="Hyperlink"/>
          </w:rPr>
          <w:fldChar w:fldCharType="end"/>
        </w:r>
      </w:ins>
    </w:p>
    <w:p w14:paraId="70FC96A8" w14:textId="3B962BA8" w:rsidR="00804036" w:rsidRDefault="00E27C57">
      <w:pPr>
        <w:pStyle w:val="TOC1"/>
        <w:rPr>
          <w:ins w:id="250" w:author="Marmol, Dominika Klaudia" w:date="2026-06-11T10:59:00Z"/>
          <w:rFonts w:asciiTheme="minorHAnsi" w:eastAsiaTheme="minorEastAsia" w:hAnsiTheme="minorHAnsi" w:cstheme="minorBidi"/>
          <w:caps w:val="0"/>
          <w:color w:val="auto"/>
          <w:kern w:val="2"/>
          <w:lang w:val="en-GB" w:eastAsia="en-GB"/>
          <w14:ligatures w14:val="standardContextual"/>
        </w:rPr>
      </w:pPr>
      <w:ins w:id="251" w:author="Marmol, Dominika Klaudia" w:date="2026-06-11T10:59:00Z">
        <w:r w:rsidRPr="00137BF6">
          <w:rPr>
            <w:rStyle w:val="Hyperlink"/>
          </w:rPr>
          <w:fldChar w:fldCharType="begin"/>
        </w:r>
        <w:r w:rsidRPr="00137BF6">
          <w:rPr>
            <w:rStyle w:val="Hyperlink"/>
          </w:rPr>
          <w:instrText xml:space="preserve"> </w:instrText>
        </w:r>
        <w:r>
          <w:instrText>HYPERLINK \l "_Toc232068047"</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5.</w:t>
        </w:r>
        <w:r>
          <w:rPr>
            <w:rFonts w:asciiTheme="minorHAnsi" w:eastAsiaTheme="minorEastAsia" w:hAnsiTheme="minorHAnsi" w:cstheme="minorBidi"/>
            <w:caps w:val="0"/>
            <w:color w:val="auto"/>
            <w:kern w:val="2"/>
            <w:lang w:val="en-GB" w:eastAsia="en-GB"/>
            <w14:ligatures w14:val="standardContextual"/>
          </w:rPr>
          <w:tab/>
        </w:r>
        <w:r w:rsidRPr="00137BF6">
          <w:rPr>
            <w:rStyle w:val="Hyperlink"/>
            <w:rFonts w:cs="Arial"/>
          </w:rPr>
          <w:t>INTERIM ANALYSIS AND ANALYSIS SEQUENCE</w:t>
        </w:r>
        <w:r>
          <w:rPr>
            <w:webHidden/>
          </w:rPr>
          <w:tab/>
        </w:r>
        <w:r>
          <w:rPr>
            <w:webHidden/>
          </w:rPr>
          <w:fldChar w:fldCharType="begin"/>
        </w:r>
        <w:r>
          <w:rPr>
            <w:webHidden/>
          </w:rPr>
          <w:instrText xml:space="preserve"> PAGEREF _Toc232068047 \h </w:instrText>
        </w:r>
      </w:ins>
      <w:r>
        <w:rPr>
          <w:webHidden/>
        </w:rPr>
      </w:r>
      <w:ins w:id="252" w:author="Marmol, Dominika Klaudia" w:date="2026-06-11T10:59:00Z">
        <w:r>
          <w:rPr>
            <w:webHidden/>
          </w:rPr>
          <w:fldChar w:fldCharType="separate"/>
        </w:r>
        <w:r>
          <w:rPr>
            <w:webHidden/>
          </w:rPr>
          <w:t>63</w:t>
        </w:r>
        <w:r>
          <w:rPr>
            <w:webHidden/>
          </w:rPr>
          <w:fldChar w:fldCharType="end"/>
        </w:r>
        <w:r w:rsidRPr="00137BF6">
          <w:rPr>
            <w:rStyle w:val="Hyperlink"/>
          </w:rPr>
          <w:fldChar w:fldCharType="end"/>
        </w:r>
      </w:ins>
    </w:p>
    <w:p w14:paraId="252C8ED6" w14:textId="55952FB2" w:rsidR="00804036" w:rsidRDefault="00E27C57">
      <w:pPr>
        <w:pStyle w:val="TOC1"/>
        <w:rPr>
          <w:ins w:id="253" w:author="Marmol, Dominika Klaudia" w:date="2026-06-11T10:59:00Z"/>
          <w:rFonts w:asciiTheme="minorHAnsi" w:eastAsiaTheme="minorEastAsia" w:hAnsiTheme="minorHAnsi" w:cstheme="minorBidi"/>
          <w:caps w:val="0"/>
          <w:color w:val="auto"/>
          <w:kern w:val="2"/>
          <w:lang w:val="en-GB" w:eastAsia="en-GB"/>
          <w14:ligatures w14:val="standardContextual"/>
        </w:rPr>
      </w:pPr>
      <w:ins w:id="254" w:author="Marmol, Dominika Klaudia" w:date="2026-06-11T10:59:00Z">
        <w:r w:rsidRPr="00137BF6">
          <w:rPr>
            <w:rStyle w:val="Hyperlink"/>
          </w:rPr>
          <w:fldChar w:fldCharType="begin"/>
        </w:r>
        <w:r w:rsidRPr="00137BF6">
          <w:rPr>
            <w:rStyle w:val="Hyperlink"/>
          </w:rPr>
          <w:instrText xml:space="preserve"> </w:instrText>
        </w:r>
        <w:r>
          <w:instrText>HYPERLINK \l "_Toc232068048"</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6.</w:t>
        </w:r>
        <w:r>
          <w:rPr>
            <w:rFonts w:asciiTheme="minorHAnsi" w:eastAsiaTheme="minorEastAsia" w:hAnsiTheme="minorHAnsi" w:cstheme="minorBidi"/>
            <w:caps w:val="0"/>
            <w:color w:val="auto"/>
            <w:kern w:val="2"/>
            <w:lang w:val="en-GB" w:eastAsia="en-GB"/>
            <w14:ligatures w14:val="standardContextual"/>
          </w:rPr>
          <w:tab/>
        </w:r>
        <w:r w:rsidRPr="00137BF6">
          <w:rPr>
            <w:rStyle w:val="Hyperlink"/>
            <w:rFonts w:cs="Arial"/>
          </w:rPr>
          <w:t>SAMPLE SIZE DETERMINATION</w:t>
        </w:r>
        <w:r>
          <w:rPr>
            <w:webHidden/>
          </w:rPr>
          <w:tab/>
        </w:r>
        <w:r>
          <w:rPr>
            <w:webHidden/>
          </w:rPr>
          <w:fldChar w:fldCharType="begin"/>
        </w:r>
        <w:r>
          <w:rPr>
            <w:webHidden/>
          </w:rPr>
          <w:instrText xml:space="preserve"> PAGEREF _Toc232068048 \h </w:instrText>
        </w:r>
      </w:ins>
      <w:r>
        <w:rPr>
          <w:webHidden/>
        </w:rPr>
      </w:r>
      <w:ins w:id="255" w:author="Marmol, Dominika Klaudia" w:date="2026-06-11T10:59:00Z">
        <w:r>
          <w:rPr>
            <w:webHidden/>
          </w:rPr>
          <w:fldChar w:fldCharType="separate"/>
        </w:r>
        <w:r>
          <w:rPr>
            <w:webHidden/>
          </w:rPr>
          <w:t>64</w:t>
        </w:r>
        <w:r>
          <w:rPr>
            <w:webHidden/>
          </w:rPr>
          <w:fldChar w:fldCharType="end"/>
        </w:r>
        <w:r w:rsidRPr="00137BF6">
          <w:rPr>
            <w:rStyle w:val="Hyperlink"/>
          </w:rPr>
          <w:fldChar w:fldCharType="end"/>
        </w:r>
      </w:ins>
    </w:p>
    <w:p w14:paraId="39707F7C" w14:textId="3E964BA1" w:rsidR="00804036" w:rsidRDefault="00E27C57">
      <w:pPr>
        <w:pStyle w:val="TOC1"/>
        <w:rPr>
          <w:ins w:id="256" w:author="Marmol, Dominika Klaudia" w:date="2026-06-11T10:59:00Z"/>
          <w:rFonts w:asciiTheme="minorHAnsi" w:eastAsiaTheme="minorEastAsia" w:hAnsiTheme="minorHAnsi" w:cstheme="minorBidi"/>
          <w:caps w:val="0"/>
          <w:color w:val="auto"/>
          <w:kern w:val="2"/>
          <w:lang w:val="en-GB" w:eastAsia="en-GB"/>
          <w14:ligatures w14:val="standardContextual"/>
        </w:rPr>
      </w:pPr>
      <w:ins w:id="257" w:author="Marmol, Dominika Klaudia" w:date="2026-06-11T10:59:00Z">
        <w:r w:rsidRPr="00137BF6">
          <w:rPr>
            <w:rStyle w:val="Hyperlink"/>
          </w:rPr>
          <w:fldChar w:fldCharType="begin"/>
        </w:r>
        <w:r w:rsidRPr="00137BF6">
          <w:rPr>
            <w:rStyle w:val="Hyperlink"/>
          </w:rPr>
          <w:instrText xml:space="preserve"> </w:instrText>
        </w:r>
        <w:r>
          <w:instrText>HYPERLINK \l "_Toc232068049"</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7.</w:t>
        </w:r>
        <w:r>
          <w:rPr>
            <w:rFonts w:asciiTheme="minorHAnsi" w:eastAsiaTheme="minorEastAsia" w:hAnsiTheme="minorHAnsi" w:cstheme="minorBidi"/>
            <w:caps w:val="0"/>
            <w:color w:val="auto"/>
            <w:kern w:val="2"/>
            <w:lang w:val="en-GB" w:eastAsia="en-GB"/>
            <w14:ligatures w14:val="standardContextual"/>
          </w:rPr>
          <w:tab/>
        </w:r>
        <w:r w:rsidRPr="00137BF6">
          <w:rPr>
            <w:rStyle w:val="Hyperlink"/>
            <w:rFonts w:cs="Arial"/>
          </w:rPr>
          <w:t>CHANGES FROM AND ADDITIONS TO METHODS PLANNED IN THE PROTOCOL</w:t>
        </w:r>
        <w:r>
          <w:rPr>
            <w:webHidden/>
          </w:rPr>
          <w:tab/>
        </w:r>
        <w:r>
          <w:rPr>
            <w:webHidden/>
          </w:rPr>
          <w:fldChar w:fldCharType="begin"/>
        </w:r>
        <w:r>
          <w:rPr>
            <w:webHidden/>
          </w:rPr>
          <w:instrText xml:space="preserve"> PAGEREF _Toc232068049 \h </w:instrText>
        </w:r>
      </w:ins>
      <w:r>
        <w:rPr>
          <w:webHidden/>
        </w:rPr>
      </w:r>
      <w:ins w:id="258" w:author="Marmol, Dominika Klaudia" w:date="2026-06-11T10:59:00Z">
        <w:r>
          <w:rPr>
            <w:webHidden/>
          </w:rPr>
          <w:fldChar w:fldCharType="separate"/>
        </w:r>
        <w:r>
          <w:rPr>
            <w:webHidden/>
          </w:rPr>
          <w:t>66</w:t>
        </w:r>
        <w:r>
          <w:rPr>
            <w:webHidden/>
          </w:rPr>
          <w:fldChar w:fldCharType="end"/>
        </w:r>
        <w:r w:rsidRPr="00137BF6">
          <w:rPr>
            <w:rStyle w:val="Hyperlink"/>
          </w:rPr>
          <w:fldChar w:fldCharType="end"/>
        </w:r>
      </w:ins>
    </w:p>
    <w:p w14:paraId="2BD7866C" w14:textId="01B98C10" w:rsidR="00804036" w:rsidRDefault="00E27C57">
      <w:pPr>
        <w:pStyle w:val="TOC1"/>
        <w:rPr>
          <w:ins w:id="259" w:author="Marmol, Dominika Klaudia" w:date="2026-06-11T10:59:00Z"/>
          <w:rFonts w:asciiTheme="minorHAnsi" w:eastAsiaTheme="minorEastAsia" w:hAnsiTheme="minorHAnsi" w:cstheme="minorBidi"/>
          <w:caps w:val="0"/>
          <w:color w:val="auto"/>
          <w:kern w:val="2"/>
          <w:lang w:val="en-GB" w:eastAsia="en-GB"/>
          <w14:ligatures w14:val="standardContextual"/>
        </w:rPr>
      </w:pPr>
      <w:ins w:id="260" w:author="Marmol, Dominika Klaudia" w:date="2026-06-11T10:59:00Z">
        <w:r w:rsidRPr="00137BF6">
          <w:rPr>
            <w:rStyle w:val="Hyperlink"/>
          </w:rPr>
          <w:fldChar w:fldCharType="begin"/>
        </w:r>
        <w:r w:rsidRPr="00137BF6">
          <w:rPr>
            <w:rStyle w:val="Hyperlink"/>
          </w:rPr>
          <w:instrText xml:space="preserve"> </w:instrText>
        </w:r>
        <w:r>
          <w:instrText>HYPERLINK \l "_Toc232068050"</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8.</w:t>
        </w:r>
        <w:r>
          <w:rPr>
            <w:rFonts w:asciiTheme="minorHAnsi" w:eastAsiaTheme="minorEastAsia" w:hAnsiTheme="minorHAnsi" w:cstheme="minorBidi"/>
            <w:caps w:val="0"/>
            <w:color w:val="auto"/>
            <w:kern w:val="2"/>
            <w:lang w:val="en-GB" w:eastAsia="en-GB"/>
            <w14:ligatures w14:val="standardContextual"/>
          </w:rPr>
          <w:tab/>
        </w:r>
        <w:r w:rsidRPr="00137BF6">
          <w:rPr>
            <w:rStyle w:val="Hyperlink"/>
            <w:rFonts w:cs="Arial"/>
          </w:rPr>
          <w:t>REFERENCES</w:t>
        </w:r>
        <w:r>
          <w:rPr>
            <w:webHidden/>
          </w:rPr>
          <w:tab/>
        </w:r>
        <w:r>
          <w:rPr>
            <w:webHidden/>
          </w:rPr>
          <w:fldChar w:fldCharType="begin"/>
        </w:r>
        <w:r>
          <w:rPr>
            <w:webHidden/>
          </w:rPr>
          <w:instrText xml:space="preserve"> PAGEREF _Toc232068050 \h </w:instrText>
        </w:r>
      </w:ins>
      <w:r>
        <w:rPr>
          <w:webHidden/>
        </w:rPr>
      </w:r>
      <w:ins w:id="261" w:author="Marmol, Dominika Klaudia" w:date="2026-06-11T10:59:00Z">
        <w:r>
          <w:rPr>
            <w:webHidden/>
          </w:rPr>
          <w:fldChar w:fldCharType="separate"/>
        </w:r>
        <w:r>
          <w:rPr>
            <w:webHidden/>
          </w:rPr>
          <w:t>67</w:t>
        </w:r>
        <w:r>
          <w:rPr>
            <w:webHidden/>
          </w:rPr>
          <w:fldChar w:fldCharType="end"/>
        </w:r>
        <w:r w:rsidRPr="00137BF6">
          <w:rPr>
            <w:rStyle w:val="Hyperlink"/>
          </w:rPr>
          <w:fldChar w:fldCharType="end"/>
        </w:r>
      </w:ins>
    </w:p>
    <w:p w14:paraId="064CB6ED" w14:textId="7A4BF2EC" w:rsidR="00804036" w:rsidRDefault="00E27C57">
      <w:pPr>
        <w:pStyle w:val="TOC1"/>
        <w:rPr>
          <w:ins w:id="262" w:author="Marmol, Dominika Klaudia" w:date="2026-06-11T10:59:00Z"/>
          <w:rFonts w:asciiTheme="minorHAnsi" w:eastAsiaTheme="minorEastAsia" w:hAnsiTheme="minorHAnsi" w:cstheme="minorBidi"/>
          <w:caps w:val="0"/>
          <w:color w:val="auto"/>
          <w:kern w:val="2"/>
          <w:lang w:val="en-GB" w:eastAsia="en-GB"/>
          <w14:ligatures w14:val="standardContextual"/>
        </w:rPr>
      </w:pPr>
      <w:ins w:id="263" w:author="Marmol, Dominika Klaudia" w:date="2026-06-11T10:59:00Z">
        <w:r w:rsidRPr="00137BF6">
          <w:rPr>
            <w:rStyle w:val="Hyperlink"/>
          </w:rPr>
          <w:fldChar w:fldCharType="begin"/>
        </w:r>
        <w:r w:rsidRPr="00137BF6">
          <w:rPr>
            <w:rStyle w:val="Hyperlink"/>
          </w:rPr>
          <w:instrText xml:space="preserve"> </w:instrText>
        </w:r>
        <w:r>
          <w:instrText>HYPERLINK \l "_Toc232068051"</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Fonts w:cs="Arial"/>
          </w:rPr>
          <w:t>9.</w:t>
        </w:r>
        <w:r>
          <w:rPr>
            <w:rFonts w:asciiTheme="minorHAnsi" w:eastAsiaTheme="minorEastAsia" w:hAnsiTheme="minorHAnsi" w:cstheme="minorBidi"/>
            <w:caps w:val="0"/>
            <w:color w:val="auto"/>
            <w:kern w:val="2"/>
            <w:lang w:val="en-GB" w:eastAsia="en-GB"/>
            <w14:ligatures w14:val="standardContextual"/>
          </w:rPr>
          <w:tab/>
        </w:r>
        <w:r w:rsidRPr="00137BF6">
          <w:rPr>
            <w:rStyle w:val="Hyperlink"/>
            <w:rFonts w:cs="Arial"/>
          </w:rPr>
          <w:t>SUPPORTING DOCUMENTATION</w:t>
        </w:r>
        <w:r>
          <w:rPr>
            <w:webHidden/>
          </w:rPr>
          <w:tab/>
        </w:r>
        <w:r>
          <w:rPr>
            <w:webHidden/>
          </w:rPr>
          <w:fldChar w:fldCharType="begin"/>
        </w:r>
        <w:r>
          <w:rPr>
            <w:webHidden/>
          </w:rPr>
          <w:instrText xml:space="preserve"> PAGEREF _Toc232068051 \h </w:instrText>
        </w:r>
      </w:ins>
      <w:r>
        <w:rPr>
          <w:webHidden/>
        </w:rPr>
      </w:r>
      <w:ins w:id="264" w:author="Marmol, Dominika Klaudia" w:date="2026-06-11T10:59:00Z">
        <w:r>
          <w:rPr>
            <w:webHidden/>
          </w:rPr>
          <w:fldChar w:fldCharType="separate"/>
        </w:r>
        <w:r>
          <w:rPr>
            <w:webHidden/>
          </w:rPr>
          <w:t>68</w:t>
        </w:r>
        <w:r>
          <w:rPr>
            <w:webHidden/>
          </w:rPr>
          <w:fldChar w:fldCharType="end"/>
        </w:r>
        <w:r w:rsidRPr="00137BF6">
          <w:rPr>
            <w:rStyle w:val="Hyperlink"/>
          </w:rPr>
          <w:fldChar w:fldCharType="end"/>
        </w:r>
      </w:ins>
    </w:p>
    <w:p w14:paraId="481265D5" w14:textId="4DA521E7" w:rsidR="00804036" w:rsidRDefault="00E27C57">
      <w:pPr>
        <w:pStyle w:val="TOC2"/>
        <w:rPr>
          <w:ins w:id="265" w:author="Marmol, Dominika Klaudia" w:date="2026-06-11T10:59:00Z"/>
          <w:rFonts w:asciiTheme="minorHAnsi" w:eastAsiaTheme="minorEastAsia" w:hAnsiTheme="minorHAnsi" w:cstheme="minorBidi"/>
          <w:color w:val="auto"/>
          <w:kern w:val="2"/>
          <w:lang w:val="en-GB" w:eastAsia="en-GB"/>
          <w14:ligatures w14:val="standardContextual"/>
        </w:rPr>
      </w:pPr>
      <w:ins w:id="266" w:author="Marmol, Dominika Klaudia" w:date="2026-06-11T10:59:00Z">
        <w:r w:rsidRPr="00137BF6">
          <w:rPr>
            <w:rStyle w:val="Hyperlink"/>
          </w:rPr>
          <w:fldChar w:fldCharType="begin"/>
        </w:r>
        <w:r w:rsidRPr="00137BF6">
          <w:rPr>
            <w:rStyle w:val="Hyperlink"/>
          </w:rPr>
          <w:instrText xml:space="preserve"> </w:instrText>
        </w:r>
        <w:r>
          <w:instrText>HYPERLINK \l "_Toc232068052"</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Pr>
          <w:t>Appendix 1 Schedule of Procedures/Assessments</w:t>
        </w:r>
        <w:r>
          <w:rPr>
            <w:webHidden/>
          </w:rPr>
          <w:tab/>
        </w:r>
        <w:r>
          <w:rPr>
            <w:webHidden/>
          </w:rPr>
          <w:fldChar w:fldCharType="begin"/>
        </w:r>
        <w:r>
          <w:rPr>
            <w:webHidden/>
          </w:rPr>
          <w:instrText xml:space="preserve"> PAGEREF _Toc232068052 \h </w:instrText>
        </w:r>
      </w:ins>
      <w:r>
        <w:rPr>
          <w:webHidden/>
        </w:rPr>
      </w:r>
      <w:ins w:id="267" w:author="Marmol, Dominika Klaudia" w:date="2026-06-11T10:59:00Z">
        <w:r>
          <w:rPr>
            <w:webHidden/>
          </w:rPr>
          <w:fldChar w:fldCharType="separate"/>
        </w:r>
        <w:r>
          <w:rPr>
            <w:webHidden/>
          </w:rPr>
          <w:t>68</w:t>
        </w:r>
        <w:r>
          <w:rPr>
            <w:webHidden/>
          </w:rPr>
          <w:fldChar w:fldCharType="end"/>
        </w:r>
        <w:r w:rsidRPr="00137BF6">
          <w:rPr>
            <w:rStyle w:val="Hyperlink"/>
          </w:rPr>
          <w:fldChar w:fldCharType="end"/>
        </w:r>
      </w:ins>
    </w:p>
    <w:p w14:paraId="04D97E04" w14:textId="04C5B749" w:rsidR="00804036" w:rsidRDefault="00E27C57">
      <w:pPr>
        <w:pStyle w:val="TOC2"/>
        <w:rPr>
          <w:ins w:id="268" w:author="Marmol, Dominika Klaudia" w:date="2026-06-11T10:59:00Z"/>
          <w:rFonts w:asciiTheme="minorHAnsi" w:eastAsiaTheme="minorEastAsia" w:hAnsiTheme="minorHAnsi" w:cstheme="minorBidi"/>
          <w:color w:val="auto"/>
          <w:kern w:val="2"/>
          <w:lang w:val="en-GB" w:eastAsia="en-GB"/>
          <w14:ligatures w14:val="standardContextual"/>
        </w:rPr>
      </w:pPr>
      <w:ins w:id="269" w:author="Marmol, Dominika Klaudia" w:date="2026-06-11T10:59:00Z">
        <w:r w:rsidRPr="00137BF6">
          <w:rPr>
            <w:rStyle w:val="Hyperlink"/>
          </w:rPr>
          <w:fldChar w:fldCharType="begin"/>
        </w:r>
        <w:r w:rsidRPr="00137BF6">
          <w:rPr>
            <w:rStyle w:val="Hyperlink"/>
          </w:rPr>
          <w:instrText xml:space="preserve"> </w:instrText>
        </w:r>
        <w:r>
          <w:instrText>HYPERLINK \l "_Toc232068053"</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Pr>
          <w:t>Appendix 2 Censoring Rules for PFS and DoR and OS</w:t>
        </w:r>
        <w:r>
          <w:rPr>
            <w:webHidden/>
          </w:rPr>
          <w:tab/>
        </w:r>
        <w:r>
          <w:rPr>
            <w:webHidden/>
          </w:rPr>
          <w:fldChar w:fldCharType="begin"/>
        </w:r>
        <w:r>
          <w:rPr>
            <w:webHidden/>
          </w:rPr>
          <w:instrText xml:space="preserve"> PAGEREF _Toc232068053 \h </w:instrText>
        </w:r>
      </w:ins>
      <w:r>
        <w:rPr>
          <w:webHidden/>
        </w:rPr>
      </w:r>
      <w:ins w:id="270" w:author="Marmol, Dominika Klaudia" w:date="2026-06-11T10:59:00Z">
        <w:r>
          <w:rPr>
            <w:webHidden/>
          </w:rPr>
          <w:fldChar w:fldCharType="separate"/>
        </w:r>
        <w:r>
          <w:rPr>
            <w:webHidden/>
          </w:rPr>
          <w:t>105</w:t>
        </w:r>
        <w:r>
          <w:rPr>
            <w:webHidden/>
          </w:rPr>
          <w:fldChar w:fldCharType="end"/>
        </w:r>
        <w:r w:rsidRPr="00137BF6">
          <w:rPr>
            <w:rStyle w:val="Hyperlink"/>
          </w:rPr>
          <w:fldChar w:fldCharType="end"/>
        </w:r>
      </w:ins>
    </w:p>
    <w:p w14:paraId="26C40691" w14:textId="32C66BAB" w:rsidR="00804036" w:rsidRDefault="00E27C57">
      <w:pPr>
        <w:pStyle w:val="TOC2"/>
        <w:rPr>
          <w:ins w:id="271" w:author="Marmol, Dominika Klaudia" w:date="2026-06-11T10:59:00Z"/>
          <w:rFonts w:asciiTheme="minorHAnsi" w:eastAsiaTheme="minorEastAsia" w:hAnsiTheme="minorHAnsi" w:cstheme="minorBidi"/>
          <w:color w:val="auto"/>
          <w:kern w:val="2"/>
          <w:lang w:val="en-GB" w:eastAsia="en-GB"/>
          <w14:ligatures w14:val="standardContextual"/>
        </w:rPr>
      </w:pPr>
      <w:ins w:id="272" w:author="Marmol, Dominika Klaudia" w:date="2026-06-11T10:59:00Z">
        <w:r w:rsidRPr="00137BF6">
          <w:rPr>
            <w:rStyle w:val="Hyperlink"/>
          </w:rPr>
          <w:fldChar w:fldCharType="begin"/>
        </w:r>
        <w:r w:rsidRPr="00137BF6">
          <w:rPr>
            <w:rStyle w:val="Hyperlink"/>
          </w:rPr>
          <w:instrText xml:space="preserve"> </w:instrText>
        </w:r>
        <w:r>
          <w:instrText>HYPERLINK \l "_Toc232068054"</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Pr>
          <w:t>Appendix 3</w:t>
        </w:r>
        <w:r w:rsidRPr="00137BF6">
          <w:rPr>
            <w:rStyle w:val="Hyperlink"/>
            <w:i/>
            <w:iCs/>
          </w:rPr>
          <w:t xml:space="preserve"> </w:t>
        </w:r>
        <w:r w:rsidRPr="00137BF6">
          <w:rPr>
            <w:rStyle w:val="Hyperlink"/>
          </w:rPr>
          <w:t>Multiple Imputation Procedure</w:t>
        </w:r>
        <w:r>
          <w:rPr>
            <w:webHidden/>
          </w:rPr>
          <w:tab/>
        </w:r>
        <w:r>
          <w:rPr>
            <w:webHidden/>
          </w:rPr>
          <w:fldChar w:fldCharType="begin"/>
        </w:r>
        <w:r>
          <w:rPr>
            <w:webHidden/>
          </w:rPr>
          <w:instrText xml:space="preserve"> PAGEREF _Toc232068054 \h </w:instrText>
        </w:r>
      </w:ins>
      <w:r>
        <w:rPr>
          <w:webHidden/>
        </w:rPr>
      </w:r>
      <w:ins w:id="273" w:author="Marmol, Dominika Klaudia" w:date="2026-06-11T10:59:00Z">
        <w:r>
          <w:rPr>
            <w:webHidden/>
          </w:rPr>
          <w:fldChar w:fldCharType="separate"/>
        </w:r>
        <w:r>
          <w:rPr>
            <w:webHidden/>
          </w:rPr>
          <w:t>108</w:t>
        </w:r>
        <w:r>
          <w:rPr>
            <w:webHidden/>
          </w:rPr>
          <w:fldChar w:fldCharType="end"/>
        </w:r>
        <w:r w:rsidRPr="00137BF6">
          <w:rPr>
            <w:rStyle w:val="Hyperlink"/>
          </w:rPr>
          <w:fldChar w:fldCharType="end"/>
        </w:r>
      </w:ins>
    </w:p>
    <w:p w14:paraId="493CBB79" w14:textId="5A4FF08D" w:rsidR="00804036" w:rsidRDefault="00E27C57">
      <w:pPr>
        <w:pStyle w:val="TOC2"/>
        <w:rPr>
          <w:ins w:id="274" w:author="Marmol, Dominika Klaudia" w:date="2026-06-11T10:59:00Z"/>
          <w:rFonts w:asciiTheme="minorHAnsi" w:eastAsiaTheme="minorEastAsia" w:hAnsiTheme="minorHAnsi" w:cstheme="minorBidi"/>
          <w:color w:val="auto"/>
          <w:kern w:val="2"/>
          <w:lang w:val="en-GB" w:eastAsia="en-GB"/>
          <w14:ligatures w14:val="standardContextual"/>
        </w:rPr>
      </w:pPr>
      <w:ins w:id="275" w:author="Marmol, Dominika Klaudia" w:date="2026-06-11T10:59:00Z">
        <w:r w:rsidRPr="00137BF6">
          <w:rPr>
            <w:rStyle w:val="Hyperlink"/>
          </w:rPr>
          <w:fldChar w:fldCharType="begin"/>
        </w:r>
        <w:r w:rsidRPr="00137BF6">
          <w:rPr>
            <w:rStyle w:val="Hyperlink"/>
          </w:rPr>
          <w:instrText xml:space="preserve"> </w:instrText>
        </w:r>
        <w:r>
          <w:instrText>HYPERLINK \l "_Toc232068055"</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Pr>
          <w:t>Appendix 4 NCI-CTCAE V5.0 Toxicity/ AE Grading</w:t>
        </w:r>
        <w:r>
          <w:rPr>
            <w:webHidden/>
          </w:rPr>
          <w:tab/>
        </w:r>
        <w:r>
          <w:rPr>
            <w:webHidden/>
          </w:rPr>
          <w:fldChar w:fldCharType="begin"/>
        </w:r>
        <w:r>
          <w:rPr>
            <w:webHidden/>
          </w:rPr>
          <w:instrText xml:space="preserve"> PAGEREF _Toc232068055 \h </w:instrText>
        </w:r>
      </w:ins>
      <w:r>
        <w:rPr>
          <w:webHidden/>
        </w:rPr>
      </w:r>
      <w:ins w:id="276" w:author="Marmol, Dominika Klaudia" w:date="2026-06-11T10:59:00Z">
        <w:r>
          <w:rPr>
            <w:webHidden/>
          </w:rPr>
          <w:fldChar w:fldCharType="separate"/>
        </w:r>
        <w:r>
          <w:rPr>
            <w:webHidden/>
          </w:rPr>
          <w:t>109</w:t>
        </w:r>
        <w:r>
          <w:rPr>
            <w:webHidden/>
          </w:rPr>
          <w:fldChar w:fldCharType="end"/>
        </w:r>
        <w:r w:rsidRPr="00137BF6">
          <w:rPr>
            <w:rStyle w:val="Hyperlink"/>
          </w:rPr>
          <w:fldChar w:fldCharType="end"/>
        </w:r>
      </w:ins>
    </w:p>
    <w:p w14:paraId="39F0DFC8" w14:textId="0151A2C9" w:rsidR="00804036" w:rsidRDefault="00E27C57">
      <w:pPr>
        <w:pStyle w:val="TOC2"/>
        <w:rPr>
          <w:ins w:id="277" w:author="Marmol, Dominika Klaudia" w:date="2026-06-11T10:59:00Z"/>
          <w:rFonts w:asciiTheme="minorHAnsi" w:eastAsiaTheme="minorEastAsia" w:hAnsiTheme="minorHAnsi" w:cstheme="minorBidi"/>
          <w:color w:val="auto"/>
          <w:kern w:val="2"/>
          <w:lang w:val="en-GB" w:eastAsia="en-GB"/>
          <w14:ligatures w14:val="standardContextual"/>
        </w:rPr>
      </w:pPr>
      <w:ins w:id="278" w:author="Marmol, Dominika Klaudia" w:date="2026-06-11T10:59:00Z">
        <w:r w:rsidRPr="00137BF6">
          <w:rPr>
            <w:rStyle w:val="Hyperlink"/>
          </w:rPr>
          <w:fldChar w:fldCharType="begin"/>
        </w:r>
        <w:r w:rsidRPr="00137BF6">
          <w:rPr>
            <w:rStyle w:val="Hyperlink"/>
          </w:rPr>
          <w:instrText xml:space="preserve"> </w:instrText>
        </w:r>
        <w:r>
          <w:instrText>HYPERLINK \l "_Toc232068056"</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Pr>
          <w:t>Appendix 5 Clinical Significance Criteria for Safety Parameters</w:t>
        </w:r>
        <w:r>
          <w:rPr>
            <w:webHidden/>
          </w:rPr>
          <w:tab/>
        </w:r>
        <w:r>
          <w:rPr>
            <w:webHidden/>
          </w:rPr>
          <w:fldChar w:fldCharType="begin"/>
        </w:r>
        <w:r>
          <w:rPr>
            <w:webHidden/>
          </w:rPr>
          <w:instrText xml:space="preserve"> PAGEREF _Toc232068056 \h </w:instrText>
        </w:r>
      </w:ins>
      <w:r>
        <w:rPr>
          <w:webHidden/>
        </w:rPr>
      </w:r>
      <w:ins w:id="279" w:author="Marmol, Dominika Klaudia" w:date="2026-06-11T10:59:00Z">
        <w:r>
          <w:rPr>
            <w:webHidden/>
          </w:rPr>
          <w:fldChar w:fldCharType="separate"/>
        </w:r>
        <w:r>
          <w:rPr>
            <w:webHidden/>
          </w:rPr>
          <w:t>110</w:t>
        </w:r>
        <w:r>
          <w:rPr>
            <w:webHidden/>
          </w:rPr>
          <w:fldChar w:fldCharType="end"/>
        </w:r>
        <w:r w:rsidRPr="00137BF6">
          <w:rPr>
            <w:rStyle w:val="Hyperlink"/>
          </w:rPr>
          <w:fldChar w:fldCharType="end"/>
        </w:r>
      </w:ins>
    </w:p>
    <w:p w14:paraId="68C5D8CA" w14:textId="7FEB5D0C" w:rsidR="00804036" w:rsidRDefault="00E27C57">
      <w:pPr>
        <w:pStyle w:val="TOC2"/>
        <w:rPr>
          <w:ins w:id="280" w:author="Marmol, Dominika Klaudia" w:date="2026-06-11T10:59:00Z"/>
          <w:rFonts w:asciiTheme="minorHAnsi" w:eastAsiaTheme="minorEastAsia" w:hAnsiTheme="minorHAnsi" w:cstheme="minorBidi"/>
          <w:color w:val="auto"/>
          <w:kern w:val="2"/>
          <w:lang w:val="en-GB" w:eastAsia="en-GB"/>
          <w14:ligatures w14:val="standardContextual"/>
        </w:rPr>
      </w:pPr>
      <w:ins w:id="281" w:author="Marmol, Dominika Klaudia" w:date="2026-06-11T10:59:00Z">
        <w:r w:rsidRPr="00137BF6">
          <w:rPr>
            <w:rStyle w:val="Hyperlink"/>
          </w:rPr>
          <w:fldChar w:fldCharType="begin"/>
        </w:r>
        <w:r w:rsidRPr="00137BF6">
          <w:rPr>
            <w:rStyle w:val="Hyperlink"/>
          </w:rPr>
          <w:instrText xml:space="preserve"> </w:instrText>
        </w:r>
        <w:r>
          <w:instrText>HYPERLINK \l "_Toc232068057"</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Pr>
          <w:t>Appendix 6 Date Imputation Rules</w:t>
        </w:r>
        <w:r>
          <w:rPr>
            <w:webHidden/>
          </w:rPr>
          <w:tab/>
        </w:r>
        <w:r>
          <w:rPr>
            <w:webHidden/>
          </w:rPr>
          <w:fldChar w:fldCharType="begin"/>
        </w:r>
        <w:r>
          <w:rPr>
            <w:webHidden/>
          </w:rPr>
          <w:instrText xml:space="preserve"> PAGEREF _Toc232068057 \h </w:instrText>
        </w:r>
      </w:ins>
      <w:r>
        <w:rPr>
          <w:webHidden/>
        </w:rPr>
      </w:r>
      <w:ins w:id="282" w:author="Marmol, Dominika Klaudia" w:date="2026-06-11T10:59:00Z">
        <w:r>
          <w:rPr>
            <w:webHidden/>
          </w:rPr>
          <w:fldChar w:fldCharType="separate"/>
        </w:r>
        <w:r>
          <w:rPr>
            <w:webHidden/>
          </w:rPr>
          <w:t>111</w:t>
        </w:r>
        <w:r>
          <w:rPr>
            <w:webHidden/>
          </w:rPr>
          <w:fldChar w:fldCharType="end"/>
        </w:r>
        <w:r w:rsidRPr="00137BF6">
          <w:rPr>
            <w:rStyle w:val="Hyperlink"/>
          </w:rPr>
          <w:fldChar w:fldCharType="end"/>
        </w:r>
      </w:ins>
    </w:p>
    <w:p w14:paraId="091AB51F" w14:textId="39FE82FD" w:rsidR="00804036" w:rsidRDefault="00E27C57">
      <w:pPr>
        <w:pStyle w:val="TOC2"/>
        <w:rPr>
          <w:ins w:id="283" w:author="Marmol, Dominika Klaudia" w:date="2026-06-11T10:59:00Z"/>
          <w:rFonts w:asciiTheme="minorHAnsi" w:eastAsiaTheme="minorEastAsia" w:hAnsiTheme="minorHAnsi" w:cstheme="minorBidi"/>
          <w:color w:val="auto"/>
          <w:kern w:val="2"/>
          <w:lang w:val="en-GB" w:eastAsia="en-GB"/>
          <w14:ligatures w14:val="standardContextual"/>
        </w:rPr>
      </w:pPr>
      <w:ins w:id="284" w:author="Marmol, Dominika Klaudia" w:date="2026-06-11T10:59:00Z">
        <w:r w:rsidRPr="00137BF6">
          <w:rPr>
            <w:rStyle w:val="Hyperlink"/>
          </w:rPr>
          <w:fldChar w:fldCharType="begin"/>
        </w:r>
        <w:r w:rsidRPr="00137BF6">
          <w:rPr>
            <w:rStyle w:val="Hyperlink"/>
          </w:rPr>
          <w:instrText xml:space="preserve"> </w:instrText>
        </w:r>
        <w:r>
          <w:instrText>HYPERLINK \l "_Toc232068058"</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Pr>
          <w:t>Appendix 7 Summary Table of Methods of Analysis</w:t>
        </w:r>
        <w:r>
          <w:rPr>
            <w:webHidden/>
          </w:rPr>
          <w:tab/>
        </w:r>
        <w:r>
          <w:rPr>
            <w:webHidden/>
          </w:rPr>
          <w:fldChar w:fldCharType="begin"/>
        </w:r>
        <w:r>
          <w:rPr>
            <w:webHidden/>
          </w:rPr>
          <w:instrText xml:space="preserve"> PAGEREF _Toc232068058 \h </w:instrText>
        </w:r>
      </w:ins>
      <w:r>
        <w:rPr>
          <w:webHidden/>
        </w:rPr>
      </w:r>
      <w:ins w:id="285" w:author="Marmol, Dominika Klaudia" w:date="2026-06-11T10:59:00Z">
        <w:r>
          <w:rPr>
            <w:webHidden/>
          </w:rPr>
          <w:fldChar w:fldCharType="separate"/>
        </w:r>
        <w:r>
          <w:rPr>
            <w:webHidden/>
          </w:rPr>
          <w:t>114</w:t>
        </w:r>
        <w:r>
          <w:rPr>
            <w:webHidden/>
          </w:rPr>
          <w:fldChar w:fldCharType="end"/>
        </w:r>
        <w:r w:rsidRPr="00137BF6">
          <w:rPr>
            <w:rStyle w:val="Hyperlink"/>
          </w:rPr>
          <w:fldChar w:fldCharType="end"/>
        </w:r>
      </w:ins>
    </w:p>
    <w:p w14:paraId="60A323C7" w14:textId="6FCDFDC7" w:rsidR="00804036" w:rsidRDefault="00E27C57">
      <w:pPr>
        <w:pStyle w:val="TOC2"/>
        <w:rPr>
          <w:ins w:id="286" w:author="Marmol, Dominika Klaudia" w:date="2026-06-11T10:59:00Z"/>
          <w:rFonts w:asciiTheme="minorHAnsi" w:eastAsiaTheme="minorEastAsia" w:hAnsiTheme="minorHAnsi" w:cstheme="minorBidi"/>
          <w:color w:val="auto"/>
          <w:kern w:val="2"/>
          <w:lang w:val="en-GB" w:eastAsia="en-GB"/>
          <w14:ligatures w14:val="standardContextual"/>
        </w:rPr>
      </w:pPr>
      <w:ins w:id="287" w:author="Marmol, Dominika Klaudia" w:date="2026-06-11T10:59:00Z">
        <w:r w:rsidRPr="00137BF6">
          <w:rPr>
            <w:rStyle w:val="Hyperlink"/>
          </w:rPr>
          <w:fldChar w:fldCharType="begin"/>
        </w:r>
        <w:r w:rsidRPr="00137BF6">
          <w:rPr>
            <w:rStyle w:val="Hyperlink"/>
          </w:rPr>
          <w:instrText xml:space="preserve"> </w:instrText>
        </w:r>
        <w:r>
          <w:instrText>HYPERLINK \l "_Toc232068059"</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lang w:val="en-GB"/>
          </w:rPr>
          <w:t>Appendix 8 RECIST version 1.1 guidelines</w:t>
        </w:r>
        <w:r>
          <w:rPr>
            <w:webHidden/>
          </w:rPr>
          <w:tab/>
        </w:r>
        <w:r>
          <w:rPr>
            <w:webHidden/>
          </w:rPr>
          <w:fldChar w:fldCharType="begin"/>
        </w:r>
        <w:r>
          <w:rPr>
            <w:webHidden/>
          </w:rPr>
          <w:instrText xml:space="preserve"> PAGEREF _Toc232068059 \h </w:instrText>
        </w:r>
      </w:ins>
      <w:r>
        <w:rPr>
          <w:webHidden/>
        </w:rPr>
      </w:r>
      <w:ins w:id="288" w:author="Marmol, Dominika Klaudia" w:date="2026-06-11T10:59:00Z">
        <w:r>
          <w:rPr>
            <w:webHidden/>
          </w:rPr>
          <w:fldChar w:fldCharType="separate"/>
        </w:r>
        <w:r>
          <w:rPr>
            <w:webHidden/>
          </w:rPr>
          <w:t>119</w:t>
        </w:r>
        <w:r>
          <w:rPr>
            <w:webHidden/>
          </w:rPr>
          <w:fldChar w:fldCharType="end"/>
        </w:r>
        <w:r w:rsidRPr="00137BF6">
          <w:rPr>
            <w:rStyle w:val="Hyperlink"/>
          </w:rPr>
          <w:fldChar w:fldCharType="end"/>
        </w:r>
      </w:ins>
    </w:p>
    <w:p w14:paraId="6DA06800" w14:textId="70C6F244" w:rsidR="00804036" w:rsidRDefault="00E27C57">
      <w:pPr>
        <w:pStyle w:val="TOC2"/>
        <w:rPr>
          <w:ins w:id="289" w:author="Marmol, Dominika Klaudia" w:date="2026-06-11T10:59:00Z"/>
          <w:rFonts w:asciiTheme="minorHAnsi" w:eastAsiaTheme="minorEastAsia" w:hAnsiTheme="minorHAnsi" w:cstheme="minorBidi"/>
          <w:color w:val="auto"/>
          <w:kern w:val="2"/>
          <w:lang w:val="en-GB" w:eastAsia="en-GB"/>
          <w14:ligatures w14:val="standardContextual"/>
        </w:rPr>
      </w:pPr>
      <w:ins w:id="290" w:author="Marmol, Dominika Klaudia" w:date="2026-06-11T10:59:00Z">
        <w:r w:rsidRPr="00137BF6">
          <w:rPr>
            <w:rStyle w:val="Hyperlink"/>
          </w:rPr>
          <w:fldChar w:fldCharType="begin"/>
        </w:r>
        <w:r w:rsidRPr="00137BF6">
          <w:rPr>
            <w:rStyle w:val="Hyperlink"/>
          </w:rPr>
          <w:instrText xml:space="preserve"> </w:instrText>
        </w:r>
        <w:r>
          <w:instrText>HYPERLINK \l "_Toc232068060"</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Pr>
          <w:t>Appendix 9 Confirmed Response Derivation Rules</w:t>
        </w:r>
        <w:r>
          <w:rPr>
            <w:webHidden/>
          </w:rPr>
          <w:tab/>
        </w:r>
        <w:r>
          <w:rPr>
            <w:webHidden/>
          </w:rPr>
          <w:fldChar w:fldCharType="begin"/>
        </w:r>
        <w:r>
          <w:rPr>
            <w:webHidden/>
          </w:rPr>
          <w:instrText xml:space="preserve"> PAGEREF _Toc232068060 \h </w:instrText>
        </w:r>
      </w:ins>
      <w:r>
        <w:rPr>
          <w:webHidden/>
        </w:rPr>
      </w:r>
      <w:ins w:id="291" w:author="Marmol, Dominika Klaudia" w:date="2026-06-11T10:59:00Z">
        <w:r>
          <w:rPr>
            <w:webHidden/>
          </w:rPr>
          <w:fldChar w:fldCharType="separate"/>
        </w:r>
        <w:r>
          <w:rPr>
            <w:webHidden/>
          </w:rPr>
          <w:t>121</w:t>
        </w:r>
        <w:r>
          <w:rPr>
            <w:webHidden/>
          </w:rPr>
          <w:fldChar w:fldCharType="end"/>
        </w:r>
        <w:r w:rsidRPr="00137BF6">
          <w:rPr>
            <w:rStyle w:val="Hyperlink"/>
          </w:rPr>
          <w:fldChar w:fldCharType="end"/>
        </w:r>
      </w:ins>
    </w:p>
    <w:p w14:paraId="3DC2B89E" w14:textId="5BFC463C" w:rsidR="00804036" w:rsidRDefault="00E27C57">
      <w:pPr>
        <w:pStyle w:val="TOC2"/>
        <w:rPr>
          <w:ins w:id="292" w:author="Marmol, Dominika Klaudia" w:date="2026-06-11T10:59:00Z"/>
          <w:rFonts w:asciiTheme="minorHAnsi" w:eastAsiaTheme="minorEastAsia" w:hAnsiTheme="minorHAnsi" w:cstheme="minorBidi"/>
          <w:color w:val="auto"/>
          <w:kern w:val="2"/>
          <w:lang w:val="en-GB" w:eastAsia="en-GB"/>
          <w14:ligatures w14:val="standardContextual"/>
        </w:rPr>
      </w:pPr>
      <w:ins w:id="293" w:author="Marmol, Dominika Klaudia" w:date="2026-06-11T10:59:00Z">
        <w:r w:rsidRPr="00137BF6">
          <w:rPr>
            <w:rStyle w:val="Hyperlink"/>
          </w:rPr>
          <w:fldChar w:fldCharType="begin"/>
        </w:r>
        <w:r w:rsidRPr="00137BF6">
          <w:rPr>
            <w:rStyle w:val="Hyperlink"/>
          </w:rPr>
          <w:instrText xml:space="preserve"> </w:instrText>
        </w:r>
        <w:r>
          <w:instrText>HYPERLINK \l "_Toc232068061"</w:instrText>
        </w:r>
        <w:r w:rsidRPr="00137BF6">
          <w:rPr>
            <w:rStyle w:val="Hyperlink"/>
          </w:rPr>
          <w:instrText xml:space="preserve"> </w:instrText>
        </w:r>
        <w:r w:rsidRPr="00137BF6">
          <w:rPr>
            <w:rStyle w:val="Hyperlink"/>
          </w:rPr>
        </w:r>
        <w:r w:rsidRPr="00137BF6">
          <w:rPr>
            <w:rStyle w:val="Hyperlink"/>
          </w:rPr>
          <w:fldChar w:fldCharType="separate"/>
        </w:r>
        <w:r w:rsidRPr="00137BF6">
          <w:rPr>
            <w:rStyle w:val="Hyperlink"/>
          </w:rPr>
          <w:t>Appendix 10 Expected Header Presentation for TFL outputs</w:t>
        </w:r>
        <w:r>
          <w:rPr>
            <w:webHidden/>
          </w:rPr>
          <w:tab/>
        </w:r>
        <w:r>
          <w:rPr>
            <w:webHidden/>
          </w:rPr>
          <w:fldChar w:fldCharType="begin"/>
        </w:r>
        <w:r>
          <w:rPr>
            <w:webHidden/>
          </w:rPr>
          <w:instrText xml:space="preserve"> PAGEREF _Toc232068061 \h </w:instrText>
        </w:r>
      </w:ins>
      <w:r>
        <w:rPr>
          <w:webHidden/>
        </w:rPr>
      </w:r>
      <w:ins w:id="294" w:author="Marmol, Dominika Klaudia" w:date="2026-06-11T10:59:00Z">
        <w:r>
          <w:rPr>
            <w:webHidden/>
          </w:rPr>
          <w:fldChar w:fldCharType="separate"/>
        </w:r>
        <w:r>
          <w:rPr>
            <w:webHidden/>
          </w:rPr>
          <w:t>123</w:t>
        </w:r>
        <w:r>
          <w:rPr>
            <w:webHidden/>
          </w:rPr>
          <w:fldChar w:fldCharType="end"/>
        </w:r>
        <w:r w:rsidRPr="00137BF6">
          <w:rPr>
            <w:rStyle w:val="Hyperlink"/>
          </w:rPr>
          <w:fldChar w:fldCharType="end"/>
        </w:r>
      </w:ins>
    </w:p>
    <w:p w14:paraId="3A04C7A8" w14:textId="72315F89" w:rsidR="008676EC" w:rsidRDefault="00E27C57">
      <w:pPr>
        <w:pStyle w:val="TOC1"/>
        <w:rPr>
          <w:del w:id="295" w:author="Marmol, Dominika Klaudia" w:date="2026-06-11T10:59:00Z"/>
          <w:rFonts w:asciiTheme="minorHAnsi" w:eastAsiaTheme="minorEastAsia" w:hAnsiTheme="minorHAnsi" w:cstheme="minorBidi"/>
          <w:caps w:val="0"/>
          <w:color w:val="auto"/>
          <w:kern w:val="2"/>
          <w:lang w:val="en-GB" w:eastAsia="en-GB"/>
          <w14:ligatures w14:val="standardContextual"/>
        </w:rPr>
      </w:pPr>
      <w:del w:id="296" w:author="Marmol, Dominika Klaudia" w:date="2026-06-11T10:59:00Z">
        <w:r w:rsidRPr="00804036">
          <w:rPr>
            <w:rStyle w:val="Hyperlink"/>
          </w:rPr>
          <w:delText>SAP VERSION HISTORY</w:delText>
        </w:r>
        <w:r>
          <w:rPr>
            <w:webHidden/>
          </w:rPr>
          <w:tab/>
          <w:delText>2</w:delText>
        </w:r>
      </w:del>
    </w:p>
    <w:p w14:paraId="646C51CB" w14:textId="04691350" w:rsidR="008676EC" w:rsidRDefault="00E27C57">
      <w:pPr>
        <w:pStyle w:val="TOC1"/>
        <w:rPr>
          <w:del w:id="297" w:author="Marmol, Dominika Klaudia" w:date="2026-06-11T10:59:00Z"/>
          <w:rFonts w:asciiTheme="minorHAnsi" w:eastAsiaTheme="minorEastAsia" w:hAnsiTheme="minorHAnsi" w:cstheme="minorBidi"/>
          <w:caps w:val="0"/>
          <w:color w:val="auto"/>
          <w:kern w:val="2"/>
          <w:lang w:val="en-GB" w:eastAsia="en-GB"/>
          <w14:ligatures w14:val="standardContextual"/>
        </w:rPr>
      </w:pPr>
      <w:del w:id="298" w:author="Marmol, Dominika Klaudia" w:date="2026-06-11T10:59:00Z">
        <w:r w:rsidRPr="00804036">
          <w:rPr>
            <w:rStyle w:val="Hyperlink"/>
            <w:rFonts w:cs="Arial"/>
          </w:rPr>
          <w:delText>TABLE OF CONTENTS</w:delText>
        </w:r>
        <w:r>
          <w:rPr>
            <w:webHidden/>
          </w:rPr>
          <w:tab/>
          <w:delText>3</w:delText>
        </w:r>
      </w:del>
    </w:p>
    <w:p w14:paraId="2A8AC9D1" w14:textId="1898E8CD" w:rsidR="008676EC" w:rsidRDefault="00E27C57">
      <w:pPr>
        <w:pStyle w:val="TOC1"/>
        <w:rPr>
          <w:del w:id="299" w:author="Marmol, Dominika Klaudia" w:date="2026-06-11T10:59:00Z"/>
          <w:rFonts w:asciiTheme="minorHAnsi" w:eastAsiaTheme="minorEastAsia" w:hAnsiTheme="minorHAnsi" w:cstheme="minorBidi"/>
          <w:caps w:val="0"/>
          <w:color w:val="auto"/>
          <w:kern w:val="2"/>
          <w:lang w:val="en-GB" w:eastAsia="en-GB"/>
          <w14:ligatures w14:val="standardContextual"/>
        </w:rPr>
      </w:pPr>
      <w:del w:id="300" w:author="Marmol, Dominika Klaudia" w:date="2026-06-11T10:59:00Z">
        <w:r w:rsidRPr="00804036">
          <w:rPr>
            <w:rStyle w:val="Hyperlink"/>
            <w:rFonts w:cs="Arial"/>
          </w:rPr>
          <w:delText>LIST OF TABLES</w:delText>
        </w:r>
        <w:r>
          <w:rPr>
            <w:webHidden/>
          </w:rPr>
          <w:tab/>
          <w:delText>7</w:delText>
        </w:r>
      </w:del>
    </w:p>
    <w:p w14:paraId="296D0E13" w14:textId="0FCDBAB6" w:rsidR="008676EC" w:rsidRDefault="00E27C57">
      <w:pPr>
        <w:pStyle w:val="TOC1"/>
        <w:rPr>
          <w:del w:id="301" w:author="Marmol, Dominika Klaudia" w:date="2026-06-11T10:59:00Z"/>
          <w:rFonts w:asciiTheme="minorHAnsi" w:eastAsiaTheme="minorEastAsia" w:hAnsiTheme="minorHAnsi" w:cstheme="minorBidi"/>
          <w:caps w:val="0"/>
          <w:color w:val="auto"/>
          <w:kern w:val="2"/>
          <w:lang w:val="en-GB" w:eastAsia="en-GB"/>
          <w14:ligatures w14:val="standardContextual"/>
        </w:rPr>
      </w:pPr>
      <w:del w:id="302" w:author="Marmol, Dominika Klaudia" w:date="2026-06-11T10:59:00Z">
        <w:r w:rsidRPr="00804036">
          <w:rPr>
            <w:rStyle w:val="Hyperlink"/>
            <w:rFonts w:cs="Arial"/>
          </w:rPr>
          <w:delText>LIST OF FIGURES</w:delText>
        </w:r>
        <w:r>
          <w:rPr>
            <w:webHidden/>
          </w:rPr>
          <w:tab/>
          <w:delText>8</w:delText>
        </w:r>
      </w:del>
    </w:p>
    <w:p w14:paraId="57C1BCC0" w14:textId="7CD1BE48" w:rsidR="008676EC" w:rsidRDefault="00E27C57">
      <w:pPr>
        <w:pStyle w:val="TOC1"/>
        <w:rPr>
          <w:del w:id="303" w:author="Marmol, Dominika Klaudia" w:date="2026-06-11T10:59:00Z"/>
          <w:rFonts w:asciiTheme="minorHAnsi" w:eastAsiaTheme="minorEastAsia" w:hAnsiTheme="minorHAnsi" w:cstheme="minorBidi"/>
          <w:caps w:val="0"/>
          <w:color w:val="auto"/>
          <w:kern w:val="2"/>
          <w:lang w:val="en-GB" w:eastAsia="en-GB"/>
          <w14:ligatures w14:val="standardContextual"/>
        </w:rPr>
      </w:pPr>
      <w:del w:id="304" w:author="Marmol, Dominika Klaudia" w:date="2026-06-11T10:59:00Z">
        <w:r w:rsidRPr="00804036">
          <w:rPr>
            <w:rStyle w:val="Hyperlink"/>
          </w:rPr>
          <w:delText>LIST OF ABBREVIATIONS</w:delText>
        </w:r>
        <w:r>
          <w:rPr>
            <w:webHidden/>
          </w:rPr>
          <w:tab/>
          <w:delText>9</w:delText>
        </w:r>
      </w:del>
    </w:p>
    <w:p w14:paraId="3E730763" w14:textId="1D885281" w:rsidR="008676EC" w:rsidRDefault="00E27C57">
      <w:pPr>
        <w:pStyle w:val="TOC1"/>
        <w:rPr>
          <w:del w:id="305" w:author="Marmol, Dominika Klaudia" w:date="2026-06-11T10:59:00Z"/>
          <w:rFonts w:asciiTheme="minorHAnsi" w:eastAsiaTheme="minorEastAsia" w:hAnsiTheme="minorHAnsi" w:cstheme="minorBidi"/>
          <w:caps w:val="0"/>
          <w:color w:val="auto"/>
          <w:kern w:val="2"/>
          <w:lang w:val="en-GB" w:eastAsia="en-GB"/>
          <w14:ligatures w14:val="standardContextual"/>
        </w:rPr>
      </w:pPr>
      <w:del w:id="306" w:author="Marmol, Dominika Klaudia" w:date="2026-06-11T10:59:00Z">
        <w:r w:rsidRPr="00804036">
          <w:rPr>
            <w:rStyle w:val="Hyperlink"/>
            <w:rFonts w:cs="Arial"/>
          </w:rPr>
          <w:delText>1.</w:delText>
        </w:r>
        <w:r>
          <w:rPr>
            <w:rFonts w:asciiTheme="minorHAnsi" w:eastAsiaTheme="minorEastAsia" w:hAnsiTheme="minorHAnsi" w:cstheme="minorBidi"/>
            <w:caps w:val="0"/>
            <w:color w:val="auto"/>
            <w:kern w:val="2"/>
            <w:lang w:val="en-GB" w:eastAsia="en-GB"/>
            <w14:ligatures w14:val="standardContextual"/>
          </w:rPr>
          <w:tab/>
        </w:r>
        <w:r w:rsidRPr="00804036">
          <w:rPr>
            <w:rStyle w:val="Hyperlink"/>
            <w:rFonts w:cs="Arial"/>
          </w:rPr>
          <w:delText>INTRODUCTION</w:delText>
        </w:r>
        <w:r>
          <w:rPr>
            <w:webHidden/>
          </w:rPr>
          <w:tab/>
          <w:delText>12</w:delText>
        </w:r>
      </w:del>
    </w:p>
    <w:p w14:paraId="5DEF418C" w14:textId="0EEAC1C9" w:rsidR="008676EC" w:rsidRDefault="00E27C57">
      <w:pPr>
        <w:pStyle w:val="TOC2"/>
        <w:rPr>
          <w:del w:id="307" w:author="Marmol, Dominika Klaudia" w:date="2026-06-11T10:59:00Z"/>
          <w:rFonts w:asciiTheme="minorHAnsi" w:eastAsiaTheme="minorEastAsia" w:hAnsiTheme="minorHAnsi" w:cstheme="minorBidi"/>
          <w:color w:val="auto"/>
          <w:kern w:val="2"/>
          <w:lang w:val="en-GB" w:eastAsia="en-GB"/>
          <w14:ligatures w14:val="standardContextual"/>
        </w:rPr>
      </w:pPr>
      <w:del w:id="308" w:author="Marmol, Dominika Klaudia" w:date="2026-06-11T10:59:00Z">
        <w:r w:rsidRPr="00804036">
          <w:rPr>
            <w:rStyle w:val="Hyperlink"/>
            <w:rFonts w:cs="Arial"/>
          </w:rPr>
          <w:delText>1.1</w:delText>
        </w:r>
        <w:r>
          <w:rPr>
            <w:rFonts w:asciiTheme="minorHAnsi" w:eastAsiaTheme="minorEastAsia" w:hAnsiTheme="minorHAnsi" w:cstheme="minorBidi"/>
            <w:color w:val="auto"/>
            <w:kern w:val="2"/>
            <w:lang w:val="en-GB" w:eastAsia="en-GB"/>
            <w14:ligatures w14:val="standardContextual"/>
          </w:rPr>
          <w:tab/>
        </w:r>
        <w:r w:rsidRPr="00804036">
          <w:rPr>
            <w:rStyle w:val="Hyperlink"/>
          </w:rPr>
          <w:delText>Trial Objectives, Endpoints and Estimands</w:delText>
        </w:r>
        <w:r>
          <w:rPr>
            <w:webHidden/>
          </w:rPr>
          <w:tab/>
          <w:delText>12</w:delText>
        </w:r>
      </w:del>
    </w:p>
    <w:p w14:paraId="3EB276DE" w14:textId="15E7C996" w:rsidR="008676EC" w:rsidRDefault="00E27C57">
      <w:pPr>
        <w:pStyle w:val="TOC2"/>
        <w:rPr>
          <w:del w:id="309" w:author="Marmol, Dominika Klaudia" w:date="2026-06-11T10:59:00Z"/>
          <w:rFonts w:asciiTheme="minorHAnsi" w:eastAsiaTheme="minorEastAsia" w:hAnsiTheme="minorHAnsi" w:cstheme="minorBidi"/>
          <w:color w:val="auto"/>
          <w:kern w:val="2"/>
          <w:lang w:val="en-GB" w:eastAsia="en-GB"/>
          <w14:ligatures w14:val="standardContextual"/>
        </w:rPr>
      </w:pPr>
      <w:del w:id="310" w:author="Marmol, Dominika Klaudia" w:date="2026-06-11T10:59:00Z">
        <w:r w:rsidRPr="00804036">
          <w:rPr>
            <w:rStyle w:val="Hyperlink"/>
            <w:rFonts w:cs="Arial"/>
          </w:rPr>
          <w:delText>1.2</w:delText>
        </w:r>
        <w:r>
          <w:rPr>
            <w:rFonts w:asciiTheme="minorHAnsi" w:eastAsiaTheme="minorEastAsia" w:hAnsiTheme="minorHAnsi" w:cstheme="minorBidi"/>
            <w:color w:val="auto"/>
            <w:kern w:val="2"/>
            <w:lang w:val="en-GB" w:eastAsia="en-GB"/>
            <w14:ligatures w14:val="standardContextual"/>
          </w:rPr>
          <w:tab/>
        </w:r>
        <w:r w:rsidRPr="00804036">
          <w:rPr>
            <w:rStyle w:val="Hyperlink"/>
          </w:rPr>
          <w:delText>Trial Design</w:delText>
        </w:r>
        <w:r>
          <w:rPr>
            <w:webHidden/>
          </w:rPr>
          <w:tab/>
          <w:delText>15</w:delText>
        </w:r>
      </w:del>
    </w:p>
    <w:p w14:paraId="5F8708C6" w14:textId="3161EFC0" w:rsidR="008676EC" w:rsidRDefault="00E27C57">
      <w:pPr>
        <w:pStyle w:val="TOC3"/>
        <w:tabs>
          <w:tab w:val="left" w:pos="1800"/>
        </w:tabs>
        <w:rPr>
          <w:del w:id="311" w:author="Marmol, Dominika Klaudia" w:date="2026-06-11T10:59:00Z"/>
          <w:rFonts w:asciiTheme="minorHAnsi" w:eastAsiaTheme="minorEastAsia" w:hAnsiTheme="minorHAnsi" w:cstheme="minorBidi"/>
          <w:color w:val="auto"/>
          <w:kern w:val="2"/>
          <w:szCs w:val="24"/>
          <w:lang w:val="en-GB" w:eastAsia="en-GB"/>
          <w14:ligatures w14:val="standardContextual"/>
        </w:rPr>
      </w:pPr>
      <w:del w:id="312" w:author="Marmol, Dominika Klaudia" w:date="2026-06-11T10:59:00Z">
        <w:r w:rsidRPr="00804036">
          <w:rPr>
            <w:rStyle w:val="Hyperlink"/>
            <w:rFonts w:cs="Arial"/>
          </w:rPr>
          <w:delText>1.2.1</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Fonts w:cs="Arial"/>
          </w:rPr>
          <w:delText>Treatment Randomization, Assignment, and Blinding</w:delText>
        </w:r>
        <w:r>
          <w:rPr>
            <w:webHidden/>
          </w:rPr>
          <w:tab/>
          <w:delText>25</w:delText>
        </w:r>
      </w:del>
    </w:p>
    <w:p w14:paraId="5A6883DF" w14:textId="7C80D15B" w:rsidR="008676EC" w:rsidRDefault="00E27C57">
      <w:pPr>
        <w:pStyle w:val="TOC3"/>
        <w:tabs>
          <w:tab w:val="left" w:pos="1800"/>
        </w:tabs>
        <w:rPr>
          <w:del w:id="313" w:author="Marmol, Dominika Klaudia" w:date="2026-06-11T10:59:00Z"/>
          <w:rFonts w:asciiTheme="minorHAnsi" w:eastAsiaTheme="minorEastAsia" w:hAnsiTheme="minorHAnsi" w:cstheme="minorBidi"/>
          <w:color w:val="auto"/>
          <w:kern w:val="2"/>
          <w:szCs w:val="24"/>
          <w:lang w:val="en-GB" w:eastAsia="en-GB"/>
          <w14:ligatures w14:val="standardContextual"/>
        </w:rPr>
      </w:pPr>
      <w:del w:id="314" w:author="Marmol, Dominika Klaudia" w:date="2026-06-11T10:59:00Z">
        <w:r w:rsidRPr="00804036">
          <w:rPr>
            <w:rStyle w:val="Hyperlink"/>
            <w:rFonts w:cs="Arial"/>
          </w:rPr>
          <w:delText>1.2.2</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Fonts w:cs="Arial"/>
          </w:rPr>
          <w:delText>Central Review</w:delText>
        </w:r>
        <w:r>
          <w:rPr>
            <w:webHidden/>
          </w:rPr>
          <w:tab/>
          <w:delText>25</w:delText>
        </w:r>
      </w:del>
    </w:p>
    <w:p w14:paraId="7697EA16" w14:textId="6C24A8E8" w:rsidR="008676EC" w:rsidRDefault="00E27C57">
      <w:pPr>
        <w:pStyle w:val="TOC3"/>
        <w:tabs>
          <w:tab w:val="left" w:pos="1800"/>
        </w:tabs>
        <w:rPr>
          <w:del w:id="315" w:author="Marmol, Dominika Klaudia" w:date="2026-06-11T10:59:00Z"/>
          <w:rFonts w:asciiTheme="minorHAnsi" w:eastAsiaTheme="minorEastAsia" w:hAnsiTheme="minorHAnsi" w:cstheme="minorBidi"/>
          <w:color w:val="auto"/>
          <w:kern w:val="2"/>
          <w:szCs w:val="24"/>
          <w:lang w:val="en-GB" w:eastAsia="en-GB"/>
          <w14:ligatures w14:val="standardContextual"/>
        </w:rPr>
      </w:pPr>
      <w:del w:id="316" w:author="Marmol, Dominika Klaudia" w:date="2026-06-11T10:59:00Z">
        <w:r w:rsidRPr="00804036">
          <w:rPr>
            <w:rStyle w:val="Hyperlink"/>
            <w:rFonts w:cs="Arial"/>
          </w:rPr>
          <w:delText>1.2.3</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Fonts w:cs="Arial"/>
          </w:rPr>
          <w:delText>Data Monitoring</w:delText>
        </w:r>
        <w:r>
          <w:rPr>
            <w:webHidden/>
          </w:rPr>
          <w:tab/>
          <w:delText>25</w:delText>
        </w:r>
      </w:del>
    </w:p>
    <w:p w14:paraId="3CFC334C" w14:textId="3D5B6D8B" w:rsidR="008676EC" w:rsidRDefault="00E27C57">
      <w:pPr>
        <w:pStyle w:val="TOC1"/>
        <w:rPr>
          <w:del w:id="317" w:author="Marmol, Dominika Klaudia" w:date="2026-06-11T10:59:00Z"/>
          <w:rFonts w:asciiTheme="minorHAnsi" w:eastAsiaTheme="minorEastAsia" w:hAnsiTheme="minorHAnsi" w:cstheme="minorBidi"/>
          <w:caps w:val="0"/>
          <w:color w:val="auto"/>
          <w:kern w:val="2"/>
          <w:lang w:val="en-GB" w:eastAsia="en-GB"/>
          <w14:ligatures w14:val="standardContextual"/>
        </w:rPr>
      </w:pPr>
      <w:del w:id="318" w:author="Marmol, Dominika Klaudia" w:date="2026-06-11T10:59:00Z">
        <w:r w:rsidRPr="00804036">
          <w:rPr>
            <w:rStyle w:val="Hyperlink"/>
            <w:rFonts w:cs="Arial"/>
          </w:rPr>
          <w:delText>2.</w:delText>
        </w:r>
        <w:r>
          <w:rPr>
            <w:rFonts w:asciiTheme="minorHAnsi" w:eastAsiaTheme="minorEastAsia" w:hAnsiTheme="minorHAnsi" w:cstheme="minorBidi"/>
            <w:caps w:val="0"/>
            <w:color w:val="auto"/>
            <w:kern w:val="2"/>
            <w:lang w:val="en-GB" w:eastAsia="en-GB"/>
            <w14:ligatures w14:val="standardContextual"/>
          </w:rPr>
          <w:tab/>
        </w:r>
        <w:r w:rsidRPr="00804036">
          <w:rPr>
            <w:rStyle w:val="Hyperlink"/>
            <w:rFonts w:cs="Arial"/>
          </w:rPr>
          <w:delText>STATISTICAL HYPOTHESES AND MULTIPLICITY ADJUSTMENT</w:delText>
        </w:r>
        <w:r>
          <w:rPr>
            <w:webHidden/>
          </w:rPr>
          <w:tab/>
          <w:delText>26</w:delText>
        </w:r>
      </w:del>
    </w:p>
    <w:p w14:paraId="3248B444" w14:textId="2ECAB372" w:rsidR="008676EC" w:rsidRDefault="00E27C57">
      <w:pPr>
        <w:pStyle w:val="TOC1"/>
        <w:rPr>
          <w:del w:id="319" w:author="Marmol, Dominika Klaudia" w:date="2026-06-11T10:59:00Z"/>
          <w:rFonts w:asciiTheme="minorHAnsi" w:eastAsiaTheme="minorEastAsia" w:hAnsiTheme="minorHAnsi" w:cstheme="minorBidi"/>
          <w:caps w:val="0"/>
          <w:color w:val="auto"/>
          <w:kern w:val="2"/>
          <w:lang w:val="en-GB" w:eastAsia="en-GB"/>
          <w14:ligatures w14:val="standardContextual"/>
        </w:rPr>
      </w:pPr>
      <w:del w:id="320" w:author="Marmol, Dominika Klaudia" w:date="2026-06-11T10:59:00Z">
        <w:r w:rsidRPr="00804036">
          <w:rPr>
            <w:rStyle w:val="Hyperlink"/>
            <w:rFonts w:cs="Arial"/>
          </w:rPr>
          <w:delText>3.</w:delText>
        </w:r>
        <w:r>
          <w:rPr>
            <w:rFonts w:asciiTheme="minorHAnsi" w:eastAsiaTheme="minorEastAsia" w:hAnsiTheme="minorHAnsi" w:cstheme="minorBidi"/>
            <w:caps w:val="0"/>
            <w:color w:val="auto"/>
            <w:kern w:val="2"/>
            <w:lang w:val="en-GB" w:eastAsia="en-GB"/>
            <w14:ligatures w14:val="standardContextual"/>
          </w:rPr>
          <w:tab/>
        </w:r>
        <w:r w:rsidRPr="00804036">
          <w:rPr>
            <w:rStyle w:val="Hyperlink"/>
          </w:rPr>
          <w:delText>ANALYSIS SETS</w:delText>
        </w:r>
        <w:r>
          <w:rPr>
            <w:webHidden/>
          </w:rPr>
          <w:tab/>
          <w:delText>27</w:delText>
        </w:r>
      </w:del>
    </w:p>
    <w:p w14:paraId="2A385D63" w14:textId="75754541" w:rsidR="008676EC" w:rsidRDefault="00E27C57">
      <w:pPr>
        <w:pStyle w:val="TOC2"/>
        <w:rPr>
          <w:del w:id="321" w:author="Marmol, Dominika Klaudia" w:date="2026-06-11T10:59:00Z"/>
          <w:rFonts w:asciiTheme="minorHAnsi" w:eastAsiaTheme="minorEastAsia" w:hAnsiTheme="minorHAnsi" w:cstheme="minorBidi"/>
          <w:color w:val="auto"/>
          <w:kern w:val="2"/>
          <w:lang w:val="en-GB" w:eastAsia="en-GB"/>
          <w14:ligatures w14:val="standardContextual"/>
        </w:rPr>
      </w:pPr>
      <w:del w:id="322" w:author="Marmol, Dominika Klaudia" w:date="2026-06-11T10:59:00Z">
        <w:r w:rsidRPr="00804036">
          <w:rPr>
            <w:rStyle w:val="Hyperlink"/>
            <w:rFonts w:cs="Arial"/>
          </w:rPr>
          <w:delText>3.1</w:delText>
        </w:r>
        <w:r>
          <w:rPr>
            <w:rFonts w:asciiTheme="minorHAnsi" w:eastAsiaTheme="minorEastAsia" w:hAnsiTheme="minorHAnsi" w:cstheme="minorBidi"/>
            <w:color w:val="auto"/>
            <w:kern w:val="2"/>
            <w:lang w:val="en-GB" w:eastAsia="en-GB"/>
            <w14:ligatures w14:val="standardContextual"/>
          </w:rPr>
          <w:tab/>
        </w:r>
        <w:r w:rsidRPr="00804036">
          <w:rPr>
            <w:rStyle w:val="Hyperlink"/>
          </w:rPr>
          <w:delText>Definition of Analysis Sets</w:delText>
        </w:r>
        <w:r>
          <w:rPr>
            <w:webHidden/>
          </w:rPr>
          <w:tab/>
          <w:delText>27</w:delText>
        </w:r>
      </w:del>
    </w:p>
    <w:p w14:paraId="4F6359C8" w14:textId="2C32F5ED" w:rsidR="008676EC" w:rsidRDefault="00E27C57">
      <w:pPr>
        <w:pStyle w:val="TOC2"/>
        <w:rPr>
          <w:del w:id="323" w:author="Marmol, Dominika Klaudia" w:date="2026-06-11T10:59:00Z"/>
          <w:rFonts w:asciiTheme="minorHAnsi" w:eastAsiaTheme="minorEastAsia" w:hAnsiTheme="minorHAnsi" w:cstheme="minorBidi"/>
          <w:color w:val="auto"/>
          <w:kern w:val="2"/>
          <w:lang w:val="en-GB" w:eastAsia="en-GB"/>
          <w14:ligatures w14:val="standardContextual"/>
        </w:rPr>
      </w:pPr>
      <w:del w:id="324" w:author="Marmol, Dominika Klaudia" w:date="2026-06-11T10:59:00Z">
        <w:r w:rsidRPr="00804036">
          <w:rPr>
            <w:rStyle w:val="Hyperlink"/>
            <w:rFonts w:cs="Arial"/>
          </w:rPr>
          <w:delText>3.2</w:delText>
        </w:r>
        <w:r>
          <w:rPr>
            <w:rFonts w:asciiTheme="minorHAnsi" w:eastAsiaTheme="minorEastAsia" w:hAnsiTheme="minorHAnsi" w:cstheme="minorBidi"/>
            <w:color w:val="auto"/>
            <w:kern w:val="2"/>
            <w:lang w:val="en-GB" w:eastAsia="en-GB"/>
            <w14:ligatures w14:val="standardContextual"/>
          </w:rPr>
          <w:tab/>
        </w:r>
        <w:r w:rsidRPr="00804036">
          <w:rPr>
            <w:rStyle w:val="Hyperlink"/>
          </w:rPr>
          <w:delText>Violations and Deviations</w:delText>
        </w:r>
        <w:r>
          <w:rPr>
            <w:webHidden/>
          </w:rPr>
          <w:tab/>
          <w:delText>28</w:delText>
        </w:r>
      </w:del>
    </w:p>
    <w:p w14:paraId="31783E0D" w14:textId="36E8839E" w:rsidR="008676EC" w:rsidRDefault="00E27C57">
      <w:pPr>
        <w:pStyle w:val="TOC1"/>
        <w:rPr>
          <w:del w:id="325" w:author="Marmol, Dominika Klaudia" w:date="2026-06-11T10:59:00Z"/>
          <w:rFonts w:asciiTheme="minorHAnsi" w:eastAsiaTheme="minorEastAsia" w:hAnsiTheme="minorHAnsi" w:cstheme="minorBidi"/>
          <w:caps w:val="0"/>
          <w:color w:val="auto"/>
          <w:kern w:val="2"/>
          <w:lang w:val="en-GB" w:eastAsia="en-GB"/>
          <w14:ligatures w14:val="standardContextual"/>
        </w:rPr>
      </w:pPr>
      <w:del w:id="326" w:author="Marmol, Dominika Klaudia" w:date="2026-06-11T10:59:00Z">
        <w:r w:rsidRPr="00804036">
          <w:rPr>
            <w:rStyle w:val="Hyperlink"/>
            <w:rFonts w:cs="Arial"/>
          </w:rPr>
          <w:delText>4.</w:delText>
        </w:r>
        <w:r>
          <w:rPr>
            <w:rFonts w:asciiTheme="minorHAnsi" w:eastAsiaTheme="minorEastAsia" w:hAnsiTheme="minorHAnsi" w:cstheme="minorBidi"/>
            <w:caps w:val="0"/>
            <w:color w:val="auto"/>
            <w:kern w:val="2"/>
            <w:lang w:val="en-GB" w:eastAsia="en-GB"/>
            <w14:ligatures w14:val="standardContextual"/>
          </w:rPr>
          <w:tab/>
        </w:r>
        <w:r w:rsidRPr="00804036">
          <w:rPr>
            <w:rStyle w:val="Hyperlink"/>
            <w:rFonts w:cs="Arial"/>
          </w:rPr>
          <w:delText>STATISTICAL ANALYSIS</w:delText>
        </w:r>
        <w:r>
          <w:rPr>
            <w:webHidden/>
          </w:rPr>
          <w:tab/>
          <w:delText>28</w:delText>
        </w:r>
      </w:del>
    </w:p>
    <w:p w14:paraId="6CF13DE1" w14:textId="24AE03B2" w:rsidR="008676EC" w:rsidRDefault="00E27C57">
      <w:pPr>
        <w:pStyle w:val="TOC2"/>
        <w:rPr>
          <w:del w:id="327" w:author="Marmol, Dominika Klaudia" w:date="2026-06-11T10:59:00Z"/>
          <w:rFonts w:asciiTheme="minorHAnsi" w:eastAsiaTheme="minorEastAsia" w:hAnsiTheme="minorHAnsi" w:cstheme="minorBidi"/>
          <w:color w:val="auto"/>
          <w:kern w:val="2"/>
          <w:lang w:val="en-GB" w:eastAsia="en-GB"/>
          <w14:ligatures w14:val="standardContextual"/>
        </w:rPr>
      </w:pPr>
      <w:del w:id="328" w:author="Marmol, Dominika Klaudia" w:date="2026-06-11T10:59:00Z">
        <w:r w:rsidRPr="00804036">
          <w:rPr>
            <w:rStyle w:val="Hyperlink"/>
            <w:rFonts w:cs="Arial"/>
          </w:rPr>
          <w:delText>4.1</w:delText>
        </w:r>
        <w:r>
          <w:rPr>
            <w:rFonts w:asciiTheme="minorHAnsi" w:eastAsiaTheme="minorEastAsia" w:hAnsiTheme="minorHAnsi" w:cstheme="minorBidi"/>
            <w:color w:val="auto"/>
            <w:kern w:val="2"/>
            <w:lang w:val="en-GB" w:eastAsia="en-GB"/>
            <w14:ligatures w14:val="standardContextual"/>
          </w:rPr>
          <w:tab/>
        </w:r>
        <w:r w:rsidRPr="00804036">
          <w:rPr>
            <w:rStyle w:val="Hyperlink"/>
          </w:rPr>
          <w:delText>General Considerations</w:delText>
        </w:r>
        <w:r>
          <w:rPr>
            <w:webHidden/>
          </w:rPr>
          <w:tab/>
          <w:delText>28</w:delText>
        </w:r>
      </w:del>
    </w:p>
    <w:p w14:paraId="7DDFD3AD" w14:textId="16CA615E" w:rsidR="008676EC" w:rsidRDefault="00E27C57">
      <w:pPr>
        <w:pStyle w:val="TOC3"/>
        <w:tabs>
          <w:tab w:val="left" w:pos="1800"/>
        </w:tabs>
        <w:rPr>
          <w:del w:id="329" w:author="Marmol, Dominika Klaudia" w:date="2026-06-11T10:59:00Z"/>
          <w:rFonts w:asciiTheme="minorHAnsi" w:eastAsiaTheme="minorEastAsia" w:hAnsiTheme="minorHAnsi" w:cstheme="minorBidi"/>
          <w:color w:val="auto"/>
          <w:kern w:val="2"/>
          <w:szCs w:val="24"/>
          <w:lang w:val="en-GB" w:eastAsia="en-GB"/>
          <w14:ligatures w14:val="standardContextual"/>
        </w:rPr>
      </w:pPr>
      <w:del w:id="330" w:author="Marmol, Dominika Klaudia" w:date="2026-06-11T10:59:00Z">
        <w:r w:rsidRPr="00804036">
          <w:rPr>
            <w:rStyle w:val="Hyperlink"/>
            <w:rFonts w:cs="Arial"/>
          </w:rPr>
          <w:delText>4.1.1</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Fonts w:cs="Arial"/>
          </w:rPr>
          <w:delText>Definitions, Derivations and Classifications</w:delText>
        </w:r>
        <w:r>
          <w:rPr>
            <w:webHidden/>
          </w:rPr>
          <w:tab/>
          <w:delText>30</w:delText>
        </w:r>
      </w:del>
    </w:p>
    <w:p w14:paraId="0EC88644" w14:textId="2B0E53E1" w:rsidR="008676EC" w:rsidRDefault="00E27C57">
      <w:pPr>
        <w:pStyle w:val="TOC3"/>
        <w:tabs>
          <w:tab w:val="left" w:pos="1800"/>
        </w:tabs>
        <w:rPr>
          <w:del w:id="331" w:author="Marmol, Dominika Klaudia" w:date="2026-06-11T10:59:00Z"/>
          <w:rFonts w:asciiTheme="minorHAnsi" w:eastAsiaTheme="minorEastAsia" w:hAnsiTheme="minorHAnsi" w:cstheme="minorBidi"/>
          <w:color w:val="auto"/>
          <w:kern w:val="2"/>
          <w:szCs w:val="24"/>
          <w:lang w:val="en-GB" w:eastAsia="en-GB"/>
          <w14:ligatures w14:val="standardContextual"/>
        </w:rPr>
      </w:pPr>
      <w:del w:id="332" w:author="Marmol, Dominika Klaudia" w:date="2026-06-11T10:59:00Z">
        <w:r w:rsidRPr="00804036">
          <w:rPr>
            <w:rStyle w:val="Hyperlink"/>
            <w:rFonts w:cs="Arial"/>
          </w:rPr>
          <w:delText>4.1.2</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Fonts w:cs="Arial"/>
          </w:rPr>
          <w:delText>Windowing, Unscheduled Visits and Repeat Test Results</w:delText>
        </w:r>
        <w:r>
          <w:rPr>
            <w:webHidden/>
          </w:rPr>
          <w:tab/>
          <w:delText>32</w:delText>
        </w:r>
      </w:del>
    </w:p>
    <w:p w14:paraId="3DD3A044" w14:textId="04218C19" w:rsidR="008676EC" w:rsidRDefault="00E27C57">
      <w:pPr>
        <w:pStyle w:val="TOC3"/>
        <w:tabs>
          <w:tab w:val="left" w:pos="1800"/>
        </w:tabs>
        <w:rPr>
          <w:del w:id="333" w:author="Marmol, Dominika Klaudia" w:date="2026-06-11T10:59:00Z"/>
          <w:rFonts w:asciiTheme="minorHAnsi" w:eastAsiaTheme="minorEastAsia" w:hAnsiTheme="minorHAnsi" w:cstheme="minorBidi"/>
          <w:color w:val="auto"/>
          <w:kern w:val="2"/>
          <w:szCs w:val="24"/>
          <w:lang w:val="en-GB" w:eastAsia="en-GB"/>
          <w14:ligatures w14:val="standardContextual"/>
        </w:rPr>
      </w:pPr>
      <w:del w:id="334" w:author="Marmol, Dominika Klaudia" w:date="2026-06-11T10:59:00Z">
        <w:r w:rsidRPr="00804036">
          <w:rPr>
            <w:rStyle w:val="Hyperlink"/>
            <w:rFonts w:cs="Arial"/>
          </w:rPr>
          <w:delText>4.1.3</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Fonts w:cs="Arial"/>
          </w:rPr>
          <w:delText>Handling of Intercurrent Events</w:delText>
        </w:r>
        <w:r>
          <w:rPr>
            <w:webHidden/>
          </w:rPr>
          <w:tab/>
          <w:delText>32</w:delText>
        </w:r>
      </w:del>
    </w:p>
    <w:p w14:paraId="7AB82811" w14:textId="43AD2282" w:rsidR="008676EC" w:rsidRDefault="00E27C57">
      <w:pPr>
        <w:pStyle w:val="TOC3"/>
        <w:tabs>
          <w:tab w:val="left" w:pos="1800"/>
        </w:tabs>
        <w:rPr>
          <w:del w:id="335" w:author="Marmol, Dominika Klaudia" w:date="2026-06-11T10:59:00Z"/>
          <w:rFonts w:asciiTheme="minorHAnsi" w:eastAsiaTheme="minorEastAsia" w:hAnsiTheme="minorHAnsi" w:cstheme="minorBidi"/>
          <w:color w:val="auto"/>
          <w:kern w:val="2"/>
          <w:szCs w:val="24"/>
          <w:lang w:val="en-GB" w:eastAsia="en-GB"/>
          <w14:ligatures w14:val="standardContextual"/>
        </w:rPr>
      </w:pPr>
      <w:del w:id="336" w:author="Marmol, Dominika Klaudia" w:date="2026-06-11T10:59:00Z">
        <w:r w:rsidRPr="00804036">
          <w:rPr>
            <w:rStyle w:val="Hyperlink"/>
            <w:rFonts w:cs="Arial"/>
          </w:rPr>
          <w:delText>4.1.4</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Fonts w:cs="Arial"/>
          </w:rPr>
          <w:delText>Dropouts, Missing/Incomplete Data, and Outliers</w:delText>
        </w:r>
        <w:r>
          <w:rPr>
            <w:webHidden/>
          </w:rPr>
          <w:tab/>
          <w:delText>32</w:delText>
        </w:r>
      </w:del>
    </w:p>
    <w:p w14:paraId="05E60C71" w14:textId="707441B5" w:rsidR="008676EC" w:rsidRDefault="00E27C57">
      <w:pPr>
        <w:pStyle w:val="TOC2"/>
        <w:rPr>
          <w:del w:id="337" w:author="Marmol, Dominika Klaudia" w:date="2026-06-11T10:59:00Z"/>
          <w:rFonts w:asciiTheme="minorHAnsi" w:eastAsiaTheme="minorEastAsia" w:hAnsiTheme="minorHAnsi" w:cstheme="minorBidi"/>
          <w:color w:val="auto"/>
          <w:kern w:val="2"/>
          <w:lang w:val="en-GB" w:eastAsia="en-GB"/>
          <w14:ligatures w14:val="standardContextual"/>
        </w:rPr>
      </w:pPr>
      <w:del w:id="338" w:author="Marmol, Dominika Klaudia" w:date="2026-06-11T10:59:00Z">
        <w:r w:rsidRPr="00804036">
          <w:rPr>
            <w:rStyle w:val="Hyperlink"/>
            <w:rFonts w:cs="Arial"/>
          </w:rPr>
          <w:delText>4.2</w:delText>
        </w:r>
        <w:r>
          <w:rPr>
            <w:rFonts w:asciiTheme="minorHAnsi" w:eastAsiaTheme="minorEastAsia" w:hAnsiTheme="minorHAnsi" w:cstheme="minorBidi"/>
            <w:color w:val="auto"/>
            <w:kern w:val="2"/>
            <w:lang w:val="en-GB" w:eastAsia="en-GB"/>
            <w14:ligatures w14:val="standardContextual"/>
          </w:rPr>
          <w:tab/>
        </w:r>
        <w:r w:rsidRPr="00804036">
          <w:rPr>
            <w:rStyle w:val="Hyperlink"/>
          </w:rPr>
          <w:delText>Participant</w:delText>
        </w:r>
        <w:r w:rsidRPr="00804036">
          <w:rPr>
            <w:rStyle w:val="Hyperlink"/>
            <w:i/>
            <w:iCs/>
          </w:rPr>
          <w:delText xml:space="preserve"> </w:delText>
        </w:r>
        <w:r w:rsidRPr="00804036">
          <w:rPr>
            <w:rStyle w:val="Hyperlink"/>
          </w:rPr>
          <w:delText>Disposition</w:delText>
        </w:r>
        <w:r>
          <w:rPr>
            <w:webHidden/>
          </w:rPr>
          <w:tab/>
          <w:delText>32</w:delText>
        </w:r>
      </w:del>
    </w:p>
    <w:p w14:paraId="6577ECB1" w14:textId="5481FDFF" w:rsidR="008676EC" w:rsidRDefault="00E27C57">
      <w:pPr>
        <w:pStyle w:val="TOC2"/>
        <w:rPr>
          <w:del w:id="339" w:author="Marmol, Dominika Klaudia" w:date="2026-06-11T10:59:00Z"/>
          <w:rFonts w:asciiTheme="minorHAnsi" w:eastAsiaTheme="minorEastAsia" w:hAnsiTheme="minorHAnsi" w:cstheme="minorBidi"/>
          <w:color w:val="auto"/>
          <w:kern w:val="2"/>
          <w:lang w:val="en-GB" w:eastAsia="en-GB"/>
          <w14:ligatures w14:val="standardContextual"/>
        </w:rPr>
      </w:pPr>
      <w:del w:id="340" w:author="Marmol, Dominika Klaudia" w:date="2026-06-11T10:59:00Z">
        <w:r w:rsidRPr="00804036">
          <w:rPr>
            <w:rStyle w:val="Hyperlink"/>
            <w:rFonts w:cs="Arial"/>
          </w:rPr>
          <w:delText>4.3</w:delText>
        </w:r>
        <w:r>
          <w:rPr>
            <w:rFonts w:asciiTheme="minorHAnsi" w:eastAsiaTheme="minorEastAsia" w:hAnsiTheme="minorHAnsi" w:cstheme="minorBidi"/>
            <w:color w:val="auto"/>
            <w:kern w:val="2"/>
            <w:lang w:val="en-GB" w:eastAsia="en-GB"/>
            <w14:ligatures w14:val="standardContextual"/>
          </w:rPr>
          <w:tab/>
        </w:r>
        <w:r w:rsidRPr="00804036">
          <w:rPr>
            <w:rStyle w:val="Hyperlink"/>
          </w:rPr>
          <w:delText>Participant Characteristics</w:delText>
        </w:r>
        <w:r>
          <w:rPr>
            <w:webHidden/>
          </w:rPr>
          <w:tab/>
          <w:delText>33</w:delText>
        </w:r>
      </w:del>
    </w:p>
    <w:p w14:paraId="44C0317F" w14:textId="27D8092C" w:rsidR="008676EC" w:rsidRDefault="00E27C57">
      <w:pPr>
        <w:pStyle w:val="TOC3"/>
        <w:tabs>
          <w:tab w:val="left" w:pos="1800"/>
        </w:tabs>
        <w:rPr>
          <w:del w:id="341" w:author="Marmol, Dominika Klaudia" w:date="2026-06-11T10:59:00Z"/>
          <w:rFonts w:asciiTheme="minorHAnsi" w:eastAsiaTheme="minorEastAsia" w:hAnsiTheme="minorHAnsi" w:cstheme="minorBidi"/>
          <w:color w:val="auto"/>
          <w:kern w:val="2"/>
          <w:szCs w:val="24"/>
          <w:lang w:val="en-GB" w:eastAsia="en-GB"/>
          <w14:ligatures w14:val="standardContextual"/>
        </w:rPr>
      </w:pPr>
      <w:del w:id="342" w:author="Marmol, Dominika Klaudia" w:date="2026-06-11T10:59:00Z">
        <w:r w:rsidRPr="00804036">
          <w:rPr>
            <w:rStyle w:val="Hyperlink"/>
            <w:rFonts w:cs="Arial"/>
          </w:rPr>
          <w:delText>4.3.1</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Fonts w:cs="Arial"/>
          </w:rPr>
          <w:delText>Demographic and Baseline Characteristics</w:delText>
        </w:r>
        <w:r>
          <w:rPr>
            <w:webHidden/>
          </w:rPr>
          <w:tab/>
          <w:delText>33</w:delText>
        </w:r>
      </w:del>
    </w:p>
    <w:p w14:paraId="1C379DE5" w14:textId="1432FB71" w:rsidR="008676EC" w:rsidRDefault="00E27C57">
      <w:pPr>
        <w:pStyle w:val="TOC3"/>
        <w:tabs>
          <w:tab w:val="left" w:pos="1800"/>
        </w:tabs>
        <w:rPr>
          <w:del w:id="343" w:author="Marmol, Dominika Klaudia" w:date="2026-06-11T10:59:00Z"/>
          <w:rFonts w:asciiTheme="minorHAnsi" w:eastAsiaTheme="minorEastAsia" w:hAnsiTheme="minorHAnsi" w:cstheme="minorBidi"/>
          <w:color w:val="auto"/>
          <w:kern w:val="2"/>
          <w:szCs w:val="24"/>
          <w:lang w:val="en-GB" w:eastAsia="en-GB"/>
          <w14:ligatures w14:val="standardContextual"/>
        </w:rPr>
      </w:pPr>
      <w:del w:id="344" w:author="Marmol, Dominika Klaudia" w:date="2026-06-11T10:59:00Z">
        <w:r w:rsidRPr="00804036">
          <w:rPr>
            <w:rStyle w:val="Hyperlink"/>
            <w:rFonts w:cs="Arial"/>
          </w:rPr>
          <w:delText>4.3.2</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Fonts w:cs="Arial"/>
          </w:rPr>
          <w:delText>Baseline Assessments</w:delText>
        </w:r>
        <w:r>
          <w:rPr>
            <w:webHidden/>
          </w:rPr>
          <w:tab/>
          <w:delText>34</w:delText>
        </w:r>
      </w:del>
    </w:p>
    <w:p w14:paraId="1CB11BFB" w14:textId="16594100" w:rsidR="008676EC" w:rsidRDefault="00E27C57">
      <w:pPr>
        <w:pStyle w:val="TOC3"/>
        <w:tabs>
          <w:tab w:val="left" w:pos="1800"/>
        </w:tabs>
        <w:rPr>
          <w:del w:id="345" w:author="Marmol, Dominika Klaudia" w:date="2026-06-11T10:59:00Z"/>
          <w:rFonts w:asciiTheme="minorHAnsi" w:eastAsiaTheme="minorEastAsia" w:hAnsiTheme="minorHAnsi" w:cstheme="minorBidi"/>
          <w:color w:val="auto"/>
          <w:kern w:val="2"/>
          <w:szCs w:val="24"/>
          <w:lang w:val="en-GB" w:eastAsia="en-GB"/>
          <w14:ligatures w14:val="standardContextual"/>
        </w:rPr>
      </w:pPr>
      <w:del w:id="346" w:author="Marmol, Dominika Klaudia" w:date="2026-06-11T10:59:00Z">
        <w:r w:rsidRPr="00804036">
          <w:rPr>
            <w:rStyle w:val="Hyperlink"/>
            <w:rFonts w:cs="Arial"/>
          </w:rPr>
          <w:delText>4.3.3</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Fonts w:cs="Arial"/>
          </w:rPr>
          <w:delText>Medical History</w:delText>
        </w:r>
        <w:r>
          <w:rPr>
            <w:webHidden/>
          </w:rPr>
          <w:tab/>
          <w:delText>34</w:delText>
        </w:r>
      </w:del>
    </w:p>
    <w:p w14:paraId="518B3217" w14:textId="75D61D92" w:rsidR="008676EC" w:rsidRDefault="00E27C57">
      <w:pPr>
        <w:pStyle w:val="TOC3"/>
        <w:tabs>
          <w:tab w:val="left" w:pos="1800"/>
        </w:tabs>
        <w:rPr>
          <w:del w:id="347" w:author="Marmol, Dominika Klaudia" w:date="2026-06-11T10:59:00Z"/>
          <w:rFonts w:asciiTheme="minorHAnsi" w:eastAsiaTheme="minorEastAsia" w:hAnsiTheme="minorHAnsi" w:cstheme="minorBidi"/>
          <w:color w:val="auto"/>
          <w:kern w:val="2"/>
          <w:szCs w:val="24"/>
          <w:lang w:val="en-GB" w:eastAsia="en-GB"/>
          <w14:ligatures w14:val="standardContextual"/>
        </w:rPr>
      </w:pPr>
      <w:del w:id="348" w:author="Marmol, Dominika Klaudia" w:date="2026-06-11T10:59:00Z">
        <w:r w:rsidRPr="00804036">
          <w:rPr>
            <w:rStyle w:val="Hyperlink"/>
            <w:rFonts w:cs="Arial"/>
          </w:rPr>
          <w:delText>4.3.4</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Fonts w:cs="Arial"/>
          </w:rPr>
          <w:delText>Disease-Specific Characteristics</w:delText>
        </w:r>
        <w:r>
          <w:rPr>
            <w:webHidden/>
          </w:rPr>
          <w:tab/>
          <w:delText>34</w:delText>
        </w:r>
      </w:del>
    </w:p>
    <w:p w14:paraId="640D8840" w14:textId="0AB7ECB0" w:rsidR="008676EC" w:rsidRDefault="00E27C57">
      <w:pPr>
        <w:pStyle w:val="TOC3"/>
        <w:tabs>
          <w:tab w:val="left" w:pos="1800"/>
        </w:tabs>
        <w:rPr>
          <w:del w:id="349" w:author="Marmol, Dominika Klaudia" w:date="2026-06-11T10:59:00Z"/>
          <w:rFonts w:asciiTheme="minorHAnsi" w:eastAsiaTheme="minorEastAsia" w:hAnsiTheme="minorHAnsi" w:cstheme="minorBidi"/>
          <w:color w:val="auto"/>
          <w:kern w:val="2"/>
          <w:szCs w:val="24"/>
          <w:lang w:val="en-GB" w:eastAsia="en-GB"/>
          <w14:ligatures w14:val="standardContextual"/>
        </w:rPr>
      </w:pPr>
      <w:del w:id="350" w:author="Marmol, Dominika Klaudia" w:date="2026-06-11T10:59:00Z">
        <w:r w:rsidRPr="00804036">
          <w:rPr>
            <w:rStyle w:val="Hyperlink"/>
            <w:rFonts w:cs="Arial"/>
          </w:rPr>
          <w:delText>4.3.5</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Fonts w:cs="Arial"/>
          </w:rPr>
          <w:delText>Medications, Therapies and Procedures</w:delText>
        </w:r>
        <w:r>
          <w:rPr>
            <w:webHidden/>
          </w:rPr>
          <w:tab/>
          <w:delText>35</w:delText>
        </w:r>
      </w:del>
    </w:p>
    <w:p w14:paraId="7630EEAA" w14:textId="443BD9EE" w:rsidR="008676EC" w:rsidRDefault="00E27C57">
      <w:pPr>
        <w:pStyle w:val="TOC2"/>
        <w:rPr>
          <w:del w:id="351" w:author="Marmol, Dominika Klaudia" w:date="2026-06-11T10:59:00Z"/>
          <w:rFonts w:asciiTheme="minorHAnsi" w:eastAsiaTheme="minorEastAsia" w:hAnsiTheme="minorHAnsi" w:cstheme="minorBidi"/>
          <w:color w:val="auto"/>
          <w:kern w:val="2"/>
          <w:lang w:val="en-GB" w:eastAsia="en-GB"/>
          <w14:ligatures w14:val="standardContextual"/>
        </w:rPr>
      </w:pPr>
      <w:del w:id="352" w:author="Marmol, Dominika Klaudia" w:date="2026-06-11T10:59:00Z">
        <w:r w:rsidRPr="00804036">
          <w:rPr>
            <w:rStyle w:val="Hyperlink"/>
            <w:rFonts w:cs="Arial"/>
          </w:rPr>
          <w:delText>4.4</w:delText>
        </w:r>
        <w:r>
          <w:rPr>
            <w:rFonts w:asciiTheme="minorHAnsi" w:eastAsiaTheme="minorEastAsia" w:hAnsiTheme="minorHAnsi" w:cstheme="minorBidi"/>
            <w:color w:val="auto"/>
            <w:kern w:val="2"/>
            <w:lang w:val="en-GB" w:eastAsia="en-GB"/>
            <w14:ligatures w14:val="standardContextual"/>
          </w:rPr>
          <w:tab/>
        </w:r>
        <w:r w:rsidRPr="00804036">
          <w:rPr>
            <w:rStyle w:val="Hyperlink"/>
          </w:rPr>
          <w:delText>Primary Endpoints Analyses</w:delText>
        </w:r>
        <w:r>
          <w:rPr>
            <w:webHidden/>
          </w:rPr>
          <w:tab/>
          <w:delText>36</w:delText>
        </w:r>
      </w:del>
    </w:p>
    <w:p w14:paraId="4E40F3C8" w14:textId="6958606E" w:rsidR="008676EC" w:rsidRDefault="00E27C57">
      <w:pPr>
        <w:pStyle w:val="TOC3"/>
        <w:tabs>
          <w:tab w:val="left" w:pos="1800"/>
        </w:tabs>
        <w:rPr>
          <w:del w:id="353" w:author="Marmol, Dominika Klaudia" w:date="2026-06-11T10:59:00Z"/>
          <w:rFonts w:asciiTheme="minorHAnsi" w:eastAsiaTheme="minorEastAsia" w:hAnsiTheme="minorHAnsi" w:cstheme="minorBidi"/>
          <w:color w:val="auto"/>
          <w:kern w:val="2"/>
          <w:szCs w:val="24"/>
          <w:lang w:val="en-GB" w:eastAsia="en-GB"/>
          <w14:ligatures w14:val="standardContextual"/>
        </w:rPr>
      </w:pPr>
      <w:del w:id="354" w:author="Marmol, Dominika Klaudia" w:date="2026-06-11T10:59:00Z">
        <w:r w:rsidRPr="00804036">
          <w:rPr>
            <w:rStyle w:val="Hyperlink"/>
            <w:rFonts w:cs="Arial"/>
          </w:rPr>
          <w:delText>4.4.1</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Pr>
          <w:delText>Definition of Endpoints</w:delText>
        </w:r>
        <w:r>
          <w:rPr>
            <w:webHidden/>
          </w:rPr>
          <w:tab/>
          <w:delText>37</w:delText>
        </w:r>
      </w:del>
    </w:p>
    <w:p w14:paraId="2CD51B98" w14:textId="1B898EED" w:rsidR="008676EC" w:rsidRDefault="00E27C57">
      <w:pPr>
        <w:pStyle w:val="TOC3"/>
        <w:tabs>
          <w:tab w:val="left" w:pos="1800"/>
        </w:tabs>
        <w:rPr>
          <w:del w:id="355" w:author="Marmol, Dominika Klaudia" w:date="2026-06-11T10:59:00Z"/>
          <w:rFonts w:asciiTheme="minorHAnsi" w:eastAsiaTheme="minorEastAsia" w:hAnsiTheme="minorHAnsi" w:cstheme="minorBidi"/>
          <w:color w:val="auto"/>
          <w:kern w:val="2"/>
          <w:szCs w:val="24"/>
          <w:lang w:val="en-GB" w:eastAsia="en-GB"/>
          <w14:ligatures w14:val="standardContextual"/>
        </w:rPr>
      </w:pPr>
      <w:del w:id="356" w:author="Marmol, Dominika Klaudia" w:date="2026-06-11T10:59:00Z">
        <w:r w:rsidRPr="00804036">
          <w:rPr>
            <w:rStyle w:val="Hyperlink"/>
            <w:rFonts w:cs="Arial"/>
          </w:rPr>
          <w:delText>4.4.2</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Pr>
          <w:delText>Main Analytical Approach</w:delText>
        </w:r>
        <w:r>
          <w:rPr>
            <w:webHidden/>
          </w:rPr>
          <w:tab/>
          <w:delText>38</w:delText>
        </w:r>
      </w:del>
    </w:p>
    <w:p w14:paraId="06906B31" w14:textId="3DAB3ADB" w:rsidR="008676EC" w:rsidRDefault="00E27C57">
      <w:pPr>
        <w:pStyle w:val="TOC3"/>
        <w:tabs>
          <w:tab w:val="left" w:pos="1800"/>
        </w:tabs>
        <w:rPr>
          <w:del w:id="357" w:author="Marmol, Dominika Klaudia" w:date="2026-06-11T10:59:00Z"/>
          <w:rFonts w:asciiTheme="minorHAnsi" w:eastAsiaTheme="minorEastAsia" w:hAnsiTheme="minorHAnsi" w:cstheme="minorBidi"/>
          <w:color w:val="auto"/>
          <w:kern w:val="2"/>
          <w:szCs w:val="24"/>
          <w:lang w:val="en-GB" w:eastAsia="en-GB"/>
          <w14:ligatures w14:val="standardContextual"/>
        </w:rPr>
      </w:pPr>
      <w:del w:id="358" w:author="Marmol, Dominika Klaudia" w:date="2026-06-11T10:59:00Z">
        <w:r w:rsidRPr="00804036">
          <w:rPr>
            <w:rStyle w:val="Hyperlink"/>
            <w:rFonts w:cs="Arial"/>
          </w:rPr>
          <w:delText>4.4.3</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Pr>
          <w:delText>Sensitivity Analyses</w:delText>
        </w:r>
        <w:r>
          <w:rPr>
            <w:webHidden/>
          </w:rPr>
          <w:tab/>
          <w:delText>40</w:delText>
        </w:r>
      </w:del>
    </w:p>
    <w:p w14:paraId="6D6CE986" w14:textId="3D8B1071" w:rsidR="008676EC" w:rsidRDefault="00E27C57">
      <w:pPr>
        <w:pStyle w:val="TOC3"/>
        <w:tabs>
          <w:tab w:val="left" w:pos="1800"/>
        </w:tabs>
        <w:rPr>
          <w:del w:id="359" w:author="Marmol, Dominika Klaudia" w:date="2026-06-11T10:59:00Z"/>
          <w:rFonts w:asciiTheme="minorHAnsi" w:eastAsiaTheme="minorEastAsia" w:hAnsiTheme="minorHAnsi" w:cstheme="minorBidi"/>
          <w:color w:val="auto"/>
          <w:kern w:val="2"/>
          <w:szCs w:val="24"/>
          <w:lang w:val="en-GB" w:eastAsia="en-GB"/>
          <w14:ligatures w14:val="standardContextual"/>
        </w:rPr>
      </w:pPr>
      <w:del w:id="360" w:author="Marmol, Dominika Klaudia" w:date="2026-06-11T10:59:00Z">
        <w:r w:rsidRPr="00804036">
          <w:rPr>
            <w:rStyle w:val="Hyperlink"/>
            <w:rFonts w:cs="Arial"/>
          </w:rPr>
          <w:delText>4.4.4</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Pr>
          <w:delText>Supplementary Analyses</w:delText>
        </w:r>
        <w:r>
          <w:rPr>
            <w:webHidden/>
          </w:rPr>
          <w:tab/>
          <w:delText>40</w:delText>
        </w:r>
      </w:del>
    </w:p>
    <w:p w14:paraId="0647B8C3" w14:textId="4E96F75E" w:rsidR="008676EC" w:rsidRDefault="00E27C57">
      <w:pPr>
        <w:pStyle w:val="TOC3"/>
        <w:tabs>
          <w:tab w:val="left" w:pos="1800"/>
        </w:tabs>
        <w:rPr>
          <w:del w:id="361" w:author="Marmol, Dominika Klaudia" w:date="2026-06-11T10:59:00Z"/>
          <w:rFonts w:asciiTheme="minorHAnsi" w:eastAsiaTheme="minorEastAsia" w:hAnsiTheme="minorHAnsi" w:cstheme="minorBidi"/>
          <w:color w:val="auto"/>
          <w:kern w:val="2"/>
          <w:szCs w:val="24"/>
          <w:lang w:val="en-GB" w:eastAsia="en-GB"/>
          <w14:ligatures w14:val="standardContextual"/>
        </w:rPr>
      </w:pPr>
      <w:del w:id="362" w:author="Marmol, Dominika Klaudia" w:date="2026-06-11T10:59:00Z">
        <w:r w:rsidRPr="00804036">
          <w:rPr>
            <w:rStyle w:val="Hyperlink"/>
            <w:rFonts w:cs="Arial"/>
          </w:rPr>
          <w:delText>4.4.5</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Pr>
          <w:delText>Multiplicity Adjustment</w:delText>
        </w:r>
        <w:r>
          <w:rPr>
            <w:webHidden/>
          </w:rPr>
          <w:tab/>
          <w:delText>40</w:delText>
        </w:r>
      </w:del>
    </w:p>
    <w:p w14:paraId="0887C6B8" w14:textId="4635C9B1" w:rsidR="008676EC" w:rsidRDefault="00E27C57">
      <w:pPr>
        <w:pStyle w:val="TOC3"/>
        <w:tabs>
          <w:tab w:val="left" w:pos="1800"/>
        </w:tabs>
        <w:rPr>
          <w:del w:id="363" w:author="Marmol, Dominika Klaudia" w:date="2026-06-11T10:59:00Z"/>
          <w:rFonts w:asciiTheme="minorHAnsi" w:eastAsiaTheme="minorEastAsia" w:hAnsiTheme="minorHAnsi" w:cstheme="minorBidi"/>
          <w:color w:val="auto"/>
          <w:kern w:val="2"/>
          <w:szCs w:val="24"/>
          <w:lang w:val="en-GB" w:eastAsia="en-GB"/>
          <w14:ligatures w14:val="standardContextual"/>
        </w:rPr>
      </w:pPr>
      <w:del w:id="364" w:author="Marmol, Dominika Klaudia" w:date="2026-06-11T10:59:00Z">
        <w:r w:rsidRPr="00804036">
          <w:rPr>
            <w:rStyle w:val="Hyperlink"/>
            <w:rFonts w:cs="Arial"/>
          </w:rPr>
          <w:delText>4.4.6</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Pr>
          <w:delText>Subgroup Analyses for Primary Endpoint</w:delText>
        </w:r>
        <w:r>
          <w:rPr>
            <w:webHidden/>
          </w:rPr>
          <w:tab/>
          <w:delText>41</w:delText>
        </w:r>
      </w:del>
    </w:p>
    <w:p w14:paraId="5BDF24F5" w14:textId="243FB219" w:rsidR="008676EC" w:rsidRDefault="00E27C57">
      <w:pPr>
        <w:pStyle w:val="TOC2"/>
        <w:rPr>
          <w:del w:id="365" w:author="Marmol, Dominika Klaudia" w:date="2026-06-11T10:59:00Z"/>
          <w:rFonts w:asciiTheme="minorHAnsi" w:eastAsiaTheme="minorEastAsia" w:hAnsiTheme="minorHAnsi" w:cstheme="minorBidi"/>
          <w:color w:val="auto"/>
          <w:kern w:val="2"/>
          <w:lang w:val="en-GB" w:eastAsia="en-GB"/>
          <w14:ligatures w14:val="standardContextual"/>
        </w:rPr>
      </w:pPr>
      <w:del w:id="366" w:author="Marmol, Dominika Klaudia" w:date="2026-06-11T10:59:00Z">
        <w:r w:rsidRPr="00804036">
          <w:rPr>
            <w:rStyle w:val="Hyperlink"/>
            <w:rFonts w:cs="Arial"/>
          </w:rPr>
          <w:delText>4.5</w:delText>
        </w:r>
        <w:r>
          <w:rPr>
            <w:rFonts w:asciiTheme="minorHAnsi" w:eastAsiaTheme="minorEastAsia" w:hAnsiTheme="minorHAnsi" w:cstheme="minorBidi"/>
            <w:color w:val="auto"/>
            <w:kern w:val="2"/>
            <w:lang w:val="en-GB" w:eastAsia="en-GB"/>
            <w14:ligatures w14:val="standardContextual"/>
          </w:rPr>
          <w:tab/>
        </w:r>
        <w:r w:rsidRPr="00804036">
          <w:rPr>
            <w:rStyle w:val="Hyperlink"/>
          </w:rPr>
          <w:delText>Secondary Endpoints Analyses</w:delText>
        </w:r>
        <w:r>
          <w:rPr>
            <w:webHidden/>
          </w:rPr>
          <w:tab/>
          <w:delText>41</w:delText>
        </w:r>
      </w:del>
    </w:p>
    <w:p w14:paraId="1A99B9FA" w14:textId="3F8BDD0C" w:rsidR="008676EC" w:rsidRDefault="00E27C57">
      <w:pPr>
        <w:pStyle w:val="TOC3"/>
        <w:tabs>
          <w:tab w:val="left" w:pos="1800"/>
        </w:tabs>
        <w:rPr>
          <w:del w:id="367" w:author="Marmol, Dominika Klaudia" w:date="2026-06-11T10:59:00Z"/>
          <w:rFonts w:asciiTheme="minorHAnsi" w:eastAsiaTheme="minorEastAsia" w:hAnsiTheme="minorHAnsi" w:cstheme="minorBidi"/>
          <w:color w:val="auto"/>
          <w:kern w:val="2"/>
          <w:szCs w:val="24"/>
          <w:lang w:val="en-GB" w:eastAsia="en-GB"/>
          <w14:ligatures w14:val="standardContextual"/>
        </w:rPr>
      </w:pPr>
      <w:del w:id="368" w:author="Marmol, Dominika Klaudia" w:date="2026-06-11T10:59:00Z">
        <w:r w:rsidRPr="00804036">
          <w:rPr>
            <w:rStyle w:val="Hyperlink"/>
            <w:rFonts w:cs="Arial"/>
          </w:rPr>
          <w:delText>4.5.1</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Pr>
          <w:delText>Secondary Endpoint Analyses – ORR, DOR, DCR</w:delText>
        </w:r>
        <w:r>
          <w:rPr>
            <w:webHidden/>
          </w:rPr>
          <w:tab/>
          <w:delText>41</w:delText>
        </w:r>
      </w:del>
    </w:p>
    <w:p w14:paraId="16805FAC" w14:textId="724AE368" w:rsidR="008676EC" w:rsidRDefault="00E27C57">
      <w:pPr>
        <w:pStyle w:val="TOC3"/>
        <w:tabs>
          <w:tab w:val="left" w:pos="1800"/>
        </w:tabs>
        <w:rPr>
          <w:del w:id="369" w:author="Marmol, Dominika Klaudia" w:date="2026-06-11T10:59:00Z"/>
          <w:rFonts w:asciiTheme="minorHAnsi" w:eastAsiaTheme="minorEastAsia" w:hAnsiTheme="minorHAnsi" w:cstheme="minorBidi"/>
          <w:color w:val="auto"/>
          <w:kern w:val="2"/>
          <w:szCs w:val="24"/>
          <w:lang w:val="en-GB" w:eastAsia="en-GB"/>
          <w14:ligatures w14:val="standardContextual"/>
        </w:rPr>
      </w:pPr>
      <w:del w:id="370" w:author="Marmol, Dominika Klaudia" w:date="2026-06-11T10:59:00Z">
        <w:r w:rsidRPr="00804036">
          <w:rPr>
            <w:rStyle w:val="Hyperlink"/>
            <w:rFonts w:cs="Arial"/>
          </w:rPr>
          <w:delText>4.5.2</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Pr>
          <w:delText>Secondary Endpoint Analyses – PK of BNT317</w:delText>
        </w:r>
        <w:r>
          <w:rPr>
            <w:webHidden/>
          </w:rPr>
          <w:tab/>
          <w:delText>43</w:delText>
        </w:r>
      </w:del>
    </w:p>
    <w:p w14:paraId="55E317A2" w14:textId="1BD86D53" w:rsidR="008676EC" w:rsidRDefault="00E27C57">
      <w:pPr>
        <w:pStyle w:val="TOC3"/>
        <w:tabs>
          <w:tab w:val="left" w:pos="1800"/>
        </w:tabs>
        <w:rPr>
          <w:del w:id="371" w:author="Marmol, Dominika Klaudia" w:date="2026-06-11T10:59:00Z"/>
          <w:rFonts w:asciiTheme="minorHAnsi" w:eastAsiaTheme="minorEastAsia" w:hAnsiTheme="minorHAnsi" w:cstheme="minorBidi"/>
          <w:color w:val="auto"/>
          <w:kern w:val="2"/>
          <w:szCs w:val="24"/>
          <w:lang w:val="en-GB" w:eastAsia="en-GB"/>
          <w14:ligatures w14:val="standardContextual"/>
        </w:rPr>
      </w:pPr>
      <w:del w:id="372" w:author="Marmol, Dominika Klaudia" w:date="2026-06-11T10:59:00Z">
        <w:r w:rsidRPr="00804036">
          <w:rPr>
            <w:rStyle w:val="Hyperlink"/>
            <w:rFonts w:cs="Arial"/>
          </w:rPr>
          <w:delText>4.5.3</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Pr>
          <w:delText>Secondary Endpoint Analyses – ADA</w:delText>
        </w:r>
        <w:r>
          <w:rPr>
            <w:webHidden/>
          </w:rPr>
          <w:tab/>
          <w:delText>43</w:delText>
        </w:r>
      </w:del>
    </w:p>
    <w:p w14:paraId="040E8D01" w14:textId="0E2E6C55" w:rsidR="008676EC" w:rsidRDefault="00E27C57">
      <w:pPr>
        <w:pStyle w:val="TOC2"/>
        <w:rPr>
          <w:del w:id="373" w:author="Marmol, Dominika Klaudia" w:date="2026-06-11T10:59:00Z"/>
          <w:rFonts w:asciiTheme="minorHAnsi" w:eastAsiaTheme="minorEastAsia" w:hAnsiTheme="minorHAnsi" w:cstheme="minorBidi"/>
          <w:color w:val="auto"/>
          <w:kern w:val="2"/>
          <w:lang w:val="en-GB" w:eastAsia="en-GB"/>
          <w14:ligatures w14:val="standardContextual"/>
        </w:rPr>
      </w:pPr>
      <w:del w:id="374" w:author="Marmol, Dominika Klaudia" w:date="2026-06-11T10:59:00Z">
        <w:r w:rsidRPr="00804036">
          <w:rPr>
            <w:rStyle w:val="Hyperlink"/>
            <w:rFonts w:cs="Arial"/>
          </w:rPr>
          <w:delText>4.6</w:delText>
        </w:r>
        <w:r>
          <w:rPr>
            <w:rFonts w:asciiTheme="minorHAnsi" w:eastAsiaTheme="minorEastAsia" w:hAnsiTheme="minorHAnsi" w:cstheme="minorBidi"/>
            <w:color w:val="auto"/>
            <w:kern w:val="2"/>
            <w:lang w:val="en-GB" w:eastAsia="en-GB"/>
            <w14:ligatures w14:val="standardContextual"/>
          </w:rPr>
          <w:tab/>
        </w:r>
        <w:r w:rsidRPr="00804036">
          <w:rPr>
            <w:rStyle w:val="Hyperlink"/>
          </w:rPr>
          <w:delText>Exploratory Endpoints Analyses</w:delText>
        </w:r>
        <w:r>
          <w:rPr>
            <w:webHidden/>
          </w:rPr>
          <w:tab/>
          <w:delText>44</w:delText>
        </w:r>
      </w:del>
    </w:p>
    <w:p w14:paraId="3D440919" w14:textId="5A72A105" w:rsidR="008676EC" w:rsidRDefault="00E27C57">
      <w:pPr>
        <w:pStyle w:val="TOC3"/>
        <w:tabs>
          <w:tab w:val="left" w:pos="1800"/>
        </w:tabs>
        <w:rPr>
          <w:del w:id="375" w:author="Marmol, Dominika Klaudia" w:date="2026-06-11T10:59:00Z"/>
          <w:rFonts w:asciiTheme="minorHAnsi" w:eastAsiaTheme="minorEastAsia" w:hAnsiTheme="minorHAnsi" w:cstheme="minorBidi"/>
          <w:color w:val="auto"/>
          <w:kern w:val="2"/>
          <w:szCs w:val="24"/>
          <w:lang w:val="en-GB" w:eastAsia="en-GB"/>
          <w14:ligatures w14:val="standardContextual"/>
        </w:rPr>
      </w:pPr>
      <w:del w:id="376" w:author="Marmol, Dominika Klaudia" w:date="2026-06-11T10:59:00Z">
        <w:r w:rsidRPr="00804036">
          <w:rPr>
            <w:rStyle w:val="Hyperlink"/>
            <w:rFonts w:cs="Arial"/>
          </w:rPr>
          <w:delText>4.6.1</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Pr>
          <w:delText>Exploratory endpoint analyses – Pharmacodynamics</w:delText>
        </w:r>
        <w:r>
          <w:rPr>
            <w:webHidden/>
          </w:rPr>
          <w:tab/>
          <w:delText>44</w:delText>
        </w:r>
      </w:del>
    </w:p>
    <w:p w14:paraId="761DE496" w14:textId="0184D487" w:rsidR="008676EC" w:rsidRDefault="00E27C57">
      <w:pPr>
        <w:pStyle w:val="TOC3"/>
        <w:tabs>
          <w:tab w:val="left" w:pos="1800"/>
        </w:tabs>
        <w:rPr>
          <w:del w:id="377" w:author="Marmol, Dominika Klaudia" w:date="2026-06-11T10:59:00Z"/>
          <w:rFonts w:asciiTheme="minorHAnsi" w:eastAsiaTheme="minorEastAsia" w:hAnsiTheme="minorHAnsi" w:cstheme="minorBidi"/>
          <w:color w:val="auto"/>
          <w:kern w:val="2"/>
          <w:szCs w:val="24"/>
          <w:lang w:val="en-GB" w:eastAsia="en-GB"/>
          <w14:ligatures w14:val="standardContextual"/>
        </w:rPr>
      </w:pPr>
      <w:del w:id="378" w:author="Marmol, Dominika Klaudia" w:date="2026-06-11T10:59:00Z">
        <w:r w:rsidRPr="00804036">
          <w:rPr>
            <w:rStyle w:val="Hyperlink"/>
            <w:rFonts w:cs="Arial"/>
          </w:rPr>
          <w:delText>4.6.2</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Pr>
          <w:delText xml:space="preserve">Exploratory endpoint analyses – </w:delText>
        </w:r>
        <w:r w:rsidRPr="00804036">
          <w:rPr>
            <w:rStyle w:val="Hyperlink"/>
            <w:rFonts w:cs="Arial"/>
          </w:rPr>
          <w:delText>iORR, iDOR, iDCR using iRECIST, PFS, OS</w:delText>
        </w:r>
        <w:r>
          <w:rPr>
            <w:webHidden/>
          </w:rPr>
          <w:tab/>
          <w:delText>44</w:delText>
        </w:r>
      </w:del>
    </w:p>
    <w:p w14:paraId="73D74CE5" w14:textId="6B8C23FB" w:rsidR="008676EC" w:rsidRDefault="00E27C57">
      <w:pPr>
        <w:pStyle w:val="TOC2"/>
        <w:rPr>
          <w:del w:id="379" w:author="Marmol, Dominika Klaudia" w:date="2026-06-11T10:59:00Z"/>
          <w:rFonts w:asciiTheme="minorHAnsi" w:eastAsiaTheme="minorEastAsia" w:hAnsiTheme="minorHAnsi" w:cstheme="minorBidi"/>
          <w:color w:val="auto"/>
          <w:kern w:val="2"/>
          <w:lang w:val="en-GB" w:eastAsia="en-GB"/>
          <w14:ligatures w14:val="standardContextual"/>
        </w:rPr>
      </w:pPr>
      <w:del w:id="380" w:author="Marmol, Dominika Klaudia" w:date="2026-06-11T10:59:00Z">
        <w:r w:rsidRPr="00804036">
          <w:rPr>
            <w:rStyle w:val="Hyperlink"/>
            <w:rFonts w:cs="Arial"/>
          </w:rPr>
          <w:delText>4.7</w:delText>
        </w:r>
        <w:r>
          <w:rPr>
            <w:rFonts w:asciiTheme="minorHAnsi" w:eastAsiaTheme="minorEastAsia" w:hAnsiTheme="minorHAnsi" w:cstheme="minorBidi"/>
            <w:color w:val="auto"/>
            <w:kern w:val="2"/>
            <w:lang w:val="en-GB" w:eastAsia="en-GB"/>
            <w14:ligatures w14:val="standardContextual"/>
          </w:rPr>
          <w:tab/>
        </w:r>
        <w:r w:rsidRPr="00804036">
          <w:rPr>
            <w:rStyle w:val="Hyperlink"/>
          </w:rPr>
          <w:delText>Other Analyses</w:delText>
        </w:r>
        <w:r>
          <w:rPr>
            <w:webHidden/>
          </w:rPr>
          <w:tab/>
          <w:delText>47</w:delText>
        </w:r>
      </w:del>
    </w:p>
    <w:p w14:paraId="25ADD784" w14:textId="1C425318" w:rsidR="008676EC" w:rsidRDefault="00E27C57">
      <w:pPr>
        <w:pStyle w:val="TOC3"/>
        <w:tabs>
          <w:tab w:val="left" w:pos="1800"/>
        </w:tabs>
        <w:rPr>
          <w:del w:id="381" w:author="Marmol, Dominika Klaudia" w:date="2026-06-11T10:59:00Z"/>
          <w:rFonts w:asciiTheme="minorHAnsi" w:eastAsiaTheme="minorEastAsia" w:hAnsiTheme="minorHAnsi" w:cstheme="minorBidi"/>
          <w:color w:val="auto"/>
          <w:kern w:val="2"/>
          <w:szCs w:val="24"/>
          <w:lang w:val="en-GB" w:eastAsia="en-GB"/>
          <w14:ligatures w14:val="standardContextual"/>
        </w:rPr>
      </w:pPr>
      <w:del w:id="382" w:author="Marmol, Dominika Klaudia" w:date="2026-06-11T10:59:00Z">
        <w:r w:rsidRPr="00804036">
          <w:rPr>
            <w:rStyle w:val="Hyperlink"/>
            <w:rFonts w:cs="Arial"/>
          </w:rPr>
          <w:delText>4.7.1</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Fonts w:cs="Arial"/>
          </w:rPr>
          <w:delText>Pharmacokinetic Analyses</w:delText>
        </w:r>
        <w:r>
          <w:rPr>
            <w:webHidden/>
          </w:rPr>
          <w:tab/>
          <w:delText>47</w:delText>
        </w:r>
      </w:del>
    </w:p>
    <w:p w14:paraId="1931B334" w14:textId="51B87359" w:rsidR="008676EC" w:rsidRDefault="00E27C57">
      <w:pPr>
        <w:pStyle w:val="TOC3"/>
        <w:tabs>
          <w:tab w:val="left" w:pos="1800"/>
        </w:tabs>
        <w:rPr>
          <w:del w:id="383" w:author="Marmol, Dominika Klaudia" w:date="2026-06-11T10:59:00Z"/>
          <w:rFonts w:asciiTheme="minorHAnsi" w:eastAsiaTheme="minorEastAsia" w:hAnsiTheme="minorHAnsi" w:cstheme="minorBidi"/>
          <w:color w:val="auto"/>
          <w:kern w:val="2"/>
          <w:szCs w:val="24"/>
          <w:lang w:val="en-GB" w:eastAsia="en-GB"/>
          <w14:ligatures w14:val="standardContextual"/>
        </w:rPr>
      </w:pPr>
      <w:del w:id="384" w:author="Marmol, Dominika Klaudia" w:date="2026-06-11T10:59:00Z">
        <w:r w:rsidRPr="00804036">
          <w:rPr>
            <w:rStyle w:val="Hyperlink"/>
            <w:rFonts w:cs="Arial"/>
          </w:rPr>
          <w:delText>4.7.2</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Fonts w:cs="Arial"/>
          </w:rPr>
          <w:delText>Pharmacodynamic Analyses</w:delText>
        </w:r>
        <w:r>
          <w:rPr>
            <w:webHidden/>
          </w:rPr>
          <w:tab/>
          <w:delText>52</w:delText>
        </w:r>
      </w:del>
    </w:p>
    <w:p w14:paraId="22B499F9" w14:textId="4806368D" w:rsidR="008676EC" w:rsidRDefault="00E27C57">
      <w:pPr>
        <w:pStyle w:val="TOC3"/>
        <w:tabs>
          <w:tab w:val="left" w:pos="1800"/>
        </w:tabs>
        <w:rPr>
          <w:del w:id="385" w:author="Marmol, Dominika Klaudia" w:date="2026-06-11T10:59:00Z"/>
          <w:rFonts w:asciiTheme="minorHAnsi" w:eastAsiaTheme="minorEastAsia" w:hAnsiTheme="minorHAnsi" w:cstheme="minorBidi"/>
          <w:color w:val="auto"/>
          <w:kern w:val="2"/>
          <w:szCs w:val="24"/>
          <w:lang w:val="en-GB" w:eastAsia="en-GB"/>
          <w14:ligatures w14:val="standardContextual"/>
        </w:rPr>
      </w:pPr>
      <w:del w:id="386" w:author="Marmol, Dominika Klaudia" w:date="2026-06-11T10:59:00Z">
        <w:r w:rsidRPr="00804036">
          <w:rPr>
            <w:rStyle w:val="Hyperlink"/>
            <w:rFonts w:cs="Arial"/>
          </w:rPr>
          <w:delText>4.7.3</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Fonts w:cs="Arial"/>
          </w:rPr>
          <w:delText>Pharmacogenomic Analyses</w:delText>
        </w:r>
        <w:r>
          <w:rPr>
            <w:webHidden/>
          </w:rPr>
          <w:tab/>
          <w:delText>52</w:delText>
        </w:r>
      </w:del>
    </w:p>
    <w:p w14:paraId="0583B542" w14:textId="464FCA41" w:rsidR="008676EC" w:rsidRDefault="00E27C57">
      <w:pPr>
        <w:pStyle w:val="TOC3"/>
        <w:tabs>
          <w:tab w:val="left" w:pos="1800"/>
        </w:tabs>
        <w:rPr>
          <w:del w:id="387" w:author="Marmol, Dominika Klaudia" w:date="2026-06-11T10:59:00Z"/>
          <w:rFonts w:asciiTheme="minorHAnsi" w:eastAsiaTheme="minorEastAsia" w:hAnsiTheme="minorHAnsi" w:cstheme="minorBidi"/>
          <w:color w:val="auto"/>
          <w:kern w:val="2"/>
          <w:szCs w:val="24"/>
          <w:lang w:val="en-GB" w:eastAsia="en-GB"/>
          <w14:ligatures w14:val="standardContextual"/>
        </w:rPr>
      </w:pPr>
      <w:del w:id="388" w:author="Marmol, Dominika Klaudia" w:date="2026-06-11T10:59:00Z">
        <w:r w:rsidRPr="00804036">
          <w:rPr>
            <w:rStyle w:val="Hyperlink"/>
            <w:rFonts w:cs="Arial"/>
          </w:rPr>
          <w:delText>4.7.4</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Fonts w:cs="Arial"/>
          </w:rPr>
          <w:delText>Immunogenicity Analyses</w:delText>
        </w:r>
        <w:r>
          <w:rPr>
            <w:webHidden/>
          </w:rPr>
          <w:tab/>
          <w:delText>52</w:delText>
        </w:r>
      </w:del>
    </w:p>
    <w:p w14:paraId="28CD699D" w14:textId="5A37A42F" w:rsidR="008676EC" w:rsidRDefault="00E27C57">
      <w:pPr>
        <w:pStyle w:val="TOC3"/>
        <w:tabs>
          <w:tab w:val="left" w:pos="1800"/>
        </w:tabs>
        <w:rPr>
          <w:del w:id="389" w:author="Marmol, Dominika Klaudia" w:date="2026-06-11T10:59:00Z"/>
          <w:rFonts w:asciiTheme="minorHAnsi" w:eastAsiaTheme="minorEastAsia" w:hAnsiTheme="minorHAnsi" w:cstheme="minorBidi"/>
          <w:color w:val="auto"/>
          <w:kern w:val="2"/>
          <w:szCs w:val="24"/>
          <w:lang w:val="en-GB" w:eastAsia="en-GB"/>
          <w14:ligatures w14:val="standardContextual"/>
        </w:rPr>
      </w:pPr>
      <w:del w:id="390" w:author="Marmol, Dominika Klaudia" w:date="2026-06-11T10:59:00Z">
        <w:r w:rsidRPr="00804036">
          <w:rPr>
            <w:rStyle w:val="Hyperlink"/>
            <w:rFonts w:cs="Arial"/>
          </w:rPr>
          <w:delText>4.7.5</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Fonts w:cs="Arial"/>
          </w:rPr>
          <w:delText>Biomarker Analyses</w:delText>
        </w:r>
        <w:r>
          <w:rPr>
            <w:webHidden/>
          </w:rPr>
          <w:tab/>
          <w:delText>53</w:delText>
        </w:r>
      </w:del>
    </w:p>
    <w:p w14:paraId="6B596E32" w14:textId="17DE653E" w:rsidR="008676EC" w:rsidRDefault="00E27C57">
      <w:pPr>
        <w:pStyle w:val="TOC3"/>
        <w:tabs>
          <w:tab w:val="left" w:pos="1800"/>
        </w:tabs>
        <w:rPr>
          <w:del w:id="391" w:author="Marmol, Dominika Klaudia" w:date="2026-06-11T10:59:00Z"/>
          <w:rFonts w:asciiTheme="minorHAnsi" w:eastAsiaTheme="minorEastAsia" w:hAnsiTheme="minorHAnsi" w:cstheme="minorBidi"/>
          <w:color w:val="auto"/>
          <w:kern w:val="2"/>
          <w:szCs w:val="24"/>
          <w:lang w:val="en-GB" w:eastAsia="en-GB"/>
          <w14:ligatures w14:val="standardContextual"/>
        </w:rPr>
      </w:pPr>
      <w:del w:id="392" w:author="Marmol, Dominika Klaudia" w:date="2026-06-11T10:59:00Z">
        <w:r w:rsidRPr="00804036">
          <w:rPr>
            <w:rStyle w:val="Hyperlink"/>
            <w:rFonts w:cs="Arial"/>
          </w:rPr>
          <w:delText>4.7.6</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Fonts w:cs="Arial"/>
          </w:rPr>
          <w:delText>Health Outcomes Analyses</w:delText>
        </w:r>
        <w:r>
          <w:rPr>
            <w:webHidden/>
          </w:rPr>
          <w:tab/>
          <w:delText>53</w:delText>
        </w:r>
      </w:del>
    </w:p>
    <w:p w14:paraId="60E55CEA" w14:textId="6C7D78BD" w:rsidR="008676EC" w:rsidRDefault="00E27C57">
      <w:pPr>
        <w:pStyle w:val="TOC2"/>
        <w:rPr>
          <w:del w:id="393" w:author="Marmol, Dominika Klaudia" w:date="2026-06-11T10:59:00Z"/>
          <w:rFonts w:asciiTheme="minorHAnsi" w:eastAsiaTheme="minorEastAsia" w:hAnsiTheme="minorHAnsi" w:cstheme="minorBidi"/>
          <w:color w:val="auto"/>
          <w:kern w:val="2"/>
          <w:lang w:val="en-GB" w:eastAsia="en-GB"/>
          <w14:ligatures w14:val="standardContextual"/>
        </w:rPr>
      </w:pPr>
      <w:del w:id="394" w:author="Marmol, Dominika Klaudia" w:date="2026-06-11T10:59:00Z">
        <w:r w:rsidRPr="00804036">
          <w:rPr>
            <w:rStyle w:val="Hyperlink"/>
            <w:rFonts w:cs="Arial"/>
          </w:rPr>
          <w:delText>4.8</w:delText>
        </w:r>
        <w:r>
          <w:rPr>
            <w:rFonts w:asciiTheme="minorHAnsi" w:eastAsiaTheme="minorEastAsia" w:hAnsiTheme="minorHAnsi" w:cstheme="minorBidi"/>
            <w:color w:val="auto"/>
            <w:kern w:val="2"/>
            <w:lang w:val="en-GB" w:eastAsia="en-GB"/>
            <w14:ligatures w14:val="standardContextual"/>
          </w:rPr>
          <w:tab/>
        </w:r>
        <w:r w:rsidRPr="00804036">
          <w:rPr>
            <w:rStyle w:val="Hyperlink"/>
          </w:rPr>
          <w:delText>Safety Analyses</w:delText>
        </w:r>
        <w:r>
          <w:rPr>
            <w:webHidden/>
          </w:rPr>
          <w:tab/>
          <w:delText>54</w:delText>
        </w:r>
      </w:del>
    </w:p>
    <w:p w14:paraId="5A2A5473" w14:textId="54CFE524" w:rsidR="008676EC" w:rsidRDefault="00E27C57">
      <w:pPr>
        <w:pStyle w:val="TOC3"/>
        <w:tabs>
          <w:tab w:val="left" w:pos="1800"/>
        </w:tabs>
        <w:rPr>
          <w:del w:id="395" w:author="Marmol, Dominika Klaudia" w:date="2026-06-11T10:59:00Z"/>
          <w:rFonts w:asciiTheme="minorHAnsi" w:eastAsiaTheme="minorEastAsia" w:hAnsiTheme="minorHAnsi" w:cstheme="minorBidi"/>
          <w:color w:val="auto"/>
          <w:kern w:val="2"/>
          <w:szCs w:val="24"/>
          <w:lang w:val="en-GB" w:eastAsia="en-GB"/>
          <w14:ligatures w14:val="standardContextual"/>
        </w:rPr>
      </w:pPr>
      <w:del w:id="396" w:author="Marmol, Dominika Klaudia" w:date="2026-06-11T10:59:00Z">
        <w:r w:rsidRPr="00804036">
          <w:rPr>
            <w:rStyle w:val="Hyperlink"/>
            <w:rFonts w:cs="Arial"/>
          </w:rPr>
          <w:delText>4.8.1</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Fonts w:cs="Arial"/>
          </w:rPr>
          <w:delText>Extent of Exposure</w:delText>
        </w:r>
        <w:r>
          <w:rPr>
            <w:webHidden/>
          </w:rPr>
          <w:tab/>
          <w:delText>54</w:delText>
        </w:r>
      </w:del>
    </w:p>
    <w:p w14:paraId="24F698A5" w14:textId="239FF85C" w:rsidR="008676EC" w:rsidRDefault="00E27C57">
      <w:pPr>
        <w:pStyle w:val="TOC3"/>
        <w:tabs>
          <w:tab w:val="left" w:pos="1800"/>
        </w:tabs>
        <w:rPr>
          <w:del w:id="397" w:author="Marmol, Dominika Klaudia" w:date="2026-06-11T10:59:00Z"/>
          <w:rFonts w:asciiTheme="minorHAnsi" w:eastAsiaTheme="minorEastAsia" w:hAnsiTheme="minorHAnsi" w:cstheme="minorBidi"/>
          <w:color w:val="auto"/>
          <w:kern w:val="2"/>
          <w:szCs w:val="24"/>
          <w:lang w:val="en-GB" w:eastAsia="en-GB"/>
          <w14:ligatures w14:val="standardContextual"/>
        </w:rPr>
      </w:pPr>
      <w:del w:id="398" w:author="Marmol, Dominika Klaudia" w:date="2026-06-11T10:59:00Z">
        <w:r w:rsidRPr="00804036">
          <w:rPr>
            <w:rStyle w:val="Hyperlink"/>
            <w:rFonts w:cs="Arial"/>
          </w:rPr>
          <w:delText>4.8.2</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Fonts w:cs="Arial"/>
          </w:rPr>
          <w:delText>Adverse Events</w:delText>
        </w:r>
        <w:r>
          <w:rPr>
            <w:webHidden/>
          </w:rPr>
          <w:tab/>
          <w:delText>54</w:delText>
        </w:r>
      </w:del>
    </w:p>
    <w:p w14:paraId="234AB5C1" w14:textId="071CA689" w:rsidR="008676EC" w:rsidRDefault="00E27C57">
      <w:pPr>
        <w:pStyle w:val="TOC3"/>
        <w:tabs>
          <w:tab w:val="left" w:pos="1800"/>
        </w:tabs>
        <w:rPr>
          <w:del w:id="399" w:author="Marmol, Dominika Klaudia" w:date="2026-06-11T10:59:00Z"/>
          <w:rFonts w:asciiTheme="minorHAnsi" w:eastAsiaTheme="minorEastAsia" w:hAnsiTheme="minorHAnsi" w:cstheme="minorBidi"/>
          <w:color w:val="auto"/>
          <w:kern w:val="2"/>
          <w:szCs w:val="24"/>
          <w:lang w:val="en-GB" w:eastAsia="en-GB"/>
          <w14:ligatures w14:val="standardContextual"/>
        </w:rPr>
      </w:pPr>
      <w:del w:id="400" w:author="Marmol, Dominika Klaudia" w:date="2026-06-11T10:59:00Z">
        <w:r w:rsidRPr="00804036">
          <w:rPr>
            <w:rStyle w:val="Hyperlink"/>
            <w:rFonts w:cs="Arial"/>
          </w:rPr>
          <w:delText>4.8.3</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Fonts w:cs="Arial"/>
          </w:rPr>
          <w:delText>Laboratory Data</w:delText>
        </w:r>
        <w:r>
          <w:rPr>
            <w:webHidden/>
          </w:rPr>
          <w:tab/>
          <w:delText>55</w:delText>
        </w:r>
      </w:del>
    </w:p>
    <w:p w14:paraId="042B6F5B" w14:textId="4DB8A15E" w:rsidR="008676EC" w:rsidRDefault="00E27C57">
      <w:pPr>
        <w:pStyle w:val="TOC3"/>
        <w:tabs>
          <w:tab w:val="left" w:pos="1800"/>
        </w:tabs>
        <w:rPr>
          <w:del w:id="401" w:author="Marmol, Dominika Klaudia" w:date="2026-06-11T10:59:00Z"/>
          <w:rFonts w:asciiTheme="minorHAnsi" w:eastAsiaTheme="minorEastAsia" w:hAnsiTheme="minorHAnsi" w:cstheme="minorBidi"/>
          <w:color w:val="auto"/>
          <w:kern w:val="2"/>
          <w:szCs w:val="24"/>
          <w:lang w:val="en-GB" w:eastAsia="en-GB"/>
          <w14:ligatures w14:val="standardContextual"/>
        </w:rPr>
      </w:pPr>
      <w:del w:id="402" w:author="Marmol, Dominika Klaudia" w:date="2026-06-11T10:59:00Z">
        <w:r w:rsidRPr="00804036">
          <w:rPr>
            <w:rStyle w:val="Hyperlink"/>
            <w:rFonts w:cs="Arial"/>
          </w:rPr>
          <w:delText>4.8.4</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Fonts w:cs="Arial"/>
          </w:rPr>
          <w:delText>Vital Signs</w:delText>
        </w:r>
        <w:r>
          <w:rPr>
            <w:webHidden/>
          </w:rPr>
          <w:tab/>
          <w:delText>57</w:delText>
        </w:r>
      </w:del>
    </w:p>
    <w:p w14:paraId="115B990E" w14:textId="073D62B6" w:rsidR="008676EC" w:rsidRDefault="00E27C57">
      <w:pPr>
        <w:pStyle w:val="TOC3"/>
        <w:tabs>
          <w:tab w:val="left" w:pos="1800"/>
        </w:tabs>
        <w:rPr>
          <w:del w:id="403" w:author="Marmol, Dominika Klaudia" w:date="2026-06-11T10:59:00Z"/>
          <w:rFonts w:asciiTheme="minorHAnsi" w:eastAsiaTheme="minorEastAsia" w:hAnsiTheme="minorHAnsi" w:cstheme="minorBidi"/>
          <w:color w:val="auto"/>
          <w:kern w:val="2"/>
          <w:szCs w:val="24"/>
          <w:lang w:val="en-GB" w:eastAsia="en-GB"/>
          <w14:ligatures w14:val="standardContextual"/>
        </w:rPr>
      </w:pPr>
      <w:del w:id="404" w:author="Marmol, Dominika Klaudia" w:date="2026-06-11T10:59:00Z">
        <w:r w:rsidRPr="00804036">
          <w:rPr>
            <w:rStyle w:val="Hyperlink"/>
            <w:rFonts w:cs="Arial"/>
          </w:rPr>
          <w:delText>4.8.5</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Fonts w:cs="Arial"/>
          </w:rPr>
          <w:delText>Electrocardiogram Parameters</w:delText>
        </w:r>
        <w:r>
          <w:rPr>
            <w:webHidden/>
          </w:rPr>
          <w:tab/>
          <w:delText>58</w:delText>
        </w:r>
      </w:del>
    </w:p>
    <w:p w14:paraId="020B5AE6" w14:textId="55250BA7" w:rsidR="008676EC" w:rsidRDefault="00E27C57">
      <w:pPr>
        <w:pStyle w:val="TOC3"/>
        <w:tabs>
          <w:tab w:val="left" w:pos="1800"/>
        </w:tabs>
        <w:rPr>
          <w:del w:id="405" w:author="Marmol, Dominika Klaudia" w:date="2026-06-11T10:59:00Z"/>
          <w:rFonts w:asciiTheme="minorHAnsi" w:eastAsiaTheme="minorEastAsia" w:hAnsiTheme="minorHAnsi" w:cstheme="minorBidi"/>
          <w:color w:val="auto"/>
          <w:kern w:val="2"/>
          <w:szCs w:val="24"/>
          <w:lang w:val="en-GB" w:eastAsia="en-GB"/>
          <w14:ligatures w14:val="standardContextual"/>
        </w:rPr>
      </w:pPr>
      <w:del w:id="406" w:author="Marmol, Dominika Klaudia" w:date="2026-06-11T10:59:00Z">
        <w:r w:rsidRPr="00804036">
          <w:rPr>
            <w:rStyle w:val="Hyperlink"/>
            <w:rFonts w:cs="Arial"/>
          </w:rPr>
          <w:delText>4.8.6</w:delText>
        </w:r>
        <w:r>
          <w:rPr>
            <w:rFonts w:asciiTheme="minorHAnsi" w:eastAsiaTheme="minorEastAsia" w:hAnsiTheme="minorHAnsi" w:cstheme="minorBidi"/>
            <w:color w:val="auto"/>
            <w:kern w:val="2"/>
            <w:szCs w:val="24"/>
            <w:lang w:val="en-GB" w:eastAsia="en-GB"/>
            <w14:ligatures w14:val="standardContextual"/>
          </w:rPr>
          <w:tab/>
        </w:r>
        <w:r w:rsidRPr="00804036">
          <w:rPr>
            <w:rStyle w:val="Hyperlink"/>
            <w:rFonts w:cs="Arial"/>
          </w:rPr>
          <w:delText>Other Safety Assessments</w:delText>
        </w:r>
        <w:r>
          <w:rPr>
            <w:webHidden/>
          </w:rPr>
          <w:tab/>
          <w:delText>59</w:delText>
        </w:r>
      </w:del>
    </w:p>
    <w:p w14:paraId="08AACE7F" w14:textId="7B34F49C" w:rsidR="008676EC" w:rsidRDefault="00E27C57">
      <w:pPr>
        <w:pStyle w:val="TOC2"/>
        <w:rPr>
          <w:del w:id="407" w:author="Marmol, Dominika Klaudia" w:date="2026-06-11T10:59:00Z"/>
          <w:rFonts w:asciiTheme="minorHAnsi" w:eastAsiaTheme="minorEastAsia" w:hAnsiTheme="minorHAnsi" w:cstheme="minorBidi"/>
          <w:color w:val="auto"/>
          <w:kern w:val="2"/>
          <w:lang w:val="en-GB" w:eastAsia="en-GB"/>
          <w14:ligatures w14:val="standardContextual"/>
        </w:rPr>
      </w:pPr>
      <w:del w:id="408" w:author="Marmol, Dominika Klaudia" w:date="2026-06-11T10:59:00Z">
        <w:r w:rsidRPr="00804036">
          <w:rPr>
            <w:rStyle w:val="Hyperlink"/>
            <w:rFonts w:cs="Arial"/>
          </w:rPr>
          <w:delText>4.9</w:delText>
        </w:r>
        <w:r>
          <w:rPr>
            <w:rFonts w:asciiTheme="minorHAnsi" w:eastAsiaTheme="minorEastAsia" w:hAnsiTheme="minorHAnsi" w:cstheme="minorBidi"/>
            <w:color w:val="auto"/>
            <w:kern w:val="2"/>
            <w:lang w:val="en-GB" w:eastAsia="en-GB"/>
            <w14:ligatures w14:val="standardContextual"/>
          </w:rPr>
          <w:tab/>
        </w:r>
        <w:r w:rsidRPr="00804036">
          <w:rPr>
            <w:rStyle w:val="Hyperlink"/>
          </w:rPr>
          <w:delText>Subgroup Analyses of Interest</w:delText>
        </w:r>
        <w:r>
          <w:rPr>
            <w:webHidden/>
          </w:rPr>
          <w:tab/>
          <w:delText>60</w:delText>
        </w:r>
      </w:del>
    </w:p>
    <w:p w14:paraId="1BC0A6AC" w14:textId="103CEF69" w:rsidR="008676EC" w:rsidRDefault="00E27C57">
      <w:pPr>
        <w:pStyle w:val="TOC1"/>
        <w:rPr>
          <w:del w:id="409" w:author="Marmol, Dominika Klaudia" w:date="2026-06-11T10:59:00Z"/>
          <w:rFonts w:asciiTheme="minorHAnsi" w:eastAsiaTheme="minorEastAsia" w:hAnsiTheme="minorHAnsi" w:cstheme="minorBidi"/>
          <w:caps w:val="0"/>
          <w:color w:val="auto"/>
          <w:kern w:val="2"/>
          <w:lang w:val="en-GB" w:eastAsia="en-GB"/>
          <w14:ligatures w14:val="standardContextual"/>
        </w:rPr>
      </w:pPr>
      <w:del w:id="410" w:author="Marmol, Dominika Klaudia" w:date="2026-06-11T10:59:00Z">
        <w:r w:rsidRPr="00804036">
          <w:rPr>
            <w:rStyle w:val="Hyperlink"/>
            <w:rFonts w:cs="Arial"/>
          </w:rPr>
          <w:delText>5.</w:delText>
        </w:r>
        <w:r>
          <w:rPr>
            <w:rFonts w:asciiTheme="minorHAnsi" w:eastAsiaTheme="minorEastAsia" w:hAnsiTheme="minorHAnsi" w:cstheme="minorBidi"/>
            <w:caps w:val="0"/>
            <w:color w:val="auto"/>
            <w:kern w:val="2"/>
            <w:lang w:val="en-GB" w:eastAsia="en-GB"/>
            <w14:ligatures w14:val="standardContextual"/>
          </w:rPr>
          <w:tab/>
        </w:r>
        <w:r w:rsidRPr="00804036">
          <w:rPr>
            <w:rStyle w:val="Hyperlink"/>
            <w:rFonts w:cs="Arial"/>
          </w:rPr>
          <w:delText>INTERIM ANALYSIS AND ANALYSIS SEQUENCE</w:delText>
        </w:r>
        <w:r>
          <w:rPr>
            <w:webHidden/>
          </w:rPr>
          <w:tab/>
          <w:delText>60</w:delText>
        </w:r>
      </w:del>
    </w:p>
    <w:p w14:paraId="48C6D85C" w14:textId="1579D24D" w:rsidR="008676EC" w:rsidRDefault="00E27C57">
      <w:pPr>
        <w:pStyle w:val="TOC1"/>
        <w:rPr>
          <w:del w:id="411" w:author="Marmol, Dominika Klaudia" w:date="2026-06-11T10:59:00Z"/>
          <w:rFonts w:asciiTheme="minorHAnsi" w:eastAsiaTheme="minorEastAsia" w:hAnsiTheme="minorHAnsi" w:cstheme="minorBidi"/>
          <w:caps w:val="0"/>
          <w:color w:val="auto"/>
          <w:kern w:val="2"/>
          <w:lang w:val="en-GB" w:eastAsia="en-GB"/>
          <w14:ligatures w14:val="standardContextual"/>
        </w:rPr>
      </w:pPr>
      <w:del w:id="412" w:author="Marmol, Dominika Klaudia" w:date="2026-06-11T10:59:00Z">
        <w:r w:rsidRPr="00804036">
          <w:rPr>
            <w:rStyle w:val="Hyperlink"/>
            <w:rFonts w:cs="Arial"/>
          </w:rPr>
          <w:delText>6.</w:delText>
        </w:r>
        <w:r>
          <w:rPr>
            <w:rFonts w:asciiTheme="minorHAnsi" w:eastAsiaTheme="minorEastAsia" w:hAnsiTheme="minorHAnsi" w:cstheme="minorBidi"/>
            <w:caps w:val="0"/>
            <w:color w:val="auto"/>
            <w:kern w:val="2"/>
            <w:lang w:val="en-GB" w:eastAsia="en-GB"/>
            <w14:ligatures w14:val="standardContextual"/>
          </w:rPr>
          <w:tab/>
        </w:r>
        <w:r w:rsidRPr="00804036">
          <w:rPr>
            <w:rStyle w:val="Hyperlink"/>
            <w:rFonts w:cs="Arial"/>
          </w:rPr>
          <w:delText>SAMPLE SIZE DETERMINATION</w:delText>
        </w:r>
        <w:r>
          <w:rPr>
            <w:webHidden/>
          </w:rPr>
          <w:tab/>
          <w:delText>61</w:delText>
        </w:r>
      </w:del>
    </w:p>
    <w:p w14:paraId="0F6721BF" w14:textId="540B02DA" w:rsidR="008676EC" w:rsidRDefault="00E27C57">
      <w:pPr>
        <w:pStyle w:val="TOC1"/>
        <w:rPr>
          <w:del w:id="413" w:author="Marmol, Dominika Klaudia" w:date="2026-06-11T10:59:00Z"/>
          <w:rFonts w:asciiTheme="minorHAnsi" w:eastAsiaTheme="minorEastAsia" w:hAnsiTheme="minorHAnsi" w:cstheme="minorBidi"/>
          <w:caps w:val="0"/>
          <w:color w:val="auto"/>
          <w:kern w:val="2"/>
          <w:lang w:val="en-GB" w:eastAsia="en-GB"/>
          <w14:ligatures w14:val="standardContextual"/>
        </w:rPr>
      </w:pPr>
      <w:del w:id="414" w:author="Marmol, Dominika Klaudia" w:date="2026-06-11T10:59:00Z">
        <w:r w:rsidRPr="00804036">
          <w:rPr>
            <w:rStyle w:val="Hyperlink"/>
            <w:rFonts w:cs="Arial"/>
          </w:rPr>
          <w:delText>7.</w:delText>
        </w:r>
        <w:r>
          <w:rPr>
            <w:rFonts w:asciiTheme="minorHAnsi" w:eastAsiaTheme="minorEastAsia" w:hAnsiTheme="minorHAnsi" w:cstheme="minorBidi"/>
            <w:caps w:val="0"/>
            <w:color w:val="auto"/>
            <w:kern w:val="2"/>
            <w:lang w:val="en-GB" w:eastAsia="en-GB"/>
            <w14:ligatures w14:val="standardContextual"/>
          </w:rPr>
          <w:tab/>
        </w:r>
        <w:r w:rsidRPr="00804036">
          <w:rPr>
            <w:rStyle w:val="Hyperlink"/>
            <w:rFonts w:cs="Arial"/>
          </w:rPr>
          <w:delText>CHANGES FROM AND ADDITIONS TO METHODS PLANNED IN THE PROTOCOL</w:delText>
        </w:r>
        <w:r>
          <w:rPr>
            <w:webHidden/>
          </w:rPr>
          <w:tab/>
          <w:delText>63</w:delText>
        </w:r>
      </w:del>
    </w:p>
    <w:p w14:paraId="02864FCB" w14:textId="078EFC49" w:rsidR="008676EC" w:rsidRDefault="00E27C57">
      <w:pPr>
        <w:pStyle w:val="TOC1"/>
        <w:rPr>
          <w:del w:id="415" w:author="Marmol, Dominika Klaudia" w:date="2026-06-11T10:59:00Z"/>
          <w:rFonts w:asciiTheme="minorHAnsi" w:eastAsiaTheme="minorEastAsia" w:hAnsiTheme="minorHAnsi" w:cstheme="minorBidi"/>
          <w:caps w:val="0"/>
          <w:color w:val="auto"/>
          <w:kern w:val="2"/>
          <w:lang w:val="en-GB" w:eastAsia="en-GB"/>
          <w14:ligatures w14:val="standardContextual"/>
        </w:rPr>
      </w:pPr>
      <w:del w:id="416" w:author="Marmol, Dominika Klaudia" w:date="2026-06-11T10:59:00Z">
        <w:r w:rsidRPr="00804036">
          <w:rPr>
            <w:rStyle w:val="Hyperlink"/>
            <w:rFonts w:cs="Arial"/>
          </w:rPr>
          <w:delText>8.</w:delText>
        </w:r>
        <w:r>
          <w:rPr>
            <w:rFonts w:asciiTheme="minorHAnsi" w:eastAsiaTheme="minorEastAsia" w:hAnsiTheme="minorHAnsi" w:cstheme="minorBidi"/>
            <w:caps w:val="0"/>
            <w:color w:val="auto"/>
            <w:kern w:val="2"/>
            <w:lang w:val="en-GB" w:eastAsia="en-GB"/>
            <w14:ligatures w14:val="standardContextual"/>
          </w:rPr>
          <w:tab/>
        </w:r>
        <w:r w:rsidRPr="00804036">
          <w:rPr>
            <w:rStyle w:val="Hyperlink"/>
            <w:rFonts w:cs="Arial"/>
          </w:rPr>
          <w:delText>REFERENCES</w:delText>
        </w:r>
        <w:r>
          <w:rPr>
            <w:webHidden/>
          </w:rPr>
          <w:tab/>
          <w:delText>64</w:delText>
        </w:r>
      </w:del>
    </w:p>
    <w:p w14:paraId="75AFC315" w14:textId="5F384796" w:rsidR="008676EC" w:rsidRDefault="00E27C57">
      <w:pPr>
        <w:pStyle w:val="TOC1"/>
        <w:rPr>
          <w:del w:id="417" w:author="Marmol, Dominika Klaudia" w:date="2026-06-11T10:59:00Z"/>
          <w:rFonts w:asciiTheme="minorHAnsi" w:eastAsiaTheme="minorEastAsia" w:hAnsiTheme="minorHAnsi" w:cstheme="minorBidi"/>
          <w:caps w:val="0"/>
          <w:color w:val="auto"/>
          <w:kern w:val="2"/>
          <w:lang w:val="en-GB" w:eastAsia="en-GB"/>
          <w14:ligatures w14:val="standardContextual"/>
        </w:rPr>
      </w:pPr>
      <w:del w:id="418" w:author="Marmol, Dominika Klaudia" w:date="2026-06-11T10:59:00Z">
        <w:r w:rsidRPr="00804036">
          <w:rPr>
            <w:rStyle w:val="Hyperlink"/>
            <w:rFonts w:cs="Arial"/>
          </w:rPr>
          <w:delText>9.</w:delText>
        </w:r>
        <w:r>
          <w:rPr>
            <w:rFonts w:asciiTheme="minorHAnsi" w:eastAsiaTheme="minorEastAsia" w:hAnsiTheme="minorHAnsi" w:cstheme="minorBidi"/>
            <w:caps w:val="0"/>
            <w:color w:val="auto"/>
            <w:kern w:val="2"/>
            <w:lang w:val="en-GB" w:eastAsia="en-GB"/>
            <w14:ligatures w14:val="standardContextual"/>
          </w:rPr>
          <w:tab/>
        </w:r>
        <w:r w:rsidRPr="00804036">
          <w:rPr>
            <w:rStyle w:val="Hyperlink"/>
            <w:rFonts w:cs="Arial"/>
          </w:rPr>
          <w:delText>SUPPORTING DOCUMENTATION</w:delText>
        </w:r>
        <w:r>
          <w:rPr>
            <w:webHidden/>
          </w:rPr>
          <w:tab/>
          <w:delText>65</w:delText>
        </w:r>
      </w:del>
    </w:p>
    <w:p w14:paraId="72DC0081" w14:textId="567F1439" w:rsidR="008676EC" w:rsidRDefault="00E27C57">
      <w:pPr>
        <w:pStyle w:val="TOC2"/>
        <w:rPr>
          <w:del w:id="419" w:author="Marmol, Dominika Klaudia" w:date="2026-06-11T10:59:00Z"/>
          <w:rFonts w:asciiTheme="minorHAnsi" w:eastAsiaTheme="minorEastAsia" w:hAnsiTheme="minorHAnsi" w:cstheme="minorBidi"/>
          <w:color w:val="auto"/>
          <w:kern w:val="2"/>
          <w:lang w:val="en-GB" w:eastAsia="en-GB"/>
          <w14:ligatures w14:val="standardContextual"/>
        </w:rPr>
      </w:pPr>
      <w:del w:id="420" w:author="Marmol, Dominika Klaudia" w:date="2026-06-11T10:59:00Z">
        <w:r w:rsidRPr="00804036">
          <w:rPr>
            <w:rStyle w:val="Hyperlink"/>
          </w:rPr>
          <w:delText>Appendix 1 Schedule of Procedures/Assessments</w:delText>
        </w:r>
        <w:r>
          <w:rPr>
            <w:webHidden/>
          </w:rPr>
          <w:tab/>
          <w:delText>65</w:delText>
        </w:r>
      </w:del>
    </w:p>
    <w:p w14:paraId="7D0C39CA" w14:textId="3BF175D5" w:rsidR="008676EC" w:rsidRDefault="00E27C57">
      <w:pPr>
        <w:pStyle w:val="TOC2"/>
        <w:rPr>
          <w:del w:id="421" w:author="Marmol, Dominika Klaudia" w:date="2026-06-11T10:59:00Z"/>
          <w:rFonts w:asciiTheme="minorHAnsi" w:eastAsiaTheme="minorEastAsia" w:hAnsiTheme="minorHAnsi" w:cstheme="minorBidi"/>
          <w:color w:val="auto"/>
          <w:kern w:val="2"/>
          <w:lang w:val="en-GB" w:eastAsia="en-GB"/>
          <w14:ligatures w14:val="standardContextual"/>
        </w:rPr>
      </w:pPr>
      <w:del w:id="422" w:author="Marmol, Dominika Klaudia" w:date="2026-06-11T10:59:00Z">
        <w:r w:rsidRPr="00804036">
          <w:rPr>
            <w:rStyle w:val="Hyperlink"/>
          </w:rPr>
          <w:delText>Appendix 2 Censoring Rules for PFS and DoR and OS</w:delText>
        </w:r>
        <w:r>
          <w:rPr>
            <w:webHidden/>
          </w:rPr>
          <w:tab/>
          <w:delText>102</w:delText>
        </w:r>
      </w:del>
    </w:p>
    <w:p w14:paraId="5911EDFF" w14:textId="72757E86" w:rsidR="008676EC" w:rsidRDefault="00E27C57">
      <w:pPr>
        <w:pStyle w:val="TOC2"/>
        <w:rPr>
          <w:del w:id="423" w:author="Marmol, Dominika Klaudia" w:date="2026-06-11T10:59:00Z"/>
          <w:rFonts w:asciiTheme="minorHAnsi" w:eastAsiaTheme="minorEastAsia" w:hAnsiTheme="minorHAnsi" w:cstheme="minorBidi"/>
          <w:color w:val="auto"/>
          <w:kern w:val="2"/>
          <w:lang w:val="en-GB" w:eastAsia="en-GB"/>
          <w14:ligatures w14:val="standardContextual"/>
        </w:rPr>
      </w:pPr>
      <w:del w:id="424" w:author="Marmol, Dominika Klaudia" w:date="2026-06-11T10:59:00Z">
        <w:r w:rsidRPr="00804036">
          <w:rPr>
            <w:rStyle w:val="Hyperlink"/>
          </w:rPr>
          <w:delText>Appendix 3</w:delText>
        </w:r>
        <w:r w:rsidRPr="00804036">
          <w:rPr>
            <w:rStyle w:val="Hyperlink"/>
            <w:i/>
            <w:iCs/>
          </w:rPr>
          <w:delText xml:space="preserve"> </w:delText>
        </w:r>
        <w:r w:rsidRPr="00804036">
          <w:rPr>
            <w:rStyle w:val="Hyperlink"/>
          </w:rPr>
          <w:delText>Multiple Imputation Procedure</w:delText>
        </w:r>
        <w:r>
          <w:rPr>
            <w:webHidden/>
          </w:rPr>
          <w:tab/>
          <w:delText>105</w:delText>
        </w:r>
      </w:del>
    </w:p>
    <w:p w14:paraId="1FE433F8" w14:textId="42125C10" w:rsidR="008676EC" w:rsidRDefault="00E27C57">
      <w:pPr>
        <w:pStyle w:val="TOC2"/>
        <w:rPr>
          <w:del w:id="425" w:author="Marmol, Dominika Klaudia" w:date="2026-06-11T10:59:00Z"/>
          <w:rFonts w:asciiTheme="minorHAnsi" w:eastAsiaTheme="minorEastAsia" w:hAnsiTheme="minorHAnsi" w:cstheme="minorBidi"/>
          <w:color w:val="auto"/>
          <w:kern w:val="2"/>
          <w:lang w:val="en-GB" w:eastAsia="en-GB"/>
          <w14:ligatures w14:val="standardContextual"/>
        </w:rPr>
      </w:pPr>
      <w:del w:id="426" w:author="Marmol, Dominika Klaudia" w:date="2026-06-11T10:59:00Z">
        <w:r w:rsidRPr="00804036">
          <w:rPr>
            <w:rStyle w:val="Hyperlink"/>
          </w:rPr>
          <w:delText>Appendix 4 NCI-CTCAE V5.0 Toxicity/ AE Grading</w:delText>
        </w:r>
        <w:r>
          <w:rPr>
            <w:webHidden/>
          </w:rPr>
          <w:tab/>
          <w:delText>106</w:delText>
        </w:r>
      </w:del>
    </w:p>
    <w:p w14:paraId="10AA6CE4" w14:textId="63E4DB38" w:rsidR="008676EC" w:rsidRDefault="00E27C57">
      <w:pPr>
        <w:pStyle w:val="TOC2"/>
        <w:rPr>
          <w:del w:id="427" w:author="Marmol, Dominika Klaudia" w:date="2026-06-11T10:59:00Z"/>
          <w:rFonts w:asciiTheme="minorHAnsi" w:eastAsiaTheme="minorEastAsia" w:hAnsiTheme="minorHAnsi" w:cstheme="minorBidi"/>
          <w:color w:val="auto"/>
          <w:kern w:val="2"/>
          <w:lang w:val="en-GB" w:eastAsia="en-GB"/>
          <w14:ligatures w14:val="standardContextual"/>
        </w:rPr>
      </w:pPr>
      <w:del w:id="428" w:author="Marmol, Dominika Klaudia" w:date="2026-06-11T10:59:00Z">
        <w:r w:rsidRPr="00804036">
          <w:rPr>
            <w:rStyle w:val="Hyperlink"/>
          </w:rPr>
          <w:delText>Appendix 5 Clinical Significance Criteria for Safety Parameters</w:delText>
        </w:r>
        <w:r>
          <w:rPr>
            <w:webHidden/>
          </w:rPr>
          <w:tab/>
          <w:delText>107</w:delText>
        </w:r>
      </w:del>
    </w:p>
    <w:p w14:paraId="7520185A" w14:textId="3576A83D" w:rsidR="008676EC" w:rsidRDefault="00E27C57">
      <w:pPr>
        <w:pStyle w:val="TOC2"/>
        <w:rPr>
          <w:del w:id="429" w:author="Marmol, Dominika Klaudia" w:date="2026-06-11T10:59:00Z"/>
          <w:rFonts w:asciiTheme="minorHAnsi" w:eastAsiaTheme="minorEastAsia" w:hAnsiTheme="minorHAnsi" w:cstheme="minorBidi"/>
          <w:color w:val="auto"/>
          <w:kern w:val="2"/>
          <w:lang w:val="en-GB" w:eastAsia="en-GB"/>
          <w14:ligatures w14:val="standardContextual"/>
        </w:rPr>
      </w:pPr>
      <w:del w:id="430" w:author="Marmol, Dominika Klaudia" w:date="2026-06-11T10:59:00Z">
        <w:r w:rsidRPr="00804036">
          <w:rPr>
            <w:rStyle w:val="Hyperlink"/>
          </w:rPr>
          <w:delText>Appendix 6 Date Imputation Rules</w:delText>
        </w:r>
        <w:r>
          <w:rPr>
            <w:webHidden/>
          </w:rPr>
          <w:tab/>
          <w:delText>108</w:delText>
        </w:r>
      </w:del>
    </w:p>
    <w:p w14:paraId="6B53375E" w14:textId="4D678D85" w:rsidR="008676EC" w:rsidRDefault="00E27C57">
      <w:pPr>
        <w:pStyle w:val="TOC2"/>
        <w:rPr>
          <w:del w:id="431" w:author="Marmol, Dominika Klaudia" w:date="2026-06-11T10:59:00Z"/>
          <w:rFonts w:asciiTheme="minorHAnsi" w:eastAsiaTheme="minorEastAsia" w:hAnsiTheme="minorHAnsi" w:cstheme="minorBidi"/>
          <w:color w:val="auto"/>
          <w:kern w:val="2"/>
          <w:lang w:val="en-GB" w:eastAsia="en-GB"/>
          <w14:ligatures w14:val="standardContextual"/>
        </w:rPr>
      </w:pPr>
      <w:del w:id="432" w:author="Marmol, Dominika Klaudia" w:date="2026-06-11T10:59:00Z">
        <w:r w:rsidRPr="00804036">
          <w:rPr>
            <w:rStyle w:val="Hyperlink"/>
          </w:rPr>
          <w:delText>Appendix 7 Summary Table of Methods of Analysis</w:delText>
        </w:r>
        <w:r>
          <w:rPr>
            <w:webHidden/>
          </w:rPr>
          <w:tab/>
          <w:delText>111</w:delText>
        </w:r>
      </w:del>
    </w:p>
    <w:p w14:paraId="728008F5" w14:textId="47A35A0D" w:rsidR="008676EC" w:rsidRDefault="00E27C57">
      <w:pPr>
        <w:pStyle w:val="TOC2"/>
        <w:rPr>
          <w:del w:id="433" w:author="Marmol, Dominika Klaudia" w:date="2026-06-11T10:59:00Z"/>
          <w:rFonts w:asciiTheme="minorHAnsi" w:eastAsiaTheme="minorEastAsia" w:hAnsiTheme="minorHAnsi" w:cstheme="minorBidi"/>
          <w:color w:val="auto"/>
          <w:kern w:val="2"/>
          <w:lang w:val="en-GB" w:eastAsia="en-GB"/>
          <w14:ligatures w14:val="standardContextual"/>
        </w:rPr>
      </w:pPr>
      <w:del w:id="434" w:author="Marmol, Dominika Klaudia" w:date="2026-06-11T10:59:00Z">
        <w:r w:rsidRPr="00804036">
          <w:rPr>
            <w:rStyle w:val="Hyperlink"/>
            <w:lang w:val="en-GB"/>
          </w:rPr>
          <w:delText>Appendix 8 RECIST version 1.1 guidelines</w:delText>
        </w:r>
        <w:r>
          <w:rPr>
            <w:webHidden/>
          </w:rPr>
          <w:tab/>
          <w:delText>116</w:delText>
        </w:r>
      </w:del>
    </w:p>
    <w:p w14:paraId="34E489ED" w14:textId="74E8AE13" w:rsidR="008676EC" w:rsidRDefault="00E27C57">
      <w:pPr>
        <w:pStyle w:val="TOC2"/>
        <w:rPr>
          <w:del w:id="435" w:author="Marmol, Dominika Klaudia" w:date="2026-06-11T10:59:00Z"/>
          <w:rFonts w:asciiTheme="minorHAnsi" w:eastAsiaTheme="minorEastAsia" w:hAnsiTheme="minorHAnsi" w:cstheme="minorBidi"/>
          <w:color w:val="auto"/>
          <w:kern w:val="2"/>
          <w:lang w:val="en-GB" w:eastAsia="en-GB"/>
          <w14:ligatures w14:val="standardContextual"/>
        </w:rPr>
      </w:pPr>
      <w:del w:id="436" w:author="Marmol, Dominika Klaudia" w:date="2026-06-11T10:59:00Z">
        <w:r w:rsidRPr="00804036">
          <w:rPr>
            <w:rStyle w:val="Hyperlink"/>
          </w:rPr>
          <w:delText>Appendix 9 Confirmed Response Derivation Rules</w:delText>
        </w:r>
        <w:r>
          <w:rPr>
            <w:webHidden/>
          </w:rPr>
          <w:tab/>
          <w:delText>118</w:delText>
        </w:r>
      </w:del>
    </w:p>
    <w:p w14:paraId="3E8C2ABB" w14:textId="23B6412B" w:rsidR="008676EC" w:rsidRDefault="00E27C57">
      <w:pPr>
        <w:pStyle w:val="TOC2"/>
        <w:rPr>
          <w:del w:id="437" w:author="Marmol, Dominika Klaudia" w:date="2026-06-11T10:59:00Z"/>
          <w:rFonts w:asciiTheme="minorHAnsi" w:eastAsiaTheme="minorEastAsia" w:hAnsiTheme="minorHAnsi" w:cstheme="minorBidi"/>
          <w:color w:val="auto"/>
          <w:kern w:val="2"/>
          <w:lang w:val="en-GB" w:eastAsia="en-GB"/>
          <w14:ligatures w14:val="standardContextual"/>
        </w:rPr>
      </w:pPr>
      <w:del w:id="438" w:author="Marmol, Dominika Klaudia" w:date="2026-06-11T10:59:00Z">
        <w:r w:rsidRPr="00804036">
          <w:rPr>
            <w:rStyle w:val="Hyperlink"/>
          </w:rPr>
          <w:delText>Appendix 10 Expected Header Presentation for TFL outputs</w:delText>
        </w:r>
        <w:r>
          <w:rPr>
            <w:webHidden/>
          </w:rPr>
          <w:tab/>
          <w:delText>120</w:delText>
        </w:r>
      </w:del>
    </w:p>
    <w:p w14:paraId="34C6C723" w14:textId="5014158C" w:rsidR="00E459D1" w:rsidRPr="00AF5717" w:rsidRDefault="00E27C57" w:rsidP="00625925">
      <w:pPr>
        <w:pStyle w:val="Paragraph"/>
        <w:tabs>
          <w:tab w:val="right" w:leader="dot" w:pos="9990"/>
        </w:tabs>
        <w:ind w:right="-11"/>
        <w:rPr>
          <w:rFonts w:cs="Arial"/>
          <w:noProof/>
        </w:rPr>
      </w:pPr>
      <w:r w:rsidRPr="00AF5717">
        <w:rPr>
          <w:rFonts w:cs="Arial"/>
          <w:smallCaps/>
          <w:noProof/>
          <w:color w:val="0000FF"/>
        </w:rPr>
        <w:fldChar w:fldCharType="end"/>
      </w:r>
    </w:p>
    <w:p w14:paraId="3D84B09A" w14:textId="3A1C42C9" w:rsidR="00CD4015" w:rsidRPr="00AF5717" w:rsidRDefault="00E27C57" w:rsidP="00E459D1">
      <w:pPr>
        <w:spacing w:after="0"/>
        <w:rPr>
          <w:rFonts w:ascii="Arial" w:hAnsi="Arial" w:cs="Arial"/>
          <w:noProof/>
          <w:sz w:val="24"/>
        </w:rPr>
      </w:pPr>
      <w:r w:rsidRPr="00AF5717">
        <w:rPr>
          <w:rFonts w:cs="Arial"/>
          <w:noProof/>
        </w:rPr>
        <w:br w:type="page"/>
      </w:r>
    </w:p>
    <w:p w14:paraId="1BB23B84" w14:textId="14534DEC" w:rsidR="005974FF" w:rsidRPr="00AF5717" w:rsidRDefault="00E27C57" w:rsidP="005974FF">
      <w:pPr>
        <w:pStyle w:val="Heading1Unnumbered"/>
        <w:rPr>
          <w:rFonts w:cs="Arial"/>
          <w:noProof/>
          <w:szCs w:val="24"/>
        </w:rPr>
      </w:pPr>
      <w:bookmarkStart w:id="439" w:name="_Toc232067992"/>
      <w:r w:rsidRPr="00AF5717">
        <w:rPr>
          <w:rFonts w:cs="Arial"/>
          <w:caps w:val="0"/>
          <w:noProof/>
          <w:szCs w:val="24"/>
        </w:rPr>
        <w:lastRenderedPageBreak/>
        <w:t>LIST OF TABLES</w:t>
      </w:r>
      <w:bookmarkEnd w:id="439"/>
    </w:p>
    <w:p w14:paraId="36D78F7F" w14:textId="3D1FAD77" w:rsidR="00804036" w:rsidRDefault="00E27C57">
      <w:pPr>
        <w:pStyle w:val="TableofFigures"/>
        <w:rPr>
          <w:ins w:id="440" w:author="Marmol, Dominika Klaudia" w:date="2026-06-11T10:59:00Z"/>
          <w:rFonts w:asciiTheme="minorHAnsi" w:eastAsiaTheme="minorEastAsia" w:hAnsiTheme="minorHAnsi" w:cstheme="minorBidi"/>
          <w:color w:val="auto"/>
          <w:kern w:val="2"/>
          <w:sz w:val="24"/>
          <w:lang w:val="en-GB" w:eastAsia="en-GB"/>
          <w14:ligatures w14:val="standardContextual"/>
        </w:rPr>
      </w:pPr>
      <w:r w:rsidRPr="00AF5717">
        <w:rPr>
          <w:rFonts w:cs="Arial"/>
          <w:b/>
          <w:caps/>
          <w:smallCaps/>
          <w:sz w:val="24"/>
        </w:rPr>
        <w:fldChar w:fldCharType="begin"/>
      </w:r>
      <w:r w:rsidRPr="00AF5717">
        <w:rPr>
          <w:rFonts w:cs="Arial"/>
          <w:b/>
          <w:caps/>
          <w:smallCaps/>
          <w:sz w:val="24"/>
        </w:rPr>
        <w:instrText xml:space="preserve"> TOC \h \z \c "Table" </w:instrText>
      </w:r>
      <w:r w:rsidRPr="00AF5717">
        <w:rPr>
          <w:rFonts w:cs="Arial"/>
          <w:b/>
          <w:caps/>
          <w:smallCaps/>
          <w:sz w:val="24"/>
        </w:rPr>
        <w:fldChar w:fldCharType="separate"/>
      </w:r>
      <w:ins w:id="441" w:author="Marmol, Dominika Klaudia" w:date="2026-06-11T10:59:00Z">
        <w:r w:rsidRPr="006C18AE">
          <w:rPr>
            <w:rStyle w:val="Hyperlink"/>
          </w:rPr>
          <w:fldChar w:fldCharType="begin"/>
        </w:r>
        <w:r w:rsidRPr="006C18AE">
          <w:rPr>
            <w:rStyle w:val="Hyperlink"/>
          </w:rPr>
          <w:instrText xml:space="preserve"> </w:instrText>
        </w:r>
        <w:r>
          <w:instrText>HYPERLINK \l "_Toc232068062"</w:instrText>
        </w:r>
        <w:r w:rsidRPr="006C18AE">
          <w:rPr>
            <w:rStyle w:val="Hyperlink"/>
          </w:rPr>
          <w:instrText xml:space="preserve"> </w:instrText>
        </w:r>
        <w:r w:rsidRPr="006C18AE">
          <w:rPr>
            <w:rStyle w:val="Hyperlink"/>
          </w:rPr>
        </w:r>
        <w:r w:rsidRPr="006C18AE">
          <w:rPr>
            <w:rStyle w:val="Hyperlink"/>
          </w:rPr>
          <w:fldChar w:fldCharType="separate"/>
        </w:r>
        <w:r w:rsidRPr="006C18AE">
          <w:rPr>
            <w:rStyle w:val="Hyperlink"/>
            <w:rFonts w:cs="Arial"/>
          </w:rPr>
          <w:t>Table 1:</w:t>
        </w:r>
        <w:r>
          <w:rPr>
            <w:rFonts w:asciiTheme="minorHAnsi" w:eastAsiaTheme="minorEastAsia" w:hAnsiTheme="minorHAnsi" w:cstheme="minorBidi"/>
            <w:color w:val="auto"/>
            <w:kern w:val="2"/>
            <w:sz w:val="24"/>
            <w:lang w:val="en-GB" w:eastAsia="en-GB"/>
            <w14:ligatures w14:val="standardContextual"/>
          </w:rPr>
          <w:tab/>
        </w:r>
        <w:r w:rsidRPr="006C18AE">
          <w:rPr>
            <w:rStyle w:val="Hyperlink"/>
            <w:rFonts w:cs="Arial"/>
          </w:rPr>
          <w:t>Objectives and Endpoints - Part A (Dose escalation)</w:t>
        </w:r>
        <w:r>
          <w:rPr>
            <w:webHidden/>
          </w:rPr>
          <w:tab/>
        </w:r>
        <w:r>
          <w:rPr>
            <w:webHidden/>
          </w:rPr>
          <w:fldChar w:fldCharType="begin"/>
        </w:r>
        <w:r>
          <w:rPr>
            <w:webHidden/>
          </w:rPr>
          <w:instrText xml:space="preserve"> PAGEREF _Toc232068062 \h </w:instrText>
        </w:r>
      </w:ins>
      <w:r>
        <w:rPr>
          <w:webHidden/>
        </w:rPr>
      </w:r>
      <w:ins w:id="442" w:author="Marmol, Dominika Klaudia" w:date="2026-06-11T10:59:00Z">
        <w:r>
          <w:rPr>
            <w:webHidden/>
          </w:rPr>
          <w:fldChar w:fldCharType="separate"/>
        </w:r>
        <w:r>
          <w:rPr>
            <w:webHidden/>
          </w:rPr>
          <w:t>14</w:t>
        </w:r>
        <w:r>
          <w:rPr>
            <w:webHidden/>
          </w:rPr>
          <w:fldChar w:fldCharType="end"/>
        </w:r>
        <w:r w:rsidRPr="006C18AE">
          <w:rPr>
            <w:rStyle w:val="Hyperlink"/>
          </w:rPr>
          <w:fldChar w:fldCharType="end"/>
        </w:r>
      </w:ins>
    </w:p>
    <w:p w14:paraId="06A8D01C" w14:textId="75B8B85D" w:rsidR="00804036" w:rsidRDefault="00E27C57">
      <w:pPr>
        <w:pStyle w:val="TableofFigures"/>
        <w:rPr>
          <w:ins w:id="443" w:author="Marmol, Dominika Klaudia" w:date="2026-06-11T10:59:00Z"/>
          <w:rFonts w:asciiTheme="minorHAnsi" w:eastAsiaTheme="minorEastAsia" w:hAnsiTheme="minorHAnsi" w:cstheme="minorBidi"/>
          <w:color w:val="auto"/>
          <w:kern w:val="2"/>
          <w:sz w:val="24"/>
          <w:lang w:val="en-GB" w:eastAsia="en-GB"/>
          <w14:ligatures w14:val="standardContextual"/>
        </w:rPr>
      </w:pPr>
      <w:ins w:id="444" w:author="Marmol, Dominika Klaudia" w:date="2026-06-11T10:59:00Z">
        <w:r w:rsidRPr="006C18AE">
          <w:rPr>
            <w:rStyle w:val="Hyperlink"/>
          </w:rPr>
          <w:fldChar w:fldCharType="begin"/>
        </w:r>
        <w:r w:rsidRPr="006C18AE">
          <w:rPr>
            <w:rStyle w:val="Hyperlink"/>
          </w:rPr>
          <w:instrText xml:space="preserve"> </w:instrText>
        </w:r>
        <w:r>
          <w:instrText>HYPERLINK \l "_Toc232068063"</w:instrText>
        </w:r>
        <w:r w:rsidRPr="006C18AE">
          <w:rPr>
            <w:rStyle w:val="Hyperlink"/>
          </w:rPr>
          <w:instrText xml:space="preserve"> </w:instrText>
        </w:r>
        <w:r w:rsidRPr="006C18AE">
          <w:rPr>
            <w:rStyle w:val="Hyperlink"/>
          </w:rPr>
        </w:r>
        <w:r w:rsidRPr="006C18AE">
          <w:rPr>
            <w:rStyle w:val="Hyperlink"/>
          </w:rPr>
          <w:fldChar w:fldCharType="separate"/>
        </w:r>
        <w:r w:rsidRPr="006C18AE">
          <w:rPr>
            <w:rStyle w:val="Hyperlink"/>
            <w:rFonts w:cs="Arial"/>
          </w:rPr>
          <w:t>Table 2:</w:t>
        </w:r>
        <w:r>
          <w:rPr>
            <w:rFonts w:asciiTheme="minorHAnsi" w:eastAsiaTheme="minorEastAsia" w:hAnsiTheme="minorHAnsi" w:cstheme="minorBidi"/>
            <w:color w:val="auto"/>
            <w:kern w:val="2"/>
            <w:sz w:val="24"/>
            <w:lang w:val="en-GB" w:eastAsia="en-GB"/>
            <w14:ligatures w14:val="standardContextual"/>
          </w:rPr>
          <w:tab/>
        </w:r>
        <w:r w:rsidRPr="006C18AE">
          <w:rPr>
            <w:rStyle w:val="Hyperlink"/>
            <w:rFonts w:cs="Arial"/>
          </w:rPr>
          <w:t>Objectives and Endpoints - Parts B1, B2, and B3 (Dose optimization and expansion: 2L+ ccRCC, 2L+ HER2-negative GC/GEJC, and 2L+ AGA-negative NSCLC)</w:t>
        </w:r>
        <w:r>
          <w:rPr>
            <w:webHidden/>
          </w:rPr>
          <w:tab/>
        </w:r>
        <w:r>
          <w:rPr>
            <w:webHidden/>
          </w:rPr>
          <w:fldChar w:fldCharType="begin"/>
        </w:r>
        <w:r>
          <w:rPr>
            <w:webHidden/>
          </w:rPr>
          <w:instrText xml:space="preserve"> PAGEREF _Toc232068063 \h </w:instrText>
        </w:r>
      </w:ins>
      <w:r>
        <w:rPr>
          <w:webHidden/>
        </w:rPr>
      </w:r>
      <w:ins w:id="445" w:author="Marmol, Dominika Klaudia" w:date="2026-06-11T10:59:00Z">
        <w:r>
          <w:rPr>
            <w:webHidden/>
          </w:rPr>
          <w:fldChar w:fldCharType="separate"/>
        </w:r>
        <w:r>
          <w:rPr>
            <w:webHidden/>
          </w:rPr>
          <w:t>16</w:t>
        </w:r>
        <w:r>
          <w:rPr>
            <w:webHidden/>
          </w:rPr>
          <w:fldChar w:fldCharType="end"/>
        </w:r>
        <w:r w:rsidRPr="006C18AE">
          <w:rPr>
            <w:rStyle w:val="Hyperlink"/>
          </w:rPr>
          <w:fldChar w:fldCharType="end"/>
        </w:r>
      </w:ins>
    </w:p>
    <w:p w14:paraId="154474E7" w14:textId="09D497E6" w:rsidR="00804036" w:rsidRDefault="00E27C57">
      <w:pPr>
        <w:pStyle w:val="TableofFigures"/>
        <w:rPr>
          <w:ins w:id="446" w:author="Marmol, Dominika Klaudia" w:date="2026-06-11T10:59:00Z"/>
          <w:rFonts w:asciiTheme="minorHAnsi" w:eastAsiaTheme="minorEastAsia" w:hAnsiTheme="minorHAnsi" w:cstheme="minorBidi"/>
          <w:color w:val="auto"/>
          <w:kern w:val="2"/>
          <w:sz w:val="24"/>
          <w:lang w:val="en-GB" w:eastAsia="en-GB"/>
          <w14:ligatures w14:val="standardContextual"/>
        </w:rPr>
      </w:pPr>
      <w:ins w:id="447" w:author="Marmol, Dominika Klaudia" w:date="2026-06-11T10:59:00Z">
        <w:r w:rsidRPr="006C18AE">
          <w:rPr>
            <w:rStyle w:val="Hyperlink"/>
          </w:rPr>
          <w:fldChar w:fldCharType="begin"/>
        </w:r>
        <w:r w:rsidRPr="006C18AE">
          <w:rPr>
            <w:rStyle w:val="Hyperlink"/>
          </w:rPr>
          <w:instrText xml:space="preserve"> </w:instrText>
        </w:r>
        <w:r>
          <w:instrText>HYPERLINK \l "_Toc232068064"</w:instrText>
        </w:r>
        <w:r w:rsidRPr="006C18AE">
          <w:rPr>
            <w:rStyle w:val="Hyperlink"/>
          </w:rPr>
          <w:instrText xml:space="preserve"> </w:instrText>
        </w:r>
        <w:r w:rsidRPr="006C18AE">
          <w:rPr>
            <w:rStyle w:val="Hyperlink"/>
          </w:rPr>
        </w:r>
        <w:r w:rsidRPr="006C18AE">
          <w:rPr>
            <w:rStyle w:val="Hyperlink"/>
          </w:rPr>
          <w:fldChar w:fldCharType="separate"/>
        </w:r>
        <w:r w:rsidRPr="006C18AE">
          <w:rPr>
            <w:rStyle w:val="Hyperlink"/>
          </w:rPr>
          <w:t>Table 3:</w:t>
        </w:r>
        <w:r>
          <w:rPr>
            <w:rFonts w:asciiTheme="minorHAnsi" w:eastAsiaTheme="minorEastAsia" w:hAnsiTheme="minorHAnsi" w:cstheme="minorBidi"/>
            <w:color w:val="auto"/>
            <w:kern w:val="2"/>
            <w:sz w:val="24"/>
            <w:lang w:val="en-GB" w:eastAsia="en-GB"/>
            <w14:ligatures w14:val="standardContextual"/>
          </w:rPr>
          <w:tab/>
        </w:r>
        <w:r w:rsidRPr="006C18AE">
          <w:rPr>
            <w:rStyle w:val="Hyperlink"/>
          </w:rPr>
          <w:t>Overview of dose groups, populations, and trial treatments – All parts</w:t>
        </w:r>
        <w:r>
          <w:rPr>
            <w:webHidden/>
          </w:rPr>
          <w:tab/>
        </w:r>
        <w:r>
          <w:rPr>
            <w:webHidden/>
          </w:rPr>
          <w:fldChar w:fldCharType="begin"/>
        </w:r>
        <w:r>
          <w:rPr>
            <w:webHidden/>
          </w:rPr>
          <w:instrText xml:space="preserve"> PAGEREF _Toc232068064 \h </w:instrText>
        </w:r>
      </w:ins>
      <w:r>
        <w:rPr>
          <w:webHidden/>
        </w:rPr>
      </w:r>
      <w:ins w:id="448" w:author="Marmol, Dominika Klaudia" w:date="2026-06-11T10:59:00Z">
        <w:r>
          <w:rPr>
            <w:webHidden/>
          </w:rPr>
          <w:fldChar w:fldCharType="separate"/>
        </w:r>
        <w:r>
          <w:rPr>
            <w:webHidden/>
          </w:rPr>
          <w:t>23</w:t>
        </w:r>
        <w:r>
          <w:rPr>
            <w:webHidden/>
          </w:rPr>
          <w:fldChar w:fldCharType="end"/>
        </w:r>
        <w:r w:rsidRPr="006C18AE">
          <w:rPr>
            <w:rStyle w:val="Hyperlink"/>
          </w:rPr>
          <w:fldChar w:fldCharType="end"/>
        </w:r>
      </w:ins>
    </w:p>
    <w:p w14:paraId="7E457444" w14:textId="501D90E5" w:rsidR="00804036" w:rsidRDefault="00E27C57">
      <w:pPr>
        <w:pStyle w:val="TableofFigures"/>
        <w:rPr>
          <w:ins w:id="449" w:author="Marmol, Dominika Klaudia" w:date="2026-06-11T10:59:00Z"/>
          <w:rFonts w:asciiTheme="minorHAnsi" w:eastAsiaTheme="minorEastAsia" w:hAnsiTheme="minorHAnsi" w:cstheme="minorBidi"/>
          <w:color w:val="auto"/>
          <w:kern w:val="2"/>
          <w:sz w:val="24"/>
          <w:lang w:val="en-GB" w:eastAsia="en-GB"/>
          <w14:ligatures w14:val="standardContextual"/>
        </w:rPr>
      </w:pPr>
      <w:ins w:id="450" w:author="Marmol, Dominika Klaudia" w:date="2026-06-11T10:59:00Z">
        <w:r w:rsidRPr="006C18AE">
          <w:rPr>
            <w:rStyle w:val="Hyperlink"/>
          </w:rPr>
          <w:fldChar w:fldCharType="begin"/>
        </w:r>
        <w:r w:rsidRPr="006C18AE">
          <w:rPr>
            <w:rStyle w:val="Hyperlink"/>
          </w:rPr>
          <w:instrText xml:space="preserve"> </w:instrText>
        </w:r>
        <w:r>
          <w:instrText>HYPERLINK \l "_Toc232068065"</w:instrText>
        </w:r>
        <w:r w:rsidRPr="006C18AE">
          <w:rPr>
            <w:rStyle w:val="Hyperlink"/>
          </w:rPr>
          <w:instrText xml:space="preserve"> </w:instrText>
        </w:r>
        <w:r w:rsidRPr="006C18AE">
          <w:rPr>
            <w:rStyle w:val="Hyperlink"/>
          </w:rPr>
        </w:r>
        <w:r w:rsidRPr="006C18AE">
          <w:rPr>
            <w:rStyle w:val="Hyperlink"/>
          </w:rPr>
          <w:fldChar w:fldCharType="separate"/>
        </w:r>
        <w:r w:rsidRPr="006C18AE">
          <w:rPr>
            <w:rStyle w:val="Hyperlink"/>
            <w:rFonts w:cs="Arial"/>
          </w:rPr>
          <w:t>Table 4:</w:t>
        </w:r>
        <w:r>
          <w:rPr>
            <w:rFonts w:asciiTheme="minorHAnsi" w:eastAsiaTheme="minorEastAsia" w:hAnsiTheme="minorHAnsi" w:cstheme="minorBidi"/>
            <w:color w:val="auto"/>
            <w:kern w:val="2"/>
            <w:sz w:val="24"/>
            <w:lang w:val="en-GB" w:eastAsia="en-GB"/>
            <w14:ligatures w14:val="standardContextual"/>
          </w:rPr>
          <w:tab/>
        </w:r>
        <w:r w:rsidRPr="006C18AE">
          <w:rPr>
            <w:rStyle w:val="Hyperlink"/>
            <w:rFonts w:cs="Arial"/>
          </w:rPr>
          <w:t>IMP and chemotherapy – All parts</w:t>
        </w:r>
        <w:r>
          <w:rPr>
            <w:webHidden/>
          </w:rPr>
          <w:tab/>
        </w:r>
        <w:r>
          <w:rPr>
            <w:webHidden/>
          </w:rPr>
          <w:fldChar w:fldCharType="begin"/>
        </w:r>
        <w:r>
          <w:rPr>
            <w:webHidden/>
          </w:rPr>
          <w:instrText xml:space="preserve"> PAGEREF _Toc232068065 \h </w:instrText>
        </w:r>
      </w:ins>
      <w:r>
        <w:rPr>
          <w:webHidden/>
        </w:rPr>
      </w:r>
      <w:ins w:id="451" w:author="Marmol, Dominika Klaudia" w:date="2026-06-11T10:59:00Z">
        <w:r>
          <w:rPr>
            <w:webHidden/>
          </w:rPr>
          <w:fldChar w:fldCharType="separate"/>
        </w:r>
        <w:r>
          <w:rPr>
            <w:webHidden/>
          </w:rPr>
          <w:t>25</w:t>
        </w:r>
        <w:r>
          <w:rPr>
            <w:webHidden/>
          </w:rPr>
          <w:fldChar w:fldCharType="end"/>
        </w:r>
        <w:r w:rsidRPr="006C18AE">
          <w:rPr>
            <w:rStyle w:val="Hyperlink"/>
          </w:rPr>
          <w:fldChar w:fldCharType="end"/>
        </w:r>
      </w:ins>
    </w:p>
    <w:p w14:paraId="498A574E" w14:textId="297FAC65" w:rsidR="00804036" w:rsidRDefault="00E27C57">
      <w:pPr>
        <w:pStyle w:val="TableofFigures"/>
        <w:rPr>
          <w:ins w:id="452" w:author="Marmol, Dominika Klaudia" w:date="2026-06-11T10:59:00Z"/>
          <w:rFonts w:asciiTheme="minorHAnsi" w:eastAsiaTheme="minorEastAsia" w:hAnsiTheme="minorHAnsi" w:cstheme="minorBidi"/>
          <w:color w:val="auto"/>
          <w:kern w:val="2"/>
          <w:sz w:val="24"/>
          <w:lang w:val="en-GB" w:eastAsia="en-GB"/>
          <w14:ligatures w14:val="standardContextual"/>
        </w:rPr>
      </w:pPr>
      <w:ins w:id="453" w:author="Marmol, Dominika Klaudia" w:date="2026-06-11T10:59:00Z">
        <w:r w:rsidRPr="006C18AE">
          <w:rPr>
            <w:rStyle w:val="Hyperlink"/>
          </w:rPr>
          <w:fldChar w:fldCharType="begin"/>
        </w:r>
        <w:r w:rsidRPr="006C18AE">
          <w:rPr>
            <w:rStyle w:val="Hyperlink"/>
          </w:rPr>
          <w:instrText xml:space="preserve"> </w:instrText>
        </w:r>
        <w:r>
          <w:instrText>HYPERLINK \l "_Toc232068066"</w:instrText>
        </w:r>
        <w:r w:rsidRPr="006C18AE">
          <w:rPr>
            <w:rStyle w:val="Hyperlink"/>
          </w:rPr>
          <w:instrText xml:space="preserve"> </w:instrText>
        </w:r>
        <w:r w:rsidRPr="006C18AE">
          <w:rPr>
            <w:rStyle w:val="Hyperlink"/>
          </w:rPr>
        </w:r>
        <w:r w:rsidRPr="006C18AE">
          <w:rPr>
            <w:rStyle w:val="Hyperlink"/>
          </w:rPr>
          <w:fldChar w:fldCharType="separate"/>
        </w:r>
        <w:r w:rsidRPr="006C18AE">
          <w:rPr>
            <w:rStyle w:val="Hyperlink"/>
            <w:rFonts w:cs="Arial"/>
          </w:rPr>
          <w:t>Table 5:</w:t>
        </w:r>
        <w:r>
          <w:rPr>
            <w:rFonts w:asciiTheme="minorHAnsi" w:eastAsiaTheme="minorEastAsia" w:hAnsiTheme="minorHAnsi" w:cstheme="minorBidi"/>
            <w:color w:val="auto"/>
            <w:kern w:val="2"/>
            <w:sz w:val="24"/>
            <w:lang w:val="en-GB" w:eastAsia="en-GB"/>
            <w14:ligatures w14:val="standardContextual"/>
          </w:rPr>
          <w:tab/>
        </w:r>
        <w:r w:rsidRPr="006C18AE">
          <w:rPr>
            <w:rStyle w:val="Hyperlink"/>
            <w:rFonts w:cs="Arial"/>
          </w:rPr>
          <w:t>Definition of response (RECIST Criteria v1.1)</w:t>
        </w:r>
        <w:r>
          <w:rPr>
            <w:webHidden/>
          </w:rPr>
          <w:tab/>
        </w:r>
        <w:r>
          <w:rPr>
            <w:webHidden/>
          </w:rPr>
          <w:fldChar w:fldCharType="begin"/>
        </w:r>
        <w:r>
          <w:rPr>
            <w:webHidden/>
          </w:rPr>
          <w:instrText xml:space="preserve"> PAGEREF _Toc232068066 \h </w:instrText>
        </w:r>
      </w:ins>
      <w:r>
        <w:rPr>
          <w:webHidden/>
        </w:rPr>
      </w:r>
      <w:ins w:id="454" w:author="Marmol, Dominika Klaudia" w:date="2026-06-11T10:59:00Z">
        <w:r>
          <w:rPr>
            <w:webHidden/>
          </w:rPr>
          <w:fldChar w:fldCharType="separate"/>
        </w:r>
        <w:r>
          <w:rPr>
            <w:webHidden/>
          </w:rPr>
          <w:t>45</w:t>
        </w:r>
        <w:r>
          <w:rPr>
            <w:webHidden/>
          </w:rPr>
          <w:fldChar w:fldCharType="end"/>
        </w:r>
        <w:r w:rsidRPr="006C18AE">
          <w:rPr>
            <w:rStyle w:val="Hyperlink"/>
          </w:rPr>
          <w:fldChar w:fldCharType="end"/>
        </w:r>
      </w:ins>
    </w:p>
    <w:p w14:paraId="5B4415E3" w14:textId="43B4D032" w:rsidR="00804036" w:rsidRDefault="00E27C57">
      <w:pPr>
        <w:pStyle w:val="TableofFigures"/>
        <w:rPr>
          <w:ins w:id="455" w:author="Marmol, Dominika Klaudia" w:date="2026-06-11T10:59:00Z"/>
          <w:rFonts w:asciiTheme="minorHAnsi" w:eastAsiaTheme="minorEastAsia" w:hAnsiTheme="minorHAnsi" w:cstheme="minorBidi"/>
          <w:color w:val="auto"/>
          <w:kern w:val="2"/>
          <w:sz w:val="24"/>
          <w:lang w:val="en-GB" w:eastAsia="en-GB"/>
          <w14:ligatures w14:val="standardContextual"/>
        </w:rPr>
      </w:pPr>
      <w:ins w:id="456" w:author="Marmol, Dominika Klaudia" w:date="2026-06-11T10:59:00Z">
        <w:r w:rsidRPr="006C18AE">
          <w:rPr>
            <w:rStyle w:val="Hyperlink"/>
          </w:rPr>
          <w:fldChar w:fldCharType="begin"/>
        </w:r>
        <w:r w:rsidRPr="006C18AE">
          <w:rPr>
            <w:rStyle w:val="Hyperlink"/>
          </w:rPr>
          <w:instrText xml:space="preserve"> </w:instrText>
        </w:r>
        <w:r>
          <w:instrText>HYPERLINK \l "_Toc232068067"</w:instrText>
        </w:r>
        <w:r w:rsidRPr="006C18AE">
          <w:rPr>
            <w:rStyle w:val="Hyperlink"/>
          </w:rPr>
          <w:instrText xml:space="preserve"> </w:instrText>
        </w:r>
        <w:r w:rsidRPr="006C18AE">
          <w:rPr>
            <w:rStyle w:val="Hyperlink"/>
          </w:rPr>
        </w:r>
        <w:r w:rsidRPr="006C18AE">
          <w:rPr>
            <w:rStyle w:val="Hyperlink"/>
          </w:rPr>
          <w:fldChar w:fldCharType="separate"/>
        </w:r>
        <w:r w:rsidRPr="006C18AE">
          <w:rPr>
            <w:rStyle w:val="Hyperlink"/>
            <w:rFonts w:cs="Arial"/>
          </w:rPr>
          <w:t>Table 6:</w:t>
        </w:r>
        <w:r>
          <w:rPr>
            <w:rFonts w:asciiTheme="minorHAnsi" w:eastAsiaTheme="minorEastAsia" w:hAnsiTheme="minorHAnsi" w:cstheme="minorBidi"/>
            <w:color w:val="auto"/>
            <w:kern w:val="2"/>
            <w:sz w:val="24"/>
            <w:lang w:val="en-GB" w:eastAsia="en-GB"/>
            <w14:ligatures w14:val="standardContextual"/>
          </w:rPr>
          <w:tab/>
        </w:r>
        <w:r w:rsidRPr="006C18AE">
          <w:rPr>
            <w:rStyle w:val="Hyperlink"/>
            <w:rFonts w:cs="Arial"/>
          </w:rPr>
          <w:t>ADA Categories- Definitions</w:t>
        </w:r>
        <w:r>
          <w:rPr>
            <w:webHidden/>
          </w:rPr>
          <w:tab/>
        </w:r>
        <w:r>
          <w:rPr>
            <w:webHidden/>
          </w:rPr>
          <w:fldChar w:fldCharType="begin"/>
        </w:r>
        <w:r>
          <w:rPr>
            <w:webHidden/>
          </w:rPr>
          <w:instrText xml:space="preserve"> PAGEREF _Toc232068067 \h </w:instrText>
        </w:r>
      </w:ins>
      <w:r>
        <w:rPr>
          <w:webHidden/>
        </w:rPr>
      </w:r>
      <w:ins w:id="457" w:author="Marmol, Dominika Klaudia" w:date="2026-06-11T10:59:00Z">
        <w:r>
          <w:rPr>
            <w:webHidden/>
          </w:rPr>
          <w:fldChar w:fldCharType="separate"/>
        </w:r>
        <w:r>
          <w:rPr>
            <w:webHidden/>
          </w:rPr>
          <w:t>56</w:t>
        </w:r>
        <w:r>
          <w:rPr>
            <w:webHidden/>
          </w:rPr>
          <w:fldChar w:fldCharType="end"/>
        </w:r>
        <w:r w:rsidRPr="006C18AE">
          <w:rPr>
            <w:rStyle w:val="Hyperlink"/>
          </w:rPr>
          <w:fldChar w:fldCharType="end"/>
        </w:r>
      </w:ins>
    </w:p>
    <w:p w14:paraId="5E089B67" w14:textId="4BFCEC10" w:rsidR="00804036" w:rsidRDefault="00E27C57">
      <w:pPr>
        <w:pStyle w:val="TableofFigures"/>
        <w:rPr>
          <w:ins w:id="458" w:author="Marmol, Dominika Klaudia" w:date="2026-06-11T10:59:00Z"/>
          <w:rFonts w:asciiTheme="minorHAnsi" w:eastAsiaTheme="minorEastAsia" w:hAnsiTheme="minorHAnsi" w:cstheme="minorBidi"/>
          <w:color w:val="auto"/>
          <w:kern w:val="2"/>
          <w:sz w:val="24"/>
          <w:lang w:val="en-GB" w:eastAsia="en-GB"/>
          <w14:ligatures w14:val="standardContextual"/>
        </w:rPr>
      </w:pPr>
      <w:ins w:id="459" w:author="Marmol, Dominika Klaudia" w:date="2026-06-11T10:59:00Z">
        <w:r w:rsidRPr="006C18AE">
          <w:rPr>
            <w:rStyle w:val="Hyperlink"/>
          </w:rPr>
          <w:fldChar w:fldCharType="begin"/>
        </w:r>
        <w:r w:rsidRPr="006C18AE">
          <w:rPr>
            <w:rStyle w:val="Hyperlink"/>
          </w:rPr>
          <w:instrText xml:space="preserve"> </w:instrText>
        </w:r>
        <w:r>
          <w:instrText>HYPERLINK \l "_Toc232068068"</w:instrText>
        </w:r>
        <w:r w:rsidRPr="006C18AE">
          <w:rPr>
            <w:rStyle w:val="Hyperlink"/>
          </w:rPr>
          <w:instrText xml:space="preserve"> </w:instrText>
        </w:r>
        <w:r w:rsidRPr="006C18AE">
          <w:rPr>
            <w:rStyle w:val="Hyperlink"/>
          </w:rPr>
        </w:r>
        <w:r w:rsidRPr="006C18AE">
          <w:rPr>
            <w:rStyle w:val="Hyperlink"/>
          </w:rPr>
          <w:fldChar w:fldCharType="separate"/>
        </w:r>
        <w:r w:rsidRPr="006C18AE">
          <w:rPr>
            <w:rStyle w:val="Hyperlink"/>
          </w:rPr>
          <w:t>Table 7:</w:t>
        </w:r>
        <w:r>
          <w:rPr>
            <w:rFonts w:asciiTheme="minorHAnsi" w:eastAsiaTheme="minorEastAsia" w:hAnsiTheme="minorHAnsi" w:cstheme="minorBidi"/>
            <w:color w:val="auto"/>
            <w:kern w:val="2"/>
            <w:sz w:val="24"/>
            <w:lang w:val="en-GB" w:eastAsia="en-GB"/>
            <w14:ligatures w14:val="standardContextual"/>
          </w:rPr>
          <w:tab/>
        </w:r>
        <w:r w:rsidRPr="006C18AE">
          <w:rPr>
            <w:rStyle w:val="Hyperlink"/>
          </w:rPr>
          <w:t>ORR probability thresholds</w:t>
        </w:r>
        <w:r>
          <w:rPr>
            <w:webHidden/>
          </w:rPr>
          <w:tab/>
        </w:r>
        <w:r>
          <w:rPr>
            <w:webHidden/>
          </w:rPr>
          <w:fldChar w:fldCharType="begin"/>
        </w:r>
        <w:r>
          <w:rPr>
            <w:webHidden/>
          </w:rPr>
          <w:instrText xml:space="preserve"> PAGEREF _Toc232068068 \h </w:instrText>
        </w:r>
      </w:ins>
      <w:r>
        <w:rPr>
          <w:webHidden/>
        </w:rPr>
      </w:r>
      <w:ins w:id="460" w:author="Marmol, Dominika Klaudia" w:date="2026-06-11T10:59:00Z">
        <w:r>
          <w:rPr>
            <w:webHidden/>
          </w:rPr>
          <w:fldChar w:fldCharType="separate"/>
        </w:r>
        <w:r>
          <w:rPr>
            <w:webHidden/>
          </w:rPr>
          <w:t>66</w:t>
        </w:r>
        <w:r>
          <w:rPr>
            <w:webHidden/>
          </w:rPr>
          <w:fldChar w:fldCharType="end"/>
        </w:r>
        <w:r w:rsidRPr="006C18AE">
          <w:rPr>
            <w:rStyle w:val="Hyperlink"/>
          </w:rPr>
          <w:fldChar w:fldCharType="end"/>
        </w:r>
      </w:ins>
    </w:p>
    <w:p w14:paraId="0B3E9484" w14:textId="2ABB68C4" w:rsidR="00804036" w:rsidRDefault="00E27C57">
      <w:pPr>
        <w:pStyle w:val="TableofFigures"/>
        <w:rPr>
          <w:ins w:id="461" w:author="Marmol, Dominika Klaudia" w:date="2026-06-11T10:59:00Z"/>
          <w:rFonts w:asciiTheme="minorHAnsi" w:eastAsiaTheme="minorEastAsia" w:hAnsiTheme="minorHAnsi" w:cstheme="minorBidi"/>
          <w:color w:val="auto"/>
          <w:kern w:val="2"/>
          <w:sz w:val="24"/>
          <w:lang w:val="en-GB" w:eastAsia="en-GB"/>
          <w14:ligatures w14:val="standardContextual"/>
        </w:rPr>
      </w:pPr>
      <w:ins w:id="462" w:author="Marmol, Dominika Klaudia" w:date="2026-06-11T10:59:00Z">
        <w:r w:rsidRPr="006C18AE">
          <w:rPr>
            <w:rStyle w:val="Hyperlink"/>
          </w:rPr>
          <w:fldChar w:fldCharType="begin"/>
        </w:r>
        <w:r w:rsidRPr="006C18AE">
          <w:rPr>
            <w:rStyle w:val="Hyperlink"/>
          </w:rPr>
          <w:instrText xml:space="preserve"> </w:instrText>
        </w:r>
        <w:r>
          <w:instrText>HYPERLINK \l "_Toc232068069"</w:instrText>
        </w:r>
        <w:r w:rsidRPr="006C18AE">
          <w:rPr>
            <w:rStyle w:val="Hyperlink"/>
          </w:rPr>
          <w:instrText xml:space="preserve"> </w:instrText>
        </w:r>
        <w:r w:rsidRPr="006C18AE">
          <w:rPr>
            <w:rStyle w:val="Hyperlink"/>
          </w:rPr>
        </w:r>
        <w:r w:rsidRPr="006C18AE">
          <w:rPr>
            <w:rStyle w:val="Hyperlink"/>
          </w:rPr>
          <w:fldChar w:fldCharType="separate"/>
        </w:r>
        <w:r w:rsidRPr="006C18AE">
          <w:rPr>
            <w:rStyle w:val="Hyperlink"/>
            <w:rFonts w:cs="Arial"/>
          </w:rPr>
          <w:t>Table 8:</w:t>
        </w:r>
        <w:r>
          <w:rPr>
            <w:rFonts w:asciiTheme="minorHAnsi" w:eastAsiaTheme="minorEastAsia" w:hAnsiTheme="minorHAnsi" w:cstheme="minorBidi"/>
            <w:color w:val="auto"/>
            <w:kern w:val="2"/>
            <w:sz w:val="24"/>
            <w:lang w:val="en-GB" w:eastAsia="en-GB"/>
            <w14:ligatures w14:val="standardContextual"/>
          </w:rPr>
          <w:tab/>
        </w:r>
        <w:r w:rsidRPr="006C18AE">
          <w:rPr>
            <w:rStyle w:val="Hyperlink"/>
            <w:rFonts w:cs="Arial"/>
          </w:rPr>
          <w:t>Schedule of activities – Part A (Dose escalation)</w:t>
        </w:r>
        <w:r>
          <w:rPr>
            <w:webHidden/>
          </w:rPr>
          <w:tab/>
        </w:r>
        <w:r>
          <w:rPr>
            <w:webHidden/>
          </w:rPr>
          <w:fldChar w:fldCharType="begin"/>
        </w:r>
        <w:r>
          <w:rPr>
            <w:webHidden/>
          </w:rPr>
          <w:instrText xml:space="preserve"> PAGEREF _Toc232068069 \h </w:instrText>
        </w:r>
      </w:ins>
      <w:r>
        <w:rPr>
          <w:webHidden/>
        </w:rPr>
      </w:r>
      <w:ins w:id="463" w:author="Marmol, Dominika Klaudia" w:date="2026-06-11T10:59:00Z">
        <w:r>
          <w:rPr>
            <w:webHidden/>
          </w:rPr>
          <w:fldChar w:fldCharType="separate"/>
        </w:r>
        <w:r>
          <w:rPr>
            <w:webHidden/>
          </w:rPr>
          <w:t>69</w:t>
        </w:r>
        <w:r>
          <w:rPr>
            <w:webHidden/>
          </w:rPr>
          <w:fldChar w:fldCharType="end"/>
        </w:r>
        <w:r w:rsidRPr="006C18AE">
          <w:rPr>
            <w:rStyle w:val="Hyperlink"/>
          </w:rPr>
          <w:fldChar w:fldCharType="end"/>
        </w:r>
      </w:ins>
    </w:p>
    <w:p w14:paraId="7AD4341D" w14:textId="3A022BA2" w:rsidR="00804036" w:rsidRDefault="00E27C57">
      <w:pPr>
        <w:pStyle w:val="TableofFigures"/>
        <w:rPr>
          <w:ins w:id="464" w:author="Marmol, Dominika Klaudia" w:date="2026-06-11T10:59:00Z"/>
          <w:rFonts w:asciiTheme="minorHAnsi" w:eastAsiaTheme="minorEastAsia" w:hAnsiTheme="minorHAnsi" w:cstheme="minorBidi"/>
          <w:color w:val="auto"/>
          <w:kern w:val="2"/>
          <w:sz w:val="24"/>
          <w:lang w:val="en-GB" w:eastAsia="en-GB"/>
          <w14:ligatures w14:val="standardContextual"/>
        </w:rPr>
      </w:pPr>
      <w:ins w:id="465" w:author="Marmol, Dominika Klaudia" w:date="2026-06-11T10:59:00Z">
        <w:r w:rsidRPr="006C18AE">
          <w:rPr>
            <w:rStyle w:val="Hyperlink"/>
          </w:rPr>
          <w:fldChar w:fldCharType="begin"/>
        </w:r>
        <w:r w:rsidRPr="006C18AE">
          <w:rPr>
            <w:rStyle w:val="Hyperlink"/>
          </w:rPr>
          <w:instrText xml:space="preserve"> </w:instrText>
        </w:r>
        <w:r>
          <w:instrText>HYPERLINK \l "_Toc232068070"</w:instrText>
        </w:r>
        <w:r w:rsidRPr="006C18AE">
          <w:rPr>
            <w:rStyle w:val="Hyperlink"/>
          </w:rPr>
          <w:instrText xml:space="preserve"> </w:instrText>
        </w:r>
        <w:r w:rsidRPr="006C18AE">
          <w:rPr>
            <w:rStyle w:val="Hyperlink"/>
          </w:rPr>
        </w:r>
        <w:r w:rsidRPr="006C18AE">
          <w:rPr>
            <w:rStyle w:val="Hyperlink"/>
          </w:rPr>
          <w:fldChar w:fldCharType="separate"/>
        </w:r>
        <w:r w:rsidRPr="006C18AE">
          <w:rPr>
            <w:rStyle w:val="Hyperlink"/>
          </w:rPr>
          <w:t>Table 9:</w:t>
        </w:r>
        <w:r>
          <w:rPr>
            <w:rFonts w:asciiTheme="minorHAnsi" w:eastAsiaTheme="minorEastAsia" w:hAnsiTheme="minorHAnsi" w:cstheme="minorBidi"/>
            <w:color w:val="auto"/>
            <w:kern w:val="2"/>
            <w:sz w:val="24"/>
            <w:lang w:val="en-GB" w:eastAsia="en-GB"/>
            <w14:ligatures w14:val="standardContextual"/>
          </w:rPr>
          <w:tab/>
        </w:r>
        <w:r w:rsidRPr="006C18AE">
          <w:rPr>
            <w:rStyle w:val="Hyperlink"/>
          </w:rPr>
          <w:t>Schedule of activities – Part A (Re-treatment for intra-participant dose escalation)</w:t>
        </w:r>
        <w:r>
          <w:rPr>
            <w:webHidden/>
          </w:rPr>
          <w:tab/>
        </w:r>
        <w:r>
          <w:rPr>
            <w:webHidden/>
          </w:rPr>
          <w:fldChar w:fldCharType="begin"/>
        </w:r>
        <w:r>
          <w:rPr>
            <w:webHidden/>
          </w:rPr>
          <w:instrText xml:space="preserve"> PAGEREF _Toc232068070 \h </w:instrText>
        </w:r>
      </w:ins>
      <w:r>
        <w:rPr>
          <w:webHidden/>
        </w:rPr>
      </w:r>
      <w:ins w:id="466" w:author="Marmol, Dominika Klaudia" w:date="2026-06-11T10:59:00Z">
        <w:r>
          <w:rPr>
            <w:webHidden/>
          </w:rPr>
          <w:fldChar w:fldCharType="separate"/>
        </w:r>
        <w:r>
          <w:rPr>
            <w:webHidden/>
          </w:rPr>
          <w:t>76</w:t>
        </w:r>
        <w:r>
          <w:rPr>
            <w:webHidden/>
          </w:rPr>
          <w:fldChar w:fldCharType="end"/>
        </w:r>
        <w:r w:rsidRPr="006C18AE">
          <w:rPr>
            <w:rStyle w:val="Hyperlink"/>
          </w:rPr>
          <w:fldChar w:fldCharType="end"/>
        </w:r>
      </w:ins>
    </w:p>
    <w:p w14:paraId="39E02429" w14:textId="32CB9283" w:rsidR="00804036" w:rsidRDefault="00E27C57">
      <w:pPr>
        <w:pStyle w:val="TableofFigures"/>
        <w:rPr>
          <w:ins w:id="467" w:author="Marmol, Dominika Klaudia" w:date="2026-06-11T10:59:00Z"/>
          <w:rFonts w:asciiTheme="minorHAnsi" w:eastAsiaTheme="minorEastAsia" w:hAnsiTheme="minorHAnsi" w:cstheme="minorBidi"/>
          <w:color w:val="auto"/>
          <w:kern w:val="2"/>
          <w:sz w:val="24"/>
          <w:lang w:val="en-GB" w:eastAsia="en-GB"/>
          <w14:ligatures w14:val="standardContextual"/>
        </w:rPr>
      </w:pPr>
      <w:ins w:id="468" w:author="Marmol, Dominika Klaudia" w:date="2026-06-11T10:59:00Z">
        <w:r w:rsidRPr="006C18AE">
          <w:rPr>
            <w:rStyle w:val="Hyperlink"/>
          </w:rPr>
          <w:fldChar w:fldCharType="begin"/>
        </w:r>
        <w:r w:rsidRPr="006C18AE">
          <w:rPr>
            <w:rStyle w:val="Hyperlink"/>
          </w:rPr>
          <w:instrText xml:space="preserve"> </w:instrText>
        </w:r>
        <w:r>
          <w:instrText>HYPERLINK \l "_Toc232068071"</w:instrText>
        </w:r>
        <w:r w:rsidRPr="006C18AE">
          <w:rPr>
            <w:rStyle w:val="Hyperlink"/>
          </w:rPr>
          <w:instrText xml:space="preserve"> </w:instrText>
        </w:r>
        <w:r w:rsidRPr="006C18AE">
          <w:rPr>
            <w:rStyle w:val="Hyperlink"/>
          </w:rPr>
        </w:r>
        <w:r w:rsidRPr="006C18AE">
          <w:rPr>
            <w:rStyle w:val="Hyperlink"/>
          </w:rPr>
          <w:fldChar w:fldCharType="separate"/>
        </w:r>
        <w:r w:rsidRPr="006C18AE">
          <w:rPr>
            <w:rStyle w:val="Hyperlink"/>
            <w:rFonts w:cs="Arial"/>
            <w:bCs/>
          </w:rPr>
          <w:t>Table 10:</w:t>
        </w:r>
        <w:r>
          <w:rPr>
            <w:rFonts w:asciiTheme="minorHAnsi" w:eastAsiaTheme="minorEastAsia" w:hAnsiTheme="minorHAnsi" w:cstheme="minorBidi"/>
            <w:color w:val="auto"/>
            <w:kern w:val="2"/>
            <w:sz w:val="24"/>
            <w:lang w:val="en-GB" w:eastAsia="en-GB"/>
            <w14:ligatures w14:val="standardContextual"/>
          </w:rPr>
          <w:tab/>
        </w:r>
        <w:r w:rsidRPr="006C18AE">
          <w:rPr>
            <w:rStyle w:val="Hyperlink"/>
            <w:rFonts w:cs="Arial"/>
            <w:bCs/>
            <w:lang w:eastAsia="en-GB"/>
          </w:rPr>
          <w:t>PK /ADA Sample collection timepoints – Part A (Dose escalation)</w:t>
        </w:r>
        <w:r>
          <w:rPr>
            <w:webHidden/>
          </w:rPr>
          <w:tab/>
        </w:r>
        <w:r>
          <w:rPr>
            <w:webHidden/>
          </w:rPr>
          <w:fldChar w:fldCharType="begin"/>
        </w:r>
        <w:r>
          <w:rPr>
            <w:webHidden/>
          </w:rPr>
          <w:instrText xml:space="preserve"> PAGEREF _Toc232068071 \h </w:instrText>
        </w:r>
      </w:ins>
      <w:r>
        <w:rPr>
          <w:webHidden/>
        </w:rPr>
      </w:r>
      <w:ins w:id="469" w:author="Marmol, Dominika Klaudia" w:date="2026-06-11T10:59:00Z">
        <w:r>
          <w:rPr>
            <w:webHidden/>
          </w:rPr>
          <w:fldChar w:fldCharType="separate"/>
        </w:r>
        <w:r>
          <w:rPr>
            <w:webHidden/>
          </w:rPr>
          <w:t>80</w:t>
        </w:r>
        <w:r>
          <w:rPr>
            <w:webHidden/>
          </w:rPr>
          <w:fldChar w:fldCharType="end"/>
        </w:r>
        <w:r w:rsidRPr="006C18AE">
          <w:rPr>
            <w:rStyle w:val="Hyperlink"/>
          </w:rPr>
          <w:fldChar w:fldCharType="end"/>
        </w:r>
      </w:ins>
    </w:p>
    <w:p w14:paraId="66D81AD3" w14:textId="60254B8A" w:rsidR="00804036" w:rsidRDefault="00E27C57">
      <w:pPr>
        <w:pStyle w:val="TableofFigures"/>
        <w:rPr>
          <w:ins w:id="470" w:author="Marmol, Dominika Klaudia" w:date="2026-06-11T10:59:00Z"/>
          <w:rFonts w:asciiTheme="minorHAnsi" w:eastAsiaTheme="minorEastAsia" w:hAnsiTheme="minorHAnsi" w:cstheme="minorBidi"/>
          <w:color w:val="auto"/>
          <w:kern w:val="2"/>
          <w:sz w:val="24"/>
          <w:lang w:val="en-GB" w:eastAsia="en-GB"/>
          <w14:ligatures w14:val="standardContextual"/>
        </w:rPr>
      </w:pPr>
      <w:ins w:id="471" w:author="Marmol, Dominika Klaudia" w:date="2026-06-11T10:59:00Z">
        <w:r w:rsidRPr="006C18AE">
          <w:rPr>
            <w:rStyle w:val="Hyperlink"/>
          </w:rPr>
          <w:fldChar w:fldCharType="begin"/>
        </w:r>
        <w:r w:rsidRPr="006C18AE">
          <w:rPr>
            <w:rStyle w:val="Hyperlink"/>
          </w:rPr>
          <w:instrText xml:space="preserve"> </w:instrText>
        </w:r>
        <w:r>
          <w:instrText>HYPERLINK \l "_Toc232068072"</w:instrText>
        </w:r>
        <w:r w:rsidRPr="006C18AE">
          <w:rPr>
            <w:rStyle w:val="Hyperlink"/>
          </w:rPr>
          <w:instrText xml:space="preserve"> </w:instrText>
        </w:r>
        <w:r w:rsidRPr="006C18AE">
          <w:rPr>
            <w:rStyle w:val="Hyperlink"/>
          </w:rPr>
        </w:r>
        <w:r w:rsidRPr="006C18AE">
          <w:rPr>
            <w:rStyle w:val="Hyperlink"/>
          </w:rPr>
          <w:fldChar w:fldCharType="separate"/>
        </w:r>
        <w:r w:rsidRPr="006C18AE">
          <w:rPr>
            <w:rStyle w:val="Hyperlink"/>
          </w:rPr>
          <w:t>Table 11:</w:t>
        </w:r>
        <w:r>
          <w:rPr>
            <w:rFonts w:asciiTheme="minorHAnsi" w:eastAsiaTheme="minorEastAsia" w:hAnsiTheme="minorHAnsi" w:cstheme="minorBidi"/>
            <w:color w:val="auto"/>
            <w:kern w:val="2"/>
            <w:sz w:val="24"/>
            <w:lang w:val="en-GB" w:eastAsia="en-GB"/>
            <w14:ligatures w14:val="standardContextual"/>
          </w:rPr>
          <w:tab/>
        </w:r>
        <w:r w:rsidRPr="006C18AE">
          <w:rPr>
            <w:rStyle w:val="Hyperlink"/>
          </w:rPr>
          <w:t>Biomarker sample collection timepoints – Part A (Dose escalation)</w:t>
        </w:r>
        <w:r>
          <w:rPr>
            <w:webHidden/>
          </w:rPr>
          <w:tab/>
        </w:r>
        <w:r>
          <w:rPr>
            <w:webHidden/>
          </w:rPr>
          <w:fldChar w:fldCharType="begin"/>
        </w:r>
        <w:r>
          <w:rPr>
            <w:webHidden/>
          </w:rPr>
          <w:instrText xml:space="preserve"> PAGEREF _Toc232068072 \h </w:instrText>
        </w:r>
      </w:ins>
      <w:r>
        <w:rPr>
          <w:webHidden/>
        </w:rPr>
      </w:r>
      <w:ins w:id="472" w:author="Marmol, Dominika Klaudia" w:date="2026-06-11T10:59:00Z">
        <w:r>
          <w:rPr>
            <w:webHidden/>
          </w:rPr>
          <w:fldChar w:fldCharType="separate"/>
        </w:r>
        <w:r>
          <w:rPr>
            <w:webHidden/>
          </w:rPr>
          <w:t>83</w:t>
        </w:r>
        <w:r>
          <w:rPr>
            <w:webHidden/>
          </w:rPr>
          <w:fldChar w:fldCharType="end"/>
        </w:r>
        <w:r w:rsidRPr="006C18AE">
          <w:rPr>
            <w:rStyle w:val="Hyperlink"/>
          </w:rPr>
          <w:fldChar w:fldCharType="end"/>
        </w:r>
      </w:ins>
    </w:p>
    <w:p w14:paraId="0B89FA01" w14:textId="6C4D41E7" w:rsidR="00804036" w:rsidRDefault="00E27C57">
      <w:pPr>
        <w:pStyle w:val="TableofFigures"/>
        <w:rPr>
          <w:ins w:id="473" w:author="Marmol, Dominika Klaudia" w:date="2026-06-11T10:59:00Z"/>
          <w:rFonts w:asciiTheme="minorHAnsi" w:eastAsiaTheme="minorEastAsia" w:hAnsiTheme="minorHAnsi" w:cstheme="minorBidi"/>
          <w:color w:val="auto"/>
          <w:kern w:val="2"/>
          <w:sz w:val="24"/>
          <w:lang w:val="en-GB" w:eastAsia="en-GB"/>
          <w14:ligatures w14:val="standardContextual"/>
        </w:rPr>
      </w:pPr>
      <w:ins w:id="474" w:author="Marmol, Dominika Klaudia" w:date="2026-06-11T10:59:00Z">
        <w:r w:rsidRPr="006C18AE">
          <w:rPr>
            <w:rStyle w:val="Hyperlink"/>
          </w:rPr>
          <w:fldChar w:fldCharType="begin"/>
        </w:r>
        <w:r w:rsidRPr="006C18AE">
          <w:rPr>
            <w:rStyle w:val="Hyperlink"/>
          </w:rPr>
          <w:instrText xml:space="preserve"> </w:instrText>
        </w:r>
        <w:r>
          <w:instrText>HYPERLINK \l "_Toc232068073"</w:instrText>
        </w:r>
        <w:r w:rsidRPr="006C18AE">
          <w:rPr>
            <w:rStyle w:val="Hyperlink"/>
          </w:rPr>
          <w:instrText xml:space="preserve"> </w:instrText>
        </w:r>
        <w:r w:rsidRPr="006C18AE">
          <w:rPr>
            <w:rStyle w:val="Hyperlink"/>
          </w:rPr>
        </w:r>
        <w:r w:rsidRPr="006C18AE">
          <w:rPr>
            <w:rStyle w:val="Hyperlink"/>
          </w:rPr>
          <w:fldChar w:fldCharType="separate"/>
        </w:r>
        <w:r w:rsidRPr="006C18AE">
          <w:rPr>
            <w:rStyle w:val="Hyperlink"/>
          </w:rPr>
          <w:t>Table 12:</w:t>
        </w:r>
        <w:r>
          <w:rPr>
            <w:rFonts w:asciiTheme="minorHAnsi" w:eastAsiaTheme="minorEastAsia" w:hAnsiTheme="minorHAnsi" w:cstheme="minorBidi"/>
            <w:color w:val="auto"/>
            <w:kern w:val="2"/>
            <w:sz w:val="24"/>
            <w:lang w:val="en-GB" w:eastAsia="en-GB"/>
            <w14:ligatures w14:val="standardContextual"/>
          </w:rPr>
          <w:tab/>
        </w:r>
        <w:r w:rsidRPr="006C18AE">
          <w:rPr>
            <w:rStyle w:val="Hyperlink"/>
          </w:rPr>
          <w:t>Schedule of activities – Part B1 (Dose optimization and expansion: 2L+ ccRCC)</w:t>
        </w:r>
        <w:r>
          <w:rPr>
            <w:webHidden/>
          </w:rPr>
          <w:tab/>
        </w:r>
        <w:r>
          <w:rPr>
            <w:webHidden/>
          </w:rPr>
          <w:fldChar w:fldCharType="begin"/>
        </w:r>
        <w:r>
          <w:rPr>
            <w:webHidden/>
          </w:rPr>
          <w:instrText xml:space="preserve"> PAGEREF _Toc232068073 \h </w:instrText>
        </w:r>
      </w:ins>
      <w:r>
        <w:rPr>
          <w:webHidden/>
        </w:rPr>
      </w:r>
      <w:ins w:id="475" w:author="Marmol, Dominika Klaudia" w:date="2026-06-11T10:59:00Z">
        <w:r>
          <w:rPr>
            <w:webHidden/>
          </w:rPr>
          <w:fldChar w:fldCharType="separate"/>
        </w:r>
        <w:r>
          <w:rPr>
            <w:webHidden/>
          </w:rPr>
          <w:t>84</w:t>
        </w:r>
        <w:r>
          <w:rPr>
            <w:webHidden/>
          </w:rPr>
          <w:fldChar w:fldCharType="end"/>
        </w:r>
        <w:r w:rsidRPr="006C18AE">
          <w:rPr>
            <w:rStyle w:val="Hyperlink"/>
          </w:rPr>
          <w:fldChar w:fldCharType="end"/>
        </w:r>
      </w:ins>
    </w:p>
    <w:p w14:paraId="4748BAAD" w14:textId="18B41CD8" w:rsidR="00804036" w:rsidRDefault="00E27C57">
      <w:pPr>
        <w:pStyle w:val="TableofFigures"/>
        <w:rPr>
          <w:ins w:id="476" w:author="Marmol, Dominika Klaudia" w:date="2026-06-11T10:59:00Z"/>
          <w:rFonts w:asciiTheme="minorHAnsi" w:eastAsiaTheme="minorEastAsia" w:hAnsiTheme="minorHAnsi" w:cstheme="minorBidi"/>
          <w:color w:val="auto"/>
          <w:kern w:val="2"/>
          <w:sz w:val="24"/>
          <w:lang w:val="en-GB" w:eastAsia="en-GB"/>
          <w14:ligatures w14:val="standardContextual"/>
        </w:rPr>
      </w:pPr>
      <w:ins w:id="477" w:author="Marmol, Dominika Klaudia" w:date="2026-06-11T10:59:00Z">
        <w:r w:rsidRPr="006C18AE">
          <w:rPr>
            <w:rStyle w:val="Hyperlink"/>
          </w:rPr>
          <w:fldChar w:fldCharType="begin"/>
        </w:r>
        <w:r w:rsidRPr="006C18AE">
          <w:rPr>
            <w:rStyle w:val="Hyperlink"/>
          </w:rPr>
          <w:instrText xml:space="preserve"> </w:instrText>
        </w:r>
        <w:r>
          <w:instrText>HYPERLINK \l "_Toc232068074"</w:instrText>
        </w:r>
        <w:r w:rsidRPr="006C18AE">
          <w:rPr>
            <w:rStyle w:val="Hyperlink"/>
          </w:rPr>
          <w:instrText xml:space="preserve"> </w:instrText>
        </w:r>
        <w:r w:rsidRPr="006C18AE">
          <w:rPr>
            <w:rStyle w:val="Hyperlink"/>
          </w:rPr>
        </w:r>
        <w:r w:rsidRPr="006C18AE">
          <w:rPr>
            <w:rStyle w:val="Hyperlink"/>
          </w:rPr>
          <w:fldChar w:fldCharType="separate"/>
        </w:r>
        <w:r w:rsidRPr="006C18AE">
          <w:rPr>
            <w:rStyle w:val="Hyperlink"/>
          </w:rPr>
          <w:t>Table 13:</w:t>
        </w:r>
        <w:r>
          <w:rPr>
            <w:rFonts w:asciiTheme="minorHAnsi" w:eastAsiaTheme="minorEastAsia" w:hAnsiTheme="minorHAnsi" w:cstheme="minorBidi"/>
            <w:color w:val="auto"/>
            <w:kern w:val="2"/>
            <w:sz w:val="24"/>
            <w:lang w:val="en-GB" w:eastAsia="en-GB"/>
            <w14:ligatures w14:val="standardContextual"/>
          </w:rPr>
          <w:tab/>
        </w:r>
        <w:r w:rsidRPr="006C18AE">
          <w:rPr>
            <w:rStyle w:val="Hyperlink"/>
          </w:rPr>
          <w:t>Biomarker sample collection timepoints – Part B1 (Dose optimization and expansion: 2L+ ccRCC)</w:t>
        </w:r>
        <w:r>
          <w:rPr>
            <w:webHidden/>
          </w:rPr>
          <w:tab/>
        </w:r>
        <w:r>
          <w:rPr>
            <w:webHidden/>
          </w:rPr>
          <w:fldChar w:fldCharType="begin"/>
        </w:r>
        <w:r>
          <w:rPr>
            <w:webHidden/>
          </w:rPr>
          <w:instrText xml:space="preserve"> PAGEREF _Toc232068074 \h </w:instrText>
        </w:r>
      </w:ins>
      <w:r>
        <w:rPr>
          <w:webHidden/>
        </w:rPr>
      </w:r>
      <w:ins w:id="478" w:author="Marmol, Dominika Klaudia" w:date="2026-06-11T10:59:00Z">
        <w:r>
          <w:rPr>
            <w:webHidden/>
          </w:rPr>
          <w:fldChar w:fldCharType="separate"/>
        </w:r>
        <w:r>
          <w:rPr>
            <w:webHidden/>
          </w:rPr>
          <w:t>89</w:t>
        </w:r>
        <w:r>
          <w:rPr>
            <w:webHidden/>
          </w:rPr>
          <w:fldChar w:fldCharType="end"/>
        </w:r>
        <w:r w:rsidRPr="006C18AE">
          <w:rPr>
            <w:rStyle w:val="Hyperlink"/>
          </w:rPr>
          <w:fldChar w:fldCharType="end"/>
        </w:r>
      </w:ins>
    </w:p>
    <w:p w14:paraId="4C2E4F2C" w14:textId="714E0EFE" w:rsidR="00804036" w:rsidRDefault="00E27C57">
      <w:pPr>
        <w:pStyle w:val="TableofFigures"/>
        <w:rPr>
          <w:ins w:id="479" w:author="Marmol, Dominika Klaudia" w:date="2026-06-11T10:59:00Z"/>
          <w:rFonts w:asciiTheme="minorHAnsi" w:eastAsiaTheme="minorEastAsia" w:hAnsiTheme="minorHAnsi" w:cstheme="minorBidi"/>
          <w:color w:val="auto"/>
          <w:kern w:val="2"/>
          <w:sz w:val="24"/>
          <w:lang w:val="en-GB" w:eastAsia="en-GB"/>
          <w14:ligatures w14:val="standardContextual"/>
        </w:rPr>
      </w:pPr>
      <w:ins w:id="480" w:author="Marmol, Dominika Klaudia" w:date="2026-06-11T10:59:00Z">
        <w:r w:rsidRPr="006C18AE">
          <w:rPr>
            <w:rStyle w:val="Hyperlink"/>
          </w:rPr>
          <w:fldChar w:fldCharType="begin"/>
        </w:r>
        <w:r w:rsidRPr="006C18AE">
          <w:rPr>
            <w:rStyle w:val="Hyperlink"/>
          </w:rPr>
          <w:instrText xml:space="preserve"> </w:instrText>
        </w:r>
        <w:r>
          <w:instrText>HYPERLINK \l "_Toc232068075"</w:instrText>
        </w:r>
        <w:r w:rsidRPr="006C18AE">
          <w:rPr>
            <w:rStyle w:val="Hyperlink"/>
          </w:rPr>
          <w:instrText xml:space="preserve"> </w:instrText>
        </w:r>
        <w:r w:rsidRPr="006C18AE">
          <w:rPr>
            <w:rStyle w:val="Hyperlink"/>
          </w:rPr>
        </w:r>
        <w:r w:rsidRPr="006C18AE">
          <w:rPr>
            <w:rStyle w:val="Hyperlink"/>
          </w:rPr>
          <w:fldChar w:fldCharType="separate"/>
        </w:r>
        <w:r w:rsidRPr="006C18AE">
          <w:rPr>
            <w:rStyle w:val="Hyperlink"/>
          </w:rPr>
          <w:t>Table 14:</w:t>
        </w:r>
        <w:r>
          <w:rPr>
            <w:rFonts w:asciiTheme="minorHAnsi" w:eastAsiaTheme="minorEastAsia" w:hAnsiTheme="minorHAnsi" w:cstheme="minorBidi"/>
            <w:color w:val="auto"/>
            <w:kern w:val="2"/>
            <w:sz w:val="24"/>
            <w:lang w:val="en-GB" w:eastAsia="en-GB"/>
            <w14:ligatures w14:val="standardContextual"/>
          </w:rPr>
          <w:tab/>
        </w:r>
        <w:r w:rsidRPr="006C18AE">
          <w:rPr>
            <w:rStyle w:val="Hyperlink"/>
          </w:rPr>
          <w:t>Schedule of activities – Part B2 (Dose optimization and expansion: 2L+ HER2-negative GC/GEJC)</w:t>
        </w:r>
        <w:r>
          <w:rPr>
            <w:webHidden/>
          </w:rPr>
          <w:tab/>
        </w:r>
        <w:r>
          <w:rPr>
            <w:webHidden/>
          </w:rPr>
          <w:fldChar w:fldCharType="begin"/>
        </w:r>
        <w:r>
          <w:rPr>
            <w:webHidden/>
          </w:rPr>
          <w:instrText xml:space="preserve"> PAGEREF _Toc232068075 \h </w:instrText>
        </w:r>
      </w:ins>
      <w:r>
        <w:rPr>
          <w:webHidden/>
        </w:rPr>
      </w:r>
      <w:ins w:id="481" w:author="Marmol, Dominika Klaudia" w:date="2026-06-11T10:59:00Z">
        <w:r>
          <w:rPr>
            <w:webHidden/>
          </w:rPr>
          <w:fldChar w:fldCharType="separate"/>
        </w:r>
        <w:r>
          <w:rPr>
            <w:webHidden/>
          </w:rPr>
          <w:t>90</w:t>
        </w:r>
        <w:r>
          <w:rPr>
            <w:webHidden/>
          </w:rPr>
          <w:fldChar w:fldCharType="end"/>
        </w:r>
        <w:r w:rsidRPr="006C18AE">
          <w:rPr>
            <w:rStyle w:val="Hyperlink"/>
          </w:rPr>
          <w:fldChar w:fldCharType="end"/>
        </w:r>
      </w:ins>
    </w:p>
    <w:p w14:paraId="27A01A09" w14:textId="168BCC06" w:rsidR="00804036" w:rsidRDefault="00E27C57">
      <w:pPr>
        <w:pStyle w:val="TableofFigures"/>
        <w:rPr>
          <w:ins w:id="482" w:author="Marmol, Dominika Klaudia" w:date="2026-06-11T10:59:00Z"/>
          <w:rFonts w:asciiTheme="minorHAnsi" w:eastAsiaTheme="minorEastAsia" w:hAnsiTheme="minorHAnsi" w:cstheme="minorBidi"/>
          <w:color w:val="auto"/>
          <w:kern w:val="2"/>
          <w:sz w:val="24"/>
          <w:lang w:val="en-GB" w:eastAsia="en-GB"/>
          <w14:ligatures w14:val="standardContextual"/>
        </w:rPr>
      </w:pPr>
      <w:ins w:id="483" w:author="Marmol, Dominika Klaudia" w:date="2026-06-11T10:59:00Z">
        <w:r w:rsidRPr="006C18AE">
          <w:rPr>
            <w:rStyle w:val="Hyperlink"/>
          </w:rPr>
          <w:fldChar w:fldCharType="begin"/>
        </w:r>
        <w:r w:rsidRPr="006C18AE">
          <w:rPr>
            <w:rStyle w:val="Hyperlink"/>
          </w:rPr>
          <w:instrText xml:space="preserve"> </w:instrText>
        </w:r>
        <w:r>
          <w:instrText>HYPERLINK \l "_Toc232068076"</w:instrText>
        </w:r>
        <w:r w:rsidRPr="006C18AE">
          <w:rPr>
            <w:rStyle w:val="Hyperlink"/>
          </w:rPr>
          <w:instrText xml:space="preserve"> </w:instrText>
        </w:r>
        <w:r w:rsidRPr="006C18AE">
          <w:rPr>
            <w:rStyle w:val="Hyperlink"/>
          </w:rPr>
        </w:r>
        <w:r w:rsidRPr="006C18AE">
          <w:rPr>
            <w:rStyle w:val="Hyperlink"/>
          </w:rPr>
          <w:fldChar w:fldCharType="separate"/>
        </w:r>
        <w:r w:rsidRPr="006C18AE">
          <w:rPr>
            <w:rStyle w:val="Hyperlink"/>
          </w:rPr>
          <w:t>Table 15:</w:t>
        </w:r>
        <w:r>
          <w:rPr>
            <w:rFonts w:asciiTheme="minorHAnsi" w:eastAsiaTheme="minorEastAsia" w:hAnsiTheme="minorHAnsi" w:cstheme="minorBidi"/>
            <w:color w:val="auto"/>
            <w:kern w:val="2"/>
            <w:sz w:val="24"/>
            <w:lang w:val="en-GB" w:eastAsia="en-GB"/>
            <w14:ligatures w14:val="standardContextual"/>
          </w:rPr>
          <w:tab/>
        </w:r>
        <w:r w:rsidRPr="006C18AE">
          <w:rPr>
            <w:rStyle w:val="Hyperlink"/>
          </w:rPr>
          <w:t>SoC dosing and SoC-related trial procedures – Part B2 (Dose optimization and expansion: 2L+ HER2-negative GC/GEJC)</w:t>
        </w:r>
        <w:r>
          <w:rPr>
            <w:webHidden/>
          </w:rPr>
          <w:tab/>
        </w:r>
        <w:r>
          <w:rPr>
            <w:webHidden/>
          </w:rPr>
          <w:fldChar w:fldCharType="begin"/>
        </w:r>
        <w:r>
          <w:rPr>
            <w:webHidden/>
          </w:rPr>
          <w:instrText xml:space="preserve"> PAGEREF _Toc232068076 \h </w:instrText>
        </w:r>
      </w:ins>
      <w:r>
        <w:rPr>
          <w:webHidden/>
        </w:rPr>
      </w:r>
      <w:ins w:id="484" w:author="Marmol, Dominika Klaudia" w:date="2026-06-11T10:59:00Z">
        <w:r>
          <w:rPr>
            <w:webHidden/>
          </w:rPr>
          <w:fldChar w:fldCharType="separate"/>
        </w:r>
        <w:r>
          <w:rPr>
            <w:webHidden/>
          </w:rPr>
          <w:t>95</w:t>
        </w:r>
        <w:r>
          <w:rPr>
            <w:webHidden/>
          </w:rPr>
          <w:fldChar w:fldCharType="end"/>
        </w:r>
        <w:r w:rsidRPr="006C18AE">
          <w:rPr>
            <w:rStyle w:val="Hyperlink"/>
          </w:rPr>
          <w:fldChar w:fldCharType="end"/>
        </w:r>
      </w:ins>
    </w:p>
    <w:p w14:paraId="441396F2" w14:textId="115C9D82" w:rsidR="00804036" w:rsidRDefault="00E27C57">
      <w:pPr>
        <w:pStyle w:val="TableofFigures"/>
        <w:rPr>
          <w:ins w:id="485" w:author="Marmol, Dominika Klaudia" w:date="2026-06-11T10:59:00Z"/>
          <w:rFonts w:asciiTheme="minorHAnsi" w:eastAsiaTheme="minorEastAsia" w:hAnsiTheme="minorHAnsi" w:cstheme="minorBidi"/>
          <w:color w:val="auto"/>
          <w:kern w:val="2"/>
          <w:sz w:val="24"/>
          <w:lang w:val="en-GB" w:eastAsia="en-GB"/>
          <w14:ligatures w14:val="standardContextual"/>
        </w:rPr>
      </w:pPr>
      <w:ins w:id="486" w:author="Marmol, Dominika Klaudia" w:date="2026-06-11T10:59:00Z">
        <w:r w:rsidRPr="006C18AE">
          <w:rPr>
            <w:rStyle w:val="Hyperlink"/>
          </w:rPr>
          <w:fldChar w:fldCharType="begin"/>
        </w:r>
        <w:r w:rsidRPr="006C18AE">
          <w:rPr>
            <w:rStyle w:val="Hyperlink"/>
          </w:rPr>
          <w:instrText xml:space="preserve"> </w:instrText>
        </w:r>
        <w:r>
          <w:instrText>HYPERLINK \l "_Toc232068077"</w:instrText>
        </w:r>
        <w:r w:rsidRPr="006C18AE">
          <w:rPr>
            <w:rStyle w:val="Hyperlink"/>
          </w:rPr>
          <w:instrText xml:space="preserve"> </w:instrText>
        </w:r>
        <w:r w:rsidRPr="006C18AE">
          <w:rPr>
            <w:rStyle w:val="Hyperlink"/>
          </w:rPr>
        </w:r>
        <w:r w:rsidRPr="006C18AE">
          <w:rPr>
            <w:rStyle w:val="Hyperlink"/>
          </w:rPr>
          <w:fldChar w:fldCharType="separate"/>
        </w:r>
        <w:r w:rsidRPr="006C18AE">
          <w:rPr>
            <w:rStyle w:val="Hyperlink"/>
          </w:rPr>
          <w:t>Table 16:</w:t>
        </w:r>
        <w:r>
          <w:rPr>
            <w:rFonts w:asciiTheme="minorHAnsi" w:eastAsiaTheme="minorEastAsia" w:hAnsiTheme="minorHAnsi" w:cstheme="minorBidi"/>
            <w:color w:val="auto"/>
            <w:kern w:val="2"/>
            <w:sz w:val="24"/>
            <w:lang w:val="en-GB" w:eastAsia="en-GB"/>
            <w14:ligatures w14:val="standardContextual"/>
          </w:rPr>
          <w:tab/>
        </w:r>
        <w:r w:rsidRPr="006C18AE">
          <w:rPr>
            <w:rStyle w:val="Hyperlink"/>
          </w:rPr>
          <w:t>Biomarker sample collection timepoints – Part B2 (Dose optimization and expansion: 2L+ HER2-negative GC/GEJC)</w:t>
        </w:r>
        <w:r>
          <w:rPr>
            <w:webHidden/>
          </w:rPr>
          <w:tab/>
        </w:r>
        <w:r>
          <w:rPr>
            <w:webHidden/>
          </w:rPr>
          <w:fldChar w:fldCharType="begin"/>
        </w:r>
        <w:r>
          <w:rPr>
            <w:webHidden/>
          </w:rPr>
          <w:instrText xml:space="preserve"> PAGEREF _Toc232068077 \h </w:instrText>
        </w:r>
      </w:ins>
      <w:r>
        <w:rPr>
          <w:webHidden/>
        </w:rPr>
      </w:r>
      <w:ins w:id="487" w:author="Marmol, Dominika Klaudia" w:date="2026-06-11T10:59:00Z">
        <w:r>
          <w:rPr>
            <w:webHidden/>
          </w:rPr>
          <w:fldChar w:fldCharType="separate"/>
        </w:r>
        <w:r>
          <w:rPr>
            <w:webHidden/>
          </w:rPr>
          <w:t>96</w:t>
        </w:r>
        <w:r>
          <w:rPr>
            <w:webHidden/>
          </w:rPr>
          <w:fldChar w:fldCharType="end"/>
        </w:r>
        <w:r w:rsidRPr="006C18AE">
          <w:rPr>
            <w:rStyle w:val="Hyperlink"/>
          </w:rPr>
          <w:fldChar w:fldCharType="end"/>
        </w:r>
      </w:ins>
    </w:p>
    <w:p w14:paraId="3E92AD49" w14:textId="623B5B54" w:rsidR="00804036" w:rsidRDefault="00E27C57">
      <w:pPr>
        <w:pStyle w:val="TableofFigures"/>
        <w:rPr>
          <w:ins w:id="488" w:author="Marmol, Dominika Klaudia" w:date="2026-06-11T10:59:00Z"/>
          <w:rFonts w:asciiTheme="minorHAnsi" w:eastAsiaTheme="minorEastAsia" w:hAnsiTheme="minorHAnsi" w:cstheme="minorBidi"/>
          <w:color w:val="auto"/>
          <w:kern w:val="2"/>
          <w:sz w:val="24"/>
          <w:lang w:val="en-GB" w:eastAsia="en-GB"/>
          <w14:ligatures w14:val="standardContextual"/>
        </w:rPr>
      </w:pPr>
      <w:ins w:id="489" w:author="Marmol, Dominika Klaudia" w:date="2026-06-11T10:59:00Z">
        <w:r w:rsidRPr="006C18AE">
          <w:rPr>
            <w:rStyle w:val="Hyperlink"/>
          </w:rPr>
          <w:fldChar w:fldCharType="begin"/>
        </w:r>
        <w:r w:rsidRPr="006C18AE">
          <w:rPr>
            <w:rStyle w:val="Hyperlink"/>
          </w:rPr>
          <w:instrText xml:space="preserve"> </w:instrText>
        </w:r>
        <w:r>
          <w:instrText>HYPERLINK \l "_Toc232068078"</w:instrText>
        </w:r>
        <w:r w:rsidRPr="006C18AE">
          <w:rPr>
            <w:rStyle w:val="Hyperlink"/>
          </w:rPr>
          <w:instrText xml:space="preserve"> </w:instrText>
        </w:r>
        <w:r w:rsidRPr="006C18AE">
          <w:rPr>
            <w:rStyle w:val="Hyperlink"/>
          </w:rPr>
        </w:r>
        <w:r w:rsidRPr="006C18AE">
          <w:rPr>
            <w:rStyle w:val="Hyperlink"/>
          </w:rPr>
          <w:fldChar w:fldCharType="separate"/>
        </w:r>
        <w:r w:rsidRPr="006C18AE">
          <w:rPr>
            <w:rStyle w:val="Hyperlink"/>
          </w:rPr>
          <w:t>Table 17:</w:t>
        </w:r>
        <w:r>
          <w:rPr>
            <w:rFonts w:asciiTheme="minorHAnsi" w:eastAsiaTheme="minorEastAsia" w:hAnsiTheme="minorHAnsi" w:cstheme="minorBidi"/>
            <w:color w:val="auto"/>
            <w:kern w:val="2"/>
            <w:sz w:val="24"/>
            <w:lang w:val="en-GB" w:eastAsia="en-GB"/>
            <w14:ligatures w14:val="standardContextual"/>
          </w:rPr>
          <w:tab/>
        </w:r>
        <w:r w:rsidRPr="006C18AE">
          <w:rPr>
            <w:rStyle w:val="Hyperlink"/>
          </w:rPr>
          <w:t>Schedule of activities – Part B3 (Dose optimization and expansion: 2L+ AGA-negative NSCLC)</w:t>
        </w:r>
        <w:r>
          <w:rPr>
            <w:webHidden/>
          </w:rPr>
          <w:tab/>
        </w:r>
        <w:r>
          <w:rPr>
            <w:webHidden/>
          </w:rPr>
          <w:fldChar w:fldCharType="begin"/>
        </w:r>
        <w:r>
          <w:rPr>
            <w:webHidden/>
          </w:rPr>
          <w:instrText xml:space="preserve"> PAGEREF _Toc232068078 \h </w:instrText>
        </w:r>
      </w:ins>
      <w:r>
        <w:rPr>
          <w:webHidden/>
        </w:rPr>
      </w:r>
      <w:ins w:id="490" w:author="Marmol, Dominika Klaudia" w:date="2026-06-11T10:59:00Z">
        <w:r>
          <w:rPr>
            <w:webHidden/>
          </w:rPr>
          <w:fldChar w:fldCharType="separate"/>
        </w:r>
        <w:r>
          <w:rPr>
            <w:webHidden/>
          </w:rPr>
          <w:t>97</w:t>
        </w:r>
        <w:r>
          <w:rPr>
            <w:webHidden/>
          </w:rPr>
          <w:fldChar w:fldCharType="end"/>
        </w:r>
        <w:r w:rsidRPr="006C18AE">
          <w:rPr>
            <w:rStyle w:val="Hyperlink"/>
          </w:rPr>
          <w:fldChar w:fldCharType="end"/>
        </w:r>
      </w:ins>
    </w:p>
    <w:p w14:paraId="1C0EAE86" w14:textId="122BF2F3" w:rsidR="00804036" w:rsidRDefault="00E27C57">
      <w:pPr>
        <w:pStyle w:val="TableofFigures"/>
        <w:rPr>
          <w:ins w:id="491" w:author="Marmol, Dominika Klaudia" w:date="2026-06-11T10:59:00Z"/>
          <w:rFonts w:asciiTheme="minorHAnsi" w:eastAsiaTheme="minorEastAsia" w:hAnsiTheme="minorHAnsi" w:cstheme="minorBidi"/>
          <w:color w:val="auto"/>
          <w:kern w:val="2"/>
          <w:sz w:val="24"/>
          <w:lang w:val="en-GB" w:eastAsia="en-GB"/>
          <w14:ligatures w14:val="standardContextual"/>
        </w:rPr>
      </w:pPr>
      <w:ins w:id="492" w:author="Marmol, Dominika Klaudia" w:date="2026-06-11T10:59:00Z">
        <w:r w:rsidRPr="006C18AE">
          <w:rPr>
            <w:rStyle w:val="Hyperlink"/>
          </w:rPr>
          <w:fldChar w:fldCharType="begin"/>
        </w:r>
        <w:r w:rsidRPr="006C18AE">
          <w:rPr>
            <w:rStyle w:val="Hyperlink"/>
          </w:rPr>
          <w:instrText xml:space="preserve"> </w:instrText>
        </w:r>
        <w:r>
          <w:instrText>HYPERLINK \l "_Toc232068079"</w:instrText>
        </w:r>
        <w:r w:rsidRPr="006C18AE">
          <w:rPr>
            <w:rStyle w:val="Hyperlink"/>
          </w:rPr>
          <w:instrText xml:space="preserve"> </w:instrText>
        </w:r>
        <w:r w:rsidRPr="006C18AE">
          <w:rPr>
            <w:rStyle w:val="Hyperlink"/>
          </w:rPr>
        </w:r>
        <w:r w:rsidRPr="006C18AE">
          <w:rPr>
            <w:rStyle w:val="Hyperlink"/>
          </w:rPr>
          <w:fldChar w:fldCharType="separate"/>
        </w:r>
        <w:r w:rsidRPr="006C18AE">
          <w:rPr>
            <w:rStyle w:val="Hyperlink"/>
          </w:rPr>
          <w:t>Table 18:</w:t>
        </w:r>
        <w:r>
          <w:rPr>
            <w:rFonts w:asciiTheme="minorHAnsi" w:eastAsiaTheme="minorEastAsia" w:hAnsiTheme="minorHAnsi" w:cstheme="minorBidi"/>
            <w:color w:val="auto"/>
            <w:kern w:val="2"/>
            <w:sz w:val="24"/>
            <w:lang w:val="en-GB" w:eastAsia="en-GB"/>
            <w14:ligatures w14:val="standardContextual"/>
          </w:rPr>
          <w:tab/>
        </w:r>
        <w:r w:rsidRPr="006C18AE">
          <w:rPr>
            <w:rStyle w:val="Hyperlink"/>
          </w:rPr>
          <w:t>SoC dosing and SoC-related trial procedures – Part B3 (Dose optimization and expansion: 2L+ AGA-negative NSCLC)</w:t>
        </w:r>
        <w:r>
          <w:rPr>
            <w:webHidden/>
          </w:rPr>
          <w:tab/>
        </w:r>
        <w:r>
          <w:rPr>
            <w:webHidden/>
          </w:rPr>
          <w:fldChar w:fldCharType="begin"/>
        </w:r>
        <w:r>
          <w:rPr>
            <w:webHidden/>
          </w:rPr>
          <w:instrText xml:space="preserve"> PAGEREF _Toc232068079 \h </w:instrText>
        </w:r>
      </w:ins>
      <w:r>
        <w:rPr>
          <w:webHidden/>
        </w:rPr>
      </w:r>
      <w:ins w:id="493" w:author="Marmol, Dominika Klaudia" w:date="2026-06-11T10:59:00Z">
        <w:r>
          <w:rPr>
            <w:webHidden/>
          </w:rPr>
          <w:fldChar w:fldCharType="separate"/>
        </w:r>
        <w:r>
          <w:rPr>
            <w:webHidden/>
          </w:rPr>
          <w:t>102</w:t>
        </w:r>
        <w:r>
          <w:rPr>
            <w:webHidden/>
          </w:rPr>
          <w:fldChar w:fldCharType="end"/>
        </w:r>
        <w:r w:rsidRPr="006C18AE">
          <w:rPr>
            <w:rStyle w:val="Hyperlink"/>
          </w:rPr>
          <w:fldChar w:fldCharType="end"/>
        </w:r>
      </w:ins>
    </w:p>
    <w:p w14:paraId="7A4A1ED2" w14:textId="0A8E67E2" w:rsidR="00804036" w:rsidRDefault="00E27C57">
      <w:pPr>
        <w:pStyle w:val="TableofFigures"/>
        <w:rPr>
          <w:ins w:id="494" w:author="Marmol, Dominika Klaudia" w:date="2026-06-11T10:59:00Z"/>
          <w:rFonts w:asciiTheme="minorHAnsi" w:eastAsiaTheme="minorEastAsia" w:hAnsiTheme="minorHAnsi" w:cstheme="minorBidi"/>
          <w:color w:val="auto"/>
          <w:kern w:val="2"/>
          <w:sz w:val="24"/>
          <w:lang w:val="en-GB" w:eastAsia="en-GB"/>
          <w14:ligatures w14:val="standardContextual"/>
        </w:rPr>
      </w:pPr>
      <w:ins w:id="495" w:author="Marmol, Dominika Klaudia" w:date="2026-06-11T10:59:00Z">
        <w:r w:rsidRPr="006C18AE">
          <w:rPr>
            <w:rStyle w:val="Hyperlink"/>
          </w:rPr>
          <w:fldChar w:fldCharType="begin"/>
        </w:r>
        <w:r w:rsidRPr="006C18AE">
          <w:rPr>
            <w:rStyle w:val="Hyperlink"/>
          </w:rPr>
          <w:instrText xml:space="preserve"> </w:instrText>
        </w:r>
        <w:r>
          <w:instrText>HYPERLINK \l "_Toc232068080"</w:instrText>
        </w:r>
        <w:r w:rsidRPr="006C18AE">
          <w:rPr>
            <w:rStyle w:val="Hyperlink"/>
          </w:rPr>
          <w:instrText xml:space="preserve"> </w:instrText>
        </w:r>
        <w:r w:rsidRPr="006C18AE">
          <w:rPr>
            <w:rStyle w:val="Hyperlink"/>
          </w:rPr>
        </w:r>
        <w:r w:rsidRPr="006C18AE">
          <w:rPr>
            <w:rStyle w:val="Hyperlink"/>
          </w:rPr>
          <w:fldChar w:fldCharType="separate"/>
        </w:r>
        <w:r w:rsidRPr="006C18AE">
          <w:rPr>
            <w:rStyle w:val="Hyperlink"/>
          </w:rPr>
          <w:t>Table 19:</w:t>
        </w:r>
        <w:r>
          <w:rPr>
            <w:rFonts w:asciiTheme="minorHAnsi" w:eastAsiaTheme="minorEastAsia" w:hAnsiTheme="minorHAnsi" w:cstheme="minorBidi"/>
            <w:color w:val="auto"/>
            <w:kern w:val="2"/>
            <w:sz w:val="24"/>
            <w:lang w:val="en-GB" w:eastAsia="en-GB"/>
            <w14:ligatures w14:val="standardContextual"/>
          </w:rPr>
          <w:tab/>
        </w:r>
        <w:r w:rsidRPr="006C18AE">
          <w:rPr>
            <w:rStyle w:val="Hyperlink"/>
          </w:rPr>
          <w:t>Biomarker sample collection timepoints – Part B3 (Dose optimization and expansion: 2L+ AGA-negative NSCLC) </w:t>
        </w:r>
        <w:r w:rsidRPr="006C18AE">
          <w:rPr>
            <w:rStyle w:val="Hyperlink"/>
            <w:vertAlign w:val="superscript"/>
          </w:rPr>
          <w:t>a</w:t>
        </w:r>
        <w:r>
          <w:rPr>
            <w:webHidden/>
          </w:rPr>
          <w:tab/>
        </w:r>
        <w:r>
          <w:rPr>
            <w:webHidden/>
          </w:rPr>
          <w:fldChar w:fldCharType="begin"/>
        </w:r>
        <w:r>
          <w:rPr>
            <w:webHidden/>
          </w:rPr>
          <w:instrText xml:space="preserve"> PAGEREF _Toc232068080 \h </w:instrText>
        </w:r>
      </w:ins>
      <w:r>
        <w:rPr>
          <w:webHidden/>
        </w:rPr>
      </w:r>
      <w:ins w:id="496" w:author="Marmol, Dominika Klaudia" w:date="2026-06-11T10:59:00Z">
        <w:r>
          <w:rPr>
            <w:webHidden/>
          </w:rPr>
          <w:fldChar w:fldCharType="separate"/>
        </w:r>
        <w:r>
          <w:rPr>
            <w:webHidden/>
          </w:rPr>
          <w:t>103</w:t>
        </w:r>
        <w:r>
          <w:rPr>
            <w:webHidden/>
          </w:rPr>
          <w:fldChar w:fldCharType="end"/>
        </w:r>
        <w:r w:rsidRPr="006C18AE">
          <w:rPr>
            <w:rStyle w:val="Hyperlink"/>
          </w:rPr>
          <w:fldChar w:fldCharType="end"/>
        </w:r>
      </w:ins>
    </w:p>
    <w:p w14:paraId="088D5DD2" w14:textId="2AC95BCA" w:rsidR="00804036" w:rsidRDefault="00E27C57">
      <w:pPr>
        <w:pStyle w:val="TableofFigures"/>
        <w:rPr>
          <w:ins w:id="497" w:author="Marmol, Dominika Klaudia" w:date="2026-06-11T10:59:00Z"/>
          <w:rFonts w:asciiTheme="minorHAnsi" w:eastAsiaTheme="minorEastAsia" w:hAnsiTheme="minorHAnsi" w:cstheme="minorBidi"/>
          <w:color w:val="auto"/>
          <w:kern w:val="2"/>
          <w:sz w:val="24"/>
          <w:lang w:val="en-GB" w:eastAsia="en-GB"/>
          <w14:ligatures w14:val="standardContextual"/>
        </w:rPr>
      </w:pPr>
      <w:ins w:id="498" w:author="Marmol, Dominika Klaudia" w:date="2026-06-11T10:59:00Z">
        <w:r w:rsidRPr="006C18AE">
          <w:rPr>
            <w:rStyle w:val="Hyperlink"/>
          </w:rPr>
          <w:fldChar w:fldCharType="begin"/>
        </w:r>
        <w:r w:rsidRPr="006C18AE">
          <w:rPr>
            <w:rStyle w:val="Hyperlink"/>
          </w:rPr>
          <w:instrText xml:space="preserve"> </w:instrText>
        </w:r>
        <w:r>
          <w:instrText>HYPERLINK \l "_Toc232068081"</w:instrText>
        </w:r>
        <w:r w:rsidRPr="006C18AE">
          <w:rPr>
            <w:rStyle w:val="Hyperlink"/>
          </w:rPr>
          <w:instrText xml:space="preserve"> </w:instrText>
        </w:r>
        <w:r w:rsidRPr="006C18AE">
          <w:rPr>
            <w:rStyle w:val="Hyperlink"/>
          </w:rPr>
        </w:r>
        <w:r w:rsidRPr="006C18AE">
          <w:rPr>
            <w:rStyle w:val="Hyperlink"/>
          </w:rPr>
          <w:fldChar w:fldCharType="separate"/>
        </w:r>
        <w:r w:rsidRPr="006C18AE">
          <w:rPr>
            <w:rStyle w:val="Hyperlink"/>
          </w:rPr>
          <w:t>Table 20:</w:t>
        </w:r>
        <w:r>
          <w:rPr>
            <w:rFonts w:asciiTheme="minorHAnsi" w:eastAsiaTheme="minorEastAsia" w:hAnsiTheme="minorHAnsi" w:cstheme="minorBidi"/>
            <w:color w:val="auto"/>
            <w:kern w:val="2"/>
            <w:sz w:val="24"/>
            <w:lang w:val="en-GB" w:eastAsia="en-GB"/>
            <w14:ligatures w14:val="standardContextual"/>
          </w:rPr>
          <w:tab/>
        </w:r>
        <w:r w:rsidRPr="006C18AE">
          <w:rPr>
            <w:rStyle w:val="Hyperlink"/>
          </w:rPr>
          <w:t>PK/ADA sample collection timepoints – Parts B1, B2, and B3 (Dose optimization and expansion)</w:t>
        </w:r>
        <w:r>
          <w:rPr>
            <w:webHidden/>
          </w:rPr>
          <w:tab/>
        </w:r>
        <w:r>
          <w:rPr>
            <w:webHidden/>
          </w:rPr>
          <w:fldChar w:fldCharType="begin"/>
        </w:r>
        <w:r>
          <w:rPr>
            <w:webHidden/>
          </w:rPr>
          <w:instrText xml:space="preserve"> PAGEREF _Toc232068081 \h </w:instrText>
        </w:r>
      </w:ins>
      <w:r>
        <w:rPr>
          <w:webHidden/>
        </w:rPr>
      </w:r>
      <w:ins w:id="499" w:author="Marmol, Dominika Klaudia" w:date="2026-06-11T10:59:00Z">
        <w:r>
          <w:rPr>
            <w:webHidden/>
          </w:rPr>
          <w:fldChar w:fldCharType="separate"/>
        </w:r>
        <w:r>
          <w:rPr>
            <w:webHidden/>
          </w:rPr>
          <w:t>104</w:t>
        </w:r>
        <w:r>
          <w:rPr>
            <w:webHidden/>
          </w:rPr>
          <w:fldChar w:fldCharType="end"/>
        </w:r>
        <w:r w:rsidRPr="006C18AE">
          <w:rPr>
            <w:rStyle w:val="Hyperlink"/>
          </w:rPr>
          <w:fldChar w:fldCharType="end"/>
        </w:r>
      </w:ins>
    </w:p>
    <w:p w14:paraId="3254FAC3" w14:textId="0592B308" w:rsidR="00804036" w:rsidRDefault="00E27C57">
      <w:pPr>
        <w:pStyle w:val="TableofFigures"/>
        <w:rPr>
          <w:ins w:id="500" w:author="Marmol, Dominika Klaudia" w:date="2026-06-11T10:59:00Z"/>
          <w:rFonts w:asciiTheme="minorHAnsi" w:eastAsiaTheme="minorEastAsia" w:hAnsiTheme="minorHAnsi" w:cstheme="minorBidi"/>
          <w:color w:val="auto"/>
          <w:kern w:val="2"/>
          <w:sz w:val="24"/>
          <w:lang w:val="en-GB" w:eastAsia="en-GB"/>
          <w14:ligatures w14:val="standardContextual"/>
        </w:rPr>
      </w:pPr>
      <w:ins w:id="501" w:author="Marmol, Dominika Klaudia" w:date="2026-06-11T10:59:00Z">
        <w:r w:rsidRPr="006C18AE">
          <w:rPr>
            <w:rStyle w:val="Hyperlink"/>
          </w:rPr>
          <w:fldChar w:fldCharType="begin"/>
        </w:r>
        <w:r w:rsidRPr="006C18AE">
          <w:rPr>
            <w:rStyle w:val="Hyperlink"/>
          </w:rPr>
          <w:instrText xml:space="preserve"> </w:instrText>
        </w:r>
        <w:r>
          <w:instrText>HYPERLINK \l "_Toc232068082"</w:instrText>
        </w:r>
        <w:r w:rsidRPr="006C18AE">
          <w:rPr>
            <w:rStyle w:val="Hyperlink"/>
          </w:rPr>
          <w:instrText xml:space="preserve"> </w:instrText>
        </w:r>
        <w:r w:rsidRPr="006C18AE">
          <w:rPr>
            <w:rStyle w:val="Hyperlink"/>
          </w:rPr>
        </w:r>
        <w:r w:rsidRPr="006C18AE">
          <w:rPr>
            <w:rStyle w:val="Hyperlink"/>
          </w:rPr>
          <w:fldChar w:fldCharType="separate"/>
        </w:r>
        <w:r w:rsidRPr="006C18AE">
          <w:rPr>
            <w:rStyle w:val="Hyperlink"/>
            <w:rFonts w:cs="Arial"/>
          </w:rPr>
          <w:t>Table 21:</w:t>
        </w:r>
        <w:r>
          <w:rPr>
            <w:rFonts w:asciiTheme="minorHAnsi" w:eastAsiaTheme="minorEastAsia" w:hAnsiTheme="minorHAnsi" w:cstheme="minorBidi"/>
            <w:color w:val="auto"/>
            <w:kern w:val="2"/>
            <w:sz w:val="24"/>
            <w:lang w:val="en-GB" w:eastAsia="en-GB"/>
            <w14:ligatures w14:val="standardContextual"/>
          </w:rPr>
          <w:tab/>
        </w:r>
        <w:r w:rsidRPr="006C18AE">
          <w:rPr>
            <w:rStyle w:val="Hyperlink"/>
            <w:rFonts w:cs="Arial"/>
          </w:rPr>
          <w:t>Censoring Algorithm for PFS</w:t>
        </w:r>
        <w:r>
          <w:rPr>
            <w:webHidden/>
          </w:rPr>
          <w:tab/>
        </w:r>
        <w:r>
          <w:rPr>
            <w:webHidden/>
          </w:rPr>
          <w:fldChar w:fldCharType="begin"/>
        </w:r>
        <w:r>
          <w:rPr>
            <w:webHidden/>
          </w:rPr>
          <w:instrText xml:space="preserve"> PAGEREF _Toc232068082 \h </w:instrText>
        </w:r>
      </w:ins>
      <w:r>
        <w:rPr>
          <w:webHidden/>
        </w:rPr>
      </w:r>
      <w:ins w:id="502" w:author="Marmol, Dominika Klaudia" w:date="2026-06-11T10:59:00Z">
        <w:r>
          <w:rPr>
            <w:webHidden/>
          </w:rPr>
          <w:fldChar w:fldCharType="separate"/>
        </w:r>
        <w:r>
          <w:rPr>
            <w:webHidden/>
          </w:rPr>
          <w:t>106</w:t>
        </w:r>
        <w:r>
          <w:rPr>
            <w:webHidden/>
          </w:rPr>
          <w:fldChar w:fldCharType="end"/>
        </w:r>
        <w:r w:rsidRPr="006C18AE">
          <w:rPr>
            <w:rStyle w:val="Hyperlink"/>
          </w:rPr>
          <w:fldChar w:fldCharType="end"/>
        </w:r>
      </w:ins>
    </w:p>
    <w:p w14:paraId="0124CA88" w14:textId="37E719B3" w:rsidR="00804036" w:rsidRDefault="00E27C57">
      <w:pPr>
        <w:pStyle w:val="TableofFigures"/>
        <w:rPr>
          <w:ins w:id="503" w:author="Marmol, Dominika Klaudia" w:date="2026-06-11T10:59:00Z"/>
          <w:rFonts w:asciiTheme="minorHAnsi" w:eastAsiaTheme="minorEastAsia" w:hAnsiTheme="minorHAnsi" w:cstheme="minorBidi"/>
          <w:color w:val="auto"/>
          <w:kern w:val="2"/>
          <w:sz w:val="24"/>
          <w:lang w:val="en-GB" w:eastAsia="en-GB"/>
          <w14:ligatures w14:val="standardContextual"/>
        </w:rPr>
      </w:pPr>
      <w:ins w:id="504" w:author="Marmol, Dominika Klaudia" w:date="2026-06-11T10:59:00Z">
        <w:r w:rsidRPr="006C18AE">
          <w:rPr>
            <w:rStyle w:val="Hyperlink"/>
          </w:rPr>
          <w:fldChar w:fldCharType="begin"/>
        </w:r>
        <w:r w:rsidRPr="006C18AE">
          <w:rPr>
            <w:rStyle w:val="Hyperlink"/>
          </w:rPr>
          <w:instrText xml:space="preserve"> </w:instrText>
        </w:r>
        <w:r>
          <w:instrText>HYPERLINK \l "_Toc232068083"</w:instrText>
        </w:r>
        <w:r w:rsidRPr="006C18AE">
          <w:rPr>
            <w:rStyle w:val="Hyperlink"/>
          </w:rPr>
          <w:instrText xml:space="preserve"> </w:instrText>
        </w:r>
        <w:r w:rsidRPr="006C18AE">
          <w:rPr>
            <w:rStyle w:val="Hyperlink"/>
          </w:rPr>
        </w:r>
        <w:r w:rsidRPr="006C18AE">
          <w:rPr>
            <w:rStyle w:val="Hyperlink"/>
          </w:rPr>
          <w:fldChar w:fldCharType="separate"/>
        </w:r>
        <w:r w:rsidRPr="006C18AE">
          <w:rPr>
            <w:rStyle w:val="Hyperlink"/>
            <w:rFonts w:cs="Arial"/>
          </w:rPr>
          <w:t>Table 22:</w:t>
        </w:r>
        <w:r>
          <w:rPr>
            <w:rFonts w:asciiTheme="minorHAnsi" w:eastAsiaTheme="minorEastAsia" w:hAnsiTheme="minorHAnsi" w:cstheme="minorBidi"/>
            <w:color w:val="auto"/>
            <w:kern w:val="2"/>
            <w:sz w:val="24"/>
            <w:lang w:val="en-GB" w:eastAsia="en-GB"/>
            <w14:ligatures w14:val="standardContextual"/>
          </w:rPr>
          <w:tab/>
        </w:r>
        <w:r w:rsidRPr="006C18AE">
          <w:rPr>
            <w:rStyle w:val="Hyperlink"/>
            <w:rFonts w:cs="Arial"/>
          </w:rPr>
          <w:t>Censoring Algorithm for DoR</w:t>
        </w:r>
        <w:r>
          <w:rPr>
            <w:webHidden/>
          </w:rPr>
          <w:tab/>
        </w:r>
        <w:r>
          <w:rPr>
            <w:webHidden/>
          </w:rPr>
          <w:fldChar w:fldCharType="begin"/>
        </w:r>
        <w:r>
          <w:rPr>
            <w:webHidden/>
          </w:rPr>
          <w:instrText xml:space="preserve"> PAGEREF _Toc232068083 \h </w:instrText>
        </w:r>
      </w:ins>
      <w:r>
        <w:rPr>
          <w:webHidden/>
        </w:rPr>
      </w:r>
      <w:ins w:id="505" w:author="Marmol, Dominika Klaudia" w:date="2026-06-11T10:59:00Z">
        <w:r>
          <w:rPr>
            <w:webHidden/>
          </w:rPr>
          <w:fldChar w:fldCharType="separate"/>
        </w:r>
        <w:r>
          <w:rPr>
            <w:webHidden/>
          </w:rPr>
          <w:t>108</w:t>
        </w:r>
        <w:r>
          <w:rPr>
            <w:webHidden/>
          </w:rPr>
          <w:fldChar w:fldCharType="end"/>
        </w:r>
        <w:r w:rsidRPr="006C18AE">
          <w:rPr>
            <w:rStyle w:val="Hyperlink"/>
          </w:rPr>
          <w:fldChar w:fldCharType="end"/>
        </w:r>
      </w:ins>
    </w:p>
    <w:p w14:paraId="7B7A8604" w14:textId="058E4D3F" w:rsidR="00804036" w:rsidRDefault="00E27C57">
      <w:pPr>
        <w:pStyle w:val="TableofFigures"/>
        <w:rPr>
          <w:ins w:id="506" w:author="Marmol, Dominika Klaudia" w:date="2026-06-11T10:59:00Z"/>
          <w:rFonts w:asciiTheme="minorHAnsi" w:eastAsiaTheme="minorEastAsia" w:hAnsiTheme="minorHAnsi" w:cstheme="minorBidi"/>
          <w:color w:val="auto"/>
          <w:kern w:val="2"/>
          <w:sz w:val="24"/>
          <w:lang w:val="en-GB" w:eastAsia="en-GB"/>
          <w14:ligatures w14:val="standardContextual"/>
        </w:rPr>
      </w:pPr>
      <w:ins w:id="507" w:author="Marmol, Dominika Klaudia" w:date="2026-06-11T10:59:00Z">
        <w:r w:rsidRPr="006C18AE">
          <w:rPr>
            <w:rStyle w:val="Hyperlink"/>
          </w:rPr>
          <w:fldChar w:fldCharType="begin"/>
        </w:r>
        <w:r w:rsidRPr="006C18AE">
          <w:rPr>
            <w:rStyle w:val="Hyperlink"/>
          </w:rPr>
          <w:instrText xml:space="preserve"> </w:instrText>
        </w:r>
        <w:r>
          <w:instrText>HYPERLINK \l "_Toc232068084"</w:instrText>
        </w:r>
        <w:r w:rsidRPr="006C18AE">
          <w:rPr>
            <w:rStyle w:val="Hyperlink"/>
          </w:rPr>
          <w:instrText xml:space="preserve"> </w:instrText>
        </w:r>
        <w:r w:rsidRPr="006C18AE">
          <w:rPr>
            <w:rStyle w:val="Hyperlink"/>
          </w:rPr>
        </w:r>
        <w:r w:rsidRPr="006C18AE">
          <w:rPr>
            <w:rStyle w:val="Hyperlink"/>
          </w:rPr>
          <w:fldChar w:fldCharType="separate"/>
        </w:r>
        <w:r w:rsidRPr="006C18AE">
          <w:rPr>
            <w:rStyle w:val="Hyperlink"/>
          </w:rPr>
          <w:t>Table </w:t>
        </w:r>
        <w:r w:rsidRPr="006C18AE">
          <w:rPr>
            <w:rStyle w:val="Hyperlink"/>
            <w:rFonts w:cs="Arial"/>
          </w:rPr>
          <w:t>23</w:t>
        </w:r>
        <w:r w:rsidRPr="006C18AE">
          <w:rPr>
            <w:rStyle w:val="Hyperlink"/>
          </w:rPr>
          <w:t>:</w:t>
        </w:r>
        <w:r>
          <w:rPr>
            <w:rFonts w:asciiTheme="minorHAnsi" w:eastAsiaTheme="minorEastAsia" w:hAnsiTheme="minorHAnsi" w:cstheme="minorBidi"/>
            <w:color w:val="auto"/>
            <w:kern w:val="2"/>
            <w:sz w:val="24"/>
            <w:lang w:val="en-GB" w:eastAsia="en-GB"/>
            <w14:ligatures w14:val="standardContextual"/>
          </w:rPr>
          <w:tab/>
        </w:r>
        <w:r w:rsidRPr="006C18AE">
          <w:rPr>
            <w:rStyle w:val="Hyperlink"/>
          </w:rPr>
          <w:t>Censoring Algorithm for OS</w:t>
        </w:r>
        <w:r>
          <w:rPr>
            <w:webHidden/>
          </w:rPr>
          <w:tab/>
        </w:r>
        <w:r>
          <w:rPr>
            <w:webHidden/>
          </w:rPr>
          <w:fldChar w:fldCharType="begin"/>
        </w:r>
        <w:r>
          <w:rPr>
            <w:webHidden/>
          </w:rPr>
          <w:instrText xml:space="preserve"> PAGEREF _Toc232068084 \h </w:instrText>
        </w:r>
      </w:ins>
      <w:r>
        <w:rPr>
          <w:webHidden/>
        </w:rPr>
      </w:r>
      <w:ins w:id="508" w:author="Marmol, Dominika Klaudia" w:date="2026-06-11T10:59:00Z">
        <w:r>
          <w:rPr>
            <w:webHidden/>
          </w:rPr>
          <w:fldChar w:fldCharType="separate"/>
        </w:r>
        <w:r>
          <w:rPr>
            <w:webHidden/>
          </w:rPr>
          <w:t>108</w:t>
        </w:r>
        <w:r>
          <w:rPr>
            <w:webHidden/>
          </w:rPr>
          <w:fldChar w:fldCharType="end"/>
        </w:r>
        <w:r w:rsidRPr="006C18AE">
          <w:rPr>
            <w:rStyle w:val="Hyperlink"/>
          </w:rPr>
          <w:fldChar w:fldCharType="end"/>
        </w:r>
      </w:ins>
    </w:p>
    <w:p w14:paraId="267433A7" w14:textId="19B82E78" w:rsidR="00804036" w:rsidRDefault="00E27C57">
      <w:pPr>
        <w:pStyle w:val="TableofFigures"/>
        <w:rPr>
          <w:ins w:id="509" w:author="Marmol, Dominika Klaudia" w:date="2026-06-11T10:59:00Z"/>
          <w:rFonts w:asciiTheme="minorHAnsi" w:eastAsiaTheme="minorEastAsia" w:hAnsiTheme="minorHAnsi" w:cstheme="minorBidi"/>
          <w:color w:val="auto"/>
          <w:kern w:val="2"/>
          <w:sz w:val="24"/>
          <w:lang w:val="en-GB" w:eastAsia="en-GB"/>
          <w14:ligatures w14:val="standardContextual"/>
        </w:rPr>
      </w:pPr>
      <w:ins w:id="510" w:author="Marmol, Dominika Klaudia" w:date="2026-06-11T10:59:00Z">
        <w:r w:rsidRPr="006C18AE">
          <w:rPr>
            <w:rStyle w:val="Hyperlink"/>
          </w:rPr>
          <w:fldChar w:fldCharType="begin"/>
        </w:r>
        <w:r w:rsidRPr="006C18AE">
          <w:rPr>
            <w:rStyle w:val="Hyperlink"/>
          </w:rPr>
          <w:instrText xml:space="preserve"> </w:instrText>
        </w:r>
        <w:r>
          <w:instrText>HYPERLINK \l "_Toc232068085"</w:instrText>
        </w:r>
        <w:r w:rsidRPr="006C18AE">
          <w:rPr>
            <w:rStyle w:val="Hyperlink"/>
          </w:rPr>
          <w:instrText xml:space="preserve"> </w:instrText>
        </w:r>
        <w:r w:rsidRPr="006C18AE">
          <w:rPr>
            <w:rStyle w:val="Hyperlink"/>
          </w:rPr>
        </w:r>
        <w:r w:rsidRPr="006C18AE">
          <w:rPr>
            <w:rStyle w:val="Hyperlink"/>
          </w:rPr>
          <w:fldChar w:fldCharType="separate"/>
        </w:r>
        <w:r w:rsidRPr="006C18AE">
          <w:rPr>
            <w:rStyle w:val="Hyperlink"/>
            <w:rFonts w:cs="Arial"/>
          </w:rPr>
          <w:t>Table 24:</w:t>
        </w:r>
        <w:r>
          <w:rPr>
            <w:rFonts w:asciiTheme="minorHAnsi" w:eastAsiaTheme="minorEastAsia" w:hAnsiTheme="minorHAnsi" w:cstheme="minorBidi"/>
            <w:color w:val="auto"/>
            <w:kern w:val="2"/>
            <w:sz w:val="24"/>
            <w:lang w:val="en-GB" w:eastAsia="en-GB"/>
            <w14:ligatures w14:val="standardContextual"/>
          </w:rPr>
          <w:tab/>
        </w:r>
        <w:r w:rsidRPr="006C18AE">
          <w:rPr>
            <w:rStyle w:val="Hyperlink"/>
            <w:rFonts w:cs="Arial"/>
          </w:rPr>
          <w:t>Date Imputation Rules</w:t>
        </w:r>
        <w:r>
          <w:rPr>
            <w:webHidden/>
          </w:rPr>
          <w:tab/>
        </w:r>
        <w:r>
          <w:rPr>
            <w:webHidden/>
          </w:rPr>
          <w:fldChar w:fldCharType="begin"/>
        </w:r>
        <w:r>
          <w:rPr>
            <w:webHidden/>
          </w:rPr>
          <w:instrText xml:space="preserve"> PAGEREF _Toc232068085 \h </w:instrText>
        </w:r>
      </w:ins>
      <w:r>
        <w:rPr>
          <w:webHidden/>
        </w:rPr>
      </w:r>
      <w:ins w:id="511" w:author="Marmol, Dominika Klaudia" w:date="2026-06-11T10:59:00Z">
        <w:r>
          <w:rPr>
            <w:webHidden/>
          </w:rPr>
          <w:fldChar w:fldCharType="separate"/>
        </w:r>
        <w:r>
          <w:rPr>
            <w:webHidden/>
          </w:rPr>
          <w:t>112</w:t>
        </w:r>
        <w:r>
          <w:rPr>
            <w:webHidden/>
          </w:rPr>
          <w:fldChar w:fldCharType="end"/>
        </w:r>
        <w:r w:rsidRPr="006C18AE">
          <w:rPr>
            <w:rStyle w:val="Hyperlink"/>
          </w:rPr>
          <w:fldChar w:fldCharType="end"/>
        </w:r>
      </w:ins>
    </w:p>
    <w:p w14:paraId="52EE57C5" w14:textId="0295C023" w:rsidR="00804036" w:rsidRDefault="00E27C57">
      <w:pPr>
        <w:pStyle w:val="TableofFigures"/>
        <w:rPr>
          <w:ins w:id="512" w:author="Marmol, Dominika Klaudia" w:date="2026-06-11T10:59:00Z"/>
          <w:rFonts w:asciiTheme="minorHAnsi" w:eastAsiaTheme="minorEastAsia" w:hAnsiTheme="minorHAnsi" w:cstheme="minorBidi"/>
          <w:color w:val="auto"/>
          <w:kern w:val="2"/>
          <w:sz w:val="24"/>
          <w:lang w:val="en-GB" w:eastAsia="en-GB"/>
          <w14:ligatures w14:val="standardContextual"/>
        </w:rPr>
      </w:pPr>
      <w:ins w:id="513" w:author="Marmol, Dominika Klaudia" w:date="2026-06-11T10:59:00Z">
        <w:r w:rsidRPr="006C18AE">
          <w:rPr>
            <w:rStyle w:val="Hyperlink"/>
          </w:rPr>
          <w:fldChar w:fldCharType="begin"/>
        </w:r>
        <w:r w:rsidRPr="006C18AE">
          <w:rPr>
            <w:rStyle w:val="Hyperlink"/>
          </w:rPr>
          <w:instrText xml:space="preserve"> </w:instrText>
        </w:r>
        <w:r>
          <w:instrText>HYPERLINK \l "_Toc232068086"</w:instrText>
        </w:r>
        <w:r w:rsidRPr="006C18AE">
          <w:rPr>
            <w:rStyle w:val="Hyperlink"/>
          </w:rPr>
          <w:instrText xml:space="preserve"> </w:instrText>
        </w:r>
        <w:r w:rsidRPr="006C18AE">
          <w:rPr>
            <w:rStyle w:val="Hyperlink"/>
          </w:rPr>
        </w:r>
        <w:r w:rsidRPr="006C18AE">
          <w:rPr>
            <w:rStyle w:val="Hyperlink"/>
          </w:rPr>
          <w:fldChar w:fldCharType="separate"/>
        </w:r>
        <w:r w:rsidRPr="006C18AE">
          <w:rPr>
            <w:rStyle w:val="Hyperlink"/>
            <w:rFonts w:cs="Arial"/>
          </w:rPr>
          <w:t>Table 25</w:t>
        </w:r>
        <w:r w:rsidRPr="006C18AE">
          <w:rPr>
            <w:rStyle w:val="Hyperlink"/>
          </w:rPr>
          <w:t>:</w:t>
        </w:r>
        <w:r>
          <w:rPr>
            <w:rFonts w:asciiTheme="minorHAnsi" w:eastAsiaTheme="minorEastAsia" w:hAnsiTheme="minorHAnsi" w:cstheme="minorBidi"/>
            <w:color w:val="auto"/>
            <w:kern w:val="2"/>
            <w:sz w:val="24"/>
            <w:lang w:val="en-GB" w:eastAsia="en-GB"/>
            <w14:ligatures w14:val="standardContextual"/>
          </w:rPr>
          <w:tab/>
        </w:r>
        <w:r w:rsidRPr="006C18AE">
          <w:rPr>
            <w:rStyle w:val="Hyperlink"/>
            <w:rFonts w:cs="Arial"/>
          </w:rPr>
          <w:t>Objectives, Endpoints/Estimands and Methods of Analysis – Part A (Dose escalation)</w:t>
        </w:r>
        <w:r>
          <w:rPr>
            <w:webHidden/>
          </w:rPr>
          <w:tab/>
        </w:r>
        <w:r>
          <w:rPr>
            <w:webHidden/>
          </w:rPr>
          <w:fldChar w:fldCharType="begin"/>
        </w:r>
        <w:r>
          <w:rPr>
            <w:webHidden/>
          </w:rPr>
          <w:instrText xml:space="preserve"> PAGEREF _Toc232068086 \h </w:instrText>
        </w:r>
      </w:ins>
      <w:r>
        <w:rPr>
          <w:webHidden/>
        </w:rPr>
      </w:r>
      <w:ins w:id="514" w:author="Marmol, Dominika Klaudia" w:date="2026-06-11T10:59:00Z">
        <w:r>
          <w:rPr>
            <w:webHidden/>
          </w:rPr>
          <w:fldChar w:fldCharType="separate"/>
        </w:r>
        <w:r>
          <w:rPr>
            <w:webHidden/>
          </w:rPr>
          <w:t>115</w:t>
        </w:r>
        <w:r>
          <w:rPr>
            <w:webHidden/>
          </w:rPr>
          <w:fldChar w:fldCharType="end"/>
        </w:r>
        <w:r w:rsidRPr="006C18AE">
          <w:rPr>
            <w:rStyle w:val="Hyperlink"/>
          </w:rPr>
          <w:fldChar w:fldCharType="end"/>
        </w:r>
      </w:ins>
    </w:p>
    <w:p w14:paraId="1CAA130F" w14:textId="6DD95601" w:rsidR="00804036" w:rsidRDefault="00E27C57">
      <w:pPr>
        <w:pStyle w:val="TableofFigures"/>
        <w:rPr>
          <w:ins w:id="515" w:author="Marmol, Dominika Klaudia" w:date="2026-06-11T10:59:00Z"/>
          <w:rFonts w:asciiTheme="minorHAnsi" w:eastAsiaTheme="minorEastAsia" w:hAnsiTheme="minorHAnsi" w:cstheme="minorBidi"/>
          <w:color w:val="auto"/>
          <w:kern w:val="2"/>
          <w:sz w:val="24"/>
          <w:lang w:val="en-GB" w:eastAsia="en-GB"/>
          <w14:ligatures w14:val="standardContextual"/>
        </w:rPr>
      </w:pPr>
      <w:ins w:id="516" w:author="Marmol, Dominika Klaudia" w:date="2026-06-11T10:59:00Z">
        <w:r w:rsidRPr="006C18AE">
          <w:rPr>
            <w:rStyle w:val="Hyperlink"/>
          </w:rPr>
          <w:fldChar w:fldCharType="begin"/>
        </w:r>
        <w:r w:rsidRPr="006C18AE">
          <w:rPr>
            <w:rStyle w:val="Hyperlink"/>
          </w:rPr>
          <w:instrText xml:space="preserve"> </w:instrText>
        </w:r>
        <w:r>
          <w:instrText>HYPERLINK \l "_Toc232068087"</w:instrText>
        </w:r>
        <w:r w:rsidRPr="006C18AE">
          <w:rPr>
            <w:rStyle w:val="Hyperlink"/>
          </w:rPr>
          <w:instrText xml:space="preserve"> </w:instrText>
        </w:r>
        <w:r w:rsidRPr="006C18AE">
          <w:rPr>
            <w:rStyle w:val="Hyperlink"/>
          </w:rPr>
        </w:r>
        <w:r w:rsidRPr="006C18AE">
          <w:rPr>
            <w:rStyle w:val="Hyperlink"/>
          </w:rPr>
          <w:fldChar w:fldCharType="separate"/>
        </w:r>
        <w:r w:rsidRPr="006C18AE">
          <w:rPr>
            <w:rStyle w:val="Hyperlink"/>
            <w:rFonts w:cs="Arial"/>
          </w:rPr>
          <w:t>Table 26</w:t>
        </w:r>
        <w:r w:rsidRPr="006C18AE">
          <w:rPr>
            <w:rStyle w:val="Hyperlink"/>
          </w:rPr>
          <w:t>:</w:t>
        </w:r>
        <w:r>
          <w:rPr>
            <w:rFonts w:asciiTheme="minorHAnsi" w:eastAsiaTheme="minorEastAsia" w:hAnsiTheme="minorHAnsi" w:cstheme="minorBidi"/>
            <w:color w:val="auto"/>
            <w:kern w:val="2"/>
            <w:sz w:val="24"/>
            <w:lang w:val="en-GB" w:eastAsia="en-GB"/>
            <w14:ligatures w14:val="standardContextual"/>
          </w:rPr>
          <w:tab/>
        </w:r>
        <w:r w:rsidRPr="006C18AE">
          <w:rPr>
            <w:rStyle w:val="Hyperlink"/>
            <w:rFonts w:cs="Arial"/>
          </w:rPr>
          <w:t>Objectives, Endpoints/Estimands and Methods of Analysis – Part B1, B2, B3</w:t>
        </w:r>
        <w:r>
          <w:rPr>
            <w:webHidden/>
          </w:rPr>
          <w:tab/>
        </w:r>
        <w:r>
          <w:rPr>
            <w:webHidden/>
          </w:rPr>
          <w:fldChar w:fldCharType="begin"/>
        </w:r>
        <w:r>
          <w:rPr>
            <w:webHidden/>
          </w:rPr>
          <w:instrText xml:space="preserve"> PAGEREF _Toc232068087 \h </w:instrText>
        </w:r>
      </w:ins>
      <w:r>
        <w:rPr>
          <w:webHidden/>
        </w:rPr>
      </w:r>
      <w:ins w:id="517" w:author="Marmol, Dominika Klaudia" w:date="2026-06-11T10:59:00Z">
        <w:r>
          <w:rPr>
            <w:webHidden/>
          </w:rPr>
          <w:fldChar w:fldCharType="separate"/>
        </w:r>
        <w:r>
          <w:rPr>
            <w:webHidden/>
          </w:rPr>
          <w:t>117</w:t>
        </w:r>
        <w:r>
          <w:rPr>
            <w:webHidden/>
          </w:rPr>
          <w:fldChar w:fldCharType="end"/>
        </w:r>
        <w:r w:rsidRPr="006C18AE">
          <w:rPr>
            <w:rStyle w:val="Hyperlink"/>
          </w:rPr>
          <w:fldChar w:fldCharType="end"/>
        </w:r>
      </w:ins>
    </w:p>
    <w:p w14:paraId="43A9EEE8" w14:textId="3C7CD0CA" w:rsidR="00804036" w:rsidRDefault="00E27C57">
      <w:pPr>
        <w:pStyle w:val="TableofFigures"/>
        <w:rPr>
          <w:ins w:id="518" w:author="Marmol, Dominika Klaudia" w:date="2026-06-11T10:59:00Z"/>
          <w:rFonts w:asciiTheme="minorHAnsi" w:eastAsiaTheme="minorEastAsia" w:hAnsiTheme="minorHAnsi" w:cstheme="minorBidi"/>
          <w:color w:val="auto"/>
          <w:kern w:val="2"/>
          <w:sz w:val="24"/>
          <w:lang w:val="en-GB" w:eastAsia="en-GB"/>
          <w14:ligatures w14:val="standardContextual"/>
        </w:rPr>
      </w:pPr>
      <w:ins w:id="519" w:author="Marmol, Dominika Klaudia" w:date="2026-06-11T10:59:00Z">
        <w:r w:rsidRPr="006C18AE">
          <w:rPr>
            <w:rStyle w:val="Hyperlink"/>
          </w:rPr>
          <w:fldChar w:fldCharType="begin"/>
        </w:r>
        <w:r w:rsidRPr="006C18AE">
          <w:rPr>
            <w:rStyle w:val="Hyperlink"/>
          </w:rPr>
          <w:instrText xml:space="preserve"> </w:instrText>
        </w:r>
        <w:r>
          <w:instrText>HYPERLINK \l "_Toc232068088"</w:instrText>
        </w:r>
        <w:r w:rsidRPr="006C18AE">
          <w:rPr>
            <w:rStyle w:val="Hyperlink"/>
          </w:rPr>
          <w:instrText xml:space="preserve"> </w:instrText>
        </w:r>
        <w:r w:rsidRPr="006C18AE">
          <w:rPr>
            <w:rStyle w:val="Hyperlink"/>
          </w:rPr>
        </w:r>
        <w:r w:rsidRPr="006C18AE">
          <w:rPr>
            <w:rStyle w:val="Hyperlink"/>
          </w:rPr>
          <w:fldChar w:fldCharType="separate"/>
        </w:r>
        <w:r w:rsidRPr="006C18AE">
          <w:rPr>
            <w:rStyle w:val="Hyperlink"/>
            <w:rFonts w:cs="Arial"/>
          </w:rPr>
          <w:t>Table 27:</w:t>
        </w:r>
        <w:r>
          <w:rPr>
            <w:rFonts w:asciiTheme="minorHAnsi" w:eastAsiaTheme="minorEastAsia" w:hAnsiTheme="minorHAnsi" w:cstheme="minorBidi"/>
            <w:color w:val="auto"/>
            <w:kern w:val="2"/>
            <w:sz w:val="24"/>
            <w:lang w:val="en-GB" w:eastAsia="en-GB"/>
            <w14:ligatures w14:val="standardContextual"/>
          </w:rPr>
          <w:tab/>
        </w:r>
        <w:r w:rsidRPr="006C18AE">
          <w:rPr>
            <w:rStyle w:val="Hyperlink"/>
            <w:rFonts w:cs="Arial"/>
            <w:lang w:val="en-GB"/>
          </w:rPr>
          <w:t>RECIST version 1.1 guidelines</w:t>
        </w:r>
        <w:r>
          <w:rPr>
            <w:webHidden/>
          </w:rPr>
          <w:tab/>
        </w:r>
        <w:r>
          <w:rPr>
            <w:webHidden/>
          </w:rPr>
          <w:fldChar w:fldCharType="begin"/>
        </w:r>
        <w:r>
          <w:rPr>
            <w:webHidden/>
          </w:rPr>
          <w:instrText xml:space="preserve"> PAGEREF _Toc232068088 \h </w:instrText>
        </w:r>
      </w:ins>
      <w:r>
        <w:rPr>
          <w:webHidden/>
        </w:rPr>
      </w:r>
      <w:ins w:id="520" w:author="Marmol, Dominika Klaudia" w:date="2026-06-11T10:59:00Z">
        <w:r>
          <w:rPr>
            <w:webHidden/>
          </w:rPr>
          <w:fldChar w:fldCharType="separate"/>
        </w:r>
        <w:r>
          <w:rPr>
            <w:webHidden/>
          </w:rPr>
          <w:t>120</w:t>
        </w:r>
        <w:r>
          <w:rPr>
            <w:webHidden/>
          </w:rPr>
          <w:fldChar w:fldCharType="end"/>
        </w:r>
        <w:r w:rsidRPr="006C18AE">
          <w:rPr>
            <w:rStyle w:val="Hyperlink"/>
          </w:rPr>
          <w:fldChar w:fldCharType="end"/>
        </w:r>
      </w:ins>
    </w:p>
    <w:p w14:paraId="693F068E" w14:textId="35E5B87D" w:rsidR="00804036" w:rsidRDefault="00E27C57">
      <w:pPr>
        <w:pStyle w:val="TableofFigures"/>
        <w:rPr>
          <w:ins w:id="521" w:author="Marmol, Dominika Klaudia" w:date="2026-06-11T10:59:00Z"/>
          <w:rFonts w:asciiTheme="minorHAnsi" w:eastAsiaTheme="minorEastAsia" w:hAnsiTheme="minorHAnsi" w:cstheme="minorBidi"/>
          <w:color w:val="auto"/>
          <w:kern w:val="2"/>
          <w:sz w:val="24"/>
          <w:lang w:val="en-GB" w:eastAsia="en-GB"/>
          <w14:ligatures w14:val="standardContextual"/>
        </w:rPr>
      </w:pPr>
      <w:ins w:id="522" w:author="Marmol, Dominika Klaudia" w:date="2026-06-11T10:59:00Z">
        <w:r w:rsidRPr="006C18AE">
          <w:rPr>
            <w:rStyle w:val="Hyperlink"/>
          </w:rPr>
          <w:fldChar w:fldCharType="begin"/>
        </w:r>
        <w:r w:rsidRPr="006C18AE">
          <w:rPr>
            <w:rStyle w:val="Hyperlink"/>
          </w:rPr>
          <w:instrText xml:space="preserve"> </w:instrText>
        </w:r>
        <w:r>
          <w:instrText>HYPERLINK \l "_Toc232068089"</w:instrText>
        </w:r>
        <w:r w:rsidRPr="006C18AE">
          <w:rPr>
            <w:rStyle w:val="Hyperlink"/>
          </w:rPr>
          <w:instrText xml:space="preserve"> </w:instrText>
        </w:r>
        <w:r w:rsidRPr="006C18AE">
          <w:rPr>
            <w:rStyle w:val="Hyperlink"/>
          </w:rPr>
        </w:r>
        <w:r w:rsidRPr="006C18AE">
          <w:rPr>
            <w:rStyle w:val="Hyperlink"/>
          </w:rPr>
          <w:fldChar w:fldCharType="separate"/>
        </w:r>
        <w:r w:rsidRPr="006C18AE">
          <w:rPr>
            <w:rStyle w:val="Hyperlink"/>
            <w:rFonts w:cs="Arial"/>
          </w:rPr>
          <w:t>Table 28:</w:t>
        </w:r>
        <w:r>
          <w:rPr>
            <w:rFonts w:asciiTheme="minorHAnsi" w:eastAsiaTheme="minorEastAsia" w:hAnsiTheme="minorHAnsi" w:cstheme="minorBidi"/>
            <w:color w:val="auto"/>
            <w:kern w:val="2"/>
            <w:sz w:val="24"/>
            <w:lang w:val="en-GB" w:eastAsia="en-GB"/>
            <w14:ligatures w14:val="standardContextual"/>
          </w:rPr>
          <w:tab/>
        </w:r>
        <w:r w:rsidRPr="006C18AE">
          <w:rPr>
            <w:rStyle w:val="Hyperlink"/>
            <w:rFonts w:cs="Arial"/>
          </w:rPr>
          <w:t>Derivation Rules for Confirmed Response</w:t>
        </w:r>
        <w:r>
          <w:rPr>
            <w:webHidden/>
          </w:rPr>
          <w:tab/>
        </w:r>
        <w:r>
          <w:rPr>
            <w:webHidden/>
          </w:rPr>
          <w:fldChar w:fldCharType="begin"/>
        </w:r>
        <w:r>
          <w:rPr>
            <w:webHidden/>
          </w:rPr>
          <w:instrText xml:space="preserve"> PAGEREF _Toc232068089 \h </w:instrText>
        </w:r>
      </w:ins>
      <w:r>
        <w:rPr>
          <w:webHidden/>
        </w:rPr>
      </w:r>
      <w:ins w:id="523" w:author="Marmol, Dominika Klaudia" w:date="2026-06-11T10:59:00Z">
        <w:r>
          <w:rPr>
            <w:webHidden/>
          </w:rPr>
          <w:fldChar w:fldCharType="separate"/>
        </w:r>
        <w:r>
          <w:rPr>
            <w:webHidden/>
          </w:rPr>
          <w:t>122</w:t>
        </w:r>
        <w:r>
          <w:rPr>
            <w:webHidden/>
          </w:rPr>
          <w:fldChar w:fldCharType="end"/>
        </w:r>
        <w:r w:rsidRPr="006C18AE">
          <w:rPr>
            <w:rStyle w:val="Hyperlink"/>
          </w:rPr>
          <w:fldChar w:fldCharType="end"/>
        </w:r>
      </w:ins>
    </w:p>
    <w:p w14:paraId="78B8E65B" w14:textId="31EB7258" w:rsidR="00F518D2" w:rsidRDefault="00E27C57">
      <w:pPr>
        <w:pStyle w:val="TableofFigures"/>
        <w:rPr>
          <w:del w:id="524" w:author="Marmol, Dominika Klaudia" w:date="2026-06-11T10:59:00Z"/>
          <w:rFonts w:asciiTheme="minorHAnsi" w:eastAsiaTheme="minorEastAsia" w:hAnsiTheme="minorHAnsi" w:cstheme="minorBidi"/>
          <w:color w:val="auto"/>
          <w:kern w:val="2"/>
          <w:sz w:val="24"/>
          <w:lang w:val="en-GB" w:eastAsia="en-GB"/>
          <w14:ligatures w14:val="standardContextual"/>
        </w:rPr>
      </w:pPr>
      <w:del w:id="525" w:author="Marmol, Dominika Klaudia" w:date="2026-06-11T10:59:00Z">
        <w:r w:rsidRPr="00804036">
          <w:rPr>
            <w:rStyle w:val="Hyperlink"/>
            <w:rFonts w:cs="Arial"/>
          </w:rPr>
          <w:delText>Table 1:</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Fonts w:cs="Arial"/>
          </w:rPr>
          <w:delText>Objectives and Endpoints - Part A (Dose escalation)</w:delText>
        </w:r>
        <w:r>
          <w:rPr>
            <w:webHidden/>
          </w:rPr>
          <w:tab/>
          <w:delText>13</w:delText>
        </w:r>
      </w:del>
    </w:p>
    <w:p w14:paraId="686A22B9" w14:textId="6D055D6D" w:rsidR="00F518D2" w:rsidRDefault="00E27C57">
      <w:pPr>
        <w:pStyle w:val="TableofFigures"/>
        <w:rPr>
          <w:del w:id="526" w:author="Marmol, Dominika Klaudia" w:date="2026-06-11T10:59:00Z"/>
          <w:rFonts w:asciiTheme="minorHAnsi" w:eastAsiaTheme="minorEastAsia" w:hAnsiTheme="minorHAnsi" w:cstheme="minorBidi"/>
          <w:color w:val="auto"/>
          <w:kern w:val="2"/>
          <w:sz w:val="24"/>
          <w:lang w:val="en-GB" w:eastAsia="en-GB"/>
          <w14:ligatures w14:val="standardContextual"/>
        </w:rPr>
      </w:pPr>
      <w:del w:id="527" w:author="Marmol, Dominika Klaudia" w:date="2026-06-11T10:59:00Z">
        <w:r w:rsidRPr="00804036">
          <w:rPr>
            <w:rStyle w:val="Hyperlink"/>
            <w:rFonts w:cs="Arial"/>
          </w:rPr>
          <w:delText>Table 2:</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Fonts w:cs="Arial"/>
          </w:rPr>
          <w:delText>Objectives and Endpoints - Parts B1, B2, and B3 (Dose optimization and expansion: 2L+ ccRCC, 2L+ HER2-negative GC/GEJC, and 2L+ AGA-negative NSCLC)</w:delText>
        </w:r>
        <w:r>
          <w:rPr>
            <w:webHidden/>
          </w:rPr>
          <w:tab/>
          <w:delText>15</w:delText>
        </w:r>
      </w:del>
    </w:p>
    <w:p w14:paraId="4AC3022D" w14:textId="2FDB5CFE" w:rsidR="00F518D2" w:rsidRDefault="00E27C57">
      <w:pPr>
        <w:pStyle w:val="TableofFigures"/>
        <w:rPr>
          <w:del w:id="528" w:author="Marmol, Dominika Klaudia" w:date="2026-06-11T10:59:00Z"/>
          <w:rFonts w:asciiTheme="minorHAnsi" w:eastAsiaTheme="minorEastAsia" w:hAnsiTheme="minorHAnsi" w:cstheme="minorBidi"/>
          <w:color w:val="auto"/>
          <w:kern w:val="2"/>
          <w:sz w:val="24"/>
          <w:lang w:val="en-GB" w:eastAsia="en-GB"/>
          <w14:ligatures w14:val="standardContextual"/>
        </w:rPr>
      </w:pPr>
      <w:del w:id="529" w:author="Marmol, Dominika Klaudia" w:date="2026-06-11T10:59:00Z">
        <w:r w:rsidRPr="00804036">
          <w:rPr>
            <w:rStyle w:val="Hyperlink"/>
          </w:rPr>
          <w:delText>Table 3:</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Pr>
          <w:delText>Overview of dose groups, populations, and trial treatments – All parts</w:delText>
        </w:r>
        <w:r>
          <w:rPr>
            <w:webHidden/>
          </w:rPr>
          <w:tab/>
          <w:delText>21</w:delText>
        </w:r>
      </w:del>
    </w:p>
    <w:p w14:paraId="36375290" w14:textId="25C48EDB" w:rsidR="00F518D2" w:rsidRDefault="00E27C57">
      <w:pPr>
        <w:pStyle w:val="TableofFigures"/>
        <w:rPr>
          <w:del w:id="530" w:author="Marmol, Dominika Klaudia" w:date="2026-06-11T10:59:00Z"/>
          <w:rFonts w:asciiTheme="minorHAnsi" w:eastAsiaTheme="minorEastAsia" w:hAnsiTheme="minorHAnsi" w:cstheme="minorBidi"/>
          <w:color w:val="auto"/>
          <w:kern w:val="2"/>
          <w:sz w:val="24"/>
          <w:lang w:val="en-GB" w:eastAsia="en-GB"/>
          <w14:ligatures w14:val="standardContextual"/>
        </w:rPr>
      </w:pPr>
      <w:del w:id="531" w:author="Marmol, Dominika Klaudia" w:date="2026-06-11T10:59:00Z">
        <w:r w:rsidRPr="00804036">
          <w:rPr>
            <w:rStyle w:val="Hyperlink"/>
            <w:rFonts w:cs="Arial"/>
          </w:rPr>
          <w:delText>Table 4:</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Fonts w:cs="Arial"/>
          </w:rPr>
          <w:delText>IMP and chemotherapy – All parts</w:delText>
        </w:r>
        <w:r>
          <w:rPr>
            <w:webHidden/>
          </w:rPr>
          <w:tab/>
          <w:delText>22</w:delText>
        </w:r>
      </w:del>
    </w:p>
    <w:p w14:paraId="03672C77" w14:textId="76642935" w:rsidR="00F518D2" w:rsidRDefault="00E27C57">
      <w:pPr>
        <w:pStyle w:val="TableofFigures"/>
        <w:rPr>
          <w:del w:id="532" w:author="Marmol, Dominika Klaudia" w:date="2026-06-11T10:59:00Z"/>
          <w:rFonts w:asciiTheme="minorHAnsi" w:eastAsiaTheme="minorEastAsia" w:hAnsiTheme="minorHAnsi" w:cstheme="minorBidi"/>
          <w:color w:val="auto"/>
          <w:kern w:val="2"/>
          <w:sz w:val="24"/>
          <w:lang w:val="en-GB" w:eastAsia="en-GB"/>
          <w14:ligatures w14:val="standardContextual"/>
        </w:rPr>
      </w:pPr>
      <w:del w:id="533" w:author="Marmol, Dominika Klaudia" w:date="2026-06-11T10:59:00Z">
        <w:r w:rsidRPr="00804036">
          <w:rPr>
            <w:rStyle w:val="Hyperlink"/>
            <w:rFonts w:cs="Arial"/>
          </w:rPr>
          <w:delText>Table 5:</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Fonts w:cs="Arial"/>
          </w:rPr>
          <w:delText>Definition of response (RECIST Criteria v1.1)</w:delText>
        </w:r>
        <w:r>
          <w:rPr>
            <w:webHidden/>
          </w:rPr>
          <w:tab/>
          <w:delText>42</w:delText>
        </w:r>
      </w:del>
    </w:p>
    <w:p w14:paraId="28219604" w14:textId="364D37A6" w:rsidR="00F518D2" w:rsidRDefault="00E27C57">
      <w:pPr>
        <w:pStyle w:val="TableofFigures"/>
        <w:rPr>
          <w:del w:id="534" w:author="Marmol, Dominika Klaudia" w:date="2026-06-11T10:59:00Z"/>
          <w:rFonts w:asciiTheme="minorHAnsi" w:eastAsiaTheme="minorEastAsia" w:hAnsiTheme="minorHAnsi" w:cstheme="minorBidi"/>
          <w:color w:val="auto"/>
          <w:kern w:val="2"/>
          <w:sz w:val="24"/>
          <w:lang w:val="en-GB" w:eastAsia="en-GB"/>
          <w14:ligatures w14:val="standardContextual"/>
        </w:rPr>
      </w:pPr>
      <w:del w:id="535" w:author="Marmol, Dominika Klaudia" w:date="2026-06-11T10:59:00Z">
        <w:r w:rsidRPr="00804036">
          <w:rPr>
            <w:rStyle w:val="Hyperlink"/>
            <w:rFonts w:cs="Arial"/>
          </w:rPr>
          <w:delText>Table 6:</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Fonts w:cs="Arial"/>
          </w:rPr>
          <w:delText>ADA Categories- Definitions</w:delText>
        </w:r>
        <w:r>
          <w:rPr>
            <w:webHidden/>
          </w:rPr>
          <w:tab/>
          <w:delText>53</w:delText>
        </w:r>
      </w:del>
    </w:p>
    <w:p w14:paraId="2B84E78E" w14:textId="7CE41128" w:rsidR="00F518D2" w:rsidRDefault="00E27C57">
      <w:pPr>
        <w:pStyle w:val="TableofFigures"/>
        <w:rPr>
          <w:del w:id="536" w:author="Marmol, Dominika Klaudia" w:date="2026-06-11T10:59:00Z"/>
          <w:rFonts w:asciiTheme="minorHAnsi" w:eastAsiaTheme="minorEastAsia" w:hAnsiTheme="minorHAnsi" w:cstheme="minorBidi"/>
          <w:color w:val="auto"/>
          <w:kern w:val="2"/>
          <w:sz w:val="24"/>
          <w:lang w:val="en-GB" w:eastAsia="en-GB"/>
          <w14:ligatures w14:val="standardContextual"/>
        </w:rPr>
      </w:pPr>
      <w:del w:id="537" w:author="Marmol, Dominika Klaudia" w:date="2026-06-11T10:59:00Z">
        <w:r w:rsidRPr="00804036">
          <w:rPr>
            <w:rStyle w:val="Hyperlink"/>
          </w:rPr>
          <w:delText>Table 7:</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Pr>
          <w:delText>ORR probability thresholds</w:delText>
        </w:r>
        <w:r>
          <w:rPr>
            <w:webHidden/>
          </w:rPr>
          <w:tab/>
          <w:delText>63</w:delText>
        </w:r>
      </w:del>
    </w:p>
    <w:p w14:paraId="24B3ECBB" w14:textId="0D35FBC4" w:rsidR="00F518D2" w:rsidRDefault="00E27C57">
      <w:pPr>
        <w:pStyle w:val="TableofFigures"/>
        <w:rPr>
          <w:del w:id="538" w:author="Marmol, Dominika Klaudia" w:date="2026-06-11T10:59:00Z"/>
          <w:rFonts w:asciiTheme="minorHAnsi" w:eastAsiaTheme="minorEastAsia" w:hAnsiTheme="minorHAnsi" w:cstheme="minorBidi"/>
          <w:color w:val="auto"/>
          <w:kern w:val="2"/>
          <w:sz w:val="24"/>
          <w:lang w:val="en-GB" w:eastAsia="en-GB"/>
          <w14:ligatures w14:val="standardContextual"/>
        </w:rPr>
      </w:pPr>
      <w:del w:id="539" w:author="Marmol, Dominika Klaudia" w:date="2026-06-11T10:59:00Z">
        <w:r w:rsidRPr="00804036">
          <w:rPr>
            <w:rStyle w:val="Hyperlink"/>
            <w:rFonts w:cs="Arial"/>
          </w:rPr>
          <w:delText>Table 8:</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Fonts w:cs="Arial"/>
          </w:rPr>
          <w:delText>Schedule of activities – Part A (Dose escalation)</w:delText>
        </w:r>
        <w:r>
          <w:rPr>
            <w:webHidden/>
          </w:rPr>
          <w:tab/>
          <w:delText>66</w:delText>
        </w:r>
      </w:del>
    </w:p>
    <w:p w14:paraId="258D99FA" w14:textId="4FFACBAD" w:rsidR="00F518D2" w:rsidRDefault="00E27C57">
      <w:pPr>
        <w:pStyle w:val="TableofFigures"/>
        <w:rPr>
          <w:del w:id="540" w:author="Marmol, Dominika Klaudia" w:date="2026-06-11T10:59:00Z"/>
          <w:rFonts w:asciiTheme="minorHAnsi" w:eastAsiaTheme="minorEastAsia" w:hAnsiTheme="minorHAnsi" w:cstheme="minorBidi"/>
          <w:color w:val="auto"/>
          <w:kern w:val="2"/>
          <w:sz w:val="24"/>
          <w:lang w:val="en-GB" w:eastAsia="en-GB"/>
          <w14:ligatures w14:val="standardContextual"/>
        </w:rPr>
      </w:pPr>
      <w:del w:id="541" w:author="Marmol, Dominika Klaudia" w:date="2026-06-11T10:59:00Z">
        <w:r w:rsidRPr="00804036">
          <w:rPr>
            <w:rStyle w:val="Hyperlink"/>
          </w:rPr>
          <w:delText>Table 9:</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Pr>
          <w:delText>Schedule of activities – Part A (Re-treatment for intra-participant dose escalation)</w:delText>
        </w:r>
        <w:r>
          <w:rPr>
            <w:webHidden/>
          </w:rPr>
          <w:tab/>
          <w:delText>73</w:delText>
        </w:r>
      </w:del>
    </w:p>
    <w:p w14:paraId="4458CFB5" w14:textId="7A506441" w:rsidR="00F518D2" w:rsidRDefault="00E27C57">
      <w:pPr>
        <w:pStyle w:val="TableofFigures"/>
        <w:rPr>
          <w:del w:id="542" w:author="Marmol, Dominika Klaudia" w:date="2026-06-11T10:59:00Z"/>
          <w:rFonts w:asciiTheme="minorHAnsi" w:eastAsiaTheme="minorEastAsia" w:hAnsiTheme="minorHAnsi" w:cstheme="minorBidi"/>
          <w:color w:val="auto"/>
          <w:kern w:val="2"/>
          <w:sz w:val="24"/>
          <w:lang w:val="en-GB" w:eastAsia="en-GB"/>
          <w14:ligatures w14:val="standardContextual"/>
        </w:rPr>
      </w:pPr>
      <w:del w:id="543" w:author="Marmol, Dominika Klaudia" w:date="2026-06-11T10:59:00Z">
        <w:r w:rsidRPr="00804036">
          <w:rPr>
            <w:rStyle w:val="Hyperlink"/>
            <w:rFonts w:cs="Arial"/>
            <w:bCs/>
          </w:rPr>
          <w:delText>Table 10:</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Fonts w:cs="Arial"/>
            <w:bCs/>
            <w:lang w:eastAsia="en-GB"/>
          </w:rPr>
          <w:delText>PK /ADA Sample collection timepoints – Part A (Dose escalation)</w:delText>
        </w:r>
        <w:r>
          <w:rPr>
            <w:webHidden/>
          </w:rPr>
          <w:tab/>
          <w:delText>77</w:delText>
        </w:r>
      </w:del>
    </w:p>
    <w:p w14:paraId="1E251BF6" w14:textId="02F7927D" w:rsidR="00F518D2" w:rsidRDefault="00E27C57">
      <w:pPr>
        <w:pStyle w:val="TableofFigures"/>
        <w:rPr>
          <w:del w:id="544" w:author="Marmol, Dominika Klaudia" w:date="2026-06-11T10:59:00Z"/>
          <w:rFonts w:asciiTheme="minorHAnsi" w:eastAsiaTheme="minorEastAsia" w:hAnsiTheme="minorHAnsi" w:cstheme="minorBidi"/>
          <w:color w:val="auto"/>
          <w:kern w:val="2"/>
          <w:sz w:val="24"/>
          <w:lang w:val="en-GB" w:eastAsia="en-GB"/>
          <w14:ligatures w14:val="standardContextual"/>
        </w:rPr>
      </w:pPr>
      <w:del w:id="545" w:author="Marmol, Dominika Klaudia" w:date="2026-06-11T10:59:00Z">
        <w:r w:rsidRPr="00804036">
          <w:rPr>
            <w:rStyle w:val="Hyperlink"/>
          </w:rPr>
          <w:delText>Table 11:</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Pr>
          <w:delText>Biomarker sample collection timepoints – Part A (Dose escalation)</w:delText>
        </w:r>
        <w:r>
          <w:rPr>
            <w:webHidden/>
          </w:rPr>
          <w:tab/>
          <w:delText>80</w:delText>
        </w:r>
      </w:del>
    </w:p>
    <w:p w14:paraId="10AE719B" w14:textId="1139211D" w:rsidR="00F518D2" w:rsidRDefault="00E27C57">
      <w:pPr>
        <w:pStyle w:val="TableofFigures"/>
        <w:rPr>
          <w:del w:id="546" w:author="Marmol, Dominika Klaudia" w:date="2026-06-11T10:59:00Z"/>
          <w:rFonts w:asciiTheme="minorHAnsi" w:eastAsiaTheme="minorEastAsia" w:hAnsiTheme="minorHAnsi" w:cstheme="minorBidi"/>
          <w:color w:val="auto"/>
          <w:kern w:val="2"/>
          <w:sz w:val="24"/>
          <w:lang w:val="en-GB" w:eastAsia="en-GB"/>
          <w14:ligatures w14:val="standardContextual"/>
        </w:rPr>
      </w:pPr>
      <w:del w:id="547" w:author="Marmol, Dominika Klaudia" w:date="2026-06-11T10:59:00Z">
        <w:r w:rsidRPr="00804036">
          <w:rPr>
            <w:rStyle w:val="Hyperlink"/>
          </w:rPr>
          <w:delText>Table 12:</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Pr>
          <w:delText>Schedule of activities – Part B1 (Dose optimization and expansion: 2L+ ccRCC)</w:delText>
        </w:r>
        <w:r>
          <w:rPr>
            <w:webHidden/>
          </w:rPr>
          <w:tab/>
          <w:delText>81</w:delText>
        </w:r>
      </w:del>
    </w:p>
    <w:p w14:paraId="0F48F47E" w14:textId="1E0E9FFB" w:rsidR="00F518D2" w:rsidRDefault="00E27C57">
      <w:pPr>
        <w:pStyle w:val="TableofFigures"/>
        <w:rPr>
          <w:del w:id="548" w:author="Marmol, Dominika Klaudia" w:date="2026-06-11T10:59:00Z"/>
          <w:rFonts w:asciiTheme="minorHAnsi" w:eastAsiaTheme="minorEastAsia" w:hAnsiTheme="minorHAnsi" w:cstheme="minorBidi"/>
          <w:color w:val="auto"/>
          <w:kern w:val="2"/>
          <w:sz w:val="24"/>
          <w:lang w:val="en-GB" w:eastAsia="en-GB"/>
          <w14:ligatures w14:val="standardContextual"/>
        </w:rPr>
      </w:pPr>
      <w:del w:id="549" w:author="Marmol, Dominika Klaudia" w:date="2026-06-11T10:59:00Z">
        <w:r w:rsidRPr="00804036">
          <w:rPr>
            <w:rStyle w:val="Hyperlink"/>
          </w:rPr>
          <w:delText>Table 13:</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Pr>
          <w:delText>Biomarker sample collection timepoints – Part B1 (Dose optimization and expansion: 2L+ ccRCC)</w:delText>
        </w:r>
        <w:r>
          <w:rPr>
            <w:webHidden/>
          </w:rPr>
          <w:tab/>
          <w:delText>86</w:delText>
        </w:r>
      </w:del>
    </w:p>
    <w:p w14:paraId="7CD84D8D" w14:textId="13AACD32" w:rsidR="00F518D2" w:rsidRDefault="00E27C57">
      <w:pPr>
        <w:pStyle w:val="TableofFigures"/>
        <w:rPr>
          <w:del w:id="550" w:author="Marmol, Dominika Klaudia" w:date="2026-06-11T10:59:00Z"/>
          <w:rFonts w:asciiTheme="minorHAnsi" w:eastAsiaTheme="minorEastAsia" w:hAnsiTheme="minorHAnsi" w:cstheme="minorBidi"/>
          <w:color w:val="auto"/>
          <w:kern w:val="2"/>
          <w:sz w:val="24"/>
          <w:lang w:val="en-GB" w:eastAsia="en-GB"/>
          <w14:ligatures w14:val="standardContextual"/>
        </w:rPr>
      </w:pPr>
      <w:del w:id="551" w:author="Marmol, Dominika Klaudia" w:date="2026-06-11T10:59:00Z">
        <w:r w:rsidRPr="00804036">
          <w:rPr>
            <w:rStyle w:val="Hyperlink"/>
          </w:rPr>
          <w:delText>Table 14:</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Pr>
          <w:delText>Schedule of activities – Part B2 (Dose optimization and expansion: 2L+ HER2-negative GC/GEJC)</w:delText>
        </w:r>
        <w:r>
          <w:rPr>
            <w:webHidden/>
          </w:rPr>
          <w:tab/>
          <w:delText>87</w:delText>
        </w:r>
      </w:del>
    </w:p>
    <w:p w14:paraId="11241AE1" w14:textId="53EBC6F4" w:rsidR="00F518D2" w:rsidRDefault="00E27C57">
      <w:pPr>
        <w:pStyle w:val="TableofFigures"/>
        <w:rPr>
          <w:del w:id="552" w:author="Marmol, Dominika Klaudia" w:date="2026-06-11T10:59:00Z"/>
          <w:rFonts w:asciiTheme="minorHAnsi" w:eastAsiaTheme="minorEastAsia" w:hAnsiTheme="minorHAnsi" w:cstheme="minorBidi"/>
          <w:color w:val="auto"/>
          <w:kern w:val="2"/>
          <w:sz w:val="24"/>
          <w:lang w:val="en-GB" w:eastAsia="en-GB"/>
          <w14:ligatures w14:val="standardContextual"/>
        </w:rPr>
      </w:pPr>
      <w:del w:id="553" w:author="Marmol, Dominika Klaudia" w:date="2026-06-11T10:59:00Z">
        <w:r w:rsidRPr="00804036">
          <w:rPr>
            <w:rStyle w:val="Hyperlink"/>
          </w:rPr>
          <w:delText>Table 15:</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Pr>
          <w:delText>SoC dosing and SoC-related trial procedures – Part B2 (Dose optimization and expansion: 2L+ HER2-negative GC/GEJC)</w:delText>
        </w:r>
        <w:r>
          <w:rPr>
            <w:webHidden/>
          </w:rPr>
          <w:tab/>
          <w:delText>92</w:delText>
        </w:r>
      </w:del>
    </w:p>
    <w:p w14:paraId="3127D892" w14:textId="7EF89C58" w:rsidR="00F518D2" w:rsidRDefault="00E27C57">
      <w:pPr>
        <w:pStyle w:val="TableofFigures"/>
        <w:rPr>
          <w:del w:id="554" w:author="Marmol, Dominika Klaudia" w:date="2026-06-11T10:59:00Z"/>
          <w:rFonts w:asciiTheme="minorHAnsi" w:eastAsiaTheme="minorEastAsia" w:hAnsiTheme="minorHAnsi" w:cstheme="minorBidi"/>
          <w:color w:val="auto"/>
          <w:kern w:val="2"/>
          <w:sz w:val="24"/>
          <w:lang w:val="en-GB" w:eastAsia="en-GB"/>
          <w14:ligatures w14:val="standardContextual"/>
        </w:rPr>
      </w:pPr>
      <w:del w:id="555" w:author="Marmol, Dominika Klaudia" w:date="2026-06-11T10:59:00Z">
        <w:r w:rsidRPr="00804036">
          <w:rPr>
            <w:rStyle w:val="Hyperlink"/>
          </w:rPr>
          <w:delText>Table 16:</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Pr>
          <w:delText>Biomarker sample collection timepoints – Part B2 (Dose optimization and expansion: 2L+ HER2-negative GC/GEJC)</w:delText>
        </w:r>
        <w:r>
          <w:rPr>
            <w:webHidden/>
          </w:rPr>
          <w:tab/>
          <w:delText>93</w:delText>
        </w:r>
      </w:del>
    </w:p>
    <w:p w14:paraId="60AC20AB" w14:textId="19A84E00" w:rsidR="00F518D2" w:rsidRDefault="00E27C57">
      <w:pPr>
        <w:pStyle w:val="TableofFigures"/>
        <w:rPr>
          <w:del w:id="556" w:author="Marmol, Dominika Klaudia" w:date="2026-06-11T10:59:00Z"/>
          <w:rFonts w:asciiTheme="minorHAnsi" w:eastAsiaTheme="minorEastAsia" w:hAnsiTheme="minorHAnsi" w:cstheme="minorBidi"/>
          <w:color w:val="auto"/>
          <w:kern w:val="2"/>
          <w:sz w:val="24"/>
          <w:lang w:val="en-GB" w:eastAsia="en-GB"/>
          <w14:ligatures w14:val="standardContextual"/>
        </w:rPr>
      </w:pPr>
      <w:del w:id="557" w:author="Marmol, Dominika Klaudia" w:date="2026-06-11T10:59:00Z">
        <w:r w:rsidRPr="00804036">
          <w:rPr>
            <w:rStyle w:val="Hyperlink"/>
          </w:rPr>
          <w:delText>Table 17:</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Pr>
          <w:delText>Schedule of activities – Part B3 (Dose optimization and expansion: 2L+ AGA-negative NSCLC)</w:delText>
        </w:r>
        <w:r>
          <w:rPr>
            <w:webHidden/>
          </w:rPr>
          <w:tab/>
          <w:delText>94</w:delText>
        </w:r>
      </w:del>
    </w:p>
    <w:p w14:paraId="466E32D6" w14:textId="0CBF30CA" w:rsidR="00F518D2" w:rsidRDefault="00E27C57">
      <w:pPr>
        <w:pStyle w:val="TableofFigures"/>
        <w:rPr>
          <w:del w:id="558" w:author="Marmol, Dominika Klaudia" w:date="2026-06-11T10:59:00Z"/>
          <w:rFonts w:asciiTheme="minorHAnsi" w:eastAsiaTheme="minorEastAsia" w:hAnsiTheme="minorHAnsi" w:cstheme="minorBidi"/>
          <w:color w:val="auto"/>
          <w:kern w:val="2"/>
          <w:sz w:val="24"/>
          <w:lang w:val="en-GB" w:eastAsia="en-GB"/>
          <w14:ligatures w14:val="standardContextual"/>
        </w:rPr>
      </w:pPr>
      <w:del w:id="559" w:author="Marmol, Dominika Klaudia" w:date="2026-06-11T10:59:00Z">
        <w:r w:rsidRPr="00804036">
          <w:rPr>
            <w:rStyle w:val="Hyperlink"/>
          </w:rPr>
          <w:delText>Table 18:</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Pr>
          <w:delText>SoC dosing and SoC-related trial procedures – Part B3 (Dose optimization and expansion: 2L+ AGA-negative NSCLC)</w:delText>
        </w:r>
        <w:r>
          <w:rPr>
            <w:webHidden/>
          </w:rPr>
          <w:tab/>
          <w:delText>99</w:delText>
        </w:r>
      </w:del>
    </w:p>
    <w:p w14:paraId="0CA1191B" w14:textId="69D523D4" w:rsidR="00F518D2" w:rsidRDefault="00E27C57">
      <w:pPr>
        <w:pStyle w:val="TableofFigures"/>
        <w:rPr>
          <w:del w:id="560" w:author="Marmol, Dominika Klaudia" w:date="2026-06-11T10:59:00Z"/>
          <w:rFonts w:asciiTheme="minorHAnsi" w:eastAsiaTheme="minorEastAsia" w:hAnsiTheme="minorHAnsi" w:cstheme="minorBidi"/>
          <w:color w:val="auto"/>
          <w:kern w:val="2"/>
          <w:sz w:val="24"/>
          <w:lang w:val="en-GB" w:eastAsia="en-GB"/>
          <w14:ligatures w14:val="standardContextual"/>
        </w:rPr>
      </w:pPr>
      <w:del w:id="561" w:author="Marmol, Dominika Klaudia" w:date="2026-06-11T10:59:00Z">
        <w:r w:rsidRPr="00804036">
          <w:rPr>
            <w:rStyle w:val="Hyperlink"/>
          </w:rPr>
          <w:delText>Table 19:</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Pr>
          <w:delText>Biomarker sample collection timepoints – Part B3 (Dose optimization and expansion: 2L+ AGA-negative NSCLC) </w:delText>
        </w:r>
        <w:r w:rsidRPr="00804036">
          <w:rPr>
            <w:rStyle w:val="Hyperlink"/>
            <w:vertAlign w:val="superscript"/>
          </w:rPr>
          <w:delText>a</w:delText>
        </w:r>
        <w:r>
          <w:rPr>
            <w:webHidden/>
          </w:rPr>
          <w:tab/>
          <w:delText>100</w:delText>
        </w:r>
      </w:del>
    </w:p>
    <w:p w14:paraId="1B4CE0BA" w14:textId="57C87FA8" w:rsidR="00F518D2" w:rsidRDefault="00E27C57">
      <w:pPr>
        <w:pStyle w:val="TableofFigures"/>
        <w:rPr>
          <w:del w:id="562" w:author="Marmol, Dominika Klaudia" w:date="2026-06-11T10:59:00Z"/>
          <w:rFonts w:asciiTheme="minorHAnsi" w:eastAsiaTheme="minorEastAsia" w:hAnsiTheme="minorHAnsi" w:cstheme="minorBidi"/>
          <w:color w:val="auto"/>
          <w:kern w:val="2"/>
          <w:sz w:val="24"/>
          <w:lang w:val="en-GB" w:eastAsia="en-GB"/>
          <w14:ligatures w14:val="standardContextual"/>
        </w:rPr>
      </w:pPr>
      <w:del w:id="563" w:author="Marmol, Dominika Klaudia" w:date="2026-06-11T10:59:00Z">
        <w:r w:rsidRPr="00804036">
          <w:rPr>
            <w:rStyle w:val="Hyperlink"/>
          </w:rPr>
          <w:delText>Table 20:</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Pr>
          <w:delText>PK/ADA sample collection timepoints – Parts B1, B2, and B3 (Dose optimization and expansion)</w:delText>
        </w:r>
        <w:r>
          <w:rPr>
            <w:webHidden/>
          </w:rPr>
          <w:tab/>
          <w:delText>101</w:delText>
        </w:r>
      </w:del>
    </w:p>
    <w:p w14:paraId="6F55F0B9" w14:textId="30BC9BEB" w:rsidR="00F518D2" w:rsidRDefault="00E27C57">
      <w:pPr>
        <w:pStyle w:val="TableofFigures"/>
        <w:rPr>
          <w:del w:id="564" w:author="Marmol, Dominika Klaudia" w:date="2026-06-11T10:59:00Z"/>
          <w:rFonts w:asciiTheme="minorHAnsi" w:eastAsiaTheme="minorEastAsia" w:hAnsiTheme="minorHAnsi" w:cstheme="minorBidi"/>
          <w:color w:val="auto"/>
          <w:kern w:val="2"/>
          <w:sz w:val="24"/>
          <w:lang w:val="en-GB" w:eastAsia="en-GB"/>
          <w14:ligatures w14:val="standardContextual"/>
        </w:rPr>
      </w:pPr>
      <w:del w:id="565" w:author="Marmol, Dominika Klaudia" w:date="2026-06-11T10:59:00Z">
        <w:r w:rsidRPr="00804036">
          <w:rPr>
            <w:rStyle w:val="Hyperlink"/>
            <w:rFonts w:cs="Arial"/>
          </w:rPr>
          <w:delText>Table 21:</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Fonts w:cs="Arial"/>
          </w:rPr>
          <w:delText>Censoring Algorithm for PFS</w:delText>
        </w:r>
        <w:r>
          <w:rPr>
            <w:webHidden/>
          </w:rPr>
          <w:tab/>
          <w:delText>103</w:delText>
        </w:r>
      </w:del>
    </w:p>
    <w:p w14:paraId="4F00C90A" w14:textId="1334A47F" w:rsidR="00F518D2" w:rsidRDefault="00E27C57">
      <w:pPr>
        <w:pStyle w:val="TableofFigures"/>
        <w:rPr>
          <w:del w:id="566" w:author="Marmol, Dominika Klaudia" w:date="2026-06-11T10:59:00Z"/>
          <w:rFonts w:asciiTheme="minorHAnsi" w:eastAsiaTheme="minorEastAsia" w:hAnsiTheme="minorHAnsi" w:cstheme="minorBidi"/>
          <w:color w:val="auto"/>
          <w:kern w:val="2"/>
          <w:sz w:val="24"/>
          <w:lang w:val="en-GB" w:eastAsia="en-GB"/>
          <w14:ligatures w14:val="standardContextual"/>
        </w:rPr>
      </w:pPr>
      <w:del w:id="567" w:author="Marmol, Dominika Klaudia" w:date="2026-06-11T10:59:00Z">
        <w:r w:rsidRPr="00804036">
          <w:rPr>
            <w:rStyle w:val="Hyperlink"/>
            <w:rFonts w:cs="Arial"/>
          </w:rPr>
          <w:delText>Table 22:</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Fonts w:cs="Arial"/>
          </w:rPr>
          <w:delText>Censoring Algorithm for DoR</w:delText>
        </w:r>
        <w:r>
          <w:rPr>
            <w:webHidden/>
          </w:rPr>
          <w:tab/>
          <w:delText>105</w:delText>
        </w:r>
      </w:del>
    </w:p>
    <w:p w14:paraId="6C2D6AC2" w14:textId="55BDB2AD" w:rsidR="00F518D2" w:rsidRDefault="00E27C57">
      <w:pPr>
        <w:pStyle w:val="TableofFigures"/>
        <w:rPr>
          <w:del w:id="568" w:author="Marmol, Dominika Klaudia" w:date="2026-06-11T10:59:00Z"/>
          <w:rFonts w:asciiTheme="minorHAnsi" w:eastAsiaTheme="minorEastAsia" w:hAnsiTheme="minorHAnsi" w:cstheme="minorBidi"/>
          <w:color w:val="auto"/>
          <w:kern w:val="2"/>
          <w:sz w:val="24"/>
          <w:lang w:val="en-GB" w:eastAsia="en-GB"/>
          <w14:ligatures w14:val="standardContextual"/>
        </w:rPr>
      </w:pPr>
      <w:del w:id="569" w:author="Marmol, Dominika Klaudia" w:date="2026-06-11T10:59:00Z">
        <w:r w:rsidRPr="00804036">
          <w:rPr>
            <w:rStyle w:val="Hyperlink"/>
          </w:rPr>
          <w:delText>Table </w:delText>
        </w:r>
        <w:r w:rsidRPr="00804036">
          <w:rPr>
            <w:rStyle w:val="Hyperlink"/>
            <w:rFonts w:cs="Arial"/>
          </w:rPr>
          <w:delText>23</w:delText>
        </w:r>
        <w:r w:rsidRPr="00804036">
          <w:rPr>
            <w:rStyle w:val="Hyperlink"/>
          </w:rPr>
          <w:delText>:</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Pr>
          <w:delText>Censoring Algorithm for OS</w:delText>
        </w:r>
        <w:r>
          <w:rPr>
            <w:webHidden/>
          </w:rPr>
          <w:tab/>
          <w:delText>105</w:delText>
        </w:r>
      </w:del>
    </w:p>
    <w:p w14:paraId="2565846C" w14:textId="167F9972" w:rsidR="00F518D2" w:rsidRDefault="00E27C57">
      <w:pPr>
        <w:pStyle w:val="TableofFigures"/>
        <w:rPr>
          <w:del w:id="570" w:author="Marmol, Dominika Klaudia" w:date="2026-06-11T10:59:00Z"/>
          <w:rFonts w:asciiTheme="minorHAnsi" w:eastAsiaTheme="minorEastAsia" w:hAnsiTheme="minorHAnsi" w:cstheme="minorBidi"/>
          <w:color w:val="auto"/>
          <w:kern w:val="2"/>
          <w:sz w:val="24"/>
          <w:lang w:val="en-GB" w:eastAsia="en-GB"/>
          <w14:ligatures w14:val="standardContextual"/>
        </w:rPr>
      </w:pPr>
      <w:del w:id="571" w:author="Marmol, Dominika Klaudia" w:date="2026-06-11T10:59:00Z">
        <w:r w:rsidRPr="00804036">
          <w:rPr>
            <w:rStyle w:val="Hyperlink"/>
            <w:rFonts w:cs="Arial"/>
          </w:rPr>
          <w:delText>Table 24:</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Fonts w:cs="Arial"/>
          </w:rPr>
          <w:delText>Date Imputation Rules</w:delText>
        </w:r>
        <w:r>
          <w:rPr>
            <w:webHidden/>
          </w:rPr>
          <w:tab/>
          <w:delText>109</w:delText>
        </w:r>
      </w:del>
    </w:p>
    <w:p w14:paraId="4295E519" w14:textId="3C0B2C79" w:rsidR="00F518D2" w:rsidRDefault="00E27C57">
      <w:pPr>
        <w:pStyle w:val="TableofFigures"/>
        <w:rPr>
          <w:del w:id="572" w:author="Marmol, Dominika Klaudia" w:date="2026-06-11T10:59:00Z"/>
          <w:rFonts w:asciiTheme="minorHAnsi" w:eastAsiaTheme="minorEastAsia" w:hAnsiTheme="minorHAnsi" w:cstheme="minorBidi"/>
          <w:color w:val="auto"/>
          <w:kern w:val="2"/>
          <w:sz w:val="24"/>
          <w:lang w:val="en-GB" w:eastAsia="en-GB"/>
          <w14:ligatures w14:val="standardContextual"/>
        </w:rPr>
      </w:pPr>
      <w:del w:id="573" w:author="Marmol, Dominika Klaudia" w:date="2026-06-11T10:59:00Z">
        <w:r w:rsidRPr="00804036">
          <w:rPr>
            <w:rStyle w:val="Hyperlink"/>
            <w:rFonts w:cs="Arial"/>
          </w:rPr>
          <w:delText>Table 25</w:delText>
        </w:r>
        <w:r w:rsidRPr="00804036">
          <w:rPr>
            <w:rStyle w:val="Hyperlink"/>
          </w:rPr>
          <w:delText>:</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Fonts w:cs="Arial"/>
          </w:rPr>
          <w:delText>Objectives, Endpoints/Estimands and Methods of Analysis – Part A (Dose escalation)</w:delText>
        </w:r>
        <w:r>
          <w:rPr>
            <w:webHidden/>
          </w:rPr>
          <w:tab/>
          <w:delText>112</w:delText>
        </w:r>
      </w:del>
    </w:p>
    <w:p w14:paraId="0B82BCF6" w14:textId="0B1BFAC2" w:rsidR="00F518D2" w:rsidRDefault="00E27C57">
      <w:pPr>
        <w:pStyle w:val="TableofFigures"/>
        <w:rPr>
          <w:del w:id="574" w:author="Marmol, Dominika Klaudia" w:date="2026-06-11T10:59:00Z"/>
          <w:rFonts w:asciiTheme="minorHAnsi" w:eastAsiaTheme="minorEastAsia" w:hAnsiTheme="minorHAnsi" w:cstheme="minorBidi"/>
          <w:color w:val="auto"/>
          <w:kern w:val="2"/>
          <w:sz w:val="24"/>
          <w:lang w:val="en-GB" w:eastAsia="en-GB"/>
          <w14:ligatures w14:val="standardContextual"/>
        </w:rPr>
      </w:pPr>
      <w:del w:id="575" w:author="Marmol, Dominika Klaudia" w:date="2026-06-11T10:59:00Z">
        <w:r w:rsidRPr="00804036">
          <w:rPr>
            <w:rStyle w:val="Hyperlink"/>
            <w:rFonts w:cs="Arial"/>
          </w:rPr>
          <w:delText>Table 26</w:delText>
        </w:r>
        <w:r w:rsidRPr="00804036">
          <w:rPr>
            <w:rStyle w:val="Hyperlink"/>
          </w:rPr>
          <w:delText>:</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Fonts w:cs="Arial"/>
          </w:rPr>
          <w:delText>Objectives, Endpoints/Estimands and Methods of Analysis – Part B1, B2, B3</w:delText>
        </w:r>
        <w:r>
          <w:rPr>
            <w:webHidden/>
          </w:rPr>
          <w:tab/>
          <w:delText>114</w:delText>
        </w:r>
      </w:del>
    </w:p>
    <w:p w14:paraId="3197EAC8" w14:textId="2F9ED720" w:rsidR="00F518D2" w:rsidRDefault="00E27C57">
      <w:pPr>
        <w:pStyle w:val="TableofFigures"/>
        <w:rPr>
          <w:del w:id="576" w:author="Marmol, Dominika Klaudia" w:date="2026-06-11T10:59:00Z"/>
          <w:rFonts w:asciiTheme="minorHAnsi" w:eastAsiaTheme="minorEastAsia" w:hAnsiTheme="minorHAnsi" w:cstheme="minorBidi"/>
          <w:color w:val="auto"/>
          <w:kern w:val="2"/>
          <w:sz w:val="24"/>
          <w:lang w:val="en-GB" w:eastAsia="en-GB"/>
          <w14:ligatures w14:val="standardContextual"/>
        </w:rPr>
      </w:pPr>
      <w:del w:id="577" w:author="Marmol, Dominika Klaudia" w:date="2026-06-11T10:59:00Z">
        <w:r w:rsidRPr="00804036">
          <w:rPr>
            <w:rStyle w:val="Hyperlink"/>
            <w:rFonts w:cs="Arial"/>
          </w:rPr>
          <w:delText>Table 27:</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Fonts w:cs="Arial"/>
            <w:lang w:val="en-GB"/>
          </w:rPr>
          <w:delText>RECIST version 1.1 guidelines</w:delText>
        </w:r>
        <w:r>
          <w:rPr>
            <w:webHidden/>
          </w:rPr>
          <w:tab/>
          <w:delText>117</w:delText>
        </w:r>
      </w:del>
    </w:p>
    <w:p w14:paraId="2C16C416" w14:textId="3BE0CBE8" w:rsidR="00F518D2" w:rsidRDefault="00E27C57">
      <w:pPr>
        <w:pStyle w:val="TableofFigures"/>
        <w:rPr>
          <w:del w:id="578" w:author="Marmol, Dominika Klaudia" w:date="2026-06-11T10:59:00Z"/>
          <w:rFonts w:asciiTheme="minorHAnsi" w:eastAsiaTheme="minorEastAsia" w:hAnsiTheme="minorHAnsi" w:cstheme="minorBidi"/>
          <w:color w:val="auto"/>
          <w:kern w:val="2"/>
          <w:sz w:val="24"/>
          <w:lang w:val="en-GB" w:eastAsia="en-GB"/>
          <w14:ligatures w14:val="standardContextual"/>
        </w:rPr>
      </w:pPr>
      <w:del w:id="579" w:author="Marmol, Dominika Klaudia" w:date="2026-06-11T10:59:00Z">
        <w:r w:rsidRPr="00804036">
          <w:rPr>
            <w:rStyle w:val="Hyperlink"/>
            <w:rFonts w:cs="Arial"/>
          </w:rPr>
          <w:delText>Table 28:</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Fonts w:cs="Arial"/>
          </w:rPr>
          <w:delText>Derivation Rules for Confirmed Response</w:delText>
        </w:r>
        <w:r>
          <w:rPr>
            <w:webHidden/>
          </w:rPr>
          <w:tab/>
          <w:delText>119</w:delText>
        </w:r>
      </w:del>
    </w:p>
    <w:p w14:paraId="034507FC" w14:textId="7E22A8AE" w:rsidR="005974FF" w:rsidRDefault="00E27C57" w:rsidP="00765F28">
      <w:pPr>
        <w:pStyle w:val="Paragraph"/>
        <w:tabs>
          <w:tab w:val="right" w:leader="dot" w:pos="9990"/>
        </w:tabs>
        <w:ind w:right="-11"/>
        <w:rPr>
          <w:ins w:id="580" w:author="Marmol, Dominika Klaudia" w:date="2026-06-08T17:14:00Z"/>
          <w:rFonts w:cs="Arial"/>
          <w:noProof/>
        </w:rPr>
      </w:pPr>
      <w:r w:rsidRPr="00AF5717">
        <w:rPr>
          <w:rFonts w:cs="Arial"/>
          <w:noProof/>
        </w:rPr>
        <w:fldChar w:fldCharType="end"/>
      </w:r>
    </w:p>
    <w:p w14:paraId="6D4ACE83" w14:textId="77777777" w:rsidR="002521B7" w:rsidRPr="00AF5717" w:rsidRDefault="002521B7" w:rsidP="00765F28">
      <w:pPr>
        <w:pStyle w:val="Paragraph"/>
        <w:tabs>
          <w:tab w:val="right" w:leader="dot" w:pos="9990"/>
        </w:tabs>
        <w:ind w:right="-11"/>
        <w:rPr>
          <w:rFonts w:cs="Arial"/>
        </w:rPr>
      </w:pPr>
    </w:p>
    <w:p w14:paraId="0D289FAC" w14:textId="1E97452A" w:rsidR="005974FF" w:rsidRPr="00AF5717" w:rsidRDefault="00E27C57" w:rsidP="005974FF">
      <w:pPr>
        <w:pStyle w:val="Heading1Unnumbered"/>
        <w:rPr>
          <w:rFonts w:cs="Arial"/>
          <w:noProof/>
          <w:szCs w:val="24"/>
        </w:rPr>
      </w:pPr>
      <w:bookmarkStart w:id="581" w:name="_Toc232067993"/>
      <w:r w:rsidRPr="00AF5717">
        <w:rPr>
          <w:rFonts w:cs="Arial"/>
          <w:caps w:val="0"/>
          <w:noProof/>
          <w:szCs w:val="24"/>
        </w:rPr>
        <w:lastRenderedPageBreak/>
        <w:t>LIST OF FIGURE</w:t>
      </w:r>
      <w:r>
        <w:rPr>
          <w:rFonts w:cs="Arial"/>
          <w:caps w:val="0"/>
          <w:noProof/>
          <w:szCs w:val="24"/>
        </w:rPr>
        <w:t>S</w:t>
      </w:r>
      <w:bookmarkEnd w:id="581"/>
    </w:p>
    <w:p w14:paraId="2482E25F" w14:textId="1D763590" w:rsidR="00804036" w:rsidRDefault="00E27C57">
      <w:pPr>
        <w:pStyle w:val="TableofFigures"/>
        <w:rPr>
          <w:ins w:id="582" w:author="Marmol, Dominika Klaudia" w:date="2026-06-11T11:00:00Z"/>
          <w:rFonts w:asciiTheme="minorHAnsi" w:eastAsiaTheme="minorEastAsia" w:hAnsiTheme="minorHAnsi" w:cstheme="minorBidi"/>
          <w:color w:val="auto"/>
          <w:kern w:val="2"/>
          <w:sz w:val="24"/>
          <w:lang w:val="en-GB" w:eastAsia="en-GB"/>
          <w14:ligatures w14:val="standardContextual"/>
        </w:rPr>
      </w:pPr>
      <w:r w:rsidRPr="00AF5717">
        <w:rPr>
          <w:rFonts w:cs="Arial"/>
          <w:b/>
          <w:caps/>
          <w:smallCaps/>
        </w:rPr>
        <w:fldChar w:fldCharType="begin"/>
      </w:r>
      <w:r w:rsidRPr="00AF5717">
        <w:rPr>
          <w:rFonts w:cs="Arial"/>
          <w:b/>
          <w:caps/>
          <w:smallCaps/>
        </w:rPr>
        <w:instrText xml:space="preserve"> TOC \h \z \c "Figure" </w:instrText>
      </w:r>
      <w:r w:rsidRPr="00AF5717">
        <w:rPr>
          <w:rFonts w:cs="Arial"/>
          <w:b/>
          <w:caps/>
          <w:smallCaps/>
        </w:rPr>
        <w:fldChar w:fldCharType="separate"/>
      </w:r>
      <w:ins w:id="583" w:author="Marmol, Dominika Klaudia" w:date="2026-06-11T11:00:00Z">
        <w:r w:rsidRPr="00A13C9B">
          <w:rPr>
            <w:rStyle w:val="Hyperlink"/>
          </w:rPr>
          <w:fldChar w:fldCharType="begin"/>
        </w:r>
        <w:r w:rsidRPr="00A13C9B">
          <w:rPr>
            <w:rStyle w:val="Hyperlink"/>
          </w:rPr>
          <w:instrText xml:space="preserve"> </w:instrText>
        </w:r>
        <w:r>
          <w:instrText>HYPERLINK \l "_Toc232068090"</w:instrText>
        </w:r>
        <w:r w:rsidRPr="00A13C9B">
          <w:rPr>
            <w:rStyle w:val="Hyperlink"/>
          </w:rPr>
          <w:instrText xml:space="preserve"> </w:instrText>
        </w:r>
        <w:r w:rsidRPr="00A13C9B">
          <w:rPr>
            <w:rStyle w:val="Hyperlink"/>
          </w:rPr>
        </w:r>
        <w:r w:rsidRPr="00A13C9B">
          <w:rPr>
            <w:rStyle w:val="Hyperlink"/>
          </w:rPr>
          <w:fldChar w:fldCharType="separate"/>
        </w:r>
        <w:r w:rsidRPr="00A13C9B">
          <w:rPr>
            <w:rStyle w:val="Hyperlink"/>
            <w:rFonts w:cs="Arial"/>
          </w:rPr>
          <w:t>Figure 1:</w:t>
        </w:r>
        <w:r>
          <w:rPr>
            <w:rFonts w:asciiTheme="minorHAnsi" w:eastAsiaTheme="minorEastAsia" w:hAnsiTheme="minorHAnsi" w:cstheme="minorBidi"/>
            <w:color w:val="auto"/>
            <w:kern w:val="2"/>
            <w:sz w:val="24"/>
            <w:lang w:val="en-GB" w:eastAsia="en-GB"/>
            <w14:ligatures w14:val="standardContextual"/>
          </w:rPr>
          <w:tab/>
        </w:r>
        <w:r w:rsidRPr="00A13C9B">
          <w:rPr>
            <w:rStyle w:val="Hyperlink"/>
            <w:rFonts w:cs="Arial"/>
          </w:rPr>
          <w:t>Flowchart for trial conduct using the BOIN design</w:t>
        </w:r>
        <w:r>
          <w:rPr>
            <w:webHidden/>
          </w:rPr>
          <w:tab/>
        </w:r>
        <w:r>
          <w:rPr>
            <w:webHidden/>
          </w:rPr>
          <w:fldChar w:fldCharType="begin"/>
        </w:r>
        <w:r>
          <w:rPr>
            <w:webHidden/>
          </w:rPr>
          <w:instrText xml:space="preserve"> PAGEREF _Toc232068090 \h </w:instrText>
        </w:r>
      </w:ins>
      <w:r>
        <w:rPr>
          <w:webHidden/>
        </w:rPr>
      </w:r>
      <w:ins w:id="584" w:author="Marmol, Dominika Klaudia" w:date="2026-06-11T11:00:00Z">
        <w:r>
          <w:rPr>
            <w:webHidden/>
          </w:rPr>
          <w:fldChar w:fldCharType="separate"/>
        </w:r>
        <w:r>
          <w:rPr>
            <w:webHidden/>
          </w:rPr>
          <w:t>27</w:t>
        </w:r>
        <w:r>
          <w:rPr>
            <w:webHidden/>
          </w:rPr>
          <w:fldChar w:fldCharType="end"/>
        </w:r>
        <w:r w:rsidRPr="00A13C9B">
          <w:rPr>
            <w:rStyle w:val="Hyperlink"/>
          </w:rPr>
          <w:fldChar w:fldCharType="end"/>
        </w:r>
      </w:ins>
    </w:p>
    <w:p w14:paraId="4C3328B5" w14:textId="01A601B4" w:rsidR="00804036" w:rsidRDefault="00E27C57">
      <w:pPr>
        <w:pStyle w:val="TableofFigures"/>
        <w:rPr>
          <w:ins w:id="585" w:author="Marmol, Dominika Klaudia" w:date="2026-06-11T11:00:00Z"/>
          <w:rFonts w:asciiTheme="minorHAnsi" w:eastAsiaTheme="minorEastAsia" w:hAnsiTheme="minorHAnsi" w:cstheme="minorBidi"/>
          <w:color w:val="auto"/>
          <w:kern w:val="2"/>
          <w:sz w:val="24"/>
          <w:lang w:val="en-GB" w:eastAsia="en-GB"/>
          <w14:ligatures w14:val="standardContextual"/>
        </w:rPr>
      </w:pPr>
      <w:ins w:id="586" w:author="Marmol, Dominika Klaudia" w:date="2026-06-11T11:00:00Z">
        <w:r w:rsidRPr="00A13C9B">
          <w:rPr>
            <w:rStyle w:val="Hyperlink"/>
          </w:rPr>
          <w:fldChar w:fldCharType="begin"/>
        </w:r>
        <w:r w:rsidRPr="00A13C9B">
          <w:rPr>
            <w:rStyle w:val="Hyperlink"/>
          </w:rPr>
          <w:instrText xml:space="preserve"> </w:instrText>
        </w:r>
        <w:r>
          <w:instrText>HYPERLINK \l "_Toc232068091"</w:instrText>
        </w:r>
        <w:r w:rsidRPr="00A13C9B">
          <w:rPr>
            <w:rStyle w:val="Hyperlink"/>
          </w:rPr>
          <w:instrText xml:space="preserve"> </w:instrText>
        </w:r>
        <w:r w:rsidRPr="00A13C9B">
          <w:rPr>
            <w:rStyle w:val="Hyperlink"/>
          </w:rPr>
        </w:r>
        <w:r w:rsidRPr="00A13C9B">
          <w:rPr>
            <w:rStyle w:val="Hyperlink"/>
          </w:rPr>
          <w:fldChar w:fldCharType="separate"/>
        </w:r>
        <w:r w:rsidRPr="00A13C9B">
          <w:rPr>
            <w:rStyle w:val="Hyperlink"/>
            <w:rFonts w:cs="Arial"/>
            <w:lang w:val="fr-FR"/>
          </w:rPr>
          <w:t>Figure 2:</w:t>
        </w:r>
        <w:r>
          <w:rPr>
            <w:rFonts w:asciiTheme="minorHAnsi" w:eastAsiaTheme="minorEastAsia" w:hAnsiTheme="minorHAnsi" w:cstheme="minorBidi"/>
            <w:color w:val="auto"/>
            <w:kern w:val="2"/>
            <w:sz w:val="24"/>
            <w:lang w:val="en-GB" w:eastAsia="en-GB"/>
            <w14:ligatures w14:val="standardContextual"/>
          </w:rPr>
          <w:tab/>
        </w:r>
        <w:r w:rsidRPr="00A13C9B">
          <w:rPr>
            <w:rStyle w:val="Hyperlink"/>
            <w:rFonts w:cs="Arial"/>
            <w:lang w:val="fr-FR"/>
          </w:rPr>
          <w:t>Schema</w:t>
        </w:r>
        <w:r>
          <w:rPr>
            <w:webHidden/>
          </w:rPr>
          <w:tab/>
        </w:r>
        <w:r>
          <w:rPr>
            <w:webHidden/>
          </w:rPr>
          <w:fldChar w:fldCharType="begin"/>
        </w:r>
        <w:r>
          <w:rPr>
            <w:webHidden/>
          </w:rPr>
          <w:instrText xml:space="preserve"> PAGEREF _Toc232068091 \h </w:instrText>
        </w:r>
      </w:ins>
      <w:r>
        <w:rPr>
          <w:webHidden/>
        </w:rPr>
      </w:r>
      <w:ins w:id="587" w:author="Marmol, Dominika Klaudia" w:date="2026-06-11T11:00:00Z">
        <w:r>
          <w:rPr>
            <w:webHidden/>
          </w:rPr>
          <w:fldChar w:fldCharType="separate"/>
        </w:r>
        <w:r>
          <w:rPr>
            <w:webHidden/>
          </w:rPr>
          <w:t>28</w:t>
        </w:r>
        <w:r>
          <w:rPr>
            <w:webHidden/>
          </w:rPr>
          <w:fldChar w:fldCharType="end"/>
        </w:r>
        <w:r w:rsidRPr="00A13C9B">
          <w:rPr>
            <w:rStyle w:val="Hyperlink"/>
          </w:rPr>
          <w:fldChar w:fldCharType="end"/>
        </w:r>
      </w:ins>
    </w:p>
    <w:p w14:paraId="61AD970F" w14:textId="72EBD592" w:rsidR="00804036" w:rsidRDefault="00E27C57">
      <w:pPr>
        <w:pStyle w:val="TableofFigures"/>
        <w:rPr>
          <w:ins w:id="588" w:author="Marmol, Dominika Klaudia" w:date="2026-06-11T11:00:00Z"/>
          <w:rFonts w:asciiTheme="minorHAnsi" w:eastAsiaTheme="minorEastAsia" w:hAnsiTheme="minorHAnsi" w:cstheme="minorBidi"/>
          <w:color w:val="auto"/>
          <w:kern w:val="2"/>
          <w:sz w:val="24"/>
          <w:lang w:val="en-GB" w:eastAsia="en-GB"/>
          <w14:ligatures w14:val="standardContextual"/>
        </w:rPr>
      </w:pPr>
      <w:ins w:id="589" w:author="Marmol, Dominika Klaudia" w:date="2026-06-11T11:00:00Z">
        <w:r w:rsidRPr="00A13C9B">
          <w:rPr>
            <w:rStyle w:val="Hyperlink"/>
          </w:rPr>
          <w:fldChar w:fldCharType="begin"/>
        </w:r>
        <w:r w:rsidRPr="00A13C9B">
          <w:rPr>
            <w:rStyle w:val="Hyperlink"/>
          </w:rPr>
          <w:instrText xml:space="preserve"> </w:instrText>
        </w:r>
        <w:r>
          <w:instrText>HYPERLINK \l "_Toc232068092"</w:instrText>
        </w:r>
        <w:r w:rsidRPr="00A13C9B">
          <w:rPr>
            <w:rStyle w:val="Hyperlink"/>
          </w:rPr>
          <w:instrText xml:space="preserve"> </w:instrText>
        </w:r>
        <w:r w:rsidRPr="00A13C9B">
          <w:rPr>
            <w:rStyle w:val="Hyperlink"/>
          </w:rPr>
        </w:r>
        <w:r w:rsidRPr="00A13C9B">
          <w:rPr>
            <w:rStyle w:val="Hyperlink"/>
          </w:rPr>
          <w:fldChar w:fldCharType="separate"/>
        </w:r>
        <w:r w:rsidRPr="00A13C9B">
          <w:rPr>
            <w:rStyle w:val="Hyperlink"/>
            <w:rFonts w:cs="Arial"/>
          </w:rPr>
          <w:t>Figure 3:</w:t>
        </w:r>
        <w:r>
          <w:rPr>
            <w:rFonts w:asciiTheme="minorHAnsi" w:eastAsiaTheme="minorEastAsia" w:hAnsiTheme="minorHAnsi" w:cstheme="minorBidi"/>
            <w:color w:val="auto"/>
            <w:kern w:val="2"/>
            <w:sz w:val="24"/>
            <w:lang w:val="en-GB" w:eastAsia="en-GB"/>
            <w14:ligatures w14:val="standardContextual"/>
          </w:rPr>
          <w:tab/>
        </w:r>
        <w:r w:rsidRPr="00A13C9B">
          <w:rPr>
            <w:rStyle w:val="Hyperlink"/>
            <w:rFonts w:cs="Arial"/>
          </w:rPr>
          <w:t>Standard display by dose group for statistical analysis</w:t>
        </w:r>
        <w:r>
          <w:rPr>
            <w:webHidden/>
          </w:rPr>
          <w:tab/>
        </w:r>
        <w:r>
          <w:rPr>
            <w:webHidden/>
          </w:rPr>
          <w:fldChar w:fldCharType="begin"/>
        </w:r>
        <w:r>
          <w:rPr>
            <w:webHidden/>
          </w:rPr>
          <w:instrText xml:space="preserve"> PAGEREF _Toc232068092 \h </w:instrText>
        </w:r>
      </w:ins>
      <w:r>
        <w:rPr>
          <w:webHidden/>
        </w:rPr>
      </w:r>
      <w:ins w:id="590" w:author="Marmol, Dominika Klaudia" w:date="2026-06-11T11:00:00Z">
        <w:r>
          <w:rPr>
            <w:webHidden/>
          </w:rPr>
          <w:fldChar w:fldCharType="separate"/>
        </w:r>
        <w:r>
          <w:rPr>
            <w:webHidden/>
          </w:rPr>
          <w:t>124</w:t>
        </w:r>
        <w:r>
          <w:rPr>
            <w:webHidden/>
          </w:rPr>
          <w:fldChar w:fldCharType="end"/>
        </w:r>
        <w:r w:rsidRPr="00A13C9B">
          <w:rPr>
            <w:rStyle w:val="Hyperlink"/>
          </w:rPr>
          <w:fldChar w:fldCharType="end"/>
        </w:r>
      </w:ins>
    </w:p>
    <w:p w14:paraId="46D489E6" w14:textId="5B8900CD" w:rsidR="00B958DD" w:rsidRDefault="00E27C57">
      <w:pPr>
        <w:pStyle w:val="TableofFigures"/>
        <w:rPr>
          <w:del w:id="591" w:author="Marmol, Dominika Klaudia" w:date="2026-06-11T11:00:00Z"/>
          <w:rFonts w:asciiTheme="minorHAnsi" w:eastAsiaTheme="minorEastAsia" w:hAnsiTheme="minorHAnsi" w:cstheme="minorBidi"/>
          <w:color w:val="auto"/>
          <w:kern w:val="2"/>
          <w:sz w:val="24"/>
          <w:lang w:val="en-GB" w:eastAsia="en-GB"/>
          <w14:ligatures w14:val="standardContextual"/>
        </w:rPr>
      </w:pPr>
      <w:del w:id="592" w:author="Marmol, Dominika Klaudia" w:date="2026-06-11T11:00:00Z">
        <w:r w:rsidRPr="00804036">
          <w:rPr>
            <w:rStyle w:val="Hyperlink"/>
            <w:rFonts w:cs="Arial"/>
          </w:rPr>
          <w:delText>Figure 1:</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Fonts w:cs="Arial"/>
          </w:rPr>
          <w:delText>Flowchart for trial conduct using the BOIN design</w:delText>
        </w:r>
        <w:r>
          <w:rPr>
            <w:webHidden/>
          </w:rPr>
          <w:tab/>
          <w:delText>24</w:delText>
        </w:r>
      </w:del>
    </w:p>
    <w:p w14:paraId="62BB180A" w14:textId="043FCABF" w:rsidR="00B958DD" w:rsidRDefault="00E27C57">
      <w:pPr>
        <w:pStyle w:val="TableofFigures"/>
        <w:rPr>
          <w:del w:id="593" w:author="Marmol, Dominika Klaudia" w:date="2026-06-11T11:00:00Z"/>
          <w:rFonts w:asciiTheme="minorHAnsi" w:eastAsiaTheme="minorEastAsia" w:hAnsiTheme="minorHAnsi" w:cstheme="minorBidi"/>
          <w:color w:val="auto"/>
          <w:kern w:val="2"/>
          <w:sz w:val="24"/>
          <w:lang w:val="en-GB" w:eastAsia="en-GB"/>
          <w14:ligatures w14:val="standardContextual"/>
        </w:rPr>
      </w:pPr>
      <w:del w:id="594" w:author="Marmol, Dominika Klaudia" w:date="2026-06-11T11:00:00Z">
        <w:r w:rsidRPr="00804036">
          <w:rPr>
            <w:rStyle w:val="Hyperlink"/>
            <w:rFonts w:cs="Arial"/>
            <w:lang w:val="fr-FR"/>
          </w:rPr>
          <w:delText>Figure 2:</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Fonts w:cs="Arial"/>
            <w:lang w:val="fr-FR"/>
          </w:rPr>
          <w:delText>Schema</w:delText>
        </w:r>
        <w:r>
          <w:rPr>
            <w:webHidden/>
          </w:rPr>
          <w:tab/>
          <w:delText>25</w:delText>
        </w:r>
      </w:del>
    </w:p>
    <w:p w14:paraId="3E962F85" w14:textId="3DF0D46F" w:rsidR="00B958DD" w:rsidRDefault="00E27C57">
      <w:pPr>
        <w:pStyle w:val="TableofFigures"/>
        <w:rPr>
          <w:del w:id="595" w:author="Marmol, Dominika Klaudia" w:date="2026-06-11T11:00:00Z"/>
          <w:rFonts w:asciiTheme="minorHAnsi" w:eastAsiaTheme="minorEastAsia" w:hAnsiTheme="minorHAnsi" w:cstheme="minorBidi"/>
          <w:color w:val="auto"/>
          <w:kern w:val="2"/>
          <w:sz w:val="24"/>
          <w:lang w:val="en-GB" w:eastAsia="en-GB"/>
          <w14:ligatures w14:val="standardContextual"/>
        </w:rPr>
      </w:pPr>
      <w:del w:id="596" w:author="Marmol, Dominika Klaudia" w:date="2026-06-11T11:00:00Z">
        <w:r w:rsidRPr="00804036">
          <w:rPr>
            <w:rStyle w:val="Hyperlink"/>
            <w:rFonts w:cs="Arial"/>
          </w:rPr>
          <w:delText>Figure 3:</w:delText>
        </w:r>
        <w:r>
          <w:rPr>
            <w:rFonts w:asciiTheme="minorHAnsi" w:eastAsiaTheme="minorEastAsia" w:hAnsiTheme="minorHAnsi" w:cstheme="minorBidi"/>
            <w:color w:val="auto"/>
            <w:kern w:val="2"/>
            <w:sz w:val="24"/>
            <w:lang w:val="en-GB" w:eastAsia="en-GB"/>
            <w14:ligatures w14:val="standardContextual"/>
          </w:rPr>
          <w:tab/>
        </w:r>
        <w:r w:rsidRPr="00804036">
          <w:rPr>
            <w:rStyle w:val="Hyperlink"/>
            <w:rFonts w:cs="Arial"/>
          </w:rPr>
          <w:delText>Standard display by dose group for statistical analysis</w:delText>
        </w:r>
        <w:r>
          <w:rPr>
            <w:webHidden/>
          </w:rPr>
          <w:tab/>
          <w:delText>121</w:delText>
        </w:r>
      </w:del>
    </w:p>
    <w:p w14:paraId="2F50A0EF" w14:textId="22A9CCC5" w:rsidR="000A1473" w:rsidRDefault="00E27C57" w:rsidP="00625925">
      <w:pPr>
        <w:pStyle w:val="StyleTableofFiguresRight-001"/>
        <w:rPr>
          <w:rFonts w:cs="Arial"/>
        </w:rPr>
      </w:pPr>
      <w:r w:rsidRPr="00AF5717">
        <w:rPr>
          <w:rFonts w:cs="Arial"/>
          <w:b/>
          <w:caps/>
          <w:smallCaps/>
          <w:szCs w:val="24"/>
        </w:rPr>
        <w:fldChar w:fldCharType="end"/>
      </w:r>
      <w:r w:rsidR="00F735C8" w:rsidRPr="00AF5717">
        <w:rPr>
          <w:rFonts w:cs="Arial"/>
        </w:rPr>
        <w:br w:type="page"/>
      </w:r>
    </w:p>
    <w:p w14:paraId="37A86597" w14:textId="760C35DD" w:rsidR="006F1105" w:rsidRPr="00504C90" w:rsidRDefault="00E27C57" w:rsidP="00BF3E77">
      <w:pPr>
        <w:pStyle w:val="Heading1NoTOC"/>
        <w:rPr>
          <w:caps w:val="0"/>
        </w:rPr>
      </w:pPr>
      <w:bookmarkStart w:id="597" w:name="_Toc232067994"/>
      <w:r w:rsidRPr="00504C90">
        <w:rPr>
          <w:caps w:val="0"/>
        </w:rPr>
        <w:lastRenderedPageBreak/>
        <w:t>LIST OF ABBREVIATIONS</w:t>
      </w:r>
      <w:bookmarkEnd w:id="597"/>
    </w:p>
    <w:tbl>
      <w:tblPr>
        <w:tblW w:w="5000" w:type="pct"/>
        <w:jc w:val="center"/>
        <w:tblLayout w:type="fixed"/>
        <w:tblLook w:val="01E0" w:firstRow="1" w:lastRow="1" w:firstColumn="1" w:lastColumn="1" w:noHBand="0" w:noVBand="0"/>
      </w:tblPr>
      <w:tblGrid>
        <w:gridCol w:w="2595"/>
        <w:gridCol w:w="7043"/>
      </w:tblGrid>
      <w:tr w:rsidR="008F5115" w14:paraId="52BA01AD" w14:textId="77777777" w:rsidTr="00E64FA5">
        <w:trPr>
          <w:tblHeader/>
          <w:jc w:val="center"/>
        </w:trPr>
        <w:tc>
          <w:tcPr>
            <w:tcW w:w="1346" w:type="pct"/>
            <w:tcBorders>
              <w:top w:val="single" w:sz="4" w:space="0" w:color="auto"/>
              <w:bottom w:val="single" w:sz="4" w:space="0" w:color="auto"/>
            </w:tcBorders>
            <w:shd w:val="clear" w:color="auto" w:fill="F2F2F2" w:themeFill="background1" w:themeFillShade="F2"/>
          </w:tcPr>
          <w:p w14:paraId="13C78478" w14:textId="77777777" w:rsidR="00BB79EE" w:rsidRPr="00AF5717" w:rsidRDefault="00E27C57" w:rsidP="00765F28">
            <w:pPr>
              <w:pStyle w:val="Paragraph"/>
              <w:spacing w:before="60" w:after="60"/>
              <w:rPr>
                <w:rFonts w:cs="Arial"/>
                <w:b/>
                <w:bCs/>
              </w:rPr>
            </w:pPr>
            <w:r w:rsidRPr="00AF5717">
              <w:rPr>
                <w:rFonts w:cs="Arial"/>
                <w:b/>
                <w:bCs/>
              </w:rPr>
              <w:t>Abbreviation</w:t>
            </w:r>
          </w:p>
        </w:tc>
        <w:tc>
          <w:tcPr>
            <w:tcW w:w="3654" w:type="pct"/>
            <w:tcBorders>
              <w:top w:val="single" w:sz="4" w:space="0" w:color="auto"/>
              <w:bottom w:val="single" w:sz="4" w:space="0" w:color="auto"/>
            </w:tcBorders>
            <w:shd w:val="clear" w:color="auto" w:fill="F2F2F2" w:themeFill="background1" w:themeFillShade="F2"/>
          </w:tcPr>
          <w:p w14:paraId="68319F52" w14:textId="77777777" w:rsidR="00BB79EE" w:rsidRPr="00AF5717" w:rsidRDefault="00E27C57" w:rsidP="00765F28">
            <w:pPr>
              <w:pStyle w:val="Paragraph"/>
              <w:spacing w:before="60" w:after="60"/>
              <w:rPr>
                <w:rFonts w:cs="Arial"/>
                <w:b/>
                <w:bCs/>
              </w:rPr>
            </w:pPr>
            <w:r w:rsidRPr="00AF5717">
              <w:rPr>
                <w:rFonts w:cs="Arial"/>
                <w:b/>
                <w:bCs/>
              </w:rPr>
              <w:t>Description</w:t>
            </w:r>
          </w:p>
        </w:tc>
      </w:tr>
      <w:tr w:rsidR="008F5115" w14:paraId="564449D4" w14:textId="77777777" w:rsidTr="009F6500">
        <w:trPr>
          <w:jc w:val="center"/>
        </w:trPr>
        <w:tc>
          <w:tcPr>
            <w:tcW w:w="1346" w:type="pct"/>
            <w:tcBorders>
              <w:top w:val="single" w:sz="4" w:space="0" w:color="auto"/>
            </w:tcBorders>
          </w:tcPr>
          <w:p w14:paraId="5181D921" w14:textId="544E882C" w:rsidR="00D539DA" w:rsidRPr="00AF5717" w:rsidRDefault="00E27C57" w:rsidP="00765F28">
            <w:pPr>
              <w:pStyle w:val="Paragraph"/>
              <w:spacing w:before="60" w:after="60"/>
              <w:rPr>
                <w:rFonts w:cs="Arial"/>
              </w:rPr>
            </w:pPr>
            <w:r w:rsidRPr="00AF5717">
              <w:rPr>
                <w:rFonts w:cs="Arial"/>
              </w:rPr>
              <w:t>3-er groups</w:t>
            </w:r>
          </w:p>
        </w:tc>
        <w:tc>
          <w:tcPr>
            <w:tcW w:w="3654" w:type="pct"/>
            <w:tcBorders>
              <w:top w:val="single" w:sz="4" w:space="0" w:color="auto"/>
            </w:tcBorders>
          </w:tcPr>
          <w:p w14:paraId="7D7395BC" w14:textId="1042E6FE" w:rsidR="00D539DA" w:rsidRPr="00AF5717" w:rsidRDefault="00E27C57" w:rsidP="00765F28">
            <w:pPr>
              <w:pStyle w:val="Paragraph"/>
              <w:spacing w:before="60" w:after="60"/>
              <w:rPr>
                <w:rFonts w:cs="Arial"/>
              </w:rPr>
            </w:pPr>
            <w:r w:rsidRPr="00AF5717">
              <w:rPr>
                <w:rFonts w:cs="Arial"/>
              </w:rPr>
              <w:t>Cohorts of 3 participants</w:t>
            </w:r>
          </w:p>
        </w:tc>
      </w:tr>
      <w:tr w:rsidR="008F5115" w14:paraId="1DFB3998" w14:textId="77777777" w:rsidTr="009F6500">
        <w:trPr>
          <w:jc w:val="center"/>
        </w:trPr>
        <w:tc>
          <w:tcPr>
            <w:tcW w:w="1346" w:type="pct"/>
          </w:tcPr>
          <w:p w14:paraId="5ABF4FC1" w14:textId="62EF7C25" w:rsidR="009F6500" w:rsidRPr="00AF5717" w:rsidRDefault="00E27C57" w:rsidP="00765F28">
            <w:pPr>
              <w:pStyle w:val="Paragraph"/>
              <w:spacing w:before="60" w:after="60"/>
              <w:rPr>
                <w:rFonts w:cs="Arial"/>
              </w:rPr>
            </w:pPr>
            <w:r w:rsidRPr="00AF5717">
              <w:rPr>
                <w:rFonts w:cs="Arial"/>
              </w:rPr>
              <w:t>ADA</w:t>
            </w:r>
          </w:p>
        </w:tc>
        <w:tc>
          <w:tcPr>
            <w:tcW w:w="3654" w:type="pct"/>
          </w:tcPr>
          <w:p w14:paraId="78638BE8" w14:textId="39AB69A7" w:rsidR="009F6500" w:rsidRPr="00AF5717" w:rsidRDefault="00E27C57" w:rsidP="00765F28">
            <w:pPr>
              <w:pStyle w:val="Paragraph"/>
              <w:spacing w:before="60" w:after="60"/>
              <w:rPr>
                <w:rFonts w:cs="Arial"/>
              </w:rPr>
            </w:pPr>
            <w:r w:rsidRPr="00AF5717">
              <w:rPr>
                <w:rFonts w:cs="Arial"/>
              </w:rPr>
              <w:t>Anti-Drug Antibodies</w:t>
            </w:r>
          </w:p>
        </w:tc>
      </w:tr>
      <w:tr w:rsidR="008F5115" w14:paraId="794C9DF1" w14:textId="77777777" w:rsidTr="00464AE4">
        <w:trPr>
          <w:jc w:val="center"/>
        </w:trPr>
        <w:tc>
          <w:tcPr>
            <w:tcW w:w="1346" w:type="pct"/>
          </w:tcPr>
          <w:p w14:paraId="44DF3179" w14:textId="77777777" w:rsidR="00BB79EE" w:rsidRPr="00AF5717" w:rsidRDefault="00E27C57" w:rsidP="00765F28">
            <w:pPr>
              <w:pStyle w:val="Paragraph"/>
              <w:spacing w:before="60" w:after="60"/>
              <w:rPr>
                <w:rFonts w:cs="Arial"/>
              </w:rPr>
            </w:pPr>
            <w:r w:rsidRPr="00AF5717">
              <w:rPr>
                <w:rFonts w:cs="Arial"/>
              </w:rPr>
              <w:t>AE</w:t>
            </w:r>
          </w:p>
        </w:tc>
        <w:tc>
          <w:tcPr>
            <w:tcW w:w="3654" w:type="pct"/>
          </w:tcPr>
          <w:p w14:paraId="4179D0D0" w14:textId="68EC220E" w:rsidR="00BB79EE" w:rsidRPr="00AF5717" w:rsidRDefault="00E27C57" w:rsidP="00765F28">
            <w:pPr>
              <w:pStyle w:val="Paragraph"/>
              <w:spacing w:before="60" w:after="60"/>
              <w:rPr>
                <w:rFonts w:cs="Arial"/>
              </w:rPr>
            </w:pPr>
            <w:r w:rsidRPr="00AF5717">
              <w:rPr>
                <w:rFonts w:cs="Arial"/>
              </w:rPr>
              <w:t xml:space="preserve">Adverse </w:t>
            </w:r>
            <w:r w:rsidR="00CB2B3A" w:rsidRPr="00AF5717">
              <w:rPr>
                <w:rFonts w:cs="Arial"/>
              </w:rPr>
              <w:t>e</w:t>
            </w:r>
            <w:r w:rsidRPr="00AF5717">
              <w:rPr>
                <w:rFonts w:cs="Arial"/>
              </w:rPr>
              <w:t>vent</w:t>
            </w:r>
          </w:p>
        </w:tc>
      </w:tr>
      <w:tr w:rsidR="008F5115" w14:paraId="15644C2D" w14:textId="77777777" w:rsidTr="0AF6CF0B">
        <w:trPr>
          <w:jc w:val="center"/>
        </w:trPr>
        <w:tc>
          <w:tcPr>
            <w:tcW w:w="1346" w:type="pct"/>
          </w:tcPr>
          <w:p w14:paraId="1910F801" w14:textId="1A224C85" w:rsidR="00095EC0" w:rsidRPr="00AF5717" w:rsidRDefault="00E27C57" w:rsidP="00765F28">
            <w:pPr>
              <w:pStyle w:val="Paragraph"/>
              <w:spacing w:before="60" w:after="60"/>
              <w:rPr>
                <w:rFonts w:cs="Arial"/>
              </w:rPr>
            </w:pPr>
            <w:r w:rsidRPr="00AF5717">
              <w:rPr>
                <w:rFonts w:cs="Arial"/>
              </w:rPr>
              <w:t>AESI</w:t>
            </w:r>
          </w:p>
        </w:tc>
        <w:tc>
          <w:tcPr>
            <w:tcW w:w="3654" w:type="pct"/>
          </w:tcPr>
          <w:p w14:paraId="3B06F7FC" w14:textId="3F3E2CE9" w:rsidR="00095EC0" w:rsidRPr="00AF5717" w:rsidRDefault="00E27C57" w:rsidP="00765F28">
            <w:pPr>
              <w:pStyle w:val="Paragraph"/>
              <w:spacing w:before="60" w:after="60"/>
              <w:rPr>
                <w:rFonts w:cs="Arial"/>
              </w:rPr>
            </w:pPr>
            <w:r w:rsidRPr="00AF5717">
              <w:rPr>
                <w:rFonts w:cs="Arial"/>
              </w:rPr>
              <w:t>Adverse event of special interest</w:t>
            </w:r>
          </w:p>
        </w:tc>
      </w:tr>
      <w:tr w:rsidR="008F5115" w14:paraId="447A950E" w14:textId="77777777" w:rsidTr="0AF6CF0B">
        <w:trPr>
          <w:jc w:val="center"/>
        </w:trPr>
        <w:tc>
          <w:tcPr>
            <w:tcW w:w="1346" w:type="pct"/>
          </w:tcPr>
          <w:p w14:paraId="30E8AFA4" w14:textId="4B1C583E" w:rsidR="00EB4312" w:rsidRPr="00AF5717" w:rsidRDefault="00E27C57" w:rsidP="00765F28">
            <w:pPr>
              <w:pStyle w:val="Paragraph"/>
              <w:spacing w:before="60" w:after="60"/>
              <w:rPr>
                <w:rFonts w:cs="Arial"/>
              </w:rPr>
            </w:pPr>
            <w:r w:rsidRPr="00AF5717">
              <w:rPr>
                <w:rFonts w:cs="Arial"/>
              </w:rPr>
              <w:t>AJCC</w:t>
            </w:r>
          </w:p>
        </w:tc>
        <w:tc>
          <w:tcPr>
            <w:tcW w:w="3654" w:type="pct"/>
          </w:tcPr>
          <w:p w14:paraId="69A6F10E" w14:textId="51E69EDB" w:rsidR="00EB4312" w:rsidRPr="00AF5717" w:rsidRDefault="00E27C57" w:rsidP="00765F28">
            <w:pPr>
              <w:pStyle w:val="Paragraph"/>
              <w:spacing w:before="60" w:after="60"/>
              <w:rPr>
                <w:rFonts w:cs="Arial"/>
              </w:rPr>
            </w:pPr>
            <w:r w:rsidRPr="00AF5717">
              <w:rPr>
                <w:rFonts w:cs="Arial"/>
              </w:rPr>
              <w:t>American Joint Committee on Cancer</w:t>
            </w:r>
          </w:p>
        </w:tc>
      </w:tr>
      <w:tr w:rsidR="008F5115" w14:paraId="5990EF1A" w14:textId="77777777" w:rsidTr="0AF6CF0B">
        <w:trPr>
          <w:jc w:val="center"/>
        </w:trPr>
        <w:tc>
          <w:tcPr>
            <w:tcW w:w="1346" w:type="pct"/>
          </w:tcPr>
          <w:p w14:paraId="6FFBBB09" w14:textId="05194757" w:rsidR="00EB4312" w:rsidRPr="00AF5717" w:rsidRDefault="00E27C57" w:rsidP="00765F28">
            <w:pPr>
              <w:pStyle w:val="Paragraph"/>
              <w:spacing w:before="60" w:after="60"/>
              <w:rPr>
                <w:rFonts w:cs="Arial"/>
              </w:rPr>
            </w:pPr>
            <w:r w:rsidRPr="00AF5717">
              <w:rPr>
                <w:rFonts w:cs="Arial"/>
              </w:rPr>
              <w:t>ALP</w:t>
            </w:r>
          </w:p>
        </w:tc>
        <w:tc>
          <w:tcPr>
            <w:tcW w:w="3654" w:type="pct"/>
          </w:tcPr>
          <w:p w14:paraId="27433D3C" w14:textId="4FEF3304" w:rsidR="00EB4312" w:rsidRPr="00AF5717" w:rsidRDefault="00E27C57" w:rsidP="00765F28">
            <w:pPr>
              <w:pStyle w:val="Paragraph"/>
              <w:spacing w:before="60" w:after="60"/>
              <w:rPr>
                <w:rFonts w:cs="Arial"/>
              </w:rPr>
            </w:pPr>
            <w:r w:rsidRPr="00AF5717">
              <w:rPr>
                <w:rFonts w:cs="Arial"/>
              </w:rPr>
              <w:t>Alkaline phosphatase</w:t>
            </w:r>
          </w:p>
        </w:tc>
      </w:tr>
      <w:tr w:rsidR="008F5115" w14:paraId="0FF1C178" w14:textId="77777777" w:rsidTr="0AF6CF0B">
        <w:trPr>
          <w:jc w:val="center"/>
        </w:trPr>
        <w:tc>
          <w:tcPr>
            <w:tcW w:w="1346" w:type="pct"/>
          </w:tcPr>
          <w:p w14:paraId="603B4B29" w14:textId="41989C42" w:rsidR="00EB4312" w:rsidRPr="00AF5717" w:rsidRDefault="00E27C57" w:rsidP="00765F28">
            <w:pPr>
              <w:pStyle w:val="Paragraph"/>
              <w:spacing w:before="60" w:after="60"/>
              <w:rPr>
                <w:rFonts w:cs="Arial"/>
              </w:rPr>
            </w:pPr>
            <w:r w:rsidRPr="00AF5717">
              <w:rPr>
                <w:rFonts w:cs="Arial"/>
              </w:rPr>
              <w:t>ALT</w:t>
            </w:r>
          </w:p>
        </w:tc>
        <w:tc>
          <w:tcPr>
            <w:tcW w:w="3654" w:type="pct"/>
          </w:tcPr>
          <w:p w14:paraId="5DBF5376" w14:textId="54893D9B" w:rsidR="00EB4312" w:rsidRPr="00AF5717" w:rsidRDefault="00E27C57" w:rsidP="00765F28">
            <w:pPr>
              <w:pStyle w:val="Paragraph"/>
              <w:spacing w:before="60" w:after="60"/>
              <w:rPr>
                <w:rFonts w:cs="Arial"/>
              </w:rPr>
            </w:pPr>
            <w:r w:rsidRPr="00AF5717">
              <w:rPr>
                <w:rFonts w:cs="Arial"/>
              </w:rPr>
              <w:t>Alanine aminotransferase</w:t>
            </w:r>
          </w:p>
        </w:tc>
      </w:tr>
      <w:tr w:rsidR="008F5115" w14:paraId="6D8CBD5B" w14:textId="77777777" w:rsidTr="0AF6CF0B">
        <w:trPr>
          <w:jc w:val="center"/>
        </w:trPr>
        <w:tc>
          <w:tcPr>
            <w:tcW w:w="1346" w:type="pct"/>
          </w:tcPr>
          <w:p w14:paraId="3C4A82BD" w14:textId="17061347" w:rsidR="00EB4312" w:rsidRPr="00AF5717" w:rsidRDefault="00E27C57" w:rsidP="00765F28">
            <w:pPr>
              <w:pStyle w:val="Paragraph"/>
              <w:spacing w:before="60" w:after="60"/>
              <w:rPr>
                <w:rFonts w:cs="Arial"/>
              </w:rPr>
            </w:pPr>
            <w:r w:rsidRPr="00AF5717">
              <w:rPr>
                <w:rFonts w:cs="Arial"/>
              </w:rPr>
              <w:t>AST</w:t>
            </w:r>
          </w:p>
        </w:tc>
        <w:tc>
          <w:tcPr>
            <w:tcW w:w="3654" w:type="pct"/>
          </w:tcPr>
          <w:p w14:paraId="1186703E" w14:textId="29D02DCE" w:rsidR="00EB4312" w:rsidRPr="00AF5717" w:rsidRDefault="00E27C57" w:rsidP="00765F28">
            <w:pPr>
              <w:pStyle w:val="Paragraph"/>
              <w:spacing w:before="60" w:after="60"/>
              <w:rPr>
                <w:rFonts w:cs="Arial"/>
              </w:rPr>
            </w:pPr>
            <w:r w:rsidRPr="00AF5717">
              <w:rPr>
                <w:rFonts w:cs="Arial"/>
              </w:rPr>
              <w:t>Aspartate transaminase</w:t>
            </w:r>
          </w:p>
        </w:tc>
      </w:tr>
      <w:tr w:rsidR="008F5115" w14:paraId="685A9D5A" w14:textId="77777777" w:rsidTr="0AF6CF0B">
        <w:trPr>
          <w:jc w:val="center"/>
        </w:trPr>
        <w:tc>
          <w:tcPr>
            <w:tcW w:w="1346" w:type="pct"/>
          </w:tcPr>
          <w:p w14:paraId="4D1B41C4" w14:textId="27C51349" w:rsidR="00095EC0" w:rsidRPr="00AF5717" w:rsidRDefault="00E27C57" w:rsidP="00765F28">
            <w:pPr>
              <w:pStyle w:val="Paragraph"/>
              <w:spacing w:before="60" w:after="60"/>
              <w:rPr>
                <w:rFonts w:cs="Arial"/>
              </w:rPr>
            </w:pPr>
            <w:r w:rsidRPr="00AF5717">
              <w:rPr>
                <w:rFonts w:cs="Arial"/>
              </w:rPr>
              <w:t>ATC</w:t>
            </w:r>
          </w:p>
        </w:tc>
        <w:tc>
          <w:tcPr>
            <w:tcW w:w="3654" w:type="pct"/>
          </w:tcPr>
          <w:p w14:paraId="29B6E421" w14:textId="18760297" w:rsidR="00095EC0" w:rsidRPr="00AF5717" w:rsidRDefault="00E27C57" w:rsidP="00765F28">
            <w:pPr>
              <w:pStyle w:val="Paragraph"/>
              <w:spacing w:before="60" w:after="60"/>
              <w:rPr>
                <w:rFonts w:cs="Arial"/>
              </w:rPr>
            </w:pPr>
            <w:r w:rsidRPr="00AF5717">
              <w:rPr>
                <w:rFonts w:cs="Arial"/>
              </w:rPr>
              <w:t>Anatomic</w:t>
            </w:r>
            <w:r w:rsidR="00F4386F" w:rsidRPr="00AF5717">
              <w:rPr>
                <w:rFonts w:cs="Arial"/>
              </w:rPr>
              <w:t xml:space="preserve"> </w:t>
            </w:r>
            <w:r w:rsidRPr="00AF5717">
              <w:rPr>
                <w:rFonts w:cs="Arial"/>
              </w:rPr>
              <w:t>Therapeutic</w:t>
            </w:r>
            <w:r w:rsidR="00F4386F" w:rsidRPr="00AF5717">
              <w:rPr>
                <w:rFonts w:cs="Arial"/>
              </w:rPr>
              <w:t xml:space="preserve"> </w:t>
            </w:r>
            <w:r w:rsidRPr="00AF5717">
              <w:rPr>
                <w:rFonts w:cs="Arial"/>
              </w:rPr>
              <w:t>Chemical coding dictionary</w:t>
            </w:r>
          </w:p>
        </w:tc>
      </w:tr>
      <w:tr w:rsidR="008F5115" w14:paraId="34B8888C" w14:textId="77777777" w:rsidTr="0AF6CF0B">
        <w:trPr>
          <w:jc w:val="center"/>
        </w:trPr>
        <w:tc>
          <w:tcPr>
            <w:tcW w:w="1346" w:type="pct"/>
          </w:tcPr>
          <w:p w14:paraId="5B1204F8" w14:textId="4584AB99" w:rsidR="00EB4312" w:rsidRPr="00AF5717" w:rsidRDefault="00E27C57" w:rsidP="00765F28">
            <w:pPr>
              <w:pStyle w:val="Paragraph"/>
              <w:spacing w:before="60" w:after="60"/>
              <w:rPr>
                <w:rFonts w:cs="Arial"/>
              </w:rPr>
            </w:pPr>
            <w:r w:rsidRPr="00AF5717">
              <w:rPr>
                <w:rFonts w:cs="Arial"/>
              </w:rPr>
              <w:t>AUC</w:t>
            </w:r>
          </w:p>
        </w:tc>
        <w:tc>
          <w:tcPr>
            <w:tcW w:w="3654" w:type="pct"/>
          </w:tcPr>
          <w:p w14:paraId="5D558412" w14:textId="60B69864" w:rsidR="00EB4312" w:rsidRPr="00AF5717" w:rsidRDefault="00E27C57" w:rsidP="00765F28">
            <w:pPr>
              <w:pStyle w:val="Paragraph"/>
              <w:spacing w:before="60" w:after="60"/>
              <w:rPr>
                <w:rFonts w:cs="Arial"/>
              </w:rPr>
            </w:pPr>
            <w:r w:rsidRPr="00AF5717">
              <w:rPr>
                <w:rFonts w:cs="Arial"/>
              </w:rPr>
              <w:t>Area under the curve</w:t>
            </w:r>
          </w:p>
        </w:tc>
      </w:tr>
      <w:tr w:rsidR="008F5115" w14:paraId="51750829" w14:textId="77777777" w:rsidTr="0AF6CF0B">
        <w:trPr>
          <w:jc w:val="center"/>
        </w:trPr>
        <w:tc>
          <w:tcPr>
            <w:tcW w:w="1346" w:type="pct"/>
          </w:tcPr>
          <w:p w14:paraId="5E3FF99A" w14:textId="16CB7352" w:rsidR="00EB4312" w:rsidRPr="00AF5717" w:rsidRDefault="00E27C57" w:rsidP="00765F28">
            <w:pPr>
              <w:pStyle w:val="Paragraph"/>
              <w:spacing w:before="60" w:after="60"/>
              <w:rPr>
                <w:rFonts w:cs="Arial"/>
              </w:rPr>
            </w:pPr>
            <w:r w:rsidRPr="00AF5717">
              <w:rPr>
                <w:rFonts w:cs="Arial"/>
              </w:rPr>
              <w:t>BLQ</w:t>
            </w:r>
          </w:p>
        </w:tc>
        <w:tc>
          <w:tcPr>
            <w:tcW w:w="3654" w:type="pct"/>
          </w:tcPr>
          <w:p w14:paraId="575776CA" w14:textId="09E16F8B" w:rsidR="00EB4312" w:rsidRPr="00AF5717" w:rsidRDefault="00E27C57" w:rsidP="00765F28">
            <w:pPr>
              <w:pStyle w:val="Paragraph"/>
              <w:spacing w:before="60" w:after="60"/>
              <w:rPr>
                <w:rFonts w:cs="Arial"/>
              </w:rPr>
            </w:pPr>
            <w:r w:rsidRPr="00AF5717">
              <w:rPr>
                <w:rFonts w:cs="Arial"/>
              </w:rPr>
              <w:t>Below limi</w:t>
            </w:r>
            <w:r w:rsidR="00383ACE" w:rsidRPr="00AF5717">
              <w:rPr>
                <w:rFonts w:cs="Arial"/>
              </w:rPr>
              <w:t>t</w:t>
            </w:r>
            <w:r w:rsidRPr="00AF5717">
              <w:rPr>
                <w:rFonts w:cs="Arial"/>
              </w:rPr>
              <w:t xml:space="preserve"> of quantification</w:t>
            </w:r>
          </w:p>
        </w:tc>
      </w:tr>
      <w:tr w:rsidR="008F5115" w14:paraId="0A472405" w14:textId="77777777" w:rsidTr="0AF6CF0B">
        <w:trPr>
          <w:jc w:val="center"/>
        </w:trPr>
        <w:tc>
          <w:tcPr>
            <w:tcW w:w="1346" w:type="pct"/>
          </w:tcPr>
          <w:p w14:paraId="3A090738" w14:textId="5D78AC91" w:rsidR="00F4386F" w:rsidRPr="00AF5717" w:rsidRDefault="00E27C57" w:rsidP="00765F28">
            <w:pPr>
              <w:pStyle w:val="Paragraph"/>
              <w:spacing w:before="60" w:after="60"/>
              <w:rPr>
                <w:rFonts w:cs="Arial"/>
              </w:rPr>
            </w:pPr>
            <w:r w:rsidRPr="00AF5717">
              <w:rPr>
                <w:rFonts w:cs="Arial"/>
              </w:rPr>
              <w:t>BMI</w:t>
            </w:r>
          </w:p>
        </w:tc>
        <w:tc>
          <w:tcPr>
            <w:tcW w:w="3654" w:type="pct"/>
          </w:tcPr>
          <w:p w14:paraId="0766B555" w14:textId="77032E04" w:rsidR="00F4386F" w:rsidRPr="00AF5717" w:rsidRDefault="00E27C57" w:rsidP="00765F28">
            <w:pPr>
              <w:pStyle w:val="Paragraph"/>
              <w:spacing w:before="60" w:after="60"/>
              <w:rPr>
                <w:rFonts w:cs="Arial"/>
              </w:rPr>
            </w:pPr>
            <w:r w:rsidRPr="00AF5717">
              <w:rPr>
                <w:rFonts w:cs="Arial"/>
              </w:rPr>
              <w:t>Body mass index</w:t>
            </w:r>
          </w:p>
        </w:tc>
      </w:tr>
      <w:tr w:rsidR="008F5115" w14:paraId="34F12E06" w14:textId="77777777" w:rsidTr="0AF6CF0B">
        <w:trPr>
          <w:jc w:val="center"/>
        </w:trPr>
        <w:tc>
          <w:tcPr>
            <w:tcW w:w="1346" w:type="pct"/>
          </w:tcPr>
          <w:p w14:paraId="29B9E065" w14:textId="004E9FE1" w:rsidR="009E00BF" w:rsidRPr="00AF5717" w:rsidRDefault="00E27C57" w:rsidP="00765F28">
            <w:pPr>
              <w:pStyle w:val="Paragraph"/>
              <w:spacing w:before="60" w:after="60"/>
              <w:rPr>
                <w:rFonts w:cs="Arial"/>
              </w:rPr>
            </w:pPr>
            <w:r w:rsidRPr="00AF5717">
              <w:rPr>
                <w:rFonts w:cs="Arial"/>
              </w:rPr>
              <w:t>BOIN</w:t>
            </w:r>
          </w:p>
        </w:tc>
        <w:tc>
          <w:tcPr>
            <w:tcW w:w="3654" w:type="pct"/>
          </w:tcPr>
          <w:p w14:paraId="5AE24155" w14:textId="2DF72D91" w:rsidR="009E00BF" w:rsidRPr="00AF5717" w:rsidRDefault="00E27C57" w:rsidP="00765F28">
            <w:pPr>
              <w:pStyle w:val="Paragraph"/>
              <w:spacing w:before="60" w:after="60"/>
              <w:rPr>
                <w:rFonts w:cs="Arial"/>
              </w:rPr>
            </w:pPr>
            <w:r w:rsidRPr="00AF5717">
              <w:rPr>
                <w:rFonts w:cs="Arial"/>
              </w:rPr>
              <w:t>Bayesian Optimal Interval</w:t>
            </w:r>
          </w:p>
        </w:tc>
      </w:tr>
      <w:tr w:rsidR="008F5115" w14:paraId="33122BC2" w14:textId="77777777" w:rsidTr="0AF6CF0B">
        <w:trPr>
          <w:jc w:val="center"/>
        </w:trPr>
        <w:tc>
          <w:tcPr>
            <w:tcW w:w="1346" w:type="pct"/>
          </w:tcPr>
          <w:p w14:paraId="5A70A95D" w14:textId="30887F56" w:rsidR="00EB4312" w:rsidRPr="00AF5717" w:rsidRDefault="00E27C57" w:rsidP="00765F28">
            <w:pPr>
              <w:pStyle w:val="Paragraph"/>
              <w:spacing w:before="60" w:after="60"/>
              <w:rPr>
                <w:rFonts w:cs="Arial"/>
              </w:rPr>
            </w:pPr>
            <w:r w:rsidRPr="00AF5717">
              <w:rPr>
                <w:rFonts w:cs="Arial"/>
              </w:rPr>
              <w:t>C1D1</w:t>
            </w:r>
          </w:p>
        </w:tc>
        <w:tc>
          <w:tcPr>
            <w:tcW w:w="3654" w:type="pct"/>
          </w:tcPr>
          <w:p w14:paraId="2F1E28DB" w14:textId="37EE0414" w:rsidR="00EB4312" w:rsidRPr="00AF5717" w:rsidRDefault="00E27C57" w:rsidP="00765F28">
            <w:pPr>
              <w:pStyle w:val="Paragraph"/>
              <w:spacing w:before="60" w:after="60"/>
              <w:rPr>
                <w:rFonts w:cs="Arial"/>
              </w:rPr>
            </w:pPr>
            <w:r w:rsidRPr="00AF5717">
              <w:rPr>
                <w:rFonts w:cs="Arial"/>
              </w:rPr>
              <w:t>Day 1 in Cycle 1</w:t>
            </w:r>
          </w:p>
        </w:tc>
      </w:tr>
      <w:tr w:rsidR="008F5115" w14:paraId="091AEEE2" w14:textId="77777777" w:rsidTr="0AF6CF0B">
        <w:trPr>
          <w:jc w:val="center"/>
        </w:trPr>
        <w:tc>
          <w:tcPr>
            <w:tcW w:w="1346" w:type="pct"/>
          </w:tcPr>
          <w:p w14:paraId="490BF8B1" w14:textId="5673ABB4" w:rsidR="00EB4312" w:rsidRPr="00AF5717" w:rsidRDefault="00E27C57" w:rsidP="00765F28">
            <w:pPr>
              <w:pStyle w:val="Paragraph"/>
              <w:spacing w:before="60" w:after="60"/>
              <w:rPr>
                <w:rFonts w:cs="Arial"/>
              </w:rPr>
            </w:pPr>
            <w:r w:rsidRPr="00AF5717">
              <w:rPr>
                <w:rFonts w:cs="Arial"/>
              </w:rPr>
              <w:t>C3D3</w:t>
            </w:r>
          </w:p>
        </w:tc>
        <w:tc>
          <w:tcPr>
            <w:tcW w:w="3654" w:type="pct"/>
          </w:tcPr>
          <w:p w14:paraId="6B507810" w14:textId="41CB0B7B" w:rsidR="00EB4312" w:rsidRPr="00AF5717" w:rsidRDefault="00E27C57" w:rsidP="00765F28">
            <w:pPr>
              <w:pStyle w:val="Paragraph"/>
              <w:spacing w:before="60" w:after="60"/>
              <w:rPr>
                <w:rFonts w:cs="Arial"/>
              </w:rPr>
            </w:pPr>
            <w:r w:rsidRPr="00AF5717">
              <w:rPr>
                <w:rFonts w:cs="Arial"/>
              </w:rPr>
              <w:t>Day 1 in Cycle 3</w:t>
            </w:r>
          </w:p>
        </w:tc>
      </w:tr>
      <w:tr w:rsidR="008F5115" w14:paraId="359998F6" w14:textId="77777777" w:rsidTr="0AF6CF0B">
        <w:trPr>
          <w:jc w:val="center"/>
        </w:trPr>
        <w:tc>
          <w:tcPr>
            <w:tcW w:w="1346" w:type="pct"/>
          </w:tcPr>
          <w:p w14:paraId="00CAC468" w14:textId="7C2ED8FA" w:rsidR="00D539DA" w:rsidRPr="00AF5717" w:rsidRDefault="00E27C57" w:rsidP="00765F28">
            <w:pPr>
              <w:pStyle w:val="Paragraph"/>
              <w:spacing w:before="60" w:after="60"/>
              <w:rPr>
                <w:rFonts w:cs="Arial"/>
              </w:rPr>
            </w:pPr>
            <w:r w:rsidRPr="00AF5717">
              <w:rPr>
                <w:rFonts w:cs="Arial"/>
              </w:rPr>
              <w:t>CD39</w:t>
            </w:r>
          </w:p>
        </w:tc>
        <w:tc>
          <w:tcPr>
            <w:tcW w:w="3654" w:type="pct"/>
          </w:tcPr>
          <w:p w14:paraId="7DDD808D" w14:textId="0D36B4C1" w:rsidR="00D539DA" w:rsidRPr="00AF5717" w:rsidRDefault="00E27C57" w:rsidP="00765F28">
            <w:pPr>
              <w:pStyle w:val="Paragraph"/>
              <w:spacing w:before="60" w:after="60"/>
              <w:rPr>
                <w:rFonts w:cs="Arial"/>
              </w:rPr>
            </w:pPr>
            <w:r w:rsidRPr="00AF5717">
              <w:rPr>
                <w:rFonts w:cs="Arial"/>
              </w:rPr>
              <w:t>Ectonucleoside triphosphate diphosphohydrolase-1</w:t>
            </w:r>
          </w:p>
        </w:tc>
      </w:tr>
      <w:tr w:rsidR="008F5115" w14:paraId="367B23F2" w14:textId="77777777" w:rsidTr="0AF6CF0B">
        <w:trPr>
          <w:jc w:val="center"/>
        </w:trPr>
        <w:tc>
          <w:tcPr>
            <w:tcW w:w="1346" w:type="pct"/>
          </w:tcPr>
          <w:p w14:paraId="23480E18" w14:textId="449E16A2" w:rsidR="00EB4312" w:rsidRPr="00AF5717" w:rsidRDefault="00E27C57" w:rsidP="00765F28">
            <w:pPr>
              <w:pStyle w:val="Paragraph"/>
              <w:spacing w:before="60" w:after="60"/>
              <w:rPr>
                <w:rFonts w:cs="Arial"/>
              </w:rPr>
            </w:pPr>
            <w:r w:rsidRPr="00AF5717">
              <w:rPr>
                <w:rFonts w:cs="Arial"/>
              </w:rPr>
              <w:t>CHG</w:t>
            </w:r>
          </w:p>
        </w:tc>
        <w:tc>
          <w:tcPr>
            <w:tcW w:w="3654" w:type="pct"/>
          </w:tcPr>
          <w:p w14:paraId="1E517827" w14:textId="496CB08A" w:rsidR="00EB4312" w:rsidRPr="00AF5717" w:rsidRDefault="00E27C57" w:rsidP="00765F28">
            <w:pPr>
              <w:pStyle w:val="Paragraph"/>
              <w:spacing w:before="60" w:after="60"/>
              <w:rPr>
                <w:rFonts w:cs="Arial"/>
              </w:rPr>
            </w:pPr>
            <w:r w:rsidRPr="00AF5717">
              <w:rPr>
                <w:rFonts w:cs="Arial"/>
              </w:rPr>
              <w:t>Change from baseline</w:t>
            </w:r>
          </w:p>
        </w:tc>
      </w:tr>
      <w:tr w:rsidR="008F5115" w14:paraId="4E8E2C74" w14:textId="77777777" w:rsidTr="0AF6CF0B">
        <w:trPr>
          <w:jc w:val="center"/>
        </w:trPr>
        <w:tc>
          <w:tcPr>
            <w:tcW w:w="1346" w:type="pct"/>
          </w:tcPr>
          <w:p w14:paraId="14E0B3E5" w14:textId="5172EF11" w:rsidR="00F4386F" w:rsidRPr="00AF5717" w:rsidRDefault="00E27C57" w:rsidP="00765F28">
            <w:pPr>
              <w:pStyle w:val="Paragraph"/>
              <w:spacing w:before="60" w:after="60"/>
              <w:rPr>
                <w:rFonts w:cs="Arial"/>
              </w:rPr>
            </w:pPr>
            <w:r w:rsidRPr="00AF5717">
              <w:rPr>
                <w:rFonts w:cs="Arial"/>
              </w:rPr>
              <w:t>CI</w:t>
            </w:r>
          </w:p>
        </w:tc>
        <w:tc>
          <w:tcPr>
            <w:tcW w:w="3654" w:type="pct"/>
          </w:tcPr>
          <w:p w14:paraId="0B6220BA" w14:textId="364622EF" w:rsidR="00F4386F" w:rsidRPr="00AF5717" w:rsidRDefault="00E27C57" w:rsidP="00765F28">
            <w:pPr>
              <w:pStyle w:val="Paragraph"/>
              <w:spacing w:before="60" w:after="60"/>
              <w:rPr>
                <w:rFonts w:cs="Arial"/>
              </w:rPr>
            </w:pPr>
            <w:r w:rsidRPr="00AF5717">
              <w:rPr>
                <w:rFonts w:cs="Arial"/>
              </w:rPr>
              <w:t>Confidence interval</w:t>
            </w:r>
          </w:p>
        </w:tc>
      </w:tr>
      <w:tr w:rsidR="008F5115" w14:paraId="6D2B4803" w14:textId="77777777" w:rsidTr="0AF6CF0B">
        <w:trPr>
          <w:jc w:val="center"/>
        </w:trPr>
        <w:tc>
          <w:tcPr>
            <w:tcW w:w="1346" w:type="pct"/>
          </w:tcPr>
          <w:p w14:paraId="2AF2BEF1" w14:textId="50D3F8D5" w:rsidR="00D539DA" w:rsidRPr="00AF5717" w:rsidRDefault="00E27C57" w:rsidP="00765F28">
            <w:pPr>
              <w:pStyle w:val="Paragraph"/>
              <w:spacing w:before="60" w:after="60"/>
              <w:rPr>
                <w:rFonts w:cs="Arial"/>
              </w:rPr>
            </w:pPr>
            <w:r w:rsidRPr="00AF5717">
              <w:rPr>
                <w:rFonts w:cs="Arial"/>
              </w:rPr>
              <w:t>CR</w:t>
            </w:r>
          </w:p>
        </w:tc>
        <w:tc>
          <w:tcPr>
            <w:tcW w:w="3654" w:type="pct"/>
          </w:tcPr>
          <w:p w14:paraId="3D93E0FE" w14:textId="02C420D5" w:rsidR="00D539DA" w:rsidRPr="00AF5717" w:rsidRDefault="00E27C57" w:rsidP="00D539DA">
            <w:pPr>
              <w:pStyle w:val="Paragraph"/>
              <w:spacing w:before="60" w:after="60"/>
              <w:rPr>
                <w:rFonts w:cs="Arial"/>
              </w:rPr>
            </w:pPr>
            <w:r w:rsidRPr="00AF5717">
              <w:rPr>
                <w:rFonts w:cs="Arial"/>
              </w:rPr>
              <w:t>Complete Response</w:t>
            </w:r>
          </w:p>
        </w:tc>
      </w:tr>
      <w:tr w:rsidR="008F5115" w14:paraId="6701A898" w14:textId="77777777" w:rsidTr="0AF6CF0B">
        <w:trPr>
          <w:jc w:val="center"/>
        </w:trPr>
        <w:tc>
          <w:tcPr>
            <w:tcW w:w="1346" w:type="pct"/>
          </w:tcPr>
          <w:p w14:paraId="5D480F56" w14:textId="3E87BFA7" w:rsidR="00DE0E83" w:rsidRPr="00AF5717" w:rsidRDefault="00E27C57" w:rsidP="00765F28">
            <w:pPr>
              <w:pStyle w:val="Paragraph"/>
              <w:spacing w:before="60" w:after="60"/>
              <w:rPr>
                <w:rFonts w:cs="Arial"/>
              </w:rPr>
            </w:pPr>
            <w:r w:rsidRPr="00AF5717">
              <w:rPr>
                <w:rFonts w:cs="Arial"/>
              </w:rPr>
              <w:t>CRO</w:t>
            </w:r>
          </w:p>
        </w:tc>
        <w:tc>
          <w:tcPr>
            <w:tcW w:w="3654" w:type="pct"/>
          </w:tcPr>
          <w:p w14:paraId="30812F55" w14:textId="6664ABB9" w:rsidR="00DE0E83" w:rsidRPr="00AF5717" w:rsidRDefault="00E27C57" w:rsidP="00765F28">
            <w:pPr>
              <w:pStyle w:val="Paragraph"/>
              <w:spacing w:before="60" w:after="60"/>
              <w:rPr>
                <w:rFonts w:cs="Arial"/>
              </w:rPr>
            </w:pPr>
            <w:r w:rsidRPr="00AF5717">
              <w:rPr>
                <w:rFonts w:cs="Arial"/>
              </w:rPr>
              <w:t xml:space="preserve">Contract research </w:t>
            </w:r>
            <w:r w:rsidR="003778A5" w:rsidRPr="00AF5717">
              <w:rPr>
                <w:rFonts w:cs="Arial"/>
              </w:rPr>
              <w:t>organization</w:t>
            </w:r>
          </w:p>
        </w:tc>
      </w:tr>
      <w:tr w:rsidR="008F5115" w14:paraId="37AA64E6" w14:textId="77777777" w:rsidTr="0AF6CF0B">
        <w:trPr>
          <w:jc w:val="center"/>
        </w:trPr>
        <w:tc>
          <w:tcPr>
            <w:tcW w:w="1346" w:type="pct"/>
          </w:tcPr>
          <w:p w14:paraId="1C9AE2C7" w14:textId="79BC6A07" w:rsidR="00DE0E83" w:rsidRPr="00AF5717" w:rsidRDefault="00E27C57" w:rsidP="00765F28">
            <w:pPr>
              <w:pStyle w:val="Paragraph"/>
              <w:spacing w:before="60" w:after="60"/>
              <w:rPr>
                <w:rFonts w:cs="Arial"/>
              </w:rPr>
            </w:pPr>
            <w:r w:rsidRPr="00AF5717">
              <w:rPr>
                <w:rFonts w:cs="Arial"/>
              </w:rPr>
              <w:t>CRS</w:t>
            </w:r>
          </w:p>
        </w:tc>
        <w:tc>
          <w:tcPr>
            <w:tcW w:w="3654" w:type="pct"/>
          </w:tcPr>
          <w:p w14:paraId="7CFAAC21" w14:textId="1337AFBA" w:rsidR="00DE0E83" w:rsidRPr="00AF5717" w:rsidRDefault="00E27C57" w:rsidP="00765F28">
            <w:pPr>
              <w:pStyle w:val="Paragraph"/>
              <w:spacing w:before="60" w:after="60"/>
              <w:rPr>
                <w:rFonts w:cs="Arial"/>
              </w:rPr>
            </w:pPr>
            <w:r w:rsidRPr="00AF5717">
              <w:rPr>
                <w:rFonts w:cs="Arial"/>
              </w:rPr>
              <w:t>Cytokine release syndrome</w:t>
            </w:r>
          </w:p>
        </w:tc>
      </w:tr>
      <w:tr w:rsidR="008F5115" w14:paraId="1AEAFE12" w14:textId="77777777" w:rsidTr="0AF6CF0B">
        <w:trPr>
          <w:jc w:val="center"/>
        </w:trPr>
        <w:tc>
          <w:tcPr>
            <w:tcW w:w="1346" w:type="pct"/>
          </w:tcPr>
          <w:p w14:paraId="09511A35" w14:textId="5D54CA28" w:rsidR="00EB4312" w:rsidRPr="00AF5717" w:rsidRDefault="00E27C57" w:rsidP="00765F28">
            <w:pPr>
              <w:pStyle w:val="Paragraph"/>
              <w:spacing w:before="60" w:after="60"/>
              <w:rPr>
                <w:rFonts w:cs="Arial"/>
              </w:rPr>
            </w:pPr>
            <w:r w:rsidRPr="00AF5717">
              <w:rPr>
                <w:rFonts w:cs="Arial"/>
              </w:rPr>
              <w:t>CS</w:t>
            </w:r>
          </w:p>
        </w:tc>
        <w:tc>
          <w:tcPr>
            <w:tcW w:w="3654" w:type="pct"/>
          </w:tcPr>
          <w:p w14:paraId="0767245F" w14:textId="773C0D03" w:rsidR="00EB4312" w:rsidRPr="00AF5717" w:rsidRDefault="00E27C57" w:rsidP="00765F28">
            <w:pPr>
              <w:pStyle w:val="Paragraph"/>
              <w:spacing w:before="60" w:after="60"/>
              <w:rPr>
                <w:rFonts w:cs="Arial"/>
              </w:rPr>
            </w:pPr>
            <w:r w:rsidRPr="00AF5717">
              <w:rPr>
                <w:rFonts w:cs="Arial"/>
              </w:rPr>
              <w:t>Clinically Significant</w:t>
            </w:r>
          </w:p>
        </w:tc>
      </w:tr>
      <w:tr w:rsidR="008F5115" w14:paraId="6FE4479D" w14:textId="77777777" w:rsidTr="0AF6CF0B">
        <w:trPr>
          <w:jc w:val="center"/>
        </w:trPr>
        <w:tc>
          <w:tcPr>
            <w:tcW w:w="1346" w:type="pct"/>
          </w:tcPr>
          <w:p w14:paraId="43027D3E" w14:textId="2F3361DC" w:rsidR="001E10B5" w:rsidRPr="00AF5717" w:rsidRDefault="00E27C57" w:rsidP="00765F28">
            <w:pPr>
              <w:pStyle w:val="Paragraph"/>
              <w:spacing w:before="60" w:after="60"/>
              <w:rPr>
                <w:rFonts w:cs="Arial"/>
              </w:rPr>
            </w:pPr>
            <w:r w:rsidRPr="00AF5717">
              <w:rPr>
                <w:rFonts w:cs="Arial"/>
              </w:rPr>
              <w:t>CSR</w:t>
            </w:r>
          </w:p>
        </w:tc>
        <w:tc>
          <w:tcPr>
            <w:tcW w:w="3654" w:type="pct"/>
          </w:tcPr>
          <w:p w14:paraId="518B8118" w14:textId="0CA084BE" w:rsidR="001E10B5" w:rsidRPr="00AF5717" w:rsidRDefault="00E27C57" w:rsidP="00765F28">
            <w:pPr>
              <w:pStyle w:val="Paragraph"/>
              <w:spacing w:before="60" w:after="60"/>
              <w:rPr>
                <w:rFonts w:cs="Arial"/>
              </w:rPr>
            </w:pPr>
            <w:r w:rsidRPr="00AF5717">
              <w:rPr>
                <w:rFonts w:cs="Arial"/>
              </w:rPr>
              <w:t>Clinical study report</w:t>
            </w:r>
          </w:p>
        </w:tc>
      </w:tr>
      <w:tr w:rsidR="008F5115" w14:paraId="24D8DF17" w14:textId="77777777" w:rsidTr="0AF6CF0B">
        <w:trPr>
          <w:jc w:val="center"/>
        </w:trPr>
        <w:tc>
          <w:tcPr>
            <w:tcW w:w="1346" w:type="pct"/>
          </w:tcPr>
          <w:p w14:paraId="3B134658" w14:textId="0F030B77" w:rsidR="00D539DA" w:rsidRPr="00AF5717" w:rsidRDefault="00E27C57" w:rsidP="00765F28">
            <w:pPr>
              <w:pStyle w:val="Paragraph"/>
              <w:spacing w:before="60" w:after="60"/>
              <w:rPr>
                <w:rFonts w:cs="Arial"/>
              </w:rPr>
            </w:pPr>
            <w:r w:rsidRPr="00AF5717">
              <w:rPr>
                <w:rFonts w:cs="Arial"/>
              </w:rPr>
              <w:t>CTCAE v5.0</w:t>
            </w:r>
          </w:p>
        </w:tc>
        <w:tc>
          <w:tcPr>
            <w:tcW w:w="3654" w:type="pct"/>
          </w:tcPr>
          <w:p w14:paraId="6D7E6440" w14:textId="603DC789" w:rsidR="00D539DA" w:rsidRPr="00AF5717" w:rsidRDefault="00E27C57" w:rsidP="00765F28">
            <w:pPr>
              <w:pStyle w:val="Paragraph"/>
              <w:spacing w:before="60" w:after="60"/>
              <w:rPr>
                <w:rFonts w:cs="Arial"/>
              </w:rPr>
            </w:pPr>
            <w:r w:rsidRPr="00AF5717">
              <w:rPr>
                <w:rFonts w:cs="Arial"/>
              </w:rPr>
              <w:t>(US National Cancer Institute) Common Terminology Criteria for Adverse Events</w:t>
            </w:r>
          </w:p>
        </w:tc>
      </w:tr>
      <w:tr w:rsidR="008F5115" w14:paraId="567D0906" w14:textId="027F260A" w:rsidTr="0AF6CF0B">
        <w:trPr>
          <w:jc w:val="center"/>
        </w:trPr>
        <w:tc>
          <w:tcPr>
            <w:tcW w:w="1346" w:type="pct"/>
          </w:tcPr>
          <w:p w14:paraId="7D0F07B1" w14:textId="62965E32" w:rsidR="00D539DA" w:rsidRPr="00AF5717" w:rsidRDefault="00E27C57" w:rsidP="00765F28">
            <w:pPr>
              <w:pStyle w:val="Paragraph"/>
              <w:spacing w:before="60" w:after="60"/>
              <w:rPr>
                <w:rFonts w:cs="Arial"/>
              </w:rPr>
            </w:pPr>
            <w:r w:rsidRPr="00AF5717">
              <w:rPr>
                <w:rFonts w:cs="Arial"/>
              </w:rPr>
              <w:t>CTP</w:t>
            </w:r>
          </w:p>
        </w:tc>
        <w:tc>
          <w:tcPr>
            <w:tcW w:w="3654" w:type="pct"/>
          </w:tcPr>
          <w:p w14:paraId="44A70524" w14:textId="043BBAEF" w:rsidR="00D539DA" w:rsidRPr="00AF5717" w:rsidRDefault="00E27C57" w:rsidP="00765F28">
            <w:pPr>
              <w:pStyle w:val="Paragraph"/>
              <w:spacing w:before="60" w:after="60"/>
              <w:rPr>
                <w:rFonts w:cs="Arial"/>
              </w:rPr>
            </w:pPr>
            <w:r w:rsidRPr="00AF5717">
              <w:rPr>
                <w:rFonts w:cs="Arial"/>
              </w:rPr>
              <w:t>Clinical trial protocol</w:t>
            </w:r>
          </w:p>
        </w:tc>
      </w:tr>
      <w:tr w:rsidR="008F5115" w14:paraId="6DFA13BF" w14:textId="77777777" w:rsidTr="0AF6CF0B">
        <w:trPr>
          <w:jc w:val="center"/>
        </w:trPr>
        <w:tc>
          <w:tcPr>
            <w:tcW w:w="1346" w:type="pct"/>
          </w:tcPr>
          <w:p w14:paraId="5C0BB775" w14:textId="7D2B1397" w:rsidR="00D539DA" w:rsidRPr="00AF5717" w:rsidRDefault="00E27C57" w:rsidP="00765F28">
            <w:pPr>
              <w:pStyle w:val="Paragraph"/>
              <w:spacing w:before="60" w:after="60"/>
              <w:rPr>
                <w:rFonts w:cs="Arial"/>
              </w:rPr>
            </w:pPr>
            <w:r w:rsidRPr="00AF5717">
              <w:rPr>
                <w:rFonts w:cs="Arial"/>
              </w:rPr>
              <w:t>DCR</w:t>
            </w:r>
          </w:p>
        </w:tc>
        <w:tc>
          <w:tcPr>
            <w:tcW w:w="3654" w:type="pct"/>
          </w:tcPr>
          <w:p w14:paraId="4889EA9B" w14:textId="47EA83E1" w:rsidR="00D539DA" w:rsidRPr="00AF5717" w:rsidRDefault="00E27C57" w:rsidP="00765F28">
            <w:pPr>
              <w:pStyle w:val="Paragraph"/>
              <w:spacing w:before="60" w:after="60"/>
              <w:rPr>
                <w:rFonts w:cs="Arial"/>
              </w:rPr>
            </w:pPr>
            <w:r w:rsidRPr="00AF5717">
              <w:rPr>
                <w:rFonts w:cs="Arial"/>
              </w:rPr>
              <w:t>Disease Control Rate</w:t>
            </w:r>
          </w:p>
        </w:tc>
      </w:tr>
      <w:tr w:rsidR="008F5115" w14:paraId="0F2519C2" w14:textId="77777777" w:rsidTr="0AF6CF0B">
        <w:trPr>
          <w:jc w:val="center"/>
        </w:trPr>
        <w:tc>
          <w:tcPr>
            <w:tcW w:w="1346" w:type="pct"/>
          </w:tcPr>
          <w:p w14:paraId="24CA9E80" w14:textId="1EB54BD6" w:rsidR="000A3ADF" w:rsidRPr="00AF5717" w:rsidRDefault="00E27C57" w:rsidP="00765F28">
            <w:pPr>
              <w:pStyle w:val="Paragraph"/>
              <w:spacing w:before="60" w:after="60"/>
              <w:rPr>
                <w:rFonts w:cs="Arial"/>
              </w:rPr>
            </w:pPr>
            <w:r w:rsidRPr="00AF5717">
              <w:rPr>
                <w:rFonts w:cs="Arial"/>
              </w:rPr>
              <w:t>DL</w:t>
            </w:r>
          </w:p>
        </w:tc>
        <w:tc>
          <w:tcPr>
            <w:tcW w:w="3654" w:type="pct"/>
          </w:tcPr>
          <w:p w14:paraId="0C2F56E4" w14:textId="4B9700EC" w:rsidR="000A3ADF" w:rsidRPr="00AF5717" w:rsidRDefault="00E27C57" w:rsidP="00765F28">
            <w:pPr>
              <w:pStyle w:val="Paragraph"/>
              <w:spacing w:before="60" w:after="60"/>
              <w:rPr>
                <w:rFonts w:cs="Arial"/>
              </w:rPr>
            </w:pPr>
            <w:r w:rsidRPr="00AF5717">
              <w:rPr>
                <w:rFonts w:cs="Arial"/>
              </w:rPr>
              <w:t>Dose level</w:t>
            </w:r>
          </w:p>
        </w:tc>
      </w:tr>
      <w:tr w:rsidR="008F5115" w14:paraId="1E503A7A" w14:textId="77777777" w:rsidTr="0AF6CF0B">
        <w:trPr>
          <w:jc w:val="center"/>
        </w:trPr>
        <w:tc>
          <w:tcPr>
            <w:tcW w:w="1346" w:type="pct"/>
          </w:tcPr>
          <w:p w14:paraId="47073E55" w14:textId="34336E85" w:rsidR="00D539DA" w:rsidRPr="00AF5717" w:rsidRDefault="00E27C57" w:rsidP="00765F28">
            <w:pPr>
              <w:pStyle w:val="Paragraph"/>
              <w:spacing w:before="60" w:after="60"/>
              <w:rPr>
                <w:rFonts w:cs="Arial"/>
              </w:rPr>
            </w:pPr>
            <w:r w:rsidRPr="00AF5717">
              <w:rPr>
                <w:rFonts w:cs="Arial"/>
              </w:rPr>
              <w:t>DLT</w:t>
            </w:r>
          </w:p>
        </w:tc>
        <w:tc>
          <w:tcPr>
            <w:tcW w:w="3654" w:type="pct"/>
          </w:tcPr>
          <w:p w14:paraId="7BEF16F2" w14:textId="38B193AC" w:rsidR="00D539DA" w:rsidRPr="00AF5717" w:rsidRDefault="00E27C57" w:rsidP="00765F28">
            <w:pPr>
              <w:pStyle w:val="Paragraph"/>
              <w:spacing w:before="60" w:after="60"/>
              <w:rPr>
                <w:rFonts w:cs="Arial"/>
              </w:rPr>
            </w:pPr>
            <w:r w:rsidRPr="00AF5717">
              <w:rPr>
                <w:rFonts w:cs="Arial"/>
              </w:rPr>
              <w:t>Dose-Limiting Toxicity</w:t>
            </w:r>
          </w:p>
        </w:tc>
      </w:tr>
      <w:tr w:rsidR="008F5115" w14:paraId="46F8C4B3" w14:textId="77777777" w:rsidTr="0AF6CF0B">
        <w:trPr>
          <w:jc w:val="center"/>
        </w:trPr>
        <w:tc>
          <w:tcPr>
            <w:tcW w:w="1346" w:type="pct"/>
          </w:tcPr>
          <w:p w14:paraId="332D585F" w14:textId="3876D3CF" w:rsidR="00D539DA" w:rsidRPr="00AF5717" w:rsidRDefault="00E27C57" w:rsidP="00765F28">
            <w:pPr>
              <w:pStyle w:val="Paragraph"/>
              <w:spacing w:before="60" w:after="60"/>
              <w:rPr>
                <w:rFonts w:cs="Arial"/>
              </w:rPr>
            </w:pPr>
            <w:r w:rsidRPr="00AF5717">
              <w:rPr>
                <w:rFonts w:cs="Arial"/>
              </w:rPr>
              <w:t>DOR</w:t>
            </w:r>
          </w:p>
        </w:tc>
        <w:tc>
          <w:tcPr>
            <w:tcW w:w="3654" w:type="pct"/>
          </w:tcPr>
          <w:p w14:paraId="6DA3FB9E" w14:textId="518D4E7B" w:rsidR="00D539DA" w:rsidRPr="00AF5717" w:rsidRDefault="00E27C57" w:rsidP="00765F28">
            <w:pPr>
              <w:pStyle w:val="Paragraph"/>
              <w:spacing w:before="60" w:after="60"/>
              <w:rPr>
                <w:rFonts w:cs="Arial"/>
              </w:rPr>
            </w:pPr>
            <w:r w:rsidRPr="00AF5717">
              <w:rPr>
                <w:rFonts w:cs="Arial"/>
              </w:rPr>
              <w:t>Duration Of Response</w:t>
            </w:r>
          </w:p>
        </w:tc>
      </w:tr>
      <w:tr w:rsidR="008F5115" w14:paraId="15E60D8B" w14:textId="77777777" w:rsidTr="0AF6CF0B">
        <w:trPr>
          <w:jc w:val="center"/>
        </w:trPr>
        <w:tc>
          <w:tcPr>
            <w:tcW w:w="1346" w:type="pct"/>
          </w:tcPr>
          <w:p w14:paraId="5C7A90A5" w14:textId="7ACF746F" w:rsidR="00D539DA" w:rsidRPr="00AF5717" w:rsidRDefault="00E27C57" w:rsidP="00765F28">
            <w:pPr>
              <w:pStyle w:val="Paragraph"/>
              <w:spacing w:before="60" w:after="60"/>
              <w:rPr>
                <w:rFonts w:cs="Arial"/>
              </w:rPr>
            </w:pPr>
            <w:r w:rsidRPr="00AF5717">
              <w:rPr>
                <w:rFonts w:cs="Arial"/>
              </w:rPr>
              <w:t>DPP</w:t>
            </w:r>
          </w:p>
        </w:tc>
        <w:tc>
          <w:tcPr>
            <w:tcW w:w="3654" w:type="pct"/>
          </w:tcPr>
          <w:p w14:paraId="650BEF3E" w14:textId="48B0D9B6" w:rsidR="00D539DA" w:rsidRPr="00AF5717" w:rsidRDefault="00E27C57" w:rsidP="00765F28">
            <w:pPr>
              <w:pStyle w:val="Paragraph"/>
              <w:spacing w:before="60" w:after="60"/>
              <w:rPr>
                <w:rFonts w:cs="Arial"/>
              </w:rPr>
            </w:pPr>
            <w:r w:rsidRPr="00AF5717">
              <w:rPr>
                <w:rFonts w:cs="Arial"/>
              </w:rPr>
              <w:t>Data presentation plan</w:t>
            </w:r>
          </w:p>
        </w:tc>
      </w:tr>
      <w:tr w:rsidR="008F5115" w14:paraId="151E270E" w14:textId="77777777" w:rsidTr="0AF6CF0B">
        <w:trPr>
          <w:jc w:val="center"/>
        </w:trPr>
        <w:tc>
          <w:tcPr>
            <w:tcW w:w="1346" w:type="pct"/>
          </w:tcPr>
          <w:p w14:paraId="51190E32" w14:textId="3E83747F" w:rsidR="002F0AB8" w:rsidRPr="00AF5717" w:rsidRDefault="00E27C57" w:rsidP="00765F28">
            <w:pPr>
              <w:pStyle w:val="Paragraph"/>
              <w:spacing w:before="60" w:after="60"/>
              <w:rPr>
                <w:rFonts w:cs="Arial"/>
              </w:rPr>
            </w:pPr>
            <w:r w:rsidRPr="00AF5717">
              <w:rPr>
                <w:rFonts w:cs="Arial"/>
              </w:rPr>
              <w:lastRenderedPageBreak/>
              <w:t>ECG</w:t>
            </w:r>
          </w:p>
        </w:tc>
        <w:tc>
          <w:tcPr>
            <w:tcW w:w="3654" w:type="pct"/>
          </w:tcPr>
          <w:p w14:paraId="4942720D" w14:textId="2B2AF5B8" w:rsidR="002F0AB8" w:rsidRPr="00AF5717" w:rsidRDefault="00E27C57" w:rsidP="00765F28">
            <w:pPr>
              <w:pStyle w:val="Paragraph"/>
              <w:spacing w:before="60" w:after="60"/>
              <w:rPr>
                <w:rFonts w:cs="Arial"/>
              </w:rPr>
            </w:pPr>
            <w:r w:rsidRPr="00AF5717">
              <w:rPr>
                <w:rFonts w:cs="Arial"/>
              </w:rPr>
              <w:t>Electrocardiogram</w:t>
            </w:r>
          </w:p>
        </w:tc>
      </w:tr>
      <w:tr w:rsidR="008F5115" w14:paraId="3A948949" w14:textId="77777777" w:rsidTr="0AF6CF0B">
        <w:trPr>
          <w:jc w:val="center"/>
        </w:trPr>
        <w:tc>
          <w:tcPr>
            <w:tcW w:w="1346" w:type="pct"/>
          </w:tcPr>
          <w:p w14:paraId="1B7C1E3A" w14:textId="19B30DAC" w:rsidR="000A3ADF" w:rsidRPr="00AF5717" w:rsidRDefault="00E27C57" w:rsidP="00765F28">
            <w:pPr>
              <w:pStyle w:val="Paragraph"/>
              <w:spacing w:before="60" w:after="60"/>
              <w:rPr>
                <w:rFonts w:cs="Arial"/>
              </w:rPr>
            </w:pPr>
            <w:r w:rsidRPr="00AF5717">
              <w:rPr>
                <w:rFonts w:cs="Arial"/>
              </w:rPr>
              <w:t>ECOG</w:t>
            </w:r>
          </w:p>
        </w:tc>
        <w:tc>
          <w:tcPr>
            <w:tcW w:w="3654" w:type="pct"/>
          </w:tcPr>
          <w:p w14:paraId="03A06021" w14:textId="57248D12" w:rsidR="000A3ADF" w:rsidRPr="00AF5717" w:rsidRDefault="00E27C57" w:rsidP="00765F28">
            <w:pPr>
              <w:pStyle w:val="Paragraph"/>
              <w:spacing w:before="60" w:after="60"/>
              <w:rPr>
                <w:rFonts w:cs="Arial"/>
              </w:rPr>
            </w:pPr>
            <w:r w:rsidRPr="00AF5717">
              <w:rPr>
                <w:rFonts w:cs="Arial"/>
              </w:rPr>
              <w:t>Eastern Cooperative Oncology Group</w:t>
            </w:r>
          </w:p>
        </w:tc>
      </w:tr>
      <w:tr w:rsidR="008F5115" w14:paraId="18E303CD" w14:textId="77777777" w:rsidTr="0AF6CF0B">
        <w:trPr>
          <w:jc w:val="center"/>
        </w:trPr>
        <w:tc>
          <w:tcPr>
            <w:tcW w:w="1346" w:type="pct"/>
          </w:tcPr>
          <w:p w14:paraId="40B6B091" w14:textId="5CE43D50" w:rsidR="000A3ADF" w:rsidRPr="00AF5717" w:rsidRDefault="00E27C57" w:rsidP="000A3ADF">
            <w:pPr>
              <w:pStyle w:val="Paragraph"/>
              <w:spacing w:before="60" w:after="60"/>
              <w:rPr>
                <w:rFonts w:cs="Arial"/>
              </w:rPr>
            </w:pPr>
            <w:r w:rsidRPr="00AF5717">
              <w:rPr>
                <w:rFonts w:cs="Arial"/>
              </w:rPr>
              <w:t>eCRF</w:t>
            </w:r>
          </w:p>
        </w:tc>
        <w:tc>
          <w:tcPr>
            <w:tcW w:w="3654" w:type="pct"/>
          </w:tcPr>
          <w:p w14:paraId="3BA08A36" w14:textId="3B11146F" w:rsidR="000A3ADF" w:rsidRPr="00AF5717" w:rsidRDefault="00E27C57" w:rsidP="000A3ADF">
            <w:pPr>
              <w:pStyle w:val="Paragraph"/>
              <w:spacing w:before="60" w:after="60"/>
              <w:rPr>
                <w:rFonts w:cs="Arial"/>
              </w:rPr>
            </w:pPr>
            <w:r w:rsidRPr="00AF5717">
              <w:rPr>
                <w:rFonts w:cs="Arial"/>
              </w:rPr>
              <w:t>Electronic case report form</w:t>
            </w:r>
          </w:p>
        </w:tc>
      </w:tr>
      <w:tr w:rsidR="008F5115" w14:paraId="29EB956B" w14:textId="77777777" w:rsidTr="0AF6CF0B">
        <w:trPr>
          <w:jc w:val="center"/>
        </w:trPr>
        <w:tc>
          <w:tcPr>
            <w:tcW w:w="1346" w:type="pct"/>
          </w:tcPr>
          <w:p w14:paraId="14FE3DA2" w14:textId="5AF504B5" w:rsidR="000A3ADF" w:rsidRPr="00AF5717" w:rsidRDefault="00E27C57" w:rsidP="000A3ADF">
            <w:pPr>
              <w:pStyle w:val="Paragraph"/>
              <w:spacing w:before="60" w:after="60"/>
              <w:rPr>
                <w:rFonts w:cs="Arial"/>
              </w:rPr>
            </w:pPr>
            <w:r w:rsidRPr="00AF5717">
              <w:rPr>
                <w:rFonts w:cs="Arial"/>
              </w:rPr>
              <w:t>EOT</w:t>
            </w:r>
          </w:p>
        </w:tc>
        <w:tc>
          <w:tcPr>
            <w:tcW w:w="3654" w:type="pct"/>
          </w:tcPr>
          <w:p w14:paraId="788F3B87" w14:textId="7DAECCC9" w:rsidR="000A3ADF" w:rsidRPr="00AF5717" w:rsidRDefault="00E27C57" w:rsidP="000A3ADF">
            <w:pPr>
              <w:pStyle w:val="Paragraph"/>
              <w:spacing w:before="60" w:after="60"/>
              <w:rPr>
                <w:rFonts w:cs="Arial"/>
              </w:rPr>
            </w:pPr>
            <w:r w:rsidRPr="00AF5717">
              <w:rPr>
                <w:rFonts w:cs="Arial"/>
              </w:rPr>
              <w:t>End of treatment</w:t>
            </w:r>
          </w:p>
        </w:tc>
      </w:tr>
      <w:tr w:rsidR="008F5115" w14:paraId="4CBFEF5C" w14:textId="77777777" w:rsidTr="0AF6CF0B">
        <w:trPr>
          <w:jc w:val="center"/>
        </w:trPr>
        <w:tc>
          <w:tcPr>
            <w:tcW w:w="1346" w:type="pct"/>
          </w:tcPr>
          <w:p w14:paraId="6278EFCA" w14:textId="0B07BE11" w:rsidR="000A3ADF" w:rsidRPr="00AF5717" w:rsidRDefault="00E27C57" w:rsidP="000A3ADF">
            <w:pPr>
              <w:pStyle w:val="Paragraph"/>
              <w:spacing w:before="60" w:after="60"/>
              <w:rPr>
                <w:rFonts w:cs="Arial"/>
              </w:rPr>
            </w:pPr>
            <w:r w:rsidRPr="00AF5717">
              <w:rPr>
                <w:rFonts w:cs="Arial"/>
              </w:rPr>
              <w:t>FAS</w:t>
            </w:r>
          </w:p>
        </w:tc>
        <w:tc>
          <w:tcPr>
            <w:tcW w:w="3654" w:type="pct"/>
          </w:tcPr>
          <w:p w14:paraId="5493FF8F" w14:textId="1636B1B1" w:rsidR="000A3ADF" w:rsidRPr="00AF5717" w:rsidRDefault="00E27C57" w:rsidP="000A3ADF">
            <w:pPr>
              <w:pStyle w:val="Paragraph"/>
              <w:spacing w:before="60" w:after="60"/>
              <w:rPr>
                <w:rFonts w:cs="Arial"/>
              </w:rPr>
            </w:pPr>
            <w:r w:rsidRPr="00AF5717">
              <w:rPr>
                <w:rFonts w:cs="Arial"/>
              </w:rPr>
              <w:t>Full analysis set</w:t>
            </w:r>
          </w:p>
        </w:tc>
      </w:tr>
      <w:tr w:rsidR="008F5115" w14:paraId="4C91685A" w14:textId="77777777" w:rsidTr="0AF6CF0B">
        <w:trPr>
          <w:jc w:val="center"/>
        </w:trPr>
        <w:tc>
          <w:tcPr>
            <w:tcW w:w="1346" w:type="pct"/>
          </w:tcPr>
          <w:p w14:paraId="68ECF3ED" w14:textId="77777777" w:rsidR="000A3ADF" w:rsidRPr="00AF5717" w:rsidRDefault="00E27C57" w:rsidP="000A3ADF">
            <w:pPr>
              <w:pStyle w:val="Paragraph"/>
              <w:spacing w:before="60" w:after="60"/>
              <w:rPr>
                <w:rFonts w:cs="Arial"/>
              </w:rPr>
            </w:pPr>
            <w:r w:rsidRPr="00AF5717">
              <w:rPr>
                <w:rFonts w:cs="Arial"/>
              </w:rPr>
              <w:t>FDA</w:t>
            </w:r>
          </w:p>
        </w:tc>
        <w:tc>
          <w:tcPr>
            <w:tcW w:w="3654" w:type="pct"/>
          </w:tcPr>
          <w:p w14:paraId="6556C35B" w14:textId="0978668B" w:rsidR="000A3ADF" w:rsidRPr="00AF5717" w:rsidRDefault="00E27C57" w:rsidP="000A3ADF">
            <w:pPr>
              <w:pStyle w:val="Paragraph"/>
              <w:spacing w:before="60" w:after="60"/>
              <w:rPr>
                <w:rFonts w:cs="Arial"/>
                <w:u w:val="single"/>
              </w:rPr>
            </w:pPr>
            <w:r w:rsidRPr="00AF5717">
              <w:rPr>
                <w:rFonts w:cs="Arial"/>
              </w:rPr>
              <w:t>Food and Drug Administration (US)</w:t>
            </w:r>
          </w:p>
        </w:tc>
      </w:tr>
      <w:tr w:rsidR="008F5115" w14:paraId="0EBAB067" w14:textId="77777777" w:rsidTr="0AF6CF0B">
        <w:trPr>
          <w:jc w:val="center"/>
        </w:trPr>
        <w:tc>
          <w:tcPr>
            <w:tcW w:w="1346" w:type="pct"/>
          </w:tcPr>
          <w:p w14:paraId="05937841" w14:textId="275D0772" w:rsidR="000A3ADF" w:rsidRPr="00AF5717" w:rsidRDefault="00E27C57" w:rsidP="000A3ADF">
            <w:pPr>
              <w:pStyle w:val="Paragraph"/>
              <w:spacing w:before="60" w:after="60"/>
              <w:rPr>
                <w:rFonts w:cs="Arial"/>
              </w:rPr>
            </w:pPr>
            <w:r w:rsidRPr="00AF5717">
              <w:rPr>
                <w:rFonts w:cs="Arial"/>
              </w:rPr>
              <w:t>FIH</w:t>
            </w:r>
          </w:p>
        </w:tc>
        <w:tc>
          <w:tcPr>
            <w:tcW w:w="3654" w:type="pct"/>
          </w:tcPr>
          <w:p w14:paraId="057904D2" w14:textId="71E6608B" w:rsidR="000A3ADF" w:rsidRPr="00AF5717" w:rsidRDefault="00E27C57" w:rsidP="000A3ADF">
            <w:pPr>
              <w:pStyle w:val="Paragraph"/>
              <w:spacing w:before="60" w:after="60"/>
              <w:rPr>
                <w:rFonts w:cs="Arial"/>
              </w:rPr>
            </w:pPr>
            <w:r w:rsidRPr="00AF5717">
              <w:rPr>
                <w:rFonts w:cs="Arial"/>
              </w:rPr>
              <w:t>First-in-human</w:t>
            </w:r>
          </w:p>
        </w:tc>
      </w:tr>
      <w:tr w:rsidR="008F5115" w14:paraId="7108E406" w14:textId="77777777" w:rsidTr="0AF6CF0B">
        <w:trPr>
          <w:jc w:val="center"/>
        </w:trPr>
        <w:tc>
          <w:tcPr>
            <w:tcW w:w="1346" w:type="pct"/>
          </w:tcPr>
          <w:p w14:paraId="3BEE4C3F" w14:textId="080561FA" w:rsidR="000A3ADF" w:rsidRPr="00AF5717" w:rsidRDefault="00E27C57" w:rsidP="000A3ADF">
            <w:pPr>
              <w:pStyle w:val="Paragraph"/>
              <w:spacing w:before="60" w:after="60"/>
              <w:rPr>
                <w:rFonts w:cs="Arial"/>
              </w:rPr>
            </w:pPr>
            <w:r w:rsidRPr="00AF5717">
              <w:rPr>
                <w:rFonts w:cs="Arial"/>
              </w:rPr>
              <w:t>ICF</w:t>
            </w:r>
          </w:p>
        </w:tc>
        <w:tc>
          <w:tcPr>
            <w:tcW w:w="3654" w:type="pct"/>
          </w:tcPr>
          <w:p w14:paraId="3FEFE3F4" w14:textId="0E5A48E3" w:rsidR="000A3ADF" w:rsidRPr="00AF5717" w:rsidRDefault="00E27C57" w:rsidP="000A3ADF">
            <w:pPr>
              <w:pStyle w:val="Paragraph"/>
              <w:spacing w:before="60" w:after="60"/>
              <w:rPr>
                <w:rFonts w:cs="Arial"/>
              </w:rPr>
            </w:pPr>
            <w:r w:rsidRPr="00AF5717">
              <w:rPr>
                <w:rFonts w:cs="Arial"/>
              </w:rPr>
              <w:t>Informed consent form</w:t>
            </w:r>
          </w:p>
        </w:tc>
      </w:tr>
      <w:tr w:rsidR="008F5115" w14:paraId="51831673" w14:textId="77777777" w:rsidTr="0AF6CF0B">
        <w:trPr>
          <w:jc w:val="center"/>
        </w:trPr>
        <w:tc>
          <w:tcPr>
            <w:tcW w:w="1346" w:type="pct"/>
          </w:tcPr>
          <w:p w14:paraId="015D2CED" w14:textId="77777777" w:rsidR="000A3ADF" w:rsidRPr="00AF5717" w:rsidRDefault="00E27C57" w:rsidP="000A3ADF">
            <w:pPr>
              <w:pStyle w:val="Paragraph"/>
              <w:spacing w:before="60" w:after="60"/>
              <w:rPr>
                <w:rFonts w:cs="Arial"/>
              </w:rPr>
            </w:pPr>
            <w:r w:rsidRPr="00AF5717">
              <w:rPr>
                <w:rFonts w:cs="Arial"/>
              </w:rPr>
              <w:t>ICH</w:t>
            </w:r>
          </w:p>
        </w:tc>
        <w:tc>
          <w:tcPr>
            <w:tcW w:w="3654" w:type="pct"/>
          </w:tcPr>
          <w:p w14:paraId="6E91269C" w14:textId="036B70FA" w:rsidR="000A3ADF" w:rsidRPr="00AF5717" w:rsidRDefault="00E27C57" w:rsidP="000A3ADF">
            <w:pPr>
              <w:pStyle w:val="Paragraph"/>
              <w:spacing w:before="60" w:after="60"/>
              <w:rPr>
                <w:rFonts w:cs="Arial"/>
              </w:rPr>
            </w:pPr>
            <w:r w:rsidRPr="00AF5717">
              <w:rPr>
                <w:rFonts w:cs="Arial"/>
              </w:rPr>
              <w:t xml:space="preserve">International Council for </w:t>
            </w:r>
            <w:r w:rsidR="003778A5" w:rsidRPr="00AF5717">
              <w:rPr>
                <w:rFonts w:cs="Arial"/>
              </w:rPr>
              <w:t>Harmonization</w:t>
            </w:r>
            <w:r w:rsidRPr="00AF5717">
              <w:rPr>
                <w:rFonts w:cs="Arial"/>
              </w:rPr>
              <w:t xml:space="preserve"> of Technical Requirements for Pharmaceuticals for Human Use</w:t>
            </w:r>
          </w:p>
        </w:tc>
      </w:tr>
      <w:tr w:rsidR="008F5115" w14:paraId="23FB0883" w14:textId="77777777" w:rsidTr="0AF6CF0B">
        <w:trPr>
          <w:jc w:val="center"/>
        </w:trPr>
        <w:tc>
          <w:tcPr>
            <w:tcW w:w="1346" w:type="pct"/>
          </w:tcPr>
          <w:p w14:paraId="74B98156" w14:textId="0862D672" w:rsidR="000A3ADF" w:rsidRPr="00AF5717" w:rsidRDefault="00E27C57" w:rsidP="000A3ADF">
            <w:pPr>
              <w:pStyle w:val="Paragraph"/>
              <w:spacing w:before="60" w:after="60"/>
              <w:rPr>
                <w:rFonts w:cs="Arial"/>
              </w:rPr>
            </w:pPr>
            <w:r w:rsidRPr="00AF5717">
              <w:rPr>
                <w:rFonts w:cs="Arial"/>
              </w:rPr>
              <w:t>iCPD</w:t>
            </w:r>
          </w:p>
        </w:tc>
        <w:tc>
          <w:tcPr>
            <w:tcW w:w="3654" w:type="pct"/>
          </w:tcPr>
          <w:p w14:paraId="0BA3BFA0" w14:textId="5D2BB03F" w:rsidR="000A3ADF" w:rsidRPr="00AF5717" w:rsidRDefault="00E27C57" w:rsidP="000A3ADF">
            <w:pPr>
              <w:pStyle w:val="Paragraph"/>
              <w:spacing w:before="60" w:after="60"/>
              <w:rPr>
                <w:rFonts w:cs="Arial"/>
              </w:rPr>
            </w:pPr>
            <w:r w:rsidRPr="00AF5717">
              <w:rPr>
                <w:rFonts w:cs="Arial"/>
              </w:rPr>
              <w:t>Confirmed progression</w:t>
            </w:r>
          </w:p>
        </w:tc>
      </w:tr>
      <w:tr w:rsidR="008F5115" w14:paraId="20095CAF" w14:textId="77777777" w:rsidTr="0AF6CF0B">
        <w:trPr>
          <w:jc w:val="center"/>
        </w:trPr>
        <w:tc>
          <w:tcPr>
            <w:tcW w:w="1346" w:type="pct"/>
          </w:tcPr>
          <w:p w14:paraId="1AABF3B7" w14:textId="37FF08E3" w:rsidR="000A3ADF" w:rsidRPr="00AF5717" w:rsidRDefault="00E27C57" w:rsidP="000A3ADF">
            <w:pPr>
              <w:pStyle w:val="Paragraph"/>
              <w:spacing w:before="60" w:after="60"/>
              <w:rPr>
                <w:rFonts w:cs="Arial"/>
              </w:rPr>
            </w:pPr>
            <w:r w:rsidRPr="00AF5717">
              <w:rPr>
                <w:rFonts w:cs="Arial"/>
              </w:rPr>
              <w:t>iCR</w:t>
            </w:r>
          </w:p>
        </w:tc>
        <w:tc>
          <w:tcPr>
            <w:tcW w:w="3654" w:type="pct"/>
          </w:tcPr>
          <w:p w14:paraId="51B17604" w14:textId="08D3BCA6" w:rsidR="000A3ADF" w:rsidRPr="00AF5717" w:rsidRDefault="00E27C57" w:rsidP="000A3ADF">
            <w:pPr>
              <w:pStyle w:val="Paragraph"/>
              <w:spacing w:before="60" w:after="60"/>
              <w:rPr>
                <w:rFonts w:cs="Arial"/>
              </w:rPr>
            </w:pPr>
            <w:r w:rsidRPr="00AF5717">
              <w:rPr>
                <w:rFonts w:cs="Arial"/>
              </w:rPr>
              <w:t>Complete response</w:t>
            </w:r>
          </w:p>
        </w:tc>
      </w:tr>
      <w:tr w:rsidR="008F5115" w14:paraId="666A60CB" w14:textId="77777777" w:rsidTr="0AF6CF0B">
        <w:trPr>
          <w:jc w:val="center"/>
        </w:trPr>
        <w:tc>
          <w:tcPr>
            <w:tcW w:w="1346" w:type="pct"/>
          </w:tcPr>
          <w:p w14:paraId="2552072C" w14:textId="295E5B21" w:rsidR="000A3ADF" w:rsidRPr="00AF5717" w:rsidRDefault="00E27C57" w:rsidP="000A3ADF">
            <w:pPr>
              <w:pStyle w:val="Paragraph"/>
              <w:spacing w:before="60" w:after="60"/>
              <w:rPr>
                <w:rFonts w:cs="Arial"/>
              </w:rPr>
            </w:pPr>
            <w:r w:rsidRPr="00AF5717">
              <w:rPr>
                <w:rFonts w:cs="Arial"/>
              </w:rPr>
              <w:t>iDCR</w:t>
            </w:r>
          </w:p>
        </w:tc>
        <w:tc>
          <w:tcPr>
            <w:tcW w:w="3654" w:type="pct"/>
          </w:tcPr>
          <w:p w14:paraId="56E9E7B1" w14:textId="734E5DFE" w:rsidR="000A3ADF" w:rsidRPr="00AF5717" w:rsidRDefault="00E27C57" w:rsidP="000A3ADF">
            <w:pPr>
              <w:pStyle w:val="Paragraph"/>
              <w:spacing w:before="60" w:after="60"/>
              <w:rPr>
                <w:rFonts w:cs="Arial"/>
              </w:rPr>
            </w:pPr>
            <w:r w:rsidRPr="00AF5717">
              <w:rPr>
                <w:rFonts w:cs="Arial"/>
              </w:rPr>
              <w:t>Immune Disease Control Rate</w:t>
            </w:r>
          </w:p>
        </w:tc>
      </w:tr>
      <w:tr w:rsidR="008F5115" w14:paraId="5BE7DC9A" w14:textId="77777777" w:rsidTr="0AF6CF0B">
        <w:trPr>
          <w:jc w:val="center"/>
        </w:trPr>
        <w:tc>
          <w:tcPr>
            <w:tcW w:w="1346" w:type="pct"/>
          </w:tcPr>
          <w:p w14:paraId="2249DDFD" w14:textId="59630BE5" w:rsidR="000A3ADF" w:rsidRPr="00AF5717" w:rsidRDefault="00E27C57" w:rsidP="000A3ADF">
            <w:pPr>
              <w:pStyle w:val="Paragraph"/>
              <w:spacing w:before="60" w:after="60"/>
              <w:rPr>
                <w:rFonts w:cs="Arial"/>
              </w:rPr>
            </w:pPr>
            <w:r w:rsidRPr="00AF5717">
              <w:rPr>
                <w:rFonts w:cs="Arial"/>
              </w:rPr>
              <w:t>iDOR</w:t>
            </w:r>
          </w:p>
        </w:tc>
        <w:tc>
          <w:tcPr>
            <w:tcW w:w="3654" w:type="pct"/>
          </w:tcPr>
          <w:p w14:paraId="06D6076F" w14:textId="5B13F266" w:rsidR="000A3ADF" w:rsidRPr="00AF5717" w:rsidRDefault="00E27C57" w:rsidP="000A3ADF">
            <w:pPr>
              <w:pStyle w:val="Paragraph"/>
              <w:spacing w:before="60" w:after="60"/>
              <w:rPr>
                <w:rFonts w:cs="Arial"/>
              </w:rPr>
            </w:pPr>
            <w:r w:rsidRPr="00AF5717">
              <w:rPr>
                <w:rFonts w:cs="Arial"/>
              </w:rPr>
              <w:t xml:space="preserve">Immune Duration </w:t>
            </w:r>
            <w:r w:rsidR="003778A5" w:rsidRPr="00AF5717">
              <w:rPr>
                <w:rFonts w:cs="Arial"/>
              </w:rPr>
              <w:t>o</w:t>
            </w:r>
            <w:r w:rsidRPr="00AF5717">
              <w:rPr>
                <w:rFonts w:cs="Arial"/>
              </w:rPr>
              <w:t>f Response</w:t>
            </w:r>
          </w:p>
        </w:tc>
      </w:tr>
      <w:tr w:rsidR="008F5115" w14:paraId="5DA831A8" w14:textId="77777777" w:rsidTr="0AF6CF0B">
        <w:trPr>
          <w:jc w:val="center"/>
        </w:trPr>
        <w:tc>
          <w:tcPr>
            <w:tcW w:w="1346" w:type="pct"/>
          </w:tcPr>
          <w:p w14:paraId="0ACEEF84" w14:textId="50AE88CB" w:rsidR="000A3ADF" w:rsidRPr="00AF5717" w:rsidRDefault="00E27C57" w:rsidP="000A3ADF">
            <w:pPr>
              <w:pStyle w:val="Paragraph"/>
              <w:spacing w:before="60" w:after="60"/>
              <w:rPr>
                <w:rFonts w:cs="Arial"/>
              </w:rPr>
            </w:pPr>
            <w:r w:rsidRPr="00AF5717">
              <w:rPr>
                <w:rFonts w:cs="Arial"/>
              </w:rPr>
              <w:t>IMP</w:t>
            </w:r>
          </w:p>
        </w:tc>
        <w:tc>
          <w:tcPr>
            <w:tcW w:w="3654" w:type="pct"/>
          </w:tcPr>
          <w:p w14:paraId="3FC758D8" w14:textId="38523848" w:rsidR="000A3ADF" w:rsidRPr="00AF5717" w:rsidRDefault="00E27C57" w:rsidP="000A3ADF">
            <w:pPr>
              <w:pStyle w:val="Paragraph"/>
              <w:spacing w:before="60" w:after="60"/>
              <w:rPr>
                <w:rFonts w:cs="Arial"/>
              </w:rPr>
            </w:pPr>
            <w:r w:rsidRPr="00AF5717">
              <w:rPr>
                <w:rFonts w:cs="Arial"/>
              </w:rPr>
              <w:t>Investigational medicinal product</w:t>
            </w:r>
          </w:p>
        </w:tc>
      </w:tr>
      <w:tr w:rsidR="008F5115" w14:paraId="0C4CEEA4" w14:textId="77777777" w:rsidTr="0AF6CF0B">
        <w:trPr>
          <w:jc w:val="center"/>
        </w:trPr>
        <w:tc>
          <w:tcPr>
            <w:tcW w:w="1346" w:type="pct"/>
          </w:tcPr>
          <w:p w14:paraId="0254F65F" w14:textId="0C1C9BE3" w:rsidR="000A3ADF" w:rsidRPr="00AF5717" w:rsidRDefault="00E27C57" w:rsidP="000A3ADF">
            <w:pPr>
              <w:pStyle w:val="Paragraph"/>
              <w:spacing w:before="60" w:after="60"/>
              <w:rPr>
                <w:rFonts w:cs="Arial"/>
              </w:rPr>
            </w:pPr>
            <w:r w:rsidRPr="00AF5717">
              <w:rPr>
                <w:rFonts w:cs="Arial"/>
              </w:rPr>
              <w:t>iORR</w:t>
            </w:r>
          </w:p>
        </w:tc>
        <w:tc>
          <w:tcPr>
            <w:tcW w:w="3654" w:type="pct"/>
          </w:tcPr>
          <w:p w14:paraId="107C5170" w14:textId="36956E06" w:rsidR="000A3ADF" w:rsidRPr="00AF5717" w:rsidRDefault="00E27C57" w:rsidP="000A3ADF">
            <w:pPr>
              <w:pStyle w:val="Paragraph"/>
              <w:spacing w:before="60" w:after="60"/>
              <w:rPr>
                <w:rFonts w:cs="Arial"/>
              </w:rPr>
            </w:pPr>
            <w:r w:rsidRPr="00AF5717">
              <w:rPr>
                <w:rFonts w:cs="Arial"/>
              </w:rPr>
              <w:t>Immune Objective Response Rate</w:t>
            </w:r>
          </w:p>
        </w:tc>
      </w:tr>
      <w:tr w:rsidR="008F5115" w14:paraId="3FB99DDD" w14:textId="77777777" w:rsidTr="0AF6CF0B">
        <w:trPr>
          <w:jc w:val="center"/>
        </w:trPr>
        <w:tc>
          <w:tcPr>
            <w:tcW w:w="1346" w:type="pct"/>
          </w:tcPr>
          <w:p w14:paraId="7312000B" w14:textId="765E6673" w:rsidR="000A3ADF" w:rsidRPr="00AF5717" w:rsidRDefault="00E27C57" w:rsidP="000A3ADF">
            <w:pPr>
              <w:pStyle w:val="Paragraph"/>
              <w:spacing w:before="60" w:after="60"/>
              <w:rPr>
                <w:rFonts w:cs="Arial"/>
              </w:rPr>
            </w:pPr>
            <w:r w:rsidRPr="00AF5717">
              <w:rPr>
                <w:rFonts w:cs="Arial"/>
              </w:rPr>
              <w:t>iPD</w:t>
            </w:r>
          </w:p>
        </w:tc>
        <w:tc>
          <w:tcPr>
            <w:tcW w:w="3654" w:type="pct"/>
          </w:tcPr>
          <w:p w14:paraId="1498A9DF" w14:textId="49D7022C" w:rsidR="000A3ADF" w:rsidRPr="00AF5717" w:rsidRDefault="00E27C57" w:rsidP="000A3ADF">
            <w:pPr>
              <w:pStyle w:val="Paragraph"/>
              <w:spacing w:before="60" w:after="60"/>
              <w:rPr>
                <w:rFonts w:cs="Arial"/>
              </w:rPr>
            </w:pPr>
            <w:r w:rsidRPr="00AF5717">
              <w:rPr>
                <w:rFonts w:cs="Arial"/>
              </w:rPr>
              <w:t>Progressive disease</w:t>
            </w:r>
          </w:p>
        </w:tc>
      </w:tr>
      <w:tr w:rsidR="008F5115" w14:paraId="6C904590" w14:textId="77777777" w:rsidTr="0AF6CF0B">
        <w:trPr>
          <w:jc w:val="center"/>
        </w:trPr>
        <w:tc>
          <w:tcPr>
            <w:tcW w:w="1346" w:type="pct"/>
          </w:tcPr>
          <w:p w14:paraId="02B2273D" w14:textId="117873AD" w:rsidR="000A3ADF" w:rsidRPr="00AF5717" w:rsidRDefault="00E27C57" w:rsidP="000A3ADF">
            <w:pPr>
              <w:pStyle w:val="Paragraph"/>
              <w:spacing w:before="60" w:after="60"/>
              <w:rPr>
                <w:rFonts w:cs="Arial"/>
              </w:rPr>
            </w:pPr>
            <w:r w:rsidRPr="00AF5717">
              <w:rPr>
                <w:rFonts w:cs="Arial"/>
              </w:rPr>
              <w:t>iPR</w:t>
            </w:r>
          </w:p>
        </w:tc>
        <w:tc>
          <w:tcPr>
            <w:tcW w:w="3654" w:type="pct"/>
          </w:tcPr>
          <w:p w14:paraId="0797FB4C" w14:textId="1AC56B43" w:rsidR="000A3ADF" w:rsidRPr="00AF5717" w:rsidRDefault="00E27C57" w:rsidP="000A3ADF">
            <w:pPr>
              <w:pStyle w:val="Paragraph"/>
              <w:spacing w:before="60" w:after="60"/>
              <w:rPr>
                <w:rFonts w:cs="Arial"/>
              </w:rPr>
            </w:pPr>
            <w:r w:rsidRPr="00AF5717">
              <w:rPr>
                <w:rFonts w:cs="Arial"/>
              </w:rPr>
              <w:t>Partial response</w:t>
            </w:r>
          </w:p>
        </w:tc>
      </w:tr>
      <w:tr w:rsidR="008F5115" w14:paraId="7FFF5840" w14:textId="77777777" w:rsidTr="0AF6CF0B">
        <w:trPr>
          <w:jc w:val="center"/>
        </w:trPr>
        <w:tc>
          <w:tcPr>
            <w:tcW w:w="1346" w:type="pct"/>
          </w:tcPr>
          <w:p w14:paraId="3F200721" w14:textId="45A5DC7C" w:rsidR="000A3ADF" w:rsidRPr="00AF5717" w:rsidRDefault="00E27C57" w:rsidP="000A3ADF">
            <w:pPr>
              <w:pStyle w:val="Paragraph"/>
              <w:spacing w:before="60" w:after="60"/>
              <w:rPr>
                <w:rFonts w:cs="Arial"/>
              </w:rPr>
            </w:pPr>
            <w:r w:rsidRPr="00AF5717">
              <w:rPr>
                <w:rFonts w:cs="Arial"/>
              </w:rPr>
              <w:t>irAE</w:t>
            </w:r>
          </w:p>
        </w:tc>
        <w:tc>
          <w:tcPr>
            <w:tcW w:w="3654" w:type="pct"/>
          </w:tcPr>
          <w:p w14:paraId="4ABE4239" w14:textId="569B958B" w:rsidR="000A3ADF" w:rsidRPr="00AF5717" w:rsidRDefault="00E27C57" w:rsidP="000A3ADF">
            <w:pPr>
              <w:pStyle w:val="Paragraph"/>
              <w:spacing w:before="60" w:after="60"/>
              <w:rPr>
                <w:rFonts w:cs="Arial"/>
              </w:rPr>
            </w:pPr>
            <w:r w:rsidRPr="00AF5717">
              <w:rPr>
                <w:rFonts w:cs="Arial"/>
              </w:rPr>
              <w:t>Infusion related adverse event</w:t>
            </w:r>
          </w:p>
        </w:tc>
      </w:tr>
      <w:tr w:rsidR="008F5115" w14:paraId="7FF9FA11" w14:textId="77777777" w:rsidTr="0AF6CF0B">
        <w:trPr>
          <w:jc w:val="center"/>
        </w:trPr>
        <w:tc>
          <w:tcPr>
            <w:tcW w:w="1346" w:type="pct"/>
          </w:tcPr>
          <w:p w14:paraId="4451C012" w14:textId="7D93DEC6" w:rsidR="000A3ADF" w:rsidRPr="00AF5717" w:rsidRDefault="00E27C57" w:rsidP="000A3ADF">
            <w:pPr>
              <w:pStyle w:val="Paragraph"/>
              <w:spacing w:before="60" w:after="60"/>
              <w:rPr>
                <w:rFonts w:cs="Arial"/>
              </w:rPr>
            </w:pPr>
            <w:r w:rsidRPr="00AF5717">
              <w:rPr>
                <w:rFonts w:cs="Arial"/>
              </w:rPr>
              <w:t>iRECIST</w:t>
            </w:r>
          </w:p>
        </w:tc>
        <w:tc>
          <w:tcPr>
            <w:tcW w:w="3654" w:type="pct"/>
          </w:tcPr>
          <w:p w14:paraId="0F425D17" w14:textId="3EE8BC4B" w:rsidR="000A3ADF" w:rsidRPr="00AF5717" w:rsidRDefault="00E27C57" w:rsidP="000A3ADF">
            <w:pPr>
              <w:pStyle w:val="Paragraph"/>
              <w:spacing w:before="60" w:after="60"/>
              <w:rPr>
                <w:rFonts w:cs="Arial"/>
              </w:rPr>
            </w:pPr>
            <w:r w:rsidRPr="00AF5717">
              <w:rPr>
                <w:rFonts w:cs="Arial"/>
              </w:rPr>
              <w:t>Immune Response Evaluation Criteria in Solid Tumors</w:t>
            </w:r>
          </w:p>
        </w:tc>
      </w:tr>
      <w:tr w:rsidR="008F5115" w14:paraId="48F79369" w14:textId="77777777" w:rsidTr="0AF6CF0B">
        <w:trPr>
          <w:jc w:val="center"/>
        </w:trPr>
        <w:tc>
          <w:tcPr>
            <w:tcW w:w="1346" w:type="pct"/>
          </w:tcPr>
          <w:p w14:paraId="546129C2" w14:textId="25217D09" w:rsidR="000A3ADF" w:rsidRPr="00AF5717" w:rsidRDefault="00E27C57" w:rsidP="000A3ADF">
            <w:pPr>
              <w:pStyle w:val="Paragraph"/>
              <w:spacing w:before="60" w:after="60"/>
              <w:rPr>
                <w:rFonts w:cs="Arial"/>
              </w:rPr>
            </w:pPr>
            <w:r w:rsidRPr="00AF5717">
              <w:rPr>
                <w:rFonts w:cs="Arial"/>
              </w:rPr>
              <w:t>iSD</w:t>
            </w:r>
          </w:p>
        </w:tc>
        <w:tc>
          <w:tcPr>
            <w:tcW w:w="3654" w:type="pct"/>
          </w:tcPr>
          <w:p w14:paraId="2E8BEC5E" w14:textId="3451B3D3" w:rsidR="000A3ADF" w:rsidRPr="00AF5717" w:rsidRDefault="00E27C57" w:rsidP="000A3ADF">
            <w:pPr>
              <w:pStyle w:val="Paragraph"/>
              <w:spacing w:before="60" w:after="60"/>
              <w:rPr>
                <w:rFonts w:cs="Arial"/>
              </w:rPr>
            </w:pPr>
            <w:r w:rsidRPr="00AF5717">
              <w:rPr>
                <w:rFonts w:cs="Arial"/>
              </w:rPr>
              <w:t>Stable disease</w:t>
            </w:r>
          </w:p>
        </w:tc>
      </w:tr>
      <w:tr w:rsidR="008F5115" w14:paraId="01D9F8DB" w14:textId="77777777" w:rsidTr="0AF6CF0B">
        <w:trPr>
          <w:jc w:val="center"/>
        </w:trPr>
        <w:tc>
          <w:tcPr>
            <w:tcW w:w="1346" w:type="pct"/>
          </w:tcPr>
          <w:p w14:paraId="4B9B314A" w14:textId="2BF28D05" w:rsidR="000A3ADF" w:rsidRPr="00AF5717" w:rsidRDefault="00E27C57" w:rsidP="000A3ADF">
            <w:pPr>
              <w:pStyle w:val="Paragraph"/>
              <w:spacing w:before="60" w:after="60"/>
              <w:rPr>
                <w:rFonts w:cs="Arial"/>
              </w:rPr>
            </w:pPr>
            <w:r w:rsidRPr="00AF5717">
              <w:rPr>
                <w:rFonts w:cs="Arial"/>
              </w:rPr>
              <w:t>iUPD</w:t>
            </w:r>
          </w:p>
        </w:tc>
        <w:tc>
          <w:tcPr>
            <w:tcW w:w="3654" w:type="pct"/>
          </w:tcPr>
          <w:p w14:paraId="1BBECD62" w14:textId="0A302A9F" w:rsidR="000A3ADF" w:rsidRPr="00AF5717" w:rsidRDefault="00E27C57" w:rsidP="000A3ADF">
            <w:pPr>
              <w:pStyle w:val="Paragraph"/>
              <w:spacing w:before="60" w:after="60"/>
              <w:rPr>
                <w:rFonts w:cs="Arial"/>
              </w:rPr>
            </w:pPr>
            <w:r w:rsidRPr="00AF5717">
              <w:rPr>
                <w:rFonts w:cs="Arial"/>
              </w:rPr>
              <w:t>Unconfirmed progressive disease</w:t>
            </w:r>
          </w:p>
        </w:tc>
      </w:tr>
      <w:tr w:rsidR="008F5115" w14:paraId="2BCF7BEF" w14:textId="77777777" w:rsidTr="0AF6CF0B">
        <w:trPr>
          <w:jc w:val="center"/>
        </w:trPr>
        <w:tc>
          <w:tcPr>
            <w:tcW w:w="1346" w:type="pct"/>
          </w:tcPr>
          <w:p w14:paraId="2690A14A" w14:textId="46289979" w:rsidR="000A3ADF" w:rsidRPr="00AF5717" w:rsidRDefault="00E27C57" w:rsidP="000A3ADF">
            <w:pPr>
              <w:pStyle w:val="Paragraph"/>
              <w:spacing w:before="60" w:after="60"/>
              <w:rPr>
                <w:rFonts w:cs="Arial"/>
              </w:rPr>
            </w:pPr>
            <w:r w:rsidRPr="00AF5717">
              <w:rPr>
                <w:rFonts w:cs="Arial"/>
              </w:rPr>
              <w:t>IV</w:t>
            </w:r>
          </w:p>
        </w:tc>
        <w:tc>
          <w:tcPr>
            <w:tcW w:w="3654" w:type="pct"/>
          </w:tcPr>
          <w:p w14:paraId="15885FCA" w14:textId="029F6AB6" w:rsidR="000A3ADF" w:rsidRPr="00AF5717" w:rsidRDefault="00E27C57" w:rsidP="000A3ADF">
            <w:pPr>
              <w:pStyle w:val="Paragraph"/>
              <w:spacing w:before="60" w:after="60"/>
              <w:rPr>
                <w:rFonts w:cs="Arial"/>
              </w:rPr>
            </w:pPr>
            <w:r w:rsidRPr="00AF5717">
              <w:rPr>
                <w:rFonts w:cs="Arial"/>
              </w:rPr>
              <w:t>Intravenous</w:t>
            </w:r>
          </w:p>
        </w:tc>
      </w:tr>
      <w:tr w:rsidR="008F5115" w14:paraId="4B9BD06B" w14:textId="77777777" w:rsidTr="0AF6CF0B">
        <w:trPr>
          <w:jc w:val="center"/>
        </w:trPr>
        <w:tc>
          <w:tcPr>
            <w:tcW w:w="1346" w:type="pct"/>
          </w:tcPr>
          <w:p w14:paraId="041F0FCE" w14:textId="53356C01" w:rsidR="000A3ADF" w:rsidRPr="00AF5717" w:rsidRDefault="00E27C57" w:rsidP="000A3ADF">
            <w:pPr>
              <w:pStyle w:val="Paragraph"/>
              <w:spacing w:before="60" w:after="60"/>
              <w:rPr>
                <w:rFonts w:cs="Arial"/>
              </w:rPr>
            </w:pPr>
            <w:r w:rsidRPr="00AF5717">
              <w:rPr>
                <w:rFonts w:cs="Arial"/>
              </w:rPr>
              <w:t>KM</w:t>
            </w:r>
          </w:p>
        </w:tc>
        <w:tc>
          <w:tcPr>
            <w:tcW w:w="3654" w:type="pct"/>
          </w:tcPr>
          <w:p w14:paraId="36ADFBA6" w14:textId="72C212F6" w:rsidR="000A3ADF" w:rsidRPr="00AF5717" w:rsidRDefault="00E27C57" w:rsidP="000A3ADF">
            <w:pPr>
              <w:pStyle w:val="Paragraph"/>
              <w:spacing w:before="60" w:after="60"/>
              <w:rPr>
                <w:rFonts w:cs="Arial"/>
              </w:rPr>
            </w:pPr>
            <w:r w:rsidRPr="00AF5717">
              <w:rPr>
                <w:rFonts w:cs="Arial"/>
              </w:rPr>
              <w:t>Kaplan-Meier</w:t>
            </w:r>
          </w:p>
        </w:tc>
      </w:tr>
      <w:tr w:rsidR="008F5115" w14:paraId="7B6B575D" w14:textId="77777777" w:rsidTr="0AF6CF0B">
        <w:trPr>
          <w:jc w:val="center"/>
        </w:trPr>
        <w:tc>
          <w:tcPr>
            <w:tcW w:w="1346" w:type="pct"/>
          </w:tcPr>
          <w:p w14:paraId="0F042457" w14:textId="457B7B47" w:rsidR="000A3ADF" w:rsidRPr="00AF5717" w:rsidRDefault="00E27C57" w:rsidP="000A3ADF">
            <w:pPr>
              <w:pStyle w:val="Paragraph"/>
              <w:spacing w:before="60" w:after="60"/>
              <w:rPr>
                <w:rFonts w:cs="Arial"/>
              </w:rPr>
            </w:pPr>
            <w:r w:rsidRPr="00AF5717">
              <w:rPr>
                <w:rFonts w:cs="Arial"/>
              </w:rPr>
              <w:t>LVEF</w:t>
            </w:r>
          </w:p>
        </w:tc>
        <w:tc>
          <w:tcPr>
            <w:tcW w:w="3654" w:type="pct"/>
          </w:tcPr>
          <w:p w14:paraId="2CF2D893" w14:textId="377603C5" w:rsidR="000A3ADF" w:rsidRPr="00AF5717" w:rsidRDefault="00E27C57" w:rsidP="000A3ADF">
            <w:pPr>
              <w:pStyle w:val="Paragraph"/>
              <w:spacing w:before="60" w:after="60"/>
              <w:rPr>
                <w:rFonts w:cs="Arial"/>
              </w:rPr>
            </w:pPr>
            <w:r w:rsidRPr="00AF5717">
              <w:rPr>
                <w:rFonts w:cs="Arial"/>
              </w:rPr>
              <w:t>Left ventricular ejection fraction</w:t>
            </w:r>
          </w:p>
        </w:tc>
      </w:tr>
      <w:tr w:rsidR="008F5115" w14:paraId="2B966C44" w14:textId="77777777" w:rsidTr="0AF6CF0B">
        <w:trPr>
          <w:jc w:val="center"/>
        </w:trPr>
        <w:tc>
          <w:tcPr>
            <w:tcW w:w="1346" w:type="pct"/>
          </w:tcPr>
          <w:p w14:paraId="4EAC00B5" w14:textId="77777777" w:rsidR="000A3ADF" w:rsidRPr="00AF5717" w:rsidRDefault="00E27C57" w:rsidP="000A3ADF">
            <w:pPr>
              <w:pStyle w:val="Paragraph"/>
              <w:spacing w:before="60" w:after="60"/>
              <w:rPr>
                <w:rFonts w:cs="Arial"/>
              </w:rPr>
            </w:pPr>
            <w:r w:rsidRPr="00AF5717">
              <w:rPr>
                <w:rFonts w:cs="Arial"/>
              </w:rPr>
              <w:t>MedDRA</w:t>
            </w:r>
          </w:p>
        </w:tc>
        <w:tc>
          <w:tcPr>
            <w:tcW w:w="3654" w:type="pct"/>
          </w:tcPr>
          <w:p w14:paraId="37A40D13" w14:textId="6662ACAD" w:rsidR="000A3ADF" w:rsidRPr="00AF5717" w:rsidRDefault="00E27C57" w:rsidP="000A3ADF">
            <w:pPr>
              <w:pStyle w:val="Paragraph"/>
              <w:spacing w:before="60" w:after="60"/>
              <w:rPr>
                <w:rFonts w:cs="Arial"/>
              </w:rPr>
            </w:pPr>
            <w:r w:rsidRPr="00AF5717">
              <w:rPr>
                <w:rFonts w:cs="Arial"/>
              </w:rPr>
              <w:t>Medical Dictionary for Regulatory Activities</w:t>
            </w:r>
          </w:p>
        </w:tc>
      </w:tr>
      <w:tr w:rsidR="008F5115" w14:paraId="31C35BA9" w14:textId="77777777" w:rsidTr="0AF6CF0B">
        <w:trPr>
          <w:jc w:val="center"/>
        </w:trPr>
        <w:tc>
          <w:tcPr>
            <w:tcW w:w="1346" w:type="pct"/>
          </w:tcPr>
          <w:p w14:paraId="22C07BFE" w14:textId="5205F48F" w:rsidR="000A3ADF" w:rsidRPr="00AF5717" w:rsidRDefault="00E27C57" w:rsidP="000A3ADF">
            <w:pPr>
              <w:pStyle w:val="Paragraph"/>
              <w:spacing w:before="60" w:after="60"/>
              <w:rPr>
                <w:rFonts w:cs="Arial"/>
              </w:rPr>
            </w:pPr>
            <w:r w:rsidRPr="00AF5717">
              <w:rPr>
                <w:rFonts w:cs="Arial"/>
              </w:rPr>
              <w:t>mg</w:t>
            </w:r>
          </w:p>
        </w:tc>
        <w:tc>
          <w:tcPr>
            <w:tcW w:w="3654" w:type="pct"/>
          </w:tcPr>
          <w:p w14:paraId="4D6188A1" w14:textId="7D9FDAB9" w:rsidR="000A3ADF" w:rsidRPr="00AF5717" w:rsidRDefault="00E27C57" w:rsidP="000A3ADF">
            <w:pPr>
              <w:pStyle w:val="Paragraph"/>
              <w:spacing w:before="60" w:after="60"/>
              <w:rPr>
                <w:rFonts w:cs="Arial"/>
              </w:rPr>
            </w:pPr>
            <w:r w:rsidRPr="00AF5717">
              <w:rPr>
                <w:rFonts w:cs="Arial"/>
              </w:rPr>
              <w:t>Milligram</w:t>
            </w:r>
          </w:p>
        </w:tc>
      </w:tr>
      <w:tr w:rsidR="008F5115" w14:paraId="2F4AA3D5" w14:textId="77777777" w:rsidTr="0AF6CF0B">
        <w:trPr>
          <w:jc w:val="center"/>
        </w:trPr>
        <w:tc>
          <w:tcPr>
            <w:tcW w:w="1346" w:type="pct"/>
          </w:tcPr>
          <w:p w14:paraId="7A7A3F98" w14:textId="70A18045" w:rsidR="000A3ADF" w:rsidRPr="00AF5717" w:rsidRDefault="00E27C57" w:rsidP="000A3ADF">
            <w:pPr>
              <w:pStyle w:val="Paragraph"/>
              <w:spacing w:before="60" w:after="60"/>
              <w:rPr>
                <w:rFonts w:cs="Arial"/>
              </w:rPr>
            </w:pPr>
            <w:r w:rsidRPr="00AF5717">
              <w:rPr>
                <w:rFonts w:cs="Arial"/>
              </w:rPr>
              <w:t>msec</w:t>
            </w:r>
          </w:p>
        </w:tc>
        <w:tc>
          <w:tcPr>
            <w:tcW w:w="3654" w:type="pct"/>
          </w:tcPr>
          <w:p w14:paraId="3EE69764" w14:textId="2D1622F4" w:rsidR="000A3ADF" w:rsidRPr="00AF5717" w:rsidRDefault="00E27C57" w:rsidP="000A3ADF">
            <w:pPr>
              <w:pStyle w:val="Paragraph"/>
              <w:spacing w:before="60" w:after="60"/>
              <w:rPr>
                <w:rFonts w:cs="Arial"/>
              </w:rPr>
            </w:pPr>
            <w:r w:rsidRPr="00AF5717">
              <w:rPr>
                <w:rFonts w:cs="Arial"/>
              </w:rPr>
              <w:t>Millisecond</w:t>
            </w:r>
          </w:p>
        </w:tc>
      </w:tr>
      <w:tr w:rsidR="008F5115" w14:paraId="43A93B0E" w14:textId="77777777" w:rsidTr="0AF6CF0B">
        <w:trPr>
          <w:jc w:val="center"/>
        </w:trPr>
        <w:tc>
          <w:tcPr>
            <w:tcW w:w="1346" w:type="pct"/>
          </w:tcPr>
          <w:p w14:paraId="13196847" w14:textId="6DEC9582" w:rsidR="000A3ADF" w:rsidRPr="00AF5717" w:rsidRDefault="00E27C57" w:rsidP="000A3ADF">
            <w:pPr>
              <w:pStyle w:val="Paragraph"/>
              <w:spacing w:before="60" w:after="60"/>
              <w:rPr>
                <w:rFonts w:cs="Arial"/>
              </w:rPr>
            </w:pPr>
            <w:r w:rsidRPr="00AF5717">
              <w:rPr>
                <w:rFonts w:cs="Arial"/>
              </w:rPr>
              <w:t>MTD</w:t>
            </w:r>
          </w:p>
        </w:tc>
        <w:tc>
          <w:tcPr>
            <w:tcW w:w="3654" w:type="pct"/>
          </w:tcPr>
          <w:p w14:paraId="50C228EF" w14:textId="767E6E79" w:rsidR="000A3ADF" w:rsidRPr="00AF5717" w:rsidRDefault="00E27C57" w:rsidP="000A3ADF">
            <w:pPr>
              <w:pStyle w:val="Paragraph"/>
              <w:spacing w:before="60" w:after="60"/>
              <w:rPr>
                <w:rFonts w:cs="Arial"/>
              </w:rPr>
            </w:pPr>
            <w:r w:rsidRPr="00AF5717">
              <w:rPr>
                <w:rFonts w:cs="Arial"/>
              </w:rPr>
              <w:t>Maximum Tolerated Dose</w:t>
            </w:r>
          </w:p>
        </w:tc>
      </w:tr>
      <w:tr w:rsidR="008F5115" w14:paraId="29A22520" w14:textId="77777777" w:rsidTr="0AF6CF0B">
        <w:trPr>
          <w:jc w:val="center"/>
        </w:trPr>
        <w:tc>
          <w:tcPr>
            <w:tcW w:w="1346" w:type="pct"/>
          </w:tcPr>
          <w:p w14:paraId="609662D7" w14:textId="515DCDB0" w:rsidR="000A3ADF" w:rsidRPr="00AF5717" w:rsidRDefault="00E27C57" w:rsidP="000A3ADF">
            <w:pPr>
              <w:pStyle w:val="Paragraph"/>
              <w:spacing w:before="60" w:after="60"/>
              <w:rPr>
                <w:rFonts w:cs="Arial"/>
              </w:rPr>
            </w:pPr>
            <w:r w:rsidRPr="00AF5717">
              <w:rPr>
                <w:rFonts w:cs="Arial"/>
              </w:rPr>
              <w:t>N</w:t>
            </w:r>
          </w:p>
        </w:tc>
        <w:tc>
          <w:tcPr>
            <w:tcW w:w="3654" w:type="pct"/>
          </w:tcPr>
          <w:p w14:paraId="045AC772" w14:textId="72E44B44" w:rsidR="000A3ADF" w:rsidRPr="00AF5717" w:rsidRDefault="00E27C57" w:rsidP="000A3ADF">
            <w:pPr>
              <w:pStyle w:val="Paragraph"/>
              <w:spacing w:before="60" w:after="60"/>
              <w:rPr>
                <w:rFonts w:cs="Arial"/>
              </w:rPr>
            </w:pPr>
            <w:r w:rsidRPr="00AF5717">
              <w:rPr>
                <w:rFonts w:cs="Arial"/>
              </w:rPr>
              <w:t>Number of participants in a group</w:t>
            </w:r>
          </w:p>
        </w:tc>
      </w:tr>
      <w:tr w:rsidR="008F5115" w14:paraId="4642692E" w14:textId="77777777" w:rsidTr="0AF6CF0B">
        <w:trPr>
          <w:jc w:val="center"/>
        </w:trPr>
        <w:tc>
          <w:tcPr>
            <w:tcW w:w="1346" w:type="pct"/>
          </w:tcPr>
          <w:p w14:paraId="131B1AB4" w14:textId="77AD12D7" w:rsidR="000A3ADF" w:rsidRPr="00AF5717" w:rsidRDefault="00E27C57" w:rsidP="000A3ADF">
            <w:pPr>
              <w:pStyle w:val="Paragraph"/>
              <w:spacing w:before="60" w:after="60"/>
              <w:rPr>
                <w:rFonts w:cs="Arial"/>
              </w:rPr>
            </w:pPr>
            <w:r w:rsidRPr="00AF5717">
              <w:rPr>
                <w:rFonts w:cs="Arial"/>
              </w:rPr>
              <w:t>n</w:t>
            </w:r>
          </w:p>
        </w:tc>
        <w:tc>
          <w:tcPr>
            <w:tcW w:w="3654" w:type="pct"/>
          </w:tcPr>
          <w:p w14:paraId="11DC29F5" w14:textId="78A34D02" w:rsidR="000A3ADF" w:rsidRPr="00AF5717" w:rsidRDefault="00E27C57" w:rsidP="000A3ADF">
            <w:pPr>
              <w:pStyle w:val="Paragraph"/>
              <w:spacing w:before="60" w:after="60"/>
              <w:rPr>
                <w:rFonts w:cs="Arial"/>
              </w:rPr>
            </w:pPr>
            <w:r w:rsidRPr="00AF5717">
              <w:rPr>
                <w:rFonts w:cs="Arial"/>
              </w:rPr>
              <w:t>Number of trial participants / observations</w:t>
            </w:r>
          </w:p>
        </w:tc>
      </w:tr>
      <w:tr w:rsidR="008F5115" w14:paraId="5DAE8D76" w14:textId="77777777" w:rsidTr="0AF6CF0B">
        <w:trPr>
          <w:jc w:val="center"/>
        </w:trPr>
        <w:tc>
          <w:tcPr>
            <w:tcW w:w="1346" w:type="pct"/>
          </w:tcPr>
          <w:p w14:paraId="28DE19AA" w14:textId="5A3EB4AD" w:rsidR="000A3ADF" w:rsidRPr="00AF5717" w:rsidRDefault="00E27C57" w:rsidP="000A3ADF">
            <w:pPr>
              <w:pStyle w:val="Paragraph"/>
              <w:spacing w:before="60" w:after="60"/>
              <w:rPr>
                <w:rFonts w:cs="Arial"/>
              </w:rPr>
            </w:pPr>
            <w:r w:rsidRPr="00AF5717">
              <w:rPr>
                <w:rFonts w:cs="Arial"/>
              </w:rPr>
              <w:t>NCI</w:t>
            </w:r>
          </w:p>
        </w:tc>
        <w:tc>
          <w:tcPr>
            <w:tcW w:w="3654" w:type="pct"/>
          </w:tcPr>
          <w:p w14:paraId="6B8B64FF" w14:textId="0F1E1917" w:rsidR="000A3ADF" w:rsidRPr="00AF5717" w:rsidRDefault="00E27C57" w:rsidP="000A3ADF">
            <w:pPr>
              <w:pStyle w:val="Paragraph"/>
              <w:spacing w:before="60" w:after="60"/>
              <w:rPr>
                <w:rFonts w:cs="Arial"/>
              </w:rPr>
            </w:pPr>
            <w:r w:rsidRPr="00AF5717">
              <w:rPr>
                <w:rFonts w:cs="Arial"/>
              </w:rPr>
              <w:t>National cancer institute</w:t>
            </w:r>
          </w:p>
        </w:tc>
      </w:tr>
      <w:tr w:rsidR="008F5115" w14:paraId="7DB6006F" w14:textId="77777777" w:rsidTr="0AF6CF0B">
        <w:trPr>
          <w:jc w:val="center"/>
        </w:trPr>
        <w:tc>
          <w:tcPr>
            <w:tcW w:w="1346" w:type="pct"/>
          </w:tcPr>
          <w:p w14:paraId="07BFBDE0" w14:textId="32DFE24D" w:rsidR="000A3ADF" w:rsidRPr="00AF5717" w:rsidRDefault="00E27C57" w:rsidP="000A3ADF">
            <w:pPr>
              <w:pStyle w:val="Paragraph"/>
              <w:spacing w:before="60" w:after="60"/>
              <w:rPr>
                <w:rFonts w:cs="Arial"/>
              </w:rPr>
            </w:pPr>
            <w:r w:rsidRPr="00AF5717">
              <w:rPr>
                <w:rFonts w:cs="Arial"/>
              </w:rPr>
              <w:t>NCS</w:t>
            </w:r>
          </w:p>
        </w:tc>
        <w:tc>
          <w:tcPr>
            <w:tcW w:w="3654" w:type="pct"/>
          </w:tcPr>
          <w:p w14:paraId="61E3DD84" w14:textId="2613CCDC" w:rsidR="000A3ADF" w:rsidRPr="00AF5717" w:rsidRDefault="00E27C57" w:rsidP="000A3ADF">
            <w:pPr>
              <w:pStyle w:val="Paragraph"/>
              <w:spacing w:before="60" w:after="60"/>
              <w:rPr>
                <w:rFonts w:cs="Arial"/>
              </w:rPr>
            </w:pPr>
            <w:r w:rsidRPr="00AF5717">
              <w:rPr>
                <w:rFonts w:cs="Arial"/>
              </w:rPr>
              <w:t>Not clinically significant</w:t>
            </w:r>
          </w:p>
        </w:tc>
      </w:tr>
      <w:tr w:rsidR="008F5115" w14:paraId="0F102049" w14:textId="77777777" w:rsidTr="0AF6CF0B">
        <w:trPr>
          <w:jc w:val="center"/>
        </w:trPr>
        <w:tc>
          <w:tcPr>
            <w:tcW w:w="1346" w:type="pct"/>
          </w:tcPr>
          <w:p w14:paraId="6200199E" w14:textId="4211885B" w:rsidR="000A3ADF" w:rsidRPr="00AF5717" w:rsidRDefault="00E27C57" w:rsidP="000A3ADF">
            <w:pPr>
              <w:pStyle w:val="Paragraph"/>
              <w:spacing w:before="60" w:after="60"/>
              <w:rPr>
                <w:rFonts w:cs="Arial"/>
              </w:rPr>
            </w:pPr>
            <w:r w:rsidRPr="00AF5717">
              <w:rPr>
                <w:rFonts w:cs="Arial"/>
              </w:rPr>
              <w:lastRenderedPageBreak/>
              <w:t>ND</w:t>
            </w:r>
          </w:p>
        </w:tc>
        <w:tc>
          <w:tcPr>
            <w:tcW w:w="3654" w:type="pct"/>
          </w:tcPr>
          <w:p w14:paraId="38E39D23" w14:textId="27DFA783" w:rsidR="000A3ADF" w:rsidRPr="00AF5717" w:rsidRDefault="00E27C57" w:rsidP="000A3ADF">
            <w:pPr>
              <w:pStyle w:val="Paragraph"/>
              <w:spacing w:before="60" w:after="60"/>
              <w:rPr>
                <w:rFonts w:cs="Arial"/>
              </w:rPr>
            </w:pPr>
            <w:r w:rsidRPr="00AF5717">
              <w:rPr>
                <w:rFonts w:cs="Arial"/>
              </w:rPr>
              <w:t>Not determined</w:t>
            </w:r>
          </w:p>
        </w:tc>
      </w:tr>
      <w:tr w:rsidR="008F5115" w14:paraId="28A7662B" w14:textId="77777777" w:rsidTr="0AF6CF0B">
        <w:trPr>
          <w:jc w:val="center"/>
        </w:trPr>
        <w:tc>
          <w:tcPr>
            <w:tcW w:w="1346" w:type="pct"/>
          </w:tcPr>
          <w:p w14:paraId="52C257C6" w14:textId="43AA9DDF" w:rsidR="000A3ADF" w:rsidRPr="00AF5717" w:rsidRDefault="00E27C57" w:rsidP="000A3ADF">
            <w:pPr>
              <w:pStyle w:val="Paragraph"/>
              <w:spacing w:before="60" w:after="60"/>
              <w:rPr>
                <w:rFonts w:cs="Arial"/>
              </w:rPr>
            </w:pPr>
            <w:r w:rsidRPr="00AF5717">
              <w:rPr>
                <w:rFonts w:cs="Arial"/>
              </w:rPr>
              <w:t>ORR</w:t>
            </w:r>
          </w:p>
        </w:tc>
        <w:tc>
          <w:tcPr>
            <w:tcW w:w="3654" w:type="pct"/>
          </w:tcPr>
          <w:p w14:paraId="04AE2AAA" w14:textId="3125BB9F" w:rsidR="000A3ADF" w:rsidRPr="00AF5717" w:rsidRDefault="00E27C57" w:rsidP="000A3ADF">
            <w:pPr>
              <w:pStyle w:val="Paragraph"/>
              <w:spacing w:before="60" w:after="60"/>
              <w:rPr>
                <w:rFonts w:cs="Arial"/>
              </w:rPr>
            </w:pPr>
            <w:r w:rsidRPr="00AF5717">
              <w:rPr>
                <w:rFonts w:cs="Arial"/>
              </w:rPr>
              <w:t>Objective Response Rate</w:t>
            </w:r>
          </w:p>
        </w:tc>
      </w:tr>
      <w:tr w:rsidR="008F5115" w14:paraId="2732C1FC" w14:textId="77777777" w:rsidTr="0AF6CF0B">
        <w:trPr>
          <w:jc w:val="center"/>
        </w:trPr>
        <w:tc>
          <w:tcPr>
            <w:tcW w:w="1346" w:type="pct"/>
          </w:tcPr>
          <w:p w14:paraId="688EC5AA" w14:textId="116B2619" w:rsidR="000A3ADF" w:rsidRPr="00AF5717" w:rsidRDefault="00E27C57" w:rsidP="000A3ADF">
            <w:pPr>
              <w:pStyle w:val="Paragraph"/>
              <w:spacing w:before="60" w:after="60"/>
              <w:rPr>
                <w:rFonts w:cs="Arial"/>
              </w:rPr>
            </w:pPr>
            <w:r w:rsidRPr="00AF5717">
              <w:rPr>
                <w:rFonts w:cs="Arial"/>
              </w:rPr>
              <w:t>OS</w:t>
            </w:r>
          </w:p>
        </w:tc>
        <w:tc>
          <w:tcPr>
            <w:tcW w:w="3654" w:type="pct"/>
          </w:tcPr>
          <w:p w14:paraId="48420125" w14:textId="1D56E2DC" w:rsidR="000A3ADF" w:rsidRPr="00AF5717" w:rsidRDefault="00E27C57" w:rsidP="000A3ADF">
            <w:pPr>
              <w:pStyle w:val="Paragraph"/>
              <w:spacing w:before="60" w:after="60"/>
              <w:rPr>
                <w:rFonts w:cs="Arial"/>
              </w:rPr>
            </w:pPr>
            <w:r w:rsidRPr="00AF5717">
              <w:rPr>
                <w:rFonts w:cs="Arial"/>
              </w:rPr>
              <w:t>Overall Survival</w:t>
            </w:r>
          </w:p>
        </w:tc>
      </w:tr>
      <w:tr w:rsidR="008F5115" w14:paraId="5BB7C851" w14:textId="77777777" w:rsidTr="0AF6CF0B">
        <w:trPr>
          <w:jc w:val="center"/>
        </w:trPr>
        <w:tc>
          <w:tcPr>
            <w:tcW w:w="1346" w:type="pct"/>
          </w:tcPr>
          <w:p w14:paraId="449E1F0C" w14:textId="3E731C22" w:rsidR="003E6329" w:rsidRPr="00AF5717" w:rsidRDefault="00E27C57" w:rsidP="000A3ADF">
            <w:pPr>
              <w:pStyle w:val="Paragraph"/>
              <w:spacing w:before="60" w:after="60"/>
              <w:rPr>
                <w:rFonts w:cs="Arial"/>
              </w:rPr>
            </w:pPr>
            <w:r w:rsidRPr="00AF5717">
              <w:rPr>
                <w:rFonts w:cs="Arial"/>
              </w:rPr>
              <w:t>PCHG</w:t>
            </w:r>
          </w:p>
        </w:tc>
        <w:tc>
          <w:tcPr>
            <w:tcW w:w="3654" w:type="pct"/>
          </w:tcPr>
          <w:p w14:paraId="0119F424" w14:textId="082C7553" w:rsidR="003E6329" w:rsidRPr="00AF5717" w:rsidRDefault="00E27C57" w:rsidP="000A3ADF">
            <w:pPr>
              <w:pStyle w:val="Paragraph"/>
              <w:spacing w:before="60" w:after="60"/>
              <w:rPr>
                <w:rFonts w:cs="Arial"/>
              </w:rPr>
            </w:pPr>
            <w:r w:rsidRPr="00AF5717">
              <w:rPr>
                <w:rFonts w:cs="Arial"/>
              </w:rPr>
              <w:t>Percentage change from baseline</w:t>
            </w:r>
          </w:p>
        </w:tc>
      </w:tr>
      <w:tr w:rsidR="008F5115" w14:paraId="5D5D7F80" w14:textId="77777777" w:rsidTr="004F3F94">
        <w:trPr>
          <w:jc w:val="center"/>
        </w:trPr>
        <w:tc>
          <w:tcPr>
            <w:tcW w:w="1346" w:type="pct"/>
          </w:tcPr>
          <w:p w14:paraId="30D031C6" w14:textId="1C2CEBBA" w:rsidR="000A3ADF" w:rsidRPr="00AF5717" w:rsidRDefault="00E27C57" w:rsidP="000A3ADF">
            <w:pPr>
              <w:pStyle w:val="Paragraph"/>
              <w:spacing w:before="60" w:after="60"/>
              <w:rPr>
                <w:rFonts w:cs="Arial"/>
              </w:rPr>
            </w:pPr>
            <w:r w:rsidRPr="00AF5717">
              <w:rPr>
                <w:rFonts w:cs="Arial"/>
              </w:rPr>
              <w:t>PD</w:t>
            </w:r>
          </w:p>
        </w:tc>
        <w:tc>
          <w:tcPr>
            <w:tcW w:w="3654" w:type="pct"/>
          </w:tcPr>
          <w:p w14:paraId="3E12413C" w14:textId="5E5740B9" w:rsidR="000A3ADF" w:rsidRPr="00AF5717" w:rsidRDefault="00E27C57" w:rsidP="000A3ADF">
            <w:pPr>
              <w:pStyle w:val="Paragraph"/>
              <w:spacing w:before="60" w:after="60"/>
              <w:rPr>
                <w:rFonts w:cs="Arial"/>
              </w:rPr>
            </w:pPr>
            <w:r w:rsidRPr="00AF5717">
              <w:t>Pharmacodynamics, Progressive D</w:t>
            </w:r>
            <w:r w:rsidRPr="00AF5717">
              <w:rPr>
                <w:rFonts w:cs="Arial"/>
              </w:rPr>
              <w:t xml:space="preserve">isease </w:t>
            </w:r>
          </w:p>
        </w:tc>
      </w:tr>
      <w:tr w:rsidR="008F5115" w14:paraId="4DB5508B" w14:textId="77777777" w:rsidTr="004F3F94">
        <w:trPr>
          <w:jc w:val="center"/>
        </w:trPr>
        <w:tc>
          <w:tcPr>
            <w:tcW w:w="1346" w:type="pct"/>
          </w:tcPr>
          <w:p w14:paraId="3FA58694" w14:textId="44652CC3" w:rsidR="000A3ADF" w:rsidRPr="00AF5717" w:rsidRDefault="00E27C57" w:rsidP="000A3ADF">
            <w:pPr>
              <w:pStyle w:val="Paragraph"/>
              <w:spacing w:before="60" w:after="60"/>
              <w:rPr>
                <w:rFonts w:cs="Arial"/>
              </w:rPr>
            </w:pPr>
            <w:r w:rsidRPr="00AF5717">
              <w:rPr>
                <w:rFonts w:cs="Arial"/>
              </w:rPr>
              <w:t>PD-1</w:t>
            </w:r>
          </w:p>
        </w:tc>
        <w:tc>
          <w:tcPr>
            <w:tcW w:w="3654" w:type="pct"/>
          </w:tcPr>
          <w:p w14:paraId="4C28A100" w14:textId="605A3D29" w:rsidR="000A3ADF" w:rsidRPr="00AF5717" w:rsidRDefault="00E27C57" w:rsidP="000A3ADF">
            <w:pPr>
              <w:pStyle w:val="Paragraph"/>
              <w:spacing w:before="60" w:after="60"/>
              <w:rPr>
                <w:rFonts w:cs="Arial"/>
              </w:rPr>
            </w:pPr>
            <w:r w:rsidRPr="00AF5717">
              <w:rPr>
                <w:rFonts w:cs="Arial"/>
              </w:rPr>
              <w:t>Programmed Death 1</w:t>
            </w:r>
          </w:p>
        </w:tc>
      </w:tr>
      <w:tr w:rsidR="008F5115" w14:paraId="241BF38A" w14:textId="77777777" w:rsidTr="004F3F94">
        <w:trPr>
          <w:jc w:val="center"/>
        </w:trPr>
        <w:tc>
          <w:tcPr>
            <w:tcW w:w="1346" w:type="pct"/>
          </w:tcPr>
          <w:p w14:paraId="645368C2" w14:textId="600E922A" w:rsidR="003E6329" w:rsidRPr="00AF5717" w:rsidRDefault="00E27C57" w:rsidP="000A3ADF">
            <w:pPr>
              <w:pStyle w:val="Paragraph"/>
              <w:spacing w:before="60" w:after="60"/>
              <w:rPr>
                <w:rFonts w:cs="Arial"/>
              </w:rPr>
            </w:pPr>
            <w:r w:rsidRPr="00AF5717">
              <w:rPr>
                <w:rFonts w:cs="Arial"/>
              </w:rPr>
              <w:t>PD-L1</w:t>
            </w:r>
          </w:p>
        </w:tc>
        <w:tc>
          <w:tcPr>
            <w:tcW w:w="3654" w:type="pct"/>
          </w:tcPr>
          <w:p w14:paraId="6EE6B789" w14:textId="097F9BE0" w:rsidR="003E6329" w:rsidRPr="00AF5717" w:rsidRDefault="00E27C57" w:rsidP="000A3ADF">
            <w:pPr>
              <w:pStyle w:val="Paragraph"/>
              <w:spacing w:before="60" w:after="60"/>
              <w:rPr>
                <w:rFonts w:cs="Arial"/>
              </w:rPr>
            </w:pPr>
            <w:r w:rsidRPr="00AF5717">
              <w:rPr>
                <w:rFonts w:cs="Arial"/>
              </w:rPr>
              <w:t>Programmed death-ligand 1</w:t>
            </w:r>
          </w:p>
        </w:tc>
      </w:tr>
      <w:tr w:rsidR="008F5115" w14:paraId="464E9A09" w14:textId="77777777" w:rsidTr="004F3F94">
        <w:trPr>
          <w:jc w:val="center"/>
        </w:trPr>
        <w:tc>
          <w:tcPr>
            <w:tcW w:w="1346" w:type="pct"/>
          </w:tcPr>
          <w:p w14:paraId="445F9F87" w14:textId="5887A602" w:rsidR="000A3ADF" w:rsidRPr="00AF5717" w:rsidRDefault="00E27C57" w:rsidP="000A3ADF">
            <w:pPr>
              <w:pStyle w:val="Paragraph"/>
              <w:spacing w:before="60" w:after="60"/>
              <w:rPr>
                <w:rFonts w:cs="Arial"/>
              </w:rPr>
            </w:pPr>
            <w:r w:rsidRPr="00AF5717">
              <w:rPr>
                <w:rFonts w:cs="Arial"/>
              </w:rPr>
              <w:t>PFS</w:t>
            </w:r>
          </w:p>
        </w:tc>
        <w:tc>
          <w:tcPr>
            <w:tcW w:w="3654" w:type="pct"/>
          </w:tcPr>
          <w:p w14:paraId="2377CF0B" w14:textId="3A723763" w:rsidR="000A3ADF" w:rsidRPr="00AF5717" w:rsidRDefault="00E27C57" w:rsidP="000A3ADF">
            <w:pPr>
              <w:pStyle w:val="Paragraph"/>
              <w:spacing w:before="60" w:after="60"/>
              <w:rPr>
                <w:rFonts w:cs="Arial"/>
              </w:rPr>
            </w:pPr>
            <w:r w:rsidRPr="00AF5717">
              <w:rPr>
                <w:rFonts w:cs="Arial"/>
              </w:rPr>
              <w:t>Progression-Free Survival</w:t>
            </w:r>
          </w:p>
        </w:tc>
      </w:tr>
      <w:tr w:rsidR="008F5115" w14:paraId="05E36C56" w14:textId="77777777" w:rsidTr="0AF6CF0B">
        <w:trPr>
          <w:jc w:val="center"/>
        </w:trPr>
        <w:tc>
          <w:tcPr>
            <w:tcW w:w="1346" w:type="pct"/>
          </w:tcPr>
          <w:p w14:paraId="57AF912E" w14:textId="5C22F612" w:rsidR="000A3ADF" w:rsidRPr="00AF5717" w:rsidRDefault="00E27C57" w:rsidP="000A3ADF">
            <w:pPr>
              <w:pStyle w:val="Paragraph"/>
              <w:spacing w:before="60" w:after="60"/>
              <w:rPr>
                <w:rFonts w:cs="Arial"/>
              </w:rPr>
            </w:pPr>
            <w:r w:rsidRPr="00AF5717">
              <w:rPr>
                <w:rFonts w:cs="Arial"/>
              </w:rPr>
              <w:t>PK</w:t>
            </w:r>
          </w:p>
        </w:tc>
        <w:tc>
          <w:tcPr>
            <w:tcW w:w="3654" w:type="pct"/>
          </w:tcPr>
          <w:p w14:paraId="05616EC7" w14:textId="74C800A0" w:rsidR="000A3ADF" w:rsidRPr="00AF5717" w:rsidRDefault="00E27C57" w:rsidP="000A3ADF">
            <w:pPr>
              <w:pStyle w:val="Paragraph"/>
              <w:spacing w:before="60" w:after="60"/>
              <w:rPr>
                <w:rFonts w:cs="Arial"/>
              </w:rPr>
            </w:pPr>
            <w:r w:rsidRPr="00AF5717">
              <w:rPr>
                <w:rFonts w:cs="Arial"/>
              </w:rPr>
              <w:t>Pharmacokinetic(s)</w:t>
            </w:r>
          </w:p>
        </w:tc>
      </w:tr>
      <w:tr w:rsidR="008F5115" w14:paraId="75B70168" w14:textId="77777777" w:rsidTr="0AF6CF0B">
        <w:trPr>
          <w:jc w:val="center"/>
        </w:trPr>
        <w:tc>
          <w:tcPr>
            <w:tcW w:w="1346" w:type="pct"/>
          </w:tcPr>
          <w:p w14:paraId="48FDC59B" w14:textId="166FBE96" w:rsidR="000A3ADF" w:rsidRPr="00AF5717" w:rsidRDefault="00E27C57" w:rsidP="000A3ADF">
            <w:pPr>
              <w:pStyle w:val="Paragraph"/>
              <w:spacing w:before="60" w:after="60"/>
              <w:rPr>
                <w:rFonts w:cs="Arial"/>
              </w:rPr>
            </w:pPr>
            <w:r w:rsidRPr="00AF5717">
              <w:rPr>
                <w:rFonts w:cs="Arial"/>
              </w:rPr>
              <w:t>PR</w:t>
            </w:r>
          </w:p>
        </w:tc>
        <w:tc>
          <w:tcPr>
            <w:tcW w:w="3654" w:type="pct"/>
          </w:tcPr>
          <w:p w14:paraId="4A929DA8" w14:textId="4218F6D6" w:rsidR="000A3ADF" w:rsidRPr="00AF5717" w:rsidRDefault="00E27C57" w:rsidP="000A3ADF">
            <w:pPr>
              <w:pStyle w:val="Paragraph"/>
              <w:spacing w:before="60" w:after="60"/>
              <w:rPr>
                <w:rFonts w:cs="Arial"/>
              </w:rPr>
            </w:pPr>
            <w:r w:rsidRPr="00AF5717">
              <w:rPr>
                <w:rFonts w:cs="Arial"/>
              </w:rPr>
              <w:t>Partial response</w:t>
            </w:r>
          </w:p>
        </w:tc>
      </w:tr>
      <w:tr w:rsidR="008F5115" w14:paraId="0E723806" w14:textId="77777777" w:rsidTr="0AF6CF0B">
        <w:trPr>
          <w:jc w:val="center"/>
        </w:trPr>
        <w:tc>
          <w:tcPr>
            <w:tcW w:w="1346" w:type="pct"/>
          </w:tcPr>
          <w:p w14:paraId="4EA9EA29" w14:textId="67178899" w:rsidR="000A3ADF" w:rsidRPr="00AF5717" w:rsidRDefault="00E27C57" w:rsidP="000A3ADF">
            <w:pPr>
              <w:pStyle w:val="Paragraph"/>
              <w:spacing w:before="60" w:after="60"/>
              <w:rPr>
                <w:rFonts w:cs="Arial"/>
              </w:rPr>
            </w:pPr>
            <w:r w:rsidRPr="00AF5717">
              <w:rPr>
                <w:rFonts w:cs="Arial"/>
              </w:rPr>
              <w:t>PT</w:t>
            </w:r>
          </w:p>
        </w:tc>
        <w:tc>
          <w:tcPr>
            <w:tcW w:w="3654" w:type="pct"/>
          </w:tcPr>
          <w:p w14:paraId="6789042E" w14:textId="4D953B4C" w:rsidR="000A3ADF" w:rsidRPr="00AF5717" w:rsidRDefault="00E27C57" w:rsidP="000A3ADF">
            <w:pPr>
              <w:pStyle w:val="Paragraph"/>
              <w:spacing w:before="60" w:after="60"/>
              <w:rPr>
                <w:rFonts w:cs="Arial"/>
              </w:rPr>
            </w:pPr>
            <w:r w:rsidRPr="00AF5717">
              <w:rPr>
                <w:rFonts w:cs="Arial"/>
              </w:rPr>
              <w:t>Preferred term</w:t>
            </w:r>
          </w:p>
        </w:tc>
      </w:tr>
      <w:tr w:rsidR="008F5115" w14:paraId="1E550B2E" w14:textId="77777777" w:rsidTr="0AF6CF0B">
        <w:trPr>
          <w:jc w:val="center"/>
        </w:trPr>
        <w:tc>
          <w:tcPr>
            <w:tcW w:w="1346" w:type="pct"/>
          </w:tcPr>
          <w:p w14:paraId="260A7D98" w14:textId="403D1350" w:rsidR="003E6329" w:rsidRPr="00AF5717" w:rsidRDefault="00E27C57" w:rsidP="000A3ADF">
            <w:pPr>
              <w:pStyle w:val="Paragraph"/>
              <w:spacing w:before="60" w:after="60"/>
              <w:rPr>
                <w:rFonts w:cs="Arial"/>
              </w:rPr>
            </w:pPr>
            <w:r w:rsidRPr="00AF5717">
              <w:rPr>
                <w:rFonts w:cs="Arial"/>
              </w:rPr>
              <w:t>Q2W</w:t>
            </w:r>
          </w:p>
        </w:tc>
        <w:tc>
          <w:tcPr>
            <w:tcW w:w="3654" w:type="pct"/>
          </w:tcPr>
          <w:p w14:paraId="7B80FC1E" w14:textId="0009F3CD" w:rsidR="003E6329" w:rsidRPr="00AF5717" w:rsidRDefault="00E27C57" w:rsidP="000A3ADF">
            <w:pPr>
              <w:pStyle w:val="Paragraph"/>
              <w:spacing w:before="60" w:after="60"/>
              <w:rPr>
                <w:rFonts w:cs="Arial"/>
              </w:rPr>
            </w:pPr>
            <w:r w:rsidRPr="00AF5717">
              <w:rPr>
                <w:rFonts w:cs="Arial"/>
              </w:rPr>
              <w:t>Once every 2 weeks</w:t>
            </w:r>
          </w:p>
        </w:tc>
      </w:tr>
      <w:tr w:rsidR="008F5115" w14:paraId="60BE0DDE" w14:textId="590FA24E" w:rsidTr="0AF6CF0B">
        <w:trPr>
          <w:jc w:val="center"/>
          <w:del w:id="598" w:author="Marmol, Dominika Klaudia" w:date="2026-06-11T10:13:00Z"/>
        </w:trPr>
        <w:tc>
          <w:tcPr>
            <w:tcW w:w="1346" w:type="pct"/>
          </w:tcPr>
          <w:p w14:paraId="32BCFDF1" w14:textId="47A1A8E3" w:rsidR="003E6329" w:rsidRPr="00AF5717" w:rsidRDefault="00E27C57" w:rsidP="000A3ADF">
            <w:pPr>
              <w:pStyle w:val="Paragraph"/>
              <w:spacing w:before="60" w:after="60"/>
              <w:rPr>
                <w:del w:id="599" w:author="Marmol, Dominika Klaudia" w:date="2026-06-11T10:13:00Z"/>
                <w:rFonts w:cs="Arial"/>
              </w:rPr>
            </w:pPr>
            <w:del w:id="600" w:author="Marmol, Dominika Klaudia" w:date="2026-06-11T10:13:00Z">
              <w:r w:rsidRPr="00AF5717">
                <w:rPr>
                  <w:rFonts w:cs="Arial"/>
                </w:rPr>
                <w:delText>QTcB</w:delText>
              </w:r>
            </w:del>
          </w:p>
        </w:tc>
        <w:tc>
          <w:tcPr>
            <w:tcW w:w="3654" w:type="pct"/>
          </w:tcPr>
          <w:p w14:paraId="1766E078" w14:textId="603E820A" w:rsidR="003E6329" w:rsidRPr="00AF5717" w:rsidRDefault="00E27C57" w:rsidP="000A3ADF">
            <w:pPr>
              <w:pStyle w:val="Paragraph"/>
              <w:spacing w:before="60" w:after="60"/>
              <w:rPr>
                <w:del w:id="601" w:author="Marmol, Dominika Klaudia" w:date="2026-06-11T10:13:00Z"/>
                <w:rFonts w:cs="Arial"/>
              </w:rPr>
            </w:pPr>
            <w:del w:id="602" w:author="Marmol, Dominika Klaudia" w:date="2026-06-11T10:13:00Z">
              <w:r w:rsidRPr="00AF5717">
                <w:rPr>
                  <w:rFonts w:cs="Arial"/>
                </w:rPr>
                <w:delText>QT correction with Bazett formula</w:delText>
              </w:r>
            </w:del>
          </w:p>
        </w:tc>
      </w:tr>
      <w:tr w:rsidR="008F5115" w14:paraId="7AC87738" w14:textId="77777777" w:rsidTr="0AF6CF0B">
        <w:trPr>
          <w:jc w:val="center"/>
        </w:trPr>
        <w:tc>
          <w:tcPr>
            <w:tcW w:w="1346" w:type="pct"/>
          </w:tcPr>
          <w:p w14:paraId="68C0FDB8" w14:textId="5F868635" w:rsidR="003E6329" w:rsidRPr="00AF5717" w:rsidRDefault="00E27C57" w:rsidP="000A3ADF">
            <w:pPr>
              <w:pStyle w:val="Paragraph"/>
              <w:spacing w:before="60" w:after="60"/>
              <w:rPr>
                <w:rFonts w:cs="Arial"/>
              </w:rPr>
            </w:pPr>
            <w:r w:rsidRPr="00AF5717">
              <w:rPr>
                <w:rFonts w:cs="Arial"/>
              </w:rPr>
              <w:t>QTcF</w:t>
            </w:r>
          </w:p>
        </w:tc>
        <w:tc>
          <w:tcPr>
            <w:tcW w:w="3654" w:type="pct"/>
          </w:tcPr>
          <w:p w14:paraId="4ED27467" w14:textId="579716CA" w:rsidR="003E6329" w:rsidRPr="00AF5717" w:rsidRDefault="00E27C57" w:rsidP="000A3ADF">
            <w:pPr>
              <w:pStyle w:val="Paragraph"/>
              <w:spacing w:before="60" w:after="60"/>
              <w:rPr>
                <w:rFonts w:cs="Arial"/>
              </w:rPr>
            </w:pPr>
            <w:r w:rsidRPr="00AF5717">
              <w:rPr>
                <w:rFonts w:cs="Arial"/>
              </w:rPr>
              <w:t>QT correction with Framingham formula</w:t>
            </w:r>
          </w:p>
        </w:tc>
      </w:tr>
      <w:tr w:rsidR="008F5115" w14:paraId="01283E38" w14:textId="77777777" w:rsidTr="0AF6CF0B">
        <w:trPr>
          <w:jc w:val="center"/>
        </w:trPr>
        <w:tc>
          <w:tcPr>
            <w:tcW w:w="1346" w:type="pct"/>
          </w:tcPr>
          <w:p w14:paraId="59B5C72F" w14:textId="56E217EC" w:rsidR="003E6329" w:rsidRPr="00AF5717" w:rsidRDefault="00E27C57" w:rsidP="000A3ADF">
            <w:pPr>
              <w:pStyle w:val="Paragraph"/>
              <w:spacing w:before="60" w:after="60"/>
              <w:rPr>
                <w:rFonts w:cs="Arial"/>
              </w:rPr>
            </w:pPr>
            <w:r w:rsidRPr="00AF5717">
              <w:rPr>
                <w:rFonts w:cs="Arial"/>
              </w:rPr>
              <w:t>RDI</w:t>
            </w:r>
          </w:p>
        </w:tc>
        <w:tc>
          <w:tcPr>
            <w:tcW w:w="3654" w:type="pct"/>
          </w:tcPr>
          <w:p w14:paraId="2DA72AF8" w14:textId="3FA12A78" w:rsidR="003E6329" w:rsidRPr="00AF5717" w:rsidRDefault="00E27C57" w:rsidP="000A3ADF">
            <w:pPr>
              <w:pStyle w:val="Paragraph"/>
              <w:spacing w:before="60" w:after="60"/>
              <w:rPr>
                <w:rFonts w:cs="Arial"/>
              </w:rPr>
            </w:pPr>
            <w:r w:rsidRPr="00AF5717">
              <w:rPr>
                <w:rFonts w:cs="Arial"/>
              </w:rPr>
              <w:t>Relative dose intensity</w:t>
            </w:r>
          </w:p>
        </w:tc>
      </w:tr>
      <w:tr w:rsidR="008F5115" w14:paraId="031B4519" w14:textId="77777777" w:rsidTr="0AF6CF0B">
        <w:trPr>
          <w:jc w:val="center"/>
        </w:trPr>
        <w:tc>
          <w:tcPr>
            <w:tcW w:w="1346" w:type="pct"/>
          </w:tcPr>
          <w:p w14:paraId="45EFD77C" w14:textId="6DD18EBC" w:rsidR="000A3ADF" w:rsidRPr="00AF5717" w:rsidRDefault="00E27C57" w:rsidP="000A3ADF">
            <w:pPr>
              <w:pStyle w:val="Paragraph"/>
              <w:spacing w:before="60" w:after="60"/>
              <w:rPr>
                <w:rFonts w:cs="Arial"/>
              </w:rPr>
            </w:pPr>
            <w:r w:rsidRPr="00AF5717">
              <w:rPr>
                <w:rFonts w:cs="Arial"/>
              </w:rPr>
              <w:t>RECIST</w:t>
            </w:r>
          </w:p>
        </w:tc>
        <w:tc>
          <w:tcPr>
            <w:tcW w:w="3654" w:type="pct"/>
          </w:tcPr>
          <w:p w14:paraId="1D2A841E" w14:textId="38DB3901" w:rsidR="000A3ADF" w:rsidRPr="00AF5717" w:rsidRDefault="00E27C57" w:rsidP="000A3ADF">
            <w:pPr>
              <w:pStyle w:val="Paragraph"/>
              <w:spacing w:before="60" w:after="60"/>
              <w:rPr>
                <w:rFonts w:cs="Arial"/>
              </w:rPr>
            </w:pPr>
            <w:r w:rsidRPr="00AF5717">
              <w:rPr>
                <w:rFonts w:cs="Arial"/>
              </w:rPr>
              <w:t>Response Evaluation Criteria in Solid Tumor</w:t>
            </w:r>
          </w:p>
        </w:tc>
      </w:tr>
      <w:tr w:rsidR="008F5115" w14:paraId="4C1910D9" w14:textId="77777777" w:rsidTr="0AF6CF0B">
        <w:trPr>
          <w:jc w:val="center"/>
        </w:trPr>
        <w:tc>
          <w:tcPr>
            <w:tcW w:w="1346" w:type="pct"/>
          </w:tcPr>
          <w:p w14:paraId="3786EA34" w14:textId="7CF53FDB" w:rsidR="000A3ADF" w:rsidRPr="00AF5717" w:rsidRDefault="00E27C57" w:rsidP="000A3ADF">
            <w:pPr>
              <w:pStyle w:val="Paragraph"/>
              <w:spacing w:before="60" w:after="60"/>
              <w:rPr>
                <w:rFonts w:cs="Arial"/>
              </w:rPr>
            </w:pPr>
            <w:r w:rsidRPr="00AF5717">
              <w:rPr>
                <w:rFonts w:cs="Arial"/>
              </w:rPr>
              <w:t>RP2D</w:t>
            </w:r>
          </w:p>
        </w:tc>
        <w:tc>
          <w:tcPr>
            <w:tcW w:w="3654" w:type="pct"/>
          </w:tcPr>
          <w:p w14:paraId="4DD3A977" w14:textId="76D24D88" w:rsidR="000A3ADF" w:rsidRPr="00AF5717" w:rsidRDefault="00E27C57" w:rsidP="000A3ADF">
            <w:pPr>
              <w:pStyle w:val="Paragraph"/>
              <w:spacing w:before="60" w:after="60"/>
              <w:rPr>
                <w:rFonts w:cs="Arial"/>
              </w:rPr>
            </w:pPr>
            <w:r w:rsidRPr="00AF5717">
              <w:rPr>
                <w:rFonts w:cs="Arial"/>
              </w:rPr>
              <w:t>Recommended Phase II Dose</w:t>
            </w:r>
          </w:p>
        </w:tc>
      </w:tr>
      <w:tr w:rsidR="008F5115" w14:paraId="2B3EE964" w14:textId="77777777" w:rsidTr="0AF6CF0B">
        <w:trPr>
          <w:jc w:val="center"/>
        </w:trPr>
        <w:tc>
          <w:tcPr>
            <w:tcW w:w="1346" w:type="pct"/>
          </w:tcPr>
          <w:p w14:paraId="2F9465CB" w14:textId="4F981DBF" w:rsidR="003E6329" w:rsidRPr="00AF5717" w:rsidRDefault="00E27C57" w:rsidP="000A3ADF">
            <w:pPr>
              <w:pStyle w:val="Paragraph"/>
              <w:spacing w:before="60" w:after="60"/>
              <w:rPr>
                <w:rFonts w:cs="Arial"/>
              </w:rPr>
            </w:pPr>
            <w:r w:rsidRPr="00AF5717">
              <w:rPr>
                <w:rFonts w:cs="Arial"/>
              </w:rPr>
              <w:t>RR</w:t>
            </w:r>
          </w:p>
        </w:tc>
        <w:tc>
          <w:tcPr>
            <w:tcW w:w="3654" w:type="pct"/>
          </w:tcPr>
          <w:p w14:paraId="6B11F708" w14:textId="6FC8D1E3" w:rsidR="003E6329" w:rsidRPr="00AF5717" w:rsidRDefault="00E27C57" w:rsidP="000A3ADF">
            <w:pPr>
              <w:pStyle w:val="Paragraph"/>
              <w:spacing w:before="60" w:after="60"/>
              <w:rPr>
                <w:rFonts w:cs="Arial"/>
              </w:rPr>
            </w:pPr>
            <w:r w:rsidRPr="00AF5717">
              <w:rPr>
                <w:rFonts w:cs="Arial"/>
              </w:rPr>
              <w:t>Respiratory rate</w:t>
            </w:r>
          </w:p>
        </w:tc>
      </w:tr>
      <w:tr w:rsidR="008F5115" w14:paraId="64553A62" w14:textId="77777777" w:rsidTr="0AF6CF0B">
        <w:trPr>
          <w:jc w:val="center"/>
        </w:trPr>
        <w:tc>
          <w:tcPr>
            <w:tcW w:w="1346" w:type="pct"/>
          </w:tcPr>
          <w:p w14:paraId="10A19A67" w14:textId="77777777" w:rsidR="000A3ADF" w:rsidRPr="00AF5717" w:rsidRDefault="00E27C57" w:rsidP="000A3ADF">
            <w:pPr>
              <w:pStyle w:val="Paragraph"/>
              <w:spacing w:before="60" w:after="60"/>
              <w:rPr>
                <w:rFonts w:cs="Arial"/>
              </w:rPr>
            </w:pPr>
            <w:r w:rsidRPr="00AF5717">
              <w:rPr>
                <w:rFonts w:cs="Arial"/>
              </w:rPr>
              <w:t>SAE</w:t>
            </w:r>
          </w:p>
        </w:tc>
        <w:tc>
          <w:tcPr>
            <w:tcW w:w="3654" w:type="pct"/>
          </w:tcPr>
          <w:p w14:paraId="22AD1040" w14:textId="598BDD1D" w:rsidR="000A3ADF" w:rsidRPr="00AF5717" w:rsidRDefault="00E27C57" w:rsidP="000A3ADF">
            <w:pPr>
              <w:pStyle w:val="Paragraph"/>
              <w:spacing w:before="60" w:after="60"/>
              <w:rPr>
                <w:rFonts w:cs="Arial"/>
              </w:rPr>
            </w:pPr>
            <w:r w:rsidRPr="00AF5717">
              <w:rPr>
                <w:rFonts w:cs="Arial"/>
              </w:rPr>
              <w:t>Serious adverse event</w:t>
            </w:r>
          </w:p>
        </w:tc>
      </w:tr>
      <w:tr w:rsidR="008F5115" w14:paraId="5D253942" w14:textId="77777777" w:rsidTr="0AF6CF0B">
        <w:trPr>
          <w:jc w:val="center"/>
        </w:trPr>
        <w:tc>
          <w:tcPr>
            <w:tcW w:w="1346" w:type="pct"/>
          </w:tcPr>
          <w:p w14:paraId="06D41835" w14:textId="79103378" w:rsidR="000A3ADF" w:rsidRPr="00AF5717" w:rsidRDefault="00E27C57" w:rsidP="000A3ADF">
            <w:pPr>
              <w:pStyle w:val="Paragraph"/>
              <w:spacing w:before="60" w:after="60"/>
              <w:rPr>
                <w:rFonts w:cs="Arial"/>
              </w:rPr>
            </w:pPr>
            <w:r w:rsidRPr="00AF5717">
              <w:rPr>
                <w:rFonts w:cs="Arial"/>
              </w:rPr>
              <w:t>SAESI</w:t>
            </w:r>
          </w:p>
        </w:tc>
        <w:tc>
          <w:tcPr>
            <w:tcW w:w="3654" w:type="pct"/>
          </w:tcPr>
          <w:p w14:paraId="11B162BA" w14:textId="35B174A9" w:rsidR="000A3ADF" w:rsidRPr="00AF5717" w:rsidRDefault="00E27C57" w:rsidP="000A3ADF">
            <w:pPr>
              <w:pStyle w:val="Paragraph"/>
              <w:spacing w:before="60" w:after="60"/>
              <w:rPr>
                <w:rFonts w:cs="Arial"/>
              </w:rPr>
            </w:pPr>
            <w:r w:rsidRPr="00AF5717">
              <w:rPr>
                <w:rFonts w:cs="Arial"/>
              </w:rPr>
              <w:t>Serious adverse event of special interest</w:t>
            </w:r>
          </w:p>
        </w:tc>
      </w:tr>
      <w:tr w:rsidR="008F5115" w14:paraId="3979DED6" w14:textId="77777777" w:rsidTr="0AF6CF0B">
        <w:trPr>
          <w:jc w:val="center"/>
        </w:trPr>
        <w:tc>
          <w:tcPr>
            <w:tcW w:w="1346" w:type="pct"/>
          </w:tcPr>
          <w:p w14:paraId="34AD9C9A" w14:textId="77777777" w:rsidR="000A3ADF" w:rsidRPr="00AF5717" w:rsidRDefault="00E27C57" w:rsidP="000A3ADF">
            <w:pPr>
              <w:pStyle w:val="Paragraph"/>
              <w:spacing w:before="60" w:after="60"/>
              <w:rPr>
                <w:rFonts w:cs="Arial"/>
              </w:rPr>
            </w:pPr>
            <w:r w:rsidRPr="00AF5717">
              <w:rPr>
                <w:rFonts w:cs="Arial"/>
              </w:rPr>
              <w:t>SAP</w:t>
            </w:r>
          </w:p>
        </w:tc>
        <w:tc>
          <w:tcPr>
            <w:tcW w:w="3654" w:type="pct"/>
          </w:tcPr>
          <w:p w14:paraId="035D9DC2" w14:textId="77777777" w:rsidR="000A3ADF" w:rsidRPr="00AF5717" w:rsidRDefault="00E27C57" w:rsidP="000A3ADF">
            <w:pPr>
              <w:pStyle w:val="Paragraph"/>
              <w:spacing w:before="60" w:after="60"/>
              <w:rPr>
                <w:rFonts w:cs="Arial"/>
              </w:rPr>
            </w:pPr>
            <w:r w:rsidRPr="00AF5717">
              <w:rPr>
                <w:rFonts w:cs="Arial"/>
              </w:rPr>
              <w:t>Statistical Analysis Plan</w:t>
            </w:r>
          </w:p>
        </w:tc>
      </w:tr>
      <w:tr w:rsidR="008F5115" w14:paraId="254262A7" w14:textId="77777777" w:rsidTr="0AF6CF0B">
        <w:trPr>
          <w:jc w:val="center"/>
        </w:trPr>
        <w:tc>
          <w:tcPr>
            <w:tcW w:w="1346" w:type="pct"/>
          </w:tcPr>
          <w:p w14:paraId="215DFE63" w14:textId="09285913" w:rsidR="000A3ADF" w:rsidRPr="00AF5717" w:rsidRDefault="00E27C57" w:rsidP="000A3ADF">
            <w:pPr>
              <w:pStyle w:val="Paragraph"/>
              <w:spacing w:before="60" w:after="60"/>
              <w:rPr>
                <w:rFonts w:cs="Arial"/>
              </w:rPr>
            </w:pPr>
            <w:r w:rsidRPr="00AF5717">
              <w:rPr>
                <w:rFonts w:cs="Arial"/>
              </w:rPr>
              <w:t>SD</w:t>
            </w:r>
          </w:p>
        </w:tc>
        <w:tc>
          <w:tcPr>
            <w:tcW w:w="3654" w:type="pct"/>
          </w:tcPr>
          <w:p w14:paraId="2DF4D955" w14:textId="08D5BD49" w:rsidR="000A3ADF" w:rsidRPr="00AF5717" w:rsidRDefault="00E27C57" w:rsidP="000A3ADF">
            <w:pPr>
              <w:pStyle w:val="Paragraph"/>
              <w:spacing w:before="60" w:after="60"/>
              <w:rPr>
                <w:rFonts w:cs="Arial"/>
              </w:rPr>
            </w:pPr>
            <w:r w:rsidRPr="00AF5717">
              <w:rPr>
                <w:rFonts w:cs="Arial"/>
              </w:rPr>
              <w:t xml:space="preserve">Standard deviation, stable disease </w:t>
            </w:r>
          </w:p>
        </w:tc>
      </w:tr>
      <w:tr w:rsidR="008F5115" w14:paraId="66BA633F" w14:textId="77777777" w:rsidTr="0AF6CF0B">
        <w:trPr>
          <w:jc w:val="center"/>
        </w:trPr>
        <w:tc>
          <w:tcPr>
            <w:tcW w:w="1346" w:type="pct"/>
          </w:tcPr>
          <w:p w14:paraId="0E028142" w14:textId="7828D111" w:rsidR="000A3ADF" w:rsidRPr="00AF5717" w:rsidRDefault="00E27C57" w:rsidP="000A3ADF">
            <w:pPr>
              <w:pStyle w:val="Paragraph"/>
              <w:spacing w:before="60" w:after="60"/>
              <w:rPr>
                <w:rFonts w:cs="Arial"/>
              </w:rPr>
            </w:pPr>
            <w:r w:rsidRPr="00AF5717">
              <w:rPr>
                <w:rFonts w:cs="Arial"/>
              </w:rPr>
              <w:t>SoA</w:t>
            </w:r>
          </w:p>
        </w:tc>
        <w:tc>
          <w:tcPr>
            <w:tcW w:w="3654" w:type="pct"/>
          </w:tcPr>
          <w:p w14:paraId="1125805E" w14:textId="767B6B80" w:rsidR="000A3ADF" w:rsidRPr="00AF5717" w:rsidRDefault="00E27C57" w:rsidP="000A3ADF">
            <w:pPr>
              <w:pStyle w:val="Paragraph"/>
              <w:spacing w:before="60" w:after="60"/>
              <w:rPr>
                <w:rFonts w:cs="Arial"/>
              </w:rPr>
            </w:pPr>
            <w:r w:rsidRPr="00AF5717">
              <w:rPr>
                <w:rFonts w:cs="Arial"/>
              </w:rPr>
              <w:t>Schedule of activities</w:t>
            </w:r>
          </w:p>
        </w:tc>
      </w:tr>
      <w:tr w:rsidR="008F5115" w14:paraId="6DB90CF7" w14:textId="77777777" w:rsidTr="0AF6CF0B">
        <w:trPr>
          <w:jc w:val="center"/>
        </w:trPr>
        <w:tc>
          <w:tcPr>
            <w:tcW w:w="1346" w:type="pct"/>
          </w:tcPr>
          <w:p w14:paraId="59BF153D" w14:textId="78AF640D" w:rsidR="000A3ADF" w:rsidRPr="00AF5717" w:rsidRDefault="00E27C57" w:rsidP="000A3ADF">
            <w:pPr>
              <w:pStyle w:val="Paragraph"/>
              <w:spacing w:before="60" w:after="60"/>
              <w:rPr>
                <w:rFonts w:cs="Arial"/>
              </w:rPr>
            </w:pPr>
            <w:r w:rsidRPr="00AF5717">
              <w:rPr>
                <w:rFonts w:cs="Arial"/>
              </w:rPr>
              <w:t>SOC</w:t>
            </w:r>
          </w:p>
        </w:tc>
        <w:tc>
          <w:tcPr>
            <w:tcW w:w="3654" w:type="pct"/>
          </w:tcPr>
          <w:p w14:paraId="129EB601" w14:textId="1C843D97" w:rsidR="000A3ADF" w:rsidRPr="00AF5717" w:rsidRDefault="00E27C57" w:rsidP="000A3ADF">
            <w:pPr>
              <w:pStyle w:val="Paragraph"/>
              <w:spacing w:before="60" w:after="60"/>
              <w:rPr>
                <w:rFonts w:cs="Arial"/>
              </w:rPr>
            </w:pPr>
            <w:r w:rsidRPr="00AF5717">
              <w:rPr>
                <w:rFonts w:cs="Arial"/>
              </w:rPr>
              <w:t>System organ class</w:t>
            </w:r>
          </w:p>
        </w:tc>
      </w:tr>
      <w:tr w:rsidR="008F5115" w14:paraId="62B8CB8C" w14:textId="77777777" w:rsidTr="0AF6CF0B">
        <w:trPr>
          <w:jc w:val="center"/>
        </w:trPr>
        <w:tc>
          <w:tcPr>
            <w:tcW w:w="1346" w:type="pct"/>
          </w:tcPr>
          <w:p w14:paraId="3F587DD2" w14:textId="3F5166F7" w:rsidR="003E6329" w:rsidRPr="00AF5717" w:rsidRDefault="00E27C57" w:rsidP="000A3ADF">
            <w:pPr>
              <w:pStyle w:val="Paragraph"/>
              <w:spacing w:before="60" w:after="60"/>
              <w:rPr>
                <w:rFonts w:cs="Arial"/>
              </w:rPr>
            </w:pPr>
            <w:r w:rsidRPr="00AF5717">
              <w:rPr>
                <w:rFonts w:cs="Arial"/>
              </w:rPr>
              <w:t>SRC</w:t>
            </w:r>
          </w:p>
        </w:tc>
        <w:tc>
          <w:tcPr>
            <w:tcW w:w="3654" w:type="pct"/>
          </w:tcPr>
          <w:p w14:paraId="40DFBF40" w14:textId="20A188C8" w:rsidR="003E6329" w:rsidRPr="00AF5717" w:rsidRDefault="00E27C57" w:rsidP="000A3ADF">
            <w:pPr>
              <w:pStyle w:val="Paragraph"/>
              <w:spacing w:before="60" w:after="60"/>
              <w:rPr>
                <w:rFonts w:cs="Arial"/>
              </w:rPr>
            </w:pPr>
            <w:r w:rsidRPr="00AF5717">
              <w:rPr>
                <w:rFonts w:cs="Arial"/>
              </w:rPr>
              <w:t xml:space="preserve">Safety Review </w:t>
            </w:r>
            <w:r w:rsidR="00CA56B8" w:rsidRPr="00AF5717">
              <w:rPr>
                <w:rFonts w:cs="Arial"/>
              </w:rPr>
              <w:t>Committee</w:t>
            </w:r>
          </w:p>
        </w:tc>
      </w:tr>
      <w:tr w:rsidR="008F5115" w14:paraId="147D4E59" w14:textId="77777777" w:rsidTr="0AF6CF0B">
        <w:trPr>
          <w:jc w:val="center"/>
        </w:trPr>
        <w:tc>
          <w:tcPr>
            <w:tcW w:w="1346" w:type="pct"/>
          </w:tcPr>
          <w:p w14:paraId="2705F998" w14:textId="57F24069" w:rsidR="000A3ADF" w:rsidRPr="00AF5717" w:rsidRDefault="00E27C57" w:rsidP="000A3ADF">
            <w:pPr>
              <w:pStyle w:val="Paragraph"/>
              <w:spacing w:before="60" w:after="60"/>
              <w:rPr>
                <w:rFonts w:cs="Arial"/>
              </w:rPr>
            </w:pPr>
            <w:r w:rsidRPr="00AF5717">
              <w:rPr>
                <w:rFonts w:cs="Arial"/>
              </w:rPr>
              <w:t>TEAE</w:t>
            </w:r>
          </w:p>
        </w:tc>
        <w:tc>
          <w:tcPr>
            <w:tcW w:w="3654" w:type="pct"/>
          </w:tcPr>
          <w:p w14:paraId="2B451682" w14:textId="73EBC325" w:rsidR="000A3ADF" w:rsidRPr="00AF5717" w:rsidRDefault="00E27C57" w:rsidP="000A3ADF">
            <w:pPr>
              <w:pStyle w:val="Paragraph"/>
              <w:spacing w:before="60" w:after="60"/>
              <w:rPr>
                <w:rFonts w:cs="Arial"/>
              </w:rPr>
            </w:pPr>
            <w:r w:rsidRPr="00AF5717">
              <w:rPr>
                <w:rFonts w:cs="Arial"/>
              </w:rPr>
              <w:t>Treatment-emergent adverse event</w:t>
            </w:r>
          </w:p>
        </w:tc>
      </w:tr>
      <w:tr w:rsidR="008F5115" w14:paraId="7E2AE1F8" w14:textId="77777777" w:rsidTr="0AF6CF0B">
        <w:trPr>
          <w:jc w:val="center"/>
        </w:trPr>
        <w:tc>
          <w:tcPr>
            <w:tcW w:w="1346" w:type="pct"/>
          </w:tcPr>
          <w:p w14:paraId="41041C35" w14:textId="4D88C4BE" w:rsidR="000A3ADF" w:rsidRPr="00AF5717" w:rsidRDefault="00E27C57" w:rsidP="000A3ADF">
            <w:pPr>
              <w:pStyle w:val="Paragraph"/>
              <w:spacing w:before="60" w:after="60"/>
              <w:rPr>
                <w:rFonts w:cs="Arial"/>
              </w:rPr>
            </w:pPr>
            <w:r w:rsidRPr="00AF5717">
              <w:rPr>
                <w:rFonts w:cs="Arial"/>
              </w:rPr>
              <w:t>TFL</w:t>
            </w:r>
          </w:p>
        </w:tc>
        <w:tc>
          <w:tcPr>
            <w:tcW w:w="3654" w:type="pct"/>
          </w:tcPr>
          <w:p w14:paraId="55BAE688" w14:textId="3E1C0DC8" w:rsidR="000A3ADF" w:rsidRPr="00AF5717" w:rsidRDefault="00E27C57" w:rsidP="000A3ADF">
            <w:pPr>
              <w:pStyle w:val="Paragraph"/>
              <w:spacing w:before="60" w:after="60"/>
              <w:rPr>
                <w:rFonts w:cs="Arial"/>
              </w:rPr>
            </w:pPr>
            <w:r w:rsidRPr="00AF5717">
              <w:rPr>
                <w:rFonts w:cs="Arial"/>
              </w:rPr>
              <w:t>Table, figure, listing</w:t>
            </w:r>
          </w:p>
        </w:tc>
      </w:tr>
      <w:tr w:rsidR="008F5115" w14:paraId="5634D23B" w14:textId="77777777" w:rsidTr="0AF6CF0B">
        <w:trPr>
          <w:jc w:val="center"/>
        </w:trPr>
        <w:tc>
          <w:tcPr>
            <w:tcW w:w="1346" w:type="pct"/>
          </w:tcPr>
          <w:p w14:paraId="6311356D" w14:textId="4BD89C30" w:rsidR="000A3ADF" w:rsidRPr="00AF5717" w:rsidRDefault="00E27C57" w:rsidP="000A3ADF">
            <w:pPr>
              <w:pStyle w:val="Paragraph"/>
              <w:spacing w:before="60" w:after="60"/>
              <w:rPr>
                <w:rFonts w:cs="Arial"/>
              </w:rPr>
            </w:pPr>
            <w:r w:rsidRPr="00AF5717">
              <w:rPr>
                <w:rFonts w:cs="Arial"/>
              </w:rPr>
              <w:t>T</w:t>
            </w:r>
            <w:r w:rsidRPr="00AF5717">
              <w:rPr>
                <w:rFonts w:cs="Arial"/>
                <w:vertAlign w:val="subscript"/>
              </w:rPr>
              <w:t>max</w:t>
            </w:r>
          </w:p>
        </w:tc>
        <w:tc>
          <w:tcPr>
            <w:tcW w:w="3654" w:type="pct"/>
          </w:tcPr>
          <w:p w14:paraId="263B90F5" w14:textId="7E6E5BDA" w:rsidR="000A3ADF" w:rsidRPr="00AF5717" w:rsidRDefault="00E27C57" w:rsidP="000A3ADF">
            <w:pPr>
              <w:pStyle w:val="Paragraph"/>
              <w:spacing w:before="60" w:after="60"/>
              <w:rPr>
                <w:rFonts w:cs="Arial"/>
              </w:rPr>
            </w:pPr>
            <w:r w:rsidRPr="00AF5717">
              <w:rPr>
                <w:rFonts w:cs="Arial"/>
              </w:rPr>
              <w:t>Time to reach maximum observed concentration</w:t>
            </w:r>
          </w:p>
        </w:tc>
      </w:tr>
      <w:tr w:rsidR="008F5115" w14:paraId="72358BDC" w14:textId="77777777" w:rsidTr="0AF6CF0B">
        <w:trPr>
          <w:jc w:val="center"/>
        </w:trPr>
        <w:tc>
          <w:tcPr>
            <w:tcW w:w="1346" w:type="pct"/>
          </w:tcPr>
          <w:p w14:paraId="60628A62" w14:textId="4B61CE43" w:rsidR="000A3ADF" w:rsidRPr="00AF5717" w:rsidRDefault="00E27C57" w:rsidP="000A3ADF">
            <w:pPr>
              <w:pStyle w:val="Paragraph"/>
              <w:spacing w:before="60" w:after="60"/>
              <w:rPr>
                <w:rFonts w:cs="Arial"/>
              </w:rPr>
            </w:pPr>
            <w:r w:rsidRPr="00AF5717">
              <w:rPr>
                <w:rFonts w:cs="Arial"/>
              </w:rPr>
              <w:t>TRAE</w:t>
            </w:r>
          </w:p>
        </w:tc>
        <w:tc>
          <w:tcPr>
            <w:tcW w:w="3654" w:type="pct"/>
          </w:tcPr>
          <w:p w14:paraId="3F63C97D" w14:textId="0232C366" w:rsidR="000A3ADF" w:rsidRPr="00AF5717" w:rsidRDefault="00E27C57" w:rsidP="000A3ADF">
            <w:pPr>
              <w:pStyle w:val="Paragraph"/>
              <w:spacing w:before="60" w:after="60"/>
              <w:rPr>
                <w:rFonts w:cs="Arial"/>
              </w:rPr>
            </w:pPr>
            <w:r w:rsidRPr="00AF5717">
              <w:rPr>
                <w:rFonts w:cs="Arial"/>
              </w:rPr>
              <w:t>Treatment-Related AE</w:t>
            </w:r>
          </w:p>
        </w:tc>
      </w:tr>
      <w:tr w:rsidR="008F5115" w14:paraId="21B8136D" w14:textId="77777777" w:rsidTr="0AF6CF0B">
        <w:trPr>
          <w:jc w:val="center"/>
        </w:trPr>
        <w:tc>
          <w:tcPr>
            <w:tcW w:w="1346" w:type="pct"/>
          </w:tcPr>
          <w:p w14:paraId="24595528" w14:textId="51EB119F" w:rsidR="003E6329" w:rsidRPr="00AF5717" w:rsidRDefault="00E27C57" w:rsidP="000A3ADF">
            <w:pPr>
              <w:pStyle w:val="Paragraph"/>
              <w:spacing w:before="60" w:after="60"/>
              <w:rPr>
                <w:rFonts w:cs="Arial"/>
              </w:rPr>
            </w:pPr>
            <w:r w:rsidRPr="00AF5717">
              <w:rPr>
                <w:rFonts w:cs="Arial"/>
              </w:rPr>
              <w:t>ULN</w:t>
            </w:r>
          </w:p>
        </w:tc>
        <w:tc>
          <w:tcPr>
            <w:tcW w:w="3654" w:type="pct"/>
          </w:tcPr>
          <w:p w14:paraId="12249D6D" w14:textId="7AC8ABEA" w:rsidR="003E6329" w:rsidRPr="00AF5717" w:rsidRDefault="00E27C57" w:rsidP="000A3ADF">
            <w:pPr>
              <w:pStyle w:val="Paragraph"/>
              <w:spacing w:before="60" w:after="60"/>
              <w:rPr>
                <w:rFonts w:cs="Arial"/>
              </w:rPr>
            </w:pPr>
            <w:r w:rsidRPr="00AF5717">
              <w:rPr>
                <w:rFonts w:cs="Arial"/>
              </w:rPr>
              <w:t>Upper limit of normal</w:t>
            </w:r>
          </w:p>
        </w:tc>
      </w:tr>
      <w:tr w:rsidR="008F5115" w14:paraId="3E34329B" w14:textId="77777777" w:rsidTr="0AF6CF0B">
        <w:trPr>
          <w:jc w:val="center"/>
        </w:trPr>
        <w:tc>
          <w:tcPr>
            <w:tcW w:w="1346" w:type="pct"/>
          </w:tcPr>
          <w:p w14:paraId="34D0BEE2" w14:textId="1468BEC2" w:rsidR="003E6329" w:rsidRPr="00AF5717" w:rsidRDefault="00E27C57" w:rsidP="000A3ADF">
            <w:pPr>
              <w:pStyle w:val="Paragraph"/>
              <w:spacing w:before="60" w:after="60"/>
              <w:rPr>
                <w:rFonts w:cs="Arial"/>
              </w:rPr>
            </w:pPr>
            <w:r w:rsidRPr="00AF5717">
              <w:rPr>
                <w:rFonts w:cs="Arial"/>
              </w:rPr>
              <w:t>US</w:t>
            </w:r>
          </w:p>
        </w:tc>
        <w:tc>
          <w:tcPr>
            <w:tcW w:w="3654" w:type="pct"/>
          </w:tcPr>
          <w:p w14:paraId="4737AEA8" w14:textId="49054386" w:rsidR="003E6329" w:rsidRPr="00AF5717" w:rsidRDefault="00E27C57" w:rsidP="000A3ADF">
            <w:pPr>
              <w:pStyle w:val="Paragraph"/>
              <w:spacing w:before="60" w:after="60"/>
              <w:rPr>
                <w:rFonts w:cs="Arial"/>
              </w:rPr>
            </w:pPr>
            <w:r w:rsidRPr="00AF5717">
              <w:rPr>
                <w:rFonts w:cs="Arial"/>
              </w:rPr>
              <w:t>United States</w:t>
            </w:r>
          </w:p>
        </w:tc>
      </w:tr>
      <w:tr w:rsidR="008F5115" w14:paraId="22D19ED2" w14:textId="77777777" w:rsidTr="0AF6CF0B">
        <w:trPr>
          <w:trHeight w:val="225"/>
          <w:jc w:val="center"/>
        </w:trPr>
        <w:tc>
          <w:tcPr>
            <w:tcW w:w="1346" w:type="pct"/>
            <w:tcBorders>
              <w:bottom w:val="single" w:sz="4" w:space="0" w:color="auto"/>
            </w:tcBorders>
          </w:tcPr>
          <w:p w14:paraId="44BCCA21" w14:textId="77777777" w:rsidR="000A3ADF" w:rsidRPr="00AF5717" w:rsidRDefault="00E27C57" w:rsidP="000A3ADF">
            <w:pPr>
              <w:pStyle w:val="Paragraph"/>
              <w:spacing w:before="60" w:after="60"/>
              <w:rPr>
                <w:rFonts w:cs="Arial"/>
              </w:rPr>
            </w:pPr>
            <w:r w:rsidRPr="00AF5717">
              <w:rPr>
                <w:rFonts w:cs="Arial"/>
              </w:rPr>
              <w:t>WHODD</w:t>
            </w:r>
          </w:p>
        </w:tc>
        <w:tc>
          <w:tcPr>
            <w:tcW w:w="3654" w:type="pct"/>
            <w:tcBorders>
              <w:bottom w:val="single" w:sz="4" w:space="0" w:color="auto"/>
            </w:tcBorders>
          </w:tcPr>
          <w:p w14:paraId="19A32510" w14:textId="77777777" w:rsidR="000A3ADF" w:rsidRPr="00AF5717" w:rsidRDefault="00E27C57" w:rsidP="000A3ADF">
            <w:pPr>
              <w:pStyle w:val="Paragraph"/>
              <w:spacing w:before="60" w:after="60"/>
              <w:rPr>
                <w:rFonts w:cs="Arial"/>
              </w:rPr>
            </w:pPr>
            <w:r w:rsidRPr="00AF5717">
              <w:rPr>
                <w:rFonts w:cs="Arial"/>
              </w:rPr>
              <w:t>World Health Organization Drug Dictionary</w:t>
            </w:r>
          </w:p>
        </w:tc>
      </w:tr>
    </w:tbl>
    <w:p w14:paraId="67C8F3AE" w14:textId="77777777" w:rsidR="000A1473" w:rsidRPr="00AF5717" w:rsidRDefault="000A1473" w:rsidP="00765F28">
      <w:pPr>
        <w:pStyle w:val="Paragraph"/>
      </w:pPr>
    </w:p>
    <w:p w14:paraId="5EC6A71E" w14:textId="38C45F6B" w:rsidR="00F735C8" w:rsidRPr="00F518D2" w:rsidRDefault="00E27C57" w:rsidP="005974FF">
      <w:pPr>
        <w:pStyle w:val="Heading1"/>
        <w:rPr>
          <w:rFonts w:cs="Arial"/>
          <w:szCs w:val="24"/>
        </w:rPr>
      </w:pPr>
      <w:r w:rsidRPr="00AF5717">
        <w:rPr>
          <w:rFonts w:cs="Arial"/>
          <w:szCs w:val="24"/>
        </w:rPr>
        <w:br w:type="page"/>
      </w:r>
      <w:bookmarkStart w:id="603" w:name="_Toc232067995"/>
      <w:r w:rsidR="00A462CC" w:rsidRPr="00F518D2">
        <w:rPr>
          <w:rFonts w:cs="Arial"/>
          <w:caps w:val="0"/>
          <w:szCs w:val="24"/>
        </w:rPr>
        <w:lastRenderedPageBreak/>
        <w:t>INTRODUCTION</w:t>
      </w:r>
      <w:bookmarkEnd w:id="603"/>
    </w:p>
    <w:p w14:paraId="3FC901DB" w14:textId="4271AC2B" w:rsidR="00117584" w:rsidRPr="00AF5717" w:rsidRDefault="00E27C57" w:rsidP="00093514">
      <w:pPr>
        <w:pStyle w:val="Paragraph"/>
        <w:rPr>
          <w:rFonts w:cs="Arial"/>
        </w:rPr>
      </w:pPr>
      <w:bookmarkStart w:id="604" w:name="_Toc66498356"/>
      <w:r w:rsidRPr="00AF5717">
        <w:rPr>
          <w:rFonts w:cs="Arial"/>
        </w:rPr>
        <w:t>This is a</w:t>
      </w:r>
      <w:r w:rsidR="00093514" w:rsidRPr="00AF5717">
        <w:rPr>
          <w:rFonts w:cs="Arial"/>
        </w:rPr>
        <w:t xml:space="preserve"> Phase I</w:t>
      </w:r>
      <w:ins w:id="605" w:author="Marmol, Dominika Klaudia" w:date="2026-06-03T15:07:00Z">
        <w:r w:rsidR="003D54D9">
          <w:rPr>
            <w:rFonts w:cs="Arial"/>
          </w:rPr>
          <w:t>/II</w:t>
        </w:r>
      </w:ins>
      <w:r w:rsidR="00093514" w:rsidRPr="00AF5717">
        <w:rPr>
          <w:rFonts w:cs="Arial"/>
        </w:rPr>
        <w:t>, first-in-human</w:t>
      </w:r>
      <w:r w:rsidR="00627BB2" w:rsidRPr="00AF5717">
        <w:rPr>
          <w:rFonts w:cs="Arial"/>
        </w:rPr>
        <w:t xml:space="preserve"> (FIH)</w:t>
      </w:r>
      <w:r w:rsidR="00093514" w:rsidRPr="00AF5717">
        <w:rPr>
          <w:rFonts w:cs="Arial"/>
        </w:rPr>
        <w:t>, open-label</w:t>
      </w:r>
      <w:del w:id="606" w:author="Marmol, Dominika Klaudia" w:date="2026-06-03T15:07:00Z">
        <w:r w:rsidR="00093514" w:rsidRPr="00AF5717">
          <w:rPr>
            <w:rFonts w:cs="Arial"/>
          </w:rPr>
          <w:delText xml:space="preserve">, dose escalation </w:delText>
        </w:r>
        <w:r w:rsidR="00171605" w:rsidRPr="00AF5717">
          <w:rPr>
            <w:rFonts w:cs="Arial"/>
          </w:rPr>
          <w:delText>trial</w:delText>
        </w:r>
      </w:del>
      <w:r w:rsidR="00093514" w:rsidRPr="00AF5717">
        <w:rPr>
          <w:rFonts w:cs="Arial"/>
        </w:rPr>
        <w:t xml:space="preserve"> </w:t>
      </w:r>
      <w:ins w:id="607" w:author="Marmol, Dominika Klaudia" w:date="2026-06-11T08:57:00Z">
        <w:r w:rsidR="001C09E8">
          <w:rPr>
            <w:rFonts w:cs="Arial"/>
          </w:rPr>
          <w:t>trial</w:t>
        </w:r>
      </w:ins>
      <w:ins w:id="608" w:author="Marmol, Dominika Klaudia" w:date="2026-06-03T15:07:00Z">
        <w:r w:rsidR="003D54D9">
          <w:rPr>
            <w:rFonts w:cs="Arial"/>
          </w:rPr>
          <w:t xml:space="preserve"> </w:t>
        </w:r>
      </w:ins>
      <w:r w:rsidR="00093514" w:rsidRPr="00AF5717">
        <w:rPr>
          <w:rFonts w:cs="Arial"/>
        </w:rPr>
        <w:t xml:space="preserve">of the safety, </w:t>
      </w:r>
      <w:ins w:id="609" w:author="Marmol, Dominika Klaudia" w:date="2026-06-03T15:07:00Z">
        <w:r w:rsidR="003D54D9">
          <w:rPr>
            <w:rFonts w:cs="Arial"/>
          </w:rPr>
          <w:t xml:space="preserve">efficacy, </w:t>
        </w:r>
      </w:ins>
      <w:r w:rsidR="00093514" w:rsidRPr="00AF5717">
        <w:rPr>
          <w:rFonts w:cs="Arial"/>
        </w:rPr>
        <w:t xml:space="preserve">tolerability, pharmacokinetics, and immunogenicity of BNT317 in </w:t>
      </w:r>
      <w:r w:rsidR="00171605" w:rsidRPr="00AF5717">
        <w:rPr>
          <w:rFonts w:cs="Arial"/>
        </w:rPr>
        <w:t>participants</w:t>
      </w:r>
      <w:r w:rsidR="00093514" w:rsidRPr="00AF5717">
        <w:rPr>
          <w:rFonts w:cs="Arial"/>
        </w:rPr>
        <w:t xml:space="preserve"> with advanced solid tumors</w:t>
      </w:r>
      <w:r w:rsidRPr="00AF5717">
        <w:rPr>
          <w:rFonts w:cs="Arial"/>
        </w:rPr>
        <w:t>.</w:t>
      </w:r>
      <w:r w:rsidR="001861FE" w:rsidRPr="00AF5717">
        <w:rPr>
          <w:rFonts w:cs="Arial"/>
        </w:rPr>
        <w:t xml:space="preserve"> T</w:t>
      </w:r>
      <w:r w:rsidRPr="00AF5717">
        <w:rPr>
          <w:rFonts w:cs="Arial"/>
        </w:rPr>
        <w:t xml:space="preserve">he results might be included in a regulatory </w:t>
      </w:r>
      <w:r w:rsidR="002259A2" w:rsidRPr="00AF5717">
        <w:rPr>
          <w:rFonts w:cs="Arial"/>
        </w:rPr>
        <w:t>submission.</w:t>
      </w:r>
      <w:r w:rsidR="00171605" w:rsidRPr="00AF5717">
        <w:rPr>
          <w:rFonts w:cs="Arial"/>
        </w:rPr>
        <w:t xml:space="preserve"> BNT317 can also be referred to as PM1086.</w:t>
      </w:r>
    </w:p>
    <w:p w14:paraId="56416CC2" w14:textId="2015F931" w:rsidR="00171605" w:rsidRPr="00AF5717" w:rsidRDefault="00E27C57" w:rsidP="00171605">
      <w:pPr>
        <w:pStyle w:val="Paragraph"/>
        <w:rPr>
          <w:rFonts w:cs="Arial"/>
          <w:iCs/>
        </w:rPr>
      </w:pPr>
      <w:r w:rsidRPr="00AF5717">
        <w:rPr>
          <w:rFonts w:cs="Arial"/>
          <w:iCs/>
        </w:rPr>
        <w:t>This statistical analysis plan (SAP) describes the detailed procedures for the planned statistical analyses of the efficacy, safety, immunogenicity, pharmacokinetic (PK</w:t>
      </w:r>
      <w:r w:rsidR="00B76576" w:rsidRPr="00AF5717">
        <w:rPr>
          <w:rFonts w:cs="Arial"/>
          <w:iCs/>
        </w:rPr>
        <w:t>)</w:t>
      </w:r>
      <w:r w:rsidR="004548F1" w:rsidRPr="00AF5717">
        <w:rPr>
          <w:rFonts w:cs="Arial"/>
          <w:iCs/>
        </w:rPr>
        <w:t xml:space="preserve">, and pharmacodynamic </w:t>
      </w:r>
      <w:del w:id="610" w:author="Marmol, Dominika Klaudia" w:date="2026-06-11T09:30:00Z">
        <w:r w:rsidR="004548F1" w:rsidRPr="00AF5717">
          <w:rPr>
            <w:rFonts w:cs="Arial"/>
            <w:iCs/>
          </w:rPr>
          <w:delText>(PD)</w:delText>
        </w:r>
      </w:del>
      <w:r w:rsidR="004548F1" w:rsidRPr="00AF5717">
        <w:rPr>
          <w:rFonts w:cs="Arial"/>
          <w:iCs/>
        </w:rPr>
        <w:t xml:space="preserve"> </w:t>
      </w:r>
      <w:r w:rsidRPr="00AF5717">
        <w:rPr>
          <w:rFonts w:cs="Arial"/>
          <w:iCs/>
        </w:rPr>
        <w:t xml:space="preserve">data that are collected. The endpoints are defined, and the statistical methods used to analyze them are presented. Further </w:t>
      </w:r>
      <w:r w:rsidR="004548F1" w:rsidRPr="00AF5717">
        <w:rPr>
          <w:rFonts w:cs="Arial"/>
          <w:iCs/>
        </w:rPr>
        <w:t>PK and PK/</w:t>
      </w:r>
      <w:del w:id="611" w:author="Marmol, Dominika Klaudia" w:date="2026-06-11T09:30:00Z">
        <w:r w:rsidR="004548F1" w:rsidRPr="00AF5717">
          <w:rPr>
            <w:rFonts w:cs="Arial"/>
            <w:iCs/>
          </w:rPr>
          <w:delText>PD</w:delText>
        </w:r>
        <w:r w:rsidRPr="00AF5717">
          <w:rPr>
            <w:rFonts w:cs="Arial"/>
            <w:iCs/>
          </w:rPr>
          <w:delText xml:space="preserve"> </w:delText>
        </w:r>
      </w:del>
      <w:ins w:id="612" w:author="Marmol, Dominika Klaudia" w:date="2026-06-11T09:30:00Z">
        <w:r w:rsidR="00FF5135">
          <w:rPr>
            <w:rFonts w:cs="Arial"/>
            <w:iCs/>
          </w:rPr>
          <w:t>pharmacodynamic</w:t>
        </w:r>
        <w:r w:rsidR="00FF5135" w:rsidRPr="00AF5717">
          <w:rPr>
            <w:rFonts w:cs="Arial"/>
            <w:iCs/>
          </w:rPr>
          <w:t xml:space="preserve"> </w:t>
        </w:r>
      </w:ins>
      <w:r w:rsidRPr="00AF5717">
        <w:rPr>
          <w:rFonts w:cs="Arial"/>
          <w:iCs/>
        </w:rPr>
        <w:t>analysis</w:t>
      </w:r>
      <w:r w:rsidR="00B76576" w:rsidRPr="00AF5717">
        <w:rPr>
          <w:rFonts w:cs="Arial"/>
          <w:iCs/>
        </w:rPr>
        <w:t xml:space="preserve"> </w:t>
      </w:r>
      <w:r w:rsidRPr="00AF5717">
        <w:rPr>
          <w:rFonts w:cs="Arial"/>
          <w:iCs/>
        </w:rPr>
        <w:t xml:space="preserve">not </w:t>
      </w:r>
      <w:r w:rsidR="001861FE" w:rsidRPr="00AF5717">
        <w:rPr>
          <w:rFonts w:cs="Arial"/>
          <w:iCs/>
        </w:rPr>
        <w:t xml:space="preserve">included </w:t>
      </w:r>
      <w:r w:rsidRPr="00AF5717">
        <w:rPr>
          <w:rFonts w:cs="Arial"/>
          <w:iCs/>
        </w:rPr>
        <w:t>in the SAP scope will be detailed in a separate document. Table shells for the planned tables, figures, and listings (TFL) are included in a separate document, entitled “Data Presentation Plan” (DPP).</w:t>
      </w:r>
    </w:p>
    <w:p w14:paraId="52707E37" w14:textId="6DF934DA" w:rsidR="00400D8C" w:rsidRPr="00AF5717" w:rsidRDefault="00E27C57" w:rsidP="005974FF">
      <w:pPr>
        <w:pStyle w:val="Paragraph"/>
        <w:rPr>
          <w:rFonts w:cs="Arial"/>
          <w:iCs/>
        </w:rPr>
      </w:pPr>
      <w:r w:rsidRPr="00AF5717">
        <w:rPr>
          <w:rFonts w:cs="Arial"/>
          <w:iCs/>
        </w:rPr>
        <w:t>This version of the SAP has been developed using</w:t>
      </w:r>
      <w:r w:rsidR="00171605" w:rsidRPr="00AF5717">
        <w:rPr>
          <w:rFonts w:cs="Arial"/>
          <w:iCs/>
        </w:rPr>
        <w:t xml:space="preserve"> the BNT317-01 clinical trial</w:t>
      </w:r>
      <w:r w:rsidRPr="00AF5717">
        <w:rPr>
          <w:rFonts w:cs="Arial"/>
          <w:iCs/>
        </w:rPr>
        <w:t xml:space="preserve"> </w:t>
      </w:r>
      <w:r w:rsidR="009A1396" w:rsidRPr="00AF5717">
        <w:rPr>
          <w:rFonts w:cs="Arial"/>
          <w:iCs/>
        </w:rPr>
        <w:t>p</w:t>
      </w:r>
      <w:r w:rsidRPr="00AF5717">
        <w:rPr>
          <w:rFonts w:cs="Arial"/>
          <w:iCs/>
        </w:rPr>
        <w:t xml:space="preserve">rotocol </w:t>
      </w:r>
      <w:r w:rsidR="00171605" w:rsidRPr="00AF5717">
        <w:rPr>
          <w:rFonts w:cs="Arial"/>
          <w:iCs/>
        </w:rPr>
        <w:t xml:space="preserve">(CTP) </w:t>
      </w:r>
      <w:r w:rsidR="00B41E82" w:rsidRPr="00AF5717">
        <w:rPr>
          <w:rFonts w:cs="Arial"/>
          <w:iCs/>
        </w:rPr>
        <w:t xml:space="preserve">version </w:t>
      </w:r>
      <w:ins w:id="613" w:author="Marmol, Dominika Klaudia" w:date="2026-06-03T15:08:00Z">
        <w:r w:rsidR="003D54D9">
          <w:rPr>
            <w:rFonts w:cs="Arial"/>
            <w:iCs/>
          </w:rPr>
          <w:t>5</w:t>
        </w:r>
      </w:ins>
      <w:del w:id="614" w:author="Marmol, Dominika Klaudia" w:date="2026-06-03T15:08:00Z">
        <w:r w:rsidR="007D2C93">
          <w:rPr>
            <w:rFonts w:cs="Arial"/>
            <w:iCs/>
          </w:rPr>
          <w:delText>4</w:delText>
        </w:r>
      </w:del>
      <w:r w:rsidR="00093514" w:rsidRPr="00AF5717">
        <w:rPr>
          <w:rFonts w:cs="Arial"/>
          <w:iCs/>
        </w:rPr>
        <w:t>.0</w:t>
      </w:r>
      <w:r w:rsidR="00171605" w:rsidRPr="00AF5717">
        <w:rPr>
          <w:rFonts w:cs="Arial"/>
          <w:iCs/>
        </w:rPr>
        <w:t>,</w:t>
      </w:r>
      <w:r w:rsidR="00B41E82" w:rsidRPr="00AF5717">
        <w:rPr>
          <w:rFonts w:cs="Arial"/>
          <w:iCs/>
        </w:rPr>
        <w:t xml:space="preserve"> </w:t>
      </w:r>
      <w:r w:rsidR="009A1396" w:rsidRPr="00AF5717">
        <w:rPr>
          <w:rFonts w:cs="Arial"/>
          <w:iCs/>
        </w:rPr>
        <w:t xml:space="preserve">dated </w:t>
      </w:r>
      <w:ins w:id="615" w:author="Marmol, Dominika Klaudia" w:date="2026-06-03T15:08:00Z">
        <w:r w:rsidR="003D54D9">
          <w:rPr>
            <w:rFonts w:cs="Arial"/>
            <w:iCs/>
          </w:rPr>
          <w:t>04</w:t>
        </w:r>
      </w:ins>
      <w:del w:id="616" w:author="Marmol, Dominika Klaudia" w:date="2026-06-03T15:08:00Z">
        <w:r w:rsidR="007D2C93">
          <w:rPr>
            <w:rFonts w:cs="Arial"/>
            <w:iCs/>
          </w:rPr>
          <w:delText>18</w:delText>
        </w:r>
      </w:del>
      <w:r w:rsidR="00093514" w:rsidRPr="00AF5717">
        <w:rPr>
          <w:rFonts w:cs="Arial"/>
          <w:iCs/>
        </w:rPr>
        <w:t xml:space="preserve"> </w:t>
      </w:r>
      <w:del w:id="617" w:author="Marmol, Dominika Klaudia" w:date="2026-06-03T15:08:00Z">
        <w:r w:rsidR="007D2C93">
          <w:rPr>
            <w:rFonts w:cs="Arial"/>
            <w:iCs/>
          </w:rPr>
          <w:delText>DEC</w:delText>
        </w:r>
        <w:r w:rsidR="00093514" w:rsidRPr="00AF5717">
          <w:rPr>
            <w:rFonts w:cs="Arial"/>
            <w:iCs/>
          </w:rPr>
          <w:delText xml:space="preserve"> </w:delText>
        </w:r>
      </w:del>
      <w:ins w:id="618" w:author="Marmol, Dominika Klaudia" w:date="2026-06-03T15:08:00Z">
        <w:r w:rsidR="003D54D9">
          <w:rPr>
            <w:rFonts w:cs="Arial"/>
            <w:iCs/>
          </w:rPr>
          <w:t>MAY</w:t>
        </w:r>
        <w:r w:rsidR="003D54D9" w:rsidRPr="00AF5717">
          <w:rPr>
            <w:rFonts w:cs="Arial"/>
            <w:iCs/>
          </w:rPr>
          <w:t xml:space="preserve"> </w:t>
        </w:r>
      </w:ins>
      <w:r w:rsidR="00093514" w:rsidRPr="00AF5717">
        <w:rPr>
          <w:rFonts w:cs="Arial"/>
          <w:iCs/>
        </w:rPr>
        <w:t>202</w:t>
      </w:r>
      <w:ins w:id="619" w:author="Marmol, Dominika Klaudia" w:date="2026-06-03T15:08:00Z">
        <w:r w:rsidR="003D54D9">
          <w:rPr>
            <w:rFonts w:cs="Arial"/>
            <w:iCs/>
          </w:rPr>
          <w:t>6</w:t>
        </w:r>
      </w:ins>
      <w:del w:id="620" w:author="Marmol, Dominika Klaudia" w:date="2026-06-03T15:08:00Z">
        <w:r w:rsidR="00093514" w:rsidRPr="00AF5717">
          <w:rPr>
            <w:rFonts w:cs="Arial"/>
            <w:iCs/>
          </w:rPr>
          <w:delText>4</w:delText>
        </w:r>
      </w:del>
      <w:r w:rsidRPr="00AF5717">
        <w:rPr>
          <w:rFonts w:cs="Arial"/>
          <w:iCs/>
        </w:rPr>
        <w:t>.</w:t>
      </w:r>
      <w:r w:rsidR="000F350B" w:rsidRPr="00AF5717">
        <w:rPr>
          <w:rFonts w:cs="Arial"/>
          <w:iCs/>
        </w:rPr>
        <w:t xml:space="preserve"> </w:t>
      </w:r>
      <w:r w:rsidR="004B3F79" w:rsidRPr="00AF5717">
        <w:rPr>
          <w:rFonts w:cs="Arial"/>
          <w:iCs/>
        </w:rPr>
        <w:t>Changes to the</w:t>
      </w:r>
      <w:r w:rsidR="001861FE" w:rsidRPr="00AF5717">
        <w:rPr>
          <w:rFonts w:cs="Arial"/>
          <w:iCs/>
        </w:rPr>
        <w:t xml:space="preserve"> </w:t>
      </w:r>
      <w:r w:rsidR="00171605" w:rsidRPr="00AF5717">
        <w:rPr>
          <w:rFonts w:cs="Arial"/>
          <w:iCs/>
        </w:rPr>
        <w:t>methods planned in the CTP</w:t>
      </w:r>
      <w:r w:rsidR="00093514" w:rsidRPr="00AF5717">
        <w:rPr>
          <w:rFonts w:cs="Arial"/>
          <w:iCs/>
        </w:rPr>
        <w:t xml:space="preserve"> </w:t>
      </w:r>
      <w:r w:rsidR="001861FE" w:rsidRPr="00AF5717">
        <w:rPr>
          <w:rFonts w:cs="Arial"/>
          <w:iCs/>
        </w:rPr>
        <w:t xml:space="preserve">are </w:t>
      </w:r>
      <w:r w:rsidR="004B3F79" w:rsidRPr="00AF5717">
        <w:rPr>
          <w:rFonts w:cs="Arial"/>
          <w:iCs/>
        </w:rPr>
        <w:t xml:space="preserve">summarized in </w:t>
      </w:r>
      <w:r w:rsidR="00BE03CD" w:rsidRPr="00AF5717">
        <w:rPr>
          <w:rFonts w:cs="Arial"/>
          <w:iCs/>
        </w:rPr>
        <w:t>Section </w:t>
      </w:r>
      <w:r w:rsidR="004B3F79" w:rsidRPr="00AF5717">
        <w:rPr>
          <w:rFonts w:cs="Arial"/>
          <w:iCs/>
          <w:color w:val="0000FF"/>
        </w:rPr>
        <w:fldChar w:fldCharType="begin"/>
      </w:r>
      <w:r w:rsidR="004B3F79" w:rsidRPr="00AF5717">
        <w:rPr>
          <w:rFonts w:cs="Arial"/>
          <w:iCs/>
          <w:color w:val="0000FF"/>
        </w:rPr>
        <w:instrText xml:space="preserve"> REF _Ref67046997 \r \h  \* MERGEFORMAT </w:instrText>
      </w:r>
      <w:r w:rsidR="004B3F79" w:rsidRPr="00AF5717">
        <w:rPr>
          <w:rFonts w:cs="Arial"/>
          <w:iCs/>
          <w:color w:val="0000FF"/>
        </w:rPr>
      </w:r>
      <w:r w:rsidR="004B3F79" w:rsidRPr="00AF5717">
        <w:rPr>
          <w:rFonts w:cs="Arial"/>
          <w:iCs/>
          <w:color w:val="0000FF"/>
        </w:rPr>
        <w:fldChar w:fldCharType="separate"/>
      </w:r>
      <w:r w:rsidR="00DF14B4">
        <w:rPr>
          <w:rFonts w:cs="Arial"/>
          <w:iCs/>
          <w:color w:val="0000FF"/>
        </w:rPr>
        <w:t>7</w:t>
      </w:r>
      <w:r w:rsidR="004B3F79" w:rsidRPr="00AF5717">
        <w:rPr>
          <w:rFonts w:cs="Arial"/>
          <w:iCs/>
          <w:color w:val="0000FF"/>
        </w:rPr>
        <w:fldChar w:fldCharType="end"/>
      </w:r>
      <w:r w:rsidR="0074411E" w:rsidRPr="00AF5717">
        <w:rPr>
          <w:rFonts w:cs="Arial"/>
          <w:iCs/>
        </w:rPr>
        <w:t>.</w:t>
      </w:r>
    </w:p>
    <w:p w14:paraId="3F07C196" w14:textId="3C42F815" w:rsidR="003A3ACB" w:rsidRPr="00AF5717" w:rsidRDefault="00E27C57" w:rsidP="003A3ACB">
      <w:pPr>
        <w:pStyle w:val="Heading2"/>
      </w:pPr>
      <w:bookmarkStart w:id="621" w:name="_Ref138857348"/>
      <w:bookmarkStart w:id="622" w:name="_Toc66498357"/>
      <w:bookmarkStart w:id="623" w:name="_Toc232067996"/>
      <w:bookmarkEnd w:id="604"/>
      <w:r w:rsidRPr="00AF5717">
        <w:t>Trial</w:t>
      </w:r>
      <w:r w:rsidR="009A1396" w:rsidRPr="00AF5717">
        <w:t xml:space="preserve"> O</w:t>
      </w:r>
      <w:bookmarkEnd w:id="621"/>
      <w:r w:rsidR="002A0EE6" w:rsidRPr="00AF5717">
        <w:t>bjectives</w:t>
      </w:r>
      <w:r w:rsidR="127A3072" w:rsidRPr="00AF5717">
        <w:t>, Endpoints and Estimands</w:t>
      </w:r>
      <w:bookmarkEnd w:id="622"/>
      <w:bookmarkEnd w:id="623"/>
    </w:p>
    <w:p w14:paraId="1327AF7C" w14:textId="22D2458F" w:rsidR="00DF14B4" w:rsidRPr="00DF14B4" w:rsidRDefault="00E27C57" w:rsidP="00DF14B4">
      <w:pPr>
        <w:pStyle w:val="TableFigureTitle"/>
        <w:rPr>
          <w:ins w:id="624" w:author="Marmol, Dominika Klaudia" w:date="2026-06-08T10:09:00Z"/>
          <w:rFonts w:cs="Arial"/>
        </w:rPr>
      </w:pPr>
      <w:bookmarkStart w:id="625" w:name="_Ref146805544"/>
      <w:bookmarkStart w:id="626" w:name="_Toc232068062"/>
      <w:r w:rsidRPr="00AF5717">
        <w:rPr>
          <w:rStyle w:val="ParagraphChar"/>
          <w:rFonts w:cs="Arial"/>
        </w:rPr>
        <w:t>Table </w:t>
      </w:r>
      <w:r w:rsidRPr="00AF5717">
        <w:rPr>
          <w:rStyle w:val="ParagraphChar"/>
          <w:rFonts w:cs="Arial"/>
        </w:rPr>
        <w:fldChar w:fldCharType="begin"/>
      </w:r>
      <w:r w:rsidRPr="00AF5717">
        <w:rPr>
          <w:rStyle w:val="ParagraphChar"/>
          <w:rFonts w:cs="Arial"/>
        </w:rPr>
        <w:instrText xml:space="preserve"> SEQ Table \* ARABIC \s 1 </w:instrText>
      </w:r>
      <w:r w:rsidRPr="00AF5717">
        <w:rPr>
          <w:rStyle w:val="ParagraphChar"/>
          <w:rFonts w:cs="Arial"/>
        </w:rPr>
        <w:fldChar w:fldCharType="separate"/>
      </w:r>
      <w:r w:rsidR="002521B7">
        <w:rPr>
          <w:rStyle w:val="ParagraphChar"/>
          <w:rFonts w:cs="Arial"/>
          <w:noProof/>
        </w:rPr>
        <w:t>1</w:t>
      </w:r>
      <w:r w:rsidRPr="00AF5717">
        <w:rPr>
          <w:rStyle w:val="ParagraphChar"/>
          <w:rFonts w:cs="Arial"/>
        </w:rPr>
        <w:fldChar w:fldCharType="end"/>
      </w:r>
      <w:bookmarkEnd w:id="625"/>
      <w:r w:rsidR="00FE1624" w:rsidRPr="00AF5717">
        <w:rPr>
          <w:rStyle w:val="ParagraphChar"/>
          <w:rFonts w:cs="Arial"/>
        </w:rPr>
        <w:t>:</w:t>
      </w:r>
      <w:r w:rsidR="00FE1624" w:rsidRPr="00AF5717">
        <w:rPr>
          <w:rStyle w:val="ParagraphChar"/>
          <w:rFonts w:cs="Arial"/>
        </w:rPr>
        <w:tab/>
      </w:r>
      <w:r w:rsidRPr="00AF5717">
        <w:rPr>
          <w:rStyle w:val="ParagraphChar"/>
          <w:rFonts w:cs="Arial"/>
        </w:rPr>
        <w:t>Objectives and Endpoints</w:t>
      </w:r>
      <w:ins w:id="627" w:author="Marmol, Dominika Klaudia" w:date="2026-06-08T10:09:00Z">
        <w:r>
          <w:rPr>
            <w:rStyle w:val="ParagraphChar"/>
            <w:rFonts w:cs="Arial"/>
          </w:rPr>
          <w:t xml:space="preserve"> -</w:t>
        </w:r>
      </w:ins>
      <w:r w:rsidRPr="00AF5717">
        <w:rPr>
          <w:rStyle w:val="ParagraphChar"/>
          <w:rFonts w:cs="Arial"/>
        </w:rPr>
        <w:t xml:space="preserve"> </w:t>
      </w:r>
      <w:ins w:id="628" w:author="Marmol, Dominika Klaudia" w:date="2026-06-08T10:09:00Z">
        <w:r w:rsidRPr="00DF14B4">
          <w:rPr>
            <w:rStyle w:val="ParagraphChar"/>
            <w:rFonts w:cs="Arial"/>
          </w:rPr>
          <w:t>Part A (Dose escalation)</w:t>
        </w:r>
        <w:bookmarkEnd w:id="626"/>
      </w:ins>
    </w:p>
    <w:tbl>
      <w:tblPr>
        <w:tblW w:w="9615" w:type="dxa"/>
        <w:tblBorders>
          <w:top w:val="outset" w:sz="6" w:space="0" w:color="auto"/>
          <w:left w:val="outset" w:sz="6" w:space="0" w:color="auto"/>
          <w:bottom w:val="outset" w:sz="6" w:space="0" w:color="auto"/>
          <w:right w:val="outset" w:sz="6" w:space="0" w:color="auto"/>
        </w:tblBorders>
        <w:tblCellMar>
          <w:left w:w="57" w:type="dxa"/>
          <w:right w:w="57" w:type="dxa"/>
        </w:tblCellMar>
        <w:tblLook w:val="04A0" w:firstRow="1" w:lastRow="0" w:firstColumn="1" w:lastColumn="0" w:noHBand="0" w:noVBand="1"/>
      </w:tblPr>
      <w:tblGrid>
        <w:gridCol w:w="3675"/>
        <w:gridCol w:w="5940"/>
        <w:tblGridChange w:id="629">
          <w:tblGrid>
            <w:gridCol w:w="360"/>
            <w:gridCol w:w="360"/>
            <w:gridCol w:w="2955"/>
            <w:gridCol w:w="5940"/>
          </w:tblGrid>
        </w:tblGridChange>
      </w:tblGrid>
      <w:tr w:rsidR="008F5115" w14:paraId="5F9A6C8B" w14:textId="77777777" w:rsidTr="00F7501A">
        <w:trPr>
          <w:trHeight w:val="300"/>
          <w:tblHeader/>
        </w:trPr>
        <w:tc>
          <w:tcPr>
            <w:tcW w:w="3675"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1079375D" w14:textId="77777777" w:rsidR="003A3ACB" w:rsidRPr="00AF5717" w:rsidRDefault="00E27C57">
            <w:pPr>
              <w:spacing w:after="0"/>
              <w:textAlignment w:val="baseline"/>
              <w:rPr>
                <w:rFonts w:ascii="Arial" w:hAnsi="Arial" w:cs="Arial"/>
                <w:b/>
                <w:bCs/>
                <w:lang w:eastAsia="en-GB"/>
              </w:rPr>
            </w:pPr>
            <w:bookmarkStart w:id="630" w:name="_Toc144477617"/>
            <w:bookmarkStart w:id="631" w:name="_Toc144477632"/>
            <w:bookmarkStart w:id="632" w:name="_Toc144477816"/>
            <w:bookmarkEnd w:id="630"/>
            <w:bookmarkEnd w:id="631"/>
            <w:bookmarkEnd w:id="632"/>
            <w:r w:rsidRPr="00AF5717">
              <w:rPr>
                <w:rFonts w:ascii="Arial" w:hAnsi="Arial" w:cs="Arial"/>
                <w:b/>
                <w:bCs/>
                <w:lang w:eastAsia="en-GB"/>
              </w:rPr>
              <w:t>OBJECTIVES </w:t>
            </w:r>
          </w:p>
        </w:tc>
        <w:tc>
          <w:tcPr>
            <w:tcW w:w="594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154DAAB4" w14:textId="77777777" w:rsidR="003A3ACB" w:rsidRPr="00AF5717" w:rsidRDefault="00E27C57">
            <w:pPr>
              <w:spacing w:after="0"/>
              <w:textAlignment w:val="baseline"/>
              <w:rPr>
                <w:rFonts w:ascii="Arial" w:hAnsi="Arial" w:cs="Arial"/>
                <w:b/>
                <w:bCs/>
                <w:lang w:eastAsia="en-GB"/>
              </w:rPr>
            </w:pPr>
            <w:r w:rsidRPr="00AF5717">
              <w:rPr>
                <w:rFonts w:ascii="Arial" w:hAnsi="Arial" w:cs="Arial"/>
                <w:b/>
                <w:bCs/>
                <w:lang w:eastAsia="en-GB"/>
              </w:rPr>
              <w:t>ENDPOINTS </w:t>
            </w:r>
          </w:p>
        </w:tc>
      </w:tr>
      <w:tr w:rsidR="008F5115" w14:paraId="3D8B1FA7" w14:textId="77777777" w:rsidTr="00F7501A">
        <w:trPr>
          <w:trHeight w:val="300"/>
        </w:trPr>
        <w:tc>
          <w:tcPr>
            <w:tcW w:w="3675" w:type="dxa"/>
            <w:tcBorders>
              <w:top w:val="single" w:sz="6" w:space="0" w:color="auto"/>
              <w:left w:val="single" w:sz="6" w:space="0" w:color="auto"/>
              <w:bottom w:val="single" w:sz="6" w:space="0" w:color="auto"/>
              <w:right w:val="single" w:sz="6" w:space="0" w:color="auto"/>
            </w:tcBorders>
            <w:shd w:val="clear" w:color="auto" w:fill="F2F2F2"/>
            <w:hideMark/>
          </w:tcPr>
          <w:p w14:paraId="4242F054" w14:textId="77777777" w:rsidR="003A3ACB" w:rsidRPr="00AF5717" w:rsidRDefault="00E27C57">
            <w:pPr>
              <w:spacing w:after="0"/>
              <w:textAlignment w:val="baseline"/>
              <w:rPr>
                <w:rFonts w:ascii="Arial" w:hAnsi="Arial" w:cs="Arial"/>
                <w:b/>
                <w:bCs/>
                <w:lang w:eastAsia="en-GB"/>
              </w:rPr>
            </w:pPr>
            <w:r w:rsidRPr="00AF5717">
              <w:rPr>
                <w:rFonts w:ascii="Arial" w:hAnsi="Arial" w:cs="Arial"/>
                <w:b/>
                <w:bCs/>
                <w:lang w:eastAsia="en-GB"/>
              </w:rPr>
              <w:t>Primary objective </w:t>
            </w:r>
          </w:p>
        </w:tc>
        <w:tc>
          <w:tcPr>
            <w:tcW w:w="5940" w:type="dxa"/>
            <w:tcBorders>
              <w:top w:val="single" w:sz="6" w:space="0" w:color="auto"/>
              <w:left w:val="single" w:sz="6" w:space="0" w:color="auto"/>
              <w:bottom w:val="single" w:sz="6" w:space="0" w:color="auto"/>
              <w:right w:val="single" w:sz="6" w:space="0" w:color="auto"/>
            </w:tcBorders>
            <w:shd w:val="clear" w:color="auto" w:fill="F2F2F2"/>
            <w:hideMark/>
          </w:tcPr>
          <w:p w14:paraId="1D0AAC92" w14:textId="77777777" w:rsidR="003A3ACB" w:rsidRPr="00AF5717" w:rsidRDefault="00E27C57">
            <w:pPr>
              <w:spacing w:after="0"/>
              <w:textAlignment w:val="baseline"/>
              <w:rPr>
                <w:rFonts w:ascii="Arial" w:hAnsi="Arial" w:cs="Arial"/>
                <w:b/>
                <w:bCs/>
                <w:lang w:eastAsia="en-GB"/>
              </w:rPr>
            </w:pPr>
            <w:r w:rsidRPr="00AF5717">
              <w:rPr>
                <w:rFonts w:ascii="Arial" w:hAnsi="Arial" w:cs="Arial"/>
                <w:b/>
                <w:bCs/>
                <w:lang w:eastAsia="en-GB"/>
              </w:rPr>
              <w:t>Primary endpoints </w:t>
            </w:r>
          </w:p>
        </w:tc>
      </w:tr>
      <w:tr w:rsidR="008F5115" w14:paraId="70CFB6B3" w14:textId="77777777" w:rsidTr="00F7501A">
        <w:trPr>
          <w:trHeight w:val="300"/>
        </w:trPr>
        <w:tc>
          <w:tcPr>
            <w:tcW w:w="3675" w:type="dxa"/>
            <w:tcBorders>
              <w:top w:val="single" w:sz="6" w:space="0" w:color="auto"/>
              <w:left w:val="single" w:sz="6" w:space="0" w:color="auto"/>
              <w:bottom w:val="single" w:sz="6" w:space="0" w:color="auto"/>
              <w:right w:val="single" w:sz="6" w:space="0" w:color="auto"/>
            </w:tcBorders>
            <w:hideMark/>
          </w:tcPr>
          <w:p w14:paraId="1D4A0F81" w14:textId="3B7FEFE8" w:rsidR="003A3ACB" w:rsidRPr="00AF5717" w:rsidRDefault="00E27C57" w:rsidP="00B26A93">
            <w:pPr>
              <w:pStyle w:val="ListParagraph"/>
              <w:numPr>
                <w:ilvl w:val="0"/>
                <w:numId w:val="34"/>
              </w:numPr>
              <w:autoSpaceDE w:val="0"/>
              <w:autoSpaceDN w:val="0"/>
              <w:adjustRightInd w:val="0"/>
              <w:spacing w:after="0"/>
              <w:rPr>
                <w:rFonts w:cs="Arial"/>
                <w:sz w:val="20"/>
                <w:szCs w:val="20"/>
              </w:rPr>
            </w:pPr>
            <w:r w:rsidRPr="00AF5717">
              <w:rPr>
                <w:rFonts w:cs="Arial"/>
                <w:sz w:val="20"/>
                <w:szCs w:val="20"/>
              </w:rPr>
              <w:t>To determine the safety profile, and tolerability of BNT317 in participants with advanced solid tumors.</w:t>
            </w:r>
          </w:p>
          <w:p w14:paraId="3D41866E" w14:textId="16CA25E9" w:rsidR="003A3ACB" w:rsidRPr="00AF5717" w:rsidRDefault="00E27C57" w:rsidP="00B26A93">
            <w:pPr>
              <w:pStyle w:val="ListParagraph"/>
              <w:numPr>
                <w:ilvl w:val="0"/>
                <w:numId w:val="34"/>
              </w:numPr>
              <w:autoSpaceDE w:val="0"/>
              <w:autoSpaceDN w:val="0"/>
              <w:adjustRightInd w:val="0"/>
              <w:spacing w:after="0"/>
              <w:rPr>
                <w:rFonts w:cs="Arial"/>
                <w:sz w:val="20"/>
                <w:szCs w:val="20"/>
              </w:rPr>
            </w:pPr>
            <w:r w:rsidRPr="00AF5717">
              <w:rPr>
                <w:rFonts w:cs="Arial"/>
                <w:sz w:val="20"/>
                <w:szCs w:val="20"/>
              </w:rPr>
              <w:t xml:space="preserve">To determine the MTD </w:t>
            </w:r>
            <w:del w:id="633" w:author="Marmol, Dominika Klaudia" w:date="2026-06-03T15:10:00Z">
              <w:r w:rsidRPr="00AF5717">
                <w:rPr>
                  <w:rFonts w:cs="Arial"/>
                  <w:sz w:val="20"/>
                  <w:szCs w:val="20"/>
                </w:rPr>
                <w:delText xml:space="preserve">or the RP2D </w:delText>
              </w:r>
            </w:del>
            <w:r w:rsidRPr="00AF5717">
              <w:rPr>
                <w:rFonts w:cs="Arial"/>
                <w:sz w:val="20"/>
                <w:szCs w:val="20"/>
              </w:rPr>
              <w:t>of BNT317 in participants with advanced solid tumors.</w:t>
            </w:r>
          </w:p>
        </w:tc>
        <w:tc>
          <w:tcPr>
            <w:tcW w:w="5940" w:type="dxa"/>
            <w:tcBorders>
              <w:top w:val="single" w:sz="6" w:space="0" w:color="auto"/>
              <w:left w:val="single" w:sz="6" w:space="0" w:color="auto"/>
              <w:bottom w:val="single" w:sz="6" w:space="0" w:color="auto"/>
              <w:right w:val="single" w:sz="6" w:space="0" w:color="auto"/>
            </w:tcBorders>
            <w:hideMark/>
          </w:tcPr>
          <w:p w14:paraId="6CDAD8C9" w14:textId="77777777" w:rsidR="00692C45" w:rsidRPr="00692C45" w:rsidRDefault="00E27C57" w:rsidP="00692C45">
            <w:pPr>
              <w:autoSpaceDE w:val="0"/>
              <w:autoSpaceDN w:val="0"/>
              <w:adjustRightInd w:val="0"/>
              <w:spacing w:after="0"/>
              <w:rPr>
                <w:ins w:id="634" w:author="Marmol, Dominika Klaudia" w:date="2026-06-03T15:13:00Z"/>
                <w:rFonts w:ascii="Arial" w:hAnsi="Arial" w:cs="Arial"/>
              </w:rPr>
            </w:pPr>
            <w:r w:rsidRPr="00692C45">
              <w:rPr>
                <w:rFonts w:ascii="Arial" w:hAnsi="Arial" w:cs="Arial"/>
              </w:rPr>
              <w:t>Per dose group</w:t>
            </w:r>
            <w:del w:id="635" w:author="Marmol, Dominika Klaudia" w:date="2026-06-03T15:11:00Z">
              <w:r w:rsidRPr="00692C45">
                <w:rPr>
                  <w:rFonts w:ascii="Arial" w:hAnsi="Arial" w:cs="Arial"/>
                </w:rPr>
                <w:delText xml:space="preserve">, occurrence </w:delText>
              </w:r>
            </w:del>
            <w:ins w:id="636" w:author="Marmol, Dominika Klaudia" w:date="2026-06-03T15:13:00Z">
              <w:r w:rsidRPr="00692C45">
                <w:rPr>
                  <w:rFonts w:ascii="Arial" w:hAnsi="Arial" w:cs="Arial"/>
                </w:rPr>
                <w:t>:</w:t>
              </w:r>
            </w:ins>
          </w:p>
          <w:p w14:paraId="15CEF724" w14:textId="44F48B8D" w:rsidR="003A3ACB" w:rsidRPr="00692C45" w:rsidRDefault="00E27C57" w:rsidP="00692C45">
            <w:pPr>
              <w:pStyle w:val="ListParagraph"/>
              <w:numPr>
                <w:ilvl w:val="0"/>
                <w:numId w:val="61"/>
              </w:numPr>
              <w:autoSpaceDE w:val="0"/>
              <w:autoSpaceDN w:val="0"/>
              <w:adjustRightInd w:val="0"/>
              <w:spacing w:after="0"/>
              <w:rPr>
                <w:rFonts w:cs="Arial"/>
                <w:sz w:val="20"/>
                <w:szCs w:val="20"/>
              </w:rPr>
            </w:pPr>
            <w:ins w:id="637" w:author="Marmol, Dominika Klaudia" w:date="2026-06-03T15:13:00Z">
              <w:r w:rsidRPr="00692C45">
                <w:rPr>
                  <w:rFonts w:cs="Arial"/>
                  <w:sz w:val="20"/>
                  <w:szCs w:val="20"/>
                </w:rPr>
                <w:t xml:space="preserve">Occurrence </w:t>
              </w:r>
            </w:ins>
            <w:r w:rsidR="000E04EE" w:rsidRPr="00692C45">
              <w:rPr>
                <w:rFonts w:cs="Arial"/>
                <w:sz w:val="20"/>
                <w:szCs w:val="20"/>
              </w:rPr>
              <w:t>of DLTs during the DLT observation period (until 28 days after initiating BNT317 administration on Day 1 in Cycle 1 [C1D1] or the day before Day 1 in Cycle 3 [C3D1], whichever comes earlier).</w:t>
            </w:r>
          </w:p>
          <w:p w14:paraId="3FEBD700" w14:textId="7D12FDA1" w:rsidR="003A3ACB" w:rsidRPr="00692C45" w:rsidRDefault="00E27C57" w:rsidP="00B26A93">
            <w:pPr>
              <w:pStyle w:val="ListParagraph"/>
              <w:numPr>
                <w:ilvl w:val="0"/>
                <w:numId w:val="34"/>
              </w:numPr>
              <w:autoSpaceDE w:val="0"/>
              <w:autoSpaceDN w:val="0"/>
              <w:adjustRightInd w:val="0"/>
              <w:spacing w:after="0"/>
              <w:rPr>
                <w:rFonts w:cs="Arial"/>
                <w:sz w:val="20"/>
                <w:szCs w:val="20"/>
              </w:rPr>
            </w:pPr>
            <w:del w:id="638" w:author="Marmol, Dominika Klaudia" w:date="2026-06-03T15:14:00Z">
              <w:r w:rsidRPr="00692C45">
                <w:rPr>
                  <w:rFonts w:cs="Arial"/>
                  <w:sz w:val="20"/>
                  <w:szCs w:val="20"/>
                </w:rPr>
                <w:delText>Per dose group, occurrence</w:delText>
              </w:r>
            </w:del>
            <w:ins w:id="639" w:author="Marmol, Dominika Klaudia" w:date="2026-06-03T15:14:00Z">
              <w:r w:rsidR="00692C45">
                <w:rPr>
                  <w:rFonts w:cs="Arial"/>
                  <w:sz w:val="20"/>
                  <w:szCs w:val="20"/>
                </w:rPr>
                <w:t>Occur</w:t>
              </w:r>
            </w:ins>
            <w:ins w:id="640" w:author="Marmol, Dominika Klaudia" w:date="2026-06-08T19:26:00Z">
              <w:r w:rsidR="002A031A">
                <w:rPr>
                  <w:rFonts w:cs="Arial"/>
                  <w:sz w:val="20"/>
                  <w:szCs w:val="20"/>
                </w:rPr>
                <w:t>r</w:t>
              </w:r>
            </w:ins>
            <w:ins w:id="641" w:author="Marmol, Dominika Klaudia" w:date="2026-06-03T15:14:00Z">
              <w:r w:rsidR="00692C45">
                <w:rPr>
                  <w:rFonts w:cs="Arial"/>
                  <w:sz w:val="20"/>
                  <w:szCs w:val="20"/>
                </w:rPr>
                <w:t>ence</w:t>
              </w:r>
            </w:ins>
            <w:r w:rsidRPr="00692C45">
              <w:rPr>
                <w:rFonts w:cs="Arial"/>
                <w:sz w:val="20"/>
                <w:szCs w:val="20"/>
              </w:rPr>
              <w:t xml:space="preserve"> of TEAEs </w:t>
            </w:r>
            <w:del w:id="642" w:author="Marmol, Dominika Klaudia" w:date="2026-06-03T15:14:00Z">
              <w:r w:rsidRPr="00692C45">
                <w:rPr>
                  <w:rFonts w:cs="Arial"/>
                  <w:sz w:val="20"/>
                  <w:szCs w:val="20"/>
                </w:rPr>
                <w:delText xml:space="preserve">and TRAEs assessed according to CTCAE v5.0 including </w:delText>
              </w:r>
            </w:del>
            <w:r w:rsidRPr="00692C45">
              <w:rPr>
                <w:rFonts w:cs="Arial"/>
                <w:sz w:val="20"/>
                <w:szCs w:val="20"/>
              </w:rPr>
              <w:t xml:space="preserve">Grade </w:t>
            </w:r>
            <w:r w:rsidRPr="00692C45">
              <w:rPr>
                <w:rFonts w:eastAsia="ArialMT" w:cs="Arial"/>
                <w:sz w:val="20"/>
                <w:szCs w:val="20"/>
              </w:rPr>
              <w:t>≥3</w:t>
            </w:r>
            <w:del w:id="643" w:author="Marmol, Dominika Klaudia" w:date="2026-06-03T15:16:00Z">
              <w:r w:rsidRPr="00692C45">
                <w:rPr>
                  <w:rFonts w:eastAsia="ArialMT" w:cs="Arial"/>
                  <w:sz w:val="20"/>
                  <w:szCs w:val="20"/>
                </w:rPr>
                <w:delText xml:space="preserve">, serious, fatal TEAE by relationship </w:delText>
              </w:r>
            </w:del>
            <w:del w:id="644" w:author="Marmol, Dominika Klaudia" w:date="2026-06-03T15:17:00Z">
              <w:r w:rsidRPr="00692C45">
                <w:rPr>
                  <w:rFonts w:cs="Arial"/>
                  <w:sz w:val="20"/>
                  <w:szCs w:val="20"/>
                </w:rPr>
                <w:delText>(</w:delText>
              </w:r>
            </w:del>
            <w:ins w:id="645" w:author="Marmol, Dominika Klaudia" w:date="2026-06-03T15:18:00Z">
              <w:r w:rsidR="00692C45">
                <w:rPr>
                  <w:rFonts w:cs="Arial"/>
                  <w:sz w:val="20"/>
                  <w:szCs w:val="20"/>
                </w:rPr>
                <w:t xml:space="preserve"> </w:t>
              </w:r>
            </w:ins>
            <w:ins w:id="646" w:author="Marmol, Dominika Klaudia" w:date="2026-06-03T15:16:00Z">
              <w:r w:rsidR="00692C45">
                <w:rPr>
                  <w:rFonts w:cs="Arial"/>
                  <w:sz w:val="20"/>
                  <w:szCs w:val="20"/>
                </w:rPr>
                <w:t xml:space="preserve">TEAEs, SAEs, TRAES, treatment-related Grade </w:t>
              </w:r>
            </w:ins>
            <w:ins w:id="647" w:author="Marmol, Dominika Klaudia" w:date="2026-06-03T15:17:00Z">
              <w:r w:rsidR="00692C45" w:rsidRPr="00692C45">
                <w:rPr>
                  <w:rFonts w:eastAsia="ArialMT" w:cs="Arial"/>
                  <w:sz w:val="20"/>
                  <w:szCs w:val="20"/>
                </w:rPr>
                <w:t>≥3</w:t>
              </w:r>
              <w:r w:rsidR="00692C45">
                <w:rPr>
                  <w:rFonts w:eastAsia="ArialMT" w:cs="Arial"/>
                  <w:sz w:val="20"/>
                  <w:szCs w:val="20"/>
                </w:rPr>
                <w:t xml:space="preserve"> TEAEs, and treatment-related SAEs </w:t>
              </w:r>
            </w:ins>
            <w:r w:rsidRPr="00692C45">
              <w:rPr>
                <w:rFonts w:cs="Arial"/>
                <w:sz w:val="20"/>
                <w:szCs w:val="20"/>
              </w:rPr>
              <w:t xml:space="preserve">from </w:t>
            </w:r>
            <w:del w:id="648" w:author="Marmol, Dominika Klaudia" w:date="2026-06-03T15:17:00Z">
              <w:r w:rsidRPr="00692C45">
                <w:rPr>
                  <w:rFonts w:cs="Arial"/>
                  <w:sz w:val="20"/>
                  <w:szCs w:val="20"/>
                </w:rPr>
                <w:delText xml:space="preserve">initiation of </w:delText>
              </w:r>
            </w:del>
            <w:r w:rsidRPr="00692C45">
              <w:rPr>
                <w:rFonts w:cs="Arial"/>
                <w:sz w:val="20"/>
                <w:szCs w:val="20"/>
              </w:rPr>
              <w:t>the first</w:t>
            </w:r>
            <w:ins w:id="649" w:author="Marmol, Dominika Klaudia" w:date="2026-06-03T15:17:00Z">
              <w:r w:rsidR="00692C45">
                <w:rPr>
                  <w:rFonts w:cs="Arial"/>
                  <w:sz w:val="20"/>
                  <w:szCs w:val="20"/>
                </w:rPr>
                <w:t xml:space="preserve"> dose of</w:t>
              </w:r>
            </w:ins>
            <w:r w:rsidRPr="00692C45">
              <w:rPr>
                <w:rFonts w:cs="Arial"/>
                <w:sz w:val="20"/>
                <w:szCs w:val="20"/>
              </w:rPr>
              <w:t xml:space="preserve"> BNT317 </w:t>
            </w:r>
            <w:del w:id="650" w:author="Marmol, Dominika Klaudia" w:date="2026-06-03T15:17:00Z">
              <w:r w:rsidRPr="00692C45">
                <w:rPr>
                  <w:rFonts w:cs="Arial"/>
                  <w:sz w:val="20"/>
                  <w:szCs w:val="20"/>
                </w:rPr>
                <w:delText xml:space="preserve">dose </w:delText>
              </w:r>
            </w:del>
            <w:r w:rsidRPr="00692C45">
              <w:rPr>
                <w:rFonts w:cs="Arial"/>
                <w:sz w:val="20"/>
                <w:szCs w:val="20"/>
              </w:rPr>
              <w:t>until the 90-Day Safety Follow-Up Visit</w:t>
            </w:r>
            <w:del w:id="651" w:author="Marmol, Dominika Klaudia" w:date="2026-06-03T15:17:00Z">
              <w:r w:rsidRPr="00692C45">
                <w:rPr>
                  <w:rFonts w:cs="Arial"/>
                  <w:sz w:val="20"/>
                  <w:szCs w:val="20"/>
                </w:rPr>
                <w:delText>)</w:delText>
              </w:r>
            </w:del>
            <w:r w:rsidRPr="00692C45">
              <w:rPr>
                <w:rFonts w:cs="Arial"/>
                <w:sz w:val="20"/>
                <w:szCs w:val="20"/>
              </w:rPr>
              <w:t>.</w:t>
            </w:r>
          </w:p>
          <w:p w14:paraId="55A3FA4F" w14:textId="0059BFB6" w:rsidR="003A3ACB" w:rsidRPr="00AF5717" w:rsidRDefault="00E27C57" w:rsidP="00692C45">
            <w:pPr>
              <w:pStyle w:val="ListParagraph"/>
              <w:numPr>
                <w:ilvl w:val="0"/>
                <w:numId w:val="34"/>
              </w:numPr>
              <w:autoSpaceDE w:val="0"/>
              <w:autoSpaceDN w:val="0"/>
              <w:adjustRightInd w:val="0"/>
              <w:spacing w:after="0"/>
              <w:rPr>
                <w:del w:id="652" w:author="Marmol, Dominika Klaudia" w:date="2026-06-03T15:19:00Z"/>
                <w:rFonts w:cs="Arial"/>
                <w:sz w:val="20"/>
                <w:szCs w:val="20"/>
              </w:rPr>
            </w:pPr>
            <w:ins w:id="653" w:author="Marmol, Dominika Klaudia" w:date="2026-06-03T15:18:00Z">
              <w:r>
                <w:rPr>
                  <w:rFonts w:cs="Arial"/>
                  <w:sz w:val="20"/>
                  <w:szCs w:val="20"/>
                </w:rPr>
                <w:t>O</w:t>
              </w:r>
            </w:ins>
            <w:del w:id="654" w:author="Marmol, Dominika Klaudia" w:date="2026-06-03T15:18:00Z">
              <w:r w:rsidR="000E04EE" w:rsidRPr="00AF5717">
                <w:rPr>
                  <w:rFonts w:cs="Arial"/>
                  <w:sz w:val="20"/>
                  <w:szCs w:val="20"/>
                </w:rPr>
                <w:delText>Per dose group, o</w:delText>
              </w:r>
            </w:del>
            <w:r w:rsidR="000E04EE" w:rsidRPr="00AF5717">
              <w:rPr>
                <w:rFonts w:cs="Arial"/>
                <w:sz w:val="20"/>
                <w:szCs w:val="20"/>
              </w:rPr>
              <w:t>ccurrence of dose interruption</w:t>
            </w:r>
            <w:ins w:id="655" w:author="Marmol, Dominika Klaudia" w:date="2026-06-03T15:18:00Z">
              <w:r>
                <w:rPr>
                  <w:rFonts w:cs="Arial"/>
                  <w:sz w:val="20"/>
                  <w:szCs w:val="20"/>
                </w:rPr>
                <w:t>s</w:t>
              </w:r>
            </w:ins>
            <w:r w:rsidR="000E04EE" w:rsidRPr="00AF5717">
              <w:rPr>
                <w:rFonts w:cs="Arial"/>
                <w:sz w:val="20"/>
                <w:szCs w:val="20"/>
              </w:rPr>
              <w:t xml:space="preserve"> or discontinuation of </w:t>
            </w:r>
            <w:del w:id="656" w:author="Marmol, Dominika Klaudia" w:date="2026-06-03T15:18:00Z">
              <w:r w:rsidR="000E04EE" w:rsidRPr="00AF5717">
                <w:rPr>
                  <w:rFonts w:cs="Arial"/>
                  <w:sz w:val="20"/>
                  <w:szCs w:val="20"/>
                </w:rPr>
                <w:delText>trial treatment</w:delText>
              </w:r>
            </w:del>
            <w:ins w:id="657" w:author="Marmol, Dominika Klaudia" w:date="2026-06-03T15:18:00Z">
              <w:r>
                <w:rPr>
                  <w:rFonts w:cs="Arial"/>
                  <w:sz w:val="20"/>
                  <w:szCs w:val="20"/>
                </w:rPr>
                <w:t>BNT317</w:t>
              </w:r>
            </w:ins>
            <w:r w:rsidR="000E04EE" w:rsidRPr="00AF5717">
              <w:rPr>
                <w:rFonts w:cs="Arial"/>
                <w:sz w:val="20"/>
                <w:szCs w:val="20"/>
              </w:rPr>
              <w:t xml:space="preserve"> due to TEAEs </w:t>
            </w:r>
            <w:del w:id="658" w:author="Marmol, Dominika Klaudia" w:date="2026-06-03T15:18:00Z">
              <w:r w:rsidR="000E04EE" w:rsidRPr="00AF5717">
                <w:rPr>
                  <w:rFonts w:cs="Arial"/>
                  <w:sz w:val="20"/>
                  <w:szCs w:val="20"/>
                </w:rPr>
                <w:delText>(</w:delText>
              </w:r>
            </w:del>
            <w:r w:rsidR="000E04EE" w:rsidRPr="00AF5717">
              <w:rPr>
                <w:rFonts w:cs="Arial"/>
                <w:sz w:val="20"/>
                <w:szCs w:val="20"/>
              </w:rPr>
              <w:t xml:space="preserve">from initiation of the first </w:t>
            </w:r>
            <w:ins w:id="659" w:author="Marmol, Dominika Klaudia" w:date="2026-06-03T15:18:00Z">
              <w:r>
                <w:rPr>
                  <w:rFonts w:cs="Arial"/>
                  <w:sz w:val="20"/>
                  <w:szCs w:val="20"/>
                </w:rPr>
                <w:t xml:space="preserve">dose of </w:t>
              </w:r>
            </w:ins>
            <w:r w:rsidR="000E04EE" w:rsidRPr="00AF5717">
              <w:rPr>
                <w:rFonts w:cs="Arial"/>
                <w:sz w:val="20"/>
                <w:szCs w:val="20"/>
              </w:rPr>
              <w:t xml:space="preserve">BNT317 </w:t>
            </w:r>
            <w:del w:id="660" w:author="Marmol, Dominika Klaudia" w:date="2026-06-03T15:18:00Z">
              <w:r w:rsidR="000E04EE" w:rsidRPr="00AF5717">
                <w:rPr>
                  <w:rFonts w:cs="Arial"/>
                  <w:sz w:val="20"/>
                  <w:szCs w:val="20"/>
                </w:rPr>
                <w:delText xml:space="preserve">dose </w:delText>
              </w:r>
            </w:del>
            <w:r w:rsidR="000E04EE" w:rsidRPr="00AF5717">
              <w:rPr>
                <w:rFonts w:cs="Arial"/>
                <w:sz w:val="20"/>
                <w:szCs w:val="20"/>
              </w:rPr>
              <w:t>until the 90-Day Safety Follow-Up Visit</w:t>
            </w:r>
            <w:del w:id="661" w:author="Marmol, Dominika Klaudia" w:date="2026-06-03T15:19:00Z">
              <w:r w:rsidR="000E04EE" w:rsidRPr="00AF5717">
                <w:rPr>
                  <w:rFonts w:cs="Arial"/>
                  <w:sz w:val="20"/>
                  <w:szCs w:val="20"/>
                </w:rPr>
                <w:delText>)</w:delText>
              </w:r>
            </w:del>
            <w:r w:rsidR="000E04EE" w:rsidRPr="00AF5717">
              <w:rPr>
                <w:rFonts w:cs="Arial"/>
                <w:sz w:val="20"/>
                <w:szCs w:val="20"/>
              </w:rPr>
              <w:t>.</w:t>
            </w:r>
          </w:p>
          <w:p w14:paraId="0EC68457" w14:textId="1FDE00EA" w:rsidR="003A3ACB" w:rsidRPr="00692C45" w:rsidRDefault="00E27C57" w:rsidP="00692C45">
            <w:pPr>
              <w:pStyle w:val="ListParagraph"/>
              <w:numPr>
                <w:ilvl w:val="0"/>
                <w:numId w:val="34"/>
              </w:numPr>
              <w:autoSpaceDE w:val="0"/>
              <w:autoSpaceDN w:val="0"/>
              <w:adjustRightInd w:val="0"/>
              <w:spacing w:after="0"/>
              <w:rPr>
                <w:rFonts w:cs="Arial"/>
              </w:rPr>
            </w:pPr>
            <w:del w:id="662" w:author="Marmol, Dominika Klaudia" w:date="2026-06-03T15:19:00Z">
              <w:r w:rsidRPr="00692C45">
                <w:rPr>
                  <w:rFonts w:cs="Arial"/>
                </w:rPr>
                <w:delText>MTD or RP2D.</w:delText>
              </w:r>
            </w:del>
          </w:p>
        </w:tc>
      </w:tr>
      <w:tr w:rsidR="008F5115" w14:paraId="3441782A" w14:textId="77777777" w:rsidTr="00F7501A">
        <w:trPr>
          <w:trHeight w:val="300"/>
        </w:trPr>
        <w:tc>
          <w:tcPr>
            <w:tcW w:w="3675"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6BA0DA99" w14:textId="77777777" w:rsidR="003A3ACB" w:rsidRPr="00AF5717" w:rsidRDefault="00E27C57">
            <w:pPr>
              <w:spacing w:after="0"/>
              <w:textAlignment w:val="baseline"/>
              <w:rPr>
                <w:rFonts w:ascii="Arial" w:hAnsi="Arial" w:cs="Arial"/>
                <w:b/>
                <w:bCs/>
                <w:lang w:eastAsia="en-GB"/>
              </w:rPr>
            </w:pPr>
            <w:r w:rsidRPr="00AF5717">
              <w:rPr>
                <w:rFonts w:ascii="Arial" w:hAnsi="Arial" w:cs="Arial"/>
                <w:b/>
                <w:bCs/>
                <w:lang w:eastAsia="en-GB"/>
              </w:rPr>
              <w:t>Secondary objectives </w:t>
            </w:r>
          </w:p>
        </w:tc>
        <w:tc>
          <w:tcPr>
            <w:tcW w:w="5940" w:type="dxa"/>
            <w:tcBorders>
              <w:top w:val="single" w:sz="6" w:space="0" w:color="auto"/>
              <w:left w:val="single" w:sz="6" w:space="0" w:color="auto"/>
              <w:bottom w:val="single" w:sz="6" w:space="0" w:color="auto"/>
              <w:right w:val="single" w:sz="6" w:space="0" w:color="auto"/>
            </w:tcBorders>
            <w:shd w:val="clear" w:color="auto" w:fill="F2F2F2" w:themeFill="background1" w:themeFillShade="F2"/>
            <w:hideMark/>
          </w:tcPr>
          <w:p w14:paraId="14EF1D3D" w14:textId="77777777" w:rsidR="003A3ACB" w:rsidRPr="00AF5717" w:rsidRDefault="00E27C57">
            <w:pPr>
              <w:spacing w:after="0"/>
              <w:textAlignment w:val="baseline"/>
              <w:rPr>
                <w:rFonts w:ascii="Arial" w:hAnsi="Arial" w:cs="Arial"/>
                <w:b/>
                <w:bCs/>
                <w:lang w:eastAsia="en-GB"/>
              </w:rPr>
            </w:pPr>
            <w:r w:rsidRPr="00AF5717">
              <w:rPr>
                <w:rFonts w:ascii="Arial" w:hAnsi="Arial" w:cs="Arial"/>
                <w:b/>
                <w:bCs/>
                <w:lang w:eastAsia="en-GB"/>
              </w:rPr>
              <w:t>Secondary endpoints </w:t>
            </w:r>
          </w:p>
        </w:tc>
      </w:tr>
      <w:tr w:rsidR="008F5115" w14:paraId="20123088" w14:textId="77777777" w:rsidTr="00F7501A">
        <w:trPr>
          <w:trHeight w:val="300"/>
        </w:trPr>
        <w:tc>
          <w:tcPr>
            <w:tcW w:w="3675" w:type="dxa"/>
            <w:tcBorders>
              <w:top w:val="single" w:sz="6" w:space="0" w:color="auto"/>
              <w:left w:val="single" w:sz="6" w:space="0" w:color="auto"/>
              <w:bottom w:val="single" w:sz="6" w:space="0" w:color="auto"/>
              <w:right w:val="single" w:sz="6" w:space="0" w:color="auto"/>
            </w:tcBorders>
            <w:hideMark/>
          </w:tcPr>
          <w:p w14:paraId="4EABB647" w14:textId="238868DB" w:rsidR="003A3ACB" w:rsidRPr="00AF5717" w:rsidRDefault="00E27C57">
            <w:pPr>
              <w:autoSpaceDE w:val="0"/>
              <w:autoSpaceDN w:val="0"/>
              <w:adjustRightInd w:val="0"/>
              <w:spacing w:after="0"/>
              <w:rPr>
                <w:rFonts w:ascii="Arial" w:hAnsi="Arial" w:cs="Arial"/>
              </w:rPr>
            </w:pPr>
            <w:r w:rsidRPr="00AF5717">
              <w:rPr>
                <w:rFonts w:ascii="Arial" w:hAnsi="Arial" w:cs="Arial"/>
              </w:rPr>
              <w:t xml:space="preserve">To </w:t>
            </w:r>
            <w:del w:id="663" w:author="Marmol, Dominika Klaudia" w:date="2026-06-03T15:19:00Z">
              <w:r w:rsidRPr="00AF5717">
                <w:rPr>
                  <w:rFonts w:ascii="Arial" w:hAnsi="Arial" w:cs="Arial"/>
                </w:rPr>
                <w:delText xml:space="preserve">determine </w:delText>
              </w:r>
            </w:del>
            <w:ins w:id="664" w:author="Marmol, Dominika Klaudia" w:date="2026-06-03T15:19:00Z">
              <w:r w:rsidR="006579AD">
                <w:rPr>
                  <w:rFonts w:ascii="Arial" w:hAnsi="Arial" w:cs="Arial"/>
                </w:rPr>
                <w:t xml:space="preserve">evaluate </w:t>
              </w:r>
            </w:ins>
            <w:r w:rsidRPr="00AF5717">
              <w:rPr>
                <w:rFonts w:ascii="Arial" w:hAnsi="Arial" w:cs="Arial"/>
              </w:rPr>
              <w:t>the antitumor activity of BNT317 in participants with advanced solid tumors</w:t>
            </w:r>
            <w:del w:id="665" w:author="Marmol, Dominika Klaudia" w:date="2026-06-03T15:20:00Z">
              <w:r w:rsidRPr="00AF5717">
                <w:rPr>
                  <w:rFonts w:ascii="Arial" w:hAnsi="Arial" w:cs="Arial"/>
                </w:rPr>
                <w:delText xml:space="preserve"> using RECIST 1.1</w:delText>
              </w:r>
            </w:del>
            <w:r w:rsidRPr="00AF5717">
              <w:rPr>
                <w:rFonts w:ascii="Arial" w:hAnsi="Arial" w:cs="Arial"/>
              </w:rPr>
              <w:t>.</w:t>
            </w:r>
          </w:p>
        </w:tc>
        <w:tc>
          <w:tcPr>
            <w:tcW w:w="5940" w:type="dxa"/>
            <w:tcBorders>
              <w:top w:val="single" w:sz="6" w:space="0" w:color="auto"/>
              <w:left w:val="single" w:sz="6" w:space="0" w:color="auto"/>
              <w:bottom w:val="single" w:sz="6" w:space="0" w:color="auto"/>
              <w:right w:val="single" w:sz="6" w:space="0" w:color="auto"/>
            </w:tcBorders>
            <w:hideMark/>
          </w:tcPr>
          <w:p w14:paraId="358CB5F0" w14:textId="77777777" w:rsidR="006579AD" w:rsidRPr="006579AD" w:rsidRDefault="00E27C57" w:rsidP="006579AD">
            <w:pPr>
              <w:autoSpaceDE w:val="0"/>
              <w:autoSpaceDN w:val="0"/>
              <w:adjustRightInd w:val="0"/>
              <w:spacing w:after="0"/>
              <w:rPr>
                <w:ins w:id="666" w:author="Marmol, Dominika Klaudia" w:date="2026-06-03T15:20:00Z"/>
                <w:rFonts w:ascii="Arial" w:hAnsi="Arial" w:cs="Arial"/>
              </w:rPr>
            </w:pPr>
            <w:r w:rsidRPr="006579AD">
              <w:rPr>
                <w:rFonts w:ascii="Arial" w:hAnsi="Arial" w:cs="Arial"/>
              </w:rPr>
              <w:t>Per dose group</w:t>
            </w:r>
            <w:ins w:id="667" w:author="Marmol, Dominika Klaudia" w:date="2026-06-03T15:20:00Z">
              <w:r w:rsidRPr="006579AD">
                <w:rPr>
                  <w:rFonts w:ascii="Arial" w:hAnsi="Arial" w:cs="Arial"/>
                </w:rPr>
                <w:t>:</w:t>
              </w:r>
            </w:ins>
            <w:del w:id="668" w:author="Marmol, Dominika Klaudia" w:date="2026-06-03T15:20:00Z">
              <w:r w:rsidRPr="006579AD">
                <w:rPr>
                  <w:rFonts w:ascii="Arial" w:hAnsi="Arial" w:cs="Arial"/>
                </w:rPr>
                <w:delText>,</w:delText>
              </w:r>
            </w:del>
            <w:r w:rsidRPr="006579AD">
              <w:rPr>
                <w:rFonts w:ascii="Arial" w:hAnsi="Arial" w:cs="Arial"/>
              </w:rPr>
              <w:t xml:space="preserve"> </w:t>
            </w:r>
          </w:p>
          <w:p w14:paraId="2C7CA586" w14:textId="18978866" w:rsidR="003A3ACB" w:rsidRPr="006579AD" w:rsidRDefault="00E27C57" w:rsidP="006579AD">
            <w:pPr>
              <w:pStyle w:val="ListParagraph"/>
              <w:numPr>
                <w:ilvl w:val="0"/>
                <w:numId w:val="61"/>
              </w:numPr>
              <w:autoSpaceDE w:val="0"/>
              <w:autoSpaceDN w:val="0"/>
              <w:adjustRightInd w:val="0"/>
              <w:spacing w:after="0"/>
              <w:rPr>
                <w:rFonts w:cs="Arial"/>
                <w:sz w:val="20"/>
                <w:szCs w:val="20"/>
              </w:rPr>
            </w:pPr>
            <w:r w:rsidRPr="006579AD">
              <w:rPr>
                <w:rFonts w:cs="Arial"/>
                <w:sz w:val="20"/>
                <w:szCs w:val="20"/>
              </w:rPr>
              <w:t>ORR defined as the proportion of participants in whom a</w:t>
            </w:r>
            <w:ins w:id="669" w:author="Marmol, Dominika Klaudia" w:date="2026-06-03T15:20:00Z">
              <w:r w:rsidR="006579AD" w:rsidRPr="006579AD">
                <w:rPr>
                  <w:rFonts w:cs="Arial"/>
                  <w:sz w:val="20"/>
                  <w:szCs w:val="20"/>
                </w:rPr>
                <w:t xml:space="preserve"> confirmed</w:t>
              </w:r>
            </w:ins>
            <w:r w:rsidRPr="006579AD">
              <w:rPr>
                <w:rFonts w:cs="Arial"/>
                <w:sz w:val="20"/>
                <w:szCs w:val="20"/>
              </w:rPr>
              <w:t xml:space="preserve"> CR or PR (per RECIST </w:t>
            </w:r>
            <w:ins w:id="670" w:author="Marmol, Dominika Klaudia" w:date="2026-06-03T15:20:00Z">
              <w:r w:rsidR="006579AD" w:rsidRPr="006579AD">
                <w:rPr>
                  <w:rFonts w:cs="Arial"/>
                  <w:sz w:val="20"/>
                  <w:szCs w:val="20"/>
                </w:rPr>
                <w:t>v</w:t>
              </w:r>
            </w:ins>
            <w:r w:rsidRPr="006579AD">
              <w:rPr>
                <w:rFonts w:cs="Arial"/>
                <w:sz w:val="20"/>
                <w:szCs w:val="20"/>
              </w:rPr>
              <w:t>1.1</w:t>
            </w:r>
            <w:ins w:id="671" w:author="Marmol, Dominika Klaudia" w:date="2026-06-03T15:21:00Z">
              <w:r w:rsidR="006579AD" w:rsidRPr="006579AD">
                <w:rPr>
                  <w:rFonts w:cs="Arial"/>
                  <w:sz w:val="20"/>
                  <w:szCs w:val="20"/>
                </w:rPr>
                <w:t xml:space="preserve"> based on the investigator’s assessment</w:t>
              </w:r>
            </w:ins>
            <w:r w:rsidRPr="006579AD">
              <w:rPr>
                <w:rFonts w:cs="Arial"/>
                <w:sz w:val="20"/>
                <w:szCs w:val="20"/>
              </w:rPr>
              <w:t>) is observed as best overall response.</w:t>
            </w:r>
          </w:p>
          <w:p w14:paraId="44E6D674" w14:textId="1AD9CB1B" w:rsidR="003A3ACB" w:rsidRPr="006579AD" w:rsidRDefault="00E27C57" w:rsidP="00B26A93">
            <w:pPr>
              <w:pStyle w:val="ListParagraph"/>
              <w:numPr>
                <w:ilvl w:val="0"/>
                <w:numId w:val="35"/>
              </w:numPr>
              <w:autoSpaceDE w:val="0"/>
              <w:autoSpaceDN w:val="0"/>
              <w:adjustRightInd w:val="0"/>
              <w:spacing w:after="0"/>
              <w:rPr>
                <w:rFonts w:cs="Arial"/>
                <w:sz w:val="20"/>
                <w:szCs w:val="20"/>
              </w:rPr>
            </w:pPr>
            <w:del w:id="672" w:author="Marmol, Dominika Klaudia" w:date="2026-06-03T15:22:00Z">
              <w:r w:rsidRPr="006579AD">
                <w:rPr>
                  <w:rFonts w:cs="Arial"/>
                  <w:sz w:val="20"/>
                  <w:szCs w:val="20"/>
                </w:rPr>
                <w:delText xml:space="preserve">Per dose group, </w:delText>
              </w:r>
            </w:del>
            <w:r w:rsidRPr="006579AD">
              <w:rPr>
                <w:rFonts w:cs="Arial"/>
                <w:sz w:val="20"/>
                <w:szCs w:val="20"/>
              </w:rPr>
              <w:t xml:space="preserve">DOR defined as the time from first objective response (CR or PR per RECIST </w:t>
            </w:r>
            <w:ins w:id="673" w:author="Marmol, Dominika Klaudia" w:date="2026-06-03T15:21:00Z">
              <w:r w:rsidR="006579AD">
                <w:rPr>
                  <w:rFonts w:cs="Arial"/>
                  <w:sz w:val="20"/>
                  <w:szCs w:val="20"/>
                </w:rPr>
                <w:t>v</w:t>
              </w:r>
            </w:ins>
            <w:r w:rsidRPr="006579AD">
              <w:rPr>
                <w:rFonts w:cs="Arial"/>
                <w:sz w:val="20"/>
                <w:szCs w:val="20"/>
              </w:rPr>
              <w:t>1.1) to first occurrence of objective tumor progression (</w:t>
            </w:r>
            <w:del w:id="674" w:author="Marmol, Dominika Klaudia" w:date="2026-06-03T15:21:00Z">
              <w:r w:rsidRPr="006579AD">
                <w:rPr>
                  <w:rFonts w:cs="Arial"/>
                  <w:sz w:val="20"/>
                  <w:szCs w:val="20"/>
                </w:rPr>
                <w:delText xml:space="preserve">progressive disease </w:delText>
              </w:r>
            </w:del>
            <w:ins w:id="675" w:author="Marmol, Dominika Klaudia" w:date="2026-06-03T15:21:00Z">
              <w:r w:rsidR="006579AD">
                <w:rPr>
                  <w:rFonts w:cs="Arial"/>
                  <w:sz w:val="20"/>
                  <w:szCs w:val="20"/>
                </w:rPr>
                <w:t xml:space="preserve">PD </w:t>
              </w:r>
            </w:ins>
            <w:r w:rsidRPr="006579AD">
              <w:rPr>
                <w:rFonts w:cs="Arial"/>
                <w:sz w:val="20"/>
                <w:szCs w:val="20"/>
              </w:rPr>
              <w:t xml:space="preserve">per RECIST </w:t>
            </w:r>
            <w:ins w:id="676" w:author="Marmol, Dominika Klaudia" w:date="2026-06-03T15:22:00Z">
              <w:r w:rsidR="006579AD">
                <w:rPr>
                  <w:rFonts w:cs="Arial"/>
                  <w:sz w:val="20"/>
                  <w:szCs w:val="20"/>
                </w:rPr>
                <w:t>v</w:t>
              </w:r>
            </w:ins>
            <w:r w:rsidRPr="006579AD">
              <w:rPr>
                <w:rFonts w:cs="Arial"/>
                <w:sz w:val="20"/>
                <w:szCs w:val="20"/>
              </w:rPr>
              <w:t>1.1) or death from any cause, whichever occurs first.</w:t>
            </w:r>
          </w:p>
          <w:p w14:paraId="66BDF2A2" w14:textId="758E17FA" w:rsidR="003A3ACB" w:rsidRPr="006579AD" w:rsidRDefault="00E27C57" w:rsidP="00B26A93">
            <w:pPr>
              <w:pStyle w:val="ListParagraph"/>
              <w:numPr>
                <w:ilvl w:val="0"/>
                <w:numId w:val="35"/>
              </w:numPr>
              <w:autoSpaceDE w:val="0"/>
              <w:autoSpaceDN w:val="0"/>
              <w:adjustRightInd w:val="0"/>
              <w:spacing w:after="0"/>
              <w:rPr>
                <w:rFonts w:cs="Arial"/>
                <w:sz w:val="20"/>
                <w:szCs w:val="20"/>
              </w:rPr>
            </w:pPr>
            <w:del w:id="677" w:author="Marmol, Dominika Klaudia" w:date="2026-06-03T15:22:00Z">
              <w:r w:rsidRPr="006579AD">
                <w:rPr>
                  <w:rFonts w:cs="Arial"/>
                  <w:sz w:val="20"/>
                  <w:szCs w:val="20"/>
                </w:rPr>
                <w:delText xml:space="preserve">Per dose group, </w:delText>
              </w:r>
            </w:del>
            <w:r w:rsidRPr="006579AD">
              <w:rPr>
                <w:rFonts w:cs="Arial"/>
                <w:sz w:val="20"/>
                <w:szCs w:val="20"/>
              </w:rPr>
              <w:t xml:space="preserve">DCR defined as the proportion of participants </w:t>
            </w:r>
            <w:ins w:id="678" w:author="Marmol, Dominika Klaudia" w:date="2026-06-03T15:22:00Z">
              <w:r w:rsidR="006579AD">
                <w:rPr>
                  <w:rFonts w:cs="Arial"/>
                  <w:sz w:val="20"/>
                  <w:szCs w:val="20"/>
                </w:rPr>
                <w:t xml:space="preserve">in whom </w:t>
              </w:r>
            </w:ins>
            <w:del w:id="679" w:author="Marmol, Dominika Klaudia" w:date="2026-06-03T15:22:00Z">
              <w:r w:rsidRPr="006579AD">
                <w:rPr>
                  <w:rFonts w:cs="Arial"/>
                  <w:sz w:val="20"/>
                  <w:szCs w:val="20"/>
                </w:rPr>
                <w:delText xml:space="preserve">in whom </w:delText>
              </w:r>
            </w:del>
            <w:r w:rsidRPr="006579AD">
              <w:rPr>
                <w:rFonts w:cs="Arial"/>
                <w:sz w:val="20"/>
                <w:szCs w:val="20"/>
              </w:rPr>
              <w:t xml:space="preserve">a </w:t>
            </w:r>
            <w:ins w:id="680" w:author="Marmol, Dominika Klaudia" w:date="2026-06-03T15:22:00Z">
              <w:r w:rsidR="006579AD">
                <w:rPr>
                  <w:rFonts w:cs="Arial"/>
                  <w:sz w:val="20"/>
                  <w:szCs w:val="20"/>
                </w:rPr>
                <w:t xml:space="preserve">confirmed </w:t>
              </w:r>
            </w:ins>
            <w:r w:rsidRPr="006579AD">
              <w:rPr>
                <w:rFonts w:cs="Arial"/>
                <w:sz w:val="20"/>
                <w:szCs w:val="20"/>
              </w:rPr>
              <w:t xml:space="preserve">CR, PR or SD (per RECIST </w:t>
            </w:r>
            <w:ins w:id="681" w:author="Marmol, Dominika Klaudia" w:date="2026-06-03T15:23:00Z">
              <w:r w:rsidR="006579AD">
                <w:rPr>
                  <w:rFonts w:cs="Arial"/>
                  <w:sz w:val="20"/>
                  <w:szCs w:val="20"/>
                </w:rPr>
                <w:t>v</w:t>
              </w:r>
            </w:ins>
            <w:r w:rsidRPr="006579AD">
              <w:rPr>
                <w:rFonts w:cs="Arial"/>
                <w:sz w:val="20"/>
                <w:szCs w:val="20"/>
              </w:rPr>
              <w:t>1.1, assessed at least 6 weeks</w:t>
            </w:r>
            <w:ins w:id="682" w:author="Marmol, Dominika Klaudia" w:date="2026-06-03T15:23:00Z">
              <w:r w:rsidR="006579AD">
                <w:rPr>
                  <w:rFonts w:cs="Arial"/>
                  <w:sz w:val="20"/>
                  <w:szCs w:val="20"/>
                </w:rPr>
                <w:t xml:space="preserve"> </w:t>
              </w:r>
              <w:r w:rsidR="006579AD" w:rsidRPr="006579AD">
                <w:rPr>
                  <w:rFonts w:cs="Arial"/>
                  <w:sz w:val="20"/>
                  <w:szCs w:val="20"/>
                </w:rPr>
                <w:t>[±7 days</w:t>
              </w:r>
              <w:r w:rsidR="006579AD">
                <w:rPr>
                  <w:rFonts w:cs="Arial"/>
                  <w:sz w:val="20"/>
                  <w:szCs w:val="20"/>
                </w:rPr>
                <w:t>]</w:t>
              </w:r>
            </w:ins>
            <w:r w:rsidRPr="006579AD">
              <w:rPr>
                <w:rFonts w:cs="Arial"/>
                <w:sz w:val="20"/>
                <w:szCs w:val="20"/>
              </w:rPr>
              <w:t xml:space="preserve"> after the first </w:t>
            </w:r>
            <w:ins w:id="683" w:author="Marmol, Dominika Klaudia" w:date="2026-06-03T15:23:00Z">
              <w:r w:rsidR="006579AD">
                <w:rPr>
                  <w:rFonts w:cs="Arial"/>
                  <w:sz w:val="20"/>
                  <w:szCs w:val="20"/>
                </w:rPr>
                <w:t>BNT317</w:t>
              </w:r>
            </w:ins>
            <w:del w:id="684" w:author="Marmol, Dominika Klaudia" w:date="2026-06-03T15:23:00Z">
              <w:r w:rsidRPr="006579AD">
                <w:rPr>
                  <w:rFonts w:cs="Arial"/>
                  <w:sz w:val="20"/>
                  <w:szCs w:val="20"/>
                </w:rPr>
                <w:delText>IMP</w:delText>
              </w:r>
            </w:del>
            <w:r w:rsidRPr="006579AD">
              <w:rPr>
                <w:rFonts w:cs="Arial"/>
                <w:sz w:val="20"/>
                <w:szCs w:val="20"/>
              </w:rPr>
              <w:t xml:space="preserve"> dose) is observed as best overall response</w:t>
            </w:r>
            <w:ins w:id="685" w:author="Marmol, Dominika Klaudia" w:date="2026-06-03T15:23:00Z">
              <w:r w:rsidR="006579AD">
                <w:rPr>
                  <w:rFonts w:cs="Arial"/>
                  <w:sz w:val="20"/>
                  <w:szCs w:val="20"/>
                </w:rPr>
                <w:t xml:space="preserve"> per investigator’s assessment</w:t>
              </w:r>
            </w:ins>
            <w:r w:rsidRPr="006579AD">
              <w:rPr>
                <w:rFonts w:cs="Arial"/>
                <w:sz w:val="20"/>
                <w:szCs w:val="20"/>
              </w:rPr>
              <w:t>.</w:t>
            </w:r>
          </w:p>
        </w:tc>
      </w:tr>
      <w:tr w:rsidR="008F5115" w14:paraId="2C4EEF9B" w14:textId="77777777" w:rsidTr="004B3188">
        <w:tblPrEx>
          <w:tblW w:w="9615" w:type="dxa"/>
          <w:tblBorders>
            <w:top w:val="outset" w:sz="6" w:space="0" w:color="auto"/>
            <w:left w:val="outset" w:sz="6" w:space="0" w:color="auto"/>
            <w:bottom w:val="outset" w:sz="6" w:space="0" w:color="auto"/>
            <w:right w:val="outset" w:sz="6" w:space="0" w:color="auto"/>
          </w:tblBorders>
          <w:tblCellMar>
            <w:left w:w="57" w:type="dxa"/>
            <w:right w:w="57" w:type="dxa"/>
          </w:tblCellMar>
          <w:tblPrExChange w:id="686" w:author="Levasseur, Laurence" w:date="2026-06-10T10:19:00Z">
            <w:tblPrEx>
              <w:tblW w:w="9615" w:type="dxa"/>
              <w:tblBorders>
                <w:top w:val="outset" w:sz="6" w:space="0" w:color="auto"/>
                <w:left w:val="outset" w:sz="6" w:space="0" w:color="auto"/>
                <w:bottom w:val="outset" w:sz="6" w:space="0" w:color="auto"/>
                <w:right w:val="outset" w:sz="6" w:space="0" w:color="auto"/>
              </w:tblBorders>
              <w:tblCellMar>
                <w:left w:w="57" w:type="dxa"/>
                <w:right w:w="57" w:type="dxa"/>
              </w:tblCellMar>
            </w:tblPrEx>
          </w:tblPrExChange>
        </w:tblPrEx>
        <w:trPr>
          <w:cantSplit/>
          <w:trHeight w:val="300"/>
          <w:trPrChange w:id="687" w:author="Levasseur, Laurence" w:date="2026-06-10T10:19:00Z">
            <w:trPr>
              <w:gridAfter w:val="0"/>
            </w:trPr>
          </w:trPrChange>
        </w:trPr>
        <w:tc>
          <w:tcPr>
            <w:tcW w:w="3675" w:type="dxa"/>
            <w:tcBorders>
              <w:top w:val="single" w:sz="6" w:space="0" w:color="auto"/>
              <w:left w:val="single" w:sz="6" w:space="0" w:color="auto"/>
              <w:bottom w:val="single" w:sz="6" w:space="0" w:color="auto"/>
              <w:right w:val="single" w:sz="6" w:space="0" w:color="auto"/>
            </w:tcBorders>
            <w:tcPrChange w:id="688" w:author="Levasseur, Laurence" w:date="2026-06-10T10:19:00Z">
              <w:tcPr>
                <w:tcW w:w="3675" w:type="dxa"/>
                <w:tcBorders>
                  <w:top w:val="single" w:sz="6" w:space="0" w:color="auto"/>
                  <w:left w:val="single" w:sz="6" w:space="0" w:color="auto"/>
                  <w:bottom w:val="single" w:sz="6" w:space="0" w:color="auto"/>
                  <w:right w:val="single" w:sz="6" w:space="0" w:color="auto"/>
                </w:tcBorders>
              </w:tcPr>
            </w:tcPrChange>
          </w:tcPr>
          <w:p w14:paraId="74DC98A9" w14:textId="5B713810" w:rsidR="003A3ACB" w:rsidRPr="00AF5717" w:rsidRDefault="00E27C57">
            <w:pPr>
              <w:autoSpaceDE w:val="0"/>
              <w:autoSpaceDN w:val="0"/>
              <w:adjustRightInd w:val="0"/>
              <w:spacing w:after="0"/>
              <w:rPr>
                <w:rFonts w:ascii="Arial" w:hAnsi="Arial" w:cs="Arial"/>
              </w:rPr>
            </w:pPr>
            <w:r w:rsidRPr="00AF5717">
              <w:rPr>
                <w:rFonts w:ascii="Arial" w:hAnsi="Arial" w:cs="Arial"/>
              </w:rPr>
              <w:lastRenderedPageBreak/>
              <w:t xml:space="preserve">To characterize the PK </w:t>
            </w:r>
            <w:ins w:id="689" w:author="Marmol, Dominika Klaudia" w:date="2026-06-03T15:30:00Z">
              <w:r w:rsidR="0075317B">
                <w:rPr>
                  <w:rFonts w:ascii="Arial" w:hAnsi="Arial" w:cs="Arial"/>
                </w:rPr>
                <w:t xml:space="preserve">profile </w:t>
              </w:r>
            </w:ins>
            <w:r w:rsidRPr="00AF5717">
              <w:rPr>
                <w:rFonts w:ascii="Arial" w:hAnsi="Arial" w:cs="Arial"/>
              </w:rPr>
              <w:t>of BNT317 in participants with advanced solid tumors.</w:t>
            </w:r>
          </w:p>
        </w:tc>
        <w:tc>
          <w:tcPr>
            <w:tcW w:w="5940" w:type="dxa"/>
            <w:tcBorders>
              <w:top w:val="single" w:sz="6" w:space="0" w:color="auto"/>
              <w:left w:val="single" w:sz="6" w:space="0" w:color="auto"/>
              <w:bottom w:val="single" w:sz="6" w:space="0" w:color="auto"/>
              <w:right w:val="single" w:sz="6" w:space="0" w:color="auto"/>
            </w:tcBorders>
            <w:hideMark/>
            <w:tcPrChange w:id="690" w:author="Levasseur, Laurence" w:date="2026-06-10T10:19:00Z">
              <w:tcPr>
                <w:tcW w:w="5940" w:type="dxa"/>
                <w:tcBorders>
                  <w:top w:val="single" w:sz="6" w:space="0" w:color="auto"/>
                  <w:left w:val="single" w:sz="6" w:space="0" w:color="auto"/>
                  <w:bottom w:val="single" w:sz="6" w:space="0" w:color="auto"/>
                  <w:right w:val="single" w:sz="6" w:space="0" w:color="auto"/>
                </w:tcBorders>
                <w:hideMark/>
              </w:tcPr>
            </w:tcPrChange>
          </w:tcPr>
          <w:p w14:paraId="1DDF28AB" w14:textId="77777777" w:rsidR="0075317B" w:rsidRPr="0075317B" w:rsidRDefault="00E27C57" w:rsidP="0075317B">
            <w:pPr>
              <w:autoSpaceDE w:val="0"/>
              <w:autoSpaceDN w:val="0"/>
              <w:adjustRightInd w:val="0"/>
              <w:spacing w:after="0"/>
              <w:rPr>
                <w:ins w:id="691" w:author="Marmol, Dominika Klaudia" w:date="2026-06-03T15:31:00Z"/>
                <w:rFonts w:ascii="Arial" w:hAnsi="Arial" w:cs="Arial"/>
              </w:rPr>
            </w:pPr>
            <w:r w:rsidRPr="0075317B">
              <w:rPr>
                <w:rFonts w:ascii="Arial" w:hAnsi="Arial" w:cs="Arial"/>
              </w:rPr>
              <w:t>Per dose group</w:t>
            </w:r>
            <w:ins w:id="692" w:author="Marmol, Dominika Klaudia" w:date="2026-06-03T15:31:00Z">
              <w:r w:rsidRPr="0075317B">
                <w:rPr>
                  <w:rFonts w:ascii="Arial" w:hAnsi="Arial" w:cs="Arial"/>
                </w:rPr>
                <w:t>:</w:t>
              </w:r>
            </w:ins>
            <w:del w:id="693" w:author="Marmol, Dominika Klaudia" w:date="2026-06-03T15:31:00Z">
              <w:r w:rsidRPr="0075317B">
                <w:rPr>
                  <w:rFonts w:ascii="Arial" w:hAnsi="Arial" w:cs="Arial"/>
                </w:rPr>
                <w:delText>,</w:delText>
              </w:r>
            </w:del>
            <w:r w:rsidRPr="0075317B">
              <w:rPr>
                <w:rFonts w:ascii="Arial" w:hAnsi="Arial" w:cs="Arial"/>
              </w:rPr>
              <w:t xml:space="preserve"> </w:t>
            </w:r>
          </w:p>
          <w:p w14:paraId="4DD981A2" w14:textId="395C1D5C" w:rsidR="003A3ACB" w:rsidRPr="0075317B" w:rsidRDefault="00E27C57" w:rsidP="0075317B">
            <w:pPr>
              <w:pStyle w:val="ListParagraph"/>
              <w:numPr>
                <w:ilvl w:val="0"/>
                <w:numId w:val="61"/>
              </w:numPr>
              <w:autoSpaceDE w:val="0"/>
              <w:autoSpaceDN w:val="0"/>
              <w:adjustRightInd w:val="0"/>
              <w:spacing w:after="0"/>
              <w:rPr>
                <w:rFonts w:cs="Arial"/>
              </w:rPr>
            </w:pPr>
            <w:r w:rsidRPr="0075317B">
              <w:rPr>
                <w:rFonts w:cs="Arial"/>
                <w:sz w:val="20"/>
                <w:szCs w:val="20"/>
              </w:rPr>
              <w:t xml:space="preserve">PK </w:t>
            </w:r>
            <w:r w:rsidR="00A21501" w:rsidRPr="0075317B">
              <w:rPr>
                <w:rFonts w:cs="Arial"/>
                <w:sz w:val="20"/>
                <w:szCs w:val="20"/>
              </w:rPr>
              <w:t xml:space="preserve">concentration over time and PK </w:t>
            </w:r>
            <w:r w:rsidRPr="0075317B">
              <w:rPr>
                <w:rFonts w:cs="Arial"/>
                <w:sz w:val="20"/>
                <w:szCs w:val="20"/>
              </w:rPr>
              <w:t>parameters (e.g., C</w:t>
            </w:r>
            <w:r w:rsidRPr="004B3188">
              <w:rPr>
                <w:rFonts w:cs="Arial"/>
                <w:sz w:val="20"/>
                <w:szCs w:val="20"/>
                <w:vertAlign w:val="subscript"/>
                <w:rPrChange w:id="694" w:author="Levasseur, Laurence" w:date="2026-06-10T10:17:00Z">
                  <w:rPr>
                    <w:rFonts w:cs="Arial"/>
                    <w:sz w:val="20"/>
                    <w:szCs w:val="20"/>
                  </w:rPr>
                </w:rPrChange>
              </w:rPr>
              <w:t>max</w:t>
            </w:r>
            <w:r w:rsidRPr="0075317B">
              <w:rPr>
                <w:rFonts w:cs="Arial"/>
                <w:sz w:val="20"/>
                <w:szCs w:val="20"/>
              </w:rPr>
              <w:t>, T</w:t>
            </w:r>
            <w:r w:rsidRPr="004B3188">
              <w:rPr>
                <w:rFonts w:cs="Arial"/>
                <w:sz w:val="20"/>
                <w:szCs w:val="20"/>
                <w:vertAlign w:val="subscript"/>
                <w:rPrChange w:id="695" w:author="Levasseur, Laurence" w:date="2026-06-10T10:18:00Z">
                  <w:rPr>
                    <w:rFonts w:cs="Arial"/>
                    <w:sz w:val="20"/>
                    <w:szCs w:val="20"/>
                  </w:rPr>
                </w:rPrChange>
              </w:rPr>
              <w:t>max</w:t>
            </w:r>
            <w:r w:rsidRPr="0075317B">
              <w:rPr>
                <w:rFonts w:cs="Arial"/>
                <w:sz w:val="20"/>
                <w:szCs w:val="20"/>
              </w:rPr>
              <w:t>, t</w:t>
            </w:r>
            <w:r w:rsidRPr="004B3188">
              <w:rPr>
                <w:rFonts w:cs="Arial"/>
                <w:sz w:val="20"/>
                <w:szCs w:val="20"/>
                <w:vertAlign w:val="subscript"/>
                <w:rPrChange w:id="696" w:author="Levasseur, Laurence" w:date="2026-06-10T10:18:00Z">
                  <w:rPr>
                    <w:rFonts w:cs="Arial"/>
                    <w:sz w:val="20"/>
                    <w:szCs w:val="20"/>
                  </w:rPr>
                </w:rPrChange>
              </w:rPr>
              <w:t>1/2</w:t>
            </w:r>
            <w:r w:rsidRPr="0075317B">
              <w:rPr>
                <w:rFonts w:cs="Arial"/>
                <w:sz w:val="20"/>
                <w:szCs w:val="20"/>
              </w:rPr>
              <w:t>, AUC</w:t>
            </w:r>
            <w:r w:rsidRPr="004B3188">
              <w:rPr>
                <w:rFonts w:cs="Arial"/>
                <w:sz w:val="20"/>
                <w:szCs w:val="20"/>
                <w:vertAlign w:val="subscript"/>
                <w:rPrChange w:id="697" w:author="Levasseur, Laurence" w:date="2026-06-10T10:18:00Z">
                  <w:rPr>
                    <w:rFonts w:cs="Arial"/>
                    <w:sz w:val="20"/>
                    <w:szCs w:val="20"/>
                  </w:rPr>
                </w:rPrChange>
              </w:rPr>
              <w:t>inf</w:t>
            </w:r>
            <w:r w:rsidRPr="0075317B">
              <w:rPr>
                <w:rFonts w:cs="Arial"/>
                <w:sz w:val="20"/>
                <w:szCs w:val="20"/>
              </w:rPr>
              <w:t>, AUC</w:t>
            </w:r>
            <w:r w:rsidR="00B656E0" w:rsidRPr="004B3188">
              <w:rPr>
                <w:rFonts w:cs="Arial"/>
                <w:sz w:val="20"/>
                <w:szCs w:val="20"/>
                <w:vertAlign w:val="subscript"/>
                <w:rPrChange w:id="698" w:author="Levasseur, Laurence" w:date="2026-06-10T10:18:00Z">
                  <w:rPr>
                    <w:rFonts w:cs="Arial"/>
                    <w:sz w:val="20"/>
                    <w:szCs w:val="20"/>
                  </w:rPr>
                </w:rPrChange>
              </w:rPr>
              <w:t>tau</w:t>
            </w:r>
            <w:r w:rsidRPr="0075317B">
              <w:rPr>
                <w:rFonts w:cs="Arial"/>
                <w:sz w:val="20"/>
                <w:szCs w:val="20"/>
              </w:rPr>
              <w:t xml:space="preserve">) derived from concentrations of BNT317 in </w:t>
            </w:r>
            <w:r w:rsidR="00B26B59" w:rsidRPr="0075317B">
              <w:rPr>
                <w:rFonts w:cs="Arial"/>
                <w:sz w:val="20"/>
                <w:szCs w:val="20"/>
              </w:rPr>
              <w:t>serum</w:t>
            </w:r>
            <w:r w:rsidRPr="0075317B">
              <w:rPr>
                <w:rFonts w:cs="Arial"/>
                <w:sz w:val="20"/>
                <w:szCs w:val="20"/>
              </w:rPr>
              <w:t>, if data permits.</w:t>
            </w:r>
          </w:p>
        </w:tc>
      </w:tr>
      <w:tr w:rsidR="008F5115" w14:paraId="62C29203" w14:textId="77777777" w:rsidTr="00F7501A">
        <w:trPr>
          <w:trHeight w:val="300"/>
        </w:trPr>
        <w:tc>
          <w:tcPr>
            <w:tcW w:w="3675" w:type="dxa"/>
            <w:tcBorders>
              <w:top w:val="single" w:sz="6" w:space="0" w:color="auto"/>
              <w:left w:val="single" w:sz="6" w:space="0" w:color="auto"/>
              <w:bottom w:val="single" w:sz="6" w:space="0" w:color="auto"/>
              <w:right w:val="single" w:sz="6" w:space="0" w:color="auto"/>
            </w:tcBorders>
          </w:tcPr>
          <w:p w14:paraId="6B4AD949" w14:textId="77777777" w:rsidR="003A3ACB" w:rsidRPr="00AF5717" w:rsidRDefault="00E27C57">
            <w:pPr>
              <w:autoSpaceDE w:val="0"/>
              <w:autoSpaceDN w:val="0"/>
              <w:adjustRightInd w:val="0"/>
              <w:spacing w:after="0"/>
              <w:rPr>
                <w:rFonts w:ascii="Arial" w:hAnsi="Arial" w:cs="Arial"/>
              </w:rPr>
            </w:pPr>
            <w:r w:rsidRPr="00AF5717">
              <w:rPr>
                <w:rFonts w:ascii="Arial" w:hAnsi="Arial" w:cs="Arial"/>
              </w:rPr>
              <w:t>To evaluate the immunogenicity of BNT317 in participants with advanced solid tumors.</w:t>
            </w:r>
          </w:p>
        </w:tc>
        <w:tc>
          <w:tcPr>
            <w:tcW w:w="5940" w:type="dxa"/>
            <w:tcBorders>
              <w:top w:val="single" w:sz="6" w:space="0" w:color="auto"/>
              <w:left w:val="single" w:sz="6" w:space="0" w:color="auto"/>
              <w:bottom w:val="single" w:sz="6" w:space="0" w:color="auto"/>
              <w:right w:val="single" w:sz="6" w:space="0" w:color="auto"/>
            </w:tcBorders>
            <w:hideMark/>
          </w:tcPr>
          <w:p w14:paraId="2B1DEF85" w14:textId="77777777" w:rsidR="0075317B" w:rsidRPr="00936959" w:rsidRDefault="00E27C57" w:rsidP="0075317B">
            <w:pPr>
              <w:autoSpaceDE w:val="0"/>
              <w:autoSpaceDN w:val="0"/>
              <w:adjustRightInd w:val="0"/>
              <w:spacing w:after="0"/>
              <w:rPr>
                <w:ins w:id="699" w:author="Marmol, Dominika Klaudia" w:date="2026-06-03T15:32:00Z"/>
                <w:rFonts w:ascii="Arial" w:hAnsi="Arial" w:cs="Arial"/>
              </w:rPr>
            </w:pPr>
            <w:ins w:id="700" w:author="Marmol, Dominika Klaudia" w:date="2026-06-03T15:32:00Z">
              <w:r w:rsidRPr="00936959">
                <w:rPr>
                  <w:rFonts w:ascii="Arial" w:hAnsi="Arial" w:cs="Arial"/>
                </w:rPr>
                <w:t>Per dose group:</w:t>
              </w:r>
            </w:ins>
          </w:p>
          <w:p w14:paraId="59B1AF52" w14:textId="77777777" w:rsidR="0075317B" w:rsidRPr="00936959" w:rsidRDefault="00E27C57" w:rsidP="00936959">
            <w:pPr>
              <w:pStyle w:val="ListParagraph"/>
              <w:numPr>
                <w:ilvl w:val="0"/>
                <w:numId w:val="61"/>
              </w:numPr>
              <w:autoSpaceDE w:val="0"/>
              <w:autoSpaceDN w:val="0"/>
              <w:adjustRightInd w:val="0"/>
              <w:spacing w:after="0"/>
              <w:rPr>
                <w:ins w:id="701" w:author="Marmol, Dominika Klaudia" w:date="2026-06-03T15:33:00Z"/>
                <w:rFonts w:cs="Arial"/>
                <w:sz w:val="20"/>
                <w:szCs w:val="20"/>
              </w:rPr>
            </w:pPr>
            <w:ins w:id="702" w:author="Marmol, Dominika Klaudia" w:date="2026-06-03T15:32:00Z">
              <w:r w:rsidRPr="00936959">
                <w:rPr>
                  <w:rFonts w:cs="Arial"/>
                  <w:sz w:val="20"/>
                  <w:szCs w:val="20"/>
                </w:rPr>
                <w:t>ADA prevalence (</w:t>
              </w:r>
            </w:ins>
            <w:del w:id="703" w:author="Marmol, Dominika Klaudia" w:date="2026-06-03T15:32:00Z">
              <w:r w:rsidR="00A21501" w:rsidRPr="00936959">
                <w:rPr>
                  <w:rFonts w:cs="Arial"/>
                  <w:sz w:val="20"/>
                  <w:szCs w:val="20"/>
                </w:rPr>
                <w:delText xml:space="preserve">The </w:delText>
              </w:r>
            </w:del>
            <w:r w:rsidR="00A21501" w:rsidRPr="00936959">
              <w:rPr>
                <w:rFonts w:cs="Arial"/>
                <w:sz w:val="20"/>
                <w:szCs w:val="20"/>
              </w:rPr>
              <w:t>proportion of participants who are ADA positive</w:t>
            </w:r>
            <w:ins w:id="704" w:author="Marmol, Dominika Klaudia" w:date="2026-06-03T15:32:00Z">
              <w:r w:rsidRPr="00936959">
                <w:rPr>
                  <w:rFonts w:cs="Arial"/>
                  <w:sz w:val="20"/>
                  <w:szCs w:val="20"/>
                </w:rPr>
                <w:t xml:space="preserve"> [either baseline or post-baseline]) up to the 90-Day Safety Follow-Up Visit after</w:t>
              </w:r>
            </w:ins>
            <w:ins w:id="705" w:author="Marmol, Dominika Klaudia" w:date="2026-06-03T15:33:00Z">
              <w:r w:rsidRPr="00936959">
                <w:rPr>
                  <w:rFonts w:cs="Arial"/>
                  <w:sz w:val="20"/>
                  <w:szCs w:val="20"/>
                </w:rPr>
                <w:t xml:space="preserve"> the last dose of</w:t>
              </w:r>
            </w:ins>
            <w:r w:rsidR="00A21501" w:rsidRPr="00936959">
              <w:rPr>
                <w:rFonts w:cs="Arial"/>
                <w:sz w:val="20"/>
                <w:szCs w:val="20"/>
              </w:rPr>
              <w:t xml:space="preserve"> </w:t>
            </w:r>
            <w:del w:id="706" w:author="Marmol, Dominika Klaudia" w:date="2026-06-03T15:33:00Z">
              <w:r w:rsidR="00A21501" w:rsidRPr="00936959">
                <w:rPr>
                  <w:rFonts w:cs="Arial"/>
                  <w:sz w:val="20"/>
                  <w:szCs w:val="20"/>
                </w:rPr>
                <w:delText xml:space="preserve">against </w:delText>
              </w:r>
            </w:del>
            <w:r w:rsidR="00A21501" w:rsidRPr="00936959">
              <w:rPr>
                <w:rFonts w:cs="Arial"/>
                <w:sz w:val="20"/>
                <w:szCs w:val="20"/>
              </w:rPr>
              <w:t>BNT317</w:t>
            </w:r>
            <w:ins w:id="707" w:author="Marmol, Dominika Klaudia" w:date="2026-06-03T15:33:00Z">
              <w:r w:rsidRPr="00936959">
                <w:rPr>
                  <w:rFonts w:cs="Arial"/>
                  <w:sz w:val="20"/>
                  <w:szCs w:val="20"/>
                </w:rPr>
                <w:t xml:space="preserve"> (if data permits), by dose level.</w:t>
              </w:r>
            </w:ins>
          </w:p>
          <w:p w14:paraId="317EA667" w14:textId="60682C9D" w:rsidR="003A3ACB" w:rsidRPr="0075317B" w:rsidRDefault="00E27C57" w:rsidP="00936959">
            <w:pPr>
              <w:pStyle w:val="ListParagraph"/>
              <w:numPr>
                <w:ilvl w:val="0"/>
                <w:numId w:val="61"/>
              </w:numPr>
              <w:autoSpaceDE w:val="0"/>
              <w:autoSpaceDN w:val="0"/>
              <w:adjustRightInd w:val="0"/>
              <w:spacing w:after="0"/>
              <w:rPr>
                <w:rFonts w:cs="Arial"/>
              </w:rPr>
            </w:pPr>
            <w:del w:id="708" w:author="Marmol, Dominika Klaudia" w:date="2026-06-03T15:33:00Z">
              <w:r w:rsidRPr="00936959">
                <w:rPr>
                  <w:rFonts w:cs="Arial"/>
                  <w:sz w:val="20"/>
                  <w:szCs w:val="20"/>
                </w:rPr>
                <w:delText xml:space="preserve"> during the trial.</w:delText>
              </w:r>
            </w:del>
            <w:ins w:id="709" w:author="Marmol, Dominika Klaudia" w:date="2026-06-03T15:36:00Z">
              <w:r w:rsidR="00936959" w:rsidRPr="00936959">
                <w:rPr>
                  <w:rFonts w:cs="Arial"/>
                  <w:sz w:val="20"/>
                  <w:szCs w:val="20"/>
                </w:rPr>
                <w:t>ADA incidence (proportion of participants having treatment</w:t>
              </w:r>
              <w:r w:rsidR="00936959" w:rsidRPr="00936959">
                <w:rPr>
                  <w:rFonts w:cs="Arial"/>
                  <w:sz w:val="20"/>
                  <w:szCs w:val="20"/>
                </w:rPr>
                <w:noBreakHyphen/>
                <w:t>emergent ADA) up to the 90</w:t>
              </w:r>
              <w:r w:rsidR="00936959" w:rsidRPr="00936959">
                <w:rPr>
                  <w:rFonts w:cs="Arial"/>
                  <w:sz w:val="20"/>
                  <w:szCs w:val="20"/>
                </w:rPr>
                <w:noBreakHyphen/>
                <w:t>Day Safety Follow</w:t>
              </w:r>
              <w:r w:rsidR="00936959" w:rsidRPr="00936959">
                <w:rPr>
                  <w:rFonts w:cs="Arial"/>
                  <w:sz w:val="20"/>
                  <w:szCs w:val="20"/>
                </w:rPr>
                <w:noBreakHyphen/>
                <w:t>Up Visit after the last dose of BNT317 (if data permits), by dose level.</w:t>
              </w:r>
            </w:ins>
          </w:p>
        </w:tc>
      </w:tr>
      <w:tr w:rsidR="008F5115" w14:paraId="26ADD1B3" w14:textId="77777777" w:rsidTr="00F7501A">
        <w:trPr>
          <w:trHeight w:val="300"/>
        </w:trPr>
        <w:tc>
          <w:tcPr>
            <w:tcW w:w="3675" w:type="dxa"/>
            <w:tcBorders>
              <w:top w:val="single" w:sz="6" w:space="0" w:color="auto"/>
              <w:left w:val="single" w:sz="6" w:space="0" w:color="auto"/>
              <w:bottom w:val="single" w:sz="6" w:space="0" w:color="auto"/>
              <w:right w:val="single" w:sz="6" w:space="0" w:color="auto"/>
            </w:tcBorders>
            <w:shd w:val="clear" w:color="auto" w:fill="F2F2F2"/>
            <w:hideMark/>
          </w:tcPr>
          <w:p w14:paraId="5D6859B3" w14:textId="77777777" w:rsidR="003A3ACB" w:rsidRPr="00AF5717" w:rsidRDefault="00E27C57">
            <w:pPr>
              <w:spacing w:after="0"/>
              <w:textAlignment w:val="baseline"/>
              <w:rPr>
                <w:rFonts w:ascii="Arial" w:hAnsi="Arial" w:cs="Arial"/>
                <w:b/>
                <w:bCs/>
                <w:lang w:eastAsia="en-GB"/>
              </w:rPr>
            </w:pPr>
            <w:r w:rsidRPr="00AF5717">
              <w:rPr>
                <w:rFonts w:ascii="Arial" w:hAnsi="Arial" w:cs="Arial"/>
                <w:b/>
                <w:bCs/>
                <w:lang w:eastAsia="en-GB"/>
              </w:rPr>
              <w:t>Exploratory objectives </w:t>
            </w:r>
          </w:p>
        </w:tc>
        <w:tc>
          <w:tcPr>
            <w:tcW w:w="5940" w:type="dxa"/>
            <w:tcBorders>
              <w:top w:val="single" w:sz="6" w:space="0" w:color="auto"/>
              <w:left w:val="single" w:sz="6" w:space="0" w:color="auto"/>
              <w:bottom w:val="single" w:sz="6" w:space="0" w:color="auto"/>
              <w:right w:val="single" w:sz="6" w:space="0" w:color="auto"/>
            </w:tcBorders>
            <w:shd w:val="clear" w:color="auto" w:fill="F2F2F2"/>
            <w:hideMark/>
          </w:tcPr>
          <w:p w14:paraId="0746155A" w14:textId="77777777" w:rsidR="003A3ACB" w:rsidRPr="00AF5717" w:rsidRDefault="00E27C57">
            <w:pPr>
              <w:spacing w:after="0"/>
              <w:textAlignment w:val="baseline"/>
              <w:rPr>
                <w:rFonts w:ascii="Arial" w:hAnsi="Arial" w:cs="Arial"/>
                <w:b/>
                <w:bCs/>
                <w:lang w:eastAsia="en-GB"/>
              </w:rPr>
            </w:pPr>
            <w:r w:rsidRPr="00AF5717">
              <w:rPr>
                <w:rFonts w:ascii="Arial" w:hAnsi="Arial" w:cs="Arial"/>
                <w:b/>
                <w:bCs/>
                <w:lang w:eastAsia="en-GB"/>
              </w:rPr>
              <w:t>Exploratory endpoints </w:t>
            </w:r>
          </w:p>
        </w:tc>
      </w:tr>
      <w:tr w:rsidR="008F5115" w14:paraId="7156E2E0" w14:textId="77777777" w:rsidTr="00F7501A">
        <w:trPr>
          <w:trHeight w:val="300"/>
        </w:trPr>
        <w:tc>
          <w:tcPr>
            <w:tcW w:w="3675" w:type="dxa"/>
            <w:tcBorders>
              <w:top w:val="single" w:sz="6" w:space="0" w:color="auto"/>
              <w:left w:val="single" w:sz="6" w:space="0" w:color="auto"/>
              <w:bottom w:val="single" w:sz="6" w:space="0" w:color="auto"/>
              <w:right w:val="single" w:sz="6" w:space="0" w:color="auto"/>
            </w:tcBorders>
          </w:tcPr>
          <w:p w14:paraId="755275BF" w14:textId="089CA15A" w:rsidR="003A3ACB" w:rsidRPr="00ED5697" w:rsidRDefault="00E27C57">
            <w:pPr>
              <w:autoSpaceDE w:val="0"/>
              <w:autoSpaceDN w:val="0"/>
              <w:adjustRightInd w:val="0"/>
              <w:spacing w:after="0"/>
              <w:rPr>
                <w:rFonts w:ascii="Arial" w:hAnsi="Arial" w:cs="Arial"/>
              </w:rPr>
            </w:pPr>
            <w:r w:rsidRPr="00ED5697">
              <w:rPr>
                <w:rFonts w:ascii="Arial" w:hAnsi="Arial" w:cs="Arial"/>
              </w:rPr>
              <w:t xml:space="preserve">To evaluate the correlation between BNT317 dose and </w:t>
            </w:r>
            <w:del w:id="710" w:author="Marmol, Dominika Klaudia" w:date="2026-06-03T15:36:00Z">
              <w:r w:rsidRPr="00ED5697">
                <w:rPr>
                  <w:rFonts w:ascii="Arial" w:hAnsi="Arial" w:cs="Arial"/>
                </w:rPr>
                <w:delText xml:space="preserve">PD </w:delText>
              </w:r>
            </w:del>
            <w:ins w:id="711" w:author="Marmol, Dominika Klaudia" w:date="2026-06-03T15:36:00Z">
              <w:r w:rsidR="00ED5697" w:rsidRPr="00ED5697">
                <w:rPr>
                  <w:rFonts w:ascii="Arial" w:hAnsi="Arial" w:cs="Arial"/>
                </w:rPr>
                <w:t xml:space="preserve">pharmacodynamics </w:t>
              </w:r>
            </w:ins>
            <w:r w:rsidRPr="00ED5697">
              <w:rPr>
                <w:rFonts w:ascii="Arial" w:hAnsi="Arial" w:cs="Arial"/>
              </w:rPr>
              <w:t>in peripheral blood.</w:t>
            </w:r>
          </w:p>
        </w:tc>
        <w:tc>
          <w:tcPr>
            <w:tcW w:w="5940" w:type="dxa"/>
            <w:tcBorders>
              <w:top w:val="single" w:sz="6" w:space="0" w:color="auto"/>
              <w:left w:val="single" w:sz="6" w:space="0" w:color="auto"/>
              <w:bottom w:val="single" w:sz="6" w:space="0" w:color="auto"/>
              <w:right w:val="single" w:sz="6" w:space="0" w:color="auto"/>
            </w:tcBorders>
          </w:tcPr>
          <w:p w14:paraId="6A2CD4CD" w14:textId="77777777" w:rsidR="00ED5697" w:rsidRPr="00ED5697" w:rsidRDefault="00E27C57" w:rsidP="00ED5697">
            <w:pPr>
              <w:autoSpaceDE w:val="0"/>
              <w:autoSpaceDN w:val="0"/>
              <w:adjustRightInd w:val="0"/>
              <w:spacing w:after="0"/>
              <w:rPr>
                <w:ins w:id="712" w:author="Marmol, Dominika Klaudia" w:date="2026-06-03T15:37:00Z"/>
                <w:rFonts w:ascii="Arial" w:hAnsi="Arial" w:cs="Arial"/>
              </w:rPr>
            </w:pPr>
            <w:r w:rsidRPr="00ED5697">
              <w:rPr>
                <w:rFonts w:ascii="Arial" w:hAnsi="Arial" w:cs="Arial"/>
              </w:rPr>
              <w:t>Per dose group</w:t>
            </w:r>
            <w:ins w:id="713" w:author="Marmol, Dominika Klaudia" w:date="2026-06-03T15:37:00Z">
              <w:r w:rsidRPr="00ED5697">
                <w:rPr>
                  <w:rFonts w:ascii="Arial" w:hAnsi="Arial" w:cs="Arial"/>
                </w:rPr>
                <w:t>:</w:t>
              </w:r>
            </w:ins>
          </w:p>
          <w:p w14:paraId="777C29A7" w14:textId="088E1BBA" w:rsidR="003A3ACB" w:rsidRPr="00ED5697" w:rsidRDefault="00E27C57" w:rsidP="00B26A93">
            <w:pPr>
              <w:pStyle w:val="ListParagraph"/>
              <w:numPr>
                <w:ilvl w:val="0"/>
                <w:numId w:val="35"/>
              </w:numPr>
              <w:autoSpaceDE w:val="0"/>
              <w:autoSpaceDN w:val="0"/>
              <w:adjustRightInd w:val="0"/>
              <w:spacing w:after="0"/>
              <w:rPr>
                <w:rFonts w:cs="Arial"/>
                <w:sz w:val="20"/>
                <w:szCs w:val="20"/>
              </w:rPr>
            </w:pPr>
            <w:del w:id="714" w:author="Marmol, Dominika Klaudia" w:date="2026-06-03T15:37:00Z">
              <w:r w:rsidRPr="00ED5697">
                <w:rPr>
                  <w:rFonts w:cs="Arial"/>
                  <w:sz w:val="20"/>
                  <w:szCs w:val="20"/>
                </w:rPr>
                <w:delText xml:space="preserve">, </w:delText>
              </w:r>
            </w:del>
            <w:ins w:id="715" w:author="Marmol, Dominika Klaudia" w:date="2026-06-03T15:37:00Z">
              <w:r w:rsidR="00ED5697" w:rsidRPr="00ED5697">
                <w:rPr>
                  <w:rFonts w:cs="Arial"/>
                  <w:sz w:val="20"/>
                  <w:szCs w:val="20"/>
                </w:rPr>
                <w:t>T</w:t>
              </w:r>
            </w:ins>
            <w:del w:id="716" w:author="Marmol, Dominika Klaudia" w:date="2026-06-03T15:37:00Z">
              <w:r w:rsidRPr="00ED5697">
                <w:rPr>
                  <w:rFonts w:cs="Arial"/>
                  <w:sz w:val="20"/>
                  <w:szCs w:val="20"/>
                </w:rPr>
                <w:delText>t</w:delText>
              </w:r>
            </w:del>
            <w:r w:rsidRPr="00ED5697">
              <w:rPr>
                <w:rFonts w:cs="Arial"/>
                <w:sz w:val="20"/>
                <w:szCs w:val="20"/>
              </w:rPr>
              <w:t xml:space="preserve">arget engagement </w:t>
            </w:r>
            <w:commentRangeStart w:id="717"/>
            <w:commentRangeStart w:id="718"/>
            <w:r w:rsidRPr="00ED5697">
              <w:rPr>
                <w:rFonts w:cs="Arial"/>
                <w:sz w:val="20"/>
                <w:szCs w:val="20"/>
              </w:rPr>
              <w:t xml:space="preserve">of PD-1 and/or CD39 </w:t>
            </w:r>
            <w:commentRangeEnd w:id="717"/>
            <w:r w:rsidR="00755868" w:rsidRPr="00ED5697">
              <w:rPr>
                <w:rStyle w:val="CommentReference"/>
                <w:rFonts w:cs="Arial"/>
                <w:sz w:val="20"/>
                <w:szCs w:val="20"/>
              </w:rPr>
              <w:commentReference w:id="717"/>
            </w:r>
            <w:commentRangeEnd w:id="718"/>
            <w:r w:rsidR="003E2FF7" w:rsidRPr="00ED5697">
              <w:rPr>
                <w:rStyle w:val="CommentReference"/>
                <w:rFonts w:cs="Arial"/>
                <w:sz w:val="20"/>
                <w:szCs w:val="20"/>
              </w:rPr>
              <w:commentReference w:id="718"/>
            </w:r>
            <w:r w:rsidRPr="00ED5697">
              <w:rPr>
                <w:rFonts w:cs="Arial"/>
                <w:sz w:val="20"/>
                <w:szCs w:val="20"/>
              </w:rPr>
              <w:t>in peripheral blood, if data permits.</w:t>
            </w:r>
          </w:p>
        </w:tc>
      </w:tr>
      <w:tr w:rsidR="008F5115" w14:paraId="4ABF5E92" w14:textId="77777777" w:rsidTr="00F7501A">
        <w:trPr>
          <w:trHeight w:val="300"/>
        </w:trPr>
        <w:tc>
          <w:tcPr>
            <w:tcW w:w="3675" w:type="dxa"/>
            <w:tcBorders>
              <w:top w:val="single" w:sz="6" w:space="0" w:color="auto"/>
              <w:left w:val="single" w:sz="6" w:space="0" w:color="auto"/>
              <w:bottom w:val="single" w:sz="6" w:space="0" w:color="auto"/>
              <w:right w:val="single" w:sz="6" w:space="0" w:color="auto"/>
            </w:tcBorders>
          </w:tcPr>
          <w:p w14:paraId="2D4AAB47" w14:textId="3548E560" w:rsidR="003A3ACB" w:rsidRPr="00AF5717" w:rsidRDefault="00E27C57">
            <w:pPr>
              <w:autoSpaceDE w:val="0"/>
              <w:autoSpaceDN w:val="0"/>
              <w:adjustRightInd w:val="0"/>
              <w:spacing w:after="0"/>
              <w:rPr>
                <w:rFonts w:ascii="Arial" w:hAnsi="Arial" w:cs="Arial"/>
              </w:rPr>
            </w:pPr>
            <w:r w:rsidRPr="00AF5717">
              <w:rPr>
                <w:rFonts w:ascii="Arial" w:hAnsi="Arial" w:cs="Arial"/>
              </w:rPr>
              <w:t xml:space="preserve">To </w:t>
            </w:r>
            <w:del w:id="719" w:author="Marmol, Dominika Klaudia" w:date="2026-06-03T15:38:00Z">
              <w:r w:rsidRPr="00AF5717">
                <w:rPr>
                  <w:rFonts w:ascii="Arial" w:hAnsi="Arial" w:cs="Arial"/>
                </w:rPr>
                <w:delText xml:space="preserve">determine </w:delText>
              </w:r>
            </w:del>
            <w:ins w:id="720" w:author="Marmol, Dominika Klaudia" w:date="2026-06-03T15:38:00Z">
              <w:r w:rsidR="00ED5697">
                <w:rPr>
                  <w:rFonts w:ascii="Arial" w:hAnsi="Arial" w:cs="Arial"/>
                </w:rPr>
                <w:t>evaluate</w:t>
              </w:r>
              <w:r w:rsidR="00ED5697" w:rsidRPr="00AF5717">
                <w:rPr>
                  <w:rFonts w:ascii="Arial" w:hAnsi="Arial" w:cs="Arial"/>
                </w:rPr>
                <w:t xml:space="preserve"> </w:t>
              </w:r>
            </w:ins>
            <w:r w:rsidRPr="00AF5717">
              <w:rPr>
                <w:rFonts w:ascii="Arial" w:hAnsi="Arial" w:cs="Arial"/>
              </w:rPr>
              <w:t>the antitumor activity of</w:t>
            </w:r>
          </w:p>
          <w:p w14:paraId="24999F08" w14:textId="77777777" w:rsidR="003A3ACB" w:rsidRPr="00AF5717" w:rsidRDefault="00E27C57">
            <w:pPr>
              <w:autoSpaceDE w:val="0"/>
              <w:autoSpaceDN w:val="0"/>
              <w:adjustRightInd w:val="0"/>
              <w:spacing w:after="0"/>
              <w:rPr>
                <w:rFonts w:ascii="Arial" w:hAnsi="Arial" w:cs="Arial"/>
              </w:rPr>
            </w:pPr>
            <w:r w:rsidRPr="00AF5717">
              <w:rPr>
                <w:rFonts w:ascii="Arial" w:hAnsi="Arial" w:cs="Arial"/>
              </w:rPr>
              <w:t>BNT317 in participants with advanced solid tumors.</w:t>
            </w:r>
          </w:p>
        </w:tc>
        <w:tc>
          <w:tcPr>
            <w:tcW w:w="5940" w:type="dxa"/>
            <w:tcBorders>
              <w:top w:val="single" w:sz="6" w:space="0" w:color="auto"/>
              <w:left w:val="single" w:sz="6" w:space="0" w:color="auto"/>
              <w:bottom w:val="single" w:sz="6" w:space="0" w:color="auto"/>
              <w:right w:val="single" w:sz="6" w:space="0" w:color="auto"/>
            </w:tcBorders>
          </w:tcPr>
          <w:p w14:paraId="3339704F" w14:textId="77777777" w:rsidR="00ED5697" w:rsidRPr="00ED5697" w:rsidRDefault="00E27C57" w:rsidP="00ED5697">
            <w:pPr>
              <w:autoSpaceDE w:val="0"/>
              <w:autoSpaceDN w:val="0"/>
              <w:adjustRightInd w:val="0"/>
              <w:spacing w:after="0"/>
              <w:rPr>
                <w:ins w:id="721" w:author="Marmol, Dominika Klaudia" w:date="2026-06-03T15:38:00Z"/>
                <w:rFonts w:ascii="Arial" w:hAnsi="Arial" w:cs="Arial"/>
              </w:rPr>
            </w:pPr>
            <w:r w:rsidRPr="00ED5697">
              <w:rPr>
                <w:rFonts w:ascii="Arial" w:hAnsi="Arial" w:cs="Arial"/>
              </w:rPr>
              <w:t>Per dose group</w:t>
            </w:r>
            <w:ins w:id="722" w:author="Marmol, Dominika Klaudia" w:date="2026-06-03T15:38:00Z">
              <w:r w:rsidRPr="00ED5697">
                <w:rPr>
                  <w:rFonts w:ascii="Arial" w:hAnsi="Arial" w:cs="Arial"/>
                </w:rPr>
                <w:t>:</w:t>
              </w:r>
            </w:ins>
          </w:p>
          <w:p w14:paraId="7FCE207E" w14:textId="7E02E901" w:rsidR="00A36504" w:rsidRPr="00ED5697" w:rsidRDefault="00E27C57" w:rsidP="00ED5697">
            <w:pPr>
              <w:autoSpaceDE w:val="0"/>
              <w:autoSpaceDN w:val="0"/>
              <w:adjustRightInd w:val="0"/>
              <w:spacing w:after="0"/>
              <w:rPr>
                <w:rFonts w:ascii="Arial" w:hAnsi="Arial" w:cs="Arial"/>
              </w:rPr>
            </w:pPr>
            <w:del w:id="723" w:author="Marmol, Dominika Klaudia" w:date="2026-06-03T15:38:00Z">
              <w:r w:rsidRPr="00ED5697">
                <w:rPr>
                  <w:rFonts w:ascii="Arial" w:hAnsi="Arial" w:cs="Arial"/>
                </w:rPr>
                <w:delText xml:space="preserve">, </w:delText>
              </w:r>
            </w:del>
            <w:ins w:id="724" w:author="Marmol, Dominika Klaudia" w:date="2026-06-03T15:38:00Z">
              <w:r w:rsidR="00ED5697" w:rsidRPr="00ED5697">
                <w:rPr>
                  <w:rFonts w:ascii="Arial" w:hAnsi="Arial" w:cs="Arial"/>
                </w:rPr>
                <w:t>T</w:t>
              </w:r>
            </w:ins>
            <w:del w:id="725" w:author="Marmol, Dominika Klaudia" w:date="2026-06-03T15:38:00Z">
              <w:r w:rsidRPr="00ED5697">
                <w:rPr>
                  <w:rFonts w:ascii="Arial" w:hAnsi="Arial" w:cs="Arial"/>
                </w:rPr>
                <w:delText>t</w:delText>
              </w:r>
            </w:del>
            <w:r w:rsidRPr="00ED5697">
              <w:rPr>
                <w:rFonts w:ascii="Arial" w:hAnsi="Arial" w:cs="Arial"/>
              </w:rPr>
              <w:t>umor clinical response measures</w:t>
            </w:r>
            <w:r w:rsidR="009F1BCB" w:rsidRPr="00ED5697">
              <w:rPr>
                <w:rFonts w:ascii="Arial" w:hAnsi="Arial" w:cs="Arial"/>
              </w:rPr>
              <w:t xml:space="preserve"> using </w:t>
            </w:r>
            <w:commentRangeStart w:id="726"/>
            <w:commentRangeStart w:id="727"/>
            <w:r w:rsidR="009F1BCB" w:rsidRPr="00ED5697">
              <w:rPr>
                <w:rFonts w:ascii="Arial" w:hAnsi="Arial" w:cs="Arial"/>
              </w:rPr>
              <w:t>iRECIST</w:t>
            </w:r>
            <w:commentRangeEnd w:id="726"/>
            <w:r w:rsidR="006E32A0" w:rsidRPr="00ED5697">
              <w:rPr>
                <w:rStyle w:val="CommentReference"/>
                <w:rFonts w:ascii="Arial" w:hAnsi="Arial" w:cs="Arial"/>
                <w:sz w:val="20"/>
                <w:szCs w:val="20"/>
              </w:rPr>
              <w:commentReference w:id="726"/>
            </w:r>
            <w:commentRangeEnd w:id="727"/>
            <w:r w:rsidR="007C6B11" w:rsidRPr="00ED5697">
              <w:rPr>
                <w:rStyle w:val="CommentReference"/>
                <w:rFonts w:ascii="Arial" w:hAnsi="Arial" w:cs="Arial"/>
                <w:sz w:val="20"/>
                <w:szCs w:val="20"/>
              </w:rPr>
              <w:commentReference w:id="727"/>
            </w:r>
            <w:r w:rsidRPr="00ED5697">
              <w:rPr>
                <w:rFonts w:ascii="Arial" w:hAnsi="Arial" w:cs="Arial"/>
              </w:rPr>
              <w:t>: iORR, iDOR,</w:t>
            </w:r>
            <w:r w:rsidR="009F1BCB" w:rsidRPr="00ED5697">
              <w:rPr>
                <w:rFonts w:ascii="Arial" w:hAnsi="Arial" w:cs="Arial"/>
              </w:rPr>
              <w:t xml:space="preserve"> and</w:t>
            </w:r>
            <w:r w:rsidRPr="00ED5697">
              <w:rPr>
                <w:rFonts w:ascii="Arial" w:hAnsi="Arial" w:cs="Arial"/>
              </w:rPr>
              <w:t xml:space="preserve"> iDCR</w:t>
            </w:r>
            <w:r w:rsidR="009F1BCB" w:rsidRPr="00ED5697">
              <w:rPr>
                <w:rFonts w:ascii="Arial" w:hAnsi="Arial" w:cs="Arial"/>
              </w:rPr>
              <w:t>.</w:t>
            </w:r>
            <w:r w:rsidRPr="00ED5697">
              <w:rPr>
                <w:rFonts w:ascii="Arial" w:hAnsi="Arial" w:cs="Arial"/>
              </w:rPr>
              <w:t xml:space="preserve"> </w:t>
            </w:r>
          </w:p>
          <w:p w14:paraId="126ADB50" w14:textId="77777777" w:rsidR="003A3ACB" w:rsidRPr="00ED5697" w:rsidRDefault="00E27C57" w:rsidP="00ED5697">
            <w:pPr>
              <w:pStyle w:val="ListParagraph"/>
              <w:numPr>
                <w:ilvl w:val="0"/>
                <w:numId w:val="35"/>
              </w:numPr>
              <w:autoSpaceDE w:val="0"/>
              <w:autoSpaceDN w:val="0"/>
              <w:adjustRightInd w:val="0"/>
              <w:spacing w:after="0"/>
              <w:rPr>
                <w:ins w:id="728" w:author="Marmol, Dominika Klaudia" w:date="2026-06-03T15:39:00Z"/>
                <w:rFonts w:cs="Arial"/>
                <w:sz w:val="20"/>
                <w:szCs w:val="20"/>
              </w:rPr>
            </w:pPr>
            <w:del w:id="729" w:author="Marmol, Dominika Klaudia" w:date="2026-06-03T15:39:00Z">
              <w:r w:rsidRPr="00ED5697">
                <w:rPr>
                  <w:rFonts w:cs="Arial"/>
                  <w:sz w:val="20"/>
                  <w:szCs w:val="20"/>
                </w:rPr>
                <w:delText xml:space="preserve">Per dose group, </w:delText>
              </w:r>
            </w:del>
            <w:ins w:id="730" w:author="Marmol, Dominika Klaudia" w:date="2026-06-03T15:39:00Z">
              <w:r w:rsidR="00ED5697" w:rsidRPr="00ED5697">
                <w:rPr>
                  <w:rFonts w:cs="Arial"/>
                  <w:sz w:val="20"/>
                  <w:szCs w:val="20"/>
                </w:rPr>
                <w:t>T</w:t>
              </w:r>
            </w:ins>
            <w:del w:id="731" w:author="Marmol, Dominika Klaudia" w:date="2026-06-03T15:39:00Z">
              <w:r w:rsidRPr="00ED5697">
                <w:rPr>
                  <w:rFonts w:cs="Arial"/>
                  <w:sz w:val="20"/>
                  <w:szCs w:val="20"/>
                </w:rPr>
                <w:delText>t</w:delText>
              </w:r>
            </w:del>
            <w:r w:rsidRPr="00ED5697">
              <w:rPr>
                <w:rFonts w:cs="Arial"/>
                <w:sz w:val="20"/>
                <w:szCs w:val="20"/>
              </w:rPr>
              <w:t>ime to event measures such as PFS using RECIST</w:t>
            </w:r>
            <w:r w:rsidR="001020D9" w:rsidRPr="00ED5697">
              <w:rPr>
                <w:rFonts w:cs="Arial"/>
                <w:sz w:val="20"/>
                <w:szCs w:val="20"/>
              </w:rPr>
              <w:t xml:space="preserve"> v1.1</w:t>
            </w:r>
            <w:r w:rsidRPr="00ED5697">
              <w:rPr>
                <w:rFonts w:cs="Arial"/>
                <w:sz w:val="20"/>
                <w:szCs w:val="20"/>
              </w:rPr>
              <w:t>, and OS.</w:t>
            </w:r>
          </w:p>
          <w:p w14:paraId="294F6F29" w14:textId="77777777" w:rsidR="00ED5697" w:rsidRPr="00ED5697" w:rsidRDefault="00E27C57">
            <w:pPr>
              <w:pStyle w:val="Table-List-Dash"/>
              <w:numPr>
                <w:ilvl w:val="1"/>
                <w:numId w:val="64"/>
              </w:numPr>
              <w:rPr>
                <w:ins w:id="732" w:author="Marmol, Dominika Klaudia" w:date="2026-06-03T15:39:00Z"/>
                <w:rFonts w:cs="Arial"/>
                <w:szCs w:val="20"/>
              </w:rPr>
              <w:pPrChange w:id="733" w:author="Marmol, Dominika Klaudia" w:date="2026-06-03T15:45:00Z">
                <w:pPr>
                  <w:pStyle w:val="Table-List-Dash"/>
                  <w:numPr>
                    <w:numId w:val="63"/>
                  </w:numPr>
                  <w:tabs>
                    <w:tab w:val="num" w:pos="720"/>
                  </w:tabs>
                  <w:ind w:left="720" w:hanging="360"/>
                </w:pPr>
              </w:pPrChange>
            </w:pPr>
            <w:ins w:id="734" w:author="Marmol, Dominika Klaudia" w:date="2026-06-03T15:39:00Z">
              <w:r w:rsidRPr="00ED5697">
                <w:rPr>
                  <w:rFonts w:cs="Arial"/>
                  <w:szCs w:val="20"/>
                </w:rPr>
                <w:t>PFS, defined as the time from the first dose of BNT317 to first objective tumor progression (PD per RECIST v1.1 based on the investigator’s assessment), or death from any cause, whichever occurs first.</w:t>
              </w:r>
            </w:ins>
          </w:p>
          <w:p w14:paraId="3476C063" w14:textId="676848BD" w:rsidR="00ED5697" w:rsidRPr="00ED5697" w:rsidRDefault="00E27C57">
            <w:pPr>
              <w:pStyle w:val="ListParagraph"/>
              <w:numPr>
                <w:ilvl w:val="1"/>
                <w:numId w:val="64"/>
              </w:numPr>
              <w:autoSpaceDE w:val="0"/>
              <w:autoSpaceDN w:val="0"/>
              <w:adjustRightInd w:val="0"/>
              <w:spacing w:after="0"/>
              <w:rPr>
                <w:rFonts w:cs="Arial"/>
                <w:sz w:val="20"/>
                <w:szCs w:val="20"/>
              </w:rPr>
              <w:pPrChange w:id="735" w:author="Marmol, Dominika Klaudia" w:date="2026-06-03T15:45:00Z">
                <w:pPr>
                  <w:pStyle w:val="ListParagraph"/>
                  <w:numPr>
                    <w:numId w:val="63"/>
                  </w:numPr>
                  <w:tabs>
                    <w:tab w:val="num" w:pos="720"/>
                  </w:tabs>
                  <w:autoSpaceDE w:val="0"/>
                  <w:autoSpaceDN w:val="0"/>
                  <w:adjustRightInd w:val="0"/>
                  <w:spacing w:after="0"/>
                  <w:ind w:hanging="360"/>
                </w:pPr>
              </w:pPrChange>
            </w:pPr>
            <w:ins w:id="736" w:author="Marmol, Dominika Klaudia" w:date="2026-06-03T15:39:00Z">
              <w:r w:rsidRPr="00ED5697">
                <w:rPr>
                  <w:rFonts w:cs="Arial"/>
                  <w:sz w:val="20"/>
                  <w:szCs w:val="20"/>
                </w:rPr>
                <w:t>OS, defined as the time from the first dose of BNT317 to death from any cause.</w:t>
              </w:r>
            </w:ins>
          </w:p>
        </w:tc>
      </w:tr>
    </w:tbl>
    <w:p w14:paraId="265A0ABB" w14:textId="77777777" w:rsidR="00FC31DC" w:rsidRPr="006D4DE9" w:rsidRDefault="00E27C57" w:rsidP="00FC31DC">
      <w:pPr>
        <w:pStyle w:val="Table-Footnote"/>
        <w:rPr>
          <w:ins w:id="737" w:author="Marmol, Dominika Klaudia" w:date="2026-06-03T15:52:00Z"/>
        </w:rPr>
      </w:pPr>
      <w:ins w:id="738" w:author="Marmol, Dominika Klaudia" w:date="2026-06-03T15:52:00Z">
        <w:r w:rsidRPr="00D07684">
          <w:t>Note:</w:t>
        </w:r>
        <w:r w:rsidRPr="006D4DE9">
          <w:t xml:space="preserve"> The endpoint data will be summarized and presented by dose level and as overall for the trial, using descriptive statistics.</w:t>
        </w:r>
      </w:ins>
    </w:p>
    <w:p w14:paraId="675A6DFD" w14:textId="77777777" w:rsidR="00FC31DC" w:rsidRPr="003157E5" w:rsidRDefault="00E27C57" w:rsidP="00FC31DC">
      <w:pPr>
        <w:pStyle w:val="Table-Footnote"/>
        <w:rPr>
          <w:ins w:id="739" w:author="Marmol, Dominika Klaudia" w:date="2026-06-03T15:52:00Z"/>
        </w:rPr>
      </w:pPr>
      <w:ins w:id="740" w:author="Marmol, Dominika Klaudia" w:date="2026-06-03T15:52:00Z">
        <w:r w:rsidRPr="00D07684">
          <w:t>Abbreviations:</w:t>
        </w:r>
        <w:r w:rsidRPr="006D4DE9">
          <w:t xml:space="preserve"> ADA = </w:t>
        </w:r>
        <w:del w:id="741" w:author="BNT" w:date="2026-05-08T09:57:00Z">
          <w:r w:rsidRPr="003157E5">
            <w:delText xml:space="preserve">Anti-Drug Antibodies; </w:delText>
          </w:r>
          <w:r>
            <w:delText>AUC = Area Under</w:delText>
          </w:r>
        </w:del>
        <w:r w:rsidRPr="006D4DE9">
          <w:t>anti-drug antibody; AUC</w:t>
        </w:r>
        <w:r w:rsidRPr="00FC10FC">
          <w:rPr>
            <w:vertAlign w:val="subscript"/>
          </w:rPr>
          <w:t>inf</w:t>
        </w:r>
        <w:r w:rsidRPr="006D4DE9">
          <w:t xml:space="preserve"> = area under the </w:t>
        </w:r>
        <w:del w:id="742" w:author="BNT" w:date="2026-05-08T09:57:00Z">
          <w:r>
            <w:delText>Curve</w:delText>
          </w:r>
        </w:del>
        <w:r w:rsidRPr="006D4DE9">
          <w:t>concentration-time curve extrapolated to infinity; AUC</w:t>
        </w:r>
        <w:r w:rsidRPr="006D4DE9">
          <w:rPr>
            <w:vertAlign w:val="subscript"/>
          </w:rPr>
          <w:t>tau</w:t>
        </w:r>
        <w:r w:rsidRPr="006D4DE9">
          <w:t xml:space="preserve"> = area under the plasma concentration-time curve over a dosing interval at steady state; CD39 = ectonucleoside triphosphate diphosphohydrolase-1; CR = </w:t>
        </w:r>
        <w:del w:id="743" w:author="BNT" w:date="2026-05-08T09:57:00Z">
          <w:r w:rsidRPr="003157E5">
            <w:delText>Complete Response; CTCAE v5.0 = (US National Cancer Institute) Common Terminology Criteria for Adverse Events</w:delText>
          </w:r>
        </w:del>
        <w:r w:rsidRPr="006D4DE9">
          <w:t xml:space="preserve">complete response; </w:t>
        </w:r>
        <w:r w:rsidRPr="006D4DE9">
          <w:rPr>
            <w:szCs w:val="20"/>
          </w:rPr>
          <w:t>C</w:t>
        </w:r>
        <w:r w:rsidRPr="006D4DE9">
          <w:rPr>
            <w:szCs w:val="20"/>
            <w:vertAlign w:val="subscript"/>
          </w:rPr>
          <w:t>max</w:t>
        </w:r>
        <w:r w:rsidRPr="006D4DE9">
          <w:rPr>
            <w:szCs w:val="20"/>
          </w:rPr>
          <w:t> = </w:t>
        </w:r>
        <w:del w:id="744" w:author="BNT" w:date="2026-05-08T09:57:00Z">
          <w:r>
            <w:rPr>
              <w:szCs w:val="20"/>
            </w:rPr>
            <w:delText>M</w:delText>
          </w:r>
          <w:r w:rsidRPr="00036AAD">
            <w:rPr>
              <w:szCs w:val="20"/>
            </w:rPr>
            <w:delText>aximum</w:delText>
          </w:r>
        </w:del>
        <w:r w:rsidRPr="006D4DE9">
          <w:rPr>
            <w:szCs w:val="20"/>
          </w:rPr>
          <w:t xml:space="preserve">maximum </w:t>
        </w:r>
        <w:r>
          <w:rPr>
            <w:szCs w:val="20"/>
          </w:rPr>
          <w:t xml:space="preserve">observed </w:t>
        </w:r>
        <w:r w:rsidRPr="006D4DE9">
          <w:rPr>
            <w:szCs w:val="20"/>
          </w:rPr>
          <w:t xml:space="preserve">concentration; </w:t>
        </w:r>
        <w:r w:rsidRPr="006D4DE9">
          <w:t xml:space="preserve">DCR = </w:t>
        </w:r>
        <w:del w:id="745" w:author="BNT" w:date="2026-05-08T09:57:00Z">
          <w:r w:rsidRPr="003157E5">
            <w:delText>Disease Control Rate</w:delText>
          </w:r>
        </w:del>
        <w:r w:rsidRPr="006D4DE9">
          <w:t xml:space="preserve">disease control rate; DLT = </w:t>
        </w:r>
        <w:del w:id="746" w:author="BNT" w:date="2026-05-08T09:57:00Z">
          <w:r w:rsidRPr="003157E5">
            <w:delText>Dose-Limiting Toxicity</w:delText>
          </w:r>
        </w:del>
        <w:r w:rsidRPr="006D4DE9">
          <w:t xml:space="preserve">dose-limiting toxicity/ies; DOR = </w:t>
        </w:r>
        <w:del w:id="747" w:author="BNT" w:date="2026-05-08T09:57:00Z">
          <w:r w:rsidRPr="003157E5">
            <w:delText>Duration Of Response</w:delText>
          </w:r>
        </w:del>
        <w:r w:rsidRPr="006D4DE9">
          <w:t xml:space="preserve">duration of response; iDCR = immune </w:t>
        </w:r>
        <w:del w:id="748" w:author="BNT" w:date="2026-05-08T09:57:00Z">
          <w:r w:rsidRPr="00D1017F">
            <w:delText>Disease Control Rate</w:delText>
          </w:r>
        </w:del>
        <w:r w:rsidRPr="006D4DE9">
          <w:t xml:space="preserve">disease control rate; iDOR = immune </w:t>
        </w:r>
        <w:del w:id="749" w:author="BNT" w:date="2026-05-08T09:57:00Z">
          <w:r w:rsidRPr="00D1017F">
            <w:delText xml:space="preserve">Duration Of Response; </w:delText>
          </w:r>
          <w:r>
            <w:delText xml:space="preserve">IMP = </w:delText>
          </w:r>
          <w:r w:rsidRPr="00541004">
            <w:delText>Investigational Medicinal Product</w:delText>
          </w:r>
        </w:del>
        <w:r w:rsidRPr="006D4DE9">
          <w:t xml:space="preserve">duration of response; iORR = immune </w:t>
        </w:r>
        <w:del w:id="750" w:author="BNT" w:date="2026-05-08T09:57:00Z">
          <w:r w:rsidRPr="003157E5">
            <w:delText>Objective Response Rate</w:delText>
          </w:r>
        </w:del>
        <w:r w:rsidRPr="006D4DE9">
          <w:t xml:space="preserve">objective response rate; RECIST = Response Evaluation Criteria in Solid Tumors; iRECIST = immune Response Evaluation Criteria in Solid Tumors; MTD = </w:t>
        </w:r>
        <w:del w:id="751" w:author="BNT" w:date="2026-05-08T09:57:00Z">
          <w:r w:rsidRPr="003157E5">
            <w:delText>Maximum Tolerated Dose</w:delText>
          </w:r>
        </w:del>
        <w:r w:rsidRPr="006D4DE9">
          <w:t xml:space="preserve">maximum tolerated dose; ORR = </w:t>
        </w:r>
        <w:del w:id="752" w:author="BNT" w:date="2026-05-08T09:57:00Z">
          <w:r w:rsidRPr="003157E5">
            <w:delText>Objective Response Rate</w:delText>
          </w:r>
        </w:del>
        <w:r w:rsidRPr="006D4DE9">
          <w:t xml:space="preserve">objective response rate; OS = </w:t>
        </w:r>
        <w:del w:id="753" w:author="BNT" w:date="2026-05-08T09:57:00Z">
          <w:r>
            <w:delText>Overall Survival</w:delText>
          </w:r>
        </w:del>
        <w:r w:rsidRPr="006D4DE9">
          <w:t>overall survival; PD</w:t>
        </w:r>
        <w:del w:id="754" w:author="BNT" w:date="2026-05-08T09:57:00Z">
          <w:r w:rsidRPr="003157E5">
            <w:delText xml:space="preserve"> = Pharmacodynamic</w:delText>
          </w:r>
        </w:del>
        <w:r w:rsidRPr="006D4DE9">
          <w:t xml:space="preserve"> = progressive disease; PD-1 = </w:t>
        </w:r>
        <w:del w:id="755" w:author="BNT" w:date="2026-05-08T09:57:00Z">
          <w:r w:rsidRPr="003157E5">
            <w:delText>Programmed Death</w:delText>
          </w:r>
        </w:del>
        <w:r w:rsidRPr="006D4DE9">
          <w:t xml:space="preserve">programmed death 1; PFS = </w:t>
        </w:r>
        <w:del w:id="756" w:author="BNT" w:date="2026-05-08T09:57:00Z">
          <w:r w:rsidRPr="003157E5">
            <w:delText>Progression-Free Survival</w:delText>
          </w:r>
        </w:del>
        <w:r w:rsidRPr="006D4DE9">
          <w:t xml:space="preserve">progression-free survival; PK = </w:t>
        </w:r>
        <w:del w:id="757" w:author="BNT" w:date="2026-05-08T09:57:00Z">
          <w:r w:rsidRPr="003157E5">
            <w:delText>Pharmacokinetic</w:delText>
          </w:r>
        </w:del>
        <w:r w:rsidRPr="006D4DE9">
          <w:t xml:space="preserve">pharmacokinetic; PR = </w:t>
        </w:r>
        <w:del w:id="758" w:author="BNT" w:date="2026-05-08T09:57:00Z">
          <w:r w:rsidRPr="003157E5">
            <w:delText>Partial Response</w:delText>
          </w:r>
        </w:del>
        <w:r w:rsidRPr="006D4DE9">
          <w:t xml:space="preserve">partial response; SAE = serious adverse event; SD = </w:t>
        </w:r>
        <w:del w:id="759" w:author="BNT" w:date="2026-05-08T09:57:00Z">
          <w:r w:rsidRPr="003157E5">
            <w:delText>Stable Disease; RECIST = Response Evaluation Criteria in Solid Tumors; RP2D = Recommended Phase II Dose</w:delText>
          </w:r>
        </w:del>
        <w:r w:rsidRPr="006D4DE9">
          <w:t xml:space="preserve">stable disease; TEAE = </w:t>
        </w:r>
        <w:del w:id="760" w:author="BNT" w:date="2026-05-08T09:57:00Z">
          <w:r w:rsidRPr="003157E5">
            <w:delText>Treatment-Emergent Adverse Events; TRAEs</w:delText>
          </w:r>
          <w:r>
            <w:delText> </w:delText>
          </w:r>
          <w:r w:rsidRPr="003157E5">
            <w:delText>=</w:delText>
          </w:r>
          <w:r>
            <w:delText> </w:delText>
          </w:r>
          <w:r w:rsidRPr="003157E5">
            <w:delText>Treatment-Related AEs</w:delText>
          </w:r>
        </w:del>
        <w:r w:rsidRPr="006D4DE9">
          <w:t xml:space="preserve">treatment-emergent adverse event; </w:t>
        </w:r>
        <w:r w:rsidRPr="006D4DE9">
          <w:rPr>
            <w:szCs w:val="20"/>
          </w:rPr>
          <w:t>T</w:t>
        </w:r>
        <w:r w:rsidRPr="006D4DE9">
          <w:rPr>
            <w:szCs w:val="20"/>
            <w:vertAlign w:val="subscript"/>
          </w:rPr>
          <w:t>max</w:t>
        </w:r>
        <w:r w:rsidRPr="006D4DE9">
          <w:rPr>
            <w:szCs w:val="20"/>
          </w:rPr>
          <w:t> = </w:t>
        </w:r>
        <w:del w:id="761" w:author="BNT" w:date="2026-05-08T09:57:00Z">
          <w:r>
            <w:rPr>
              <w:szCs w:val="20"/>
            </w:rPr>
            <w:delText>T</w:delText>
          </w:r>
          <w:r w:rsidRPr="00B018DE">
            <w:rPr>
              <w:szCs w:val="20"/>
            </w:rPr>
            <w:delText>ime</w:delText>
          </w:r>
        </w:del>
        <w:r w:rsidRPr="006D4DE9">
          <w:rPr>
            <w:szCs w:val="20"/>
          </w:rPr>
          <w:t>time it takes for a drug to reach the maximum concentration;</w:t>
        </w:r>
        <w:r w:rsidRPr="006D4DE9">
          <w:t xml:space="preserve"> t</w:t>
        </w:r>
        <w:r w:rsidRPr="006D4DE9">
          <w:rPr>
            <w:vertAlign w:val="subscript"/>
          </w:rPr>
          <w:t>1/2</w:t>
        </w:r>
        <w:r w:rsidRPr="006D4DE9">
          <w:t> = half-life; TRAE = treatment-related adverse event.</w:t>
        </w:r>
      </w:ins>
    </w:p>
    <w:p w14:paraId="705BB11A" w14:textId="5C9DC6F4" w:rsidR="002644D8" w:rsidRPr="00EB3B66" w:rsidRDefault="00E27C57" w:rsidP="00EB3B66">
      <w:pPr>
        <w:pStyle w:val="TableFigureTitle"/>
        <w:rPr>
          <w:ins w:id="762" w:author="Marmol, Dominika Klaudia" w:date="2026-06-03T15:56:00Z"/>
          <w:rFonts w:cs="Arial"/>
        </w:rPr>
      </w:pPr>
      <w:bookmarkStart w:id="763" w:name="_Toc232068063"/>
      <w:r w:rsidRPr="00AF5717">
        <w:rPr>
          <w:rStyle w:val="ParagraphChar"/>
          <w:rFonts w:cs="Arial"/>
        </w:rPr>
        <w:t>Table </w:t>
      </w:r>
      <w:r w:rsidRPr="00AF5717">
        <w:rPr>
          <w:rStyle w:val="ParagraphChar"/>
          <w:rFonts w:cs="Arial"/>
        </w:rPr>
        <w:fldChar w:fldCharType="begin"/>
      </w:r>
      <w:r w:rsidRPr="00AF5717">
        <w:rPr>
          <w:rStyle w:val="ParagraphChar"/>
          <w:rFonts w:cs="Arial"/>
        </w:rPr>
        <w:instrText xml:space="preserve"> SEQ Table \* ARABIC \s 1 </w:instrText>
      </w:r>
      <w:r w:rsidRPr="00AF5717">
        <w:rPr>
          <w:rStyle w:val="ParagraphChar"/>
          <w:rFonts w:cs="Arial"/>
        </w:rPr>
        <w:fldChar w:fldCharType="separate"/>
      </w:r>
      <w:ins w:id="764" w:author="Marmol, Dominika Klaudia" w:date="2026-06-08T17:07:00Z">
        <w:r w:rsidR="002521B7">
          <w:rPr>
            <w:rStyle w:val="ParagraphChar"/>
            <w:rFonts w:cs="Arial"/>
            <w:noProof/>
          </w:rPr>
          <w:t>2</w:t>
        </w:r>
      </w:ins>
      <w:del w:id="765" w:author="Marmol, Dominika Klaudia" w:date="2026-06-08T10:10:00Z">
        <w:r>
          <w:rPr>
            <w:rStyle w:val="ParagraphChar"/>
            <w:rFonts w:cs="Arial"/>
            <w:noProof/>
          </w:rPr>
          <w:delText>1</w:delText>
        </w:r>
      </w:del>
      <w:r w:rsidRPr="00AF5717">
        <w:rPr>
          <w:rStyle w:val="ParagraphChar"/>
          <w:rFonts w:cs="Arial"/>
        </w:rPr>
        <w:fldChar w:fldCharType="end"/>
      </w:r>
      <w:r w:rsidRPr="00AF5717">
        <w:rPr>
          <w:rStyle w:val="ParagraphChar"/>
          <w:rFonts w:cs="Arial"/>
        </w:rPr>
        <w:t>:</w:t>
      </w:r>
      <w:ins w:id="766" w:author="Marmol, Dominika Klaudia" w:date="2026-06-08T10:09:00Z">
        <w:r w:rsidRPr="00AF5717">
          <w:rPr>
            <w:rStyle w:val="ParagraphChar"/>
            <w:rFonts w:cs="Arial"/>
          </w:rPr>
          <w:tab/>
          <w:t>Objectives and Endpoints</w:t>
        </w:r>
        <w:r>
          <w:rPr>
            <w:rStyle w:val="ParagraphChar"/>
            <w:rFonts w:cs="Arial"/>
          </w:rPr>
          <w:t xml:space="preserve"> -</w:t>
        </w:r>
        <w:r w:rsidRPr="00AF5717">
          <w:rPr>
            <w:rStyle w:val="ParagraphChar"/>
            <w:rFonts w:cs="Arial"/>
          </w:rPr>
          <w:t xml:space="preserve"> </w:t>
        </w:r>
      </w:ins>
      <w:ins w:id="767" w:author="Marmol, Dominika Klaudia" w:date="2026-06-08T10:10:00Z">
        <w:r w:rsidR="00EB3B66" w:rsidRPr="00EB3B66">
          <w:rPr>
            <w:rStyle w:val="ParagraphChar"/>
            <w:rFonts w:cs="Arial"/>
          </w:rPr>
          <w:t>Parts B1, B2, and B3 (Dose optimization and expansion: 2L+ ccRCC, 2L+ HER2-negative GC/GEJC, and 2L+ AGA-negative NSCLC)</w:t>
        </w:r>
      </w:ins>
      <w:bookmarkEnd w:id="76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576"/>
        <w:gridCol w:w="6052"/>
      </w:tblGrid>
      <w:tr w:rsidR="008F5115" w14:paraId="4E657F9C" w14:textId="77777777" w:rsidTr="002F05F4">
        <w:trPr>
          <w:trHeight w:val="284"/>
          <w:tblHeader/>
          <w:jc w:val="center"/>
          <w:ins w:id="768" w:author="Marmol, Dominika Klaudia" w:date="2026-06-03T15:56:00Z"/>
        </w:trPr>
        <w:tc>
          <w:tcPr>
            <w:tcW w:w="3576" w:type="dxa"/>
            <w:shd w:val="clear" w:color="auto" w:fill="D9D9D9" w:themeFill="background1" w:themeFillShade="D9"/>
          </w:tcPr>
          <w:p w14:paraId="08A61AE6" w14:textId="77777777" w:rsidR="002644D8" w:rsidRPr="000B232C" w:rsidRDefault="00E27C57" w:rsidP="002F05F4">
            <w:pPr>
              <w:pStyle w:val="Table-1rowLeft0"/>
              <w:rPr>
                <w:ins w:id="769" w:author="Marmol, Dominika Klaudia" w:date="2026-06-03T15:56:00Z"/>
              </w:rPr>
            </w:pPr>
            <w:ins w:id="770" w:author="Marmol, Dominika Klaudia" w:date="2026-06-03T15:56:00Z">
              <w:r w:rsidRPr="000B232C">
                <w:t>OBJECTIVES</w:t>
              </w:r>
            </w:ins>
          </w:p>
        </w:tc>
        <w:tc>
          <w:tcPr>
            <w:tcW w:w="6052" w:type="dxa"/>
            <w:shd w:val="clear" w:color="auto" w:fill="D9D9D9" w:themeFill="background1" w:themeFillShade="D9"/>
          </w:tcPr>
          <w:p w14:paraId="6762A51F" w14:textId="77777777" w:rsidR="002644D8" w:rsidRPr="000B232C" w:rsidRDefault="00E27C57" w:rsidP="002F05F4">
            <w:pPr>
              <w:pStyle w:val="Table-1rowLeft0"/>
              <w:rPr>
                <w:ins w:id="771" w:author="Marmol, Dominika Klaudia" w:date="2026-06-03T15:56:00Z"/>
              </w:rPr>
            </w:pPr>
            <w:ins w:id="772" w:author="Marmol, Dominika Klaudia" w:date="2026-06-03T15:56:00Z">
              <w:r w:rsidRPr="000B232C">
                <w:t>ENDPOINTS</w:t>
              </w:r>
            </w:ins>
          </w:p>
        </w:tc>
      </w:tr>
      <w:tr w:rsidR="008F5115" w14:paraId="65DF9614" w14:textId="77777777" w:rsidTr="002F05F4">
        <w:trPr>
          <w:trHeight w:val="284"/>
          <w:jc w:val="center"/>
          <w:ins w:id="773" w:author="Marmol, Dominika Klaudia" w:date="2026-06-03T15:56:00Z"/>
        </w:trPr>
        <w:tc>
          <w:tcPr>
            <w:tcW w:w="3576" w:type="dxa"/>
            <w:shd w:val="clear" w:color="auto" w:fill="F2F2F2" w:themeFill="background1" w:themeFillShade="F2"/>
          </w:tcPr>
          <w:p w14:paraId="26DD6C59" w14:textId="77777777" w:rsidR="002644D8" w:rsidRPr="000B232C" w:rsidRDefault="00E27C57" w:rsidP="002F05F4">
            <w:pPr>
              <w:pStyle w:val="Table-1rowLeft0"/>
              <w:rPr>
                <w:ins w:id="774" w:author="Marmol, Dominika Klaudia" w:date="2026-06-03T15:56:00Z"/>
              </w:rPr>
            </w:pPr>
            <w:ins w:id="775" w:author="Marmol, Dominika Klaudia" w:date="2026-06-03T15:56:00Z">
              <w:r w:rsidRPr="000B232C">
                <w:t>Primary objective</w:t>
              </w:r>
            </w:ins>
          </w:p>
        </w:tc>
        <w:tc>
          <w:tcPr>
            <w:tcW w:w="6052" w:type="dxa"/>
            <w:shd w:val="clear" w:color="auto" w:fill="F2F2F2" w:themeFill="background1" w:themeFillShade="F2"/>
          </w:tcPr>
          <w:p w14:paraId="179262A8" w14:textId="77777777" w:rsidR="002644D8" w:rsidRPr="000B232C" w:rsidRDefault="00E27C57" w:rsidP="002F05F4">
            <w:pPr>
              <w:pStyle w:val="Table-1rowLeft0"/>
              <w:rPr>
                <w:ins w:id="776" w:author="Marmol, Dominika Klaudia" w:date="2026-06-03T15:56:00Z"/>
              </w:rPr>
            </w:pPr>
            <w:ins w:id="777" w:author="Marmol, Dominika Klaudia" w:date="2026-06-03T15:56:00Z">
              <w:r w:rsidRPr="000B232C">
                <w:t>Primary endpoints</w:t>
              </w:r>
            </w:ins>
          </w:p>
        </w:tc>
      </w:tr>
      <w:tr w:rsidR="008F5115" w14:paraId="249404EE" w14:textId="77777777" w:rsidTr="002F05F4">
        <w:trPr>
          <w:trHeight w:val="284"/>
          <w:jc w:val="center"/>
          <w:ins w:id="778" w:author="Marmol, Dominika Klaudia" w:date="2026-06-03T15:56:00Z"/>
        </w:trPr>
        <w:tc>
          <w:tcPr>
            <w:tcW w:w="3576" w:type="dxa"/>
          </w:tcPr>
          <w:p w14:paraId="4D8D6F4E" w14:textId="77777777" w:rsidR="002644D8" w:rsidRPr="000B232C" w:rsidRDefault="00E27C57" w:rsidP="002F05F4">
            <w:pPr>
              <w:pStyle w:val="Table-Text-Left"/>
              <w:rPr>
                <w:ins w:id="779" w:author="Marmol, Dominika Klaudia" w:date="2026-06-03T15:56:00Z"/>
              </w:rPr>
            </w:pPr>
            <w:ins w:id="780" w:author="Marmol, Dominika Klaudia" w:date="2026-06-03T15:56:00Z">
              <w:r w:rsidRPr="000B232C">
                <w:t>To assess the safety and tolerability of BNT317 as monotherapy (Part B1) or when added to SoC treatment (Part B2: ramucirumab plus paclitaxel); Part B3: docetaxel).</w:t>
              </w:r>
            </w:ins>
          </w:p>
        </w:tc>
        <w:tc>
          <w:tcPr>
            <w:tcW w:w="6052" w:type="dxa"/>
          </w:tcPr>
          <w:p w14:paraId="45F3EEB5" w14:textId="77777777" w:rsidR="002644D8" w:rsidRPr="000B232C" w:rsidRDefault="00E27C57" w:rsidP="002F05F4">
            <w:pPr>
              <w:pStyle w:val="Table-Text-Left"/>
              <w:rPr>
                <w:ins w:id="781" w:author="Marmol, Dominika Klaudia" w:date="2026-06-03T15:56:00Z"/>
              </w:rPr>
            </w:pPr>
            <w:ins w:id="782" w:author="Marmol, Dominika Klaudia" w:date="2026-06-03T15:56:00Z">
              <w:r w:rsidRPr="000B232C">
                <w:t>Per dose group:</w:t>
              </w:r>
            </w:ins>
          </w:p>
          <w:p w14:paraId="3A197AC2" w14:textId="77777777" w:rsidR="002644D8" w:rsidRPr="000B232C" w:rsidRDefault="00E27C57" w:rsidP="002F05F4">
            <w:pPr>
              <w:pStyle w:val="Table-List-Bullet"/>
              <w:rPr>
                <w:ins w:id="783" w:author="Marmol, Dominika Klaudia" w:date="2026-06-03T15:56:00Z"/>
              </w:rPr>
            </w:pPr>
            <w:ins w:id="784" w:author="Marmol, Dominika Klaudia" w:date="2026-06-03T15:56:00Z">
              <w:r w:rsidRPr="000B232C">
                <w:t>Occurrence of TEAEs, Grade ≥3 TEAEs, SAEs, TRAEs, treatment-related Grade ≥3 TEAEs, and treatment-related SAEs from the first dose of BNT317 until the 90</w:t>
              </w:r>
              <w:r w:rsidRPr="000B232C">
                <w:noBreakHyphen/>
                <w:t>Day Safety Follow-Up Visit.</w:t>
              </w:r>
            </w:ins>
          </w:p>
          <w:p w14:paraId="7E87389E" w14:textId="77777777" w:rsidR="002644D8" w:rsidRPr="000B232C" w:rsidRDefault="00E27C57" w:rsidP="002F05F4">
            <w:pPr>
              <w:pStyle w:val="Table-List-Bullet"/>
              <w:rPr>
                <w:ins w:id="785" w:author="Marmol, Dominika Klaudia" w:date="2026-06-03T15:56:00Z"/>
              </w:rPr>
            </w:pPr>
            <w:ins w:id="786" w:author="Marmol, Dominika Klaudia" w:date="2026-06-03T15:56:00Z">
              <w:r w:rsidRPr="000B232C">
                <w:lastRenderedPageBreak/>
                <w:t>Occurrence of dose interruptions, reductions, and discontinuation of BNT317 due to TEAEs from initiation of the first dose of BNT317 until the 90-Day Safety Follow-Up Visit.</w:t>
              </w:r>
            </w:ins>
          </w:p>
        </w:tc>
      </w:tr>
      <w:tr w:rsidR="008F5115" w14:paraId="469EE582" w14:textId="77777777" w:rsidTr="002F05F4">
        <w:trPr>
          <w:trHeight w:val="284"/>
          <w:jc w:val="center"/>
          <w:ins w:id="787" w:author="Marmol, Dominika Klaudia" w:date="2026-06-03T15:56:00Z"/>
        </w:trPr>
        <w:tc>
          <w:tcPr>
            <w:tcW w:w="3576" w:type="dxa"/>
          </w:tcPr>
          <w:p w14:paraId="5D8DD7EE" w14:textId="77777777" w:rsidR="002644D8" w:rsidRPr="000B232C" w:rsidRDefault="00E27C57" w:rsidP="002F05F4">
            <w:pPr>
              <w:pStyle w:val="Table-Text-Left"/>
              <w:rPr>
                <w:ins w:id="788" w:author="Marmol, Dominika Klaudia" w:date="2026-06-03T15:56:00Z"/>
              </w:rPr>
            </w:pPr>
            <w:ins w:id="789" w:author="Marmol, Dominika Klaudia" w:date="2026-06-03T15:56:00Z">
              <w:r w:rsidRPr="000B232C">
                <w:lastRenderedPageBreak/>
                <w:t>To evaluate the antitumor activity of BNT317 as monotherapy (Part B1) or when added to SoC treatment (Part B2: ramucirumab plus paclitaxel; Part B3: docetaxel).</w:t>
              </w:r>
            </w:ins>
          </w:p>
        </w:tc>
        <w:tc>
          <w:tcPr>
            <w:tcW w:w="6052" w:type="dxa"/>
          </w:tcPr>
          <w:p w14:paraId="25A1AB84" w14:textId="77777777" w:rsidR="002644D8" w:rsidRPr="000B232C" w:rsidRDefault="00E27C57" w:rsidP="002F05F4">
            <w:pPr>
              <w:pStyle w:val="Table-Text-Left"/>
              <w:rPr>
                <w:ins w:id="790" w:author="Marmol, Dominika Klaudia" w:date="2026-06-03T15:56:00Z"/>
              </w:rPr>
            </w:pPr>
            <w:ins w:id="791" w:author="Marmol, Dominika Klaudia" w:date="2026-06-03T15:56:00Z">
              <w:r w:rsidRPr="000B232C">
                <w:t>Per dose group:</w:t>
              </w:r>
            </w:ins>
          </w:p>
          <w:p w14:paraId="463DA990" w14:textId="77777777" w:rsidR="002644D8" w:rsidRPr="000B232C" w:rsidRDefault="00E27C57" w:rsidP="002F05F4">
            <w:pPr>
              <w:pStyle w:val="Table-List-Bullet"/>
              <w:rPr>
                <w:ins w:id="792" w:author="Marmol, Dominika Klaudia" w:date="2026-06-03T15:56:00Z"/>
              </w:rPr>
            </w:pPr>
            <w:ins w:id="793" w:author="Marmol, Dominika Klaudia" w:date="2026-06-03T15:56:00Z">
              <w:r w:rsidRPr="000B232C">
                <w:t>ORR is defined as the proportion of participants in whom a confirmed CR or PR (per RECIST v1.1 based on the investigator’s assessment) is observed as best overall response.</w:t>
              </w:r>
            </w:ins>
          </w:p>
        </w:tc>
      </w:tr>
      <w:tr w:rsidR="008F5115" w14:paraId="516B950A" w14:textId="77777777" w:rsidTr="002F05F4">
        <w:trPr>
          <w:trHeight w:val="284"/>
          <w:jc w:val="center"/>
          <w:ins w:id="794" w:author="Marmol, Dominika Klaudia" w:date="2026-06-03T15:56:00Z"/>
        </w:trPr>
        <w:tc>
          <w:tcPr>
            <w:tcW w:w="3576" w:type="dxa"/>
            <w:shd w:val="clear" w:color="auto" w:fill="F2F2F2" w:themeFill="background1" w:themeFillShade="F2"/>
          </w:tcPr>
          <w:p w14:paraId="58D79127" w14:textId="77777777" w:rsidR="002644D8" w:rsidRPr="000B232C" w:rsidRDefault="00E27C57" w:rsidP="002F05F4">
            <w:pPr>
              <w:pStyle w:val="Table-1row-Left"/>
              <w:rPr>
                <w:ins w:id="795" w:author="Marmol, Dominika Klaudia" w:date="2026-06-03T15:56:00Z"/>
              </w:rPr>
            </w:pPr>
            <w:ins w:id="796" w:author="Marmol, Dominika Klaudia" w:date="2026-06-03T15:56:00Z">
              <w:r w:rsidRPr="000B232C">
                <w:t>Secondary objectives</w:t>
              </w:r>
            </w:ins>
          </w:p>
        </w:tc>
        <w:tc>
          <w:tcPr>
            <w:tcW w:w="6052" w:type="dxa"/>
            <w:shd w:val="clear" w:color="auto" w:fill="F2F2F2" w:themeFill="background1" w:themeFillShade="F2"/>
          </w:tcPr>
          <w:p w14:paraId="60E878B5" w14:textId="77777777" w:rsidR="002644D8" w:rsidRPr="000B232C" w:rsidRDefault="00E27C57" w:rsidP="002F05F4">
            <w:pPr>
              <w:pStyle w:val="Table-1row-Left"/>
              <w:rPr>
                <w:ins w:id="797" w:author="Marmol, Dominika Klaudia" w:date="2026-06-03T15:56:00Z"/>
              </w:rPr>
            </w:pPr>
            <w:ins w:id="798" w:author="Marmol, Dominika Klaudia" w:date="2026-06-03T15:56:00Z">
              <w:r w:rsidRPr="000B232C">
                <w:t>Secondary endpoints</w:t>
              </w:r>
            </w:ins>
          </w:p>
        </w:tc>
      </w:tr>
      <w:tr w:rsidR="008F5115" w14:paraId="50A106C4" w14:textId="77777777" w:rsidTr="002F05F4">
        <w:trPr>
          <w:trHeight w:val="284"/>
          <w:jc w:val="center"/>
          <w:ins w:id="799" w:author="Marmol, Dominika Klaudia" w:date="2026-06-03T15:56:00Z"/>
        </w:trPr>
        <w:tc>
          <w:tcPr>
            <w:tcW w:w="3576" w:type="dxa"/>
          </w:tcPr>
          <w:p w14:paraId="27417FF2" w14:textId="77777777" w:rsidR="002644D8" w:rsidRPr="000B232C" w:rsidRDefault="00E27C57" w:rsidP="002F05F4">
            <w:pPr>
              <w:pStyle w:val="Table-Text-Left"/>
              <w:rPr>
                <w:ins w:id="800" w:author="Marmol, Dominika Klaudia" w:date="2026-06-03T15:56:00Z"/>
              </w:rPr>
            </w:pPr>
            <w:ins w:id="801" w:author="Marmol, Dominika Klaudia" w:date="2026-06-03T15:56:00Z">
              <w:r w:rsidRPr="000B232C">
                <w:t>To characterize the PK profile of BNT317 as monotherapy (Part B1) or when added to SoC treatment (Part B2: ramucirumab plus paclitaxel; Part B3: docetaxel).</w:t>
              </w:r>
            </w:ins>
          </w:p>
        </w:tc>
        <w:tc>
          <w:tcPr>
            <w:tcW w:w="6052" w:type="dxa"/>
          </w:tcPr>
          <w:p w14:paraId="16D61C31" w14:textId="77777777" w:rsidR="002644D8" w:rsidRPr="000B232C" w:rsidRDefault="00E27C57" w:rsidP="002F05F4">
            <w:pPr>
              <w:pStyle w:val="Table-Text-Left"/>
              <w:rPr>
                <w:ins w:id="802" w:author="Marmol, Dominika Klaudia" w:date="2026-06-03T15:56:00Z"/>
              </w:rPr>
            </w:pPr>
            <w:ins w:id="803" w:author="Marmol, Dominika Klaudia" w:date="2026-06-03T15:56:00Z">
              <w:r w:rsidRPr="000B232C">
                <w:t>Per dose group:</w:t>
              </w:r>
            </w:ins>
          </w:p>
          <w:p w14:paraId="2F043CE6" w14:textId="77777777" w:rsidR="002644D8" w:rsidRPr="000B232C" w:rsidRDefault="00E27C57" w:rsidP="002F05F4">
            <w:pPr>
              <w:pStyle w:val="Table-List-Bullet"/>
              <w:rPr>
                <w:ins w:id="804" w:author="Marmol, Dominika Klaudia" w:date="2026-06-03T15:56:00Z"/>
              </w:rPr>
            </w:pPr>
            <w:ins w:id="805" w:author="Marmol, Dominika Klaudia" w:date="2026-06-03T15:56:00Z">
              <w:r w:rsidRPr="000B232C">
                <w:t>PK concentration over time and PK parameters (e.g., C</w:t>
              </w:r>
              <w:r w:rsidRPr="000B232C">
                <w:rPr>
                  <w:vertAlign w:val="subscript"/>
                </w:rPr>
                <w:t>max</w:t>
              </w:r>
              <w:r w:rsidRPr="000B232C">
                <w:t>, T</w:t>
              </w:r>
              <w:r w:rsidRPr="000B232C">
                <w:rPr>
                  <w:vertAlign w:val="subscript"/>
                </w:rPr>
                <w:t>max</w:t>
              </w:r>
              <w:r w:rsidRPr="000B232C">
                <w:t xml:space="preserve">, </w:t>
              </w:r>
              <w:r w:rsidRPr="000B232C">
                <w:rPr>
                  <w:szCs w:val="20"/>
                </w:rPr>
                <w:t>t</w:t>
              </w:r>
              <w:r w:rsidRPr="000B232C">
                <w:rPr>
                  <w:szCs w:val="20"/>
                  <w:vertAlign w:val="subscript"/>
                </w:rPr>
                <w:t>1/2</w:t>
              </w:r>
              <w:r w:rsidRPr="000B232C">
                <w:t xml:space="preserve">, </w:t>
              </w:r>
              <w:r w:rsidRPr="000B232C">
                <w:rPr>
                  <w:szCs w:val="20"/>
                </w:rPr>
                <w:t>AUC</w:t>
              </w:r>
              <w:r w:rsidRPr="000B232C">
                <w:rPr>
                  <w:szCs w:val="20"/>
                  <w:vertAlign w:val="subscript"/>
                </w:rPr>
                <w:t>inf</w:t>
              </w:r>
              <w:r w:rsidRPr="000B232C">
                <w:rPr>
                  <w:szCs w:val="20"/>
                </w:rPr>
                <w:t>, AUC</w:t>
              </w:r>
              <w:r w:rsidRPr="000B232C">
                <w:rPr>
                  <w:szCs w:val="20"/>
                  <w:vertAlign w:val="subscript"/>
                </w:rPr>
                <w:t>tau</w:t>
              </w:r>
              <w:r w:rsidRPr="000B232C">
                <w:t xml:space="preserve">) </w:t>
              </w:r>
              <w:r w:rsidRPr="000B232C">
                <w:rPr>
                  <w:szCs w:val="20"/>
                </w:rPr>
                <w:t>derived from concentrations of BNT317 in serum, if data permits.</w:t>
              </w:r>
            </w:ins>
          </w:p>
        </w:tc>
      </w:tr>
      <w:tr w:rsidR="008F5115" w14:paraId="0B1D69C4" w14:textId="77777777" w:rsidTr="002F05F4">
        <w:trPr>
          <w:trHeight w:val="284"/>
          <w:jc w:val="center"/>
          <w:ins w:id="806" w:author="Marmol, Dominika Klaudia" w:date="2026-06-03T15:56:00Z"/>
        </w:trPr>
        <w:tc>
          <w:tcPr>
            <w:tcW w:w="3576" w:type="dxa"/>
          </w:tcPr>
          <w:p w14:paraId="4C8D646B" w14:textId="77777777" w:rsidR="002644D8" w:rsidRPr="000B232C" w:rsidRDefault="00E27C57" w:rsidP="002F05F4">
            <w:pPr>
              <w:pStyle w:val="Table-Text-Left"/>
              <w:rPr>
                <w:ins w:id="807" w:author="Marmol, Dominika Klaudia" w:date="2026-06-03T15:56:00Z"/>
              </w:rPr>
            </w:pPr>
            <w:ins w:id="808" w:author="Marmol, Dominika Klaudia" w:date="2026-06-03T15:56:00Z">
              <w:r w:rsidRPr="000B232C">
                <w:t>To evaluate the antitumor activity of BNT317 as monotherapy (Part B1) or when added to SoC treatment (Part B2: ramucirumab plus paclitaxel; Part B3: docetaxel).</w:t>
              </w:r>
            </w:ins>
          </w:p>
        </w:tc>
        <w:tc>
          <w:tcPr>
            <w:tcW w:w="6052" w:type="dxa"/>
          </w:tcPr>
          <w:p w14:paraId="67524731" w14:textId="77777777" w:rsidR="002644D8" w:rsidRPr="000B232C" w:rsidRDefault="00E27C57" w:rsidP="002F05F4">
            <w:pPr>
              <w:pStyle w:val="Table-Text-Left"/>
              <w:rPr>
                <w:ins w:id="809" w:author="Marmol, Dominika Klaudia" w:date="2026-06-03T15:56:00Z"/>
              </w:rPr>
            </w:pPr>
            <w:ins w:id="810" w:author="Marmol, Dominika Klaudia" w:date="2026-06-03T15:56:00Z">
              <w:r w:rsidRPr="000B232C">
                <w:t>Per dose group:</w:t>
              </w:r>
            </w:ins>
          </w:p>
          <w:p w14:paraId="5A821956" w14:textId="77777777" w:rsidR="002644D8" w:rsidRPr="000B232C" w:rsidRDefault="00E27C57" w:rsidP="002F05F4">
            <w:pPr>
              <w:pStyle w:val="Table-List-Bullet"/>
              <w:rPr>
                <w:ins w:id="811" w:author="Marmol, Dominika Klaudia" w:date="2026-06-03T15:56:00Z"/>
              </w:rPr>
            </w:pPr>
            <w:ins w:id="812" w:author="Marmol, Dominika Klaudia" w:date="2026-06-03T15:56:00Z">
              <w:r w:rsidRPr="000B232C">
                <w:t>DCR is defined as the proportion of participants in whom a confirmed CR or PR or SD (per RECIST v1.1, assessed at least 6 weeks [</w:t>
              </w:r>
              <w:r w:rsidRPr="000B232C">
                <w:rPr>
                  <w:rFonts w:cs="Arial"/>
                </w:rPr>
                <w:t>±</w:t>
              </w:r>
              <w:r w:rsidRPr="000B232C">
                <w:t>7 days] after the first BNT317 dose) is observed as best overall response per investigator’s assessment.</w:t>
              </w:r>
            </w:ins>
          </w:p>
          <w:p w14:paraId="4C12DFB8" w14:textId="77777777" w:rsidR="002644D8" w:rsidRPr="000B232C" w:rsidRDefault="00E27C57" w:rsidP="002F05F4">
            <w:pPr>
              <w:pStyle w:val="Table-List-Bullet"/>
              <w:rPr>
                <w:ins w:id="813" w:author="Marmol, Dominika Klaudia" w:date="2026-06-03T15:56:00Z"/>
              </w:rPr>
            </w:pPr>
            <w:ins w:id="814" w:author="Marmol, Dominika Klaudia" w:date="2026-06-03T15:56:00Z">
              <w:r w:rsidRPr="000B232C">
                <w:t>DOR is defined as the time from first objective response (CR or PR per RECIST v1.1) to first occurrence of objective tumor progression (PD per RECIST v1.1) or death from any cause, whichever occurs first.</w:t>
              </w:r>
            </w:ins>
          </w:p>
        </w:tc>
      </w:tr>
      <w:tr w:rsidR="008F5115" w14:paraId="497682B3" w14:textId="77777777" w:rsidTr="002F05F4">
        <w:trPr>
          <w:trHeight w:val="284"/>
          <w:jc w:val="center"/>
          <w:ins w:id="815" w:author="Marmol, Dominika Klaudia" w:date="2026-06-03T15:56:00Z"/>
        </w:trPr>
        <w:tc>
          <w:tcPr>
            <w:tcW w:w="3576" w:type="dxa"/>
          </w:tcPr>
          <w:p w14:paraId="026F4878" w14:textId="77777777" w:rsidR="002644D8" w:rsidRPr="000B232C" w:rsidRDefault="00E27C57" w:rsidP="002F05F4">
            <w:pPr>
              <w:pStyle w:val="Table-Text-Left"/>
              <w:rPr>
                <w:ins w:id="816" w:author="Marmol, Dominika Klaudia" w:date="2026-06-03T15:56:00Z"/>
              </w:rPr>
            </w:pPr>
            <w:ins w:id="817" w:author="Marmol, Dominika Klaudia" w:date="2026-06-03T15:56:00Z">
              <w:r w:rsidRPr="000B232C">
                <w:t>To evaluate the immunogenicity of BNT317 as monotherapy (Part B1) or when added to SoC treatment (Part B2: ramucirumab plus paclitaxel; Part B3: docetaxel).</w:t>
              </w:r>
            </w:ins>
          </w:p>
        </w:tc>
        <w:tc>
          <w:tcPr>
            <w:tcW w:w="6052" w:type="dxa"/>
          </w:tcPr>
          <w:p w14:paraId="023BC2EB" w14:textId="77777777" w:rsidR="002644D8" w:rsidRPr="000B232C" w:rsidRDefault="00E27C57" w:rsidP="002F05F4">
            <w:pPr>
              <w:pStyle w:val="Table-Text-Left"/>
              <w:rPr>
                <w:ins w:id="818" w:author="Marmol, Dominika Klaudia" w:date="2026-06-03T15:56:00Z"/>
              </w:rPr>
            </w:pPr>
            <w:ins w:id="819" w:author="Marmol, Dominika Klaudia" w:date="2026-06-03T15:56:00Z">
              <w:r w:rsidRPr="000B232C">
                <w:t>Per dose group:</w:t>
              </w:r>
            </w:ins>
          </w:p>
          <w:p w14:paraId="49B16200" w14:textId="77777777" w:rsidR="002644D8" w:rsidRPr="000B232C" w:rsidRDefault="00E27C57" w:rsidP="002F05F4">
            <w:pPr>
              <w:pStyle w:val="Table-List-Bullet"/>
              <w:rPr>
                <w:ins w:id="820" w:author="Marmol, Dominika Klaudia" w:date="2026-06-03T15:56:00Z"/>
              </w:rPr>
            </w:pPr>
            <w:ins w:id="821" w:author="Marmol, Dominika Klaudia" w:date="2026-06-03T15:56:00Z">
              <w:r w:rsidRPr="000B232C">
                <w:t>ADA prevalence (proportion of participants who are ADA positive [either baseline or post-baseline]) up to the 90</w:t>
              </w:r>
              <w:r w:rsidRPr="000B232C">
                <w:noBreakHyphen/>
                <w:t>Day Safety Follow-Up Visit after the last dose of BNT317 (if data permits), by dose level.</w:t>
              </w:r>
            </w:ins>
          </w:p>
          <w:p w14:paraId="3509866B" w14:textId="77777777" w:rsidR="002644D8" w:rsidRPr="000B232C" w:rsidRDefault="00E27C57" w:rsidP="002F05F4">
            <w:pPr>
              <w:pStyle w:val="Table-List-Bullet"/>
              <w:rPr>
                <w:ins w:id="822" w:author="Marmol, Dominika Klaudia" w:date="2026-06-03T15:56:00Z"/>
              </w:rPr>
            </w:pPr>
            <w:ins w:id="823" w:author="Marmol, Dominika Klaudia" w:date="2026-06-03T15:56:00Z">
              <w:r w:rsidRPr="000B232C">
                <w:t>ADA incidence (proportion of participants having treatment-emergent ADA) up to the 90-Day Safety Follow-Up Visit after the last dose of BNT317 (if data permits), by dose level.</w:t>
              </w:r>
            </w:ins>
          </w:p>
        </w:tc>
      </w:tr>
      <w:tr w:rsidR="008F5115" w14:paraId="4BCFA93D" w14:textId="77777777" w:rsidTr="002F05F4">
        <w:trPr>
          <w:trHeight w:val="284"/>
          <w:jc w:val="center"/>
          <w:ins w:id="824" w:author="Marmol, Dominika Klaudia" w:date="2026-06-03T15:56:00Z"/>
        </w:trPr>
        <w:tc>
          <w:tcPr>
            <w:tcW w:w="3576" w:type="dxa"/>
            <w:shd w:val="clear" w:color="auto" w:fill="F2F2F2" w:themeFill="background1" w:themeFillShade="F2"/>
          </w:tcPr>
          <w:p w14:paraId="6280DFF9" w14:textId="77777777" w:rsidR="002644D8" w:rsidRPr="000B232C" w:rsidRDefault="00E27C57" w:rsidP="002F05F4">
            <w:pPr>
              <w:pStyle w:val="Table-1row-Left"/>
              <w:rPr>
                <w:ins w:id="825" w:author="Marmol, Dominika Klaudia" w:date="2026-06-03T15:56:00Z"/>
              </w:rPr>
            </w:pPr>
            <w:ins w:id="826" w:author="Marmol, Dominika Klaudia" w:date="2026-06-03T15:56:00Z">
              <w:r w:rsidRPr="000B232C">
                <w:t>Exploratory objectives</w:t>
              </w:r>
            </w:ins>
          </w:p>
        </w:tc>
        <w:tc>
          <w:tcPr>
            <w:tcW w:w="6052" w:type="dxa"/>
            <w:shd w:val="clear" w:color="auto" w:fill="F2F2F2" w:themeFill="background1" w:themeFillShade="F2"/>
          </w:tcPr>
          <w:p w14:paraId="051D3039" w14:textId="77777777" w:rsidR="002644D8" w:rsidRPr="000B232C" w:rsidRDefault="00E27C57" w:rsidP="002F05F4">
            <w:pPr>
              <w:pStyle w:val="Table-1row-Left"/>
              <w:rPr>
                <w:ins w:id="827" w:author="Marmol, Dominika Klaudia" w:date="2026-06-03T15:56:00Z"/>
              </w:rPr>
            </w:pPr>
            <w:ins w:id="828" w:author="Marmol, Dominika Klaudia" w:date="2026-06-03T15:56:00Z">
              <w:r w:rsidRPr="000B232C">
                <w:t>Exploratory endpoints</w:t>
              </w:r>
            </w:ins>
          </w:p>
        </w:tc>
      </w:tr>
      <w:tr w:rsidR="008F5115" w14:paraId="2765E4BC" w14:textId="77777777" w:rsidTr="002F05F4">
        <w:trPr>
          <w:trHeight w:val="284"/>
          <w:jc w:val="center"/>
          <w:ins w:id="829" w:author="Marmol, Dominika Klaudia" w:date="2026-06-03T15:56:00Z"/>
        </w:trPr>
        <w:tc>
          <w:tcPr>
            <w:tcW w:w="3576" w:type="dxa"/>
          </w:tcPr>
          <w:p w14:paraId="789C5B47" w14:textId="77777777" w:rsidR="002644D8" w:rsidRPr="000B232C" w:rsidRDefault="00E27C57" w:rsidP="002F05F4">
            <w:pPr>
              <w:pStyle w:val="Table-Text-Left"/>
              <w:rPr>
                <w:ins w:id="830" w:author="Marmol, Dominika Klaudia" w:date="2026-06-03T15:56:00Z"/>
              </w:rPr>
            </w:pPr>
            <w:ins w:id="831" w:author="Marmol, Dominika Klaudia" w:date="2026-06-03T15:56:00Z">
              <w:r w:rsidRPr="000B232C">
                <w:t>To evaluate preliminary efficacy of BNT317 as monotherapy (Part B1) or when added to SoC treatment (Part B2: ramucirumab plus paclitaxel; Part B3: docetaxel).</w:t>
              </w:r>
            </w:ins>
          </w:p>
        </w:tc>
        <w:tc>
          <w:tcPr>
            <w:tcW w:w="6052" w:type="dxa"/>
          </w:tcPr>
          <w:p w14:paraId="2166B5FF" w14:textId="77777777" w:rsidR="002644D8" w:rsidRPr="000B232C" w:rsidRDefault="00E27C57" w:rsidP="002F05F4">
            <w:pPr>
              <w:pStyle w:val="Table-Text-Left"/>
              <w:rPr>
                <w:ins w:id="832" w:author="Marmol, Dominika Klaudia" w:date="2026-06-03T15:56:00Z"/>
              </w:rPr>
            </w:pPr>
            <w:ins w:id="833" w:author="Marmol, Dominika Klaudia" w:date="2026-06-03T15:56:00Z">
              <w:r w:rsidRPr="000B232C">
                <w:t>Per dose group:</w:t>
              </w:r>
            </w:ins>
          </w:p>
          <w:p w14:paraId="7C60AD35" w14:textId="77777777" w:rsidR="002644D8" w:rsidRPr="000B232C" w:rsidRDefault="00E27C57" w:rsidP="002F05F4">
            <w:pPr>
              <w:pStyle w:val="Table-List-Bullet"/>
              <w:rPr>
                <w:ins w:id="834" w:author="Marmol, Dominika Klaudia" w:date="2026-06-03T15:56:00Z"/>
              </w:rPr>
            </w:pPr>
            <w:ins w:id="835" w:author="Marmol, Dominika Klaudia" w:date="2026-06-03T15:56:00Z">
              <w:r w:rsidRPr="000B232C">
                <w:t>PFS, defined as the time from the first dose of BNT317 to first objective tumor progression (PD per RECIST v1.1 based on the investigator’s assessment), or death from any cause, whichever occurs first.</w:t>
              </w:r>
            </w:ins>
          </w:p>
          <w:p w14:paraId="23E1C597" w14:textId="77777777" w:rsidR="002644D8" w:rsidRPr="000B232C" w:rsidRDefault="00E27C57" w:rsidP="002F05F4">
            <w:pPr>
              <w:pStyle w:val="Table-List-Bullet"/>
              <w:rPr>
                <w:ins w:id="836" w:author="Marmol, Dominika Klaudia" w:date="2026-06-03T15:56:00Z"/>
              </w:rPr>
            </w:pPr>
            <w:ins w:id="837" w:author="Marmol, Dominika Klaudia" w:date="2026-06-03T15:56:00Z">
              <w:r w:rsidRPr="000B232C">
                <w:t>OS, defined as the time from the first dose of BNT317 to death from any cause.</w:t>
              </w:r>
            </w:ins>
          </w:p>
        </w:tc>
      </w:tr>
      <w:tr w:rsidR="008F5115" w14:paraId="61E30123" w14:textId="77777777" w:rsidTr="002F05F4">
        <w:trPr>
          <w:trHeight w:val="284"/>
          <w:jc w:val="center"/>
          <w:ins w:id="838" w:author="Marmol, Dominika Klaudia" w:date="2026-06-03T15:56:00Z"/>
        </w:trPr>
        <w:tc>
          <w:tcPr>
            <w:tcW w:w="3576" w:type="dxa"/>
          </w:tcPr>
          <w:p w14:paraId="0B04C097" w14:textId="77777777" w:rsidR="002644D8" w:rsidRPr="000B232C" w:rsidRDefault="00E27C57" w:rsidP="002F05F4">
            <w:pPr>
              <w:pStyle w:val="Table-Text-Left"/>
              <w:rPr>
                <w:ins w:id="839" w:author="Marmol, Dominika Klaudia" w:date="2026-06-03T15:56:00Z"/>
              </w:rPr>
            </w:pPr>
            <w:ins w:id="840" w:author="Marmol, Dominika Klaudia" w:date="2026-06-03T15:56:00Z">
              <w:r w:rsidRPr="000B232C">
                <w:t>To evaluate the correlation between BNT317 dose as monotherapy (Part B1) or when added to SoC treatment (Part B2: ramucirumab plus paclitaxel; Part B3: docetaxel) and pharmacodynamics in peripheral blood.</w:t>
              </w:r>
            </w:ins>
          </w:p>
        </w:tc>
        <w:tc>
          <w:tcPr>
            <w:tcW w:w="6052" w:type="dxa"/>
          </w:tcPr>
          <w:p w14:paraId="505D0E7C" w14:textId="77777777" w:rsidR="002644D8" w:rsidRPr="000B232C" w:rsidRDefault="00E27C57" w:rsidP="002F05F4">
            <w:pPr>
              <w:pStyle w:val="Table-Text-Left"/>
              <w:rPr>
                <w:ins w:id="841" w:author="Marmol, Dominika Klaudia" w:date="2026-06-03T15:56:00Z"/>
              </w:rPr>
            </w:pPr>
            <w:ins w:id="842" w:author="Marmol, Dominika Klaudia" w:date="2026-06-03T15:56:00Z">
              <w:r w:rsidRPr="000B232C">
                <w:t>Per dose group:</w:t>
              </w:r>
            </w:ins>
          </w:p>
          <w:p w14:paraId="1D019CA4" w14:textId="77777777" w:rsidR="002644D8" w:rsidRPr="000B232C" w:rsidRDefault="00E27C57" w:rsidP="002F05F4">
            <w:pPr>
              <w:pStyle w:val="Table-List-Bullet"/>
              <w:rPr>
                <w:ins w:id="843" w:author="Marmol, Dominika Klaudia" w:date="2026-06-03T15:56:00Z"/>
              </w:rPr>
            </w:pPr>
            <w:ins w:id="844" w:author="Marmol, Dominika Klaudia" w:date="2026-06-03T15:56:00Z">
              <w:r w:rsidRPr="000B232C">
                <w:t>Target engagement of PD-1 and/or CD39 in peripheral blood</w:t>
              </w:r>
              <w:r w:rsidRPr="000B232C">
                <w:rPr>
                  <w:szCs w:val="20"/>
                </w:rPr>
                <w:t>, if data necessitates.</w:t>
              </w:r>
            </w:ins>
          </w:p>
        </w:tc>
      </w:tr>
    </w:tbl>
    <w:p w14:paraId="5CAF9971" w14:textId="77777777" w:rsidR="002644D8" w:rsidRPr="00755614" w:rsidRDefault="00E27C57" w:rsidP="002644D8">
      <w:pPr>
        <w:pStyle w:val="Table-Footnote"/>
        <w:rPr>
          <w:ins w:id="845" w:author="Marmol, Dominika Klaudia" w:date="2026-06-03T15:56:00Z"/>
        </w:rPr>
      </w:pPr>
      <w:ins w:id="846" w:author="Marmol, Dominika Klaudia" w:date="2026-06-03T15:56:00Z">
        <w:r w:rsidRPr="000B232C">
          <w:t xml:space="preserve">Abbreviations: 2L+ = second-line of </w:t>
        </w:r>
        <w:r>
          <w:t>therapy or higher</w:t>
        </w:r>
        <w:r w:rsidRPr="000B232C">
          <w:t>; AGA = actionable genomic alteration; ADA = anti-drug antibody; AUC</w:t>
        </w:r>
        <w:r w:rsidRPr="000B232C">
          <w:rPr>
            <w:vertAlign w:val="subscript"/>
          </w:rPr>
          <w:t>inf</w:t>
        </w:r>
        <w:r w:rsidRPr="000B232C">
          <w:t> = area under the concentration-time curve extrapolated to infinity; AUC</w:t>
        </w:r>
        <w:r w:rsidRPr="000B232C">
          <w:rPr>
            <w:vertAlign w:val="subscript"/>
          </w:rPr>
          <w:t>tau</w:t>
        </w:r>
        <w:r w:rsidRPr="000B232C">
          <w:t> = area under the plasma concentration-time curve over a dosing interval at steady state; ccRCC = clear cell renal cell carcinoma; CD39 = ectonucleoside triphosphate diphosphohydrolase 1; C</w:t>
        </w:r>
        <w:r w:rsidRPr="000B232C">
          <w:rPr>
            <w:vertAlign w:val="subscript"/>
          </w:rPr>
          <w:t>max</w:t>
        </w:r>
        <w:r w:rsidRPr="000B232C">
          <w:t xml:space="preserve"> = maximum observed concentration; CR = complete response; DCR = disease control rate; DOR = duration of response; GC = gastric cancer; GEJC = gastroesophageal junction cancer; </w:t>
        </w:r>
        <w:r w:rsidRPr="000B232C">
          <w:lastRenderedPageBreak/>
          <w:t>HER2 = human epidermal growth factor receptor 2; NSCLC = non-small cell lung cancer; ORR = objective response rate; OS = overall survival; PD = progressive disease; PD-1 = programmed death-1; PFS = progression</w:t>
        </w:r>
        <w:r w:rsidRPr="000B232C">
          <w:noBreakHyphen/>
          <w:t>free survival; PK = pharmacokinetic; PR = partial response; RECIST v1.1 = Response Evaluation Criteria in Solid Tumors version 1.1; SAE = serious adverse event; SD = stable disease; SoC = standard-of-care; t</w:t>
        </w:r>
        <w:r w:rsidRPr="000B232C">
          <w:rPr>
            <w:vertAlign w:val="subscript"/>
          </w:rPr>
          <w:t>1/2</w:t>
        </w:r>
        <w:r w:rsidRPr="000B232C">
          <w:t> = half-life; TEAE = treatment-emergent adverse event; T</w:t>
        </w:r>
        <w:r w:rsidRPr="000B232C">
          <w:rPr>
            <w:vertAlign w:val="subscript"/>
          </w:rPr>
          <w:t>max</w:t>
        </w:r>
        <w:r w:rsidRPr="000B232C">
          <w:t> = time to maximum observed concentration; TRAE = treatment-related adverse event.</w:t>
        </w:r>
        <w:r w:rsidRPr="00755614">
          <w:t xml:space="preserve"> </w:t>
        </w:r>
      </w:ins>
    </w:p>
    <w:p w14:paraId="3AE6A591" w14:textId="77777777" w:rsidR="00FC31DC" w:rsidRPr="00F419F8" w:rsidRDefault="00FC31DC" w:rsidP="007E7E0E">
      <w:pPr>
        <w:autoSpaceDE w:val="0"/>
        <w:autoSpaceDN w:val="0"/>
        <w:adjustRightInd w:val="0"/>
        <w:spacing w:after="0"/>
        <w:rPr>
          <w:ins w:id="847" w:author="Marmol, Dominika Klaudia" w:date="2026-06-03T15:52:00Z"/>
          <w:rFonts w:ascii="Arial" w:hAnsi="Arial" w:cs="Arial"/>
          <w:sz w:val="18"/>
          <w:szCs w:val="18"/>
        </w:rPr>
      </w:pPr>
    </w:p>
    <w:p w14:paraId="2BD73F13" w14:textId="0FB02D8D" w:rsidR="00F735C8" w:rsidRPr="00AF5717" w:rsidRDefault="00E27C57" w:rsidP="00B258FE">
      <w:pPr>
        <w:pStyle w:val="Heading2"/>
        <w:keepLines/>
      </w:pPr>
      <w:bookmarkStart w:id="848" w:name="_Toc232067997"/>
      <w:r w:rsidRPr="00AF5717">
        <w:t>Trial</w:t>
      </w:r>
      <w:r w:rsidR="009A1396" w:rsidRPr="00AF5717">
        <w:t xml:space="preserve"> D</w:t>
      </w:r>
      <w:r w:rsidR="002A0EE6" w:rsidRPr="00AF5717">
        <w:t>esign</w:t>
      </w:r>
      <w:bookmarkEnd w:id="848"/>
    </w:p>
    <w:p w14:paraId="42D44213" w14:textId="77777777" w:rsidR="00CC23D8" w:rsidRPr="00AF5717" w:rsidRDefault="00E27C57" w:rsidP="00CC23D8">
      <w:pPr>
        <w:autoSpaceDE w:val="0"/>
        <w:autoSpaceDN w:val="0"/>
        <w:adjustRightInd w:val="0"/>
        <w:spacing w:after="0"/>
        <w:rPr>
          <w:rFonts w:ascii="Arial" w:hAnsi="Arial" w:cs="Arial"/>
          <w:b/>
          <w:bCs/>
          <w:color w:val="000000"/>
          <w:sz w:val="24"/>
        </w:rPr>
      </w:pPr>
      <w:r w:rsidRPr="00AF5717">
        <w:rPr>
          <w:rFonts w:ascii="Arial" w:hAnsi="Arial" w:cs="Arial"/>
          <w:b/>
          <w:bCs/>
          <w:color w:val="000000"/>
          <w:sz w:val="24"/>
        </w:rPr>
        <w:t>Overall design</w:t>
      </w:r>
    </w:p>
    <w:p w14:paraId="7FC3958C" w14:textId="6CB8D2E5" w:rsidR="000C580E" w:rsidRPr="00162D51" w:rsidRDefault="00E27C57" w:rsidP="00162D51">
      <w:pPr>
        <w:pStyle w:val="Body-TextSynopsis"/>
        <w:numPr>
          <w:ilvl w:val="0"/>
          <w:numId w:val="66"/>
        </w:numPr>
      </w:pPr>
      <w:r w:rsidRPr="00AF5717">
        <w:rPr>
          <w:rFonts w:cs="Arial"/>
          <w:color w:val="000000"/>
          <w:sz w:val="24"/>
        </w:rPr>
        <w:t>This is a Phase I</w:t>
      </w:r>
      <w:ins w:id="849" w:author="Marmol, Dominika Klaudia" w:date="2026-06-03T15:57:00Z">
        <w:r>
          <w:rPr>
            <w:rFonts w:cs="Arial"/>
            <w:color w:val="000000"/>
            <w:sz w:val="24"/>
          </w:rPr>
          <w:t>/II</w:t>
        </w:r>
      </w:ins>
      <w:r w:rsidRPr="00AF5717">
        <w:rPr>
          <w:rFonts w:cs="Arial"/>
          <w:color w:val="000000"/>
          <w:sz w:val="24"/>
        </w:rPr>
        <w:t>, FIH, open-label, multi</w:t>
      </w:r>
      <w:del w:id="850" w:author="Marmol, Dominika Klaudia" w:date="2026-06-03T15:57:00Z">
        <w:r w:rsidRPr="00AF5717">
          <w:rPr>
            <w:rFonts w:cs="Arial"/>
            <w:color w:val="000000"/>
            <w:sz w:val="24"/>
          </w:rPr>
          <w:delText>ple</w:delText>
        </w:r>
      </w:del>
      <w:r w:rsidRPr="00AF5717">
        <w:rPr>
          <w:rFonts w:cs="Arial"/>
          <w:color w:val="000000"/>
          <w:sz w:val="24"/>
        </w:rPr>
        <w:t>-site</w:t>
      </w:r>
      <w:ins w:id="851" w:author="Marmol, Dominika Klaudia" w:date="2026-06-03T15:57:00Z">
        <w:r>
          <w:rPr>
            <w:rFonts w:cs="Arial"/>
            <w:color w:val="000000"/>
            <w:sz w:val="24"/>
          </w:rPr>
          <w:t xml:space="preserve"> </w:t>
        </w:r>
      </w:ins>
      <w:del w:id="852" w:author="Marmol, Dominika Klaudia" w:date="2026-06-03T15:57:00Z">
        <w:r w:rsidRPr="00AF5717">
          <w:rPr>
            <w:rFonts w:cs="Arial"/>
            <w:color w:val="000000"/>
            <w:sz w:val="24"/>
          </w:rPr>
          <w:delText xml:space="preserve">, dose escalation </w:delText>
        </w:r>
      </w:del>
      <w:r w:rsidRPr="00AF5717">
        <w:rPr>
          <w:rFonts w:cs="Arial"/>
          <w:color w:val="000000"/>
          <w:sz w:val="24"/>
        </w:rPr>
        <w:t xml:space="preserve">trial of the safety, </w:t>
      </w:r>
      <w:ins w:id="853" w:author="Marmol, Dominika Klaudia" w:date="2026-06-03T15:57:00Z">
        <w:r>
          <w:rPr>
            <w:rFonts w:cs="Arial"/>
            <w:color w:val="000000"/>
            <w:sz w:val="24"/>
          </w:rPr>
          <w:t xml:space="preserve">efficacy </w:t>
        </w:r>
      </w:ins>
      <w:r w:rsidRPr="00AF5717">
        <w:rPr>
          <w:rFonts w:cs="Arial"/>
          <w:color w:val="000000"/>
          <w:sz w:val="24"/>
        </w:rPr>
        <w:t>tolerability,</w:t>
      </w:r>
      <w:ins w:id="854" w:author="Marmol, Dominika Klaudia" w:date="2026-06-03T15:57:00Z">
        <w:r>
          <w:rPr>
            <w:rFonts w:cs="Arial"/>
            <w:color w:val="000000"/>
            <w:sz w:val="24"/>
          </w:rPr>
          <w:t xml:space="preserve"> </w:t>
        </w:r>
      </w:ins>
      <w:r w:rsidRPr="00AF5717">
        <w:rPr>
          <w:rFonts w:cs="Arial"/>
          <w:color w:val="000000"/>
          <w:sz w:val="24"/>
        </w:rPr>
        <w:t xml:space="preserve">pharmacokinetics, and immunogenicity of BNT317 in </w:t>
      </w:r>
      <w:r w:rsidR="00430ED7" w:rsidRPr="00AF5717">
        <w:rPr>
          <w:rFonts w:cs="Arial"/>
          <w:color w:val="000000"/>
          <w:sz w:val="24"/>
        </w:rPr>
        <w:t>participants</w:t>
      </w:r>
      <w:r w:rsidRPr="00AF5717">
        <w:rPr>
          <w:rFonts w:cs="Arial"/>
          <w:color w:val="000000"/>
          <w:sz w:val="24"/>
        </w:rPr>
        <w:t xml:space="preserve"> with advanced solid tumors.</w:t>
      </w:r>
    </w:p>
    <w:p w14:paraId="03919D8D" w14:textId="08E54954" w:rsidR="00BC2A9E" w:rsidRPr="00AF5717" w:rsidRDefault="00E27C57" w:rsidP="003778A5">
      <w:pPr>
        <w:autoSpaceDE w:val="0"/>
        <w:autoSpaceDN w:val="0"/>
        <w:adjustRightInd w:val="0"/>
        <w:spacing w:before="120"/>
        <w:rPr>
          <w:rFonts w:ascii="Arial" w:hAnsi="Arial" w:cs="Arial"/>
          <w:color w:val="000000"/>
          <w:sz w:val="24"/>
        </w:rPr>
      </w:pPr>
      <w:r w:rsidRPr="00AF5717">
        <w:rPr>
          <w:rFonts w:ascii="Arial" w:hAnsi="Arial" w:cs="Arial"/>
          <w:color w:val="000000"/>
          <w:sz w:val="24"/>
        </w:rPr>
        <w:t>A trial Safety Review Committee (SRC)</w:t>
      </w:r>
      <w:r w:rsidR="0032296F">
        <w:rPr>
          <w:rFonts w:ascii="Arial" w:hAnsi="Arial" w:cs="Arial"/>
          <w:color w:val="000000"/>
          <w:sz w:val="24"/>
        </w:rPr>
        <w:t xml:space="preserve"> or equivalent forum</w:t>
      </w:r>
      <w:r w:rsidRPr="00AF5717">
        <w:rPr>
          <w:rFonts w:ascii="Arial" w:hAnsi="Arial" w:cs="Arial"/>
          <w:color w:val="000000"/>
          <w:sz w:val="24"/>
        </w:rPr>
        <w:t xml:space="preserve"> will be established to provide medical oversight of</w:t>
      </w:r>
      <w:r w:rsidR="00A164A1" w:rsidRPr="00AF5717">
        <w:rPr>
          <w:rFonts w:ascii="Arial" w:hAnsi="Arial" w:cs="Arial"/>
          <w:color w:val="000000"/>
          <w:sz w:val="24"/>
        </w:rPr>
        <w:t xml:space="preserve"> </w:t>
      </w:r>
      <w:r w:rsidRPr="00AF5717">
        <w:rPr>
          <w:rFonts w:ascii="Arial" w:hAnsi="Arial" w:cs="Arial"/>
          <w:color w:val="000000"/>
          <w:sz w:val="24"/>
        </w:rPr>
        <w:t>participant safety during the conduct of this trial, with a focus on guidance, management of</w:t>
      </w:r>
      <w:r w:rsidR="00A164A1" w:rsidRPr="00AF5717">
        <w:rPr>
          <w:rFonts w:ascii="Arial" w:hAnsi="Arial" w:cs="Arial"/>
          <w:color w:val="000000"/>
          <w:sz w:val="24"/>
        </w:rPr>
        <w:t xml:space="preserve"> </w:t>
      </w:r>
      <w:r w:rsidRPr="00AF5717">
        <w:rPr>
          <w:rFonts w:ascii="Arial" w:hAnsi="Arial" w:cs="Arial"/>
          <w:color w:val="000000"/>
          <w:sz w:val="24"/>
        </w:rPr>
        <w:t>emergent safety issues, and decision-making. For details of the SRC</w:t>
      </w:r>
      <w:r w:rsidR="008E264C">
        <w:rPr>
          <w:rFonts w:ascii="Arial" w:hAnsi="Arial" w:cs="Arial"/>
          <w:color w:val="000000"/>
          <w:sz w:val="24"/>
        </w:rPr>
        <w:t xml:space="preserve"> or equivalent forum</w:t>
      </w:r>
      <w:r w:rsidRPr="00AF5717">
        <w:rPr>
          <w:rFonts w:ascii="Arial" w:hAnsi="Arial" w:cs="Arial"/>
          <w:color w:val="000000"/>
          <w:sz w:val="24"/>
        </w:rPr>
        <w:t xml:space="preserve">, </w:t>
      </w:r>
      <w:r w:rsidR="006B5C42" w:rsidRPr="00AF5717">
        <w:rPr>
          <w:rFonts w:ascii="Arial" w:hAnsi="Arial" w:cs="Arial"/>
          <w:color w:val="000000"/>
          <w:sz w:val="24"/>
        </w:rPr>
        <w:t xml:space="preserve">see </w:t>
      </w:r>
      <w:r w:rsidR="006B5C42" w:rsidRPr="00AF5717">
        <w:rPr>
          <w:rFonts w:ascii="Arial" w:hAnsi="Arial" w:cs="Arial"/>
          <w:sz w:val="24"/>
        </w:rPr>
        <w:t xml:space="preserve">Section </w:t>
      </w:r>
      <w:r w:rsidR="006B5C42" w:rsidRPr="00AF5717">
        <w:rPr>
          <w:rFonts w:ascii="Arial" w:hAnsi="Arial" w:cs="Arial"/>
          <w:color w:val="0000FF"/>
          <w:sz w:val="24"/>
        </w:rPr>
        <w:fldChar w:fldCharType="begin"/>
      </w:r>
      <w:r w:rsidR="006B5C42" w:rsidRPr="00AF5717">
        <w:rPr>
          <w:rFonts w:ascii="Arial" w:hAnsi="Arial" w:cs="Arial"/>
          <w:color w:val="0000FF"/>
          <w:sz w:val="24"/>
        </w:rPr>
        <w:instrText xml:space="preserve"> REF _Ref180245631 \r \h  \* MERGEFORMAT </w:instrText>
      </w:r>
      <w:r w:rsidR="006B5C42" w:rsidRPr="00AF5717">
        <w:rPr>
          <w:rFonts w:ascii="Arial" w:hAnsi="Arial" w:cs="Arial"/>
          <w:color w:val="0000FF"/>
          <w:sz w:val="24"/>
        </w:rPr>
      </w:r>
      <w:r w:rsidR="006B5C42" w:rsidRPr="00AF5717">
        <w:rPr>
          <w:rFonts w:ascii="Arial" w:hAnsi="Arial" w:cs="Arial"/>
          <w:color w:val="0000FF"/>
          <w:sz w:val="24"/>
        </w:rPr>
        <w:fldChar w:fldCharType="separate"/>
      </w:r>
      <w:r w:rsidR="00EB3B66">
        <w:rPr>
          <w:rFonts w:ascii="Arial" w:hAnsi="Arial" w:cs="Arial"/>
          <w:color w:val="0000FF"/>
          <w:sz w:val="24"/>
        </w:rPr>
        <w:t>1.2.3</w:t>
      </w:r>
      <w:r w:rsidR="006B5C42" w:rsidRPr="00AF5717">
        <w:rPr>
          <w:rFonts w:ascii="Arial" w:hAnsi="Arial" w:cs="Arial"/>
          <w:color w:val="0000FF"/>
          <w:sz w:val="24"/>
        </w:rPr>
        <w:fldChar w:fldCharType="end"/>
      </w:r>
      <w:r w:rsidRPr="00AF5717">
        <w:rPr>
          <w:rFonts w:ascii="Arial" w:hAnsi="Arial" w:cs="Arial"/>
          <w:color w:val="000000"/>
          <w:sz w:val="24"/>
        </w:rPr>
        <w:t>. In</w:t>
      </w:r>
      <w:r w:rsidR="00A164A1" w:rsidRPr="00AF5717">
        <w:rPr>
          <w:rFonts w:ascii="Arial" w:hAnsi="Arial" w:cs="Arial"/>
          <w:color w:val="000000"/>
          <w:sz w:val="24"/>
        </w:rPr>
        <w:t xml:space="preserve"> </w:t>
      </w:r>
      <w:r w:rsidRPr="00AF5717">
        <w:rPr>
          <w:rFonts w:ascii="Arial" w:hAnsi="Arial" w:cs="Arial"/>
          <w:color w:val="000000"/>
          <w:sz w:val="24"/>
        </w:rPr>
        <w:t>case</w:t>
      </w:r>
      <w:r w:rsidR="00A164A1" w:rsidRPr="00AF5717">
        <w:rPr>
          <w:rFonts w:ascii="Arial" w:hAnsi="Arial" w:cs="Arial"/>
          <w:color w:val="000000"/>
          <w:sz w:val="24"/>
        </w:rPr>
        <w:t xml:space="preserve"> </w:t>
      </w:r>
      <w:r w:rsidRPr="00AF5717">
        <w:rPr>
          <w:rFonts w:ascii="Arial" w:eastAsia="ArialMT" w:hAnsi="Arial" w:cs="Arial"/>
          <w:color w:val="000000"/>
          <w:sz w:val="24"/>
        </w:rPr>
        <w:t>of safety concerns, it is the investigator’s responsibility to decide on trial participant</w:t>
      </w:r>
      <w:r w:rsidR="00A164A1" w:rsidRPr="00AF5717">
        <w:rPr>
          <w:rFonts w:ascii="Arial" w:eastAsia="ArialMT" w:hAnsi="Arial" w:cs="Arial"/>
          <w:color w:val="000000"/>
          <w:sz w:val="24"/>
        </w:rPr>
        <w:t xml:space="preserve"> </w:t>
      </w:r>
      <w:r w:rsidRPr="00AF5717">
        <w:rPr>
          <w:rFonts w:ascii="Arial" w:eastAsia="ArialMT" w:hAnsi="Arial" w:cs="Arial"/>
          <w:color w:val="000000"/>
          <w:sz w:val="24"/>
        </w:rPr>
        <w:t>management</w:t>
      </w:r>
      <w:r w:rsidRPr="00AF5717">
        <w:rPr>
          <w:rFonts w:ascii="Arial" w:hAnsi="Arial" w:cs="Arial"/>
          <w:color w:val="000000"/>
          <w:sz w:val="24"/>
        </w:rPr>
        <w:t>.</w:t>
      </w:r>
      <w:r w:rsidR="00A164A1" w:rsidRPr="00AF5717">
        <w:rPr>
          <w:rFonts w:ascii="Arial" w:hAnsi="Arial" w:cs="Arial"/>
          <w:color w:val="000000"/>
          <w:sz w:val="24"/>
        </w:rPr>
        <w:t xml:space="preserve"> </w:t>
      </w:r>
      <w:r w:rsidRPr="00AF5717">
        <w:rPr>
          <w:rFonts w:ascii="Arial" w:hAnsi="Arial" w:cs="Arial"/>
          <w:color w:val="000000"/>
          <w:sz w:val="24"/>
        </w:rPr>
        <w:t>The investigator can decide to pause/discontinue trial treatment, or even discontinue participant</w:t>
      </w:r>
      <w:r w:rsidR="00A164A1" w:rsidRPr="00AF5717">
        <w:rPr>
          <w:rFonts w:ascii="Arial" w:hAnsi="Arial" w:cs="Arial"/>
          <w:color w:val="000000"/>
          <w:sz w:val="24"/>
        </w:rPr>
        <w:t xml:space="preserve"> </w:t>
      </w:r>
      <w:r w:rsidRPr="00AF5717">
        <w:rPr>
          <w:rFonts w:ascii="Arial" w:hAnsi="Arial" w:cs="Arial"/>
          <w:color w:val="000000"/>
          <w:sz w:val="24"/>
        </w:rPr>
        <w:t>participation in the trial, without consulting the SRC</w:t>
      </w:r>
      <w:r w:rsidR="008E264C">
        <w:rPr>
          <w:rFonts w:ascii="Arial" w:hAnsi="Arial" w:cs="Arial"/>
          <w:color w:val="000000"/>
          <w:sz w:val="24"/>
        </w:rPr>
        <w:t xml:space="preserve"> or equivalent forum</w:t>
      </w:r>
      <w:r w:rsidRPr="00AF5717">
        <w:rPr>
          <w:rFonts w:ascii="Arial" w:hAnsi="Arial" w:cs="Arial"/>
          <w:color w:val="000000"/>
          <w:sz w:val="24"/>
        </w:rPr>
        <w:t>.</w:t>
      </w:r>
    </w:p>
    <w:p w14:paraId="3F0C393C" w14:textId="323033F6" w:rsidR="00A164A1" w:rsidRPr="00AF5717" w:rsidRDefault="00E27C57" w:rsidP="003778A5">
      <w:pPr>
        <w:autoSpaceDE w:val="0"/>
        <w:autoSpaceDN w:val="0"/>
        <w:adjustRightInd w:val="0"/>
        <w:spacing w:before="120"/>
        <w:rPr>
          <w:rFonts w:ascii="Arial" w:hAnsi="Arial" w:cs="Arial"/>
          <w:color w:val="000000"/>
          <w:sz w:val="24"/>
        </w:rPr>
      </w:pPr>
      <w:r w:rsidRPr="00AF5717">
        <w:rPr>
          <w:rFonts w:ascii="Arial" w:hAnsi="Arial" w:cs="Arial"/>
          <w:color w:val="000000"/>
          <w:sz w:val="24"/>
        </w:rPr>
        <w:t xml:space="preserve">All trial participants will undergo a screening visit, treatment visits, an End-of-Treatment (EOT) Visit, and safety and survival follow-up visits, as applicable. </w:t>
      </w:r>
    </w:p>
    <w:p w14:paraId="10CB8AA6" w14:textId="0A407F14" w:rsidR="003778A5" w:rsidRPr="00DF233A" w:rsidRDefault="00E27C57" w:rsidP="003778A5">
      <w:pPr>
        <w:autoSpaceDE w:val="0"/>
        <w:autoSpaceDN w:val="0"/>
        <w:adjustRightInd w:val="0"/>
        <w:spacing w:before="120"/>
        <w:rPr>
          <w:ins w:id="855" w:author="Marmol, Dominika Klaudia" w:date="2026-06-03T16:11:00Z"/>
          <w:rFonts w:ascii="Arial" w:hAnsi="Arial" w:cs="Arial"/>
          <w:sz w:val="24"/>
          <w:szCs w:val="24"/>
        </w:rPr>
      </w:pPr>
      <w:del w:id="856" w:author="Marmol, Dominika Klaudia" w:date="2026-06-03T16:06:00Z">
        <w:r w:rsidRPr="00AF5717">
          <w:rPr>
            <w:rFonts w:ascii="Arial" w:hAnsi="Arial" w:cs="Arial"/>
            <w:color w:val="000000"/>
            <w:sz w:val="24"/>
          </w:rPr>
          <w:delText>Trial</w:delText>
        </w:r>
      </w:del>
      <w:del w:id="857" w:author="Anthony D'Amelio" w:date="2026-06-15T13:07:00Z" w16du:dateUtc="2026-06-15T17:07:00Z">
        <w:r w:rsidRPr="00AF5717" w:rsidDel="007C6B11">
          <w:rPr>
            <w:rFonts w:ascii="Arial" w:hAnsi="Arial" w:cs="Arial"/>
            <w:color w:val="000000"/>
            <w:sz w:val="24"/>
          </w:rPr>
          <w:delText xml:space="preserve"> </w:delText>
        </w:r>
      </w:del>
      <w:ins w:id="858" w:author="Marmol, Dominika Klaudia" w:date="2026-06-03T16:06:00Z">
        <w:r w:rsidR="001F5227">
          <w:rPr>
            <w:rFonts w:ascii="Arial" w:hAnsi="Arial" w:cs="Arial"/>
            <w:color w:val="000000"/>
            <w:sz w:val="24"/>
          </w:rPr>
          <w:t xml:space="preserve">For Part A (dose escalation), trial </w:t>
        </w:r>
      </w:ins>
      <w:r w:rsidRPr="00AF5717">
        <w:rPr>
          <w:rFonts w:ascii="Arial" w:hAnsi="Arial" w:cs="Arial"/>
          <w:color w:val="000000"/>
          <w:sz w:val="24"/>
        </w:rPr>
        <w:t xml:space="preserve">participants will be assigned to one of the following </w:t>
      </w:r>
      <w:ins w:id="859" w:author="Anthony D'Amelio" w:date="2026-06-15T13:07:00Z" w16du:dateUtc="2026-06-15T17:07:00Z">
        <w:r w:rsidR="007C6B11">
          <w:rPr>
            <w:rFonts w:ascii="Arial" w:hAnsi="Arial" w:cs="Arial"/>
            <w:color w:val="000000"/>
            <w:sz w:val="24"/>
          </w:rPr>
          <w:t xml:space="preserve">main </w:t>
        </w:r>
      </w:ins>
      <w:r w:rsidRPr="00AF5717">
        <w:rPr>
          <w:rFonts w:ascii="Arial" w:hAnsi="Arial" w:cs="Arial"/>
          <w:color w:val="000000"/>
          <w:sz w:val="24"/>
        </w:rPr>
        <w:t xml:space="preserve">dose levels (70 mg, 200 mg, 600 mg, </w:t>
      </w:r>
      <w:del w:id="860" w:author="Marmol, Dominika Klaudia" w:date="2026-06-03T16:06:00Z">
        <w:r w:rsidRPr="00AF5717">
          <w:rPr>
            <w:rFonts w:ascii="Arial" w:hAnsi="Arial" w:cs="Arial"/>
            <w:color w:val="000000"/>
            <w:sz w:val="24"/>
          </w:rPr>
          <w:delText>and</w:delText>
        </w:r>
        <w:r w:rsidR="00A164A1" w:rsidRPr="00AF5717">
          <w:rPr>
            <w:rFonts w:ascii="Arial" w:hAnsi="Arial" w:cs="Arial"/>
            <w:color w:val="000000"/>
            <w:sz w:val="24"/>
          </w:rPr>
          <w:delText xml:space="preserve"> </w:delText>
        </w:r>
      </w:del>
      <w:commentRangeStart w:id="861"/>
      <w:commentRangeStart w:id="862"/>
      <w:r w:rsidRPr="00AF5717">
        <w:rPr>
          <w:rFonts w:ascii="Arial" w:hAnsi="Arial" w:cs="Arial"/>
          <w:color w:val="000000"/>
          <w:sz w:val="24"/>
        </w:rPr>
        <w:t xml:space="preserve">1200 </w:t>
      </w:r>
      <w:commentRangeEnd w:id="861"/>
      <w:r w:rsidR="00434B78" w:rsidRPr="00AF5717">
        <w:rPr>
          <w:rStyle w:val="CommentReference"/>
          <w:rFonts w:ascii="Arial" w:hAnsi="Arial" w:cs="Arial"/>
          <w:color w:val="000000"/>
          <w:sz w:val="24"/>
          <w:szCs w:val="20"/>
        </w:rPr>
        <w:commentReference w:id="861"/>
      </w:r>
      <w:commentRangeEnd w:id="862"/>
      <w:r w:rsidR="00316BFC" w:rsidRPr="00AF5717">
        <w:rPr>
          <w:rStyle w:val="CommentReference"/>
          <w:rFonts w:ascii="Arial" w:hAnsi="Arial" w:cs="Arial"/>
          <w:color w:val="000000"/>
          <w:sz w:val="24"/>
          <w:szCs w:val="20"/>
        </w:rPr>
        <w:commentReference w:id="862"/>
      </w:r>
      <w:r w:rsidRPr="00AF5717">
        <w:rPr>
          <w:rFonts w:ascii="Arial" w:hAnsi="Arial" w:cs="Arial"/>
          <w:color w:val="000000"/>
          <w:sz w:val="24"/>
        </w:rPr>
        <w:t>mg</w:t>
      </w:r>
      <w:ins w:id="863" w:author="Marmol, Dominika Klaudia" w:date="2026-06-03T16:07:00Z">
        <w:r w:rsidR="001F5227">
          <w:rPr>
            <w:rFonts w:ascii="Arial" w:hAnsi="Arial" w:cs="Arial"/>
            <w:color w:val="000000"/>
            <w:sz w:val="24"/>
          </w:rPr>
          <w:t>, 1800 mg, and 2400 mg [optional, pending emerging data from previous dose levels])</w:t>
        </w:r>
      </w:ins>
      <w:del w:id="864" w:author="Marmol, Dominika Klaudia" w:date="2026-06-03T16:07:00Z">
        <w:r w:rsidRPr="00AF5717">
          <w:rPr>
            <w:rFonts w:ascii="Arial" w:hAnsi="Arial" w:cs="Arial"/>
            <w:color w:val="000000"/>
            <w:sz w:val="24"/>
          </w:rPr>
          <w:delText>)</w:delText>
        </w:r>
      </w:del>
      <w:r w:rsidRPr="00AF5717">
        <w:rPr>
          <w:rFonts w:ascii="Arial" w:hAnsi="Arial" w:cs="Arial"/>
          <w:color w:val="000000"/>
          <w:sz w:val="24"/>
        </w:rPr>
        <w:t xml:space="preserve"> and </w:t>
      </w:r>
      <w:del w:id="865" w:author="Marmol, Dominika Klaudia" w:date="2026-06-03T16:07:00Z">
        <w:r w:rsidRPr="00AF5717">
          <w:rPr>
            <w:rFonts w:ascii="Arial" w:hAnsi="Arial" w:cs="Arial"/>
            <w:color w:val="000000"/>
            <w:sz w:val="24"/>
          </w:rPr>
          <w:delText xml:space="preserve">receive </w:delText>
        </w:r>
      </w:del>
      <w:r w:rsidRPr="00AF5717">
        <w:rPr>
          <w:rFonts w:ascii="Arial" w:hAnsi="Arial" w:cs="Arial"/>
          <w:color w:val="000000"/>
          <w:sz w:val="24"/>
        </w:rPr>
        <w:t xml:space="preserve">BNT317 </w:t>
      </w:r>
      <w:del w:id="866" w:author="Marmol, Dominika Klaudia" w:date="2026-06-03T16:07:00Z">
        <w:r w:rsidRPr="00AF5717">
          <w:rPr>
            <w:rFonts w:ascii="Arial" w:hAnsi="Arial" w:cs="Arial"/>
            <w:color w:val="000000"/>
            <w:sz w:val="24"/>
          </w:rPr>
          <w:delText xml:space="preserve">once every 2 weeks </w:delText>
        </w:r>
      </w:del>
      <w:del w:id="867" w:author="Marmol, Dominika Klaudia" w:date="2026-06-03T16:08:00Z">
        <w:r w:rsidRPr="00AF5717">
          <w:rPr>
            <w:rFonts w:ascii="Arial" w:hAnsi="Arial" w:cs="Arial"/>
            <w:color w:val="000000"/>
            <w:sz w:val="24"/>
          </w:rPr>
          <w:delText>(</w:delText>
        </w:r>
      </w:del>
      <w:ins w:id="868" w:author="Marmol, Dominika Klaudia" w:date="2026-06-03T16:07:00Z">
        <w:r w:rsidR="001F5227">
          <w:rPr>
            <w:rFonts w:ascii="Arial" w:hAnsi="Arial" w:cs="Arial"/>
            <w:color w:val="000000"/>
            <w:sz w:val="24"/>
          </w:rPr>
          <w:t xml:space="preserve">dosing will be scheduled </w:t>
        </w:r>
      </w:ins>
      <w:r w:rsidRPr="00AF5717">
        <w:rPr>
          <w:rFonts w:ascii="Arial" w:hAnsi="Arial" w:cs="Arial"/>
          <w:color w:val="000000"/>
          <w:sz w:val="24"/>
        </w:rPr>
        <w:t>Q2W</w:t>
      </w:r>
      <w:del w:id="869" w:author="Marmol, Dominika Klaudia" w:date="2026-06-03T16:08:00Z">
        <w:r w:rsidRPr="00AF5717">
          <w:rPr>
            <w:rFonts w:ascii="Arial" w:hAnsi="Arial" w:cs="Arial"/>
            <w:color w:val="000000"/>
            <w:sz w:val="24"/>
          </w:rPr>
          <w:delText>)</w:delText>
        </w:r>
      </w:del>
      <w:r w:rsidRPr="00AF5717">
        <w:rPr>
          <w:rFonts w:ascii="Arial" w:hAnsi="Arial" w:cs="Arial"/>
          <w:color w:val="000000"/>
          <w:sz w:val="24"/>
        </w:rPr>
        <w:t xml:space="preserve">. </w:t>
      </w:r>
      <w:ins w:id="870" w:author="Anthony D'Amelio" w:date="2026-06-15T13:07:00Z" w16du:dateUtc="2026-06-15T17:07:00Z">
        <w:r w:rsidR="007C6B11">
          <w:rPr>
            <w:rFonts w:ascii="Arial" w:hAnsi="Arial" w:cs="Arial"/>
            <w:color w:val="000000"/>
            <w:sz w:val="24"/>
          </w:rPr>
          <w:t xml:space="preserve"> Intermediate dose levels of BNT317 (900 mg</w:t>
        </w:r>
      </w:ins>
      <w:ins w:id="871" w:author="Anthony D'Amelio" w:date="2026-06-15T13:08:00Z" w16du:dateUtc="2026-06-15T17:08:00Z">
        <w:r w:rsidR="007C6B11">
          <w:rPr>
            <w:rFonts w:ascii="Arial" w:hAnsi="Arial" w:cs="Arial"/>
            <w:color w:val="000000"/>
            <w:sz w:val="24"/>
          </w:rPr>
          <w:t xml:space="preserve"> Q2W</w:t>
        </w:r>
      </w:ins>
      <w:ins w:id="872" w:author="Anthony D'Amelio" w:date="2026-06-15T13:07:00Z" w16du:dateUtc="2026-06-15T17:07:00Z">
        <w:r w:rsidR="007C6B11">
          <w:rPr>
            <w:rFonts w:ascii="Arial" w:hAnsi="Arial" w:cs="Arial"/>
            <w:color w:val="000000"/>
            <w:sz w:val="24"/>
          </w:rPr>
          <w:t>, 1500 mg</w:t>
        </w:r>
      </w:ins>
      <w:ins w:id="873" w:author="Anthony D'Amelio" w:date="2026-06-15T13:08:00Z" w16du:dateUtc="2026-06-15T17:08:00Z">
        <w:r w:rsidR="007C6B11">
          <w:rPr>
            <w:rFonts w:ascii="Arial" w:hAnsi="Arial" w:cs="Arial"/>
            <w:color w:val="000000"/>
            <w:sz w:val="24"/>
          </w:rPr>
          <w:t xml:space="preserve"> Q2W) may also be considered due to emerging data. </w:t>
        </w:r>
      </w:ins>
      <w:ins w:id="874" w:author="Anthony D'Amelio" w:date="2026-06-15T13:07:00Z" w16du:dateUtc="2026-06-15T17:07:00Z">
        <w:r w:rsidR="007C6B11">
          <w:rPr>
            <w:rFonts w:ascii="Arial" w:hAnsi="Arial" w:cs="Arial"/>
            <w:color w:val="000000"/>
            <w:sz w:val="24"/>
          </w:rPr>
          <w:t xml:space="preserve"> </w:t>
        </w:r>
      </w:ins>
      <w:ins w:id="875" w:author="Anthony D'Amelio" w:date="2026-06-15T13:10:00Z" w16du:dateUtc="2026-06-15T17:10:00Z">
        <w:r w:rsidR="006F7D86">
          <w:rPr>
            <w:rFonts w:ascii="Arial" w:hAnsi="Arial" w:cs="Arial"/>
            <w:color w:val="000000"/>
            <w:sz w:val="24"/>
          </w:rPr>
          <w:t>For BNT317, o</w:t>
        </w:r>
      </w:ins>
      <w:commentRangeStart w:id="876"/>
      <w:commentRangeStart w:id="877"/>
      <w:del w:id="878" w:author="Anthony D'Amelio" w:date="2026-06-15T13:10:00Z" w16du:dateUtc="2026-06-15T17:10:00Z">
        <w:r w:rsidRPr="00AF5717" w:rsidDel="006F7D86">
          <w:rPr>
            <w:rFonts w:ascii="Arial" w:hAnsi="Arial" w:cs="Arial"/>
            <w:color w:val="000000"/>
            <w:sz w:val="24"/>
          </w:rPr>
          <w:delText>O</w:delText>
        </w:r>
      </w:del>
      <w:r w:rsidRPr="00AF5717">
        <w:rPr>
          <w:rFonts w:ascii="Arial" w:hAnsi="Arial" w:cs="Arial"/>
          <w:color w:val="000000"/>
          <w:sz w:val="24"/>
        </w:rPr>
        <w:t>ne treatment cycle contains one</w:t>
      </w:r>
      <w:r w:rsidR="00A164A1" w:rsidRPr="00AF5717">
        <w:rPr>
          <w:rFonts w:ascii="Arial" w:hAnsi="Arial" w:cs="Arial"/>
          <w:color w:val="000000"/>
          <w:sz w:val="24"/>
        </w:rPr>
        <w:t xml:space="preserve"> </w:t>
      </w:r>
      <w:r w:rsidRPr="00AF5717">
        <w:rPr>
          <w:rFonts w:ascii="Arial" w:hAnsi="Arial" w:cs="Arial"/>
          <w:color w:val="000000"/>
          <w:sz w:val="24"/>
        </w:rPr>
        <w:t>treatment</w:t>
      </w:r>
      <w:commentRangeEnd w:id="876"/>
      <w:r w:rsidR="005E0807" w:rsidRPr="00AF5717">
        <w:rPr>
          <w:rStyle w:val="CommentReference"/>
          <w:rFonts w:ascii="Arial" w:hAnsi="Arial" w:cs="Arial"/>
          <w:color w:val="000000"/>
          <w:sz w:val="24"/>
          <w:szCs w:val="20"/>
        </w:rPr>
        <w:commentReference w:id="876"/>
      </w:r>
      <w:commentRangeEnd w:id="877"/>
      <w:r w:rsidR="006F7D86" w:rsidRPr="00AF5717">
        <w:rPr>
          <w:rStyle w:val="CommentReference"/>
          <w:rFonts w:ascii="Arial" w:hAnsi="Arial" w:cs="Arial"/>
          <w:color w:val="000000"/>
          <w:sz w:val="24"/>
          <w:szCs w:val="20"/>
        </w:rPr>
        <w:commentReference w:id="877"/>
      </w:r>
      <w:r w:rsidRPr="00AF5717">
        <w:rPr>
          <w:rFonts w:ascii="Arial" w:hAnsi="Arial" w:cs="Arial"/>
          <w:color w:val="000000"/>
          <w:sz w:val="24"/>
        </w:rPr>
        <w:t>. As described</w:t>
      </w:r>
      <w:del w:id="879" w:author="Marmol, Dominika Klaudia" w:date="2026-06-03T16:08:00Z">
        <w:r w:rsidRPr="00AF5717">
          <w:rPr>
            <w:rFonts w:ascii="Arial" w:hAnsi="Arial" w:cs="Arial"/>
            <w:color w:val="000000"/>
            <w:sz w:val="24"/>
          </w:rPr>
          <w:delText xml:space="preserve"> below,</w:delText>
        </w:r>
      </w:del>
      <w:r w:rsidRPr="00AF5717">
        <w:rPr>
          <w:rFonts w:ascii="Arial" w:hAnsi="Arial" w:cs="Arial"/>
          <w:color w:val="000000"/>
          <w:sz w:val="24"/>
        </w:rPr>
        <w:t xml:space="preserve"> </w:t>
      </w:r>
      <w:ins w:id="880" w:author="Marmol, Dominika Klaudia" w:date="2026-06-03T16:09:00Z">
        <w:r w:rsidR="001F5227">
          <w:rPr>
            <w:rFonts w:ascii="Arial" w:hAnsi="Arial" w:cs="Arial"/>
            <w:color w:val="000000"/>
            <w:sz w:val="24"/>
          </w:rPr>
          <w:t xml:space="preserve">in CTP Section 4.1.1, </w:t>
        </w:r>
      </w:ins>
      <w:r w:rsidRPr="00AF5717">
        <w:rPr>
          <w:rFonts w:ascii="Arial" w:hAnsi="Arial" w:cs="Arial"/>
          <w:color w:val="000000"/>
          <w:sz w:val="24"/>
        </w:rPr>
        <w:t>an accelerated titration design (</w:t>
      </w:r>
      <w:del w:id="881" w:author="Marmol, Dominika Klaudia" w:date="2026-06-03T16:09:00Z">
        <w:r w:rsidRPr="00AF5717">
          <w:rPr>
            <w:rFonts w:ascii="Arial" w:hAnsi="Arial" w:cs="Arial"/>
            <w:color w:val="000000"/>
            <w:sz w:val="24"/>
          </w:rPr>
          <w:delText>Dose Level [</w:delText>
        </w:r>
      </w:del>
      <w:r w:rsidRPr="00AF5717">
        <w:rPr>
          <w:rFonts w:ascii="Arial" w:hAnsi="Arial" w:cs="Arial"/>
          <w:color w:val="000000"/>
          <w:sz w:val="24"/>
        </w:rPr>
        <w:t>DL</w:t>
      </w:r>
      <w:ins w:id="882" w:author="Marmol, Dominika Klaudia" w:date="2026-06-03T16:09:00Z">
        <w:r w:rsidR="001F5227">
          <w:rPr>
            <w:rFonts w:ascii="Arial" w:hAnsi="Arial" w:cs="Arial"/>
            <w:color w:val="000000"/>
            <w:sz w:val="24"/>
          </w:rPr>
          <w:t>1</w:t>
        </w:r>
      </w:ins>
      <w:del w:id="883" w:author="Marmol, Dominika Klaudia" w:date="2026-06-03T16:09:00Z">
        <w:r w:rsidRPr="00AF5717">
          <w:rPr>
            <w:rFonts w:ascii="Arial" w:hAnsi="Arial" w:cs="Arial"/>
            <w:color w:val="000000"/>
            <w:sz w:val="24"/>
          </w:rPr>
          <w:delText>] 1</w:delText>
        </w:r>
      </w:del>
      <w:r w:rsidRPr="00AF5717">
        <w:rPr>
          <w:rFonts w:ascii="Arial" w:hAnsi="Arial" w:cs="Arial"/>
          <w:color w:val="000000"/>
          <w:sz w:val="24"/>
        </w:rPr>
        <w:t xml:space="preserve">) and </w:t>
      </w:r>
      <w:ins w:id="884" w:author="Marmol, Dominika Klaudia" w:date="2026-06-03T16:09:00Z">
        <w:r w:rsidR="001F5227" w:rsidRPr="00DF233A">
          <w:rPr>
            <w:rFonts w:ascii="Arial" w:hAnsi="Arial" w:cs="Arial"/>
            <w:color w:val="000000"/>
            <w:sz w:val="24"/>
            <w:szCs w:val="24"/>
          </w:rPr>
          <w:t>Bayesian Optimal Interval (</w:t>
        </w:r>
      </w:ins>
      <w:r w:rsidRPr="00DF233A">
        <w:rPr>
          <w:rFonts w:ascii="Arial" w:hAnsi="Arial" w:cs="Arial"/>
          <w:color w:val="000000"/>
          <w:sz w:val="24"/>
          <w:szCs w:val="24"/>
        </w:rPr>
        <w:t>BOIN</w:t>
      </w:r>
      <w:ins w:id="885" w:author="Marmol, Dominika Klaudia" w:date="2026-06-03T16:09:00Z">
        <w:r w:rsidR="001F5227" w:rsidRPr="00DF233A">
          <w:rPr>
            <w:rFonts w:ascii="Arial" w:hAnsi="Arial" w:cs="Arial"/>
            <w:color w:val="000000"/>
            <w:sz w:val="24"/>
            <w:szCs w:val="24"/>
          </w:rPr>
          <w:t>)</w:t>
        </w:r>
      </w:ins>
      <w:r w:rsidR="00A164A1" w:rsidRPr="00DF233A">
        <w:rPr>
          <w:rFonts w:ascii="Arial" w:hAnsi="Arial" w:cs="Arial"/>
          <w:color w:val="000000"/>
          <w:sz w:val="24"/>
          <w:szCs w:val="24"/>
        </w:rPr>
        <w:t xml:space="preserve"> </w:t>
      </w:r>
      <w:r w:rsidRPr="00DF233A">
        <w:rPr>
          <w:rFonts w:ascii="Arial" w:hAnsi="Arial" w:cs="Arial"/>
          <w:color w:val="000000"/>
          <w:sz w:val="24"/>
          <w:szCs w:val="24"/>
        </w:rPr>
        <w:t xml:space="preserve">design (DL2 and above) will be applied during </w:t>
      </w:r>
      <w:ins w:id="886" w:author="Marmol, Dominika Klaudia" w:date="2026-06-03T16:10:00Z">
        <w:r w:rsidR="001F5227" w:rsidRPr="00DF233A">
          <w:rPr>
            <w:rFonts w:ascii="Arial" w:hAnsi="Arial" w:cs="Arial"/>
            <w:sz w:val="24"/>
            <w:szCs w:val="24"/>
          </w:rPr>
          <w:t xml:space="preserve">dose escalation. For Part A, participants who have been treated for a minimum of six cycles and showed progression via RECIST v1.1 could have their dose escalated (intra-participant dose escalation) with agreement from the </w:t>
        </w:r>
        <w:del w:id="887" w:author="BNT" w:date="2026-05-08T09:57:00Z">
          <w:r w:rsidR="001F5227" w:rsidRPr="00DF233A">
            <w:rPr>
              <w:rFonts w:ascii="Arial" w:hAnsi="Arial" w:cs="Arial"/>
              <w:sz w:val="24"/>
              <w:szCs w:val="24"/>
            </w:rPr>
            <w:delText>dose escalation</w:delText>
          </w:r>
        </w:del>
        <w:r w:rsidR="001F5227" w:rsidRPr="00DF233A">
          <w:rPr>
            <w:rFonts w:ascii="Arial" w:hAnsi="Arial" w:cs="Arial"/>
            <w:sz w:val="24"/>
            <w:szCs w:val="24"/>
          </w:rPr>
          <w:t>sponsor and the principal investigator (PI). The dose escalation would be limited to the next higher dose (for instance, if participant was initially dosed at 70 mg BNT317 Q2W, the participant could be escalated to 200 mg BNT317 Q2W).</w:t>
        </w:r>
      </w:ins>
    </w:p>
    <w:p w14:paraId="2C7CE6DD" w14:textId="1C02C3AB" w:rsidR="00DF233A" w:rsidRPr="00DF233A" w:rsidRDefault="00E27C57" w:rsidP="00DF233A">
      <w:pPr>
        <w:pStyle w:val="Body-TextSynopsis"/>
        <w:rPr>
          <w:ins w:id="888" w:author="Marmol, Dominika Klaudia" w:date="2026-06-03T16:12:00Z"/>
          <w:sz w:val="24"/>
          <w:szCs w:val="24"/>
        </w:rPr>
      </w:pPr>
      <w:ins w:id="889" w:author="Marmol, Dominika Klaudia" w:date="2026-06-03T16:12:00Z">
        <w:r w:rsidRPr="00DF233A">
          <w:rPr>
            <w:sz w:val="24"/>
            <w:szCs w:val="24"/>
          </w:rPr>
          <w:t>For Part B1</w:t>
        </w:r>
      </w:ins>
      <w:ins w:id="890" w:author="Levasseur, Laurence" w:date="2026-06-10T10:21:00Z">
        <w:r w:rsidR="004B3188">
          <w:rPr>
            <w:sz w:val="24"/>
            <w:szCs w:val="24"/>
          </w:rPr>
          <w:t xml:space="preserve"> </w:t>
        </w:r>
      </w:ins>
      <w:ins w:id="891" w:author="Marmol, Dominika Klaudia" w:date="2026-06-03T16:12:00Z">
        <w:r w:rsidRPr="00DF233A">
          <w:rPr>
            <w:sz w:val="24"/>
            <w:szCs w:val="24"/>
          </w:rPr>
          <w:t xml:space="preserve">(BNT317 monotherapy), trial participants will be randomized 1:1 into two BNT317 dose groups as determined from Part A, stratified by International Metastatic RCC Database Consortium (IMDC) status (IMDC Favorable vs. IMDC Intermediate/Poor). </w:t>
        </w:r>
      </w:ins>
    </w:p>
    <w:p w14:paraId="4EB177AA" w14:textId="77777777" w:rsidR="00DF233A" w:rsidRPr="00DF233A" w:rsidRDefault="00E27C57" w:rsidP="00DF233A">
      <w:pPr>
        <w:pStyle w:val="Body-TextSynopsis"/>
        <w:rPr>
          <w:ins w:id="892" w:author="Marmol, Dominika Klaudia" w:date="2026-06-03T16:12:00Z"/>
          <w:sz w:val="24"/>
          <w:szCs w:val="24"/>
        </w:rPr>
      </w:pPr>
      <w:ins w:id="893" w:author="Marmol, Dominika Klaudia" w:date="2026-06-03T16:12:00Z">
        <w:r w:rsidRPr="00DF233A">
          <w:rPr>
            <w:sz w:val="24"/>
            <w:szCs w:val="24"/>
          </w:rPr>
          <w:t xml:space="preserve">For Part B2 (BNT317 when added to SoC treatment), trial participants will be randomized 1:1 into two BNT317 dose groups as determined from Part A, stratified by </w:t>
        </w:r>
        <w:r w:rsidRPr="00DF233A">
          <w:rPr>
            <w:i/>
            <w:iCs/>
            <w:sz w:val="24"/>
            <w:szCs w:val="24"/>
          </w:rPr>
          <w:t>Helicobacter pylori</w:t>
        </w:r>
        <w:r w:rsidRPr="00DF233A">
          <w:rPr>
            <w:sz w:val="24"/>
            <w:szCs w:val="24"/>
          </w:rPr>
          <w:t xml:space="preserve"> (</w:t>
        </w:r>
        <w:r w:rsidRPr="00DF233A">
          <w:rPr>
            <w:i/>
            <w:iCs/>
            <w:sz w:val="24"/>
            <w:szCs w:val="24"/>
          </w:rPr>
          <w:t>H. pylori)</w:t>
        </w:r>
        <w:r w:rsidRPr="00DF233A">
          <w:rPr>
            <w:sz w:val="24"/>
            <w:szCs w:val="24"/>
          </w:rPr>
          <w:t xml:space="preserve"> status based on medical history (yes vs. no). </w:t>
        </w:r>
      </w:ins>
    </w:p>
    <w:p w14:paraId="09488443" w14:textId="77777777" w:rsidR="00DF233A" w:rsidRPr="00DF233A" w:rsidRDefault="00E27C57" w:rsidP="00DF233A">
      <w:pPr>
        <w:pStyle w:val="Body-TextSynopsis"/>
        <w:rPr>
          <w:ins w:id="894" w:author="Marmol, Dominika Klaudia" w:date="2026-06-03T16:12:00Z"/>
          <w:sz w:val="24"/>
          <w:szCs w:val="24"/>
        </w:rPr>
      </w:pPr>
      <w:ins w:id="895" w:author="Marmol, Dominika Klaudia" w:date="2026-06-03T16:12:00Z">
        <w:r w:rsidRPr="00DF233A">
          <w:rPr>
            <w:sz w:val="24"/>
            <w:szCs w:val="24"/>
          </w:rPr>
          <w:t>For Part B3 (BNT317 when added to SoC treatment), trial participants will only be assigned to the higher of the two BNT317 dose groups being investigated in Parts B1 and B2.</w:t>
        </w:r>
      </w:ins>
    </w:p>
    <w:p w14:paraId="34114CCC" w14:textId="1EE21A7A" w:rsidR="00DF233A" w:rsidRPr="00DF233A" w:rsidRDefault="00E27C57" w:rsidP="00DF233A">
      <w:pPr>
        <w:pStyle w:val="Body-TextSynopsis"/>
        <w:rPr>
          <w:sz w:val="24"/>
          <w:szCs w:val="24"/>
        </w:rPr>
      </w:pPr>
      <w:ins w:id="896" w:author="Marmol, Dominika Klaudia" w:date="2026-06-03T16:12:00Z">
        <w:r w:rsidRPr="00DF233A">
          <w:rPr>
            <w:sz w:val="24"/>
            <w:szCs w:val="24"/>
          </w:rPr>
          <w:t>Parts B1, B2, and B3 may be initiated in parallel.</w:t>
        </w:r>
      </w:ins>
    </w:p>
    <w:p w14:paraId="30BE19BD" w14:textId="5B6A3F8B" w:rsidR="00A164A1" w:rsidRDefault="00E27C57" w:rsidP="003778A5">
      <w:pPr>
        <w:autoSpaceDE w:val="0"/>
        <w:autoSpaceDN w:val="0"/>
        <w:adjustRightInd w:val="0"/>
        <w:spacing w:before="120"/>
        <w:rPr>
          <w:ins w:id="897" w:author="Marmol, Dominika Klaudia" w:date="2026-06-03T16:41:00Z"/>
          <w:rFonts w:ascii="Arial" w:hAnsi="Arial" w:cs="Arial"/>
          <w:color w:val="000000"/>
          <w:sz w:val="24"/>
        </w:rPr>
      </w:pPr>
      <w:r w:rsidRPr="00AF5717">
        <w:rPr>
          <w:rFonts w:ascii="Arial" w:hAnsi="Arial" w:cs="Arial"/>
          <w:color w:val="000000"/>
          <w:sz w:val="24"/>
        </w:rPr>
        <w:lastRenderedPageBreak/>
        <w:t xml:space="preserve">The sponsor, </w:t>
      </w:r>
      <w:r w:rsidR="00112CEC">
        <w:rPr>
          <w:rFonts w:ascii="Arial" w:hAnsi="Arial" w:cs="Arial"/>
          <w:color w:val="000000"/>
          <w:sz w:val="24"/>
        </w:rPr>
        <w:t>after</w:t>
      </w:r>
      <w:r w:rsidRPr="00AF5717">
        <w:rPr>
          <w:rFonts w:ascii="Arial" w:hAnsi="Arial" w:cs="Arial"/>
          <w:color w:val="000000"/>
          <w:sz w:val="24"/>
        </w:rPr>
        <w:t xml:space="preserve"> consultation with the SRC</w:t>
      </w:r>
      <w:r w:rsidR="00112CEC">
        <w:rPr>
          <w:rFonts w:ascii="Arial" w:hAnsi="Arial" w:cs="Arial"/>
          <w:color w:val="000000"/>
          <w:sz w:val="24"/>
        </w:rPr>
        <w:t xml:space="preserve"> or equivalent forum</w:t>
      </w:r>
      <w:r w:rsidRPr="00AF5717">
        <w:rPr>
          <w:rFonts w:ascii="Arial" w:hAnsi="Arial" w:cs="Arial"/>
          <w:color w:val="000000"/>
          <w:sz w:val="24"/>
        </w:rPr>
        <w:t xml:space="preserve"> and investigators, may evaluate additional dosing schedules and/or intermediate or higher dose levels based on the available safety, antitumor activity, PK, and </w:t>
      </w:r>
      <w:del w:id="898" w:author="Marmol, Dominika Klaudia" w:date="2026-06-03T16:12:00Z">
        <w:r w:rsidRPr="00AF5717">
          <w:rPr>
            <w:rFonts w:ascii="Arial" w:hAnsi="Arial" w:cs="Arial"/>
            <w:color w:val="000000"/>
            <w:sz w:val="24"/>
          </w:rPr>
          <w:delText xml:space="preserve">PD </w:delText>
        </w:r>
      </w:del>
      <w:ins w:id="899" w:author="Marmol, Dominika Klaudia" w:date="2026-06-03T16:12:00Z">
        <w:r w:rsidR="00DF233A">
          <w:rPr>
            <w:rFonts w:ascii="Arial" w:hAnsi="Arial" w:cs="Arial"/>
            <w:color w:val="000000"/>
            <w:sz w:val="24"/>
          </w:rPr>
          <w:t>pharmacodynamic</w:t>
        </w:r>
        <w:r w:rsidR="00DF233A" w:rsidRPr="00AF5717">
          <w:rPr>
            <w:rFonts w:ascii="Arial" w:hAnsi="Arial" w:cs="Arial"/>
            <w:color w:val="000000"/>
            <w:sz w:val="24"/>
          </w:rPr>
          <w:t xml:space="preserve"> </w:t>
        </w:r>
      </w:ins>
      <w:r w:rsidRPr="00AF5717">
        <w:rPr>
          <w:rFonts w:ascii="Arial" w:hAnsi="Arial" w:cs="Arial"/>
          <w:color w:val="000000"/>
          <w:sz w:val="24"/>
        </w:rPr>
        <w:t>data.</w:t>
      </w:r>
    </w:p>
    <w:p w14:paraId="0F1F962B" w14:textId="6E5F863A" w:rsidR="00C372D3" w:rsidRPr="00C372D3" w:rsidRDefault="00E27C57" w:rsidP="00C372D3">
      <w:pPr>
        <w:pStyle w:val="Body-Text"/>
      </w:pPr>
      <w:ins w:id="900" w:author="Marmol, Dominika Klaudia" w:date="2026-06-03T16:41:00Z">
        <w:r>
          <w:t xml:space="preserve">The trial may be amended to include additional parts to further investigate BNT317 in either monotherapy or when added to SoC treatment in additional indications </w:t>
        </w:r>
        <w:r w:rsidRPr="00B844E5">
          <w:t>including PDAC, HNSCC, melanoma, and sarcoma, based on the results from Parts</w:t>
        </w:r>
        <w:r>
          <w:t> </w:t>
        </w:r>
        <w:r w:rsidRPr="00B844E5">
          <w:t>B1 to B3</w:t>
        </w:r>
        <w:r>
          <w:t>.</w:t>
        </w:r>
      </w:ins>
    </w:p>
    <w:p w14:paraId="0E6B0F1D" w14:textId="41575D25" w:rsidR="00C372D3" w:rsidRPr="0022502F" w:rsidRDefault="00E27C57" w:rsidP="003778A5">
      <w:pPr>
        <w:autoSpaceDE w:val="0"/>
        <w:autoSpaceDN w:val="0"/>
        <w:adjustRightInd w:val="0"/>
        <w:spacing w:before="120"/>
        <w:rPr>
          <w:ins w:id="901" w:author="Marmol, Dominika Klaudia" w:date="2026-06-03T16:41:00Z"/>
          <w:rFonts w:ascii="Arial" w:hAnsi="Arial" w:cs="Arial"/>
          <w:b/>
          <w:bCs/>
          <w:i/>
          <w:iCs/>
          <w:color w:val="000000"/>
          <w:sz w:val="24"/>
          <w:u w:val="single"/>
        </w:rPr>
      </w:pPr>
      <w:ins w:id="902" w:author="Marmol, Dominika Klaudia" w:date="2026-06-03T16:41:00Z">
        <w:r w:rsidRPr="0022502F">
          <w:rPr>
            <w:rFonts w:ascii="Arial" w:hAnsi="Arial" w:cs="Arial"/>
            <w:b/>
            <w:bCs/>
            <w:i/>
            <w:iCs/>
            <w:color w:val="000000"/>
            <w:sz w:val="24"/>
            <w:u w:val="single"/>
          </w:rPr>
          <w:t>Design specific to Part A (Dose escalation)</w:t>
        </w:r>
      </w:ins>
    </w:p>
    <w:p w14:paraId="17D3B79B" w14:textId="43361FB4" w:rsidR="00CC23D8" w:rsidRPr="003854C8" w:rsidRDefault="00E27C57" w:rsidP="003778A5">
      <w:pPr>
        <w:autoSpaceDE w:val="0"/>
        <w:autoSpaceDN w:val="0"/>
        <w:adjustRightInd w:val="0"/>
        <w:spacing w:before="120"/>
        <w:rPr>
          <w:rFonts w:ascii="Arial" w:hAnsi="Arial" w:cs="Arial"/>
          <w:color w:val="000000"/>
          <w:sz w:val="24"/>
          <w:u w:val="single"/>
        </w:rPr>
      </w:pPr>
      <w:r w:rsidRPr="003854C8">
        <w:rPr>
          <w:rFonts w:ascii="Arial" w:hAnsi="Arial" w:cs="Arial"/>
          <w:color w:val="000000"/>
          <w:sz w:val="24"/>
          <w:u w:val="single"/>
        </w:rPr>
        <w:t>Accelerated titration:</w:t>
      </w:r>
    </w:p>
    <w:p w14:paraId="0CBF36C7" w14:textId="756255D8" w:rsidR="00A164A1" w:rsidRPr="00AF5717" w:rsidRDefault="00E27C57" w:rsidP="003778A5">
      <w:pPr>
        <w:autoSpaceDE w:val="0"/>
        <w:autoSpaceDN w:val="0"/>
        <w:adjustRightInd w:val="0"/>
        <w:spacing w:before="120"/>
        <w:rPr>
          <w:rFonts w:ascii="Arial" w:hAnsi="Arial" w:cs="Arial"/>
          <w:color w:val="000000"/>
          <w:sz w:val="24"/>
        </w:rPr>
      </w:pPr>
      <w:r w:rsidRPr="00AF5717">
        <w:rPr>
          <w:rFonts w:ascii="Arial" w:hAnsi="Arial" w:cs="Arial"/>
          <w:color w:val="000000"/>
          <w:sz w:val="24"/>
        </w:rPr>
        <w:t xml:space="preserve">For DL1 (70 mg), one participant will receive BNT317. If any Grade </w:t>
      </w:r>
      <w:r w:rsidRPr="00AF5717">
        <w:rPr>
          <w:rFonts w:ascii="Arial" w:eastAsia="ArialMT" w:hAnsi="Arial" w:cs="Arial"/>
          <w:color w:val="000000"/>
          <w:sz w:val="24"/>
        </w:rPr>
        <w:t>≥</w:t>
      </w:r>
      <w:r w:rsidRPr="00AF5717">
        <w:rPr>
          <w:rFonts w:ascii="Arial" w:hAnsi="Arial" w:cs="Arial"/>
          <w:color w:val="000000"/>
          <w:sz w:val="24"/>
        </w:rPr>
        <w:t>2 adverse events (AEs) at</w:t>
      </w:r>
      <w:r w:rsidR="00911676" w:rsidRPr="00AF5717">
        <w:rPr>
          <w:rFonts w:ascii="Arial" w:hAnsi="Arial" w:cs="Arial"/>
          <w:color w:val="000000"/>
          <w:sz w:val="24"/>
        </w:rPr>
        <w:t xml:space="preserve"> </w:t>
      </w:r>
      <w:r w:rsidRPr="00AF5717">
        <w:rPr>
          <w:rFonts w:ascii="Arial" w:hAnsi="Arial" w:cs="Arial"/>
          <w:color w:val="000000"/>
          <w:sz w:val="24"/>
        </w:rPr>
        <w:t>least possibly related to the drug (any TEAE not clearly due to the underlying disease o</w:t>
      </w:r>
      <w:r w:rsidR="003778A5" w:rsidRPr="00AF5717">
        <w:rPr>
          <w:rFonts w:ascii="Arial" w:hAnsi="Arial" w:cs="Arial"/>
          <w:color w:val="000000"/>
          <w:sz w:val="24"/>
        </w:rPr>
        <w:t xml:space="preserve">r </w:t>
      </w:r>
      <w:r w:rsidRPr="00AF5717">
        <w:rPr>
          <w:rFonts w:ascii="Arial" w:hAnsi="Arial" w:cs="Arial"/>
          <w:color w:val="000000"/>
          <w:sz w:val="24"/>
        </w:rPr>
        <w:t xml:space="preserve">extraneous cause such as trauma) are not observed at DL1, </w:t>
      </w:r>
      <w:r w:rsidR="00DD16D4">
        <w:rPr>
          <w:rFonts w:ascii="Arial" w:hAnsi="Arial" w:cs="Arial"/>
          <w:color w:val="000000"/>
          <w:sz w:val="24"/>
        </w:rPr>
        <w:t xml:space="preserve">in the first 28 days (or two cycles if C3D1 starts earlier than 28 days) </w:t>
      </w:r>
      <w:r w:rsidRPr="00AF5717">
        <w:rPr>
          <w:rFonts w:ascii="Arial" w:hAnsi="Arial" w:cs="Arial"/>
          <w:color w:val="000000"/>
          <w:sz w:val="24"/>
        </w:rPr>
        <w:t>participants will be treated in</w:t>
      </w:r>
      <w:r w:rsidR="007E7E0E" w:rsidRPr="00AF5717">
        <w:rPr>
          <w:rFonts w:ascii="Arial" w:hAnsi="Arial" w:cs="Arial"/>
          <w:color w:val="000000"/>
          <w:sz w:val="24"/>
        </w:rPr>
        <w:t xml:space="preserve"> </w:t>
      </w:r>
      <w:del w:id="903" w:author="Marmol, Dominika Klaudia" w:date="2026-06-03T16:44:00Z">
        <w:r w:rsidR="007E7E0E" w:rsidRPr="00AF5717">
          <w:rPr>
            <w:rFonts w:ascii="Arial" w:hAnsi="Arial" w:cs="Arial"/>
            <w:color w:val="000000"/>
            <w:sz w:val="24"/>
          </w:rPr>
          <w:delText xml:space="preserve">cohorts </w:delText>
        </w:r>
      </w:del>
      <w:ins w:id="904" w:author="Marmol, Dominika Klaudia" w:date="2026-06-03T16:44:00Z">
        <w:r w:rsidR="00C82709">
          <w:rPr>
            <w:rFonts w:ascii="Arial" w:hAnsi="Arial" w:cs="Arial"/>
            <w:color w:val="000000"/>
            <w:sz w:val="24"/>
          </w:rPr>
          <w:t>groups</w:t>
        </w:r>
        <w:r w:rsidR="00C82709" w:rsidRPr="00AF5717">
          <w:rPr>
            <w:rFonts w:ascii="Arial" w:hAnsi="Arial" w:cs="Arial"/>
            <w:color w:val="000000"/>
            <w:sz w:val="24"/>
          </w:rPr>
          <w:t xml:space="preserve"> </w:t>
        </w:r>
      </w:ins>
      <w:r w:rsidR="007E7E0E" w:rsidRPr="00AF5717">
        <w:rPr>
          <w:rFonts w:ascii="Arial" w:hAnsi="Arial" w:cs="Arial"/>
          <w:color w:val="000000"/>
          <w:sz w:val="24"/>
        </w:rPr>
        <w:t xml:space="preserve">of three </w:t>
      </w:r>
      <w:ins w:id="905" w:author="Marmol, Dominika Klaudia" w:date="2026-06-03T16:43:00Z">
        <w:r w:rsidR="0022502F">
          <w:rPr>
            <w:rFonts w:ascii="Arial" w:hAnsi="Arial" w:cs="Arial"/>
            <w:color w:val="000000"/>
            <w:sz w:val="24"/>
          </w:rPr>
          <w:t xml:space="preserve">to nine </w:t>
        </w:r>
      </w:ins>
      <w:r w:rsidR="007E7E0E" w:rsidRPr="00AF5717">
        <w:rPr>
          <w:rFonts w:ascii="Arial" w:hAnsi="Arial" w:cs="Arial"/>
          <w:color w:val="000000"/>
          <w:sz w:val="24"/>
        </w:rPr>
        <w:t xml:space="preserve">participants </w:t>
      </w:r>
      <w:r w:rsidRPr="00AF5717">
        <w:rPr>
          <w:rFonts w:ascii="Arial" w:hAnsi="Arial" w:cs="Arial"/>
          <w:color w:val="000000"/>
          <w:sz w:val="24"/>
        </w:rPr>
        <w:t>from DL2. Otherwise, two additional participants will be treated at DL1.</w:t>
      </w:r>
      <w:r w:rsidR="007E7E0E" w:rsidRPr="00AF5717">
        <w:rPr>
          <w:rFonts w:ascii="Arial" w:hAnsi="Arial" w:cs="Arial"/>
          <w:color w:val="000000"/>
          <w:sz w:val="24"/>
        </w:rPr>
        <w:t xml:space="preserve"> </w:t>
      </w:r>
      <w:r w:rsidRPr="00AF5717">
        <w:rPr>
          <w:rFonts w:ascii="Arial" w:hAnsi="Arial" w:cs="Arial"/>
          <w:color w:val="000000"/>
          <w:sz w:val="24"/>
        </w:rPr>
        <w:t>Thereafter, participants will be treated in</w:t>
      </w:r>
      <w:r w:rsidR="007E7E0E" w:rsidRPr="00AF5717">
        <w:rPr>
          <w:rFonts w:ascii="Arial" w:hAnsi="Arial" w:cs="Arial"/>
          <w:color w:val="000000"/>
          <w:sz w:val="24"/>
        </w:rPr>
        <w:t xml:space="preserve"> </w:t>
      </w:r>
      <w:del w:id="906" w:author="Marmol, Dominika Klaudia" w:date="2026-06-03T16:43:00Z">
        <w:r w:rsidR="00A41F88">
          <w:rPr>
            <w:rFonts w:ascii="Arial" w:hAnsi="Arial" w:cs="Arial"/>
            <w:color w:val="000000"/>
            <w:sz w:val="24"/>
          </w:rPr>
          <w:delText xml:space="preserve">groups </w:delText>
        </w:r>
      </w:del>
      <w:ins w:id="907" w:author="Marmol, Dominika Klaudia" w:date="2026-06-03T16:43:00Z">
        <w:r w:rsidR="0022502F">
          <w:rPr>
            <w:rFonts w:ascii="Arial" w:hAnsi="Arial" w:cs="Arial"/>
            <w:color w:val="000000"/>
            <w:sz w:val="24"/>
          </w:rPr>
          <w:t xml:space="preserve">cohorts </w:t>
        </w:r>
      </w:ins>
      <w:r w:rsidR="00A41F88">
        <w:rPr>
          <w:rFonts w:ascii="Arial" w:hAnsi="Arial" w:cs="Arial"/>
          <w:color w:val="000000"/>
          <w:sz w:val="24"/>
        </w:rPr>
        <w:t>of three</w:t>
      </w:r>
      <w:ins w:id="908" w:author="Marmol, Dominika Klaudia" w:date="2026-06-03T16:43:00Z">
        <w:r w:rsidR="0022502F">
          <w:rPr>
            <w:rFonts w:ascii="Arial" w:hAnsi="Arial" w:cs="Arial"/>
            <w:color w:val="000000"/>
            <w:sz w:val="24"/>
          </w:rPr>
          <w:t xml:space="preserve"> to nine participants</w:t>
        </w:r>
      </w:ins>
      <w:r w:rsidR="007E7E0E" w:rsidRPr="00AF5717">
        <w:rPr>
          <w:rFonts w:ascii="Arial" w:hAnsi="Arial" w:cs="Arial"/>
          <w:color w:val="000000"/>
          <w:sz w:val="24"/>
        </w:rPr>
        <w:t xml:space="preserve"> </w:t>
      </w:r>
      <w:r w:rsidRPr="00AF5717">
        <w:rPr>
          <w:rFonts w:ascii="Arial" w:hAnsi="Arial" w:cs="Arial"/>
          <w:color w:val="000000"/>
          <w:sz w:val="24"/>
        </w:rPr>
        <w:t>using the BOIN</w:t>
      </w:r>
      <w:r w:rsidR="003778A5" w:rsidRPr="00AF5717">
        <w:rPr>
          <w:rFonts w:ascii="Arial" w:hAnsi="Arial" w:cs="Arial"/>
          <w:color w:val="000000"/>
          <w:sz w:val="24"/>
        </w:rPr>
        <w:t xml:space="preserve"> </w:t>
      </w:r>
      <w:r w:rsidRPr="00AF5717">
        <w:rPr>
          <w:rFonts w:ascii="Arial" w:hAnsi="Arial" w:cs="Arial"/>
          <w:color w:val="000000"/>
          <w:sz w:val="24"/>
        </w:rPr>
        <w:t>design as</w:t>
      </w:r>
      <w:r w:rsidR="009F6500" w:rsidRPr="00AF5717">
        <w:rPr>
          <w:rFonts w:ascii="Arial" w:hAnsi="Arial" w:cs="Arial"/>
          <w:color w:val="000000"/>
          <w:sz w:val="24"/>
        </w:rPr>
        <w:t xml:space="preserve"> </w:t>
      </w:r>
      <w:r w:rsidRPr="00AF5717">
        <w:rPr>
          <w:rFonts w:ascii="Arial" w:hAnsi="Arial" w:cs="Arial"/>
          <w:color w:val="000000"/>
          <w:sz w:val="24"/>
        </w:rPr>
        <w:t>described below.</w:t>
      </w:r>
    </w:p>
    <w:p w14:paraId="7ED8244A" w14:textId="07E96712" w:rsidR="003778A5" w:rsidRPr="003854C8" w:rsidRDefault="00E27C57" w:rsidP="003778A5">
      <w:pPr>
        <w:autoSpaceDE w:val="0"/>
        <w:autoSpaceDN w:val="0"/>
        <w:adjustRightInd w:val="0"/>
        <w:spacing w:before="120"/>
        <w:rPr>
          <w:rFonts w:ascii="Arial" w:hAnsi="Arial" w:cs="Arial"/>
          <w:color w:val="000000"/>
          <w:sz w:val="24"/>
          <w:u w:val="single"/>
        </w:rPr>
      </w:pPr>
      <w:r w:rsidRPr="003854C8">
        <w:rPr>
          <w:rFonts w:ascii="Arial" w:hAnsi="Arial" w:cs="Arial"/>
          <w:color w:val="000000"/>
          <w:sz w:val="24"/>
          <w:u w:val="single"/>
        </w:rPr>
        <w:t>BOIN design:</w:t>
      </w:r>
    </w:p>
    <w:p w14:paraId="7EB8C919" w14:textId="3913D501" w:rsidR="003778A5" w:rsidRPr="00AF5717" w:rsidRDefault="00E27C57" w:rsidP="003778A5">
      <w:pPr>
        <w:autoSpaceDE w:val="0"/>
        <w:autoSpaceDN w:val="0"/>
        <w:adjustRightInd w:val="0"/>
        <w:spacing w:before="120"/>
        <w:rPr>
          <w:rFonts w:ascii="Arial" w:hAnsi="Arial" w:cs="Arial"/>
          <w:i/>
          <w:iCs/>
          <w:color w:val="000000"/>
          <w:sz w:val="24"/>
          <w:u w:val="single"/>
        </w:rPr>
      </w:pPr>
      <w:r w:rsidRPr="00AF5717">
        <w:rPr>
          <w:rFonts w:ascii="Arial" w:hAnsi="Arial" w:cs="Arial"/>
          <w:color w:val="000000"/>
          <w:sz w:val="24"/>
        </w:rPr>
        <w:t xml:space="preserve">The target toxicity rate for the MTD is 0.3 and the maximum </w:t>
      </w:r>
      <w:del w:id="909" w:author="Marmol, Dominika Klaudia" w:date="2026-06-03T16:45:00Z">
        <w:r w:rsidRPr="00AF5717">
          <w:rPr>
            <w:rFonts w:ascii="Arial" w:hAnsi="Arial" w:cs="Arial"/>
            <w:color w:val="000000"/>
            <w:sz w:val="24"/>
          </w:rPr>
          <w:delText xml:space="preserve">sample size is 18 (DL2 to </w:delText>
        </w:r>
        <w:r w:rsidR="00E85F1D">
          <w:rPr>
            <w:rFonts w:ascii="Arial" w:hAnsi="Arial" w:cs="Arial"/>
            <w:color w:val="000000"/>
            <w:sz w:val="24"/>
          </w:rPr>
          <w:delText>DL</w:delText>
        </w:r>
        <w:r w:rsidR="001E21E8" w:rsidRPr="00AF5717">
          <w:rPr>
            <w:rFonts w:ascii="Arial" w:hAnsi="Arial" w:cs="Arial"/>
            <w:color w:val="000000"/>
            <w:sz w:val="24"/>
          </w:rPr>
          <w:delText>4</w:delText>
        </w:r>
        <w:r w:rsidRPr="00AF5717">
          <w:rPr>
            <w:rFonts w:ascii="Arial" w:hAnsi="Arial" w:cs="Arial"/>
            <w:color w:val="000000"/>
            <w:sz w:val="24"/>
          </w:rPr>
          <w:delText>).</w:delText>
        </w:r>
      </w:del>
      <w:ins w:id="910" w:author="Marmol, Dominika Klaudia" w:date="2026-06-03T16:45:00Z">
        <w:r w:rsidR="00C82709">
          <w:rPr>
            <w:rFonts w:ascii="Arial" w:hAnsi="Arial" w:cs="Arial"/>
            <w:color w:val="000000"/>
            <w:sz w:val="24"/>
          </w:rPr>
          <w:t xml:space="preserve"> DLT-evaluable participants per dose level is 9.</w:t>
        </w:r>
      </w:ins>
    </w:p>
    <w:p w14:paraId="7EE1A7B3" w14:textId="0C826474" w:rsidR="00CC23D8" w:rsidRPr="00AF5717" w:rsidRDefault="00E27C57" w:rsidP="003778A5">
      <w:pPr>
        <w:autoSpaceDE w:val="0"/>
        <w:autoSpaceDN w:val="0"/>
        <w:adjustRightInd w:val="0"/>
        <w:spacing w:before="120"/>
        <w:rPr>
          <w:rFonts w:ascii="Arial" w:hAnsi="Arial" w:cs="Arial"/>
          <w:i/>
          <w:iCs/>
          <w:color w:val="000000"/>
          <w:sz w:val="24"/>
          <w:u w:val="single"/>
        </w:rPr>
      </w:pPr>
      <w:r w:rsidRPr="00AF5717">
        <w:rPr>
          <w:rFonts w:ascii="Arial" w:hAnsi="Arial" w:cs="Arial"/>
          <w:color w:val="000000"/>
          <w:sz w:val="24"/>
        </w:rPr>
        <w:t xml:space="preserve">Participants will be treated in </w:t>
      </w:r>
      <w:del w:id="911" w:author="Marmol, Dominika Klaudia" w:date="2026-06-03T16:45:00Z">
        <w:r w:rsidR="00926A22">
          <w:rPr>
            <w:rFonts w:ascii="Arial" w:hAnsi="Arial" w:cs="Arial"/>
            <w:color w:val="000000"/>
            <w:sz w:val="24"/>
          </w:rPr>
          <w:delText xml:space="preserve">groups </w:delText>
        </w:r>
      </w:del>
      <w:ins w:id="912" w:author="Marmol, Dominika Klaudia" w:date="2026-06-03T16:45:00Z">
        <w:r w:rsidR="00C82709">
          <w:rPr>
            <w:rFonts w:ascii="Arial" w:hAnsi="Arial" w:cs="Arial"/>
            <w:color w:val="000000"/>
            <w:sz w:val="24"/>
          </w:rPr>
          <w:t xml:space="preserve">cohorts </w:t>
        </w:r>
      </w:ins>
      <w:r w:rsidR="00926A22">
        <w:rPr>
          <w:rFonts w:ascii="Arial" w:hAnsi="Arial" w:cs="Arial"/>
          <w:color w:val="000000"/>
          <w:sz w:val="24"/>
        </w:rPr>
        <w:t>of three</w:t>
      </w:r>
      <w:ins w:id="913" w:author="Marmol, Dominika Klaudia" w:date="2026-06-03T16:46:00Z">
        <w:r w:rsidR="00C82709">
          <w:rPr>
            <w:rFonts w:ascii="Arial" w:hAnsi="Arial" w:cs="Arial"/>
            <w:color w:val="000000"/>
            <w:sz w:val="24"/>
          </w:rPr>
          <w:t xml:space="preserve"> to nine participants during the dose escalation component</w:t>
        </w:r>
      </w:ins>
      <w:r w:rsidRPr="00AF5717">
        <w:rPr>
          <w:rFonts w:ascii="Arial" w:hAnsi="Arial" w:cs="Arial"/>
          <w:color w:val="000000"/>
          <w:sz w:val="24"/>
        </w:rPr>
        <w:t>. Only the DLTs defined</w:t>
      </w:r>
      <w:r w:rsidR="00911676" w:rsidRPr="00AF5717">
        <w:rPr>
          <w:rFonts w:ascii="Arial" w:hAnsi="Arial" w:cs="Arial"/>
          <w:color w:val="000000"/>
          <w:sz w:val="24"/>
        </w:rPr>
        <w:t xml:space="preserve"> </w:t>
      </w:r>
      <w:r w:rsidRPr="00AF5717">
        <w:rPr>
          <w:rFonts w:ascii="Arial" w:hAnsi="Arial" w:cs="Arial"/>
          <w:color w:val="000000"/>
          <w:sz w:val="24"/>
        </w:rPr>
        <w:t xml:space="preserve">in </w:t>
      </w:r>
      <w:r w:rsidR="00F34FB4" w:rsidRPr="00AF5717">
        <w:rPr>
          <w:rFonts w:ascii="Arial" w:hAnsi="Arial" w:cs="Arial"/>
          <w:sz w:val="24"/>
        </w:rPr>
        <w:t xml:space="preserve">Table </w:t>
      </w:r>
      <w:del w:id="914" w:author="Marmol, Dominika Klaudia" w:date="2026-06-03T16:46:00Z">
        <w:r w:rsidR="002254D6">
          <w:rPr>
            <w:rFonts w:ascii="Arial" w:hAnsi="Arial" w:cs="Arial"/>
            <w:sz w:val="24"/>
          </w:rPr>
          <w:delText>8</w:delText>
        </w:r>
        <w:r w:rsidR="002254D6" w:rsidRPr="00AF5717">
          <w:rPr>
            <w:rFonts w:ascii="Arial" w:hAnsi="Arial" w:cs="Arial"/>
            <w:sz w:val="24"/>
          </w:rPr>
          <w:delText xml:space="preserve"> </w:delText>
        </w:r>
      </w:del>
      <w:ins w:id="915" w:author="Marmol, Dominika Klaudia" w:date="2026-06-03T16:46:00Z">
        <w:r w:rsidR="00C82709">
          <w:rPr>
            <w:rFonts w:ascii="Arial" w:hAnsi="Arial" w:cs="Arial"/>
            <w:sz w:val="24"/>
          </w:rPr>
          <w:t>19</w:t>
        </w:r>
        <w:r w:rsidR="00C82709" w:rsidRPr="00AF5717">
          <w:rPr>
            <w:rFonts w:ascii="Arial" w:hAnsi="Arial" w:cs="Arial"/>
            <w:sz w:val="24"/>
          </w:rPr>
          <w:t xml:space="preserve"> </w:t>
        </w:r>
      </w:ins>
      <w:r w:rsidR="00F34FB4" w:rsidRPr="00AF5717">
        <w:rPr>
          <w:rFonts w:ascii="Arial" w:hAnsi="Arial" w:cs="Arial"/>
          <w:sz w:val="24"/>
        </w:rPr>
        <w:t>in the CTP</w:t>
      </w:r>
      <w:r w:rsidRPr="00AF5717">
        <w:rPr>
          <w:rFonts w:ascii="Arial" w:hAnsi="Arial" w:cs="Arial"/>
          <w:sz w:val="24"/>
        </w:rPr>
        <w:t xml:space="preserve"> </w:t>
      </w:r>
      <w:r w:rsidRPr="00AF5717">
        <w:rPr>
          <w:rFonts w:ascii="Arial" w:hAnsi="Arial" w:cs="Arial"/>
          <w:color w:val="000000"/>
          <w:sz w:val="24"/>
        </w:rPr>
        <w:t>that occur during the DLT observation period will be used for dose finding. The DLT</w:t>
      </w:r>
      <w:r w:rsidR="00911676" w:rsidRPr="00AF5717">
        <w:rPr>
          <w:rFonts w:ascii="Arial" w:hAnsi="Arial" w:cs="Arial"/>
          <w:color w:val="000000"/>
          <w:sz w:val="24"/>
        </w:rPr>
        <w:t xml:space="preserve"> </w:t>
      </w:r>
      <w:r w:rsidRPr="00AF5717">
        <w:rPr>
          <w:rFonts w:ascii="Arial" w:hAnsi="Arial" w:cs="Arial"/>
          <w:color w:val="000000"/>
          <w:sz w:val="24"/>
        </w:rPr>
        <w:t>observation period is until 28 days after initiation of BNT317 administration on C1D1 or the day</w:t>
      </w:r>
      <w:r w:rsidR="00911676" w:rsidRPr="00AF5717">
        <w:rPr>
          <w:rFonts w:ascii="Arial" w:hAnsi="Arial" w:cs="Arial"/>
          <w:color w:val="000000"/>
          <w:sz w:val="24"/>
        </w:rPr>
        <w:t xml:space="preserve"> </w:t>
      </w:r>
      <w:r w:rsidRPr="00AF5717">
        <w:rPr>
          <w:rFonts w:ascii="Arial" w:hAnsi="Arial" w:cs="Arial"/>
          <w:color w:val="000000"/>
          <w:sz w:val="24"/>
        </w:rPr>
        <w:t xml:space="preserve">before C3D1, whichever comes earlier. </w:t>
      </w:r>
      <w:del w:id="916" w:author="Marmol, Dominika Klaudia" w:date="2026-06-03T16:47:00Z">
        <w:r w:rsidRPr="00AF5717">
          <w:rPr>
            <w:rFonts w:ascii="Arial" w:hAnsi="Arial" w:cs="Arial"/>
            <w:color w:val="000000"/>
            <w:sz w:val="24"/>
          </w:rPr>
          <w:delText>As shown in</w:delText>
        </w:r>
        <w:r w:rsidR="00FD2F46" w:rsidRPr="00AF5717">
          <w:rPr>
            <w:rFonts w:ascii="Arial" w:hAnsi="Arial" w:cs="Arial"/>
            <w:color w:val="000000"/>
            <w:sz w:val="24"/>
          </w:rPr>
          <w:delText xml:space="preserve"> </w:delText>
        </w:r>
        <w:r w:rsidR="00FD2F46" w:rsidRPr="00AF5717">
          <w:rPr>
            <w:rFonts w:ascii="Arial" w:hAnsi="Arial" w:cs="Arial"/>
            <w:color w:val="0000FF"/>
            <w:sz w:val="24"/>
          </w:rPr>
          <w:fldChar w:fldCharType="begin"/>
        </w:r>
        <w:r w:rsidR="00FD2F46" w:rsidRPr="00AF5717">
          <w:rPr>
            <w:rFonts w:ascii="Arial" w:hAnsi="Arial" w:cs="Arial"/>
            <w:color w:val="0000FF"/>
            <w:sz w:val="24"/>
          </w:rPr>
          <w:delInstrText xml:space="preserve"> REF _Ref180244510 \h  \* MERGEFORMAT </w:delInstrText>
        </w:r>
        <w:r w:rsidR="00FD2F46" w:rsidRPr="00AF5717">
          <w:rPr>
            <w:rFonts w:ascii="Arial" w:hAnsi="Arial" w:cs="Arial"/>
            <w:color w:val="0000FF"/>
            <w:sz w:val="24"/>
          </w:rPr>
        </w:r>
        <w:r w:rsidR="00FD2F46" w:rsidRPr="00AF5717">
          <w:rPr>
            <w:rFonts w:ascii="Arial" w:hAnsi="Arial" w:cs="Arial"/>
            <w:color w:val="0000FF"/>
            <w:sz w:val="24"/>
          </w:rPr>
          <w:fldChar w:fldCharType="separate"/>
        </w:r>
        <w:r w:rsidR="00CA5FDB" w:rsidRPr="00CA5FDB">
          <w:rPr>
            <w:rFonts w:ascii="Arial" w:hAnsi="Arial" w:cs="Arial"/>
            <w:color w:val="0000FF"/>
            <w:sz w:val="24"/>
          </w:rPr>
          <w:delText>Figure 1</w:delText>
        </w:r>
        <w:r w:rsidR="00FD2F46" w:rsidRPr="00AF5717">
          <w:rPr>
            <w:rFonts w:ascii="Arial" w:hAnsi="Arial" w:cs="Arial"/>
            <w:color w:val="0000FF"/>
            <w:sz w:val="24"/>
          </w:rPr>
          <w:fldChar w:fldCharType="end"/>
        </w:r>
        <w:r w:rsidR="00FD2F46" w:rsidRPr="00AF5717">
          <w:rPr>
            <w:rFonts w:ascii="Arial" w:hAnsi="Arial" w:cs="Arial"/>
            <w:color w:val="000000"/>
            <w:sz w:val="24"/>
          </w:rPr>
          <w:delText xml:space="preserve"> </w:delText>
        </w:r>
        <w:r w:rsidRPr="00AF5717">
          <w:rPr>
            <w:rFonts w:ascii="Arial" w:hAnsi="Arial" w:cs="Arial"/>
            <w:color w:val="000000"/>
            <w:sz w:val="24"/>
          </w:rPr>
          <w:delText xml:space="preserve">the </w:delText>
        </w:r>
      </w:del>
      <w:ins w:id="917" w:author="Marmol, Dominika Klaudia" w:date="2026-06-03T16:47:00Z">
        <w:r w:rsidR="00C82709">
          <w:rPr>
            <w:rFonts w:ascii="Arial" w:hAnsi="Arial" w:cs="Arial"/>
            <w:color w:val="000000"/>
            <w:sz w:val="24"/>
          </w:rPr>
          <w:t xml:space="preserve">The </w:t>
        </w:r>
      </w:ins>
      <w:r w:rsidRPr="00AF5717">
        <w:rPr>
          <w:rFonts w:ascii="Arial" w:hAnsi="Arial" w:cs="Arial"/>
          <w:color w:val="000000"/>
          <w:sz w:val="24"/>
        </w:rPr>
        <w:t>BOIN design</w:t>
      </w:r>
      <w:r w:rsidR="00911676" w:rsidRPr="00AF5717">
        <w:rPr>
          <w:rFonts w:ascii="Arial" w:hAnsi="Arial" w:cs="Arial"/>
          <w:color w:val="000000"/>
          <w:sz w:val="24"/>
        </w:rPr>
        <w:t xml:space="preserve"> </w:t>
      </w:r>
      <w:r w:rsidRPr="00AF5717">
        <w:rPr>
          <w:rFonts w:ascii="Arial" w:hAnsi="Arial" w:cs="Arial"/>
          <w:color w:val="000000"/>
          <w:sz w:val="24"/>
        </w:rPr>
        <w:t>uses the following</w:t>
      </w:r>
      <w:r w:rsidR="00911676" w:rsidRPr="00AF5717">
        <w:rPr>
          <w:rFonts w:ascii="Arial" w:hAnsi="Arial" w:cs="Arial"/>
          <w:color w:val="000000"/>
          <w:sz w:val="24"/>
        </w:rPr>
        <w:t xml:space="preserve"> </w:t>
      </w:r>
      <w:r w:rsidRPr="00AF5717">
        <w:rPr>
          <w:rFonts w:ascii="Arial" w:hAnsi="Arial" w:cs="Arial"/>
          <w:color w:val="000000"/>
          <w:sz w:val="24"/>
        </w:rPr>
        <w:t>rule, to guide dose escalation/de-escalation:</w:t>
      </w:r>
    </w:p>
    <w:p w14:paraId="33C09EE3" w14:textId="5EF41B0D" w:rsidR="00CC23D8" w:rsidRPr="00AF5717" w:rsidRDefault="00E27C57" w:rsidP="00B26A93">
      <w:pPr>
        <w:pStyle w:val="ListParagraph"/>
        <w:numPr>
          <w:ilvl w:val="0"/>
          <w:numId w:val="35"/>
        </w:numPr>
        <w:autoSpaceDE w:val="0"/>
        <w:autoSpaceDN w:val="0"/>
        <w:adjustRightInd w:val="0"/>
        <w:spacing w:after="0"/>
        <w:rPr>
          <w:rFonts w:cs="Arial"/>
          <w:color w:val="000000"/>
        </w:rPr>
      </w:pPr>
      <w:r w:rsidRPr="00AF5717">
        <w:rPr>
          <w:rFonts w:cs="Arial"/>
          <w:color w:val="000000"/>
        </w:rPr>
        <w:t xml:space="preserve">if the observed DLT rate at the current dose is </w:t>
      </w:r>
      <w:ins w:id="918" w:author="Marmol, Dominika Klaudia" w:date="2026-06-03T16:48:00Z">
        <w:r w:rsidR="00C82709">
          <w:rPr>
            <w:rFonts w:cs="Arial"/>
          </w:rPr>
          <w:t>≤</w:t>
        </w:r>
      </w:ins>
      <w:r w:rsidRPr="00AF5717">
        <w:rPr>
          <w:rFonts w:cs="Arial"/>
          <w:color w:val="000000"/>
        </w:rPr>
        <w:t>0.236, escalate the dose to the next higher</w:t>
      </w:r>
      <w:r w:rsidR="00911676" w:rsidRPr="00AF5717">
        <w:rPr>
          <w:rFonts w:cs="Arial"/>
          <w:color w:val="000000"/>
        </w:rPr>
        <w:t xml:space="preserve"> </w:t>
      </w:r>
      <w:r w:rsidRPr="00AF5717">
        <w:rPr>
          <w:rFonts w:cs="Arial"/>
          <w:color w:val="000000"/>
        </w:rPr>
        <w:t>dose level;</w:t>
      </w:r>
    </w:p>
    <w:p w14:paraId="1DF8AD03" w14:textId="7EA7D84C" w:rsidR="003778A5" w:rsidRPr="00AF5717" w:rsidRDefault="00E27C57" w:rsidP="003778A5">
      <w:pPr>
        <w:pStyle w:val="ListParagraph"/>
        <w:numPr>
          <w:ilvl w:val="0"/>
          <w:numId w:val="35"/>
        </w:numPr>
        <w:autoSpaceDE w:val="0"/>
        <w:autoSpaceDN w:val="0"/>
        <w:adjustRightInd w:val="0"/>
        <w:spacing w:after="0"/>
        <w:rPr>
          <w:rFonts w:cs="Arial"/>
          <w:color w:val="000000"/>
        </w:rPr>
      </w:pPr>
      <w:r w:rsidRPr="00AF5717">
        <w:rPr>
          <w:rFonts w:cs="Arial"/>
          <w:color w:val="000000"/>
        </w:rPr>
        <w:t xml:space="preserve">if the observed DLT rate at the current dose is </w:t>
      </w:r>
      <w:ins w:id="919" w:author="Marmol, Dominika Klaudia" w:date="2026-06-03T16:48:00Z">
        <w:r w:rsidR="00C82709">
          <w:t>&gt;</w:t>
        </w:r>
      </w:ins>
      <w:r w:rsidRPr="00AF5717">
        <w:rPr>
          <w:rFonts w:cs="Arial"/>
          <w:color w:val="000000"/>
        </w:rPr>
        <w:t>0.333, de-escalate the dose to the next</w:t>
      </w:r>
      <w:r w:rsidR="00911676" w:rsidRPr="00AF5717">
        <w:rPr>
          <w:rFonts w:cs="Arial"/>
          <w:color w:val="000000"/>
        </w:rPr>
        <w:t xml:space="preserve"> </w:t>
      </w:r>
      <w:r w:rsidRPr="00AF5717">
        <w:rPr>
          <w:rFonts w:cs="Arial"/>
          <w:color w:val="000000"/>
        </w:rPr>
        <w:t>lower dose level;</w:t>
      </w:r>
    </w:p>
    <w:p w14:paraId="659E6A71" w14:textId="2BE948B3" w:rsidR="00911676" w:rsidRPr="00AF5717" w:rsidRDefault="00E27C57" w:rsidP="003778A5">
      <w:pPr>
        <w:autoSpaceDE w:val="0"/>
        <w:autoSpaceDN w:val="0"/>
        <w:adjustRightInd w:val="0"/>
        <w:spacing w:after="0"/>
        <w:rPr>
          <w:rFonts w:ascii="Arial" w:hAnsi="Arial" w:cs="Arial"/>
          <w:color w:val="000000"/>
          <w:sz w:val="24"/>
          <w:szCs w:val="24"/>
        </w:rPr>
      </w:pPr>
      <w:r w:rsidRPr="00AF5717">
        <w:rPr>
          <w:rFonts w:ascii="Arial" w:hAnsi="Arial" w:cs="Arial"/>
          <w:color w:val="000000"/>
          <w:sz w:val="24"/>
          <w:szCs w:val="24"/>
        </w:rPr>
        <w:t>otherwise, stay at the current dose.</w:t>
      </w:r>
    </w:p>
    <w:p w14:paraId="7525CB13" w14:textId="43BF9061" w:rsidR="00CC23D8" w:rsidRPr="00AF5717" w:rsidRDefault="00E27C57" w:rsidP="003778A5">
      <w:pPr>
        <w:autoSpaceDE w:val="0"/>
        <w:autoSpaceDN w:val="0"/>
        <w:adjustRightInd w:val="0"/>
        <w:spacing w:before="120"/>
        <w:rPr>
          <w:rFonts w:ascii="Arial" w:hAnsi="Arial" w:cs="Arial"/>
          <w:color w:val="000000"/>
          <w:sz w:val="24"/>
        </w:rPr>
      </w:pPr>
      <w:r w:rsidRPr="00AF5717">
        <w:rPr>
          <w:rFonts w:ascii="Arial" w:hAnsi="Arial" w:cs="Arial"/>
          <w:color w:val="000000"/>
          <w:sz w:val="24"/>
        </w:rPr>
        <w:t>The steps to implement the BOIN design are described as follows:</w:t>
      </w:r>
    </w:p>
    <w:p w14:paraId="1C72033C" w14:textId="44A88275" w:rsidR="001260C6" w:rsidRPr="00AF5717" w:rsidRDefault="001E0890" w:rsidP="00B26A93">
      <w:pPr>
        <w:pStyle w:val="ListParagraph"/>
        <w:numPr>
          <w:ilvl w:val="0"/>
          <w:numId w:val="36"/>
        </w:numPr>
        <w:autoSpaceDE w:val="0"/>
        <w:autoSpaceDN w:val="0"/>
        <w:adjustRightInd w:val="0"/>
        <w:spacing w:after="0"/>
        <w:rPr>
          <w:rFonts w:cs="Arial"/>
          <w:color w:val="000000"/>
        </w:rPr>
      </w:pPr>
      <w:ins w:id="920" w:author="Anthony D'Amelio" w:date="2026-06-15T13:21:00Z" w16du:dateUtc="2026-06-15T17:21:00Z">
        <w:r w:rsidRPr="003157E5">
          <w:t xml:space="preserve">Participants in the first </w:t>
        </w:r>
        <w:del w:id="921" w:author="BNT" w:date="2026-05-08T09:57:00Z" w16du:dateUtc="2026-05-08T07:57:00Z">
          <w:r w:rsidRPr="003157E5">
            <w:delText>3-er</w:delText>
          </w:r>
        </w:del>
        <w:r>
          <w:t xml:space="preserve">three to nine participant </w:t>
        </w:r>
        <w:r w:rsidRPr="003157E5">
          <w:t>cohort are treated at DL2</w:t>
        </w:r>
      </w:ins>
      <w:commentRangeStart w:id="922"/>
      <w:commentRangeStart w:id="923"/>
      <w:del w:id="924" w:author="Anthony D'Amelio" w:date="2026-06-15T13:21:00Z" w16du:dateUtc="2026-06-15T17:21:00Z">
        <w:r w:rsidR="00E27C57" w:rsidRPr="00AF5717" w:rsidDel="001E0890">
          <w:rPr>
            <w:rFonts w:cs="Arial"/>
            <w:color w:val="000000"/>
          </w:rPr>
          <w:delText xml:space="preserve">Participants in the first </w:delText>
        </w:r>
        <w:r w:rsidR="00F505B4" w:rsidDel="001E0890">
          <w:rPr>
            <w:rFonts w:cs="Arial"/>
            <w:color w:val="000000"/>
          </w:rPr>
          <w:delText>group of three</w:delText>
        </w:r>
      </w:del>
      <w:ins w:id="925" w:author="Marmol, Dominika Klaudia" w:date="2026-06-03T16:48:00Z">
        <w:del w:id="926" w:author="Anthony D'Amelio" w:date="2026-06-15T13:21:00Z" w16du:dateUtc="2026-06-15T17:21:00Z">
          <w:r w:rsidR="00C82709" w:rsidDel="001E0890">
            <w:rPr>
              <w:rFonts w:cs="Arial"/>
              <w:color w:val="000000"/>
            </w:rPr>
            <w:delText xml:space="preserve"> to nine</w:delText>
          </w:r>
        </w:del>
      </w:ins>
      <w:del w:id="927" w:author="Anthony D'Amelio" w:date="2026-06-15T13:21:00Z" w16du:dateUtc="2026-06-15T17:21:00Z">
        <w:r w:rsidR="00F505B4" w:rsidDel="001E0890">
          <w:rPr>
            <w:rFonts w:cs="Arial"/>
            <w:color w:val="000000"/>
          </w:rPr>
          <w:delText xml:space="preserve"> participants</w:delText>
        </w:r>
        <w:r w:rsidR="00E27C57" w:rsidRPr="00AF5717" w:rsidDel="001E0890">
          <w:rPr>
            <w:rFonts w:cs="Arial"/>
            <w:color w:val="000000"/>
          </w:rPr>
          <w:delText xml:space="preserve"> </w:delText>
        </w:r>
        <w:commentRangeEnd w:id="922"/>
        <w:r w:rsidR="005D439E" w:rsidRPr="00AF5717" w:rsidDel="001E0890">
          <w:rPr>
            <w:rStyle w:val="CommentReference"/>
            <w:rFonts w:cs="Arial"/>
            <w:color w:val="000000"/>
            <w:sz w:val="24"/>
            <w:szCs w:val="24"/>
          </w:rPr>
          <w:commentReference w:id="922"/>
        </w:r>
      </w:del>
      <w:commentRangeEnd w:id="923"/>
      <w:r w:rsidR="002B56AD" w:rsidRPr="00AF5717">
        <w:rPr>
          <w:rStyle w:val="CommentReference"/>
          <w:rFonts w:cs="Arial"/>
          <w:color w:val="000000"/>
          <w:sz w:val="24"/>
          <w:szCs w:val="24"/>
        </w:rPr>
        <w:commentReference w:id="923"/>
      </w:r>
      <w:del w:id="928" w:author="Anthony D'Amelio" w:date="2026-06-15T13:21:00Z" w16du:dateUtc="2026-06-15T17:21:00Z">
        <w:r w:rsidR="00E27C57" w:rsidRPr="00AF5717" w:rsidDel="001E0890">
          <w:rPr>
            <w:rFonts w:cs="Arial"/>
            <w:color w:val="000000"/>
          </w:rPr>
          <w:delText>are treated at DL2</w:delText>
        </w:r>
      </w:del>
      <w:r w:rsidR="00E27C57" w:rsidRPr="00AF5717">
        <w:rPr>
          <w:rFonts w:cs="Arial"/>
          <w:color w:val="000000"/>
        </w:rPr>
        <w:t xml:space="preserve"> (200 mg).</w:t>
      </w:r>
    </w:p>
    <w:p w14:paraId="1DC27F57" w14:textId="5CF75414" w:rsidR="001260C6" w:rsidRPr="00AF5717" w:rsidRDefault="00E27C57" w:rsidP="00B26A93">
      <w:pPr>
        <w:pStyle w:val="ListParagraph"/>
        <w:numPr>
          <w:ilvl w:val="0"/>
          <w:numId w:val="36"/>
        </w:numPr>
        <w:autoSpaceDE w:val="0"/>
        <w:autoSpaceDN w:val="0"/>
        <w:adjustRightInd w:val="0"/>
        <w:spacing w:after="0"/>
        <w:rPr>
          <w:rFonts w:cs="Arial"/>
          <w:color w:val="000000"/>
        </w:rPr>
      </w:pPr>
      <w:r w:rsidRPr="00AF5717">
        <w:rPr>
          <w:rFonts w:cs="Arial"/>
          <w:color w:val="000000"/>
        </w:rPr>
        <w:t xml:space="preserve">To assign a dose to the next </w:t>
      </w:r>
      <w:del w:id="929" w:author="Marmol, Dominika Klaudia" w:date="2026-06-03T16:49:00Z">
        <w:r w:rsidRPr="00AF5717">
          <w:rPr>
            <w:rFonts w:cs="Arial"/>
            <w:color w:val="000000"/>
          </w:rPr>
          <w:delText>group of three participants</w:delText>
        </w:r>
      </w:del>
      <w:ins w:id="930" w:author="Marmol, Dominika Klaudia" w:date="2026-06-03T16:49:00Z">
        <w:r w:rsidR="00C82709">
          <w:rPr>
            <w:rFonts w:cs="Arial"/>
            <w:color w:val="000000"/>
          </w:rPr>
          <w:t>cohort</w:t>
        </w:r>
      </w:ins>
      <w:r w:rsidRPr="00AF5717">
        <w:rPr>
          <w:rFonts w:cs="Arial"/>
          <w:color w:val="000000"/>
        </w:rPr>
        <w:t>, conduct dose escalation/de-escalation according to the rules displayed in decision table (</w:t>
      </w:r>
      <w:r w:rsidR="00F34FB4" w:rsidRPr="00AF5717">
        <w:rPr>
          <w:rFonts w:cs="Arial"/>
          <w:color w:val="000000"/>
        </w:rPr>
        <w:t>refer to CTP Table 1</w:t>
      </w:r>
      <w:ins w:id="931" w:author="Marmol, Dominika Klaudia" w:date="2026-06-03T16:49:00Z">
        <w:r w:rsidR="00C82709">
          <w:rPr>
            <w:rFonts w:cs="Arial"/>
            <w:color w:val="000000"/>
          </w:rPr>
          <w:t>6</w:t>
        </w:r>
      </w:ins>
      <w:r w:rsidRPr="00AF5717">
        <w:rPr>
          <w:rFonts w:cs="Arial"/>
          <w:color w:val="000000"/>
        </w:rPr>
        <w:t>).</w:t>
      </w:r>
    </w:p>
    <w:p w14:paraId="3996F6A6" w14:textId="795AEAD1" w:rsidR="000A5823" w:rsidRPr="00AF5717" w:rsidRDefault="00E27C57" w:rsidP="003854C8">
      <w:pPr>
        <w:autoSpaceDE w:val="0"/>
        <w:autoSpaceDN w:val="0"/>
        <w:adjustRightInd w:val="0"/>
        <w:spacing w:after="0"/>
        <w:ind w:left="360" w:firstLine="360"/>
        <w:rPr>
          <w:rFonts w:ascii="Arial" w:hAnsi="Arial" w:cs="Arial"/>
          <w:color w:val="000000"/>
          <w:sz w:val="24"/>
        </w:rPr>
      </w:pPr>
      <w:r w:rsidRPr="00AF5717">
        <w:rPr>
          <w:rFonts w:ascii="Arial" w:hAnsi="Arial" w:cs="Arial"/>
          <w:color w:val="000000"/>
          <w:sz w:val="24"/>
        </w:rPr>
        <w:t>Note that:</w:t>
      </w:r>
    </w:p>
    <w:p w14:paraId="40BEBFE2" w14:textId="1BD2168E" w:rsidR="000A5823" w:rsidRPr="00AF5717" w:rsidRDefault="00E27C57" w:rsidP="00B26A93">
      <w:pPr>
        <w:pStyle w:val="ListParagraph"/>
        <w:numPr>
          <w:ilvl w:val="0"/>
          <w:numId w:val="37"/>
        </w:numPr>
        <w:autoSpaceDE w:val="0"/>
        <w:autoSpaceDN w:val="0"/>
        <w:adjustRightInd w:val="0"/>
        <w:spacing w:after="0"/>
        <w:rPr>
          <w:rFonts w:cs="Arial"/>
          <w:color w:val="000000"/>
        </w:rPr>
      </w:pPr>
      <w:r w:rsidRPr="00AF5717">
        <w:rPr>
          <w:rFonts w:eastAsia="ArialMT" w:cs="Arial"/>
          <w:color w:val="000000"/>
        </w:rPr>
        <w:t xml:space="preserve">“Eliminate” means eliminate the current and higher doses </w:t>
      </w:r>
      <w:r w:rsidRPr="00AF5717">
        <w:rPr>
          <w:rFonts w:cs="Arial"/>
          <w:color w:val="000000"/>
        </w:rPr>
        <w:t>from the trial to prevent treating any future participants at these doses because they are overly toxic.</w:t>
      </w:r>
    </w:p>
    <w:p w14:paraId="116989A0" w14:textId="570CD82F" w:rsidR="000A5823" w:rsidRPr="00AF5717" w:rsidRDefault="00E27C57" w:rsidP="00B26A93">
      <w:pPr>
        <w:pStyle w:val="ListParagraph"/>
        <w:numPr>
          <w:ilvl w:val="0"/>
          <w:numId w:val="37"/>
        </w:numPr>
        <w:autoSpaceDE w:val="0"/>
        <w:autoSpaceDN w:val="0"/>
        <w:adjustRightInd w:val="0"/>
        <w:spacing w:after="0"/>
        <w:rPr>
          <w:rFonts w:cs="Arial"/>
          <w:color w:val="000000"/>
        </w:rPr>
      </w:pPr>
      <w:r w:rsidRPr="00AF5717">
        <w:rPr>
          <w:rFonts w:cs="Arial"/>
          <w:color w:val="000000"/>
        </w:rPr>
        <w:t xml:space="preserve">When we eliminate a dose, automatically de-escalate the dose to the next lower level. When the lowest dose is eliminated, stop the trial for safety. In this case, no dose </w:t>
      </w:r>
      <w:r w:rsidR="00990AA3">
        <w:rPr>
          <w:rFonts w:cs="Arial"/>
          <w:color w:val="000000"/>
        </w:rPr>
        <w:t>will</w:t>
      </w:r>
      <w:r w:rsidR="00990AA3" w:rsidRPr="00AF5717">
        <w:rPr>
          <w:rFonts w:cs="Arial"/>
          <w:color w:val="000000"/>
        </w:rPr>
        <w:t xml:space="preserve"> </w:t>
      </w:r>
      <w:r w:rsidRPr="00AF5717">
        <w:rPr>
          <w:rFonts w:cs="Arial"/>
          <w:color w:val="000000"/>
        </w:rPr>
        <w:t>be selected as the MTD.</w:t>
      </w:r>
    </w:p>
    <w:p w14:paraId="03043DC9" w14:textId="623F69A2" w:rsidR="000A5823" w:rsidRPr="00AF5717" w:rsidRDefault="00E27C57" w:rsidP="00B26A93">
      <w:pPr>
        <w:pStyle w:val="ListParagraph"/>
        <w:numPr>
          <w:ilvl w:val="0"/>
          <w:numId w:val="37"/>
        </w:numPr>
        <w:autoSpaceDE w:val="0"/>
        <w:autoSpaceDN w:val="0"/>
        <w:adjustRightInd w:val="0"/>
        <w:spacing w:after="0"/>
        <w:rPr>
          <w:rFonts w:cs="Arial"/>
          <w:color w:val="000000"/>
        </w:rPr>
      </w:pPr>
      <w:r w:rsidRPr="00AF5717">
        <w:rPr>
          <w:rFonts w:cs="Arial"/>
          <w:color w:val="000000"/>
        </w:rPr>
        <w:t>If none of the actions (i.e., escalation, de-escalation or elimination) is triggered, treat the new participants at the current dose.</w:t>
      </w:r>
    </w:p>
    <w:p w14:paraId="7D9FA4A0" w14:textId="4A4A1414" w:rsidR="000A5823" w:rsidRPr="00AF5717" w:rsidRDefault="00E27C57" w:rsidP="00B26A93">
      <w:pPr>
        <w:pStyle w:val="ListParagraph"/>
        <w:numPr>
          <w:ilvl w:val="0"/>
          <w:numId w:val="37"/>
        </w:numPr>
        <w:autoSpaceDE w:val="0"/>
        <w:autoSpaceDN w:val="0"/>
        <w:adjustRightInd w:val="0"/>
        <w:spacing w:after="0"/>
        <w:rPr>
          <w:rFonts w:cs="Arial"/>
          <w:color w:val="000000"/>
        </w:rPr>
      </w:pPr>
      <w:r w:rsidRPr="00AF5717">
        <w:rPr>
          <w:rFonts w:cs="Arial"/>
          <w:color w:val="000000"/>
        </w:rPr>
        <w:lastRenderedPageBreak/>
        <w:t>If the current dose is the lowest dose and the rule indicates dose de-escalation, treat the new participants at the lowest dose unless the number of DLTs reaches the elimination boundary, at which point terminate the trial for safety.</w:t>
      </w:r>
    </w:p>
    <w:p w14:paraId="07ED4075" w14:textId="3B33811F" w:rsidR="000A5823" w:rsidRPr="00DF233A" w:rsidRDefault="00E27C57" w:rsidP="00B26A93">
      <w:pPr>
        <w:pStyle w:val="ListParagraph"/>
        <w:numPr>
          <w:ilvl w:val="0"/>
          <w:numId w:val="37"/>
        </w:numPr>
        <w:autoSpaceDE w:val="0"/>
        <w:autoSpaceDN w:val="0"/>
        <w:adjustRightInd w:val="0"/>
        <w:spacing w:after="0"/>
        <w:rPr>
          <w:rFonts w:cs="Arial"/>
          <w:color w:val="000000"/>
          <w:rPrChange w:id="932" w:author="Marmol, Dominika Klaudia" w:date="2026-06-03T16:13:00Z">
            <w:rPr>
              <w:rFonts w:cs="Arial"/>
            </w:rPr>
          </w:rPrChange>
        </w:rPr>
      </w:pPr>
      <w:r w:rsidRPr="00AF5717">
        <w:rPr>
          <w:rFonts w:cs="Arial"/>
          <w:color w:val="000000"/>
        </w:rPr>
        <w:t>If the current dose is the highest dose and the rule indicates dose escalation, treat the new participants at the highest dose.</w:t>
      </w:r>
      <w:r w:rsidRPr="00AF5717">
        <w:rPr>
          <w:rFonts w:cs="Arial"/>
        </w:rPr>
        <w:t xml:space="preserve"> </w:t>
      </w:r>
    </w:p>
    <w:p w14:paraId="18EE7113" w14:textId="720C4B0F" w:rsidR="00CC23D8" w:rsidRPr="00AF5717" w:rsidRDefault="00E27C57" w:rsidP="003778A5">
      <w:pPr>
        <w:pStyle w:val="ListParagraph"/>
        <w:numPr>
          <w:ilvl w:val="0"/>
          <w:numId w:val="36"/>
        </w:numPr>
        <w:autoSpaceDE w:val="0"/>
        <w:autoSpaceDN w:val="0"/>
        <w:adjustRightInd w:val="0"/>
        <w:spacing w:before="120"/>
        <w:rPr>
          <w:rFonts w:cs="Arial"/>
          <w:color w:val="000000"/>
        </w:rPr>
      </w:pPr>
      <w:r w:rsidRPr="00AF5717">
        <w:rPr>
          <w:rFonts w:cs="Arial"/>
        </w:rPr>
        <w:t>Repeat step 2 until the maximum</w:t>
      </w:r>
      <w:ins w:id="933" w:author="Marmol, Dominika Klaudia" w:date="2026-06-03T16:49:00Z">
        <w:r w:rsidR="00C82709">
          <w:rPr>
            <w:rFonts w:cs="Arial"/>
          </w:rPr>
          <w:t xml:space="preserve"> DLT-evaluable</w:t>
        </w:r>
      </w:ins>
      <w:r w:rsidRPr="00AF5717">
        <w:rPr>
          <w:rFonts w:cs="Arial"/>
        </w:rPr>
        <w:t xml:space="preserve"> sample size </w:t>
      </w:r>
      <w:del w:id="934" w:author="Marmol, Dominika Klaudia" w:date="2026-06-03T16:50:00Z">
        <w:r w:rsidRPr="00AF5717">
          <w:rPr>
            <w:rFonts w:cs="Arial"/>
          </w:rPr>
          <w:delText>of 18</w:delText>
        </w:r>
      </w:del>
      <w:ins w:id="935" w:author="Marmol, Dominika Klaudia" w:date="2026-06-03T16:50:00Z">
        <w:r w:rsidR="00C82709">
          <w:rPr>
            <w:rFonts w:cs="Arial"/>
          </w:rPr>
          <w:t>is 45</w:t>
        </w:r>
      </w:ins>
      <w:r w:rsidRPr="00AF5717">
        <w:rPr>
          <w:rFonts w:cs="Arial"/>
        </w:rPr>
        <w:t xml:space="preserve"> (DL2 to DL</w:t>
      </w:r>
      <w:ins w:id="936" w:author="Marmol, Dominika Klaudia" w:date="2026-06-03T16:50:00Z">
        <w:r w:rsidR="00C82709">
          <w:rPr>
            <w:rFonts w:cs="Arial"/>
          </w:rPr>
          <w:t>6</w:t>
        </w:r>
      </w:ins>
      <w:del w:id="937" w:author="Marmol, Dominika Klaudia" w:date="2026-06-03T16:50:00Z">
        <w:r w:rsidRPr="00AF5717">
          <w:rPr>
            <w:rFonts w:cs="Arial"/>
          </w:rPr>
          <w:delText>4</w:delText>
        </w:r>
      </w:del>
      <w:r w:rsidRPr="00AF5717">
        <w:rPr>
          <w:rFonts w:cs="Arial"/>
        </w:rPr>
        <w:t>) is reached, or stop the</w:t>
      </w:r>
      <w:r w:rsidR="000A5823" w:rsidRPr="00AF5717">
        <w:rPr>
          <w:rFonts w:cs="Arial"/>
        </w:rPr>
        <w:t xml:space="preserve"> </w:t>
      </w:r>
      <w:r w:rsidRPr="00AF5717">
        <w:rPr>
          <w:rFonts w:cs="Arial"/>
        </w:rPr>
        <w:t>trial if the number of evaluable trial participants treated at the current dose reaches nine (at</w:t>
      </w:r>
      <w:r w:rsidR="000A5823" w:rsidRPr="00AF5717">
        <w:rPr>
          <w:rFonts w:cs="Arial"/>
        </w:rPr>
        <w:t xml:space="preserve"> </w:t>
      </w:r>
      <w:r w:rsidRPr="00AF5717">
        <w:rPr>
          <w:rFonts w:cs="Arial"/>
        </w:rPr>
        <w:t>any dose level of DL2 to DL</w:t>
      </w:r>
      <w:ins w:id="938" w:author="Marmol, Dominika Klaudia" w:date="2026-06-03T16:50:00Z">
        <w:r w:rsidR="00C82709">
          <w:rPr>
            <w:rFonts w:cs="Arial"/>
          </w:rPr>
          <w:t>6</w:t>
        </w:r>
      </w:ins>
      <w:del w:id="939" w:author="Marmol, Dominika Klaudia" w:date="2026-06-03T16:50:00Z">
        <w:r w:rsidRPr="00AF5717">
          <w:rPr>
            <w:rFonts w:cs="Arial"/>
          </w:rPr>
          <w:delText>4</w:delText>
        </w:r>
      </w:del>
      <w:r w:rsidRPr="00AF5717">
        <w:rPr>
          <w:rFonts w:cs="Arial"/>
        </w:rPr>
        <w:t>) and the decision according to step 2 is to stay at the current</w:t>
      </w:r>
      <w:r w:rsidR="000A5823" w:rsidRPr="00AF5717">
        <w:rPr>
          <w:rFonts w:cs="Arial"/>
        </w:rPr>
        <w:t xml:space="preserve"> </w:t>
      </w:r>
      <w:r w:rsidRPr="00AF5717">
        <w:rPr>
          <w:rFonts w:cs="Arial"/>
        </w:rPr>
        <w:t>dose. If intermediate</w:t>
      </w:r>
      <w:del w:id="940" w:author="Marmol, Dominika Klaudia" w:date="2026-06-03T16:50:00Z">
        <w:r w:rsidRPr="00AF5717">
          <w:rPr>
            <w:rFonts w:cs="Arial"/>
          </w:rPr>
          <w:delText>/high</w:delText>
        </w:r>
      </w:del>
      <w:r w:rsidRPr="00AF5717">
        <w:rPr>
          <w:rFonts w:cs="Arial"/>
        </w:rPr>
        <w:t xml:space="preserve"> dose levels are added, repeat until a maximum</w:t>
      </w:r>
      <w:ins w:id="941" w:author="Marmol, Dominika Klaudia" w:date="2026-06-03T16:50:00Z">
        <w:r w:rsidR="00C82709">
          <w:rPr>
            <w:rFonts w:cs="Arial"/>
          </w:rPr>
          <w:t xml:space="preserve"> DLT-</w:t>
        </w:r>
      </w:ins>
      <w:ins w:id="942" w:author="Marmol, Dominika Klaudia" w:date="2026-06-11T09:08:00Z">
        <w:r w:rsidR="00057137">
          <w:rPr>
            <w:rFonts w:cs="Arial"/>
          </w:rPr>
          <w:t>evaluable</w:t>
        </w:r>
      </w:ins>
      <w:r w:rsidRPr="00AF5717">
        <w:rPr>
          <w:rFonts w:cs="Arial"/>
        </w:rPr>
        <w:t xml:space="preserve"> sample size </w:t>
      </w:r>
      <w:ins w:id="943" w:author="Marmol, Dominika Klaudia" w:date="2026-06-03T16:50:00Z">
        <w:r w:rsidR="00C82709">
          <w:rPr>
            <w:rFonts w:cs="Arial"/>
          </w:rPr>
          <w:t>is</w:t>
        </w:r>
      </w:ins>
      <w:del w:id="944" w:author="Marmol, Dominika Klaudia" w:date="2026-06-03T16:50:00Z">
        <w:r w:rsidRPr="00AF5717">
          <w:rPr>
            <w:rFonts w:cs="Arial"/>
          </w:rPr>
          <w:delText>of</w:delText>
        </w:r>
      </w:del>
      <w:r w:rsidRPr="00AF5717">
        <w:rPr>
          <w:rFonts w:cs="Arial"/>
        </w:rPr>
        <w:t xml:space="preserve"> </w:t>
      </w:r>
      <w:ins w:id="945" w:author="Marmol, Dominika Klaudia" w:date="2026-06-03T16:50:00Z">
        <w:r w:rsidR="00C82709">
          <w:rPr>
            <w:rFonts w:cs="Arial"/>
          </w:rPr>
          <w:t>45 (starting at DL2)</w:t>
        </w:r>
      </w:ins>
      <w:del w:id="946" w:author="Marmol, Dominika Klaudia" w:date="2026-06-03T16:50:00Z">
        <w:r w:rsidRPr="00AF5717">
          <w:rPr>
            <w:rFonts w:cs="Arial"/>
          </w:rPr>
          <w:delText>36</w:delText>
        </w:r>
      </w:del>
      <w:r w:rsidR="000A5823" w:rsidRPr="00AF5717">
        <w:rPr>
          <w:rFonts w:cs="Arial"/>
        </w:rPr>
        <w:t xml:space="preserve"> </w:t>
      </w:r>
      <w:del w:id="947" w:author="Marmol, Dominika Klaudia" w:date="2026-06-03T16:51:00Z">
        <w:r w:rsidRPr="00AF5717">
          <w:rPr>
            <w:rFonts w:cs="Arial"/>
          </w:rPr>
          <w:delText xml:space="preserve">participants </w:delText>
        </w:r>
      </w:del>
      <w:ins w:id="948" w:author="Marmol, Dominika Klaudia" w:date="2026-06-03T16:51:00Z">
        <w:r w:rsidR="00C82709">
          <w:rPr>
            <w:rFonts w:cs="Arial"/>
          </w:rPr>
          <w:t xml:space="preserve"> </w:t>
        </w:r>
      </w:ins>
      <w:r w:rsidRPr="00AF5717">
        <w:rPr>
          <w:rFonts w:cs="Arial"/>
        </w:rPr>
        <w:t>is reached or until the number of evaluable trial participants treated at current</w:t>
      </w:r>
      <w:r w:rsidR="000A5823" w:rsidRPr="00AF5717">
        <w:rPr>
          <w:rFonts w:cs="Arial"/>
        </w:rPr>
        <w:t xml:space="preserve"> </w:t>
      </w:r>
      <w:r w:rsidRPr="00AF5717">
        <w:rPr>
          <w:rFonts w:cs="Arial"/>
        </w:rPr>
        <w:t>dose reaches nine if the decision according to step 2 is to stay at the current dose.</w:t>
      </w:r>
    </w:p>
    <w:p w14:paraId="48CF8306" w14:textId="0B1E8947" w:rsidR="00CC23D8" w:rsidRPr="003854C8" w:rsidRDefault="00E27C57" w:rsidP="003778A5">
      <w:pPr>
        <w:autoSpaceDE w:val="0"/>
        <w:autoSpaceDN w:val="0"/>
        <w:adjustRightInd w:val="0"/>
        <w:spacing w:before="120"/>
        <w:rPr>
          <w:rFonts w:ascii="Arial" w:hAnsi="Arial" w:cs="Arial"/>
          <w:color w:val="000000"/>
          <w:sz w:val="24"/>
          <w:u w:val="single"/>
        </w:rPr>
      </w:pPr>
      <w:r w:rsidRPr="003854C8">
        <w:rPr>
          <w:rFonts w:ascii="Arial" w:hAnsi="Arial" w:cs="Arial"/>
          <w:color w:val="000000"/>
          <w:sz w:val="24"/>
          <w:u w:val="single"/>
        </w:rPr>
        <w:t xml:space="preserve">Dose groups for intermediate dose levels </w:t>
      </w:r>
      <w:del w:id="949" w:author="Marmol, Dominika Klaudia" w:date="2026-06-03T16:54:00Z">
        <w:r w:rsidRPr="003854C8">
          <w:rPr>
            <w:rFonts w:ascii="Arial" w:hAnsi="Arial" w:cs="Arial"/>
            <w:color w:val="000000"/>
            <w:sz w:val="24"/>
            <w:u w:val="single"/>
          </w:rPr>
          <w:delText>and additional dose levels</w:delText>
        </w:r>
      </w:del>
    </w:p>
    <w:p w14:paraId="1482682C" w14:textId="77777777" w:rsidR="0043107D" w:rsidRDefault="00E27C57" w:rsidP="00DA30FC">
      <w:pPr>
        <w:autoSpaceDE w:val="0"/>
        <w:autoSpaceDN w:val="0"/>
        <w:adjustRightInd w:val="0"/>
        <w:spacing w:after="0"/>
        <w:rPr>
          <w:ins w:id="950" w:author="Anthony D'Amelio" w:date="2026-06-11T10:58:00Z" w16du:dateUtc="2026-06-11T14:58:00Z"/>
          <w:rFonts w:ascii="Arial" w:hAnsi="Arial" w:cs="Arial"/>
          <w:color w:val="000000"/>
          <w:sz w:val="24"/>
        </w:rPr>
      </w:pPr>
      <w:r w:rsidRPr="00AF5717">
        <w:rPr>
          <w:rFonts w:ascii="Arial" w:hAnsi="Arial" w:cs="Arial"/>
          <w:color w:val="000000"/>
          <w:sz w:val="24"/>
        </w:rPr>
        <w:t>If acceptable tolerability is shown (as assessed by the sponsor, in consultation with the SRC</w:t>
      </w:r>
      <w:r w:rsidR="009B50E1">
        <w:rPr>
          <w:rFonts w:ascii="Arial" w:hAnsi="Arial" w:cs="Arial"/>
          <w:color w:val="000000"/>
          <w:sz w:val="24"/>
        </w:rPr>
        <w:t xml:space="preserve"> or equivalent forum</w:t>
      </w:r>
      <w:r w:rsidRPr="00AF5717">
        <w:rPr>
          <w:rFonts w:ascii="Arial" w:hAnsi="Arial" w:cs="Arial"/>
          <w:color w:val="000000"/>
          <w:sz w:val="24"/>
        </w:rPr>
        <w:t xml:space="preserve"> and</w:t>
      </w:r>
      <w:r w:rsidR="00BC2A9E" w:rsidRPr="00AF5717">
        <w:rPr>
          <w:rFonts w:ascii="Arial" w:hAnsi="Arial" w:cs="Arial"/>
          <w:color w:val="000000"/>
          <w:sz w:val="24"/>
        </w:rPr>
        <w:t xml:space="preserve"> </w:t>
      </w:r>
      <w:r w:rsidRPr="00AF5717">
        <w:rPr>
          <w:rFonts w:ascii="Arial" w:hAnsi="Arial" w:cs="Arial"/>
          <w:color w:val="000000"/>
          <w:sz w:val="24"/>
        </w:rPr>
        <w:t xml:space="preserve">investigators, based on the available safety, PK, and </w:t>
      </w:r>
      <w:del w:id="951" w:author="Marmol, Dominika Klaudia" w:date="2026-06-03T16:54:00Z">
        <w:r w:rsidRPr="00AF5717">
          <w:rPr>
            <w:rFonts w:ascii="Arial" w:hAnsi="Arial" w:cs="Arial"/>
            <w:color w:val="000000"/>
            <w:sz w:val="24"/>
          </w:rPr>
          <w:delText xml:space="preserve">PD </w:delText>
        </w:r>
      </w:del>
      <w:ins w:id="952" w:author="Marmol, Dominika Klaudia" w:date="2026-06-03T16:54:00Z">
        <w:r w:rsidR="00C82709">
          <w:rPr>
            <w:rFonts w:ascii="Arial" w:hAnsi="Arial" w:cs="Arial"/>
            <w:color w:val="000000"/>
            <w:sz w:val="24"/>
          </w:rPr>
          <w:t>pharmacodynamic</w:t>
        </w:r>
        <w:r w:rsidR="00C82709" w:rsidRPr="00AF5717">
          <w:rPr>
            <w:rFonts w:ascii="Arial" w:hAnsi="Arial" w:cs="Arial"/>
            <w:color w:val="000000"/>
            <w:sz w:val="24"/>
          </w:rPr>
          <w:t xml:space="preserve"> </w:t>
        </w:r>
      </w:ins>
      <w:r w:rsidRPr="00AF5717">
        <w:rPr>
          <w:rFonts w:ascii="Arial" w:hAnsi="Arial" w:cs="Arial"/>
          <w:color w:val="000000"/>
          <w:sz w:val="24"/>
        </w:rPr>
        <w:t>data), additional trial participants</w:t>
      </w:r>
      <w:r w:rsidR="003778A5" w:rsidRPr="00AF5717">
        <w:rPr>
          <w:rFonts w:ascii="Arial" w:hAnsi="Arial" w:cs="Arial"/>
          <w:color w:val="000000"/>
          <w:sz w:val="24"/>
        </w:rPr>
        <w:t xml:space="preserve"> </w:t>
      </w:r>
      <w:r w:rsidRPr="00AF5717">
        <w:rPr>
          <w:rFonts w:ascii="Arial" w:hAnsi="Arial" w:cs="Arial"/>
          <w:color w:val="000000"/>
          <w:sz w:val="24"/>
        </w:rPr>
        <w:t>may be</w:t>
      </w:r>
      <w:r w:rsidR="00BC2A9E" w:rsidRPr="00AF5717">
        <w:rPr>
          <w:rFonts w:ascii="Arial" w:hAnsi="Arial" w:cs="Arial"/>
          <w:color w:val="000000"/>
          <w:sz w:val="24"/>
        </w:rPr>
        <w:t xml:space="preserve"> </w:t>
      </w:r>
      <w:r w:rsidRPr="00AF5717">
        <w:rPr>
          <w:rFonts w:ascii="Arial" w:hAnsi="Arial" w:cs="Arial"/>
          <w:color w:val="000000"/>
          <w:sz w:val="24"/>
        </w:rPr>
        <w:t xml:space="preserve">treated to evaluate unplanned intermediate dose levels between </w:t>
      </w:r>
      <w:del w:id="953" w:author="Marmol, Dominika Klaudia" w:date="2026-06-03T16:54:00Z">
        <w:r w:rsidRPr="00AF5717">
          <w:rPr>
            <w:rFonts w:ascii="Arial" w:hAnsi="Arial" w:cs="Arial"/>
            <w:color w:val="000000"/>
            <w:sz w:val="24"/>
          </w:rPr>
          <w:delText xml:space="preserve">two </w:delText>
        </w:r>
      </w:del>
      <w:ins w:id="954" w:author="Marmol, Dominika Klaudia" w:date="2026-06-03T16:54:00Z">
        <w:r w:rsidR="00C82709">
          <w:rPr>
            <w:rFonts w:ascii="Arial" w:hAnsi="Arial" w:cs="Arial"/>
            <w:color w:val="000000"/>
            <w:sz w:val="24"/>
          </w:rPr>
          <w:t>up to four</w:t>
        </w:r>
        <w:r w:rsidR="00C82709" w:rsidRPr="00AF5717">
          <w:rPr>
            <w:rFonts w:ascii="Arial" w:hAnsi="Arial" w:cs="Arial"/>
            <w:color w:val="000000"/>
            <w:sz w:val="24"/>
          </w:rPr>
          <w:t xml:space="preserve"> </w:t>
        </w:r>
      </w:ins>
      <w:r w:rsidRPr="00AF5717">
        <w:rPr>
          <w:rFonts w:ascii="Arial" w:hAnsi="Arial" w:cs="Arial"/>
          <w:color w:val="000000"/>
          <w:sz w:val="24"/>
        </w:rPr>
        <w:t>planned dose levels (</w:t>
      </w:r>
      <w:del w:id="955" w:author="Marmol, Dominika Klaudia" w:date="2026-06-03T16:54:00Z">
        <w:r w:rsidRPr="00AF5717">
          <w:rPr>
            <w:rFonts w:ascii="Arial" w:hAnsi="Arial" w:cs="Arial"/>
            <w:color w:val="000000"/>
            <w:sz w:val="24"/>
          </w:rPr>
          <w:delText>i.e.,</w:delText>
        </w:r>
        <w:r w:rsidR="00BC2A9E" w:rsidRPr="00AF5717">
          <w:rPr>
            <w:rFonts w:ascii="Arial" w:hAnsi="Arial" w:cs="Arial"/>
            <w:color w:val="000000"/>
            <w:sz w:val="24"/>
          </w:rPr>
          <w:delText xml:space="preserve"> </w:delText>
        </w:r>
      </w:del>
      <w:r w:rsidRPr="00AF5717">
        <w:rPr>
          <w:rFonts w:ascii="Arial" w:hAnsi="Arial" w:cs="Arial"/>
          <w:color w:val="000000"/>
          <w:sz w:val="24"/>
        </w:rPr>
        <w:t>400 mg</w:t>
      </w:r>
      <w:ins w:id="956" w:author="Marmol, Dominika Klaudia" w:date="2026-06-03T16:55:00Z">
        <w:r w:rsidR="00C82709">
          <w:rPr>
            <w:rFonts w:ascii="Arial" w:hAnsi="Arial" w:cs="Arial"/>
            <w:color w:val="000000"/>
            <w:sz w:val="24"/>
          </w:rPr>
          <w:t>,</w:t>
        </w:r>
      </w:ins>
      <w:del w:id="957" w:author="Marmol, Dominika Klaudia" w:date="2026-06-03T16:54:00Z">
        <w:r w:rsidRPr="00AF5717">
          <w:rPr>
            <w:rFonts w:ascii="Arial" w:hAnsi="Arial" w:cs="Arial"/>
            <w:color w:val="000000"/>
            <w:sz w:val="24"/>
          </w:rPr>
          <w:delText xml:space="preserve"> and </w:delText>
        </w:r>
      </w:del>
      <w:r w:rsidRPr="00AF5717">
        <w:rPr>
          <w:rFonts w:ascii="Arial" w:hAnsi="Arial" w:cs="Arial"/>
          <w:color w:val="000000"/>
          <w:sz w:val="24"/>
        </w:rPr>
        <w:t>900 mg</w:t>
      </w:r>
      <w:ins w:id="958" w:author="Marmol, Dominika Klaudia" w:date="2026-06-03T16:55:00Z">
        <w:r w:rsidR="00C82709">
          <w:rPr>
            <w:rFonts w:ascii="Arial" w:hAnsi="Arial" w:cs="Arial"/>
            <w:color w:val="000000"/>
            <w:sz w:val="24"/>
          </w:rPr>
          <w:t>, 1500 mg, 2100 mg</w:t>
        </w:r>
      </w:ins>
      <w:r w:rsidRPr="00AF5717">
        <w:rPr>
          <w:rFonts w:ascii="Arial" w:hAnsi="Arial" w:cs="Arial"/>
          <w:color w:val="000000"/>
          <w:sz w:val="24"/>
        </w:rPr>
        <w:t>) to further characterize safety and tolerability, if needed.</w:t>
      </w:r>
    </w:p>
    <w:p w14:paraId="2360BC25" w14:textId="7A93D5EA" w:rsidR="00CC23D8" w:rsidRPr="00AF5717" w:rsidRDefault="00BC2A9E" w:rsidP="00DA30FC">
      <w:pPr>
        <w:autoSpaceDE w:val="0"/>
        <w:autoSpaceDN w:val="0"/>
        <w:adjustRightInd w:val="0"/>
        <w:spacing w:after="0"/>
        <w:rPr>
          <w:rFonts w:ascii="Arial" w:hAnsi="Arial" w:cs="Arial"/>
          <w:color w:val="000000"/>
          <w:sz w:val="24"/>
        </w:rPr>
      </w:pPr>
      <w:r w:rsidRPr="00AF5717">
        <w:rPr>
          <w:rFonts w:ascii="Arial" w:hAnsi="Arial" w:cs="Arial"/>
          <w:color w:val="000000"/>
          <w:sz w:val="24"/>
        </w:rPr>
        <w:t xml:space="preserve"> </w:t>
      </w:r>
      <w:del w:id="959" w:author="Marmol, Dominika Klaudia" w:date="2026-06-03T16:55:00Z">
        <w:r w:rsidR="00E27C57" w:rsidRPr="00AF5717">
          <w:rPr>
            <w:rFonts w:ascii="Arial" w:hAnsi="Arial" w:cs="Arial"/>
            <w:color w:val="000000"/>
            <w:sz w:val="24"/>
          </w:rPr>
          <w:delText>Additional trial</w:delText>
        </w:r>
        <w:r w:rsidRPr="00AF5717">
          <w:rPr>
            <w:rFonts w:ascii="Arial" w:hAnsi="Arial" w:cs="Arial"/>
            <w:color w:val="000000"/>
            <w:sz w:val="24"/>
          </w:rPr>
          <w:delText xml:space="preserve"> </w:delText>
        </w:r>
        <w:r w:rsidR="00E27C57" w:rsidRPr="00AF5717">
          <w:rPr>
            <w:rFonts w:ascii="Arial" w:hAnsi="Arial" w:cs="Arial"/>
            <w:color w:val="000000"/>
            <w:sz w:val="24"/>
          </w:rPr>
          <w:delText>participants may also be treated to evaluate an additional dose level of 1800 mg or higher (if</w:delText>
        </w:r>
        <w:r w:rsidRPr="00AF5717">
          <w:rPr>
            <w:rFonts w:ascii="Arial" w:hAnsi="Arial" w:cs="Arial"/>
            <w:color w:val="000000"/>
            <w:sz w:val="24"/>
          </w:rPr>
          <w:delText xml:space="preserve"> </w:delText>
        </w:r>
        <w:r w:rsidR="00E27C57" w:rsidRPr="00AF5717">
          <w:rPr>
            <w:rFonts w:ascii="Arial" w:hAnsi="Arial" w:cs="Arial"/>
            <w:color w:val="000000"/>
            <w:sz w:val="24"/>
          </w:rPr>
          <w:delText>justified).</w:delText>
        </w:r>
      </w:del>
    </w:p>
    <w:p w14:paraId="35F73E95" w14:textId="627880E3" w:rsidR="003778A5" w:rsidRPr="003854C8" w:rsidRDefault="00E27C57" w:rsidP="00DA30FC">
      <w:pPr>
        <w:autoSpaceDE w:val="0"/>
        <w:autoSpaceDN w:val="0"/>
        <w:adjustRightInd w:val="0"/>
        <w:spacing w:after="0"/>
        <w:rPr>
          <w:rFonts w:ascii="Arial" w:hAnsi="Arial" w:cs="Arial"/>
          <w:color w:val="000000"/>
          <w:sz w:val="24"/>
          <w:u w:val="single"/>
        </w:rPr>
      </w:pPr>
      <w:r w:rsidRPr="003854C8">
        <w:rPr>
          <w:rFonts w:ascii="Arial" w:hAnsi="Arial" w:cs="Arial"/>
          <w:color w:val="000000"/>
          <w:sz w:val="24"/>
          <w:u w:val="single"/>
        </w:rPr>
        <w:t>Backfilling dose groups</w:t>
      </w:r>
    </w:p>
    <w:p w14:paraId="1F2725DD" w14:textId="5B330455" w:rsidR="003778A5" w:rsidRDefault="00E27C57" w:rsidP="00DA30FC">
      <w:pPr>
        <w:autoSpaceDE w:val="0"/>
        <w:autoSpaceDN w:val="0"/>
        <w:adjustRightInd w:val="0"/>
        <w:spacing w:after="0"/>
        <w:rPr>
          <w:rFonts w:ascii="Arial" w:hAnsi="Arial" w:cs="Arial"/>
          <w:color w:val="000000"/>
          <w:sz w:val="24"/>
        </w:rPr>
      </w:pPr>
      <w:r w:rsidRPr="00AF5717">
        <w:rPr>
          <w:rFonts w:ascii="Arial" w:hAnsi="Arial" w:cs="Arial"/>
          <w:color w:val="000000"/>
          <w:sz w:val="24"/>
        </w:rPr>
        <w:t>If acceptable tolerability is shown and clinically justified (as assessed by the sponsor, in</w:t>
      </w:r>
      <w:r w:rsidRPr="00AF5717">
        <w:rPr>
          <w:rFonts w:ascii="Arial" w:hAnsi="Arial" w:cs="Arial"/>
          <w:i/>
          <w:iCs/>
          <w:color w:val="000000"/>
          <w:sz w:val="24"/>
          <w:u w:val="single"/>
        </w:rPr>
        <w:t xml:space="preserve"> </w:t>
      </w:r>
      <w:r w:rsidRPr="00AF5717">
        <w:rPr>
          <w:rFonts w:ascii="Arial" w:hAnsi="Arial" w:cs="Arial"/>
          <w:color w:val="000000"/>
          <w:sz w:val="24"/>
        </w:rPr>
        <w:t>consultation with the SRC</w:t>
      </w:r>
      <w:r w:rsidR="006A547D">
        <w:rPr>
          <w:rFonts w:ascii="Arial" w:hAnsi="Arial" w:cs="Arial"/>
          <w:color w:val="000000"/>
          <w:sz w:val="24"/>
        </w:rPr>
        <w:t xml:space="preserve"> or equivalent forum</w:t>
      </w:r>
      <w:r w:rsidRPr="00AF5717">
        <w:rPr>
          <w:rFonts w:ascii="Arial" w:hAnsi="Arial" w:cs="Arial"/>
          <w:color w:val="000000"/>
          <w:sz w:val="24"/>
        </w:rPr>
        <w:t xml:space="preserve"> and investigators, based on the available safety, PK, and </w:t>
      </w:r>
      <w:del w:id="960" w:author="Marmol, Dominika Klaudia" w:date="2026-06-03T16:55:00Z">
        <w:r w:rsidRPr="00AF5717">
          <w:rPr>
            <w:rFonts w:ascii="Arial" w:hAnsi="Arial" w:cs="Arial"/>
            <w:color w:val="000000"/>
            <w:sz w:val="24"/>
          </w:rPr>
          <w:delText xml:space="preserve">PD </w:delText>
        </w:r>
      </w:del>
      <w:ins w:id="961" w:author="Marmol, Dominika Klaudia" w:date="2026-06-03T16:55:00Z">
        <w:r w:rsidR="00657AAE">
          <w:rPr>
            <w:rFonts w:ascii="Arial" w:hAnsi="Arial" w:cs="Arial"/>
            <w:color w:val="000000"/>
            <w:sz w:val="24"/>
          </w:rPr>
          <w:t>pharmacodynamic</w:t>
        </w:r>
        <w:r w:rsidR="00657AAE" w:rsidRPr="00AF5717">
          <w:rPr>
            <w:rFonts w:ascii="Arial" w:hAnsi="Arial" w:cs="Arial"/>
            <w:color w:val="000000"/>
            <w:sz w:val="24"/>
          </w:rPr>
          <w:t xml:space="preserve"> </w:t>
        </w:r>
      </w:ins>
      <w:r w:rsidRPr="00AF5717">
        <w:rPr>
          <w:rFonts w:ascii="Arial" w:hAnsi="Arial" w:cs="Arial"/>
          <w:color w:val="000000"/>
          <w:sz w:val="24"/>
        </w:rPr>
        <w:t>data),</w:t>
      </w:r>
      <w:r w:rsidRPr="00AF5717">
        <w:rPr>
          <w:rFonts w:ascii="Arial" w:hAnsi="Arial" w:cs="Arial"/>
          <w:i/>
          <w:iCs/>
          <w:color w:val="000000"/>
          <w:sz w:val="24"/>
          <w:u w:val="single"/>
        </w:rPr>
        <w:t xml:space="preserve"> </w:t>
      </w:r>
      <w:r w:rsidRPr="00AF5717">
        <w:rPr>
          <w:rFonts w:ascii="Arial" w:hAnsi="Arial" w:cs="Arial"/>
          <w:color w:val="000000"/>
          <w:sz w:val="24"/>
        </w:rPr>
        <w:t xml:space="preserve">dose groups may be </w:t>
      </w:r>
      <w:ins w:id="962" w:author="Marmol, Dominika Klaudia" w:date="2026-06-03T16:56:00Z">
        <w:r w:rsidR="00657AAE">
          <w:rPr>
            <w:rFonts w:ascii="Arial" w:hAnsi="Arial" w:cs="Arial"/>
            <w:color w:val="000000"/>
            <w:sz w:val="24"/>
          </w:rPr>
          <w:t xml:space="preserve">first </w:t>
        </w:r>
      </w:ins>
      <w:r w:rsidRPr="00AF5717">
        <w:rPr>
          <w:rFonts w:ascii="Arial" w:hAnsi="Arial" w:cs="Arial"/>
          <w:color w:val="000000"/>
          <w:sz w:val="24"/>
        </w:rPr>
        <w:t>backfilled to ensure</w:t>
      </w:r>
      <w:r w:rsidR="006A547D">
        <w:rPr>
          <w:rFonts w:ascii="Arial" w:hAnsi="Arial" w:cs="Arial"/>
          <w:color w:val="000000"/>
          <w:sz w:val="24"/>
        </w:rPr>
        <w:t xml:space="preserve"> up to</w:t>
      </w:r>
      <w:r w:rsidRPr="00AF5717">
        <w:rPr>
          <w:rFonts w:ascii="Arial" w:hAnsi="Arial" w:cs="Arial"/>
          <w:color w:val="000000"/>
          <w:sz w:val="24"/>
        </w:rPr>
        <w:t xml:space="preserve"> </w:t>
      </w:r>
      <w:del w:id="963" w:author="Marmol, Dominika Klaudia" w:date="2026-06-03T16:56:00Z">
        <w:r w:rsidRPr="00AF5717">
          <w:rPr>
            <w:rFonts w:ascii="Arial" w:hAnsi="Arial" w:cs="Arial"/>
            <w:color w:val="000000"/>
            <w:sz w:val="24"/>
          </w:rPr>
          <w:delText xml:space="preserve">10 </w:delText>
        </w:r>
      </w:del>
      <w:ins w:id="964" w:author="Marmol, Dominika Klaudia" w:date="2026-06-03T16:56:00Z">
        <w:r w:rsidR="00657AAE">
          <w:rPr>
            <w:rFonts w:ascii="Arial" w:hAnsi="Arial" w:cs="Arial"/>
            <w:color w:val="000000"/>
            <w:sz w:val="24"/>
          </w:rPr>
          <w:t>a total of 15</w:t>
        </w:r>
        <w:r w:rsidR="00657AAE" w:rsidRPr="00AF5717">
          <w:rPr>
            <w:rFonts w:ascii="Arial" w:hAnsi="Arial" w:cs="Arial"/>
            <w:color w:val="000000"/>
            <w:sz w:val="24"/>
          </w:rPr>
          <w:t xml:space="preserve"> </w:t>
        </w:r>
      </w:ins>
      <w:r w:rsidRPr="00AF5717">
        <w:rPr>
          <w:rFonts w:ascii="Arial" w:hAnsi="Arial" w:cs="Arial"/>
          <w:color w:val="000000"/>
          <w:sz w:val="24"/>
        </w:rPr>
        <w:t xml:space="preserve">participants are treated per dose group (e.g., </w:t>
      </w:r>
      <w:del w:id="965" w:author="Marmol, Dominika Klaudia" w:date="2026-06-03T16:56:00Z">
        <w:r w:rsidRPr="00AF5717">
          <w:rPr>
            <w:rFonts w:ascii="Arial" w:hAnsi="Arial" w:cs="Arial"/>
            <w:color w:val="000000"/>
            <w:sz w:val="24"/>
          </w:rPr>
          <w:delText>DL1,</w:delText>
        </w:r>
        <w:r w:rsidR="00BC2A9E" w:rsidRPr="00AF5717">
          <w:rPr>
            <w:rFonts w:ascii="Arial" w:hAnsi="Arial" w:cs="Arial"/>
            <w:color w:val="000000"/>
            <w:sz w:val="24"/>
          </w:rPr>
          <w:delText xml:space="preserve"> </w:delText>
        </w:r>
        <w:r w:rsidRPr="00AF5717">
          <w:rPr>
            <w:rFonts w:ascii="Arial" w:hAnsi="Arial" w:cs="Arial"/>
            <w:color w:val="000000"/>
            <w:sz w:val="24"/>
          </w:rPr>
          <w:delText xml:space="preserve">DL2, etc.). </w:delText>
        </w:r>
      </w:del>
      <w:ins w:id="966" w:author="Marmol, Dominika Klaudia" w:date="2026-06-03T16:56:00Z">
        <w:r w:rsidR="00657AAE">
          <w:rPr>
            <w:rFonts w:ascii="Arial" w:hAnsi="Arial" w:cs="Arial"/>
            <w:color w:val="000000"/>
            <w:sz w:val="24"/>
          </w:rPr>
          <w:t xml:space="preserve">DL2 through DL6) for MTD determination. </w:t>
        </w:r>
      </w:ins>
      <w:r w:rsidRPr="00AF5717">
        <w:rPr>
          <w:rFonts w:ascii="Arial" w:hAnsi="Arial" w:cs="Arial"/>
          <w:color w:val="000000"/>
          <w:sz w:val="24"/>
        </w:rPr>
        <w:t>This would allow for further assessment of dose- and exposure-response relationships</w:t>
      </w:r>
      <w:r w:rsidR="00BC2A9E" w:rsidRPr="00AF5717">
        <w:rPr>
          <w:rFonts w:ascii="Arial" w:hAnsi="Arial" w:cs="Arial"/>
          <w:color w:val="000000"/>
          <w:sz w:val="24"/>
        </w:rPr>
        <w:t xml:space="preserve"> </w:t>
      </w:r>
      <w:r w:rsidRPr="00AF5717">
        <w:rPr>
          <w:rFonts w:ascii="Arial" w:hAnsi="Arial" w:cs="Arial"/>
          <w:color w:val="000000"/>
          <w:sz w:val="24"/>
        </w:rPr>
        <w:t>for clinical activity, safety, and tolerability to support dose optimization.</w:t>
      </w:r>
      <w:ins w:id="967" w:author="Marmol, Dominika Klaudia" w:date="2026-06-03T16:57:00Z">
        <w:r w:rsidR="00657AAE">
          <w:rPr>
            <w:rFonts w:ascii="Arial" w:hAnsi="Arial" w:cs="Arial"/>
            <w:color w:val="000000"/>
            <w:sz w:val="24"/>
          </w:rPr>
          <w:t xml:space="preserve"> </w:t>
        </w:r>
        <w:r w:rsidR="00657AAE" w:rsidRPr="00657AAE">
          <w:rPr>
            <w:rFonts w:ascii="Arial" w:hAnsi="Arial" w:cs="Arial"/>
            <w:color w:val="000000"/>
            <w:sz w:val="24"/>
          </w:rPr>
          <w:t>Furthermore, additional backfilling to up to 21 participants at each dose group may occur to support additional safety, efficacy, tolerability, and PK/pharmacodynamic data in specific populations or indications.</w:t>
        </w:r>
      </w:ins>
    </w:p>
    <w:p w14:paraId="37AB0232" w14:textId="77777777" w:rsidR="00A9421A" w:rsidRDefault="00A9421A" w:rsidP="00DA30FC">
      <w:pPr>
        <w:autoSpaceDE w:val="0"/>
        <w:autoSpaceDN w:val="0"/>
        <w:adjustRightInd w:val="0"/>
        <w:spacing w:after="0"/>
        <w:rPr>
          <w:rFonts w:ascii="Arial" w:hAnsi="Arial" w:cs="Arial"/>
          <w:color w:val="000000"/>
          <w:sz w:val="24"/>
        </w:rPr>
      </w:pPr>
    </w:p>
    <w:p w14:paraId="69C26C7B" w14:textId="0E80F710" w:rsidR="00A9421A" w:rsidRDefault="00A9421A" w:rsidP="00DA30FC">
      <w:pPr>
        <w:autoSpaceDE w:val="0"/>
        <w:autoSpaceDN w:val="0"/>
        <w:adjustRightInd w:val="0"/>
        <w:spacing w:after="0"/>
        <w:rPr>
          <w:ins w:id="968" w:author="Anthony D'Amelio" w:date="2026-06-11T10:58:00Z" w16du:dateUtc="2026-06-11T14:58:00Z"/>
          <w:rFonts w:ascii="Arial" w:hAnsi="Arial" w:cs="Arial"/>
          <w:color w:val="000000"/>
          <w:sz w:val="24"/>
          <w:u w:val="single"/>
        </w:rPr>
      </w:pPr>
      <w:commentRangeStart w:id="969"/>
      <w:commentRangeStart w:id="970"/>
      <w:commentRangeStart w:id="971"/>
      <w:ins w:id="972" w:author="Anthony D'Amelio" w:date="2026-06-11T10:58:00Z" w16du:dateUtc="2026-06-11T14:58:00Z">
        <w:r>
          <w:rPr>
            <w:rFonts w:ascii="Arial" w:hAnsi="Arial" w:cs="Arial"/>
            <w:color w:val="000000"/>
            <w:sz w:val="24"/>
            <w:u w:val="single"/>
          </w:rPr>
          <w:t>Optional intra-participant dose escalation</w:t>
        </w:r>
      </w:ins>
    </w:p>
    <w:p w14:paraId="43C52340" w14:textId="77777777" w:rsidR="0043107D" w:rsidRDefault="0043107D" w:rsidP="00DA30FC">
      <w:pPr>
        <w:autoSpaceDE w:val="0"/>
        <w:autoSpaceDN w:val="0"/>
        <w:adjustRightInd w:val="0"/>
        <w:spacing w:after="0"/>
        <w:rPr>
          <w:ins w:id="973" w:author="Anthony D'Amelio" w:date="2026-06-11T10:58:00Z" w16du:dateUtc="2026-06-11T14:58:00Z"/>
          <w:rFonts w:ascii="Arial" w:hAnsi="Arial" w:cs="Arial"/>
          <w:color w:val="000000"/>
          <w:sz w:val="24"/>
          <w:u w:val="single"/>
        </w:rPr>
      </w:pPr>
    </w:p>
    <w:p w14:paraId="70AA58EE" w14:textId="73D0F2CB" w:rsidR="00A9421A" w:rsidRPr="0043107D" w:rsidRDefault="0043107D" w:rsidP="00DA30FC">
      <w:pPr>
        <w:autoSpaceDE w:val="0"/>
        <w:autoSpaceDN w:val="0"/>
        <w:adjustRightInd w:val="0"/>
        <w:spacing w:after="0"/>
        <w:rPr>
          <w:ins w:id="974" w:author="Anthony D'Amelio" w:date="2026-06-11T10:58:00Z" w16du:dateUtc="2026-06-11T14:58:00Z"/>
          <w:rFonts w:ascii="Arial" w:hAnsi="Arial" w:cs="Arial"/>
          <w:color w:val="000000"/>
          <w:sz w:val="24"/>
          <w:szCs w:val="24"/>
          <w:rPrChange w:id="975" w:author="Anthony D'Amelio" w:date="2026-06-11T10:59:00Z" w16du:dateUtc="2026-06-11T14:59:00Z">
            <w:rPr>
              <w:ins w:id="976" w:author="Anthony D'Amelio" w:date="2026-06-11T10:58:00Z" w16du:dateUtc="2026-06-11T14:58:00Z"/>
              <w:rFonts w:ascii="Arial" w:hAnsi="Arial" w:cs="Arial"/>
              <w:i/>
              <w:iCs/>
              <w:color w:val="000000"/>
              <w:sz w:val="24"/>
              <w:u w:val="single"/>
            </w:rPr>
          </w:rPrChange>
        </w:rPr>
      </w:pPr>
      <w:ins w:id="977" w:author="Anthony D'Amelio" w:date="2026-06-11T10:58:00Z" w16du:dateUtc="2026-06-11T14:58:00Z">
        <w:r w:rsidRPr="0043107D">
          <w:rPr>
            <w:rFonts w:ascii="Arial" w:hAnsi="Arial" w:cs="Arial"/>
            <w:sz w:val="24"/>
            <w:szCs w:val="24"/>
            <w:rPrChange w:id="978" w:author="Anthony D'Amelio" w:date="2026-06-11T10:59:00Z" w16du:dateUtc="2026-06-11T14:59:00Z">
              <w:rPr/>
            </w:rPrChange>
          </w:rPr>
          <w:t>For Part A, participants who have been treated for a minimum of six cycles and showed progression via RECIST v1.1 could have their dose escalated (intra-participant dose escalation) with agreement from the sponsor and the PI. The dose escalation would be limited to the next higher dose (for instance, if participant was initially dosed at 70 mg BNT317 Q2W, the participant could be escalated to 200 mg BNT317 Q2W) (</w:t>
        </w:r>
      </w:ins>
      <w:ins w:id="979" w:author="Anthony D'Amelio" w:date="2026-06-11T10:59:00Z" w16du:dateUtc="2026-06-11T14:59:00Z">
        <w:r>
          <w:rPr>
            <w:rFonts w:ascii="Arial" w:hAnsi="Arial" w:cs="Arial"/>
            <w:sz w:val="24"/>
            <w:szCs w:val="24"/>
          </w:rPr>
          <w:t>refer to</w:t>
        </w:r>
      </w:ins>
      <w:ins w:id="980" w:author="Anthony D'Amelio" w:date="2026-06-11T10:58:00Z" w16du:dateUtc="2026-06-11T14:58:00Z">
        <w:r w:rsidRPr="0043107D">
          <w:rPr>
            <w:rFonts w:ascii="Arial" w:hAnsi="Arial" w:cs="Arial"/>
            <w:sz w:val="24"/>
            <w:szCs w:val="24"/>
            <w:rPrChange w:id="981" w:author="Anthony D'Amelio" w:date="2026-06-11T10:59:00Z" w16du:dateUtc="2026-06-11T14:59:00Z">
              <w:rPr/>
            </w:rPrChange>
          </w:rPr>
          <w:t xml:space="preserve"> Section</w:t>
        </w:r>
      </w:ins>
      <w:ins w:id="982" w:author="Anthony D'Amelio" w:date="2026-06-11T10:59:00Z" w16du:dateUtc="2026-06-11T14:59:00Z">
        <w:r>
          <w:rPr>
            <w:rFonts w:ascii="Arial" w:hAnsi="Arial" w:cs="Arial"/>
            <w:sz w:val="24"/>
            <w:szCs w:val="24"/>
          </w:rPr>
          <w:t xml:space="preserve"> 6.4.3 of the protocol </w:t>
        </w:r>
      </w:ins>
      <w:ins w:id="983" w:author="Anthony D'Amelio" w:date="2026-06-11T10:58:00Z" w16du:dateUtc="2026-06-11T14:58:00Z">
        <w:r w:rsidRPr="0043107D">
          <w:rPr>
            <w:rFonts w:ascii="Arial" w:hAnsi="Arial" w:cs="Arial"/>
            <w:sz w:val="24"/>
            <w:szCs w:val="24"/>
            <w:rPrChange w:id="984" w:author="Anthony D'Amelio" w:date="2026-06-11T10:59:00Z" w16du:dateUtc="2026-06-11T14:59:00Z">
              <w:rPr/>
            </w:rPrChange>
          </w:rPr>
          <w:t>for details).</w:t>
        </w:r>
      </w:ins>
      <w:commentRangeEnd w:id="969"/>
      <w:r w:rsidRPr="0043107D">
        <w:rPr>
          <w:rStyle w:val="CommentReference"/>
          <w:rFonts w:ascii="Arial" w:hAnsi="Arial" w:cs="Arial"/>
          <w:color w:val="000000"/>
          <w:sz w:val="24"/>
          <w:szCs w:val="24"/>
          <w:rPrChange w:id="985" w:author="Anthony D'Amelio" w:date="2026-06-11T10:59:00Z" w16du:dateUtc="2026-06-11T14:59:00Z">
            <w:rPr>
              <w:rStyle w:val="CommentReference"/>
              <w:rFonts w:ascii="Arial" w:hAnsi="Arial" w:cs="Arial"/>
              <w:i/>
              <w:iCs/>
              <w:color w:val="000000"/>
              <w:sz w:val="24"/>
              <w:szCs w:val="20"/>
              <w:u w:val="single"/>
            </w:rPr>
          </w:rPrChange>
        </w:rPr>
        <w:commentReference w:id="969"/>
      </w:r>
      <w:commentRangeEnd w:id="970"/>
      <w:r w:rsidR="000C273D" w:rsidRPr="0043107D">
        <w:rPr>
          <w:rStyle w:val="CommentReference"/>
          <w:rFonts w:ascii="Arial" w:hAnsi="Arial" w:cs="Arial"/>
          <w:color w:val="000000"/>
          <w:sz w:val="24"/>
          <w:szCs w:val="24"/>
          <w:rPrChange w:id="986" w:author="Anthony D'Amelio" w:date="2026-06-11T10:59:00Z" w16du:dateUtc="2026-06-11T14:59:00Z">
            <w:rPr>
              <w:rStyle w:val="CommentReference"/>
              <w:rFonts w:ascii="Arial" w:hAnsi="Arial" w:cs="Arial"/>
              <w:i/>
              <w:iCs/>
              <w:color w:val="000000"/>
              <w:sz w:val="24"/>
              <w:szCs w:val="20"/>
              <w:u w:val="single"/>
            </w:rPr>
          </w:rPrChange>
        </w:rPr>
        <w:commentReference w:id="970"/>
      </w:r>
      <w:commentRangeEnd w:id="971"/>
      <w:r w:rsidR="00FD7266" w:rsidRPr="0043107D">
        <w:rPr>
          <w:rStyle w:val="CommentReference"/>
          <w:rFonts w:ascii="Arial" w:hAnsi="Arial" w:cs="Arial"/>
          <w:color w:val="000000"/>
          <w:sz w:val="24"/>
          <w:szCs w:val="24"/>
          <w:rPrChange w:id="988" w:author="Anthony D'Amelio" w:date="2026-06-11T10:59:00Z" w16du:dateUtc="2026-06-11T14:59:00Z">
            <w:rPr>
              <w:rStyle w:val="CommentReference"/>
              <w:rFonts w:ascii="Arial" w:hAnsi="Arial" w:cs="Arial"/>
              <w:i/>
              <w:iCs/>
              <w:color w:val="000000"/>
              <w:sz w:val="24"/>
              <w:szCs w:val="20"/>
              <w:u w:val="single"/>
            </w:rPr>
          </w:rPrChange>
        </w:rPr>
        <w:commentReference w:id="971"/>
      </w:r>
    </w:p>
    <w:p w14:paraId="257A3F92" w14:textId="77777777" w:rsidR="0043107D" w:rsidRDefault="0043107D" w:rsidP="00DA30FC">
      <w:pPr>
        <w:autoSpaceDE w:val="0"/>
        <w:autoSpaceDN w:val="0"/>
        <w:adjustRightInd w:val="0"/>
        <w:spacing w:after="0"/>
        <w:rPr>
          <w:ins w:id="989" w:author="Anthony D'Amelio" w:date="2026-06-11T10:58:00Z" w16du:dateUtc="2026-06-11T14:58:00Z"/>
          <w:rFonts w:ascii="Arial" w:hAnsi="Arial" w:cs="Arial"/>
          <w:i/>
          <w:iCs/>
          <w:color w:val="000000"/>
          <w:sz w:val="24"/>
          <w:u w:val="single"/>
        </w:rPr>
      </w:pPr>
    </w:p>
    <w:p w14:paraId="421CA892" w14:textId="77777777" w:rsidR="0043107D" w:rsidRPr="00AF5717" w:rsidRDefault="0043107D" w:rsidP="00DA30FC">
      <w:pPr>
        <w:autoSpaceDE w:val="0"/>
        <w:autoSpaceDN w:val="0"/>
        <w:adjustRightInd w:val="0"/>
        <w:spacing w:after="0"/>
        <w:rPr>
          <w:rFonts w:ascii="Arial" w:hAnsi="Arial" w:cs="Arial"/>
          <w:i/>
          <w:iCs/>
          <w:color w:val="000000"/>
          <w:sz w:val="24"/>
          <w:u w:val="single"/>
        </w:rPr>
      </w:pPr>
    </w:p>
    <w:p w14:paraId="1B7B68C3" w14:textId="36E407B2" w:rsidR="00D87EDD" w:rsidRPr="00AF5717" w:rsidRDefault="00E27C57" w:rsidP="00DA30FC">
      <w:pPr>
        <w:autoSpaceDE w:val="0"/>
        <w:autoSpaceDN w:val="0"/>
        <w:adjustRightInd w:val="0"/>
        <w:spacing w:after="0"/>
        <w:rPr>
          <w:del w:id="990" w:author="Marmol, Dominika Klaudia" w:date="2026-06-03T16:57:00Z"/>
          <w:rFonts w:ascii="Arial" w:hAnsi="Arial" w:cs="Arial"/>
          <w:i/>
          <w:iCs/>
          <w:color w:val="000000"/>
          <w:sz w:val="24"/>
          <w:u w:val="single"/>
        </w:rPr>
      </w:pPr>
      <w:del w:id="991" w:author="Marmol, Dominika Klaudia" w:date="2026-06-03T16:57:00Z">
        <w:r w:rsidRPr="00AF5717">
          <w:rPr>
            <w:rFonts w:ascii="Arial" w:hAnsi="Arial" w:cs="Arial"/>
            <w:color w:val="000000"/>
            <w:sz w:val="24"/>
          </w:rPr>
          <w:delText>Dosing will be performed sequentially starting with trial participants in the dose group with the</w:delText>
        </w:r>
        <w:r w:rsidR="003778A5" w:rsidRPr="00AF5717">
          <w:rPr>
            <w:rFonts w:ascii="Arial" w:hAnsi="Arial" w:cs="Arial"/>
            <w:i/>
            <w:iCs/>
            <w:color w:val="000000"/>
            <w:sz w:val="24"/>
            <w:u w:val="single"/>
          </w:rPr>
          <w:delText xml:space="preserve"> </w:delText>
        </w:r>
        <w:r w:rsidRPr="00AF5717">
          <w:rPr>
            <w:rFonts w:ascii="Arial" w:hAnsi="Arial" w:cs="Arial"/>
            <w:color w:val="000000"/>
            <w:sz w:val="24"/>
          </w:rPr>
          <w:delText>lowest dose level and then progressing to the dose group with the next higher dose level.</w:delText>
        </w:r>
        <w:r w:rsidR="003778A5" w:rsidRPr="00AF5717">
          <w:rPr>
            <w:rFonts w:ascii="Arial" w:hAnsi="Arial" w:cs="Arial"/>
            <w:color w:val="000000"/>
            <w:sz w:val="24"/>
          </w:rPr>
          <w:delText xml:space="preserve"> </w:delText>
        </w:r>
        <w:r w:rsidRPr="00AF5717">
          <w:rPr>
            <w:rFonts w:ascii="Arial" w:hAnsi="Arial" w:cs="Arial"/>
            <w:color w:val="000000"/>
            <w:sz w:val="24"/>
          </w:rPr>
          <w:delText>Each trial</w:delText>
        </w:r>
        <w:r w:rsidR="00BC2A9E" w:rsidRPr="00AF5717">
          <w:rPr>
            <w:rFonts w:ascii="Arial" w:hAnsi="Arial" w:cs="Arial"/>
            <w:color w:val="000000"/>
            <w:sz w:val="24"/>
          </w:rPr>
          <w:delText xml:space="preserve"> </w:delText>
        </w:r>
        <w:r w:rsidRPr="00AF5717">
          <w:rPr>
            <w:rFonts w:ascii="Arial" w:hAnsi="Arial" w:cs="Arial"/>
            <w:color w:val="000000"/>
            <w:sz w:val="24"/>
          </w:rPr>
          <w:delText>participant will only be assigned to one dose level.</w:delText>
        </w:r>
      </w:del>
    </w:p>
    <w:p w14:paraId="0835BE4E" w14:textId="597292ED" w:rsidR="00CC23D8" w:rsidRPr="00AF5717" w:rsidRDefault="00E27C57" w:rsidP="003778A5">
      <w:pPr>
        <w:autoSpaceDE w:val="0"/>
        <w:autoSpaceDN w:val="0"/>
        <w:adjustRightInd w:val="0"/>
        <w:spacing w:before="120"/>
        <w:rPr>
          <w:rFonts w:ascii="Arial" w:hAnsi="Arial" w:cs="Arial"/>
          <w:b/>
          <w:bCs/>
          <w:color w:val="000000"/>
          <w:sz w:val="24"/>
        </w:rPr>
      </w:pPr>
      <w:r w:rsidRPr="00AF5717">
        <w:rPr>
          <w:rFonts w:ascii="Arial" w:hAnsi="Arial" w:cs="Arial"/>
          <w:b/>
          <w:bCs/>
          <w:color w:val="000000"/>
          <w:sz w:val="24"/>
        </w:rPr>
        <w:t>Trial population summary</w:t>
      </w:r>
    </w:p>
    <w:p w14:paraId="59D025C9" w14:textId="77777777" w:rsidR="003778A5" w:rsidRDefault="00E27C57" w:rsidP="003778A5">
      <w:pPr>
        <w:autoSpaceDE w:val="0"/>
        <w:autoSpaceDN w:val="0"/>
        <w:adjustRightInd w:val="0"/>
        <w:spacing w:before="120"/>
        <w:rPr>
          <w:ins w:id="992" w:author="Marmol, Dominika Klaudia" w:date="2026-06-03T16:15:00Z"/>
          <w:rFonts w:ascii="Arial" w:hAnsi="Arial" w:cs="Arial"/>
          <w:color w:val="000000"/>
          <w:sz w:val="24"/>
        </w:rPr>
      </w:pPr>
      <w:r w:rsidRPr="00AF5717">
        <w:rPr>
          <w:rFonts w:ascii="Arial" w:hAnsi="Arial" w:cs="Arial"/>
          <w:color w:val="000000"/>
          <w:sz w:val="24"/>
        </w:rPr>
        <w:t xml:space="preserve">This trial will enroll male and female </w:t>
      </w:r>
      <w:r w:rsidR="00430ED7" w:rsidRPr="00AF5717">
        <w:rPr>
          <w:rFonts w:ascii="Arial" w:hAnsi="Arial" w:cs="Arial"/>
          <w:color w:val="000000"/>
          <w:sz w:val="24"/>
        </w:rPr>
        <w:t>participants</w:t>
      </w:r>
      <w:r w:rsidRPr="00AF5717">
        <w:rPr>
          <w:rFonts w:ascii="Arial" w:hAnsi="Arial" w:cs="Arial"/>
          <w:color w:val="000000"/>
          <w:sz w:val="24"/>
        </w:rPr>
        <w:t xml:space="preserve"> </w:t>
      </w:r>
      <w:r w:rsidRPr="00AF5717">
        <w:rPr>
          <w:rFonts w:ascii="Arial" w:eastAsia="ArialMT" w:hAnsi="Arial" w:cs="Arial"/>
          <w:color w:val="000000"/>
          <w:sz w:val="24"/>
        </w:rPr>
        <w:t xml:space="preserve">aged ≥18 </w:t>
      </w:r>
      <w:r w:rsidRPr="00AF5717">
        <w:rPr>
          <w:rFonts w:ascii="Arial" w:hAnsi="Arial" w:cs="Arial"/>
          <w:color w:val="000000"/>
          <w:sz w:val="24"/>
        </w:rPr>
        <w:t>years with confirmed advanced solid</w:t>
      </w:r>
      <w:r w:rsidR="00F8770C" w:rsidRPr="00AF5717">
        <w:rPr>
          <w:rFonts w:ascii="Arial" w:hAnsi="Arial" w:cs="Arial"/>
          <w:color w:val="000000"/>
          <w:sz w:val="24"/>
        </w:rPr>
        <w:t xml:space="preserve"> </w:t>
      </w:r>
      <w:r w:rsidRPr="00AF5717">
        <w:rPr>
          <w:rFonts w:ascii="Arial" w:hAnsi="Arial" w:cs="Arial"/>
          <w:color w:val="000000"/>
          <w:sz w:val="24"/>
        </w:rPr>
        <w:t>tumors, who have failed standard therapy, or for whom no standard treatment option is available,</w:t>
      </w:r>
      <w:r w:rsidR="00CB7FF0" w:rsidRPr="00AF5717">
        <w:rPr>
          <w:rFonts w:ascii="Arial" w:hAnsi="Arial" w:cs="Arial"/>
          <w:color w:val="000000"/>
          <w:sz w:val="24"/>
        </w:rPr>
        <w:t xml:space="preserve"> </w:t>
      </w:r>
      <w:r w:rsidRPr="00AF5717">
        <w:rPr>
          <w:rFonts w:ascii="Arial" w:hAnsi="Arial" w:cs="Arial"/>
          <w:color w:val="000000"/>
          <w:sz w:val="24"/>
        </w:rPr>
        <w:t xml:space="preserve">or for whom standard therapy is not appropriate. Enrollment of </w:t>
      </w:r>
      <w:r w:rsidR="00430ED7" w:rsidRPr="00AF5717">
        <w:rPr>
          <w:rFonts w:ascii="Arial" w:hAnsi="Arial" w:cs="Arial"/>
          <w:color w:val="000000"/>
          <w:sz w:val="24"/>
        </w:rPr>
        <w:t>participants</w:t>
      </w:r>
      <w:r w:rsidRPr="00AF5717">
        <w:rPr>
          <w:rFonts w:ascii="Arial" w:hAnsi="Arial" w:cs="Arial"/>
          <w:color w:val="000000"/>
          <w:sz w:val="24"/>
        </w:rPr>
        <w:t xml:space="preserve"> with certain tumor types</w:t>
      </w:r>
      <w:r w:rsidR="00CB7FF0" w:rsidRPr="00AF5717">
        <w:rPr>
          <w:rFonts w:ascii="Arial" w:hAnsi="Arial" w:cs="Arial"/>
          <w:color w:val="000000"/>
          <w:sz w:val="24"/>
        </w:rPr>
        <w:t xml:space="preserve"> </w:t>
      </w:r>
      <w:r w:rsidRPr="00AF5717">
        <w:rPr>
          <w:rFonts w:ascii="Arial" w:hAnsi="Arial" w:cs="Arial"/>
          <w:color w:val="000000"/>
          <w:sz w:val="24"/>
        </w:rPr>
        <w:t>may be restricted during the dose escalation</w:t>
      </w:r>
      <w:r w:rsidRPr="00AF5717">
        <w:rPr>
          <w:rFonts w:ascii="Arial" w:eastAsia="ArialMT" w:hAnsi="Arial" w:cs="Arial"/>
          <w:color w:val="000000"/>
          <w:sz w:val="24"/>
        </w:rPr>
        <w:t>. This is at the sponsor’s discretion and will be</w:t>
      </w:r>
      <w:r w:rsidR="00CB7FF0" w:rsidRPr="00AF5717">
        <w:rPr>
          <w:rFonts w:ascii="Arial" w:hAnsi="Arial" w:cs="Arial"/>
          <w:color w:val="000000"/>
          <w:sz w:val="24"/>
        </w:rPr>
        <w:t xml:space="preserve"> </w:t>
      </w:r>
      <w:r w:rsidRPr="00AF5717">
        <w:rPr>
          <w:rFonts w:ascii="Arial" w:hAnsi="Arial" w:cs="Arial"/>
          <w:color w:val="000000"/>
          <w:sz w:val="24"/>
        </w:rPr>
        <w:t>communicated prior to any restriction of enrollment.</w:t>
      </w:r>
    </w:p>
    <w:p w14:paraId="0F8F3EE2" w14:textId="62711F39" w:rsidR="003073CF" w:rsidRPr="003157E5" w:rsidRDefault="00E27C57" w:rsidP="003073CF">
      <w:pPr>
        <w:pStyle w:val="Body-TextSynopsis"/>
        <w:rPr>
          <w:ins w:id="993" w:author="Marmol, Dominika Klaudia" w:date="2026-06-03T16:15:00Z"/>
        </w:rPr>
      </w:pPr>
      <w:ins w:id="994" w:author="Marmol, Dominika Klaudia" w:date="2026-06-03T16:15:00Z">
        <w:r>
          <w:lastRenderedPageBreak/>
          <w:t xml:space="preserve">For Parts B1, B2, and B3, participants will be enrolled in 2L+ ccRCC, 2L+ </w:t>
        </w:r>
        <w:r w:rsidRPr="00AF63E7">
          <w:t>HER2</w:t>
        </w:r>
        <w:r>
          <w:noBreakHyphen/>
        </w:r>
        <w:r w:rsidRPr="00AF63E7">
          <w:t xml:space="preserve">negative </w:t>
        </w:r>
        <w:r>
          <w:t>GC/GEJC, and 2L+ AGA</w:t>
        </w:r>
        <w:r>
          <w:noBreakHyphen/>
          <w:t>negative NSCLC, respectively. All participants must meet the trial eligibility criteria listed in CTP Sections </w:t>
        </w:r>
      </w:ins>
      <w:ins w:id="995" w:author="Marmol, Dominika Klaudia" w:date="2026-06-08T10:11:00Z">
        <w:r w:rsidR="00EB3B66">
          <w:rPr>
            <w:color w:val="0000FF"/>
          </w:rPr>
          <w:t>5.3</w:t>
        </w:r>
      </w:ins>
      <w:ins w:id="996" w:author="Marmol, Dominika Klaudia" w:date="2026-06-03T16:15:00Z">
        <w:r>
          <w:t xml:space="preserve"> and </w:t>
        </w:r>
      </w:ins>
      <w:ins w:id="997" w:author="Marmol, Dominika Klaudia" w:date="2026-06-08T10:11:00Z">
        <w:r w:rsidR="00EB3B66">
          <w:rPr>
            <w:color w:val="0000FF"/>
          </w:rPr>
          <w:t>5.4.</w:t>
        </w:r>
      </w:ins>
    </w:p>
    <w:p w14:paraId="329E6EB3" w14:textId="77777777" w:rsidR="003073CF" w:rsidRPr="00AF5717" w:rsidRDefault="003073CF" w:rsidP="003778A5">
      <w:pPr>
        <w:autoSpaceDE w:val="0"/>
        <w:autoSpaceDN w:val="0"/>
        <w:adjustRightInd w:val="0"/>
        <w:spacing w:before="120"/>
        <w:rPr>
          <w:rFonts w:ascii="Arial" w:hAnsi="Arial" w:cs="Arial"/>
          <w:color w:val="000000"/>
          <w:sz w:val="24"/>
        </w:rPr>
      </w:pPr>
    </w:p>
    <w:p w14:paraId="1602FDAD" w14:textId="1CCF5A83" w:rsidR="00CC23D8" w:rsidRPr="00AF5717" w:rsidRDefault="00E27C57" w:rsidP="003778A5">
      <w:pPr>
        <w:autoSpaceDE w:val="0"/>
        <w:autoSpaceDN w:val="0"/>
        <w:adjustRightInd w:val="0"/>
        <w:spacing w:before="120"/>
        <w:rPr>
          <w:rFonts w:ascii="Arial" w:hAnsi="Arial" w:cs="Arial"/>
          <w:color w:val="000000"/>
          <w:sz w:val="24"/>
        </w:rPr>
      </w:pPr>
      <w:r w:rsidRPr="00AF5717">
        <w:rPr>
          <w:rFonts w:ascii="Arial" w:hAnsi="Arial" w:cs="Arial"/>
          <w:b/>
          <w:bCs/>
          <w:color w:val="000000"/>
          <w:sz w:val="24"/>
        </w:rPr>
        <w:t>Number of trial participants</w:t>
      </w:r>
    </w:p>
    <w:p w14:paraId="17F106EE" w14:textId="63F345C2" w:rsidR="00CC23D8" w:rsidRDefault="00E27C57" w:rsidP="003778A5">
      <w:pPr>
        <w:autoSpaceDE w:val="0"/>
        <w:autoSpaceDN w:val="0"/>
        <w:adjustRightInd w:val="0"/>
        <w:spacing w:before="120"/>
        <w:rPr>
          <w:del w:id="998" w:author="Marmol, Dominika Klaudia" w:date="2026-06-03T16:21:00Z"/>
          <w:rFonts w:ascii="Arial" w:hAnsi="Arial" w:cs="Arial"/>
          <w:color w:val="000000"/>
          <w:sz w:val="24"/>
        </w:rPr>
      </w:pPr>
      <w:del w:id="999" w:author="Marmol, Dominika Klaudia" w:date="2026-06-03T16:21:00Z">
        <w:r w:rsidRPr="00AF5717">
          <w:rPr>
            <w:rFonts w:ascii="Arial" w:hAnsi="Arial" w:cs="Arial"/>
            <w:color w:val="000000"/>
            <w:sz w:val="24"/>
          </w:rPr>
          <w:delText>For the four planned dose groups (DL1, DL2, DL3, and DL4), (excluding backfill participants) there</w:delText>
        </w:r>
        <w:r w:rsidR="00CB7FF0" w:rsidRPr="00AF5717">
          <w:rPr>
            <w:rFonts w:ascii="Arial" w:hAnsi="Arial" w:cs="Arial"/>
            <w:color w:val="000000"/>
            <w:sz w:val="24"/>
          </w:rPr>
          <w:delText xml:space="preserve"> </w:delText>
        </w:r>
        <w:r w:rsidRPr="00AF5717">
          <w:rPr>
            <w:rFonts w:ascii="Arial" w:hAnsi="Arial" w:cs="Arial"/>
            <w:color w:val="000000"/>
            <w:sz w:val="24"/>
          </w:rPr>
          <w:delText>will be up to 21 trial participants in total (see</w:delText>
        </w:r>
        <w:r w:rsidR="00FD2F46" w:rsidRPr="00AF5717">
          <w:rPr>
            <w:rFonts w:ascii="Arial" w:hAnsi="Arial" w:cs="Arial"/>
            <w:color w:val="0000FF"/>
            <w:sz w:val="24"/>
          </w:rPr>
          <w:delText xml:space="preserve"> </w:delText>
        </w:r>
        <w:r w:rsidR="00FD2F46" w:rsidRPr="00AF5717">
          <w:rPr>
            <w:rFonts w:ascii="Arial" w:hAnsi="Arial" w:cs="Arial"/>
            <w:color w:val="0000FF"/>
            <w:sz w:val="24"/>
          </w:rPr>
          <w:fldChar w:fldCharType="begin"/>
        </w:r>
        <w:r w:rsidR="00FD2F46" w:rsidRPr="00AF5717">
          <w:rPr>
            <w:rFonts w:ascii="Arial" w:hAnsi="Arial" w:cs="Arial"/>
            <w:color w:val="0000FF"/>
            <w:sz w:val="24"/>
          </w:rPr>
          <w:delInstrText xml:space="preserve"> REF _Ref180247616 \h  \* MERGEFORMAT </w:delInstrText>
        </w:r>
        <w:r w:rsidR="00FD2F46" w:rsidRPr="00AF5717">
          <w:rPr>
            <w:rFonts w:ascii="Arial" w:hAnsi="Arial" w:cs="Arial"/>
            <w:color w:val="0000FF"/>
            <w:sz w:val="24"/>
          </w:rPr>
        </w:r>
        <w:r w:rsidR="00FD2F46" w:rsidRPr="00AF5717">
          <w:rPr>
            <w:rFonts w:ascii="Arial" w:hAnsi="Arial" w:cs="Arial"/>
            <w:color w:val="0000FF"/>
            <w:sz w:val="24"/>
          </w:rPr>
          <w:fldChar w:fldCharType="separate"/>
        </w:r>
        <w:r w:rsidR="00CA5FDB" w:rsidRPr="00CA5FDB">
          <w:rPr>
            <w:rFonts w:ascii="Arial" w:hAnsi="Arial" w:cs="Arial"/>
            <w:color w:val="0000FF"/>
            <w:sz w:val="24"/>
          </w:rPr>
          <w:delText>Table 3</w:delText>
        </w:r>
        <w:r w:rsidR="00FD2F46" w:rsidRPr="00AF5717">
          <w:rPr>
            <w:rFonts w:ascii="Arial" w:hAnsi="Arial" w:cs="Arial"/>
            <w:color w:val="0000FF"/>
            <w:sz w:val="24"/>
          </w:rPr>
          <w:fldChar w:fldCharType="end"/>
        </w:r>
        <w:r w:rsidRPr="00AF5717">
          <w:rPr>
            <w:rFonts w:ascii="Arial" w:hAnsi="Arial" w:cs="Arial"/>
            <w:color w:val="000000"/>
            <w:sz w:val="24"/>
          </w:rPr>
          <w:delText>). If intermediate the dose levels (i.e., 400 mg</w:delText>
        </w:r>
        <w:r w:rsidR="00CB7FF0" w:rsidRPr="00AF5717">
          <w:rPr>
            <w:rFonts w:ascii="Arial" w:hAnsi="Arial" w:cs="Arial"/>
            <w:color w:val="000000"/>
            <w:sz w:val="24"/>
          </w:rPr>
          <w:delText xml:space="preserve"> </w:delText>
        </w:r>
        <w:r w:rsidRPr="00AF5717">
          <w:rPr>
            <w:rFonts w:ascii="Arial" w:hAnsi="Arial" w:cs="Arial"/>
            <w:color w:val="000000"/>
            <w:sz w:val="24"/>
          </w:rPr>
          <w:delText>and 900 mg) and the additional dose level (i.e., 1800 mg) are tested, the total number of trial</w:delText>
        </w:r>
        <w:r w:rsidR="00CB7FF0" w:rsidRPr="00AF5717">
          <w:rPr>
            <w:rFonts w:ascii="Arial" w:hAnsi="Arial" w:cs="Arial"/>
            <w:color w:val="000000"/>
            <w:sz w:val="24"/>
          </w:rPr>
          <w:delText xml:space="preserve"> </w:delText>
        </w:r>
        <w:r w:rsidRPr="00AF5717">
          <w:rPr>
            <w:rFonts w:ascii="Arial" w:hAnsi="Arial" w:cs="Arial"/>
            <w:color w:val="000000"/>
            <w:sz w:val="24"/>
          </w:rPr>
          <w:delText>participants will be up to 39.</w:delText>
        </w:r>
      </w:del>
    </w:p>
    <w:p w14:paraId="4E6B4FCD" w14:textId="47EDF98E" w:rsidR="000E526A" w:rsidRPr="007668F1" w:rsidRDefault="00E27C57" w:rsidP="003778A5">
      <w:pPr>
        <w:autoSpaceDE w:val="0"/>
        <w:autoSpaceDN w:val="0"/>
        <w:adjustRightInd w:val="0"/>
        <w:spacing w:before="120"/>
        <w:rPr>
          <w:ins w:id="1000" w:author="Marmol, Dominika Klaudia" w:date="2026-06-03T16:17:00Z"/>
          <w:rFonts w:ascii="Arial" w:hAnsi="Arial" w:cs="Arial"/>
          <w:color w:val="000000"/>
          <w:sz w:val="24"/>
          <w:szCs w:val="24"/>
        </w:rPr>
      </w:pPr>
      <w:ins w:id="1001" w:author="Marmol, Dominika Klaudia" w:date="2026-06-03T16:17:00Z">
        <w:r w:rsidRPr="007668F1">
          <w:rPr>
            <w:rFonts w:ascii="Arial" w:hAnsi="Arial" w:cs="Arial"/>
            <w:sz w:val="24"/>
            <w:szCs w:val="24"/>
          </w:rPr>
          <w:t>Up to a maximum of 248 participants may be enrolled into the trial. For further details on the sample size of each dose group, see</w:t>
        </w:r>
      </w:ins>
      <w:ins w:id="1002" w:author="Marmol, Dominika Klaudia" w:date="2026-06-08T17:23:00Z">
        <w:r w:rsidR="005F1F9B">
          <w:rPr>
            <w:rFonts w:ascii="Arial" w:hAnsi="Arial" w:cs="Arial"/>
            <w:color w:val="0000FF"/>
            <w:sz w:val="24"/>
            <w:szCs w:val="24"/>
          </w:rPr>
          <w:t xml:space="preserve"> </w:t>
        </w:r>
      </w:ins>
      <w:ins w:id="1003" w:author="Marmol, Dominika Klaudia" w:date="2026-06-08T17:24:00Z">
        <w:r w:rsidR="005F1F9B" w:rsidRPr="005F1F9B">
          <w:rPr>
            <w:rFonts w:ascii="Arial" w:hAnsi="Arial" w:cs="Arial"/>
            <w:color w:val="0000FF"/>
            <w:sz w:val="24"/>
            <w:szCs w:val="24"/>
          </w:rPr>
          <w:fldChar w:fldCharType="begin"/>
        </w:r>
        <w:r w:rsidR="005F1F9B" w:rsidRPr="005F1F9B">
          <w:rPr>
            <w:rFonts w:ascii="Arial" w:hAnsi="Arial" w:cs="Arial"/>
            <w:color w:val="0000FF"/>
            <w:sz w:val="24"/>
            <w:szCs w:val="24"/>
          </w:rPr>
          <w:instrText xml:space="preserve"> REF _Ref224822093 \h </w:instrText>
        </w:r>
      </w:ins>
      <w:r w:rsidR="005F1F9B" w:rsidRPr="005F1F9B">
        <w:rPr>
          <w:rFonts w:ascii="Arial" w:hAnsi="Arial" w:cs="Arial"/>
          <w:color w:val="0000FF"/>
          <w:sz w:val="24"/>
          <w:szCs w:val="24"/>
        </w:rPr>
        <w:instrText xml:space="preserve"> \* MERGEFORMAT </w:instrText>
      </w:r>
      <w:r w:rsidR="005F1F9B" w:rsidRPr="005F1F9B">
        <w:rPr>
          <w:rFonts w:ascii="Arial" w:hAnsi="Arial" w:cs="Arial"/>
          <w:color w:val="0000FF"/>
          <w:sz w:val="24"/>
          <w:szCs w:val="24"/>
        </w:rPr>
      </w:r>
      <w:ins w:id="1004" w:author="Marmol, Dominika Klaudia" w:date="2026-06-08T17:24:00Z">
        <w:r w:rsidR="005F1F9B" w:rsidRPr="005F1F9B">
          <w:rPr>
            <w:rFonts w:ascii="Arial" w:hAnsi="Arial" w:cs="Arial"/>
            <w:color w:val="0000FF"/>
            <w:sz w:val="24"/>
            <w:szCs w:val="24"/>
          </w:rPr>
          <w:fldChar w:fldCharType="separate"/>
        </w:r>
        <w:r w:rsidR="005F1F9B" w:rsidRPr="005F1F9B">
          <w:rPr>
            <w:rFonts w:ascii="Arial" w:hAnsi="Arial" w:cs="Arial"/>
            <w:sz w:val="24"/>
            <w:szCs w:val="24"/>
            <w:rPrChange w:id="1005" w:author="Marmol, Dominika Klaudia" w:date="2026-06-08T17:24:00Z">
              <w:rPr/>
            </w:rPrChange>
          </w:rPr>
          <w:t>Table </w:t>
        </w:r>
        <w:r w:rsidR="005F1F9B" w:rsidRPr="005F1F9B">
          <w:rPr>
            <w:rFonts w:ascii="Arial" w:hAnsi="Arial" w:cs="Arial"/>
            <w:noProof/>
            <w:sz w:val="24"/>
            <w:szCs w:val="24"/>
            <w:rPrChange w:id="1006" w:author="Marmol, Dominika Klaudia" w:date="2026-06-08T17:24:00Z">
              <w:rPr>
                <w:noProof/>
              </w:rPr>
            </w:rPrChange>
          </w:rPr>
          <w:t>3</w:t>
        </w:r>
        <w:r w:rsidR="005F1F9B" w:rsidRPr="005F1F9B">
          <w:rPr>
            <w:rFonts w:ascii="Arial" w:hAnsi="Arial" w:cs="Arial"/>
            <w:color w:val="0000FF"/>
            <w:sz w:val="24"/>
            <w:szCs w:val="24"/>
          </w:rPr>
          <w:fldChar w:fldCharType="end"/>
        </w:r>
      </w:ins>
      <w:ins w:id="1007" w:author="Marmol, Dominika Klaudia" w:date="2026-06-03T16:21:00Z">
        <w:r w:rsidR="007668F1" w:rsidRPr="007668F1">
          <w:rPr>
            <w:rFonts w:ascii="Arial" w:hAnsi="Arial" w:cs="Arial"/>
            <w:color w:val="0000FF"/>
            <w:sz w:val="24"/>
            <w:szCs w:val="24"/>
          </w:rPr>
          <w:t>.</w:t>
        </w:r>
      </w:ins>
    </w:p>
    <w:p w14:paraId="12FB0ADA" w14:textId="2AC12CD5" w:rsidR="00CC23D8" w:rsidRPr="00AF5717" w:rsidRDefault="00E27C57" w:rsidP="003778A5">
      <w:pPr>
        <w:autoSpaceDE w:val="0"/>
        <w:autoSpaceDN w:val="0"/>
        <w:adjustRightInd w:val="0"/>
        <w:spacing w:before="120"/>
        <w:rPr>
          <w:rFonts w:ascii="Arial" w:hAnsi="Arial" w:cs="Arial"/>
          <w:b/>
          <w:bCs/>
          <w:color w:val="000000"/>
          <w:sz w:val="24"/>
        </w:rPr>
      </w:pPr>
      <w:r w:rsidRPr="00AF5717">
        <w:rPr>
          <w:rFonts w:ascii="Arial" w:hAnsi="Arial" w:cs="Arial"/>
          <w:b/>
          <w:bCs/>
          <w:color w:val="000000"/>
          <w:sz w:val="24"/>
        </w:rPr>
        <w:t>Duration of the trial periods/duration of the trial for single trial participants</w:t>
      </w:r>
    </w:p>
    <w:p w14:paraId="50431C69" w14:textId="0EE4EFC5" w:rsidR="00CB7FF0" w:rsidRPr="00AF5717" w:rsidRDefault="00E27C57" w:rsidP="003778A5">
      <w:pPr>
        <w:autoSpaceDE w:val="0"/>
        <w:autoSpaceDN w:val="0"/>
        <w:adjustRightInd w:val="0"/>
        <w:spacing w:before="120"/>
        <w:rPr>
          <w:rFonts w:ascii="Arial" w:hAnsi="Arial" w:cs="Arial"/>
          <w:color w:val="000000"/>
          <w:sz w:val="24"/>
        </w:rPr>
      </w:pPr>
      <w:r w:rsidRPr="00AF5717">
        <w:rPr>
          <w:rFonts w:ascii="Arial" w:hAnsi="Arial" w:cs="Arial"/>
          <w:color w:val="000000"/>
          <w:sz w:val="24"/>
        </w:rPr>
        <w:t xml:space="preserve">The trial includes screening, treatment, and follow-up periods. Screening will last up to 28 days before the first dose of IMP. </w:t>
      </w:r>
      <w:r w:rsidR="00430ED7" w:rsidRPr="00AF5717">
        <w:rPr>
          <w:rFonts w:ascii="Arial" w:hAnsi="Arial" w:cs="Arial"/>
          <w:color w:val="000000"/>
          <w:sz w:val="24"/>
        </w:rPr>
        <w:t>Participants</w:t>
      </w:r>
      <w:r w:rsidRPr="00AF5717">
        <w:rPr>
          <w:rFonts w:ascii="Arial" w:hAnsi="Arial" w:cs="Arial"/>
          <w:color w:val="000000"/>
          <w:sz w:val="24"/>
        </w:rPr>
        <w:t xml:space="preserve"> may receive IMP for up to 2 years or until they experience disease progression, unacceptable toxicities, withdrawal of consent, </w:t>
      </w:r>
      <w:r w:rsidR="00BE5405">
        <w:rPr>
          <w:rFonts w:ascii="Arial" w:hAnsi="Arial" w:cs="Arial"/>
          <w:color w:val="000000"/>
          <w:sz w:val="24"/>
        </w:rPr>
        <w:t xml:space="preserve">trial discontinuation, </w:t>
      </w:r>
      <w:r w:rsidRPr="00AF5717">
        <w:rPr>
          <w:rFonts w:ascii="Arial" w:hAnsi="Arial" w:cs="Arial"/>
          <w:color w:val="000000"/>
          <w:sz w:val="24"/>
        </w:rPr>
        <w:t xml:space="preserve">or investigator decision. Safety follow-up will be performed for up to 90 days after the last IMP dose (for details, see CTP Section </w:t>
      </w:r>
      <w:r w:rsidRPr="00AF5717">
        <w:rPr>
          <w:rFonts w:ascii="Arial" w:hAnsi="Arial" w:cs="Arial"/>
          <w:sz w:val="24"/>
        </w:rPr>
        <w:t>7.1.2</w:t>
      </w:r>
      <w:r w:rsidRPr="00AF5717">
        <w:rPr>
          <w:rFonts w:ascii="Arial" w:hAnsi="Arial" w:cs="Arial"/>
          <w:color w:val="000000"/>
          <w:sz w:val="24"/>
        </w:rPr>
        <w:t>). Thus, the total duration of the trial for single trial participants may be up to 2 years</w:t>
      </w:r>
      <w:r w:rsidR="0058669F">
        <w:rPr>
          <w:rFonts w:ascii="Arial" w:hAnsi="Arial" w:cs="Arial"/>
          <w:color w:val="000000"/>
          <w:sz w:val="24"/>
        </w:rPr>
        <w:t>, plus follow-up until the last participant has completed 1 year of survival follow-up</w:t>
      </w:r>
      <w:r w:rsidRPr="00AF5717">
        <w:rPr>
          <w:rFonts w:ascii="Arial" w:hAnsi="Arial" w:cs="Arial"/>
          <w:color w:val="000000"/>
          <w:sz w:val="24"/>
        </w:rPr>
        <w:t xml:space="preserve"> (excluding screening).</w:t>
      </w:r>
    </w:p>
    <w:p w14:paraId="1AD20A40" w14:textId="739CEAA8" w:rsidR="00CC23D8" w:rsidRPr="00AF5717" w:rsidRDefault="00E27C57" w:rsidP="003854C8">
      <w:pPr>
        <w:autoSpaceDE w:val="0"/>
        <w:autoSpaceDN w:val="0"/>
        <w:adjustRightInd w:val="0"/>
        <w:spacing w:before="120" w:after="0"/>
        <w:rPr>
          <w:rFonts w:ascii="Arial" w:hAnsi="Arial" w:cs="Arial"/>
          <w:color w:val="000000"/>
          <w:sz w:val="24"/>
        </w:rPr>
      </w:pPr>
      <w:r w:rsidRPr="00AF5717">
        <w:rPr>
          <w:rFonts w:ascii="Arial" w:eastAsia="ArialMT" w:hAnsi="Arial" w:cs="Arial"/>
          <w:color w:val="000000"/>
          <w:sz w:val="24"/>
        </w:rPr>
        <w:t xml:space="preserve">At the discretion of the investigator and with the sponsor’s approval, a </w:t>
      </w:r>
      <w:r w:rsidRPr="00AF5717">
        <w:rPr>
          <w:rFonts w:ascii="Arial" w:hAnsi="Arial" w:cs="Arial"/>
          <w:color w:val="000000"/>
          <w:sz w:val="24"/>
        </w:rPr>
        <w:t>trial participant may</w:t>
      </w:r>
      <w:r w:rsidR="00CB7FF0" w:rsidRPr="00AF5717">
        <w:rPr>
          <w:rFonts w:ascii="Arial" w:hAnsi="Arial" w:cs="Arial"/>
          <w:color w:val="000000"/>
          <w:sz w:val="24"/>
        </w:rPr>
        <w:t xml:space="preserve"> </w:t>
      </w:r>
      <w:r w:rsidRPr="00AF5717">
        <w:rPr>
          <w:rFonts w:ascii="Arial" w:hAnsi="Arial" w:cs="Arial"/>
          <w:color w:val="000000"/>
          <w:sz w:val="24"/>
        </w:rPr>
        <w:t>continue</w:t>
      </w:r>
      <w:r w:rsidR="00BC2A9E" w:rsidRPr="00AF5717">
        <w:rPr>
          <w:rFonts w:ascii="Arial" w:hAnsi="Arial" w:cs="Arial"/>
          <w:color w:val="000000"/>
          <w:sz w:val="24"/>
        </w:rPr>
        <w:t xml:space="preserve"> </w:t>
      </w:r>
      <w:r w:rsidRPr="00AF5717">
        <w:rPr>
          <w:rFonts w:ascii="Arial" w:hAnsi="Arial" w:cs="Arial"/>
          <w:color w:val="000000"/>
          <w:sz w:val="24"/>
        </w:rPr>
        <w:t>trial treatment beyond disease progression per RECIST v1.1, provided they are</w:t>
      </w:r>
      <w:r w:rsidR="005560A4" w:rsidRPr="00AF5717">
        <w:rPr>
          <w:rFonts w:ascii="Arial" w:hAnsi="Arial" w:cs="Arial"/>
          <w:color w:val="000000"/>
          <w:sz w:val="24"/>
        </w:rPr>
        <w:t xml:space="preserve"> </w:t>
      </w:r>
      <w:r w:rsidRPr="00AF5717">
        <w:rPr>
          <w:rFonts w:ascii="Arial" w:hAnsi="Arial" w:cs="Arial"/>
          <w:color w:val="000000"/>
          <w:sz w:val="24"/>
        </w:rPr>
        <w:t>deriving clinical</w:t>
      </w:r>
      <w:r w:rsidR="00BC2A9E" w:rsidRPr="00AF5717">
        <w:rPr>
          <w:rFonts w:ascii="Arial" w:hAnsi="Arial" w:cs="Arial"/>
          <w:color w:val="000000"/>
          <w:sz w:val="24"/>
        </w:rPr>
        <w:t xml:space="preserve"> </w:t>
      </w:r>
      <w:r w:rsidRPr="00AF5717">
        <w:rPr>
          <w:rFonts w:ascii="Arial" w:hAnsi="Arial" w:cs="Arial"/>
          <w:color w:val="000000"/>
          <w:sz w:val="24"/>
        </w:rPr>
        <w:t>benefit, have no clinically significant disease progression, have no decline in</w:t>
      </w:r>
      <w:r w:rsidR="00CB7FF0" w:rsidRPr="00AF5717">
        <w:rPr>
          <w:rFonts w:ascii="Arial" w:hAnsi="Arial" w:cs="Arial"/>
          <w:color w:val="000000"/>
          <w:sz w:val="24"/>
        </w:rPr>
        <w:t xml:space="preserve"> </w:t>
      </w:r>
      <w:r w:rsidRPr="00AF5717">
        <w:rPr>
          <w:rFonts w:ascii="Arial" w:hAnsi="Arial" w:cs="Arial"/>
          <w:color w:val="000000"/>
          <w:sz w:val="24"/>
        </w:rPr>
        <w:t>ECOG performance</w:t>
      </w:r>
      <w:r w:rsidR="00CB7FF0" w:rsidRPr="00AF5717">
        <w:rPr>
          <w:rFonts w:ascii="Arial" w:hAnsi="Arial" w:cs="Arial"/>
          <w:color w:val="000000"/>
          <w:sz w:val="24"/>
        </w:rPr>
        <w:t xml:space="preserve"> </w:t>
      </w:r>
      <w:r w:rsidRPr="00AF5717">
        <w:rPr>
          <w:rFonts w:ascii="Arial" w:hAnsi="Arial" w:cs="Arial"/>
          <w:color w:val="000000"/>
          <w:sz w:val="24"/>
        </w:rPr>
        <w:t>status, or have no symptomatic rapid disease progression requiring</w:t>
      </w:r>
      <w:r w:rsidR="005560A4" w:rsidRPr="00AF5717">
        <w:rPr>
          <w:rFonts w:ascii="Arial" w:hAnsi="Arial" w:cs="Arial"/>
          <w:color w:val="000000"/>
          <w:sz w:val="24"/>
        </w:rPr>
        <w:t xml:space="preserve"> </w:t>
      </w:r>
      <w:r w:rsidRPr="00AF5717">
        <w:rPr>
          <w:rFonts w:ascii="Arial" w:hAnsi="Arial" w:cs="Arial"/>
          <w:color w:val="000000"/>
          <w:sz w:val="24"/>
        </w:rPr>
        <w:t>urgent medical intervention. In</w:t>
      </w:r>
      <w:r w:rsidR="00CB7FF0" w:rsidRPr="00AF5717">
        <w:rPr>
          <w:rFonts w:ascii="Arial" w:hAnsi="Arial" w:cs="Arial"/>
          <w:color w:val="000000"/>
          <w:sz w:val="24"/>
        </w:rPr>
        <w:t xml:space="preserve"> </w:t>
      </w:r>
      <w:r w:rsidRPr="00AF5717">
        <w:rPr>
          <w:rFonts w:ascii="Arial" w:hAnsi="Arial" w:cs="Arial"/>
          <w:color w:val="000000"/>
          <w:sz w:val="24"/>
        </w:rPr>
        <w:t>these cases, a new ICF (for US sites, detailing the FDA</w:t>
      </w:r>
      <w:r w:rsidR="00ED76BE">
        <w:rPr>
          <w:rFonts w:ascii="Arial" w:hAnsi="Arial" w:cs="Arial"/>
          <w:color w:val="000000"/>
          <w:sz w:val="24"/>
        </w:rPr>
        <w:t>-</w:t>
      </w:r>
      <w:r w:rsidRPr="00AF5717">
        <w:rPr>
          <w:rFonts w:ascii="Arial" w:hAnsi="Arial" w:cs="Arial"/>
          <w:color w:val="000000"/>
          <w:sz w:val="24"/>
        </w:rPr>
        <w:t>approved therapy and risk/benefit) will be</w:t>
      </w:r>
      <w:r w:rsidR="00CB7FF0" w:rsidRPr="00AF5717">
        <w:rPr>
          <w:rFonts w:ascii="Arial" w:hAnsi="Arial" w:cs="Arial"/>
          <w:color w:val="000000"/>
          <w:sz w:val="24"/>
        </w:rPr>
        <w:t xml:space="preserve"> </w:t>
      </w:r>
      <w:r w:rsidRPr="00AF5717">
        <w:rPr>
          <w:rFonts w:ascii="Arial" w:hAnsi="Arial" w:cs="Arial"/>
          <w:color w:val="000000"/>
          <w:sz w:val="24"/>
        </w:rPr>
        <w:t>signed by the trial participant.</w:t>
      </w:r>
      <w:r w:rsidR="00ED76BE">
        <w:rPr>
          <w:rFonts w:ascii="Arial" w:hAnsi="Arial" w:cs="Arial"/>
          <w:color w:val="000000"/>
          <w:sz w:val="24"/>
        </w:rPr>
        <w:t xml:space="preserve"> </w:t>
      </w:r>
      <w:r w:rsidR="004E5B87">
        <w:rPr>
          <w:rFonts w:ascii="Arial" w:hAnsi="Arial" w:cs="Arial"/>
          <w:color w:val="000000"/>
          <w:sz w:val="24"/>
        </w:rPr>
        <w:t>However, if t</w:t>
      </w:r>
      <w:r w:rsidRPr="00AF5717">
        <w:rPr>
          <w:rFonts w:ascii="Arial" w:hAnsi="Arial" w:cs="Arial"/>
          <w:color w:val="000000"/>
          <w:sz w:val="24"/>
        </w:rPr>
        <w:t>rial treatment beyond progression</w:t>
      </w:r>
      <w:r w:rsidR="007B7413">
        <w:rPr>
          <w:rFonts w:ascii="Arial" w:hAnsi="Arial" w:cs="Arial"/>
          <w:color w:val="000000"/>
          <w:sz w:val="24"/>
        </w:rPr>
        <w:t xml:space="preserve"> is allowed, the total trial treatment period</w:t>
      </w:r>
      <w:r w:rsidRPr="00AF5717">
        <w:rPr>
          <w:rFonts w:ascii="Arial" w:hAnsi="Arial" w:cs="Arial"/>
          <w:color w:val="000000"/>
          <w:sz w:val="24"/>
        </w:rPr>
        <w:t xml:space="preserve"> will</w:t>
      </w:r>
      <w:r w:rsidR="007B7413">
        <w:rPr>
          <w:rFonts w:ascii="Arial" w:hAnsi="Arial" w:cs="Arial"/>
          <w:color w:val="000000"/>
          <w:sz w:val="24"/>
        </w:rPr>
        <w:t xml:space="preserve"> still</w:t>
      </w:r>
      <w:r w:rsidRPr="00AF5717">
        <w:rPr>
          <w:rFonts w:ascii="Arial" w:hAnsi="Arial" w:cs="Arial"/>
          <w:color w:val="000000"/>
          <w:sz w:val="24"/>
        </w:rPr>
        <w:t xml:space="preserve"> be</w:t>
      </w:r>
      <w:r w:rsidR="007B7413">
        <w:rPr>
          <w:rFonts w:ascii="Arial" w:hAnsi="Arial" w:cs="Arial"/>
          <w:color w:val="000000"/>
          <w:sz w:val="24"/>
        </w:rPr>
        <w:t xml:space="preserve"> limited</w:t>
      </w:r>
      <w:r w:rsidR="00644A31">
        <w:rPr>
          <w:rFonts w:ascii="Arial" w:hAnsi="Arial" w:cs="Arial"/>
          <w:color w:val="000000"/>
          <w:sz w:val="24"/>
        </w:rPr>
        <w:t xml:space="preserve"> to</w:t>
      </w:r>
      <w:r w:rsidRPr="00AF5717">
        <w:rPr>
          <w:rFonts w:ascii="Arial" w:hAnsi="Arial" w:cs="Arial"/>
          <w:color w:val="000000"/>
          <w:sz w:val="24"/>
        </w:rPr>
        <w:t xml:space="preserve"> up to 2 years (for details, see</w:t>
      </w:r>
      <w:r w:rsidR="00CB7FF0" w:rsidRPr="00AF5717">
        <w:rPr>
          <w:rFonts w:ascii="Arial" w:hAnsi="Arial" w:cs="Arial"/>
          <w:color w:val="000000"/>
          <w:sz w:val="24"/>
        </w:rPr>
        <w:t xml:space="preserve"> CTP</w:t>
      </w:r>
      <w:r w:rsidR="005560A4" w:rsidRPr="00AF5717">
        <w:rPr>
          <w:rFonts w:ascii="Arial" w:hAnsi="Arial" w:cs="Arial"/>
          <w:color w:val="000000"/>
          <w:sz w:val="24"/>
        </w:rPr>
        <w:t xml:space="preserve"> </w:t>
      </w:r>
      <w:r w:rsidRPr="00AF5717">
        <w:rPr>
          <w:rFonts w:ascii="Arial" w:hAnsi="Arial" w:cs="Arial"/>
          <w:color w:val="000000"/>
          <w:sz w:val="24"/>
        </w:rPr>
        <w:t xml:space="preserve">Section </w:t>
      </w:r>
      <w:r w:rsidRPr="00AF5717">
        <w:rPr>
          <w:rFonts w:ascii="Arial" w:hAnsi="Arial" w:cs="Arial"/>
          <w:sz w:val="24"/>
        </w:rPr>
        <w:t>7.1.2</w:t>
      </w:r>
      <w:r w:rsidRPr="00AF5717">
        <w:rPr>
          <w:rFonts w:ascii="Arial" w:hAnsi="Arial" w:cs="Arial"/>
          <w:color w:val="000000"/>
          <w:sz w:val="24"/>
        </w:rPr>
        <w:t>).</w:t>
      </w:r>
    </w:p>
    <w:p w14:paraId="541C1A03" w14:textId="77777777" w:rsidR="00383E26" w:rsidRPr="00AF5717" w:rsidRDefault="00E27C57" w:rsidP="003778A5">
      <w:pPr>
        <w:autoSpaceDE w:val="0"/>
        <w:autoSpaceDN w:val="0"/>
        <w:adjustRightInd w:val="0"/>
        <w:spacing w:before="120"/>
        <w:rPr>
          <w:rFonts w:ascii="Arial" w:hAnsi="Arial" w:cs="Arial"/>
          <w:b/>
          <w:bCs/>
          <w:color w:val="000000"/>
          <w:sz w:val="24"/>
        </w:rPr>
      </w:pPr>
      <w:r w:rsidRPr="00AF5717">
        <w:rPr>
          <w:rFonts w:ascii="Arial" w:hAnsi="Arial" w:cs="Arial"/>
          <w:b/>
          <w:bCs/>
          <w:color w:val="000000"/>
          <w:sz w:val="24"/>
        </w:rPr>
        <w:t>Trial treatments</w:t>
      </w:r>
    </w:p>
    <w:p w14:paraId="749DC8BB" w14:textId="0D2A0FA7" w:rsidR="00567652" w:rsidRPr="00EB3B66" w:rsidRDefault="00E27C57" w:rsidP="00567652">
      <w:pPr>
        <w:pStyle w:val="Body-TextSynopsis"/>
        <w:rPr>
          <w:ins w:id="1008" w:author="Marmol, Dominika Klaudia" w:date="2026-06-03T16:27:00Z"/>
          <w:sz w:val="24"/>
          <w:szCs w:val="24"/>
          <w:rPrChange w:id="1009" w:author="Marmol, Dominika Klaudia" w:date="2026-06-08T10:11:00Z">
            <w:rPr>
              <w:ins w:id="1010" w:author="Marmol, Dominika Klaudia" w:date="2026-06-03T16:27:00Z"/>
            </w:rPr>
          </w:rPrChange>
        </w:rPr>
      </w:pPr>
      <w:r w:rsidRPr="00EB3B66">
        <w:rPr>
          <w:rFonts w:cs="Arial"/>
          <w:color w:val="000000"/>
          <w:sz w:val="24"/>
          <w:szCs w:val="24"/>
        </w:rPr>
        <w:t xml:space="preserve">BNT317 will be administered via intravenous (IV) infusion. The first infusion (i.e., on Day 1 of Cycle 1, C1D1) </w:t>
      </w:r>
      <w:r w:rsidR="00715C3F" w:rsidRPr="00EB3B66">
        <w:rPr>
          <w:rFonts w:cs="Arial"/>
          <w:color w:val="000000"/>
          <w:sz w:val="24"/>
          <w:szCs w:val="24"/>
        </w:rPr>
        <w:t>will last</w:t>
      </w:r>
      <w:r w:rsidR="0064436E" w:rsidRPr="00EB3B66">
        <w:rPr>
          <w:rFonts w:cs="Arial"/>
          <w:color w:val="000000"/>
          <w:sz w:val="24"/>
          <w:szCs w:val="24"/>
        </w:rPr>
        <w:t xml:space="preserve"> </w:t>
      </w:r>
      <w:r w:rsidRPr="00EB3B66">
        <w:rPr>
          <w:rFonts w:cs="Arial"/>
          <w:color w:val="000000"/>
          <w:sz w:val="24"/>
          <w:szCs w:val="24"/>
        </w:rPr>
        <w:t xml:space="preserve">at least 90 min. If the first infusion is well tolerated, the duration of </w:t>
      </w:r>
      <w:r w:rsidR="002154D0" w:rsidRPr="00EB3B66">
        <w:rPr>
          <w:rFonts w:cs="Arial"/>
          <w:color w:val="000000"/>
          <w:sz w:val="24"/>
          <w:szCs w:val="24"/>
        </w:rPr>
        <w:t xml:space="preserve">the </w:t>
      </w:r>
      <w:r w:rsidRPr="00EB3B66">
        <w:rPr>
          <w:rFonts w:cs="Arial"/>
          <w:color w:val="000000"/>
          <w:sz w:val="24"/>
          <w:szCs w:val="24"/>
        </w:rPr>
        <w:t>subsequent infusions may be shortened to 60 min.</w:t>
      </w:r>
      <w:r w:rsidR="004156FB" w:rsidRPr="00EB3B66">
        <w:rPr>
          <w:rFonts w:cs="Arial"/>
          <w:color w:val="000000"/>
          <w:sz w:val="24"/>
          <w:szCs w:val="24"/>
        </w:rPr>
        <w:t xml:space="preserve"> If any adverse </w:t>
      </w:r>
      <w:del w:id="1011" w:author="Marmol, Dominika Klaudia" w:date="2026-06-03T16:23:00Z">
        <w:r w:rsidR="004156FB" w:rsidRPr="00EB3B66">
          <w:rPr>
            <w:rFonts w:cs="Arial"/>
            <w:color w:val="000000"/>
            <w:sz w:val="24"/>
            <w:szCs w:val="24"/>
          </w:rPr>
          <w:delText xml:space="preserve">effects </w:delText>
        </w:r>
      </w:del>
      <w:ins w:id="1012" w:author="Marmol, Dominika Klaudia" w:date="2026-06-03T16:23:00Z">
        <w:r w:rsidR="00992D8C" w:rsidRPr="00EB3B66">
          <w:rPr>
            <w:rFonts w:cs="Arial"/>
            <w:color w:val="000000"/>
            <w:sz w:val="24"/>
            <w:szCs w:val="24"/>
          </w:rPr>
          <w:t xml:space="preserve">events (AEs) </w:t>
        </w:r>
      </w:ins>
      <w:r w:rsidR="004156FB" w:rsidRPr="00EB3B66">
        <w:rPr>
          <w:rFonts w:cs="Arial"/>
          <w:color w:val="000000"/>
          <w:sz w:val="24"/>
          <w:szCs w:val="24"/>
        </w:rPr>
        <w:t>occur, the infusion rate must be immediately reduced accordingly.</w:t>
      </w:r>
      <w:ins w:id="1013" w:author="Marmol, Dominika Klaudia" w:date="2026-06-03T16:23:00Z">
        <w:r w:rsidR="00992D8C" w:rsidRPr="00EB3B66">
          <w:rPr>
            <w:rFonts w:cs="Arial"/>
            <w:color w:val="000000"/>
            <w:sz w:val="24"/>
            <w:szCs w:val="24"/>
          </w:rPr>
          <w:t xml:space="preserve"> </w:t>
        </w:r>
        <w:r w:rsidR="00992D8C" w:rsidRPr="00EB3B66">
          <w:rPr>
            <w:rFonts w:cs="Arial"/>
            <w:sz w:val="24"/>
            <w:szCs w:val="24"/>
          </w:rPr>
          <w:t xml:space="preserve">For a summary of the dose groups, populations, and trial treatments, see </w:t>
        </w:r>
      </w:ins>
      <w:ins w:id="1014" w:author="Marmol, Dominika Klaudia" w:date="2026-06-08T17:25:00Z">
        <w:r w:rsidR="005F1F9B" w:rsidRPr="005F1F9B">
          <w:rPr>
            <w:rFonts w:cs="Arial"/>
            <w:color w:val="0000FF"/>
            <w:sz w:val="24"/>
            <w:szCs w:val="24"/>
          </w:rPr>
          <w:fldChar w:fldCharType="begin"/>
        </w:r>
        <w:r w:rsidR="005F1F9B" w:rsidRPr="005F1F9B">
          <w:rPr>
            <w:rFonts w:cs="Arial"/>
            <w:color w:val="0000FF"/>
            <w:sz w:val="24"/>
            <w:szCs w:val="24"/>
            <w:rPrChange w:id="1015" w:author="Marmol, Dominika Klaudia" w:date="2026-06-08T17:25:00Z">
              <w:rPr>
                <w:rFonts w:cs="Arial"/>
                <w:sz w:val="24"/>
                <w:szCs w:val="24"/>
              </w:rPr>
            </w:rPrChange>
          </w:rPr>
          <w:instrText xml:space="preserve"> REF _Ref224822093 \h </w:instrText>
        </w:r>
      </w:ins>
      <w:r w:rsidR="005F1F9B" w:rsidRPr="005F1F9B">
        <w:rPr>
          <w:rFonts w:cs="Arial"/>
          <w:color w:val="0000FF"/>
          <w:sz w:val="24"/>
          <w:szCs w:val="24"/>
        </w:rPr>
        <w:instrText xml:space="preserve"> \* MERGEFORMAT </w:instrText>
      </w:r>
      <w:r w:rsidR="005F1F9B" w:rsidRPr="005F1F9B">
        <w:rPr>
          <w:rFonts w:cs="Arial"/>
          <w:color w:val="0000FF"/>
          <w:sz w:val="24"/>
          <w:szCs w:val="24"/>
        </w:rPr>
      </w:r>
      <w:ins w:id="1016" w:author="Marmol, Dominika Klaudia" w:date="2026-06-08T17:25:00Z">
        <w:r w:rsidR="005F1F9B" w:rsidRPr="005F1F9B">
          <w:rPr>
            <w:rFonts w:cs="Arial"/>
            <w:color w:val="0000FF"/>
            <w:sz w:val="24"/>
            <w:szCs w:val="24"/>
          </w:rPr>
          <w:fldChar w:fldCharType="separate"/>
        </w:r>
        <w:r w:rsidR="005F1F9B" w:rsidRPr="005F1F9B">
          <w:rPr>
            <w:color w:val="0000FF"/>
            <w:sz w:val="24"/>
            <w:szCs w:val="24"/>
            <w:rPrChange w:id="1017" w:author="Marmol, Dominika Klaudia" w:date="2026-06-08T17:25:00Z">
              <w:rPr>
                <w:sz w:val="20"/>
              </w:rPr>
            </w:rPrChange>
          </w:rPr>
          <w:t>Table </w:t>
        </w:r>
        <w:r w:rsidR="005F1F9B" w:rsidRPr="005F1F9B">
          <w:rPr>
            <w:noProof/>
            <w:color w:val="0000FF"/>
            <w:sz w:val="24"/>
            <w:szCs w:val="24"/>
            <w:rPrChange w:id="1018" w:author="Marmol, Dominika Klaudia" w:date="2026-06-08T17:25:00Z">
              <w:rPr>
                <w:noProof/>
                <w:sz w:val="20"/>
                <w:szCs w:val="20"/>
              </w:rPr>
            </w:rPrChange>
          </w:rPr>
          <w:t>3</w:t>
        </w:r>
        <w:r w:rsidR="005F1F9B" w:rsidRPr="005F1F9B">
          <w:rPr>
            <w:rFonts w:cs="Arial"/>
            <w:color w:val="0000FF"/>
            <w:sz w:val="24"/>
            <w:szCs w:val="24"/>
          </w:rPr>
          <w:fldChar w:fldCharType="end"/>
        </w:r>
      </w:ins>
      <w:ins w:id="1019" w:author="Marmol, Dominika Klaudia" w:date="2026-06-03T16:23:00Z">
        <w:r w:rsidR="00992D8C" w:rsidRPr="00EB3B66">
          <w:rPr>
            <w:rFonts w:cs="Arial"/>
            <w:color w:val="0000FF"/>
            <w:sz w:val="24"/>
            <w:szCs w:val="24"/>
          </w:rPr>
          <w:t>.</w:t>
        </w:r>
      </w:ins>
      <w:ins w:id="1020" w:author="Marmol, Dominika Klaudia" w:date="2026-06-03T16:26:00Z">
        <w:r w:rsidRPr="00EB3B66">
          <w:rPr>
            <w:sz w:val="24"/>
            <w:szCs w:val="24"/>
            <w:rPrChange w:id="1021" w:author="Marmol, Dominika Klaudia" w:date="2026-06-08T10:11:00Z">
              <w:rPr/>
            </w:rPrChange>
          </w:rPr>
          <w:t xml:space="preserve"> </w:t>
        </w:r>
      </w:ins>
    </w:p>
    <w:p w14:paraId="31A16A80" w14:textId="4E1B1E48" w:rsidR="00567652" w:rsidRDefault="00E27C57" w:rsidP="00567652">
      <w:pPr>
        <w:pStyle w:val="Body-TextSynopsis"/>
        <w:rPr>
          <w:ins w:id="1022" w:author="Marmol, Dominika Klaudia" w:date="2026-06-08T15:16:00Z"/>
          <w:sz w:val="24"/>
          <w:szCs w:val="24"/>
        </w:rPr>
      </w:pPr>
      <w:ins w:id="1023" w:author="Marmol, Dominika Klaudia" w:date="2026-06-03T16:26:00Z">
        <w:r w:rsidRPr="00EB3B66">
          <w:rPr>
            <w:sz w:val="24"/>
            <w:szCs w:val="24"/>
            <w:rPrChange w:id="1024" w:author="Marmol, Dominika Klaudia" w:date="2026-06-08T10:11:00Z">
              <w:rPr/>
            </w:rPrChange>
          </w:rPr>
          <w:t xml:space="preserve">The trial treatments are listed in </w:t>
        </w:r>
      </w:ins>
      <w:ins w:id="1025" w:author="Marmol, Dominika Klaudia" w:date="2026-06-08T17:25:00Z">
        <w:r w:rsidR="005F1F9B" w:rsidRPr="005F1F9B">
          <w:rPr>
            <w:color w:val="0000FF"/>
            <w:sz w:val="24"/>
            <w:szCs w:val="24"/>
          </w:rPr>
          <w:fldChar w:fldCharType="begin"/>
        </w:r>
        <w:r w:rsidR="005F1F9B" w:rsidRPr="005F1F9B">
          <w:rPr>
            <w:color w:val="0000FF"/>
            <w:sz w:val="24"/>
            <w:szCs w:val="24"/>
            <w:rPrChange w:id="1026" w:author="Marmol, Dominika Klaudia" w:date="2026-06-08T17:25:00Z">
              <w:rPr>
                <w:sz w:val="24"/>
                <w:szCs w:val="24"/>
              </w:rPr>
            </w:rPrChange>
          </w:rPr>
          <w:instrText xml:space="preserve"> REF _Ref231831951 \h </w:instrText>
        </w:r>
      </w:ins>
      <w:r w:rsidR="005F1F9B" w:rsidRPr="005F1F9B">
        <w:rPr>
          <w:color w:val="0000FF"/>
          <w:sz w:val="24"/>
          <w:szCs w:val="24"/>
        </w:rPr>
      </w:r>
      <w:ins w:id="1027" w:author="Marmol, Dominika Klaudia" w:date="2026-06-08T17:25:00Z">
        <w:r w:rsidR="005F1F9B" w:rsidRPr="005F1F9B">
          <w:rPr>
            <w:color w:val="0000FF"/>
            <w:sz w:val="24"/>
            <w:szCs w:val="24"/>
          </w:rPr>
          <w:fldChar w:fldCharType="separate"/>
        </w:r>
        <w:r w:rsidR="005F1F9B" w:rsidRPr="005F1F9B">
          <w:rPr>
            <w:rFonts w:cs="Arial"/>
            <w:color w:val="0000FF"/>
            <w:sz w:val="24"/>
            <w:szCs w:val="24"/>
            <w:rPrChange w:id="1028" w:author="Marmol, Dominika Klaudia" w:date="2026-06-08T17:25:00Z">
              <w:rPr>
                <w:rFonts w:cs="Arial"/>
                <w:sz w:val="24"/>
                <w:szCs w:val="24"/>
              </w:rPr>
            </w:rPrChange>
          </w:rPr>
          <w:t>Table </w:t>
        </w:r>
        <w:r w:rsidR="005F1F9B" w:rsidRPr="005F1F9B">
          <w:rPr>
            <w:rFonts w:cs="Arial"/>
            <w:noProof/>
            <w:color w:val="0000FF"/>
            <w:sz w:val="24"/>
            <w:szCs w:val="24"/>
            <w:rPrChange w:id="1029" w:author="Marmol, Dominika Klaudia" w:date="2026-06-08T17:25:00Z">
              <w:rPr>
                <w:rFonts w:cs="Arial"/>
                <w:noProof/>
                <w:sz w:val="24"/>
                <w:szCs w:val="24"/>
              </w:rPr>
            </w:rPrChange>
          </w:rPr>
          <w:t>4</w:t>
        </w:r>
        <w:r w:rsidR="005F1F9B" w:rsidRPr="005F1F9B">
          <w:rPr>
            <w:color w:val="0000FF"/>
            <w:sz w:val="24"/>
            <w:szCs w:val="24"/>
          </w:rPr>
          <w:fldChar w:fldCharType="end"/>
        </w:r>
      </w:ins>
      <w:ins w:id="1030" w:author="Marmol, Dominika Klaudia" w:date="2026-06-03T16:27:00Z">
        <w:r w:rsidRPr="00EB3B66">
          <w:rPr>
            <w:color w:val="0000FF"/>
            <w:sz w:val="24"/>
            <w:szCs w:val="24"/>
            <w:rPrChange w:id="1031" w:author="Marmol, Dominika Klaudia" w:date="2026-06-08T10:11:00Z">
              <w:rPr>
                <w:color w:val="0000FF"/>
              </w:rPr>
            </w:rPrChange>
          </w:rPr>
          <w:t>.</w:t>
        </w:r>
      </w:ins>
      <w:ins w:id="1032" w:author="Marmol, Dominika Klaudia" w:date="2026-06-03T16:26:00Z">
        <w:r w:rsidRPr="00EB3B66">
          <w:rPr>
            <w:sz w:val="24"/>
            <w:szCs w:val="24"/>
            <w:rPrChange w:id="1033" w:author="Marmol, Dominika Klaudia" w:date="2026-06-08T10:11:00Z">
              <w:rPr/>
            </w:rPrChange>
          </w:rPr>
          <w:t xml:space="preserve"> All authorized therapies will be used in accordance with the terms of their marketing authorizations. </w:t>
        </w:r>
      </w:ins>
    </w:p>
    <w:p w14:paraId="7A75B94A" w14:textId="77777777" w:rsidR="00166CEA" w:rsidRDefault="00166CEA" w:rsidP="00567652">
      <w:pPr>
        <w:pStyle w:val="Body-TextSynopsis"/>
        <w:rPr>
          <w:ins w:id="1034" w:author="Marmol, Dominika Klaudia" w:date="2026-06-08T15:16:00Z"/>
          <w:sz w:val="24"/>
          <w:szCs w:val="24"/>
        </w:rPr>
      </w:pPr>
    </w:p>
    <w:p w14:paraId="320B2BEF" w14:textId="77777777" w:rsidR="00166CEA" w:rsidRDefault="00166CEA" w:rsidP="00567652">
      <w:pPr>
        <w:pStyle w:val="Body-TextSynopsis"/>
        <w:rPr>
          <w:ins w:id="1035" w:author="Marmol, Dominika Klaudia" w:date="2026-06-08T15:16:00Z"/>
          <w:sz w:val="24"/>
          <w:szCs w:val="24"/>
        </w:rPr>
      </w:pPr>
    </w:p>
    <w:p w14:paraId="0A9FD6F6" w14:textId="77777777" w:rsidR="00166CEA" w:rsidRDefault="00166CEA" w:rsidP="00567652">
      <w:pPr>
        <w:pStyle w:val="Body-TextSynopsis"/>
        <w:rPr>
          <w:ins w:id="1036" w:author="Marmol, Dominika Klaudia" w:date="2026-06-08T15:16:00Z"/>
          <w:sz w:val="24"/>
          <w:szCs w:val="24"/>
        </w:rPr>
      </w:pPr>
    </w:p>
    <w:p w14:paraId="0D7DE07E" w14:textId="77777777" w:rsidR="00166CEA" w:rsidRDefault="00166CEA" w:rsidP="00567652">
      <w:pPr>
        <w:pStyle w:val="Body-TextSynopsis"/>
        <w:rPr>
          <w:ins w:id="1037" w:author="Marmol, Dominika Klaudia" w:date="2026-06-08T15:16:00Z"/>
          <w:sz w:val="24"/>
          <w:szCs w:val="24"/>
        </w:rPr>
      </w:pPr>
    </w:p>
    <w:p w14:paraId="4B66CF7C" w14:textId="77777777" w:rsidR="00166CEA" w:rsidRDefault="00166CEA" w:rsidP="00567652">
      <w:pPr>
        <w:pStyle w:val="Body-TextSynopsis"/>
        <w:rPr>
          <w:ins w:id="1038" w:author="Marmol, Dominika Klaudia" w:date="2026-06-08T15:16:00Z"/>
          <w:sz w:val="24"/>
          <w:szCs w:val="24"/>
        </w:rPr>
      </w:pPr>
    </w:p>
    <w:p w14:paraId="29378D22" w14:textId="77777777" w:rsidR="00166CEA" w:rsidRDefault="00166CEA" w:rsidP="00567652">
      <w:pPr>
        <w:pStyle w:val="Body-TextSynopsis"/>
        <w:rPr>
          <w:ins w:id="1039" w:author="Marmol, Dominika Klaudia" w:date="2026-06-08T15:16:00Z"/>
          <w:sz w:val="24"/>
          <w:szCs w:val="24"/>
        </w:rPr>
      </w:pPr>
    </w:p>
    <w:p w14:paraId="2AD1C448" w14:textId="77777777" w:rsidR="00166CEA" w:rsidRDefault="00166CEA" w:rsidP="00567652">
      <w:pPr>
        <w:pStyle w:val="Body-TextSynopsis"/>
        <w:rPr>
          <w:ins w:id="1040" w:author="Marmol, Dominika Klaudia" w:date="2026-06-08T15:16:00Z"/>
          <w:sz w:val="24"/>
          <w:szCs w:val="24"/>
        </w:rPr>
      </w:pPr>
    </w:p>
    <w:p w14:paraId="281DFFF7" w14:textId="77777777" w:rsidR="00166CEA" w:rsidRDefault="00166CEA" w:rsidP="00567652">
      <w:pPr>
        <w:pStyle w:val="Body-TextSynopsis"/>
        <w:rPr>
          <w:ins w:id="1041" w:author="Marmol, Dominika Klaudia" w:date="2026-06-08T15:16:00Z"/>
          <w:sz w:val="24"/>
          <w:szCs w:val="24"/>
        </w:rPr>
      </w:pPr>
    </w:p>
    <w:p w14:paraId="453DBC7C" w14:textId="77777777" w:rsidR="00166CEA" w:rsidRDefault="00166CEA" w:rsidP="00567652">
      <w:pPr>
        <w:pStyle w:val="Body-TextSynopsis"/>
        <w:rPr>
          <w:ins w:id="1042" w:author="Marmol, Dominika Klaudia" w:date="2026-06-08T15:16:00Z"/>
          <w:sz w:val="24"/>
          <w:szCs w:val="24"/>
        </w:rPr>
      </w:pPr>
    </w:p>
    <w:p w14:paraId="53639CF5" w14:textId="77777777" w:rsidR="00166CEA" w:rsidRDefault="00166CEA" w:rsidP="00567652">
      <w:pPr>
        <w:pStyle w:val="Body-TextSynopsis"/>
        <w:rPr>
          <w:ins w:id="1043" w:author="Marmol, Dominika Klaudia" w:date="2026-06-08T15:16:00Z"/>
          <w:sz w:val="24"/>
          <w:szCs w:val="24"/>
        </w:rPr>
      </w:pPr>
    </w:p>
    <w:p w14:paraId="4093A942" w14:textId="77777777" w:rsidR="00166CEA" w:rsidRDefault="00166CEA" w:rsidP="00567652">
      <w:pPr>
        <w:pStyle w:val="Body-TextSynopsis"/>
        <w:rPr>
          <w:ins w:id="1044" w:author="Marmol, Dominika Klaudia" w:date="2026-06-08T15:16:00Z"/>
          <w:sz w:val="24"/>
          <w:szCs w:val="24"/>
        </w:rPr>
      </w:pPr>
    </w:p>
    <w:p w14:paraId="22F1E96D" w14:textId="77777777" w:rsidR="00166CEA" w:rsidRDefault="00166CEA" w:rsidP="00567652">
      <w:pPr>
        <w:pStyle w:val="Body-TextSynopsis"/>
        <w:rPr>
          <w:ins w:id="1045" w:author="Marmol, Dominika Klaudia" w:date="2026-06-08T15:16:00Z"/>
          <w:sz w:val="24"/>
          <w:szCs w:val="24"/>
        </w:rPr>
      </w:pPr>
    </w:p>
    <w:p w14:paraId="253FD10F" w14:textId="77777777" w:rsidR="00166CEA" w:rsidRDefault="00166CEA" w:rsidP="00567652">
      <w:pPr>
        <w:pStyle w:val="Body-TextSynopsis"/>
        <w:rPr>
          <w:ins w:id="1046" w:author="Marmol, Dominika Klaudia" w:date="2026-06-08T15:16:00Z"/>
          <w:sz w:val="24"/>
          <w:szCs w:val="24"/>
        </w:rPr>
      </w:pPr>
    </w:p>
    <w:p w14:paraId="7382124D" w14:textId="77777777" w:rsidR="00166CEA" w:rsidRDefault="00166CEA" w:rsidP="00567652">
      <w:pPr>
        <w:pStyle w:val="Body-TextSynopsis"/>
        <w:rPr>
          <w:ins w:id="1047" w:author="Marmol, Dominika Klaudia" w:date="2026-06-08T15:16:00Z"/>
          <w:sz w:val="24"/>
          <w:szCs w:val="24"/>
        </w:rPr>
      </w:pPr>
    </w:p>
    <w:p w14:paraId="3BB06D71" w14:textId="77777777" w:rsidR="00166CEA" w:rsidRDefault="00166CEA" w:rsidP="00567652">
      <w:pPr>
        <w:pStyle w:val="Body-TextSynopsis"/>
        <w:rPr>
          <w:ins w:id="1048" w:author="Marmol, Dominika Klaudia" w:date="2026-06-08T15:16:00Z"/>
          <w:sz w:val="24"/>
          <w:szCs w:val="24"/>
        </w:rPr>
      </w:pPr>
    </w:p>
    <w:p w14:paraId="52F9CAA0" w14:textId="77777777" w:rsidR="00166CEA" w:rsidRDefault="00166CEA" w:rsidP="00567652">
      <w:pPr>
        <w:pStyle w:val="Body-TextSynopsis"/>
        <w:rPr>
          <w:ins w:id="1049" w:author="Marmol, Dominika Klaudia" w:date="2026-06-08T15:16:00Z"/>
          <w:sz w:val="24"/>
          <w:szCs w:val="24"/>
        </w:rPr>
      </w:pPr>
    </w:p>
    <w:p w14:paraId="38CF2C3E" w14:textId="77777777" w:rsidR="00166CEA" w:rsidRDefault="00166CEA" w:rsidP="00567652">
      <w:pPr>
        <w:pStyle w:val="Body-TextSynopsis"/>
        <w:rPr>
          <w:ins w:id="1050" w:author="Marmol, Dominika Klaudia" w:date="2026-06-08T15:16:00Z"/>
          <w:sz w:val="24"/>
          <w:szCs w:val="24"/>
        </w:rPr>
      </w:pPr>
    </w:p>
    <w:p w14:paraId="1D756387" w14:textId="77777777" w:rsidR="00166CEA" w:rsidRDefault="00166CEA" w:rsidP="00567652">
      <w:pPr>
        <w:pStyle w:val="Body-TextSynopsis"/>
        <w:rPr>
          <w:ins w:id="1051" w:author="Marmol, Dominika Klaudia" w:date="2026-06-08T15:16:00Z"/>
          <w:sz w:val="24"/>
          <w:szCs w:val="24"/>
        </w:rPr>
      </w:pPr>
    </w:p>
    <w:p w14:paraId="05C341EB" w14:textId="77777777" w:rsidR="00166CEA" w:rsidRDefault="00166CEA" w:rsidP="00567652">
      <w:pPr>
        <w:pStyle w:val="Body-TextSynopsis"/>
        <w:rPr>
          <w:ins w:id="1052" w:author="Marmol, Dominika Klaudia" w:date="2026-06-08T15:16:00Z"/>
          <w:sz w:val="24"/>
          <w:szCs w:val="24"/>
        </w:rPr>
      </w:pPr>
    </w:p>
    <w:p w14:paraId="43F5A901" w14:textId="77777777" w:rsidR="00166CEA" w:rsidRDefault="00166CEA" w:rsidP="00567652">
      <w:pPr>
        <w:pStyle w:val="Body-TextSynopsis"/>
        <w:rPr>
          <w:ins w:id="1053" w:author="Marmol, Dominika Klaudia" w:date="2026-06-08T15:16:00Z"/>
          <w:sz w:val="24"/>
          <w:szCs w:val="24"/>
        </w:rPr>
      </w:pPr>
    </w:p>
    <w:p w14:paraId="2EB63F14" w14:textId="77777777" w:rsidR="00166CEA" w:rsidRDefault="00166CEA" w:rsidP="00567652">
      <w:pPr>
        <w:pStyle w:val="Body-TextSynopsis"/>
        <w:rPr>
          <w:ins w:id="1054" w:author="Marmol, Dominika Klaudia" w:date="2026-06-08T15:16:00Z"/>
          <w:sz w:val="24"/>
          <w:szCs w:val="24"/>
        </w:rPr>
      </w:pPr>
    </w:p>
    <w:p w14:paraId="0463EC54" w14:textId="77777777" w:rsidR="00166CEA" w:rsidRDefault="00166CEA" w:rsidP="00567652">
      <w:pPr>
        <w:pStyle w:val="Body-TextSynopsis"/>
        <w:rPr>
          <w:ins w:id="1055" w:author="Marmol, Dominika Klaudia" w:date="2026-06-08T15:16:00Z"/>
          <w:sz w:val="24"/>
          <w:szCs w:val="24"/>
        </w:rPr>
      </w:pPr>
    </w:p>
    <w:p w14:paraId="01EE1BAC" w14:textId="77777777" w:rsidR="00166CEA" w:rsidRDefault="00166CEA" w:rsidP="00567652">
      <w:pPr>
        <w:pStyle w:val="Body-TextSynopsis"/>
        <w:rPr>
          <w:ins w:id="1056" w:author="Marmol, Dominika Klaudia" w:date="2026-06-08T15:16:00Z"/>
          <w:sz w:val="24"/>
          <w:szCs w:val="24"/>
        </w:rPr>
      </w:pPr>
    </w:p>
    <w:p w14:paraId="37B6948D" w14:textId="77777777" w:rsidR="00166CEA" w:rsidRDefault="00166CEA" w:rsidP="00567652">
      <w:pPr>
        <w:pStyle w:val="Body-TextSynopsis"/>
        <w:rPr>
          <w:ins w:id="1057" w:author="Marmol, Dominika Klaudia" w:date="2026-06-08T15:16:00Z"/>
          <w:sz w:val="24"/>
          <w:szCs w:val="24"/>
        </w:rPr>
      </w:pPr>
    </w:p>
    <w:p w14:paraId="1F1AEE8B" w14:textId="77777777" w:rsidR="00166CEA" w:rsidRDefault="00166CEA" w:rsidP="00567652">
      <w:pPr>
        <w:pStyle w:val="Body-TextSynopsis"/>
        <w:rPr>
          <w:ins w:id="1058" w:author="Marmol, Dominika Klaudia" w:date="2026-06-08T15:16:00Z"/>
          <w:sz w:val="24"/>
          <w:szCs w:val="24"/>
        </w:rPr>
        <w:sectPr w:rsidR="00166CEA" w:rsidSect="00567652">
          <w:footerReference w:type="default" r:id="rId19"/>
          <w:footnotePr>
            <w:pos w:val="beneathText"/>
            <w:numRestart w:val="eachPage"/>
          </w:footnotePr>
          <w:endnotePr>
            <w:numFmt w:val="decimal"/>
          </w:endnotePr>
          <w:pgSz w:w="11907" w:h="16840" w:code="9"/>
          <w:pgMar w:top="851" w:right="851" w:bottom="1134" w:left="1418" w:header="709" w:footer="709" w:gutter="0"/>
          <w:cols w:space="720"/>
          <w:docGrid w:linePitch="360"/>
        </w:sectPr>
      </w:pPr>
    </w:p>
    <w:p w14:paraId="37E8DA28" w14:textId="69209E42" w:rsidR="00166CEA" w:rsidRPr="00166CEA" w:rsidRDefault="00E27C57" w:rsidP="00166CEA">
      <w:pPr>
        <w:pStyle w:val="CaptionTable"/>
        <w:rPr>
          <w:ins w:id="1064" w:author="Marmol, Dominika Klaudia" w:date="2026-06-08T15:16:00Z"/>
          <w:sz w:val="20"/>
          <w:szCs w:val="20"/>
          <w:rPrChange w:id="1065" w:author="Marmol, Dominika Klaudia" w:date="2026-06-08T15:19:00Z">
            <w:rPr>
              <w:ins w:id="1066" w:author="Marmol, Dominika Klaudia" w:date="2026-06-08T15:16:00Z"/>
              <w:sz w:val="24"/>
              <w:szCs w:val="24"/>
            </w:rPr>
          </w:rPrChange>
        </w:rPr>
      </w:pPr>
      <w:bookmarkStart w:id="1067" w:name="_Ref224822093"/>
      <w:bookmarkStart w:id="1068" w:name="_Ref163229223"/>
      <w:bookmarkStart w:id="1069" w:name="_Toc229131331"/>
      <w:bookmarkStart w:id="1070" w:name="_Toc170370881"/>
      <w:bookmarkStart w:id="1071" w:name="_Toc232068064"/>
      <w:r w:rsidRPr="00B17611">
        <w:rPr>
          <w:sz w:val="20"/>
        </w:rPr>
        <w:lastRenderedPageBreak/>
        <w:t>Table </w:t>
      </w:r>
      <w:r w:rsidRPr="00B17611">
        <w:rPr>
          <w:sz w:val="20"/>
        </w:rPr>
        <w:fldChar w:fldCharType="begin"/>
      </w:r>
      <w:r w:rsidRPr="00B17611">
        <w:rPr>
          <w:sz w:val="20"/>
          <w:szCs w:val="20"/>
        </w:rPr>
        <w:instrText>SEQ Table \* ARABIC</w:instrText>
      </w:r>
      <w:r w:rsidRPr="00B17611">
        <w:rPr>
          <w:sz w:val="20"/>
        </w:rPr>
        <w:fldChar w:fldCharType="separate"/>
      </w:r>
      <w:ins w:id="1072" w:author="Marmol, Dominika Klaudia" w:date="2026-06-08T17:07:00Z">
        <w:r w:rsidR="002521B7">
          <w:rPr>
            <w:noProof/>
            <w:sz w:val="20"/>
            <w:szCs w:val="20"/>
          </w:rPr>
          <w:t>3</w:t>
        </w:r>
      </w:ins>
      <w:del w:id="1073" w:author="Marmol, Dominika Klaudia" w:date="2026-06-08T15:19:00Z">
        <w:r>
          <w:rPr>
            <w:noProof/>
            <w:sz w:val="20"/>
            <w:szCs w:val="20"/>
          </w:rPr>
          <w:delText>1</w:delText>
        </w:r>
      </w:del>
      <w:r w:rsidRPr="00B17611">
        <w:rPr>
          <w:sz w:val="20"/>
        </w:rPr>
        <w:fldChar w:fldCharType="end"/>
      </w:r>
      <w:bookmarkEnd w:id="1067"/>
      <w:bookmarkEnd w:id="1068"/>
      <w:r w:rsidRPr="00B17611">
        <w:rPr>
          <w:sz w:val="20"/>
          <w:szCs w:val="20"/>
        </w:rPr>
        <w:t>:</w:t>
      </w:r>
      <w:ins w:id="1074" w:author="Marmol, Dominika Klaudia" w:date="2026-06-08T15:18:00Z">
        <w:r w:rsidRPr="00B17611">
          <w:rPr>
            <w:sz w:val="20"/>
            <w:szCs w:val="20"/>
          </w:rPr>
          <w:tab/>
          <w:t>Overview of dose groups, populations, and trial treatments – All parts</w:t>
        </w:r>
      </w:ins>
      <w:bookmarkEnd w:id="1069"/>
      <w:bookmarkEnd w:id="1070"/>
      <w:bookmarkEnd w:id="107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86"/>
        <w:gridCol w:w="1748"/>
        <w:gridCol w:w="1530"/>
        <w:gridCol w:w="1585"/>
        <w:gridCol w:w="1843"/>
        <w:gridCol w:w="850"/>
        <w:gridCol w:w="3686"/>
        <w:gridCol w:w="1417"/>
        <w:gridCol w:w="1100"/>
      </w:tblGrid>
      <w:tr w:rsidR="008F5115" w14:paraId="7B2B87CC" w14:textId="77777777" w:rsidTr="00F147E0">
        <w:trPr>
          <w:trHeight w:val="284"/>
          <w:tblHeader/>
          <w:jc w:val="center"/>
          <w:ins w:id="1075" w:author="Marmol, Dominika Klaudia" w:date="2026-06-08T15:17:00Z"/>
        </w:trPr>
        <w:tc>
          <w:tcPr>
            <w:tcW w:w="1086" w:type="dxa"/>
            <w:tcBorders>
              <w:bottom w:val="single" w:sz="4" w:space="0" w:color="auto"/>
            </w:tcBorders>
            <w:shd w:val="clear" w:color="auto" w:fill="F2F2F2" w:themeFill="background1" w:themeFillShade="F2"/>
          </w:tcPr>
          <w:p w14:paraId="26758368" w14:textId="77777777" w:rsidR="00166CEA" w:rsidRPr="00B17611" w:rsidRDefault="00E27C57" w:rsidP="00F147E0">
            <w:pPr>
              <w:pStyle w:val="Table-1row-Centered9pt"/>
              <w:rPr>
                <w:ins w:id="1076" w:author="Marmol, Dominika Klaudia" w:date="2026-06-08T15:17:00Z"/>
                <w:color w:val="000000" w:themeColor="text1"/>
              </w:rPr>
            </w:pPr>
            <w:ins w:id="1077" w:author="Marmol, Dominika Klaudia" w:date="2026-06-08T15:17:00Z">
              <w:r w:rsidRPr="00B17611">
                <w:rPr>
                  <w:color w:val="000000" w:themeColor="text1"/>
                </w:rPr>
                <w:t>Part</w:t>
              </w:r>
            </w:ins>
          </w:p>
        </w:tc>
        <w:tc>
          <w:tcPr>
            <w:tcW w:w="1748" w:type="dxa"/>
            <w:tcBorders>
              <w:bottom w:val="single" w:sz="4" w:space="0" w:color="auto"/>
            </w:tcBorders>
            <w:shd w:val="clear" w:color="auto" w:fill="F2F2F2" w:themeFill="background1" w:themeFillShade="F2"/>
          </w:tcPr>
          <w:p w14:paraId="053EF5C4" w14:textId="77777777" w:rsidR="00166CEA" w:rsidRPr="00B17611" w:rsidRDefault="00E27C57" w:rsidP="00F147E0">
            <w:pPr>
              <w:pStyle w:val="Table-Text-Centered9pt"/>
              <w:rPr>
                <w:ins w:id="1078" w:author="Marmol, Dominika Klaudia" w:date="2026-06-08T15:17:00Z"/>
                <w:b/>
                <w:bCs/>
                <w:color w:val="000000" w:themeColor="text1"/>
              </w:rPr>
            </w:pPr>
            <w:ins w:id="1079" w:author="Marmol, Dominika Klaudia" w:date="2026-06-08T15:17:00Z">
              <w:r w:rsidRPr="00B17611">
                <w:rPr>
                  <w:b/>
                  <w:bCs/>
                  <w:color w:val="000000" w:themeColor="text1"/>
                </w:rPr>
                <w:t>Population</w:t>
              </w:r>
            </w:ins>
          </w:p>
        </w:tc>
        <w:tc>
          <w:tcPr>
            <w:tcW w:w="1530" w:type="dxa"/>
            <w:tcBorders>
              <w:bottom w:val="single" w:sz="4" w:space="0" w:color="auto"/>
            </w:tcBorders>
            <w:shd w:val="clear" w:color="auto" w:fill="F2F2F2" w:themeFill="background1" w:themeFillShade="F2"/>
          </w:tcPr>
          <w:p w14:paraId="5B671088" w14:textId="77777777" w:rsidR="00166CEA" w:rsidRPr="00B17611" w:rsidRDefault="00E27C57" w:rsidP="00F147E0">
            <w:pPr>
              <w:pStyle w:val="Table-Text-Centered9pt"/>
              <w:rPr>
                <w:ins w:id="1080" w:author="Marmol, Dominika Klaudia" w:date="2026-06-08T15:17:00Z"/>
                <w:b/>
                <w:bCs/>
                <w:color w:val="000000" w:themeColor="text1"/>
              </w:rPr>
            </w:pPr>
            <w:ins w:id="1081" w:author="Marmol, Dominika Klaudia" w:date="2026-06-08T15:17:00Z">
              <w:r w:rsidRPr="00B17611">
                <w:rPr>
                  <w:b/>
                  <w:bCs/>
                  <w:color w:val="000000" w:themeColor="text1"/>
                </w:rPr>
                <w:t>Dose group</w:t>
              </w:r>
            </w:ins>
          </w:p>
        </w:tc>
        <w:tc>
          <w:tcPr>
            <w:tcW w:w="1585" w:type="dxa"/>
            <w:tcBorders>
              <w:bottom w:val="single" w:sz="4" w:space="0" w:color="auto"/>
            </w:tcBorders>
            <w:shd w:val="clear" w:color="auto" w:fill="F2F2F2" w:themeFill="background1" w:themeFillShade="F2"/>
          </w:tcPr>
          <w:p w14:paraId="1BF21151" w14:textId="77777777" w:rsidR="00166CEA" w:rsidRPr="00B17611" w:rsidRDefault="00E27C57" w:rsidP="00F147E0">
            <w:pPr>
              <w:pStyle w:val="Table-1row-Centered9pt"/>
              <w:rPr>
                <w:ins w:id="1082" w:author="Marmol, Dominika Klaudia" w:date="2026-06-08T15:17:00Z"/>
                <w:color w:val="000000" w:themeColor="text1"/>
              </w:rPr>
            </w:pPr>
            <w:ins w:id="1083" w:author="Marmol, Dominika Klaudia" w:date="2026-06-08T15:17:00Z">
              <w:r w:rsidRPr="00B17611">
                <w:rPr>
                  <w:color w:val="000000" w:themeColor="text1"/>
                </w:rPr>
                <w:t>Trial treatment</w:t>
              </w:r>
            </w:ins>
          </w:p>
        </w:tc>
        <w:tc>
          <w:tcPr>
            <w:tcW w:w="1843" w:type="dxa"/>
            <w:tcBorders>
              <w:bottom w:val="single" w:sz="4" w:space="0" w:color="auto"/>
            </w:tcBorders>
            <w:shd w:val="clear" w:color="auto" w:fill="F2F2F2" w:themeFill="background1" w:themeFillShade="F2"/>
          </w:tcPr>
          <w:p w14:paraId="308F1716" w14:textId="77777777" w:rsidR="00166CEA" w:rsidRPr="00B17611" w:rsidRDefault="00E27C57" w:rsidP="00F147E0">
            <w:pPr>
              <w:pStyle w:val="Table-1row-Centered9pt"/>
              <w:rPr>
                <w:ins w:id="1084" w:author="Marmol, Dominika Klaudia" w:date="2026-06-08T15:17:00Z"/>
                <w:color w:val="000000" w:themeColor="text1"/>
              </w:rPr>
            </w:pPr>
            <w:ins w:id="1085" w:author="Marmol, Dominika Klaudia" w:date="2026-06-08T15:17:00Z">
              <w:r w:rsidRPr="00B17611">
                <w:rPr>
                  <w:color w:val="000000" w:themeColor="text1"/>
                </w:rPr>
                <w:t>BNT317 dose</w:t>
              </w:r>
              <w:r w:rsidRPr="00B17611">
                <w:rPr>
                  <w:color w:val="000000" w:themeColor="text1"/>
                </w:rPr>
                <w:br/>
                <w:t>(mg) </w:t>
              </w:r>
              <w:r w:rsidRPr="00B17611">
                <w:rPr>
                  <w:color w:val="000000" w:themeColor="text1"/>
                  <w:sz w:val="22"/>
                  <w:szCs w:val="22"/>
                  <w:vertAlign w:val="superscript"/>
                </w:rPr>
                <w:t>a</w:t>
              </w:r>
            </w:ins>
          </w:p>
        </w:tc>
        <w:tc>
          <w:tcPr>
            <w:tcW w:w="850" w:type="dxa"/>
            <w:tcBorders>
              <w:bottom w:val="single" w:sz="4" w:space="0" w:color="auto"/>
            </w:tcBorders>
            <w:shd w:val="clear" w:color="auto" w:fill="F2F2F2" w:themeFill="background1" w:themeFillShade="F2"/>
          </w:tcPr>
          <w:p w14:paraId="7C75657B" w14:textId="77777777" w:rsidR="00166CEA" w:rsidRPr="00B17611" w:rsidRDefault="00E27C57" w:rsidP="00F147E0">
            <w:pPr>
              <w:pStyle w:val="Table-1row-Centered9pt"/>
              <w:rPr>
                <w:ins w:id="1086" w:author="Marmol, Dominika Klaudia" w:date="2026-06-08T15:17:00Z"/>
                <w:color w:val="000000" w:themeColor="text1"/>
              </w:rPr>
            </w:pPr>
            <w:ins w:id="1087" w:author="Marmol, Dominika Klaudia" w:date="2026-06-08T15:17:00Z">
              <w:r w:rsidRPr="00B17611">
                <w:rPr>
                  <w:color w:val="000000" w:themeColor="text1"/>
                </w:rPr>
                <w:t>Dosing route</w:t>
              </w:r>
            </w:ins>
          </w:p>
        </w:tc>
        <w:tc>
          <w:tcPr>
            <w:tcW w:w="3686" w:type="dxa"/>
            <w:tcBorders>
              <w:bottom w:val="single" w:sz="4" w:space="0" w:color="auto"/>
            </w:tcBorders>
            <w:shd w:val="clear" w:color="auto" w:fill="F2F2F2" w:themeFill="background1" w:themeFillShade="F2"/>
          </w:tcPr>
          <w:p w14:paraId="3EC30C41" w14:textId="77777777" w:rsidR="00166CEA" w:rsidRPr="00B17611" w:rsidRDefault="00E27C57" w:rsidP="00F147E0">
            <w:pPr>
              <w:pStyle w:val="Table-1row-Centered9pt"/>
              <w:rPr>
                <w:ins w:id="1088" w:author="Marmol, Dominika Klaudia" w:date="2026-06-08T15:17:00Z"/>
                <w:color w:val="000000" w:themeColor="text1"/>
              </w:rPr>
            </w:pPr>
            <w:ins w:id="1089" w:author="Marmol, Dominika Klaudia" w:date="2026-06-08T15:17:00Z">
              <w:r w:rsidRPr="00B17611">
                <w:rPr>
                  <w:color w:val="000000" w:themeColor="text1"/>
                </w:rPr>
                <w:t>Dosing schedule</w:t>
              </w:r>
            </w:ins>
          </w:p>
        </w:tc>
        <w:tc>
          <w:tcPr>
            <w:tcW w:w="1417" w:type="dxa"/>
            <w:tcBorders>
              <w:bottom w:val="single" w:sz="4" w:space="0" w:color="auto"/>
            </w:tcBorders>
            <w:shd w:val="clear" w:color="auto" w:fill="F2F2F2" w:themeFill="background1" w:themeFillShade="F2"/>
          </w:tcPr>
          <w:p w14:paraId="5BB9FB18" w14:textId="77777777" w:rsidR="00166CEA" w:rsidRPr="00B17611" w:rsidRDefault="00E27C57" w:rsidP="00F147E0">
            <w:pPr>
              <w:pStyle w:val="Table-1row-Centered9pt"/>
              <w:rPr>
                <w:ins w:id="1090" w:author="Marmol, Dominika Klaudia" w:date="2026-06-08T15:17:00Z"/>
                <w:color w:val="000000" w:themeColor="text1"/>
              </w:rPr>
            </w:pPr>
            <w:ins w:id="1091" w:author="Marmol, Dominika Klaudia" w:date="2026-06-08T15:17:00Z">
              <w:r w:rsidRPr="00B17611">
                <w:rPr>
                  <w:color w:val="000000" w:themeColor="text1"/>
                </w:rPr>
                <w:t>No. of participants</w:t>
              </w:r>
            </w:ins>
          </w:p>
        </w:tc>
        <w:tc>
          <w:tcPr>
            <w:tcW w:w="1100" w:type="dxa"/>
            <w:tcBorders>
              <w:bottom w:val="single" w:sz="4" w:space="0" w:color="auto"/>
            </w:tcBorders>
            <w:shd w:val="clear" w:color="auto" w:fill="F2F2F2" w:themeFill="background1" w:themeFillShade="F2"/>
          </w:tcPr>
          <w:p w14:paraId="08E2ADA0" w14:textId="77777777" w:rsidR="00166CEA" w:rsidRPr="00B17611" w:rsidRDefault="00E27C57" w:rsidP="00F147E0">
            <w:pPr>
              <w:pStyle w:val="Table-1row-Centered9pt"/>
              <w:rPr>
                <w:ins w:id="1092" w:author="Marmol, Dominika Klaudia" w:date="2026-06-08T15:17:00Z"/>
                <w:color w:val="000000" w:themeColor="text1"/>
              </w:rPr>
            </w:pPr>
            <w:ins w:id="1093" w:author="Marmol, Dominika Klaudia" w:date="2026-06-08T15:17:00Z">
              <w:r w:rsidRPr="00B17611">
                <w:rPr>
                  <w:color w:val="000000" w:themeColor="text1"/>
                </w:rPr>
                <w:t>Blinding</w:t>
              </w:r>
            </w:ins>
          </w:p>
        </w:tc>
      </w:tr>
      <w:tr w:rsidR="008F5115" w14:paraId="742B0A06" w14:textId="77777777" w:rsidTr="00F147E0">
        <w:trPr>
          <w:trHeight w:val="284"/>
          <w:jc w:val="center"/>
          <w:ins w:id="1094" w:author="Marmol, Dominika Klaudia" w:date="2026-06-08T15:17:00Z"/>
        </w:trPr>
        <w:tc>
          <w:tcPr>
            <w:tcW w:w="1086" w:type="dxa"/>
            <w:vMerge w:val="restart"/>
            <w:tcBorders>
              <w:top w:val="single" w:sz="4" w:space="0" w:color="auto"/>
            </w:tcBorders>
          </w:tcPr>
          <w:p w14:paraId="5005918C" w14:textId="77777777" w:rsidR="00166CEA" w:rsidRPr="00B17611" w:rsidRDefault="00E27C57" w:rsidP="00F147E0">
            <w:pPr>
              <w:pStyle w:val="Table-Text-Centered9pt"/>
              <w:rPr>
                <w:ins w:id="1095" w:author="Marmol, Dominika Klaudia" w:date="2026-06-08T15:17:00Z"/>
              </w:rPr>
            </w:pPr>
            <w:ins w:id="1096" w:author="Marmol, Dominika Klaudia" w:date="2026-06-08T15:17:00Z">
              <w:r w:rsidRPr="00B17611">
                <w:t>A</w:t>
              </w:r>
            </w:ins>
          </w:p>
        </w:tc>
        <w:tc>
          <w:tcPr>
            <w:tcW w:w="1748" w:type="dxa"/>
            <w:vMerge w:val="restart"/>
            <w:tcBorders>
              <w:top w:val="single" w:sz="4" w:space="0" w:color="auto"/>
            </w:tcBorders>
          </w:tcPr>
          <w:p w14:paraId="00AD8C31" w14:textId="77777777" w:rsidR="00166CEA" w:rsidRPr="00B17611" w:rsidRDefault="00E27C57" w:rsidP="00F147E0">
            <w:pPr>
              <w:pStyle w:val="Table-Text-Centered9pt"/>
              <w:rPr>
                <w:ins w:id="1097" w:author="Marmol, Dominika Klaudia" w:date="2026-06-08T15:17:00Z"/>
                <w:color w:val="000000" w:themeColor="text1"/>
              </w:rPr>
            </w:pPr>
            <w:ins w:id="1098" w:author="Marmol, Dominika Klaudia" w:date="2026-06-08T15:17:00Z">
              <w:r w:rsidRPr="00B17611">
                <w:rPr>
                  <w:color w:val="000000" w:themeColor="text1"/>
                </w:rPr>
                <w:t xml:space="preserve">Advanced solid tumors </w:t>
              </w:r>
            </w:ins>
          </w:p>
        </w:tc>
        <w:tc>
          <w:tcPr>
            <w:tcW w:w="1530" w:type="dxa"/>
            <w:tcBorders>
              <w:top w:val="single" w:sz="4" w:space="0" w:color="auto"/>
            </w:tcBorders>
          </w:tcPr>
          <w:p w14:paraId="1CE7EF99" w14:textId="77777777" w:rsidR="00166CEA" w:rsidRPr="00B17611" w:rsidRDefault="00E27C57" w:rsidP="00F147E0">
            <w:pPr>
              <w:pStyle w:val="Table-Text-Centered9pt"/>
              <w:rPr>
                <w:ins w:id="1099" w:author="Marmol, Dominika Klaudia" w:date="2026-06-08T15:17:00Z"/>
                <w:color w:val="000000" w:themeColor="text1"/>
              </w:rPr>
            </w:pPr>
            <w:ins w:id="1100" w:author="Marmol, Dominika Klaudia" w:date="2026-06-08T15:17:00Z">
              <w:r w:rsidRPr="00B17611">
                <w:rPr>
                  <w:color w:val="000000" w:themeColor="text1"/>
                </w:rPr>
                <w:t>DL1</w:t>
              </w:r>
            </w:ins>
          </w:p>
        </w:tc>
        <w:tc>
          <w:tcPr>
            <w:tcW w:w="1585" w:type="dxa"/>
            <w:tcBorders>
              <w:top w:val="single" w:sz="4" w:space="0" w:color="auto"/>
            </w:tcBorders>
          </w:tcPr>
          <w:p w14:paraId="08DF721D" w14:textId="77777777" w:rsidR="00166CEA" w:rsidRPr="00B17611" w:rsidRDefault="00E27C57" w:rsidP="00F147E0">
            <w:pPr>
              <w:pStyle w:val="Table-Text-Centered9pt"/>
              <w:rPr>
                <w:ins w:id="1101" w:author="Marmol, Dominika Klaudia" w:date="2026-06-08T15:17:00Z"/>
                <w:color w:val="000000" w:themeColor="text1"/>
              </w:rPr>
            </w:pPr>
            <w:ins w:id="1102" w:author="Marmol, Dominika Klaudia" w:date="2026-06-08T15:17:00Z">
              <w:r w:rsidRPr="00B17611">
                <w:rPr>
                  <w:color w:val="000000" w:themeColor="text1"/>
                </w:rPr>
                <w:t>BNT317</w:t>
              </w:r>
            </w:ins>
          </w:p>
        </w:tc>
        <w:tc>
          <w:tcPr>
            <w:tcW w:w="1843" w:type="dxa"/>
            <w:tcBorders>
              <w:top w:val="single" w:sz="4" w:space="0" w:color="auto"/>
            </w:tcBorders>
          </w:tcPr>
          <w:p w14:paraId="7F2983FB" w14:textId="77777777" w:rsidR="00166CEA" w:rsidRPr="00B17611" w:rsidRDefault="00E27C57" w:rsidP="00F147E0">
            <w:pPr>
              <w:pStyle w:val="Table-Text-Centered9pt"/>
              <w:rPr>
                <w:ins w:id="1103" w:author="Marmol, Dominika Klaudia" w:date="2026-06-08T15:17:00Z"/>
                <w:color w:val="000000" w:themeColor="text1"/>
              </w:rPr>
            </w:pPr>
            <w:ins w:id="1104" w:author="Marmol, Dominika Klaudia" w:date="2026-06-08T15:17:00Z">
              <w:r w:rsidRPr="00B17611">
                <w:rPr>
                  <w:color w:val="000000" w:themeColor="text1"/>
                </w:rPr>
                <w:t>70</w:t>
              </w:r>
            </w:ins>
          </w:p>
        </w:tc>
        <w:tc>
          <w:tcPr>
            <w:tcW w:w="850" w:type="dxa"/>
            <w:tcBorders>
              <w:top w:val="single" w:sz="4" w:space="0" w:color="auto"/>
            </w:tcBorders>
          </w:tcPr>
          <w:p w14:paraId="76B93AA4" w14:textId="77777777" w:rsidR="00166CEA" w:rsidRPr="00B17611" w:rsidRDefault="00E27C57" w:rsidP="00F147E0">
            <w:pPr>
              <w:pStyle w:val="Table-Text-Centered9pt"/>
              <w:rPr>
                <w:ins w:id="1105" w:author="Marmol, Dominika Klaudia" w:date="2026-06-08T15:17:00Z"/>
                <w:color w:val="000000" w:themeColor="text1"/>
              </w:rPr>
            </w:pPr>
            <w:ins w:id="1106" w:author="Marmol, Dominika Klaudia" w:date="2026-06-08T15:17:00Z">
              <w:r w:rsidRPr="00B17611">
                <w:rPr>
                  <w:color w:val="000000" w:themeColor="text1"/>
                </w:rPr>
                <w:t>IV</w:t>
              </w:r>
            </w:ins>
          </w:p>
        </w:tc>
        <w:tc>
          <w:tcPr>
            <w:tcW w:w="3686" w:type="dxa"/>
            <w:tcBorders>
              <w:top w:val="single" w:sz="4" w:space="0" w:color="auto"/>
            </w:tcBorders>
          </w:tcPr>
          <w:p w14:paraId="3B0B90F3" w14:textId="77777777" w:rsidR="00166CEA" w:rsidRPr="00B17611" w:rsidRDefault="00E27C57" w:rsidP="00F147E0">
            <w:pPr>
              <w:pStyle w:val="Table-Text-Centered9pt"/>
              <w:rPr>
                <w:ins w:id="1107" w:author="Marmol, Dominika Klaudia" w:date="2026-06-08T15:17:00Z"/>
                <w:color w:val="000000" w:themeColor="text1"/>
              </w:rPr>
            </w:pPr>
            <w:ins w:id="1108" w:author="Marmol, Dominika Klaudia" w:date="2026-06-08T15:17:00Z">
              <w:r w:rsidRPr="00B17611">
                <w:rPr>
                  <w:color w:val="000000" w:themeColor="text1"/>
                </w:rPr>
                <w:t>Q2W</w:t>
              </w:r>
            </w:ins>
          </w:p>
        </w:tc>
        <w:tc>
          <w:tcPr>
            <w:tcW w:w="1417" w:type="dxa"/>
            <w:tcBorders>
              <w:top w:val="single" w:sz="4" w:space="0" w:color="auto"/>
            </w:tcBorders>
          </w:tcPr>
          <w:p w14:paraId="45C49F5B" w14:textId="77777777" w:rsidR="00166CEA" w:rsidRPr="00B17611" w:rsidRDefault="00E27C57" w:rsidP="00F147E0">
            <w:pPr>
              <w:pStyle w:val="Table-Text-Centered9pt"/>
              <w:rPr>
                <w:ins w:id="1109" w:author="Marmol, Dominika Klaudia" w:date="2026-06-08T15:17:00Z"/>
                <w:color w:val="000000" w:themeColor="text1"/>
              </w:rPr>
            </w:pPr>
            <w:ins w:id="1110" w:author="Marmol, Dominika Klaudia" w:date="2026-06-08T15:17:00Z">
              <w:r w:rsidRPr="00B17611">
                <w:rPr>
                  <w:color w:val="000000" w:themeColor="text1"/>
                </w:rPr>
                <w:t>1 to 3</w:t>
              </w:r>
            </w:ins>
          </w:p>
        </w:tc>
        <w:tc>
          <w:tcPr>
            <w:tcW w:w="1100" w:type="dxa"/>
            <w:vMerge w:val="restart"/>
            <w:tcBorders>
              <w:top w:val="single" w:sz="4" w:space="0" w:color="auto"/>
            </w:tcBorders>
          </w:tcPr>
          <w:p w14:paraId="2322412C" w14:textId="77777777" w:rsidR="00166CEA" w:rsidRPr="00B17611" w:rsidRDefault="00E27C57" w:rsidP="00F147E0">
            <w:pPr>
              <w:spacing w:before="40" w:after="40"/>
              <w:jc w:val="center"/>
              <w:rPr>
                <w:ins w:id="1111" w:author="Marmol, Dominika Klaudia" w:date="2026-06-08T15:17:00Z"/>
                <w:rFonts w:eastAsiaTheme="minorHAnsi" w:cs="Arial"/>
                <w:color w:val="000000" w:themeColor="text1"/>
                <w:sz w:val="18"/>
                <w:szCs w:val="18"/>
              </w:rPr>
            </w:pPr>
            <w:ins w:id="1112" w:author="Marmol, Dominika Klaudia" w:date="2026-06-08T15:17:00Z">
              <w:r w:rsidRPr="00B17611">
                <w:rPr>
                  <w:rFonts w:eastAsiaTheme="minorHAnsi" w:cs="Arial"/>
                  <w:color w:val="000000" w:themeColor="text1"/>
                  <w:sz w:val="18"/>
                  <w:szCs w:val="18"/>
                </w:rPr>
                <w:t>Open-label</w:t>
              </w:r>
            </w:ins>
          </w:p>
        </w:tc>
      </w:tr>
      <w:tr w:rsidR="008F5115" w14:paraId="5DB3B40A" w14:textId="77777777" w:rsidTr="00F147E0">
        <w:trPr>
          <w:trHeight w:val="284"/>
          <w:jc w:val="center"/>
          <w:ins w:id="1113" w:author="Marmol, Dominika Klaudia" w:date="2026-06-08T15:17:00Z"/>
        </w:trPr>
        <w:tc>
          <w:tcPr>
            <w:tcW w:w="1086" w:type="dxa"/>
            <w:vMerge/>
          </w:tcPr>
          <w:p w14:paraId="322C8E9A" w14:textId="77777777" w:rsidR="00166CEA" w:rsidRPr="00B17611" w:rsidRDefault="00166CEA" w:rsidP="00F147E0">
            <w:pPr>
              <w:pStyle w:val="Table-Text-Centered9pt"/>
              <w:rPr>
                <w:ins w:id="1114" w:author="Marmol, Dominika Klaudia" w:date="2026-06-08T15:17:00Z"/>
              </w:rPr>
            </w:pPr>
          </w:p>
        </w:tc>
        <w:tc>
          <w:tcPr>
            <w:tcW w:w="1748" w:type="dxa"/>
            <w:vMerge/>
          </w:tcPr>
          <w:p w14:paraId="72677EB0" w14:textId="77777777" w:rsidR="00166CEA" w:rsidRPr="00B17611" w:rsidRDefault="00166CEA" w:rsidP="00F147E0">
            <w:pPr>
              <w:pStyle w:val="Table-Text-Centered9pt"/>
              <w:rPr>
                <w:ins w:id="1115" w:author="Marmol, Dominika Klaudia" w:date="2026-06-08T15:17:00Z"/>
                <w:color w:val="000000" w:themeColor="text1"/>
              </w:rPr>
            </w:pPr>
          </w:p>
        </w:tc>
        <w:tc>
          <w:tcPr>
            <w:tcW w:w="1530" w:type="dxa"/>
          </w:tcPr>
          <w:p w14:paraId="0774107D" w14:textId="77777777" w:rsidR="00166CEA" w:rsidRPr="00B17611" w:rsidRDefault="00E27C57" w:rsidP="00F147E0">
            <w:pPr>
              <w:pStyle w:val="Table-Text-Centered9pt"/>
              <w:rPr>
                <w:ins w:id="1116" w:author="Marmol, Dominika Klaudia" w:date="2026-06-08T15:17:00Z"/>
                <w:color w:val="000000" w:themeColor="text1"/>
              </w:rPr>
            </w:pPr>
            <w:ins w:id="1117" w:author="Marmol, Dominika Klaudia" w:date="2026-06-08T15:17:00Z">
              <w:r w:rsidRPr="00B17611">
                <w:rPr>
                  <w:color w:val="000000" w:themeColor="text1"/>
                </w:rPr>
                <w:t>DL2</w:t>
              </w:r>
            </w:ins>
          </w:p>
        </w:tc>
        <w:tc>
          <w:tcPr>
            <w:tcW w:w="1585" w:type="dxa"/>
          </w:tcPr>
          <w:p w14:paraId="0AA94A47" w14:textId="77777777" w:rsidR="00166CEA" w:rsidRPr="00B17611" w:rsidRDefault="00E27C57" w:rsidP="00F147E0">
            <w:pPr>
              <w:pStyle w:val="Table-Text-Centered9pt"/>
              <w:rPr>
                <w:ins w:id="1118" w:author="Marmol, Dominika Klaudia" w:date="2026-06-08T15:17:00Z"/>
                <w:color w:val="000000" w:themeColor="text1"/>
              </w:rPr>
            </w:pPr>
            <w:ins w:id="1119" w:author="Marmol, Dominika Klaudia" w:date="2026-06-08T15:17:00Z">
              <w:r w:rsidRPr="00B17611">
                <w:rPr>
                  <w:color w:val="000000" w:themeColor="text1"/>
                </w:rPr>
                <w:t>BNT317</w:t>
              </w:r>
            </w:ins>
          </w:p>
        </w:tc>
        <w:tc>
          <w:tcPr>
            <w:tcW w:w="1843" w:type="dxa"/>
          </w:tcPr>
          <w:p w14:paraId="1B93487B" w14:textId="77777777" w:rsidR="00166CEA" w:rsidRPr="00B17611" w:rsidRDefault="00E27C57" w:rsidP="00F147E0">
            <w:pPr>
              <w:pStyle w:val="Table-Text-Centered9pt"/>
              <w:rPr>
                <w:ins w:id="1120" w:author="Marmol, Dominika Klaudia" w:date="2026-06-08T15:17:00Z"/>
                <w:color w:val="000000" w:themeColor="text1"/>
              </w:rPr>
            </w:pPr>
            <w:ins w:id="1121" w:author="Marmol, Dominika Klaudia" w:date="2026-06-08T15:17:00Z">
              <w:r w:rsidRPr="00B17611">
                <w:rPr>
                  <w:color w:val="000000" w:themeColor="text1"/>
                </w:rPr>
                <w:t>200</w:t>
              </w:r>
            </w:ins>
          </w:p>
        </w:tc>
        <w:tc>
          <w:tcPr>
            <w:tcW w:w="850" w:type="dxa"/>
          </w:tcPr>
          <w:p w14:paraId="7C50637B" w14:textId="77777777" w:rsidR="00166CEA" w:rsidRPr="00B17611" w:rsidRDefault="00E27C57" w:rsidP="00F147E0">
            <w:pPr>
              <w:pStyle w:val="Table-Text-Centered9pt"/>
              <w:rPr>
                <w:ins w:id="1122" w:author="Marmol, Dominika Klaudia" w:date="2026-06-08T15:17:00Z"/>
                <w:color w:val="000000" w:themeColor="text1"/>
              </w:rPr>
            </w:pPr>
            <w:ins w:id="1123" w:author="Marmol, Dominika Klaudia" w:date="2026-06-08T15:17:00Z">
              <w:r w:rsidRPr="00B17611">
                <w:rPr>
                  <w:color w:val="000000" w:themeColor="text1"/>
                </w:rPr>
                <w:t>IV</w:t>
              </w:r>
            </w:ins>
          </w:p>
        </w:tc>
        <w:tc>
          <w:tcPr>
            <w:tcW w:w="3686" w:type="dxa"/>
          </w:tcPr>
          <w:p w14:paraId="33056CDB" w14:textId="77777777" w:rsidR="00166CEA" w:rsidRPr="00B17611" w:rsidRDefault="00E27C57" w:rsidP="00F147E0">
            <w:pPr>
              <w:pStyle w:val="Table-Text-Centered9pt"/>
              <w:rPr>
                <w:ins w:id="1124" w:author="Marmol, Dominika Klaudia" w:date="2026-06-08T15:17:00Z"/>
              </w:rPr>
            </w:pPr>
            <w:ins w:id="1125" w:author="Marmol, Dominika Klaudia" w:date="2026-06-08T15:17:00Z">
              <w:r w:rsidRPr="00B17611">
                <w:t>Q2W</w:t>
              </w:r>
            </w:ins>
          </w:p>
        </w:tc>
        <w:tc>
          <w:tcPr>
            <w:tcW w:w="1417" w:type="dxa"/>
          </w:tcPr>
          <w:p w14:paraId="722DDB1B" w14:textId="77777777" w:rsidR="00166CEA" w:rsidRPr="00B17611" w:rsidRDefault="00E27C57" w:rsidP="00F147E0">
            <w:pPr>
              <w:pStyle w:val="Table-Text-Centered9pt"/>
              <w:rPr>
                <w:ins w:id="1126" w:author="Marmol, Dominika Klaudia" w:date="2026-06-08T15:17:00Z"/>
                <w:color w:val="000000" w:themeColor="text1"/>
              </w:rPr>
            </w:pPr>
            <w:ins w:id="1127" w:author="Marmol, Dominika Klaudia" w:date="2026-06-08T15:17:00Z">
              <w:r w:rsidRPr="00B17611">
                <w:rPr>
                  <w:color w:val="000000" w:themeColor="text1"/>
                </w:rPr>
                <w:t>3 to 21 </w:t>
              </w:r>
              <w:r w:rsidRPr="00B17611">
                <w:rPr>
                  <w:color w:val="000000" w:themeColor="text1"/>
                  <w:sz w:val="22"/>
                  <w:szCs w:val="22"/>
                  <w:vertAlign w:val="superscript"/>
                </w:rPr>
                <w:t>b</w:t>
              </w:r>
            </w:ins>
          </w:p>
        </w:tc>
        <w:tc>
          <w:tcPr>
            <w:tcW w:w="1100" w:type="dxa"/>
            <w:vMerge/>
          </w:tcPr>
          <w:p w14:paraId="643B9AEF" w14:textId="77777777" w:rsidR="00166CEA" w:rsidRPr="00B17611" w:rsidRDefault="00166CEA" w:rsidP="00F147E0">
            <w:pPr>
              <w:spacing w:before="40" w:after="40"/>
              <w:jc w:val="center"/>
              <w:rPr>
                <w:ins w:id="1128" w:author="Marmol, Dominika Klaudia" w:date="2026-06-08T15:17:00Z"/>
                <w:rFonts w:cs="Arial"/>
                <w:color w:val="000000" w:themeColor="text1"/>
              </w:rPr>
            </w:pPr>
          </w:p>
        </w:tc>
      </w:tr>
      <w:tr w:rsidR="008F5115" w14:paraId="1A886FFC" w14:textId="77777777" w:rsidTr="00F147E0">
        <w:trPr>
          <w:trHeight w:val="284"/>
          <w:jc w:val="center"/>
          <w:ins w:id="1129" w:author="Marmol, Dominika Klaudia" w:date="2026-06-08T15:17:00Z"/>
        </w:trPr>
        <w:tc>
          <w:tcPr>
            <w:tcW w:w="1086" w:type="dxa"/>
            <w:vMerge/>
          </w:tcPr>
          <w:p w14:paraId="520ECF14" w14:textId="77777777" w:rsidR="00166CEA" w:rsidRPr="00B17611" w:rsidRDefault="00166CEA" w:rsidP="00F147E0">
            <w:pPr>
              <w:pStyle w:val="Table-Text-Centered9pt"/>
              <w:rPr>
                <w:ins w:id="1130" w:author="Marmol, Dominika Klaudia" w:date="2026-06-08T15:17:00Z"/>
              </w:rPr>
            </w:pPr>
          </w:p>
        </w:tc>
        <w:tc>
          <w:tcPr>
            <w:tcW w:w="1748" w:type="dxa"/>
            <w:vMerge/>
          </w:tcPr>
          <w:p w14:paraId="1D2B1E3D" w14:textId="77777777" w:rsidR="00166CEA" w:rsidRPr="00B17611" w:rsidRDefault="00166CEA" w:rsidP="00F147E0">
            <w:pPr>
              <w:pStyle w:val="Table-Text-Centered9pt"/>
              <w:rPr>
                <w:ins w:id="1131" w:author="Marmol, Dominika Klaudia" w:date="2026-06-08T15:17:00Z"/>
                <w:color w:val="000000" w:themeColor="text1"/>
              </w:rPr>
            </w:pPr>
          </w:p>
        </w:tc>
        <w:tc>
          <w:tcPr>
            <w:tcW w:w="1530" w:type="dxa"/>
          </w:tcPr>
          <w:p w14:paraId="1A33DA30" w14:textId="77777777" w:rsidR="00166CEA" w:rsidRPr="00B17611" w:rsidRDefault="00E27C57" w:rsidP="00F147E0">
            <w:pPr>
              <w:pStyle w:val="Table-Text-Centered9pt"/>
              <w:rPr>
                <w:ins w:id="1132" w:author="Marmol, Dominika Klaudia" w:date="2026-06-08T15:17:00Z"/>
                <w:color w:val="000000" w:themeColor="text1"/>
              </w:rPr>
            </w:pPr>
            <w:ins w:id="1133" w:author="Marmol, Dominika Klaudia" w:date="2026-06-08T15:17:00Z">
              <w:r w:rsidRPr="00B17611">
                <w:rPr>
                  <w:color w:val="000000" w:themeColor="text1"/>
                </w:rPr>
                <w:t>DL3</w:t>
              </w:r>
            </w:ins>
          </w:p>
        </w:tc>
        <w:tc>
          <w:tcPr>
            <w:tcW w:w="1585" w:type="dxa"/>
          </w:tcPr>
          <w:p w14:paraId="5246169D" w14:textId="77777777" w:rsidR="00166CEA" w:rsidRPr="00B17611" w:rsidRDefault="00E27C57" w:rsidP="00F147E0">
            <w:pPr>
              <w:pStyle w:val="Table-Text-Centered9pt"/>
              <w:rPr>
                <w:ins w:id="1134" w:author="Marmol, Dominika Klaudia" w:date="2026-06-08T15:17:00Z"/>
                <w:color w:val="000000" w:themeColor="text1"/>
              </w:rPr>
            </w:pPr>
            <w:ins w:id="1135" w:author="Marmol, Dominika Klaudia" w:date="2026-06-08T15:17:00Z">
              <w:r w:rsidRPr="00B17611">
                <w:rPr>
                  <w:color w:val="000000" w:themeColor="text1"/>
                </w:rPr>
                <w:t>BNT317</w:t>
              </w:r>
            </w:ins>
          </w:p>
        </w:tc>
        <w:tc>
          <w:tcPr>
            <w:tcW w:w="1843" w:type="dxa"/>
          </w:tcPr>
          <w:p w14:paraId="65DE6132" w14:textId="77777777" w:rsidR="00166CEA" w:rsidRPr="00B17611" w:rsidRDefault="00E27C57" w:rsidP="00F147E0">
            <w:pPr>
              <w:pStyle w:val="Table-Text-Centered9pt"/>
              <w:rPr>
                <w:ins w:id="1136" w:author="Marmol, Dominika Klaudia" w:date="2026-06-08T15:17:00Z"/>
                <w:color w:val="000000" w:themeColor="text1"/>
              </w:rPr>
            </w:pPr>
            <w:ins w:id="1137" w:author="Marmol, Dominika Klaudia" w:date="2026-06-08T15:17:00Z">
              <w:r w:rsidRPr="00B17611">
                <w:rPr>
                  <w:color w:val="000000" w:themeColor="text1"/>
                </w:rPr>
                <w:t>600</w:t>
              </w:r>
            </w:ins>
          </w:p>
        </w:tc>
        <w:tc>
          <w:tcPr>
            <w:tcW w:w="850" w:type="dxa"/>
          </w:tcPr>
          <w:p w14:paraId="1F43A50A" w14:textId="77777777" w:rsidR="00166CEA" w:rsidRPr="00B17611" w:rsidRDefault="00E27C57" w:rsidP="00F147E0">
            <w:pPr>
              <w:pStyle w:val="Table-Text-Centered9pt"/>
              <w:rPr>
                <w:ins w:id="1138" w:author="Marmol, Dominika Klaudia" w:date="2026-06-08T15:17:00Z"/>
                <w:color w:val="000000" w:themeColor="text1"/>
              </w:rPr>
            </w:pPr>
            <w:ins w:id="1139" w:author="Marmol, Dominika Klaudia" w:date="2026-06-08T15:17:00Z">
              <w:r w:rsidRPr="00B17611">
                <w:rPr>
                  <w:color w:val="000000" w:themeColor="text1"/>
                </w:rPr>
                <w:t>IV</w:t>
              </w:r>
            </w:ins>
          </w:p>
        </w:tc>
        <w:tc>
          <w:tcPr>
            <w:tcW w:w="3686" w:type="dxa"/>
          </w:tcPr>
          <w:p w14:paraId="011F3D5D" w14:textId="77777777" w:rsidR="00166CEA" w:rsidRPr="00B17611" w:rsidRDefault="00E27C57" w:rsidP="00F147E0">
            <w:pPr>
              <w:pStyle w:val="Table-Text-Centered9pt"/>
              <w:rPr>
                <w:ins w:id="1140" w:author="Marmol, Dominika Klaudia" w:date="2026-06-08T15:17:00Z"/>
                <w:color w:val="000000" w:themeColor="text1"/>
              </w:rPr>
            </w:pPr>
            <w:ins w:id="1141" w:author="Marmol, Dominika Klaudia" w:date="2026-06-08T15:17:00Z">
              <w:r w:rsidRPr="00B17611">
                <w:rPr>
                  <w:color w:val="000000" w:themeColor="text1"/>
                </w:rPr>
                <w:t>Q2W</w:t>
              </w:r>
            </w:ins>
          </w:p>
        </w:tc>
        <w:tc>
          <w:tcPr>
            <w:tcW w:w="1417" w:type="dxa"/>
          </w:tcPr>
          <w:p w14:paraId="2681CC43" w14:textId="77777777" w:rsidR="00166CEA" w:rsidRPr="00B17611" w:rsidRDefault="00E27C57" w:rsidP="00F147E0">
            <w:pPr>
              <w:pStyle w:val="Table-Text-Centered9pt"/>
              <w:rPr>
                <w:ins w:id="1142" w:author="Marmol, Dominika Klaudia" w:date="2026-06-08T15:17:00Z"/>
                <w:color w:val="000000" w:themeColor="text1"/>
              </w:rPr>
            </w:pPr>
            <w:ins w:id="1143" w:author="Marmol, Dominika Klaudia" w:date="2026-06-08T15:17:00Z">
              <w:r w:rsidRPr="00B17611">
                <w:rPr>
                  <w:color w:val="000000" w:themeColor="text1"/>
                </w:rPr>
                <w:t>3 to 21 </w:t>
              </w:r>
              <w:r w:rsidRPr="00B17611">
                <w:rPr>
                  <w:color w:val="000000" w:themeColor="text1"/>
                  <w:sz w:val="22"/>
                  <w:szCs w:val="22"/>
                  <w:vertAlign w:val="superscript"/>
                </w:rPr>
                <w:t>b</w:t>
              </w:r>
            </w:ins>
          </w:p>
        </w:tc>
        <w:tc>
          <w:tcPr>
            <w:tcW w:w="1100" w:type="dxa"/>
            <w:vMerge/>
          </w:tcPr>
          <w:p w14:paraId="5C85F803" w14:textId="77777777" w:rsidR="00166CEA" w:rsidRPr="00B17611" w:rsidRDefault="00166CEA" w:rsidP="00F147E0">
            <w:pPr>
              <w:spacing w:before="40" w:after="40"/>
              <w:jc w:val="center"/>
              <w:rPr>
                <w:ins w:id="1144" w:author="Marmol, Dominika Klaudia" w:date="2026-06-08T15:17:00Z"/>
                <w:rFonts w:cs="Arial"/>
                <w:color w:val="000000" w:themeColor="text1"/>
              </w:rPr>
            </w:pPr>
          </w:p>
        </w:tc>
      </w:tr>
      <w:tr w:rsidR="008F5115" w14:paraId="78CBB5C2" w14:textId="77777777" w:rsidTr="00F147E0">
        <w:trPr>
          <w:trHeight w:val="284"/>
          <w:jc w:val="center"/>
          <w:ins w:id="1145" w:author="Marmol, Dominika Klaudia" w:date="2026-06-08T15:17:00Z"/>
        </w:trPr>
        <w:tc>
          <w:tcPr>
            <w:tcW w:w="1086" w:type="dxa"/>
            <w:vMerge/>
          </w:tcPr>
          <w:p w14:paraId="7F3CCD17" w14:textId="77777777" w:rsidR="00166CEA" w:rsidRPr="00B17611" w:rsidRDefault="00166CEA" w:rsidP="00F147E0">
            <w:pPr>
              <w:pStyle w:val="Table-Text-Centered9pt"/>
              <w:rPr>
                <w:ins w:id="1146" w:author="Marmol, Dominika Klaudia" w:date="2026-06-08T15:17:00Z"/>
              </w:rPr>
            </w:pPr>
          </w:p>
        </w:tc>
        <w:tc>
          <w:tcPr>
            <w:tcW w:w="1748" w:type="dxa"/>
            <w:vMerge/>
          </w:tcPr>
          <w:p w14:paraId="5A94F48C" w14:textId="77777777" w:rsidR="00166CEA" w:rsidRPr="00B17611" w:rsidRDefault="00166CEA" w:rsidP="00F147E0">
            <w:pPr>
              <w:pStyle w:val="Table-Text-Centered9pt"/>
              <w:rPr>
                <w:ins w:id="1147" w:author="Marmol, Dominika Klaudia" w:date="2026-06-08T15:17:00Z"/>
                <w:color w:val="000000" w:themeColor="text1"/>
              </w:rPr>
            </w:pPr>
          </w:p>
        </w:tc>
        <w:tc>
          <w:tcPr>
            <w:tcW w:w="1530" w:type="dxa"/>
          </w:tcPr>
          <w:p w14:paraId="1F768F2E" w14:textId="77777777" w:rsidR="00166CEA" w:rsidRPr="00B17611" w:rsidRDefault="00E27C57" w:rsidP="00F147E0">
            <w:pPr>
              <w:pStyle w:val="Table-Text-Centered9pt"/>
              <w:rPr>
                <w:ins w:id="1148" w:author="Marmol, Dominika Klaudia" w:date="2026-06-08T15:17:00Z"/>
                <w:color w:val="000000" w:themeColor="text1"/>
              </w:rPr>
            </w:pPr>
            <w:ins w:id="1149" w:author="Marmol, Dominika Klaudia" w:date="2026-06-08T15:17:00Z">
              <w:r w:rsidRPr="00B17611">
                <w:rPr>
                  <w:color w:val="000000" w:themeColor="text1"/>
                </w:rPr>
                <w:t>DL4</w:t>
              </w:r>
            </w:ins>
          </w:p>
        </w:tc>
        <w:tc>
          <w:tcPr>
            <w:tcW w:w="1585" w:type="dxa"/>
          </w:tcPr>
          <w:p w14:paraId="225F95E7" w14:textId="77777777" w:rsidR="00166CEA" w:rsidRPr="00B17611" w:rsidRDefault="00E27C57" w:rsidP="00F147E0">
            <w:pPr>
              <w:pStyle w:val="Table-Text-Centered9pt"/>
              <w:rPr>
                <w:ins w:id="1150" w:author="Marmol, Dominika Klaudia" w:date="2026-06-08T15:17:00Z"/>
                <w:color w:val="000000" w:themeColor="text1"/>
              </w:rPr>
            </w:pPr>
            <w:ins w:id="1151" w:author="Marmol, Dominika Klaudia" w:date="2026-06-08T15:17:00Z">
              <w:r w:rsidRPr="00B17611">
                <w:rPr>
                  <w:color w:val="000000" w:themeColor="text1"/>
                </w:rPr>
                <w:t>BNT317</w:t>
              </w:r>
            </w:ins>
          </w:p>
        </w:tc>
        <w:tc>
          <w:tcPr>
            <w:tcW w:w="1843" w:type="dxa"/>
          </w:tcPr>
          <w:p w14:paraId="48068F9E" w14:textId="77777777" w:rsidR="00166CEA" w:rsidRPr="00B17611" w:rsidRDefault="00E27C57" w:rsidP="00F147E0">
            <w:pPr>
              <w:pStyle w:val="Table-Text-Centered9pt"/>
              <w:rPr>
                <w:ins w:id="1152" w:author="Marmol, Dominika Klaudia" w:date="2026-06-08T15:17:00Z"/>
                <w:color w:val="000000" w:themeColor="text1"/>
              </w:rPr>
            </w:pPr>
            <w:ins w:id="1153" w:author="BNT" w:date="2026-05-08T09:57:00Z">
              <w:r w:rsidRPr="00B17611">
                <w:rPr>
                  <w:color w:val="000000" w:themeColor="text1"/>
                </w:rPr>
                <w:t>1200</w:t>
              </w:r>
            </w:ins>
          </w:p>
        </w:tc>
        <w:tc>
          <w:tcPr>
            <w:tcW w:w="850" w:type="dxa"/>
          </w:tcPr>
          <w:p w14:paraId="3EC06BED" w14:textId="77777777" w:rsidR="00166CEA" w:rsidRPr="00B17611" w:rsidRDefault="00E27C57" w:rsidP="00F147E0">
            <w:pPr>
              <w:pStyle w:val="Table-Text-Centered9pt"/>
              <w:rPr>
                <w:ins w:id="1154" w:author="Marmol, Dominika Klaudia" w:date="2026-06-08T15:17:00Z"/>
                <w:color w:val="000000" w:themeColor="text1"/>
              </w:rPr>
            </w:pPr>
            <w:ins w:id="1155" w:author="Marmol, Dominika Klaudia" w:date="2026-06-08T15:17:00Z">
              <w:r w:rsidRPr="00B17611">
                <w:rPr>
                  <w:color w:val="000000" w:themeColor="text1"/>
                </w:rPr>
                <w:t>IV</w:t>
              </w:r>
            </w:ins>
          </w:p>
        </w:tc>
        <w:tc>
          <w:tcPr>
            <w:tcW w:w="3686" w:type="dxa"/>
          </w:tcPr>
          <w:p w14:paraId="76F94088" w14:textId="77777777" w:rsidR="00166CEA" w:rsidRPr="00B17611" w:rsidRDefault="00E27C57" w:rsidP="00F147E0">
            <w:pPr>
              <w:pStyle w:val="Table-Text-Centered9pt"/>
              <w:rPr>
                <w:ins w:id="1156" w:author="Marmol, Dominika Klaudia" w:date="2026-06-08T15:17:00Z"/>
                <w:color w:val="000000" w:themeColor="text1"/>
              </w:rPr>
            </w:pPr>
            <w:ins w:id="1157" w:author="Marmol, Dominika Klaudia" w:date="2026-06-08T15:17:00Z">
              <w:r w:rsidRPr="00B17611">
                <w:rPr>
                  <w:color w:val="000000" w:themeColor="text1"/>
                </w:rPr>
                <w:t>Q2W</w:t>
              </w:r>
            </w:ins>
          </w:p>
        </w:tc>
        <w:tc>
          <w:tcPr>
            <w:tcW w:w="1417" w:type="dxa"/>
          </w:tcPr>
          <w:p w14:paraId="532D8EA7" w14:textId="77777777" w:rsidR="00166CEA" w:rsidRPr="00B17611" w:rsidRDefault="00E27C57" w:rsidP="00F147E0">
            <w:pPr>
              <w:pStyle w:val="Table-Text-Centered9pt"/>
              <w:rPr>
                <w:ins w:id="1158" w:author="Marmol, Dominika Klaudia" w:date="2026-06-08T15:17:00Z"/>
                <w:color w:val="000000" w:themeColor="text1"/>
              </w:rPr>
            </w:pPr>
            <w:ins w:id="1159" w:author="Marmol, Dominika Klaudia" w:date="2026-06-08T15:17:00Z">
              <w:r w:rsidRPr="00B17611">
                <w:rPr>
                  <w:color w:val="000000" w:themeColor="text1"/>
                </w:rPr>
                <w:t>3 to 21 </w:t>
              </w:r>
              <w:r w:rsidRPr="00B17611">
                <w:rPr>
                  <w:color w:val="000000" w:themeColor="text1"/>
                  <w:sz w:val="22"/>
                  <w:szCs w:val="22"/>
                  <w:vertAlign w:val="superscript"/>
                </w:rPr>
                <w:t>b</w:t>
              </w:r>
            </w:ins>
          </w:p>
        </w:tc>
        <w:tc>
          <w:tcPr>
            <w:tcW w:w="1100" w:type="dxa"/>
            <w:vMerge/>
          </w:tcPr>
          <w:p w14:paraId="15C67037" w14:textId="77777777" w:rsidR="00166CEA" w:rsidRPr="00B17611" w:rsidRDefault="00166CEA" w:rsidP="00F147E0">
            <w:pPr>
              <w:spacing w:before="40" w:after="40"/>
              <w:jc w:val="center"/>
              <w:rPr>
                <w:ins w:id="1160" w:author="Marmol, Dominika Klaudia" w:date="2026-06-08T15:17:00Z"/>
                <w:rFonts w:cs="Arial"/>
                <w:color w:val="000000" w:themeColor="text1"/>
              </w:rPr>
            </w:pPr>
          </w:p>
        </w:tc>
      </w:tr>
      <w:tr w:rsidR="008F5115" w14:paraId="43D6D838" w14:textId="77777777" w:rsidTr="00F147E0">
        <w:trPr>
          <w:trHeight w:val="284"/>
          <w:jc w:val="center"/>
          <w:ins w:id="1161" w:author="Marmol, Dominika Klaudia" w:date="2026-06-08T15:17:00Z"/>
        </w:trPr>
        <w:tc>
          <w:tcPr>
            <w:tcW w:w="1086" w:type="dxa"/>
            <w:vMerge/>
          </w:tcPr>
          <w:p w14:paraId="3A08D421" w14:textId="77777777" w:rsidR="00166CEA" w:rsidRPr="00B17611" w:rsidRDefault="00166CEA" w:rsidP="00F147E0">
            <w:pPr>
              <w:pStyle w:val="Table-Text-Centered9pt"/>
              <w:rPr>
                <w:ins w:id="1162" w:author="Marmol, Dominika Klaudia" w:date="2026-06-08T15:17:00Z"/>
              </w:rPr>
            </w:pPr>
          </w:p>
        </w:tc>
        <w:tc>
          <w:tcPr>
            <w:tcW w:w="1748" w:type="dxa"/>
            <w:vMerge/>
          </w:tcPr>
          <w:p w14:paraId="7FBECB2E" w14:textId="77777777" w:rsidR="00166CEA" w:rsidRPr="00B17611" w:rsidRDefault="00166CEA" w:rsidP="00F147E0">
            <w:pPr>
              <w:pStyle w:val="Table-Text-Centered9pt"/>
              <w:rPr>
                <w:ins w:id="1163" w:author="Marmol, Dominika Klaudia" w:date="2026-06-08T15:17:00Z"/>
                <w:color w:val="000000" w:themeColor="text1"/>
              </w:rPr>
            </w:pPr>
          </w:p>
        </w:tc>
        <w:tc>
          <w:tcPr>
            <w:tcW w:w="1530" w:type="dxa"/>
          </w:tcPr>
          <w:p w14:paraId="558591B4" w14:textId="77777777" w:rsidR="00166CEA" w:rsidRPr="00B17611" w:rsidRDefault="00E27C57" w:rsidP="00F147E0">
            <w:pPr>
              <w:pStyle w:val="Table-Text-Centered9pt"/>
              <w:rPr>
                <w:ins w:id="1164" w:author="Marmol, Dominika Klaudia" w:date="2026-06-08T15:17:00Z"/>
                <w:color w:val="000000" w:themeColor="text1"/>
              </w:rPr>
            </w:pPr>
            <w:ins w:id="1165" w:author="Marmol, Dominika Klaudia" w:date="2026-06-08T15:17:00Z">
              <w:r w:rsidRPr="00B17611">
                <w:rPr>
                  <w:color w:val="000000" w:themeColor="text1"/>
                </w:rPr>
                <w:t>DL5</w:t>
              </w:r>
            </w:ins>
          </w:p>
        </w:tc>
        <w:tc>
          <w:tcPr>
            <w:tcW w:w="1585" w:type="dxa"/>
          </w:tcPr>
          <w:p w14:paraId="0033991C" w14:textId="77777777" w:rsidR="00166CEA" w:rsidRPr="00B17611" w:rsidRDefault="00E27C57" w:rsidP="00F147E0">
            <w:pPr>
              <w:pStyle w:val="Table-Text-Centered9pt"/>
              <w:rPr>
                <w:ins w:id="1166" w:author="Marmol, Dominika Klaudia" w:date="2026-06-08T15:17:00Z"/>
                <w:color w:val="000000" w:themeColor="text1"/>
              </w:rPr>
            </w:pPr>
            <w:ins w:id="1167" w:author="Marmol, Dominika Klaudia" w:date="2026-06-08T15:17:00Z">
              <w:r w:rsidRPr="00B17611">
                <w:rPr>
                  <w:color w:val="000000" w:themeColor="text1"/>
                </w:rPr>
                <w:t>BNT317</w:t>
              </w:r>
            </w:ins>
          </w:p>
        </w:tc>
        <w:tc>
          <w:tcPr>
            <w:tcW w:w="1843" w:type="dxa"/>
          </w:tcPr>
          <w:p w14:paraId="56857E2B" w14:textId="77777777" w:rsidR="00166CEA" w:rsidRPr="00B17611" w:rsidRDefault="00E27C57" w:rsidP="00F147E0">
            <w:pPr>
              <w:pStyle w:val="Table-Text-Centered9pt"/>
              <w:rPr>
                <w:ins w:id="1168" w:author="Marmol, Dominika Klaudia" w:date="2026-06-08T15:17:00Z"/>
                <w:color w:val="000000" w:themeColor="text1"/>
              </w:rPr>
            </w:pPr>
            <w:ins w:id="1169" w:author="Marmol, Dominika Klaudia" w:date="2026-06-08T15:17:00Z">
              <w:r w:rsidRPr="00B17611">
                <w:rPr>
                  <w:color w:val="000000" w:themeColor="text1"/>
                </w:rPr>
                <w:t>1800</w:t>
              </w:r>
            </w:ins>
          </w:p>
        </w:tc>
        <w:tc>
          <w:tcPr>
            <w:tcW w:w="850" w:type="dxa"/>
          </w:tcPr>
          <w:p w14:paraId="5A461DE6" w14:textId="77777777" w:rsidR="00166CEA" w:rsidRPr="00B17611" w:rsidRDefault="00E27C57" w:rsidP="00F147E0">
            <w:pPr>
              <w:pStyle w:val="Table-Text-Centered9pt"/>
              <w:rPr>
                <w:ins w:id="1170" w:author="Marmol, Dominika Klaudia" w:date="2026-06-08T15:17:00Z"/>
                <w:color w:val="000000" w:themeColor="text1"/>
              </w:rPr>
            </w:pPr>
            <w:ins w:id="1171" w:author="Marmol, Dominika Klaudia" w:date="2026-06-08T15:17:00Z">
              <w:r w:rsidRPr="00B17611">
                <w:rPr>
                  <w:color w:val="000000" w:themeColor="text1"/>
                </w:rPr>
                <w:t>IV</w:t>
              </w:r>
            </w:ins>
          </w:p>
        </w:tc>
        <w:tc>
          <w:tcPr>
            <w:tcW w:w="3686" w:type="dxa"/>
          </w:tcPr>
          <w:p w14:paraId="4EF5E675" w14:textId="77777777" w:rsidR="00166CEA" w:rsidRPr="00B17611" w:rsidRDefault="00E27C57" w:rsidP="00F147E0">
            <w:pPr>
              <w:pStyle w:val="Table-Text-Centered9pt"/>
              <w:rPr>
                <w:ins w:id="1172" w:author="Marmol, Dominika Klaudia" w:date="2026-06-08T15:17:00Z"/>
                <w:color w:val="000000" w:themeColor="text1"/>
              </w:rPr>
            </w:pPr>
            <w:ins w:id="1173" w:author="Marmol, Dominika Klaudia" w:date="2026-06-08T15:17:00Z">
              <w:r w:rsidRPr="00B17611">
                <w:rPr>
                  <w:color w:val="000000" w:themeColor="text1"/>
                </w:rPr>
                <w:t>Q2W</w:t>
              </w:r>
            </w:ins>
          </w:p>
        </w:tc>
        <w:tc>
          <w:tcPr>
            <w:tcW w:w="1417" w:type="dxa"/>
          </w:tcPr>
          <w:p w14:paraId="4A96F18B" w14:textId="77777777" w:rsidR="00166CEA" w:rsidRPr="00B17611" w:rsidRDefault="00E27C57" w:rsidP="00F147E0">
            <w:pPr>
              <w:pStyle w:val="Table-Text-Centered9pt"/>
              <w:rPr>
                <w:ins w:id="1174" w:author="Marmol, Dominika Klaudia" w:date="2026-06-08T15:17:00Z"/>
                <w:color w:val="000000" w:themeColor="text1"/>
              </w:rPr>
            </w:pPr>
            <w:ins w:id="1175" w:author="Marmol, Dominika Klaudia" w:date="2026-06-08T15:17:00Z">
              <w:r w:rsidRPr="00B17611">
                <w:rPr>
                  <w:color w:val="000000" w:themeColor="text1"/>
                </w:rPr>
                <w:t>3 to 21 </w:t>
              </w:r>
              <w:r w:rsidRPr="00B17611">
                <w:rPr>
                  <w:color w:val="000000" w:themeColor="text1"/>
                  <w:sz w:val="22"/>
                  <w:szCs w:val="22"/>
                  <w:vertAlign w:val="superscript"/>
                </w:rPr>
                <w:t>b</w:t>
              </w:r>
            </w:ins>
          </w:p>
        </w:tc>
        <w:tc>
          <w:tcPr>
            <w:tcW w:w="1100" w:type="dxa"/>
            <w:vMerge/>
          </w:tcPr>
          <w:p w14:paraId="1BBD2F93" w14:textId="77777777" w:rsidR="00166CEA" w:rsidRPr="00B17611" w:rsidRDefault="00166CEA" w:rsidP="00F147E0">
            <w:pPr>
              <w:spacing w:before="40" w:after="40"/>
              <w:jc w:val="center"/>
              <w:rPr>
                <w:ins w:id="1176" w:author="Marmol, Dominika Klaudia" w:date="2026-06-08T15:17:00Z"/>
                <w:rFonts w:cs="Arial"/>
                <w:color w:val="000000" w:themeColor="text1"/>
              </w:rPr>
            </w:pPr>
          </w:p>
        </w:tc>
      </w:tr>
      <w:tr w:rsidR="008F5115" w14:paraId="5878A9ED" w14:textId="77777777" w:rsidTr="00F147E0">
        <w:trPr>
          <w:trHeight w:val="284"/>
          <w:jc w:val="center"/>
          <w:ins w:id="1177" w:author="Marmol, Dominika Klaudia" w:date="2026-06-08T15:17:00Z"/>
        </w:trPr>
        <w:tc>
          <w:tcPr>
            <w:tcW w:w="1086" w:type="dxa"/>
            <w:vMerge/>
          </w:tcPr>
          <w:p w14:paraId="2431B091" w14:textId="77777777" w:rsidR="00166CEA" w:rsidRPr="00B17611" w:rsidRDefault="00166CEA" w:rsidP="00F147E0">
            <w:pPr>
              <w:pStyle w:val="Table-Text-Centered9pt"/>
              <w:rPr>
                <w:ins w:id="1178" w:author="Marmol, Dominika Klaudia" w:date="2026-06-08T15:17:00Z"/>
              </w:rPr>
            </w:pPr>
          </w:p>
        </w:tc>
        <w:tc>
          <w:tcPr>
            <w:tcW w:w="1748" w:type="dxa"/>
            <w:vMerge/>
          </w:tcPr>
          <w:p w14:paraId="214F6473" w14:textId="77777777" w:rsidR="00166CEA" w:rsidRPr="00B17611" w:rsidRDefault="00166CEA" w:rsidP="00F147E0">
            <w:pPr>
              <w:pStyle w:val="Table-Text-Centered9pt"/>
              <w:rPr>
                <w:ins w:id="1179" w:author="Marmol, Dominika Klaudia" w:date="2026-06-08T15:17:00Z"/>
                <w:color w:val="000000" w:themeColor="text1"/>
              </w:rPr>
            </w:pPr>
          </w:p>
        </w:tc>
        <w:tc>
          <w:tcPr>
            <w:tcW w:w="1530" w:type="dxa"/>
          </w:tcPr>
          <w:p w14:paraId="7DCD44F9" w14:textId="77777777" w:rsidR="00166CEA" w:rsidRPr="00B17611" w:rsidRDefault="00E27C57" w:rsidP="00F147E0">
            <w:pPr>
              <w:pStyle w:val="Table-Text-Centered9pt"/>
              <w:rPr>
                <w:ins w:id="1180" w:author="Marmol, Dominika Klaudia" w:date="2026-06-08T15:17:00Z"/>
                <w:color w:val="000000" w:themeColor="text1"/>
              </w:rPr>
            </w:pPr>
            <w:ins w:id="1181" w:author="Marmol, Dominika Klaudia" w:date="2026-06-08T15:17:00Z">
              <w:r w:rsidRPr="00B17611">
                <w:rPr>
                  <w:color w:val="000000" w:themeColor="text1"/>
                </w:rPr>
                <w:t>DL6 (optional)</w:t>
              </w:r>
            </w:ins>
          </w:p>
        </w:tc>
        <w:tc>
          <w:tcPr>
            <w:tcW w:w="1585" w:type="dxa"/>
          </w:tcPr>
          <w:p w14:paraId="46DC034F" w14:textId="77777777" w:rsidR="00166CEA" w:rsidRPr="00B17611" w:rsidRDefault="00E27C57" w:rsidP="00F147E0">
            <w:pPr>
              <w:pStyle w:val="Table-Text-Centered9pt"/>
              <w:rPr>
                <w:ins w:id="1182" w:author="Marmol, Dominika Klaudia" w:date="2026-06-08T15:17:00Z"/>
                <w:color w:val="000000" w:themeColor="text1"/>
              </w:rPr>
            </w:pPr>
            <w:ins w:id="1183" w:author="Marmol, Dominika Klaudia" w:date="2026-06-08T15:17:00Z">
              <w:r w:rsidRPr="00B17611">
                <w:rPr>
                  <w:color w:val="000000" w:themeColor="text1"/>
                </w:rPr>
                <w:t>BNT317</w:t>
              </w:r>
            </w:ins>
          </w:p>
        </w:tc>
        <w:tc>
          <w:tcPr>
            <w:tcW w:w="1843" w:type="dxa"/>
          </w:tcPr>
          <w:p w14:paraId="0177DB79" w14:textId="77777777" w:rsidR="00166CEA" w:rsidRPr="00B17611" w:rsidRDefault="00E27C57" w:rsidP="00F147E0">
            <w:pPr>
              <w:pStyle w:val="Table-Text-Centered9pt"/>
              <w:rPr>
                <w:ins w:id="1184" w:author="Marmol, Dominika Klaudia" w:date="2026-06-08T15:17:00Z"/>
                <w:color w:val="000000" w:themeColor="text1"/>
              </w:rPr>
            </w:pPr>
            <w:ins w:id="1185" w:author="Marmol, Dominika Klaudia" w:date="2026-06-08T15:17:00Z">
              <w:r w:rsidRPr="00B17611">
                <w:rPr>
                  <w:color w:val="000000" w:themeColor="text1"/>
                </w:rPr>
                <w:t>2400</w:t>
              </w:r>
            </w:ins>
          </w:p>
        </w:tc>
        <w:tc>
          <w:tcPr>
            <w:tcW w:w="850" w:type="dxa"/>
          </w:tcPr>
          <w:p w14:paraId="6E2B6867" w14:textId="77777777" w:rsidR="00166CEA" w:rsidRPr="00B17611" w:rsidRDefault="00E27C57" w:rsidP="00F147E0">
            <w:pPr>
              <w:pStyle w:val="Table-Text-Centered9pt"/>
              <w:rPr>
                <w:ins w:id="1186" w:author="Marmol, Dominika Klaudia" w:date="2026-06-08T15:17:00Z"/>
                <w:color w:val="000000" w:themeColor="text1"/>
              </w:rPr>
            </w:pPr>
            <w:ins w:id="1187" w:author="Marmol, Dominika Klaudia" w:date="2026-06-08T15:17:00Z">
              <w:r w:rsidRPr="00B17611">
                <w:rPr>
                  <w:color w:val="000000" w:themeColor="text1"/>
                </w:rPr>
                <w:t>IV</w:t>
              </w:r>
            </w:ins>
          </w:p>
        </w:tc>
        <w:tc>
          <w:tcPr>
            <w:tcW w:w="3686" w:type="dxa"/>
          </w:tcPr>
          <w:p w14:paraId="12512125" w14:textId="77777777" w:rsidR="00166CEA" w:rsidRPr="00B17611" w:rsidRDefault="00E27C57" w:rsidP="00F147E0">
            <w:pPr>
              <w:pStyle w:val="Table-Text-Centered9pt"/>
              <w:rPr>
                <w:ins w:id="1188" w:author="Marmol, Dominika Klaudia" w:date="2026-06-08T15:17:00Z"/>
                <w:color w:val="000000" w:themeColor="text1"/>
              </w:rPr>
            </w:pPr>
            <w:ins w:id="1189" w:author="Marmol, Dominika Klaudia" w:date="2026-06-08T15:17:00Z">
              <w:r w:rsidRPr="00B17611">
                <w:rPr>
                  <w:color w:val="000000" w:themeColor="text1"/>
                </w:rPr>
                <w:t>Q2W</w:t>
              </w:r>
            </w:ins>
          </w:p>
        </w:tc>
        <w:tc>
          <w:tcPr>
            <w:tcW w:w="1417" w:type="dxa"/>
          </w:tcPr>
          <w:p w14:paraId="4D7152D8" w14:textId="77777777" w:rsidR="00166CEA" w:rsidRPr="00B17611" w:rsidRDefault="00E27C57" w:rsidP="00F147E0">
            <w:pPr>
              <w:pStyle w:val="Table-Text-Centered9pt"/>
              <w:rPr>
                <w:ins w:id="1190" w:author="Marmol, Dominika Klaudia" w:date="2026-06-08T15:17:00Z"/>
                <w:color w:val="000000" w:themeColor="text1"/>
              </w:rPr>
            </w:pPr>
            <w:ins w:id="1191" w:author="Marmol, Dominika Klaudia" w:date="2026-06-08T15:17:00Z">
              <w:r w:rsidRPr="00B17611">
                <w:rPr>
                  <w:color w:val="000000" w:themeColor="text1"/>
                </w:rPr>
                <w:t>3 to 21 </w:t>
              </w:r>
              <w:r w:rsidRPr="00B17611">
                <w:rPr>
                  <w:color w:val="000000" w:themeColor="text1"/>
                  <w:sz w:val="22"/>
                  <w:szCs w:val="22"/>
                  <w:vertAlign w:val="superscript"/>
                </w:rPr>
                <w:t>b</w:t>
              </w:r>
            </w:ins>
          </w:p>
        </w:tc>
        <w:tc>
          <w:tcPr>
            <w:tcW w:w="1100" w:type="dxa"/>
            <w:vMerge/>
          </w:tcPr>
          <w:p w14:paraId="0F841079" w14:textId="77777777" w:rsidR="00166CEA" w:rsidRPr="00B17611" w:rsidRDefault="00166CEA" w:rsidP="00F147E0">
            <w:pPr>
              <w:pStyle w:val="Table-Text-Centered9pt"/>
              <w:rPr>
                <w:ins w:id="1192" w:author="Marmol, Dominika Klaudia" w:date="2026-06-08T15:17:00Z"/>
                <w:color w:val="000000" w:themeColor="text1"/>
              </w:rPr>
            </w:pPr>
          </w:p>
        </w:tc>
      </w:tr>
      <w:tr w:rsidR="008F5115" w14:paraId="7164AEEF" w14:textId="77777777" w:rsidTr="00F147E0">
        <w:trPr>
          <w:trHeight w:val="284"/>
          <w:jc w:val="center"/>
          <w:ins w:id="1193" w:author="Marmol, Dominika Klaudia" w:date="2026-06-08T15:17:00Z"/>
        </w:trPr>
        <w:tc>
          <w:tcPr>
            <w:tcW w:w="1086" w:type="dxa"/>
            <w:vMerge w:val="restart"/>
          </w:tcPr>
          <w:p w14:paraId="281BDD3D" w14:textId="77777777" w:rsidR="00166CEA" w:rsidRPr="00B17611" w:rsidRDefault="00E27C57" w:rsidP="00F147E0">
            <w:pPr>
              <w:pStyle w:val="Table-Text-Centered9pt"/>
              <w:rPr>
                <w:ins w:id="1194" w:author="Marmol, Dominika Klaudia" w:date="2026-06-08T15:17:00Z"/>
              </w:rPr>
            </w:pPr>
            <w:ins w:id="1195" w:author="Marmol, Dominika Klaudia" w:date="2026-06-08T15:17:00Z">
              <w:r w:rsidRPr="00B17611">
                <w:t>B1</w:t>
              </w:r>
              <w:r w:rsidRPr="00B17611">
                <w:rPr>
                  <w:vertAlign w:val="superscript"/>
                </w:rPr>
                <w:t> </w:t>
              </w:r>
              <w:r w:rsidRPr="00B17611">
                <w:rPr>
                  <w:sz w:val="22"/>
                  <w:szCs w:val="22"/>
                  <w:vertAlign w:val="superscript"/>
                </w:rPr>
                <w:t>c</w:t>
              </w:r>
            </w:ins>
          </w:p>
        </w:tc>
        <w:tc>
          <w:tcPr>
            <w:tcW w:w="1748" w:type="dxa"/>
            <w:vMerge w:val="restart"/>
          </w:tcPr>
          <w:p w14:paraId="50033577" w14:textId="77777777" w:rsidR="00166CEA" w:rsidRPr="00B17611" w:rsidRDefault="00E27C57" w:rsidP="00F147E0">
            <w:pPr>
              <w:pStyle w:val="Table-Text-Centered9pt"/>
              <w:rPr>
                <w:ins w:id="1196" w:author="Marmol, Dominika Klaudia" w:date="2026-06-08T15:17:00Z"/>
              </w:rPr>
            </w:pPr>
            <w:ins w:id="1197" w:author="Marmol, Dominika Klaudia" w:date="2026-06-08T15:17:00Z">
              <w:r w:rsidRPr="00B17611">
                <w:t>2L+ ccRCC</w:t>
              </w:r>
            </w:ins>
          </w:p>
        </w:tc>
        <w:tc>
          <w:tcPr>
            <w:tcW w:w="1530" w:type="dxa"/>
          </w:tcPr>
          <w:p w14:paraId="2626FAF0" w14:textId="77777777" w:rsidR="00166CEA" w:rsidRPr="00B17611" w:rsidRDefault="00E27C57" w:rsidP="00F147E0">
            <w:pPr>
              <w:pStyle w:val="Table-Text-Centered9pt"/>
              <w:rPr>
                <w:ins w:id="1198" w:author="Marmol, Dominika Klaudia" w:date="2026-06-08T15:17:00Z"/>
                <w:color w:val="000000" w:themeColor="text1"/>
              </w:rPr>
            </w:pPr>
            <w:ins w:id="1199" w:author="Marmol, Dominika Klaudia" w:date="2026-06-08T15:17:00Z">
              <w:r w:rsidRPr="00B17611">
                <w:t>Selected DLA</w:t>
              </w:r>
            </w:ins>
          </w:p>
        </w:tc>
        <w:tc>
          <w:tcPr>
            <w:tcW w:w="1585" w:type="dxa"/>
          </w:tcPr>
          <w:p w14:paraId="40758175" w14:textId="77777777" w:rsidR="00166CEA" w:rsidRPr="00B17611" w:rsidRDefault="00E27C57" w:rsidP="00F147E0">
            <w:pPr>
              <w:pStyle w:val="Table-Text-Centered9pt"/>
              <w:rPr>
                <w:ins w:id="1200" w:author="Marmol, Dominika Klaudia" w:date="2026-06-08T15:17:00Z"/>
                <w:color w:val="000000" w:themeColor="text1"/>
              </w:rPr>
            </w:pPr>
            <w:ins w:id="1201" w:author="Marmol, Dominika Klaudia" w:date="2026-06-08T15:17:00Z">
              <w:r w:rsidRPr="00B17611">
                <w:rPr>
                  <w:rFonts w:eastAsiaTheme="minorEastAsia"/>
                </w:rPr>
                <w:t>BNT317</w:t>
              </w:r>
            </w:ins>
          </w:p>
        </w:tc>
        <w:tc>
          <w:tcPr>
            <w:tcW w:w="1843" w:type="dxa"/>
          </w:tcPr>
          <w:p w14:paraId="76F44F26" w14:textId="77777777" w:rsidR="00166CEA" w:rsidRPr="00B17611" w:rsidRDefault="00E27C57" w:rsidP="00F147E0">
            <w:pPr>
              <w:pStyle w:val="Table-Text-Centered9pt"/>
              <w:rPr>
                <w:ins w:id="1202" w:author="Marmol, Dominika Klaudia" w:date="2026-06-08T15:17:00Z"/>
                <w:color w:val="000000" w:themeColor="text1"/>
              </w:rPr>
            </w:pPr>
            <w:ins w:id="1203" w:author="Marmol, Dominika Klaudia" w:date="2026-06-08T15:17:00Z">
              <w:r w:rsidRPr="00B17611">
                <w:rPr>
                  <w:rFonts w:eastAsiaTheme="minorEastAsia"/>
                </w:rPr>
                <w:t>As selected from Part A</w:t>
              </w:r>
            </w:ins>
          </w:p>
        </w:tc>
        <w:tc>
          <w:tcPr>
            <w:tcW w:w="850" w:type="dxa"/>
          </w:tcPr>
          <w:p w14:paraId="158D695B" w14:textId="77777777" w:rsidR="00166CEA" w:rsidRPr="00B17611" w:rsidRDefault="00E27C57" w:rsidP="00F147E0">
            <w:pPr>
              <w:pStyle w:val="Table-Text-Centered9pt"/>
              <w:rPr>
                <w:ins w:id="1204" w:author="Marmol, Dominika Klaudia" w:date="2026-06-08T15:17:00Z"/>
                <w:color w:val="000000" w:themeColor="text1"/>
              </w:rPr>
            </w:pPr>
            <w:ins w:id="1205" w:author="Marmol, Dominika Klaudia" w:date="2026-06-08T15:17:00Z">
              <w:r w:rsidRPr="00B17611">
                <w:t>IV</w:t>
              </w:r>
            </w:ins>
          </w:p>
        </w:tc>
        <w:tc>
          <w:tcPr>
            <w:tcW w:w="3686" w:type="dxa"/>
          </w:tcPr>
          <w:p w14:paraId="6D0F87F8" w14:textId="77777777" w:rsidR="00166CEA" w:rsidRPr="00B17611" w:rsidRDefault="00E27C57" w:rsidP="00F147E0">
            <w:pPr>
              <w:pStyle w:val="Table-Text-Centered9pt"/>
              <w:rPr>
                <w:ins w:id="1206" w:author="Marmol, Dominika Klaudia" w:date="2026-06-08T15:17:00Z"/>
                <w:color w:val="000000" w:themeColor="text1"/>
              </w:rPr>
            </w:pPr>
            <w:ins w:id="1207" w:author="Marmol, Dominika Klaudia" w:date="2026-06-08T15:17:00Z">
              <w:r w:rsidRPr="00B17611">
                <w:rPr>
                  <w:rFonts w:eastAsiaTheme="minorEastAsia"/>
                </w:rPr>
                <w:t>Q2W</w:t>
              </w:r>
            </w:ins>
          </w:p>
        </w:tc>
        <w:tc>
          <w:tcPr>
            <w:tcW w:w="1417" w:type="dxa"/>
          </w:tcPr>
          <w:p w14:paraId="07E032FA" w14:textId="77777777" w:rsidR="00166CEA" w:rsidRPr="00B17611" w:rsidRDefault="00E27C57" w:rsidP="00F147E0">
            <w:pPr>
              <w:pStyle w:val="Table-Text-Centered9pt"/>
              <w:rPr>
                <w:ins w:id="1208" w:author="Marmol, Dominika Klaudia" w:date="2026-06-08T15:17:00Z"/>
                <w:color w:val="000000" w:themeColor="text1"/>
              </w:rPr>
            </w:pPr>
            <w:ins w:id="1209" w:author="Marmol, Dominika Klaudia" w:date="2026-06-08T15:17:00Z">
              <w:r w:rsidRPr="00B17611">
                <w:t xml:space="preserve">20 to 40 </w:t>
              </w:r>
            </w:ins>
          </w:p>
        </w:tc>
        <w:tc>
          <w:tcPr>
            <w:tcW w:w="1100" w:type="dxa"/>
            <w:vMerge w:val="restart"/>
          </w:tcPr>
          <w:p w14:paraId="3F105A4A" w14:textId="77777777" w:rsidR="00166CEA" w:rsidRPr="00B17611" w:rsidRDefault="00E27C57" w:rsidP="00F147E0">
            <w:pPr>
              <w:pStyle w:val="Table-Text-Centered9pt"/>
              <w:rPr>
                <w:ins w:id="1210" w:author="Marmol, Dominika Klaudia" w:date="2026-06-08T15:17:00Z"/>
                <w:color w:val="000000" w:themeColor="text1"/>
              </w:rPr>
            </w:pPr>
            <w:ins w:id="1211" w:author="Marmol, Dominika Klaudia" w:date="2026-06-08T15:17:00Z">
              <w:r w:rsidRPr="00B17611">
                <w:rPr>
                  <w:color w:val="000000" w:themeColor="text1"/>
                </w:rPr>
                <w:t>Open-label</w:t>
              </w:r>
            </w:ins>
          </w:p>
        </w:tc>
      </w:tr>
      <w:tr w:rsidR="008F5115" w14:paraId="539285B7" w14:textId="77777777" w:rsidTr="00F147E0">
        <w:trPr>
          <w:trHeight w:val="284"/>
          <w:jc w:val="center"/>
          <w:ins w:id="1212" w:author="Marmol, Dominika Klaudia" w:date="2026-06-08T15:17:00Z"/>
        </w:trPr>
        <w:tc>
          <w:tcPr>
            <w:tcW w:w="1086" w:type="dxa"/>
            <w:vMerge/>
          </w:tcPr>
          <w:p w14:paraId="3E97EFCD" w14:textId="77777777" w:rsidR="00166CEA" w:rsidRPr="00B17611" w:rsidRDefault="00166CEA" w:rsidP="00F147E0">
            <w:pPr>
              <w:pStyle w:val="Table-Text-Centered9pt"/>
              <w:rPr>
                <w:ins w:id="1213" w:author="Marmol, Dominika Klaudia" w:date="2026-06-08T15:17:00Z"/>
              </w:rPr>
            </w:pPr>
          </w:p>
        </w:tc>
        <w:tc>
          <w:tcPr>
            <w:tcW w:w="1748" w:type="dxa"/>
            <w:vMerge/>
          </w:tcPr>
          <w:p w14:paraId="65D75161" w14:textId="77777777" w:rsidR="00166CEA" w:rsidRPr="00B17611" w:rsidRDefault="00166CEA" w:rsidP="00F147E0">
            <w:pPr>
              <w:pStyle w:val="Table-Text-Centered9pt"/>
              <w:rPr>
                <w:ins w:id="1214" w:author="Marmol, Dominika Klaudia" w:date="2026-06-08T15:17:00Z"/>
              </w:rPr>
            </w:pPr>
          </w:p>
        </w:tc>
        <w:tc>
          <w:tcPr>
            <w:tcW w:w="1530" w:type="dxa"/>
          </w:tcPr>
          <w:p w14:paraId="1059E223" w14:textId="77777777" w:rsidR="00166CEA" w:rsidRPr="00B17611" w:rsidRDefault="00E27C57" w:rsidP="00F147E0">
            <w:pPr>
              <w:pStyle w:val="Table-Text-Centered9pt"/>
              <w:rPr>
                <w:ins w:id="1215" w:author="Marmol, Dominika Klaudia" w:date="2026-06-08T15:17:00Z"/>
              </w:rPr>
            </w:pPr>
            <w:ins w:id="1216" w:author="Marmol, Dominika Klaudia" w:date="2026-06-08T15:17:00Z">
              <w:r w:rsidRPr="00B17611">
                <w:t>Selected DLB</w:t>
              </w:r>
            </w:ins>
          </w:p>
        </w:tc>
        <w:tc>
          <w:tcPr>
            <w:tcW w:w="1585" w:type="dxa"/>
          </w:tcPr>
          <w:p w14:paraId="634521C5" w14:textId="77777777" w:rsidR="00166CEA" w:rsidRPr="00B17611" w:rsidRDefault="00E27C57" w:rsidP="00F147E0">
            <w:pPr>
              <w:pStyle w:val="Table-Text-Centered9pt"/>
              <w:rPr>
                <w:ins w:id="1217" w:author="Marmol, Dominika Klaudia" w:date="2026-06-08T15:17:00Z"/>
                <w:rFonts w:eastAsiaTheme="minorEastAsia"/>
              </w:rPr>
            </w:pPr>
            <w:ins w:id="1218" w:author="Marmol, Dominika Klaudia" w:date="2026-06-08T15:17:00Z">
              <w:r w:rsidRPr="00B17611">
                <w:rPr>
                  <w:rFonts w:eastAsiaTheme="minorEastAsia"/>
                </w:rPr>
                <w:t>BNT317</w:t>
              </w:r>
            </w:ins>
          </w:p>
        </w:tc>
        <w:tc>
          <w:tcPr>
            <w:tcW w:w="1843" w:type="dxa"/>
          </w:tcPr>
          <w:p w14:paraId="6E2D6039" w14:textId="77777777" w:rsidR="00166CEA" w:rsidRPr="00B17611" w:rsidRDefault="00E27C57" w:rsidP="00F147E0">
            <w:pPr>
              <w:pStyle w:val="Table-Text-Centered9pt"/>
              <w:rPr>
                <w:ins w:id="1219" w:author="Marmol, Dominika Klaudia" w:date="2026-06-08T15:17:00Z"/>
                <w:rFonts w:eastAsiaTheme="minorEastAsia"/>
              </w:rPr>
            </w:pPr>
            <w:ins w:id="1220" w:author="Marmol, Dominika Klaudia" w:date="2026-06-08T15:17:00Z">
              <w:r w:rsidRPr="00B17611">
                <w:rPr>
                  <w:rFonts w:eastAsiaTheme="minorEastAsia"/>
                </w:rPr>
                <w:t>As selected from Part A</w:t>
              </w:r>
            </w:ins>
          </w:p>
        </w:tc>
        <w:tc>
          <w:tcPr>
            <w:tcW w:w="850" w:type="dxa"/>
          </w:tcPr>
          <w:p w14:paraId="5DD16CDB" w14:textId="77777777" w:rsidR="00166CEA" w:rsidRPr="00B17611" w:rsidRDefault="00E27C57" w:rsidP="00F147E0">
            <w:pPr>
              <w:pStyle w:val="Table-Text-Centered9pt"/>
              <w:rPr>
                <w:ins w:id="1221" w:author="Marmol, Dominika Klaudia" w:date="2026-06-08T15:17:00Z"/>
              </w:rPr>
            </w:pPr>
            <w:ins w:id="1222" w:author="Marmol, Dominika Klaudia" w:date="2026-06-08T15:17:00Z">
              <w:r w:rsidRPr="00B17611">
                <w:t>IV</w:t>
              </w:r>
            </w:ins>
          </w:p>
        </w:tc>
        <w:tc>
          <w:tcPr>
            <w:tcW w:w="3686" w:type="dxa"/>
          </w:tcPr>
          <w:p w14:paraId="4649FB07" w14:textId="77777777" w:rsidR="00166CEA" w:rsidRPr="00B17611" w:rsidRDefault="00E27C57" w:rsidP="00F147E0">
            <w:pPr>
              <w:pStyle w:val="Table-Text-Centered9pt"/>
              <w:rPr>
                <w:ins w:id="1223" w:author="Marmol, Dominika Klaudia" w:date="2026-06-08T15:17:00Z"/>
                <w:rFonts w:eastAsiaTheme="minorEastAsia"/>
              </w:rPr>
            </w:pPr>
            <w:ins w:id="1224" w:author="Marmol, Dominika Klaudia" w:date="2026-06-08T15:17:00Z">
              <w:r w:rsidRPr="00B17611">
                <w:rPr>
                  <w:rFonts w:eastAsiaTheme="minorEastAsia"/>
                </w:rPr>
                <w:t>Q2W</w:t>
              </w:r>
            </w:ins>
          </w:p>
        </w:tc>
        <w:tc>
          <w:tcPr>
            <w:tcW w:w="1417" w:type="dxa"/>
          </w:tcPr>
          <w:p w14:paraId="1F3023D8" w14:textId="77777777" w:rsidR="00166CEA" w:rsidRPr="00B17611" w:rsidRDefault="00E27C57" w:rsidP="00F147E0">
            <w:pPr>
              <w:pStyle w:val="Table-Text-Centered9pt"/>
              <w:rPr>
                <w:ins w:id="1225" w:author="Marmol, Dominika Klaudia" w:date="2026-06-08T15:17:00Z"/>
              </w:rPr>
            </w:pPr>
            <w:ins w:id="1226" w:author="Marmol, Dominika Klaudia" w:date="2026-06-08T15:17:00Z">
              <w:r w:rsidRPr="00B17611">
                <w:t>20 to 40</w:t>
              </w:r>
            </w:ins>
          </w:p>
        </w:tc>
        <w:tc>
          <w:tcPr>
            <w:tcW w:w="1100" w:type="dxa"/>
            <w:vMerge/>
          </w:tcPr>
          <w:p w14:paraId="14DBE951" w14:textId="77777777" w:rsidR="00166CEA" w:rsidRPr="00B17611" w:rsidRDefault="00166CEA" w:rsidP="00F147E0">
            <w:pPr>
              <w:pStyle w:val="Table-Text-Centered9pt"/>
              <w:rPr>
                <w:ins w:id="1227" w:author="Marmol, Dominika Klaudia" w:date="2026-06-08T15:17:00Z"/>
                <w:color w:val="000000" w:themeColor="text1"/>
              </w:rPr>
            </w:pPr>
          </w:p>
        </w:tc>
      </w:tr>
      <w:tr w:rsidR="008F5115" w14:paraId="4C297A39" w14:textId="77777777" w:rsidTr="00F147E0">
        <w:trPr>
          <w:trHeight w:val="284"/>
          <w:jc w:val="center"/>
          <w:ins w:id="1228" w:author="Marmol, Dominika Klaudia" w:date="2026-06-08T15:17:00Z"/>
        </w:trPr>
        <w:tc>
          <w:tcPr>
            <w:tcW w:w="1086" w:type="dxa"/>
          </w:tcPr>
          <w:p w14:paraId="3720ADA6" w14:textId="77777777" w:rsidR="00166CEA" w:rsidRPr="00B17611" w:rsidRDefault="00E27C57" w:rsidP="00F147E0">
            <w:pPr>
              <w:pStyle w:val="Table-Text-Centered9pt"/>
              <w:rPr>
                <w:ins w:id="1229" w:author="Marmol, Dominika Klaudia" w:date="2026-06-08T15:17:00Z"/>
              </w:rPr>
            </w:pPr>
            <w:ins w:id="1230" w:author="Marmol, Dominika Klaudia" w:date="2026-06-08T15:17:00Z">
              <w:r>
                <w:t>B2 </w:t>
              </w:r>
              <w:r w:rsidRPr="00D32B66">
                <w:rPr>
                  <w:vertAlign w:val="superscript"/>
                </w:rPr>
                <w:t>d</w:t>
              </w:r>
            </w:ins>
          </w:p>
        </w:tc>
        <w:tc>
          <w:tcPr>
            <w:tcW w:w="1748" w:type="dxa"/>
            <w:vMerge w:val="restart"/>
          </w:tcPr>
          <w:p w14:paraId="7BB28FEB" w14:textId="77777777" w:rsidR="00166CEA" w:rsidRPr="00B17611" w:rsidRDefault="00E27C57" w:rsidP="00F147E0">
            <w:pPr>
              <w:pStyle w:val="Table-Text-Centered9pt"/>
              <w:rPr>
                <w:ins w:id="1231" w:author="Marmol, Dominika Klaudia" w:date="2026-06-08T15:17:00Z"/>
              </w:rPr>
            </w:pPr>
            <w:ins w:id="1232" w:author="Marmol, Dominika Klaudia" w:date="2026-06-08T15:17:00Z">
              <w:r w:rsidRPr="00B17611">
                <w:t>2L+ HER2</w:t>
              </w:r>
              <w:r w:rsidRPr="00B17611">
                <w:noBreakHyphen/>
                <w:t>neg GC/GEJC</w:t>
              </w:r>
            </w:ins>
          </w:p>
        </w:tc>
        <w:tc>
          <w:tcPr>
            <w:tcW w:w="1530" w:type="dxa"/>
          </w:tcPr>
          <w:p w14:paraId="0C4829AE" w14:textId="77777777" w:rsidR="00166CEA" w:rsidRPr="00B17611" w:rsidRDefault="00E27C57" w:rsidP="00F147E0">
            <w:pPr>
              <w:pStyle w:val="Table-Text-Centered9pt"/>
              <w:rPr>
                <w:ins w:id="1233" w:author="Marmol, Dominika Klaudia" w:date="2026-06-08T15:17:00Z"/>
              </w:rPr>
            </w:pPr>
            <w:ins w:id="1234" w:author="Marmol, Dominika Klaudia" w:date="2026-06-08T15:17:00Z">
              <w:r w:rsidRPr="00B17611">
                <w:t xml:space="preserve">Selected DLA </w:t>
              </w:r>
            </w:ins>
          </w:p>
        </w:tc>
        <w:tc>
          <w:tcPr>
            <w:tcW w:w="1585" w:type="dxa"/>
          </w:tcPr>
          <w:p w14:paraId="47739CB3" w14:textId="77777777" w:rsidR="00166CEA" w:rsidRPr="00B17611" w:rsidRDefault="00E27C57" w:rsidP="00F147E0">
            <w:pPr>
              <w:pStyle w:val="Table-Text-Centered9pt"/>
              <w:rPr>
                <w:ins w:id="1235" w:author="Marmol, Dominika Klaudia" w:date="2026-06-08T15:17:00Z"/>
                <w:rFonts w:eastAsiaTheme="minorEastAsia"/>
              </w:rPr>
            </w:pPr>
            <w:ins w:id="1236" w:author="Marmol, Dominika Klaudia" w:date="2026-06-08T15:17:00Z">
              <w:r w:rsidRPr="00B17611">
                <w:rPr>
                  <w:rFonts w:eastAsiaTheme="minorEastAsia"/>
                </w:rPr>
                <w:t>BNT317 + chemotherapy (ramucirumab plus paclitaxel)</w:t>
              </w:r>
            </w:ins>
          </w:p>
        </w:tc>
        <w:tc>
          <w:tcPr>
            <w:tcW w:w="1843" w:type="dxa"/>
          </w:tcPr>
          <w:p w14:paraId="394F6A7A" w14:textId="77777777" w:rsidR="00166CEA" w:rsidRPr="00B17611" w:rsidRDefault="00E27C57" w:rsidP="00F147E0">
            <w:pPr>
              <w:pStyle w:val="Table-Text-Centered9pt"/>
              <w:rPr>
                <w:ins w:id="1237" w:author="Marmol, Dominika Klaudia" w:date="2026-06-08T15:17:00Z"/>
                <w:rFonts w:eastAsiaTheme="minorEastAsia"/>
              </w:rPr>
            </w:pPr>
            <w:ins w:id="1238" w:author="Marmol, Dominika Klaudia" w:date="2026-06-08T15:17:00Z">
              <w:r w:rsidRPr="00B17611">
                <w:rPr>
                  <w:rFonts w:eastAsiaTheme="minorEastAsia"/>
                </w:rPr>
                <w:t xml:space="preserve">As selected from Part A </w:t>
              </w:r>
            </w:ins>
          </w:p>
        </w:tc>
        <w:tc>
          <w:tcPr>
            <w:tcW w:w="850" w:type="dxa"/>
          </w:tcPr>
          <w:p w14:paraId="36B48FEE" w14:textId="77777777" w:rsidR="00166CEA" w:rsidRPr="00B17611" w:rsidRDefault="00E27C57" w:rsidP="00F147E0">
            <w:pPr>
              <w:pStyle w:val="Table-Text-Centered9pt"/>
              <w:rPr>
                <w:ins w:id="1239" w:author="Marmol, Dominika Klaudia" w:date="2026-06-08T15:17:00Z"/>
              </w:rPr>
            </w:pPr>
            <w:ins w:id="1240" w:author="Marmol, Dominika Klaudia" w:date="2026-06-08T15:17:00Z">
              <w:r w:rsidRPr="00B17611">
                <w:t>IV</w:t>
              </w:r>
            </w:ins>
          </w:p>
        </w:tc>
        <w:tc>
          <w:tcPr>
            <w:tcW w:w="3686" w:type="dxa"/>
          </w:tcPr>
          <w:p w14:paraId="48026D7C" w14:textId="77777777" w:rsidR="00166CEA" w:rsidRPr="00B17611" w:rsidRDefault="00E27C57" w:rsidP="00F147E0">
            <w:pPr>
              <w:pStyle w:val="Table-Text-Centered9pt"/>
              <w:rPr>
                <w:ins w:id="1241" w:author="Marmol, Dominika Klaudia" w:date="2026-06-08T15:17:00Z"/>
                <w:rFonts w:eastAsiaTheme="minorEastAsia"/>
              </w:rPr>
            </w:pPr>
            <w:ins w:id="1242" w:author="Marmol, Dominika Klaudia" w:date="2026-06-08T15:17:00Z">
              <w:del w:id="1243" w:author="BNT" w:date="2026-05-08T09:57:00Z">
                <w:r w:rsidRPr="003157E5">
                  <w:delText>IMP name and type</w:delText>
                </w:r>
              </w:del>
              <w:r w:rsidRPr="00B17611">
                <w:rPr>
                  <w:rFonts w:eastAsiaTheme="minorEastAsia"/>
                </w:rPr>
                <w:t>BNT317: Q2W</w:t>
              </w:r>
              <w:r w:rsidRPr="00B17611">
                <w:rPr>
                  <w:rFonts w:eastAsiaTheme="minorEastAsia"/>
                </w:rPr>
                <w:br/>
                <w:t>Ramucirumab: 8 mg/kg on D1 and D15 of a 28-d cycle.</w:t>
              </w:r>
            </w:ins>
          </w:p>
          <w:p w14:paraId="202F0797" w14:textId="77777777" w:rsidR="00166CEA" w:rsidRPr="00B17611" w:rsidRDefault="00E27C57" w:rsidP="00F147E0">
            <w:pPr>
              <w:pStyle w:val="Table-Text-Centered9pt"/>
              <w:rPr>
                <w:ins w:id="1244" w:author="Marmol, Dominika Klaudia" w:date="2026-06-08T15:17:00Z"/>
                <w:rFonts w:eastAsiaTheme="minorEastAsia"/>
              </w:rPr>
            </w:pPr>
            <w:ins w:id="1245" w:author="Marmol, Dominika Klaudia" w:date="2026-06-08T15:17:00Z">
              <w:r w:rsidRPr="00B17611">
                <w:rPr>
                  <w:rFonts w:eastAsiaTheme="minorEastAsia"/>
                </w:rPr>
                <w:t>Paclitaxel: 80 mg/m</w:t>
              </w:r>
              <w:r w:rsidRPr="00B17611">
                <w:rPr>
                  <w:rFonts w:eastAsiaTheme="minorEastAsia"/>
                  <w:vertAlign w:val="superscript"/>
                </w:rPr>
                <w:t>2</w:t>
              </w:r>
              <w:r w:rsidRPr="00B17611">
                <w:rPr>
                  <w:rFonts w:eastAsiaTheme="minorEastAsia"/>
                </w:rPr>
                <w:t xml:space="preserve"> on D1, D8, and D15 of a 28-d cycle.</w:t>
              </w:r>
            </w:ins>
          </w:p>
        </w:tc>
        <w:tc>
          <w:tcPr>
            <w:tcW w:w="1417" w:type="dxa"/>
          </w:tcPr>
          <w:p w14:paraId="4742E1A7" w14:textId="77777777" w:rsidR="00166CEA" w:rsidRPr="00B17611" w:rsidRDefault="00E27C57" w:rsidP="00F147E0">
            <w:pPr>
              <w:pStyle w:val="Table-Text-Centered9pt"/>
              <w:rPr>
                <w:ins w:id="1246" w:author="Marmol, Dominika Klaudia" w:date="2026-06-08T15:17:00Z"/>
              </w:rPr>
            </w:pPr>
            <w:ins w:id="1247" w:author="Marmol, Dominika Klaudia" w:date="2026-06-08T15:17:00Z">
              <w:del w:id="1248" w:author="BNT" w:date="2026-05-08T09:57:00Z">
                <w:r w:rsidRPr="003157E5">
                  <w:delText>BNT317 (also known as PM1086) is an IMP (per ICH “experimental”)</w:delText>
                </w:r>
              </w:del>
              <w:r w:rsidRPr="00B17611">
                <w:t>20 to 40</w:t>
              </w:r>
            </w:ins>
          </w:p>
        </w:tc>
        <w:tc>
          <w:tcPr>
            <w:tcW w:w="1100" w:type="dxa"/>
            <w:vMerge w:val="restart"/>
          </w:tcPr>
          <w:p w14:paraId="6BD7AD8A" w14:textId="77777777" w:rsidR="00166CEA" w:rsidRPr="00B17611" w:rsidRDefault="00E27C57" w:rsidP="00F147E0">
            <w:pPr>
              <w:pStyle w:val="Table-Text-Centered9pt"/>
              <w:rPr>
                <w:ins w:id="1249" w:author="Marmol, Dominika Klaudia" w:date="2026-06-08T15:17:00Z"/>
                <w:color w:val="000000" w:themeColor="text1"/>
              </w:rPr>
            </w:pPr>
            <w:ins w:id="1250" w:author="Marmol, Dominika Klaudia" w:date="2026-06-08T15:17:00Z">
              <w:r w:rsidRPr="00B17611">
                <w:rPr>
                  <w:color w:val="000000" w:themeColor="text1"/>
                </w:rPr>
                <w:t xml:space="preserve">Open-label </w:t>
              </w:r>
            </w:ins>
          </w:p>
        </w:tc>
      </w:tr>
      <w:tr w:rsidR="008F5115" w14:paraId="34527289" w14:textId="77777777" w:rsidTr="00F147E0">
        <w:trPr>
          <w:trHeight w:val="284"/>
          <w:jc w:val="center"/>
          <w:ins w:id="1251" w:author="Marmol, Dominika Klaudia" w:date="2026-06-08T15:17:00Z"/>
        </w:trPr>
        <w:tc>
          <w:tcPr>
            <w:tcW w:w="1086" w:type="dxa"/>
          </w:tcPr>
          <w:p w14:paraId="6E42B68B" w14:textId="77777777" w:rsidR="00166CEA" w:rsidRPr="00B17611" w:rsidRDefault="00166CEA" w:rsidP="00F147E0">
            <w:pPr>
              <w:pStyle w:val="Table-Text-Centered9pt"/>
              <w:rPr>
                <w:ins w:id="1252" w:author="Marmol, Dominika Klaudia" w:date="2026-06-08T15:17:00Z"/>
              </w:rPr>
            </w:pPr>
          </w:p>
        </w:tc>
        <w:tc>
          <w:tcPr>
            <w:tcW w:w="1748" w:type="dxa"/>
            <w:vMerge/>
          </w:tcPr>
          <w:p w14:paraId="1061EA89" w14:textId="77777777" w:rsidR="00166CEA" w:rsidRPr="00B17611" w:rsidRDefault="00166CEA" w:rsidP="00F147E0">
            <w:pPr>
              <w:pStyle w:val="Table-Text-Centered9pt"/>
              <w:rPr>
                <w:ins w:id="1253" w:author="Marmol, Dominika Klaudia" w:date="2026-06-08T15:17:00Z"/>
              </w:rPr>
            </w:pPr>
          </w:p>
        </w:tc>
        <w:tc>
          <w:tcPr>
            <w:tcW w:w="1530" w:type="dxa"/>
          </w:tcPr>
          <w:p w14:paraId="176F3CF3" w14:textId="77777777" w:rsidR="00166CEA" w:rsidRPr="00B17611" w:rsidRDefault="00E27C57" w:rsidP="00F147E0">
            <w:pPr>
              <w:pStyle w:val="Table-Text-Centered9pt"/>
              <w:rPr>
                <w:ins w:id="1254" w:author="Marmol, Dominika Klaudia" w:date="2026-06-08T15:17:00Z"/>
              </w:rPr>
            </w:pPr>
            <w:ins w:id="1255" w:author="Marmol, Dominika Klaudia" w:date="2026-06-08T15:17:00Z">
              <w:r w:rsidRPr="00B17611">
                <w:t xml:space="preserve">Selected DLB </w:t>
              </w:r>
            </w:ins>
          </w:p>
        </w:tc>
        <w:tc>
          <w:tcPr>
            <w:tcW w:w="1585" w:type="dxa"/>
          </w:tcPr>
          <w:p w14:paraId="2181EC14" w14:textId="77777777" w:rsidR="00166CEA" w:rsidRPr="00B17611" w:rsidRDefault="00E27C57" w:rsidP="00F147E0">
            <w:pPr>
              <w:pStyle w:val="Table-Text-Centered9pt"/>
              <w:rPr>
                <w:ins w:id="1256" w:author="Marmol, Dominika Klaudia" w:date="2026-06-08T15:17:00Z"/>
                <w:rFonts w:eastAsiaTheme="minorEastAsia"/>
              </w:rPr>
            </w:pPr>
            <w:ins w:id="1257" w:author="Marmol, Dominika Klaudia" w:date="2026-06-08T15:17:00Z">
              <w:r w:rsidRPr="00B17611">
                <w:rPr>
                  <w:rFonts w:eastAsiaTheme="minorEastAsia"/>
                </w:rPr>
                <w:t>BNT317 + chemotherapy (ramucirumab plus paclitaxel)</w:t>
              </w:r>
            </w:ins>
          </w:p>
        </w:tc>
        <w:tc>
          <w:tcPr>
            <w:tcW w:w="1843" w:type="dxa"/>
          </w:tcPr>
          <w:p w14:paraId="104A7EC7" w14:textId="77777777" w:rsidR="00166CEA" w:rsidRPr="00B17611" w:rsidRDefault="00E27C57" w:rsidP="00F147E0">
            <w:pPr>
              <w:pStyle w:val="Table-Text-Centered9pt"/>
              <w:rPr>
                <w:ins w:id="1258" w:author="Marmol, Dominika Klaudia" w:date="2026-06-08T15:17:00Z"/>
                <w:rFonts w:eastAsiaTheme="minorEastAsia"/>
              </w:rPr>
            </w:pPr>
            <w:ins w:id="1259" w:author="Marmol, Dominika Klaudia" w:date="2026-06-08T15:17:00Z">
              <w:r w:rsidRPr="00B17611">
                <w:rPr>
                  <w:rFonts w:eastAsiaTheme="minorEastAsia"/>
                </w:rPr>
                <w:t xml:space="preserve">As selected from Part A </w:t>
              </w:r>
            </w:ins>
          </w:p>
        </w:tc>
        <w:tc>
          <w:tcPr>
            <w:tcW w:w="850" w:type="dxa"/>
          </w:tcPr>
          <w:p w14:paraId="14EE6506" w14:textId="77777777" w:rsidR="00166CEA" w:rsidRPr="00B17611" w:rsidRDefault="00E27C57" w:rsidP="00F147E0">
            <w:pPr>
              <w:pStyle w:val="Table-Text-Centered9pt"/>
              <w:rPr>
                <w:ins w:id="1260" w:author="Marmol, Dominika Klaudia" w:date="2026-06-08T15:17:00Z"/>
              </w:rPr>
            </w:pPr>
            <w:ins w:id="1261" w:author="Marmol, Dominika Klaudia" w:date="2026-06-08T15:17:00Z">
              <w:r w:rsidRPr="00B17611">
                <w:t xml:space="preserve">IV </w:t>
              </w:r>
            </w:ins>
          </w:p>
        </w:tc>
        <w:tc>
          <w:tcPr>
            <w:tcW w:w="3686" w:type="dxa"/>
          </w:tcPr>
          <w:p w14:paraId="18A64AA8" w14:textId="77777777" w:rsidR="00166CEA" w:rsidRPr="00B17611" w:rsidRDefault="00E27C57" w:rsidP="00F147E0">
            <w:pPr>
              <w:pStyle w:val="Table-Text-Centered9pt"/>
              <w:rPr>
                <w:ins w:id="1262" w:author="Marmol, Dominika Klaudia" w:date="2026-06-08T15:17:00Z"/>
                <w:rFonts w:eastAsiaTheme="minorEastAsia"/>
              </w:rPr>
            </w:pPr>
            <w:ins w:id="1263" w:author="Marmol, Dominika Klaudia" w:date="2026-06-08T15:17:00Z">
              <w:r w:rsidRPr="00B17611">
                <w:rPr>
                  <w:rFonts w:eastAsiaTheme="minorEastAsia"/>
                </w:rPr>
                <w:t>BNT317</w:t>
              </w:r>
              <w:del w:id="1264" w:author="BNT" w:date="2026-05-08T09:57:00Z">
                <w:r w:rsidRPr="003157E5">
                  <w:delText xml:space="preserve"> is a recombinant bispecific antibody against human PD-1</w:delText>
                </w:r>
              </w:del>
              <w:r w:rsidRPr="00B17611">
                <w:rPr>
                  <w:rFonts w:eastAsiaTheme="minorEastAsia"/>
                </w:rPr>
                <w:t>: Q2W</w:t>
              </w:r>
            </w:ins>
          </w:p>
          <w:p w14:paraId="3E8AE0B4" w14:textId="77777777" w:rsidR="00166CEA" w:rsidRPr="00B17611" w:rsidRDefault="00E27C57" w:rsidP="00F147E0">
            <w:pPr>
              <w:pStyle w:val="Table-Text-Centered9pt"/>
              <w:rPr>
                <w:ins w:id="1265" w:author="Marmol, Dominika Klaudia" w:date="2026-06-08T15:17:00Z"/>
                <w:rFonts w:eastAsiaTheme="minorEastAsia"/>
              </w:rPr>
            </w:pPr>
            <w:ins w:id="1266" w:author="Marmol, Dominika Klaudia" w:date="2026-06-08T15:17:00Z">
              <w:r w:rsidRPr="00B17611">
                <w:rPr>
                  <w:rFonts w:eastAsiaTheme="minorEastAsia"/>
                </w:rPr>
                <w:t xml:space="preserve">Ramucirumab: 8 mg/kg on D1 and </w:t>
              </w:r>
              <w:del w:id="1267" w:author="BNT" w:date="2026-05-08T09:57:00Z">
                <w:r w:rsidRPr="003157E5">
                  <w:delText>CD39</w:delText>
                </w:r>
              </w:del>
              <w:r w:rsidRPr="00B17611">
                <w:rPr>
                  <w:rFonts w:eastAsiaTheme="minorEastAsia"/>
                </w:rPr>
                <w:t>D15 of a 28-d cycle.</w:t>
              </w:r>
            </w:ins>
          </w:p>
          <w:p w14:paraId="70DB32C7" w14:textId="77777777" w:rsidR="00166CEA" w:rsidRPr="00B17611" w:rsidRDefault="00E27C57" w:rsidP="00F147E0">
            <w:pPr>
              <w:pStyle w:val="Table-Text-Centered9pt"/>
              <w:rPr>
                <w:ins w:id="1268" w:author="Marmol, Dominika Klaudia" w:date="2026-06-08T15:17:00Z"/>
                <w:rFonts w:eastAsiaTheme="minorEastAsia"/>
              </w:rPr>
            </w:pPr>
            <w:ins w:id="1269" w:author="Marmol, Dominika Klaudia" w:date="2026-06-08T15:17:00Z">
              <w:r w:rsidRPr="00B17611">
                <w:rPr>
                  <w:rFonts w:eastAsiaTheme="minorEastAsia"/>
                </w:rPr>
                <w:t>Paclitaxel: 80 mg/m</w:t>
              </w:r>
              <w:r w:rsidRPr="00B17611">
                <w:rPr>
                  <w:rFonts w:eastAsiaTheme="minorEastAsia"/>
                  <w:vertAlign w:val="superscript"/>
                </w:rPr>
                <w:t>2</w:t>
              </w:r>
              <w:r w:rsidRPr="00B17611">
                <w:rPr>
                  <w:rFonts w:eastAsiaTheme="minorEastAsia"/>
                </w:rPr>
                <w:t xml:space="preserve"> on D1, D8, and D15 of a 28-d cycle.</w:t>
              </w:r>
            </w:ins>
          </w:p>
        </w:tc>
        <w:tc>
          <w:tcPr>
            <w:tcW w:w="1417" w:type="dxa"/>
          </w:tcPr>
          <w:p w14:paraId="2437F0E2" w14:textId="77777777" w:rsidR="00166CEA" w:rsidRPr="00B17611" w:rsidRDefault="00E27C57" w:rsidP="00F147E0">
            <w:pPr>
              <w:pStyle w:val="Table-Text-Centered9pt"/>
              <w:rPr>
                <w:ins w:id="1270" w:author="Marmol, Dominika Klaudia" w:date="2026-06-08T15:17:00Z"/>
              </w:rPr>
            </w:pPr>
            <w:ins w:id="1271" w:author="Marmol, Dominika Klaudia" w:date="2026-06-08T15:17:00Z">
              <w:r w:rsidRPr="00B17611">
                <w:t>20 to 40</w:t>
              </w:r>
            </w:ins>
          </w:p>
        </w:tc>
        <w:tc>
          <w:tcPr>
            <w:tcW w:w="1100" w:type="dxa"/>
            <w:vMerge/>
          </w:tcPr>
          <w:p w14:paraId="1120D9DB" w14:textId="77777777" w:rsidR="00166CEA" w:rsidRPr="00B17611" w:rsidRDefault="00166CEA" w:rsidP="00F147E0">
            <w:pPr>
              <w:pStyle w:val="Table-Text-Centered9pt"/>
              <w:rPr>
                <w:ins w:id="1272" w:author="Marmol, Dominika Klaudia" w:date="2026-06-08T15:17:00Z"/>
                <w:color w:val="000000" w:themeColor="text1"/>
              </w:rPr>
            </w:pPr>
          </w:p>
        </w:tc>
      </w:tr>
      <w:tr w:rsidR="008F5115" w14:paraId="20C63D53" w14:textId="77777777" w:rsidTr="00F147E0">
        <w:trPr>
          <w:trHeight w:val="284"/>
          <w:jc w:val="center"/>
          <w:ins w:id="1273" w:author="Marmol, Dominika Klaudia" w:date="2026-06-08T15:17:00Z"/>
        </w:trPr>
        <w:tc>
          <w:tcPr>
            <w:tcW w:w="1086" w:type="dxa"/>
            <w:tcBorders>
              <w:top w:val="single" w:sz="4" w:space="0" w:color="auto"/>
            </w:tcBorders>
          </w:tcPr>
          <w:p w14:paraId="5A00D2A7" w14:textId="77777777" w:rsidR="00166CEA" w:rsidRPr="00B17611" w:rsidRDefault="00E27C57" w:rsidP="00F147E0">
            <w:pPr>
              <w:pStyle w:val="Table-Text-Centered9pt"/>
              <w:rPr>
                <w:ins w:id="1274" w:author="Marmol, Dominika Klaudia" w:date="2026-06-08T15:17:00Z"/>
              </w:rPr>
            </w:pPr>
            <w:ins w:id="1275" w:author="Marmol, Dominika Klaudia" w:date="2026-06-08T15:17:00Z">
              <w:del w:id="1276" w:author="BNT" w:date="2026-05-08T09:57:00Z">
                <w:r w:rsidRPr="003157E5">
                  <w:delText>Dosage form</w:delText>
                </w:r>
              </w:del>
              <w:r w:rsidRPr="00B17611">
                <w:t>B3</w:t>
              </w:r>
              <w:r w:rsidRPr="00B17611">
                <w:rPr>
                  <w:vertAlign w:val="superscript"/>
                </w:rPr>
                <w:t> </w:t>
              </w:r>
              <w:r w:rsidRPr="00B17611">
                <w:rPr>
                  <w:sz w:val="22"/>
                  <w:szCs w:val="22"/>
                  <w:vertAlign w:val="superscript"/>
                </w:rPr>
                <w:t>e</w:t>
              </w:r>
            </w:ins>
          </w:p>
        </w:tc>
        <w:tc>
          <w:tcPr>
            <w:tcW w:w="1748" w:type="dxa"/>
            <w:tcBorders>
              <w:top w:val="single" w:sz="4" w:space="0" w:color="auto"/>
            </w:tcBorders>
          </w:tcPr>
          <w:p w14:paraId="6C9E252F" w14:textId="77777777" w:rsidR="00166CEA" w:rsidRPr="00B17611" w:rsidRDefault="00E27C57" w:rsidP="00F147E0">
            <w:pPr>
              <w:pStyle w:val="Table-Text-Centered9pt"/>
              <w:rPr>
                <w:ins w:id="1277" w:author="Marmol, Dominika Klaudia" w:date="2026-06-08T15:17:00Z"/>
              </w:rPr>
            </w:pPr>
            <w:ins w:id="1278" w:author="Marmol, Dominika Klaudia" w:date="2026-06-08T15:17:00Z">
              <w:r w:rsidRPr="00B17611">
                <w:t>2L+ AGA</w:t>
              </w:r>
              <w:r w:rsidRPr="00B17611">
                <w:noBreakHyphen/>
                <w:t>neg NSCLC</w:t>
              </w:r>
            </w:ins>
          </w:p>
        </w:tc>
        <w:tc>
          <w:tcPr>
            <w:tcW w:w="1530" w:type="dxa"/>
            <w:tcBorders>
              <w:top w:val="single" w:sz="4" w:space="0" w:color="auto"/>
              <w:bottom w:val="single" w:sz="4" w:space="0" w:color="auto"/>
            </w:tcBorders>
          </w:tcPr>
          <w:p w14:paraId="0A057816" w14:textId="77777777" w:rsidR="00166CEA" w:rsidRPr="00B17611" w:rsidRDefault="00E27C57" w:rsidP="00F147E0">
            <w:pPr>
              <w:pStyle w:val="Table-Text-Centered9pt"/>
              <w:rPr>
                <w:ins w:id="1279" w:author="Marmol, Dominika Klaudia" w:date="2026-06-08T15:17:00Z"/>
              </w:rPr>
            </w:pPr>
            <w:ins w:id="1280" w:author="Marmol, Dominika Klaudia" w:date="2026-06-08T15:17:00Z">
              <w:r w:rsidRPr="00B17611">
                <w:t xml:space="preserve">Selected DLB </w:t>
              </w:r>
            </w:ins>
          </w:p>
        </w:tc>
        <w:tc>
          <w:tcPr>
            <w:tcW w:w="1585" w:type="dxa"/>
            <w:tcBorders>
              <w:top w:val="single" w:sz="4" w:space="0" w:color="auto"/>
              <w:bottom w:val="single" w:sz="4" w:space="0" w:color="auto"/>
            </w:tcBorders>
          </w:tcPr>
          <w:p w14:paraId="0EDC88C9" w14:textId="2ADE8E7D" w:rsidR="00166CEA" w:rsidRPr="00B17611" w:rsidRDefault="00E27C57" w:rsidP="00F147E0">
            <w:pPr>
              <w:pStyle w:val="Table-Text-Centered9pt"/>
              <w:rPr>
                <w:ins w:id="1281" w:author="Marmol, Dominika Klaudia" w:date="2026-06-08T15:17:00Z"/>
                <w:rFonts w:eastAsiaTheme="minorEastAsia"/>
              </w:rPr>
            </w:pPr>
            <w:ins w:id="1282" w:author="Marmol, Dominika Klaudia" w:date="2026-06-08T15:17:00Z">
              <w:r w:rsidRPr="00B17611">
                <w:rPr>
                  <w:rFonts w:eastAsiaTheme="minorEastAsia"/>
                </w:rPr>
                <w:t>BNT317 + chemotherapy (</w:t>
              </w:r>
              <w:del w:id="1283" w:author="Levasseur, Laurence" w:date="2026-06-10T10:27:00Z">
                <w:r w:rsidRPr="00B17611">
                  <w:rPr>
                    <w:rFonts w:eastAsiaTheme="minorEastAsia"/>
                  </w:rPr>
                  <w:delText>ramucirumab plus paclitaxel</w:delText>
                </w:r>
              </w:del>
            </w:ins>
            <w:ins w:id="1284" w:author="Levasseur, Laurence" w:date="2026-06-10T10:27:00Z">
              <w:r w:rsidR="004B3188">
                <w:rPr>
                  <w:rFonts w:eastAsiaTheme="minorEastAsia"/>
                </w:rPr>
                <w:t>docetaxel</w:t>
              </w:r>
            </w:ins>
            <w:ins w:id="1285" w:author="Marmol, Dominika Klaudia" w:date="2026-06-08T15:17:00Z">
              <w:r w:rsidRPr="00B17611">
                <w:rPr>
                  <w:rFonts w:eastAsiaTheme="minorEastAsia"/>
                </w:rPr>
                <w:t>)</w:t>
              </w:r>
            </w:ins>
          </w:p>
        </w:tc>
        <w:tc>
          <w:tcPr>
            <w:tcW w:w="1843" w:type="dxa"/>
            <w:tcBorders>
              <w:top w:val="single" w:sz="4" w:space="0" w:color="auto"/>
              <w:bottom w:val="single" w:sz="4" w:space="0" w:color="auto"/>
            </w:tcBorders>
          </w:tcPr>
          <w:p w14:paraId="3D78419D" w14:textId="77777777" w:rsidR="00166CEA" w:rsidRPr="00B17611" w:rsidRDefault="00E27C57" w:rsidP="00F147E0">
            <w:pPr>
              <w:pStyle w:val="Table-Text-Centered9pt"/>
              <w:rPr>
                <w:ins w:id="1286" w:author="Marmol, Dominika Klaudia" w:date="2026-06-08T15:17:00Z"/>
              </w:rPr>
            </w:pPr>
            <w:ins w:id="1287" w:author="Marmol, Dominika Klaudia" w:date="2026-06-08T15:17:00Z">
              <w:r w:rsidRPr="00B17611">
                <w:rPr>
                  <w:rFonts w:eastAsiaTheme="minorEastAsia"/>
                </w:rPr>
                <w:t xml:space="preserve">As selected from Part A </w:t>
              </w:r>
            </w:ins>
          </w:p>
        </w:tc>
        <w:tc>
          <w:tcPr>
            <w:tcW w:w="850" w:type="dxa"/>
            <w:tcBorders>
              <w:top w:val="single" w:sz="4" w:space="0" w:color="auto"/>
              <w:bottom w:val="single" w:sz="4" w:space="0" w:color="auto"/>
            </w:tcBorders>
          </w:tcPr>
          <w:p w14:paraId="4979FF86" w14:textId="77777777" w:rsidR="00166CEA" w:rsidRPr="00B17611" w:rsidRDefault="00E27C57" w:rsidP="00F147E0">
            <w:pPr>
              <w:pStyle w:val="Table-Text-Centered9pt"/>
              <w:rPr>
                <w:ins w:id="1288" w:author="Marmol, Dominika Klaudia" w:date="2026-06-08T15:17:00Z"/>
              </w:rPr>
            </w:pPr>
            <w:ins w:id="1289" w:author="Marmol, Dominika Klaudia" w:date="2026-06-08T15:17:00Z">
              <w:del w:id="1290" w:author="BNT" w:date="2026-05-08T09:57:00Z">
                <w:r w:rsidRPr="003157E5">
                  <w:delText>Solution for IV infusion</w:delText>
                </w:r>
              </w:del>
              <w:r w:rsidRPr="00B17611">
                <w:t>IV</w:t>
              </w:r>
            </w:ins>
          </w:p>
        </w:tc>
        <w:tc>
          <w:tcPr>
            <w:tcW w:w="3686" w:type="dxa"/>
            <w:tcBorders>
              <w:top w:val="single" w:sz="4" w:space="0" w:color="auto"/>
              <w:bottom w:val="single" w:sz="4" w:space="0" w:color="auto"/>
            </w:tcBorders>
          </w:tcPr>
          <w:p w14:paraId="684C8933" w14:textId="77777777" w:rsidR="00166CEA" w:rsidRPr="00B17611" w:rsidRDefault="00E27C57" w:rsidP="00F147E0">
            <w:pPr>
              <w:pStyle w:val="Table-Text-Centered9pt"/>
              <w:rPr>
                <w:ins w:id="1291" w:author="Marmol, Dominika Klaudia" w:date="2026-06-08T15:17:00Z"/>
                <w:rFonts w:eastAsiaTheme="minorEastAsia"/>
              </w:rPr>
            </w:pPr>
            <w:ins w:id="1292" w:author="Marmol, Dominika Klaudia" w:date="2026-06-08T15:17:00Z">
              <w:r w:rsidRPr="00B17611">
                <w:rPr>
                  <w:rFonts w:eastAsiaTheme="minorEastAsia"/>
                </w:rPr>
                <w:t>BNT317: Q2W</w:t>
              </w:r>
            </w:ins>
          </w:p>
          <w:p w14:paraId="5B385B58" w14:textId="77777777" w:rsidR="00166CEA" w:rsidRPr="00B17611" w:rsidRDefault="00E27C57" w:rsidP="00F147E0">
            <w:pPr>
              <w:pStyle w:val="Table-Text-Centered9pt"/>
              <w:rPr>
                <w:ins w:id="1293" w:author="Marmol, Dominika Klaudia" w:date="2026-06-08T15:17:00Z"/>
              </w:rPr>
            </w:pPr>
            <w:ins w:id="1294" w:author="Marmol, Dominika Klaudia" w:date="2026-06-08T15:17:00Z">
              <w:r w:rsidRPr="00B17611">
                <w:rPr>
                  <w:rFonts w:eastAsiaTheme="minorEastAsia"/>
                </w:rPr>
                <w:t>Docetaxel: 75 mg/m</w:t>
              </w:r>
              <w:r w:rsidRPr="00B17611">
                <w:rPr>
                  <w:rFonts w:eastAsiaTheme="minorEastAsia"/>
                  <w:vertAlign w:val="superscript"/>
                </w:rPr>
                <w:t>2</w:t>
              </w:r>
              <w:r w:rsidRPr="00B17611">
                <w:rPr>
                  <w:rFonts w:eastAsiaTheme="minorEastAsia"/>
                </w:rPr>
                <w:t xml:space="preserve"> Q3W (or 60 mg/m</w:t>
              </w:r>
              <w:r w:rsidRPr="00B17611">
                <w:rPr>
                  <w:rFonts w:eastAsiaTheme="minorEastAsia"/>
                  <w:vertAlign w:val="superscript"/>
                </w:rPr>
                <w:t>2</w:t>
              </w:r>
              <w:r w:rsidRPr="00B17611">
                <w:rPr>
                  <w:rFonts w:eastAsiaTheme="minorEastAsia"/>
                </w:rPr>
                <w:t xml:space="preserve"> Q3W).</w:t>
              </w:r>
            </w:ins>
          </w:p>
        </w:tc>
        <w:tc>
          <w:tcPr>
            <w:tcW w:w="1417" w:type="dxa"/>
            <w:tcBorders>
              <w:top w:val="single" w:sz="4" w:space="0" w:color="auto"/>
              <w:bottom w:val="single" w:sz="4" w:space="0" w:color="auto"/>
            </w:tcBorders>
          </w:tcPr>
          <w:p w14:paraId="1C151570" w14:textId="77777777" w:rsidR="00166CEA" w:rsidRPr="00B17611" w:rsidRDefault="00E27C57" w:rsidP="00F147E0">
            <w:pPr>
              <w:pStyle w:val="Table-Text-Centered9pt"/>
              <w:rPr>
                <w:ins w:id="1295" w:author="Marmol, Dominika Klaudia" w:date="2026-06-08T15:17:00Z"/>
              </w:rPr>
            </w:pPr>
            <w:ins w:id="1296" w:author="Marmol, Dominika Klaudia" w:date="2026-06-08T15:17:00Z">
              <w:r w:rsidRPr="00B17611">
                <w:t>10</w:t>
              </w:r>
            </w:ins>
          </w:p>
        </w:tc>
        <w:tc>
          <w:tcPr>
            <w:tcW w:w="1100" w:type="dxa"/>
            <w:tcBorders>
              <w:top w:val="single" w:sz="4" w:space="0" w:color="auto"/>
            </w:tcBorders>
          </w:tcPr>
          <w:p w14:paraId="6FE434B0" w14:textId="77777777" w:rsidR="00166CEA" w:rsidRPr="00B17611" w:rsidRDefault="00E27C57" w:rsidP="00F147E0">
            <w:pPr>
              <w:pStyle w:val="Table-Text-Centered9pt"/>
              <w:rPr>
                <w:ins w:id="1297" w:author="Marmol, Dominika Klaudia" w:date="2026-06-08T15:17:00Z"/>
                <w:color w:val="000000" w:themeColor="text1"/>
              </w:rPr>
            </w:pPr>
            <w:ins w:id="1298" w:author="Marmol, Dominika Klaudia" w:date="2026-06-08T15:17:00Z">
              <w:r w:rsidRPr="00B17611">
                <w:rPr>
                  <w:color w:val="000000" w:themeColor="text1"/>
                </w:rPr>
                <w:t xml:space="preserve">Open-label </w:t>
              </w:r>
            </w:ins>
          </w:p>
        </w:tc>
      </w:tr>
      <w:tr w:rsidR="008F5115" w14:paraId="0CD42E01" w14:textId="77777777" w:rsidTr="00F147E0">
        <w:trPr>
          <w:tblHeader/>
          <w:jc w:val="center"/>
          <w:ins w:id="1299" w:author="Marmol, Dominika Klaudia" w:date="2026-06-08T15:17:00Z"/>
          <w:del w:id="1300" w:author="BNT" w:date="2026-05-08T09:57:00Z"/>
        </w:trPr>
        <w:tc>
          <w:tcPr>
            <w:tcW w:w="2263" w:type="dxa"/>
            <w:gridSpan w:val="2"/>
          </w:tcPr>
          <w:p w14:paraId="702B5684" w14:textId="77777777" w:rsidR="00166CEA" w:rsidRPr="003157E5" w:rsidRDefault="00E27C57" w:rsidP="00F147E0">
            <w:pPr>
              <w:pStyle w:val="Table-1row-Left"/>
              <w:keepNext w:val="0"/>
              <w:keepLines w:val="0"/>
              <w:rPr>
                <w:ins w:id="1301" w:author="Marmol, Dominika Klaudia" w:date="2026-06-08T15:17:00Z"/>
                <w:del w:id="1302" w:author="BNT" w:date="2026-05-08T09:57:00Z"/>
              </w:rPr>
            </w:pPr>
            <w:ins w:id="1303" w:author="Marmol, Dominika Klaudia" w:date="2026-06-08T15:17:00Z">
              <w:del w:id="1304" w:author="BNT" w:date="2026-05-08T09:57:00Z">
                <w:r w:rsidRPr="003157E5">
                  <w:delText>Unit dose strength</w:delText>
                </w:r>
              </w:del>
            </w:ins>
          </w:p>
        </w:tc>
        <w:tc>
          <w:tcPr>
            <w:tcW w:w="7365" w:type="dxa"/>
            <w:gridSpan w:val="7"/>
            <w:vAlign w:val="center"/>
          </w:tcPr>
          <w:p w14:paraId="49A2FD17" w14:textId="77777777" w:rsidR="00166CEA" w:rsidRPr="003157E5" w:rsidRDefault="00E27C57" w:rsidP="00F147E0">
            <w:pPr>
              <w:pStyle w:val="Table-Text-Left"/>
              <w:rPr>
                <w:ins w:id="1305" w:author="Marmol, Dominika Klaudia" w:date="2026-06-08T15:17:00Z"/>
                <w:del w:id="1306" w:author="BNT" w:date="2026-05-08T09:57:00Z"/>
                <w:color w:val="0000FF"/>
              </w:rPr>
            </w:pPr>
            <w:ins w:id="1307" w:author="Marmol, Dominika Klaudia" w:date="2026-06-08T15:17:00Z">
              <w:del w:id="1308" w:author="BNT" w:date="2026-05-08T09:57:00Z">
                <w:r w:rsidRPr="003157E5">
                  <w:delText xml:space="preserve">See </w:delText>
                </w:r>
                <w:r w:rsidRPr="003157E5">
                  <w:rPr>
                    <w:color w:val="0000FF"/>
                  </w:rPr>
                  <w:fldChar w:fldCharType="begin"/>
                </w:r>
                <w:r w:rsidRPr="003157E5">
                  <w:rPr>
                    <w:color w:val="0000FF"/>
                  </w:rPr>
                  <w:delInstrText xml:space="preserve"> REF _Ref168495825 \h  \* Mergeformat </w:delInstrText>
                </w:r>
              </w:del>
            </w:ins>
            <w:del w:id="1309" w:author="BNT" w:date="2026-05-08T09:57:00Z">
              <w:r w:rsidRPr="003157E5">
                <w:rPr>
                  <w:color w:val="0000FF"/>
                </w:rPr>
              </w:r>
            </w:del>
            <w:ins w:id="1310" w:author="Marmol, Dominika Klaudia" w:date="2026-06-08T15:17:00Z">
              <w:del w:id="1311" w:author="BNT" w:date="2026-05-08T09:57:00Z">
                <w:r w:rsidRPr="003157E5">
                  <w:rPr>
                    <w:color w:val="0000FF"/>
                  </w:rPr>
                  <w:fldChar w:fldCharType="separate"/>
                </w:r>
                <w:r w:rsidRPr="005B1E44">
                  <w:rPr>
                    <w:color w:val="0000FF"/>
                  </w:rPr>
                  <w:delText>Table 3</w:delText>
                </w:r>
                <w:r w:rsidRPr="003157E5">
                  <w:rPr>
                    <w:color w:val="0000FF"/>
                  </w:rPr>
                  <w:fldChar w:fldCharType="end"/>
                </w:r>
              </w:del>
            </w:ins>
          </w:p>
        </w:tc>
      </w:tr>
      <w:tr w:rsidR="008F5115" w14:paraId="5379421C" w14:textId="77777777" w:rsidTr="00F147E0">
        <w:trPr>
          <w:tblHeader/>
          <w:jc w:val="center"/>
          <w:ins w:id="1312" w:author="Marmol, Dominika Klaudia" w:date="2026-06-08T15:17:00Z"/>
          <w:del w:id="1313" w:author="BNT" w:date="2026-05-08T09:57:00Z"/>
        </w:trPr>
        <w:tc>
          <w:tcPr>
            <w:tcW w:w="2263" w:type="dxa"/>
            <w:gridSpan w:val="2"/>
            <w:vAlign w:val="center"/>
          </w:tcPr>
          <w:p w14:paraId="42F59D40" w14:textId="77777777" w:rsidR="00166CEA" w:rsidRPr="003157E5" w:rsidRDefault="00E27C57" w:rsidP="00F147E0">
            <w:pPr>
              <w:pStyle w:val="Table-1row-Left"/>
              <w:keepNext w:val="0"/>
              <w:keepLines w:val="0"/>
              <w:rPr>
                <w:ins w:id="1314" w:author="Marmol, Dominika Klaudia" w:date="2026-06-08T15:17:00Z"/>
                <w:del w:id="1315" w:author="BNT" w:date="2026-05-08T09:57:00Z"/>
              </w:rPr>
            </w:pPr>
            <w:ins w:id="1316" w:author="Marmol, Dominika Klaudia" w:date="2026-06-08T15:17:00Z">
              <w:del w:id="1317" w:author="BNT" w:date="2026-05-08T09:57:00Z">
                <w:r w:rsidRPr="003157E5">
                  <w:delText>Diluent</w:delText>
                </w:r>
              </w:del>
            </w:ins>
          </w:p>
        </w:tc>
        <w:tc>
          <w:tcPr>
            <w:tcW w:w="7365" w:type="dxa"/>
            <w:gridSpan w:val="7"/>
            <w:vAlign w:val="center"/>
          </w:tcPr>
          <w:p w14:paraId="639E85A0" w14:textId="77777777" w:rsidR="00166CEA" w:rsidRPr="003157E5" w:rsidRDefault="00E27C57" w:rsidP="00F147E0">
            <w:pPr>
              <w:pStyle w:val="Table-Text-Left"/>
              <w:rPr>
                <w:ins w:id="1318" w:author="Marmol, Dominika Klaudia" w:date="2026-06-08T15:17:00Z"/>
                <w:del w:id="1319" w:author="BNT" w:date="2026-05-08T09:57:00Z"/>
              </w:rPr>
            </w:pPr>
            <w:ins w:id="1320" w:author="Marmol, Dominika Klaudia" w:date="2026-06-08T15:17:00Z">
              <w:del w:id="1321" w:author="BNT" w:date="2026-05-08T09:57:00Z">
                <w:r w:rsidRPr="003157E5">
                  <w:delText>Saline solution</w:delText>
                </w:r>
              </w:del>
            </w:ins>
          </w:p>
        </w:tc>
      </w:tr>
    </w:tbl>
    <w:p w14:paraId="4CE0831F" w14:textId="17D6BECF" w:rsidR="00166CEA" w:rsidRPr="00EB3B66" w:rsidRDefault="00166CEA" w:rsidP="00567652">
      <w:pPr>
        <w:pStyle w:val="Body-TextSynopsis"/>
        <w:rPr>
          <w:ins w:id="1322" w:author="Marmol, Dominika Klaudia" w:date="2026-06-03T16:26:00Z"/>
          <w:sz w:val="24"/>
          <w:szCs w:val="24"/>
          <w:rPrChange w:id="1323" w:author="Marmol, Dominika Klaudia" w:date="2026-06-08T10:11:00Z">
            <w:rPr>
              <w:ins w:id="1324" w:author="Marmol, Dominika Klaudia" w:date="2026-06-03T16:26:00Z"/>
            </w:rPr>
          </w:rPrChange>
        </w:rPr>
        <w:sectPr w:rsidR="00166CEA" w:rsidRPr="00EB3B66" w:rsidSect="00166CEA">
          <w:footnotePr>
            <w:pos w:val="beneathText"/>
            <w:numRestart w:val="eachPage"/>
          </w:footnotePr>
          <w:endnotePr>
            <w:numFmt w:val="decimal"/>
          </w:endnotePr>
          <w:pgSz w:w="16840" w:h="11907" w:orient="landscape" w:code="9"/>
          <w:pgMar w:top="1418" w:right="851" w:bottom="851" w:left="1134" w:header="709" w:footer="709" w:gutter="0"/>
          <w:cols w:space="720"/>
          <w:docGrid w:linePitch="360"/>
        </w:sectPr>
      </w:pPr>
    </w:p>
    <w:p w14:paraId="551EBF14" w14:textId="5C130996" w:rsidR="00383E26" w:rsidRPr="00AF5717" w:rsidRDefault="00383E26" w:rsidP="003778A5">
      <w:pPr>
        <w:autoSpaceDE w:val="0"/>
        <w:autoSpaceDN w:val="0"/>
        <w:adjustRightInd w:val="0"/>
        <w:spacing w:before="120"/>
        <w:rPr>
          <w:rFonts w:ascii="Arial" w:hAnsi="Arial" w:cs="Arial"/>
          <w:color w:val="000000"/>
          <w:sz w:val="24"/>
        </w:rPr>
      </w:pPr>
    </w:p>
    <w:p w14:paraId="1230DDE9" w14:textId="77777777" w:rsidR="00631B2D" w:rsidRPr="00AF5717" w:rsidRDefault="00631B2D" w:rsidP="00CB7FF0">
      <w:pPr>
        <w:autoSpaceDE w:val="0"/>
        <w:autoSpaceDN w:val="0"/>
        <w:adjustRightInd w:val="0"/>
        <w:spacing w:after="0"/>
        <w:rPr>
          <w:rFonts w:ascii="Arial" w:hAnsi="Arial" w:cs="Arial"/>
          <w:color w:val="000000"/>
          <w:sz w:val="24"/>
        </w:rPr>
      </w:pPr>
    </w:p>
    <w:p w14:paraId="3BEA83A6" w14:textId="42362832" w:rsidR="00631B2D" w:rsidRPr="00AF5717" w:rsidRDefault="00E27C57" w:rsidP="00631B2D">
      <w:pPr>
        <w:pStyle w:val="Caption"/>
        <w:keepNext/>
        <w:rPr>
          <w:rFonts w:ascii="Arial" w:hAnsi="Arial" w:cs="Arial"/>
          <w:sz w:val="24"/>
          <w:szCs w:val="24"/>
        </w:rPr>
      </w:pPr>
      <w:bookmarkStart w:id="1325" w:name="_Ref231831951"/>
      <w:bookmarkStart w:id="1326" w:name="_Toc232068065"/>
      <w:r w:rsidRPr="00AF5717">
        <w:rPr>
          <w:rFonts w:ascii="Arial" w:hAnsi="Arial" w:cs="Arial"/>
          <w:sz w:val="24"/>
          <w:szCs w:val="24"/>
        </w:rPr>
        <w:t>Table</w:t>
      </w:r>
      <w:r w:rsidR="00281AAD">
        <w:rPr>
          <w:rFonts w:ascii="Arial" w:hAnsi="Arial" w:cs="Arial"/>
          <w:sz w:val="24"/>
          <w:szCs w:val="24"/>
        </w:rPr>
        <w:t> </w:t>
      </w:r>
      <w:r w:rsidRPr="00AF5717">
        <w:rPr>
          <w:rFonts w:ascii="Arial" w:hAnsi="Arial" w:cs="Arial"/>
          <w:b w:val="0"/>
          <w:bCs w:val="0"/>
          <w:sz w:val="24"/>
          <w:szCs w:val="24"/>
        </w:rPr>
        <w:fldChar w:fldCharType="begin"/>
      </w:r>
      <w:r w:rsidRPr="00AF5717">
        <w:rPr>
          <w:rFonts w:ascii="Arial" w:hAnsi="Arial" w:cs="Arial"/>
          <w:sz w:val="24"/>
          <w:szCs w:val="24"/>
        </w:rPr>
        <w:instrText xml:space="preserve"> SEQ Table \* ARABIC </w:instrText>
      </w:r>
      <w:r w:rsidRPr="00AF5717">
        <w:rPr>
          <w:rFonts w:ascii="Arial" w:hAnsi="Arial" w:cs="Arial"/>
          <w:b w:val="0"/>
          <w:bCs w:val="0"/>
          <w:sz w:val="24"/>
          <w:szCs w:val="24"/>
        </w:rPr>
        <w:fldChar w:fldCharType="separate"/>
      </w:r>
      <w:ins w:id="1327" w:author="Marmol, Dominika Klaudia" w:date="2026-06-08T17:07:00Z">
        <w:r w:rsidR="002521B7">
          <w:rPr>
            <w:rFonts w:ascii="Arial" w:hAnsi="Arial" w:cs="Arial"/>
            <w:noProof/>
            <w:sz w:val="24"/>
            <w:szCs w:val="24"/>
          </w:rPr>
          <w:t>4</w:t>
        </w:r>
      </w:ins>
      <w:del w:id="1328" w:author="Marmol, Dominika Klaudia" w:date="2026-06-08T15:20:00Z">
        <w:r w:rsidR="00CA5FDB">
          <w:rPr>
            <w:rFonts w:ascii="Arial" w:hAnsi="Arial" w:cs="Arial"/>
            <w:noProof/>
            <w:sz w:val="24"/>
            <w:szCs w:val="24"/>
          </w:rPr>
          <w:delText>2</w:delText>
        </w:r>
      </w:del>
      <w:r w:rsidRPr="00AF5717">
        <w:rPr>
          <w:rFonts w:ascii="Arial" w:hAnsi="Arial" w:cs="Arial"/>
          <w:b w:val="0"/>
          <w:bCs w:val="0"/>
          <w:sz w:val="24"/>
          <w:szCs w:val="24"/>
        </w:rPr>
        <w:fldChar w:fldCharType="end"/>
      </w:r>
      <w:bookmarkEnd w:id="1325"/>
      <w:r w:rsidRPr="00AF5717">
        <w:rPr>
          <w:rFonts w:ascii="Arial" w:hAnsi="Arial" w:cs="Arial"/>
          <w:sz w:val="24"/>
          <w:szCs w:val="24"/>
        </w:rPr>
        <w:t>:</w:t>
      </w:r>
      <w:r w:rsidRPr="00AF5717">
        <w:rPr>
          <w:rFonts w:ascii="Arial" w:hAnsi="Arial" w:cs="Arial"/>
          <w:sz w:val="24"/>
          <w:szCs w:val="24"/>
        </w:rPr>
        <w:tab/>
      </w:r>
      <w:del w:id="1329" w:author="Marmol, Dominika Klaudia" w:date="2026-06-08T15:10:00Z">
        <w:r w:rsidRPr="00AF5717">
          <w:rPr>
            <w:rFonts w:ascii="Arial" w:hAnsi="Arial" w:cs="Arial"/>
            <w:sz w:val="24"/>
            <w:szCs w:val="24"/>
          </w:rPr>
          <w:delText>Trial treatment</w:delText>
        </w:r>
      </w:del>
      <w:ins w:id="1330" w:author="Marmol, Dominika Klaudia" w:date="2026-06-08T15:10:00Z">
        <w:r w:rsidR="00FD6B44">
          <w:rPr>
            <w:rFonts w:ascii="Arial" w:hAnsi="Arial" w:cs="Arial"/>
            <w:sz w:val="24"/>
            <w:szCs w:val="24"/>
          </w:rPr>
          <w:t xml:space="preserve">IMP and chemotherapy </w:t>
        </w:r>
      </w:ins>
      <w:ins w:id="1331" w:author="Marmol, Dominika Klaudia" w:date="2026-06-08T15:11:00Z">
        <w:r w:rsidR="00FD6B44">
          <w:rPr>
            <w:rFonts w:ascii="Arial" w:hAnsi="Arial" w:cs="Arial"/>
            <w:sz w:val="24"/>
            <w:szCs w:val="24"/>
          </w:rPr>
          <w:t>–</w:t>
        </w:r>
      </w:ins>
      <w:ins w:id="1332" w:author="Marmol, Dominika Klaudia" w:date="2026-06-08T15:10:00Z">
        <w:r w:rsidR="00FD6B44">
          <w:rPr>
            <w:rFonts w:ascii="Arial" w:hAnsi="Arial" w:cs="Arial"/>
            <w:sz w:val="24"/>
            <w:szCs w:val="24"/>
          </w:rPr>
          <w:t xml:space="preserve"> </w:t>
        </w:r>
      </w:ins>
      <w:ins w:id="1333" w:author="Marmol, Dominika Klaudia" w:date="2026-06-08T15:11:00Z">
        <w:r w:rsidR="00FD6B44">
          <w:rPr>
            <w:rFonts w:ascii="Arial" w:hAnsi="Arial" w:cs="Arial"/>
            <w:sz w:val="24"/>
            <w:szCs w:val="24"/>
          </w:rPr>
          <w:t>All parts</w:t>
        </w:r>
      </w:ins>
      <w:bookmarkEnd w:id="1326"/>
    </w:p>
    <w:tbl>
      <w:tblPr>
        <w:tblStyle w:val="TableGrid"/>
        <w:tblW w:w="4829" w:type="pct"/>
        <w:jc w:val="center"/>
        <w:tblLayout w:type="fixed"/>
        <w:tblLook w:val="0600" w:firstRow="0" w:lastRow="0" w:firstColumn="0" w:lastColumn="0" w:noHBand="1" w:noVBand="1"/>
      </w:tblPr>
      <w:tblGrid>
        <w:gridCol w:w="2263"/>
        <w:gridCol w:w="1985"/>
        <w:gridCol w:w="1702"/>
        <w:gridCol w:w="1983"/>
        <w:gridCol w:w="1695"/>
      </w:tblGrid>
      <w:tr w:rsidR="008F5115" w14:paraId="420AD47C" w14:textId="77777777" w:rsidTr="00FD6B44">
        <w:trPr>
          <w:trHeight w:val="284"/>
          <w:tblHeader/>
          <w:jc w:val="center"/>
          <w:ins w:id="1334" w:author="Marmol, Dominika Klaudia" w:date="2026-06-08T15:10:00Z"/>
        </w:trPr>
        <w:tc>
          <w:tcPr>
            <w:tcW w:w="1175" w:type="pct"/>
            <w:shd w:val="clear" w:color="auto" w:fill="F2F2F2" w:themeFill="background1" w:themeFillShade="F2"/>
          </w:tcPr>
          <w:p w14:paraId="38D9F4DE" w14:textId="77777777" w:rsidR="00FD6B44" w:rsidRPr="009E183E" w:rsidRDefault="00FD6B44" w:rsidP="00F147E0">
            <w:pPr>
              <w:pStyle w:val="Table-1rowLeft9pt"/>
              <w:rPr>
                <w:ins w:id="1335" w:author="Marmol, Dominika Klaudia" w:date="2026-06-08T15:10:00Z"/>
              </w:rPr>
            </w:pPr>
          </w:p>
        </w:tc>
        <w:tc>
          <w:tcPr>
            <w:tcW w:w="1031" w:type="pct"/>
          </w:tcPr>
          <w:p w14:paraId="1C93BE38" w14:textId="77777777" w:rsidR="00FD6B44" w:rsidRPr="009E183E" w:rsidRDefault="00E27C57" w:rsidP="00F147E0">
            <w:pPr>
              <w:pStyle w:val="Table-1row-Centered9pt"/>
              <w:rPr>
                <w:ins w:id="1336" w:author="Marmol, Dominika Klaudia" w:date="2026-06-08T15:10:00Z"/>
                <w:lang w:eastAsia="ja-JP"/>
              </w:rPr>
            </w:pPr>
            <w:ins w:id="1337" w:author="Marmol, Dominika Klaudia" w:date="2026-06-08T15:10:00Z">
              <w:r w:rsidRPr="009E183E">
                <w:rPr>
                  <w:lang w:eastAsia="ja-JP"/>
                </w:rPr>
                <w:t xml:space="preserve">All </w:t>
              </w:r>
              <w:r>
                <w:rPr>
                  <w:lang w:eastAsia="ja-JP"/>
                </w:rPr>
                <w:t>parts</w:t>
              </w:r>
            </w:ins>
          </w:p>
        </w:tc>
        <w:tc>
          <w:tcPr>
            <w:tcW w:w="1914" w:type="pct"/>
            <w:gridSpan w:val="2"/>
          </w:tcPr>
          <w:p w14:paraId="6AF52E74" w14:textId="77777777" w:rsidR="00FD6B44" w:rsidRPr="009E183E" w:rsidRDefault="00E27C57" w:rsidP="00F147E0">
            <w:pPr>
              <w:pStyle w:val="Table-1row-Centered9pt"/>
              <w:rPr>
                <w:ins w:id="1338" w:author="Marmol, Dominika Klaudia" w:date="2026-06-08T15:10:00Z"/>
                <w:lang w:eastAsia="ja-JP"/>
              </w:rPr>
            </w:pPr>
            <w:ins w:id="1339" w:author="Marmol, Dominika Klaudia" w:date="2026-06-08T15:10:00Z">
              <w:r>
                <w:rPr>
                  <w:lang w:eastAsia="ja-JP"/>
                </w:rPr>
                <w:t>Part B2</w:t>
              </w:r>
            </w:ins>
          </w:p>
        </w:tc>
        <w:tc>
          <w:tcPr>
            <w:tcW w:w="880" w:type="pct"/>
          </w:tcPr>
          <w:p w14:paraId="5B03F640" w14:textId="77777777" w:rsidR="00FD6B44" w:rsidRPr="009E183E" w:rsidRDefault="00E27C57" w:rsidP="00F147E0">
            <w:pPr>
              <w:pStyle w:val="Table-1row-Centered9pt"/>
              <w:rPr>
                <w:ins w:id="1340" w:author="Marmol, Dominika Klaudia" w:date="2026-06-08T15:10:00Z"/>
                <w:lang w:eastAsia="ja-JP"/>
              </w:rPr>
            </w:pPr>
            <w:ins w:id="1341" w:author="Marmol, Dominika Klaudia" w:date="2026-06-08T15:10:00Z">
              <w:r>
                <w:rPr>
                  <w:lang w:eastAsia="ja-JP"/>
                </w:rPr>
                <w:t>Part B3</w:t>
              </w:r>
            </w:ins>
          </w:p>
        </w:tc>
      </w:tr>
      <w:tr w:rsidR="008F5115" w14:paraId="6FECFC9C" w14:textId="77777777" w:rsidTr="00FD6B44">
        <w:trPr>
          <w:trHeight w:val="284"/>
          <w:jc w:val="center"/>
          <w:ins w:id="1342" w:author="Marmol, Dominika Klaudia" w:date="2026-06-08T15:10:00Z"/>
        </w:trPr>
        <w:tc>
          <w:tcPr>
            <w:tcW w:w="1175" w:type="pct"/>
            <w:shd w:val="clear" w:color="auto" w:fill="F2F2F2" w:themeFill="background1" w:themeFillShade="F2"/>
          </w:tcPr>
          <w:p w14:paraId="34866DB8" w14:textId="77777777" w:rsidR="00FD6B44" w:rsidRPr="00943A7C" w:rsidRDefault="00E27C57" w:rsidP="00F147E0">
            <w:pPr>
              <w:pStyle w:val="Table-1rowLeft9pt"/>
              <w:rPr>
                <w:ins w:id="1343" w:author="Marmol, Dominika Klaudia" w:date="2026-06-08T15:10:00Z"/>
              </w:rPr>
            </w:pPr>
            <w:ins w:id="1344" w:author="Marmol, Dominika Klaudia" w:date="2026-06-08T15:10:00Z">
              <w:r w:rsidRPr="00943A7C">
                <w:t>Trial treatment name</w:t>
              </w:r>
            </w:ins>
          </w:p>
        </w:tc>
        <w:tc>
          <w:tcPr>
            <w:tcW w:w="1031" w:type="pct"/>
          </w:tcPr>
          <w:p w14:paraId="242BE910" w14:textId="77777777" w:rsidR="00FD6B44" w:rsidRPr="00943A7C" w:rsidRDefault="00E27C57" w:rsidP="00F147E0">
            <w:pPr>
              <w:pStyle w:val="Table-Text-Centered9pt"/>
              <w:rPr>
                <w:ins w:id="1345" w:author="Marmol, Dominika Klaudia" w:date="2026-06-08T15:10:00Z"/>
              </w:rPr>
            </w:pPr>
            <w:ins w:id="1346" w:author="Marmol, Dominika Klaudia" w:date="2026-06-08T15:10:00Z">
              <w:r w:rsidRPr="00943A7C">
                <w:t>BNT317</w:t>
              </w:r>
            </w:ins>
          </w:p>
        </w:tc>
        <w:tc>
          <w:tcPr>
            <w:tcW w:w="884" w:type="pct"/>
          </w:tcPr>
          <w:p w14:paraId="4398CDA6" w14:textId="77777777" w:rsidR="00FD6B44" w:rsidRPr="00943A7C" w:rsidRDefault="00E27C57" w:rsidP="00F147E0">
            <w:pPr>
              <w:pStyle w:val="Table-Text-Centered9pt"/>
              <w:rPr>
                <w:ins w:id="1347" w:author="Marmol, Dominika Klaudia" w:date="2026-06-08T15:10:00Z"/>
              </w:rPr>
            </w:pPr>
            <w:ins w:id="1348" w:author="Marmol, Dominika Klaudia" w:date="2026-06-08T15:10:00Z">
              <w:r w:rsidRPr="00943A7C">
                <w:t>Ramucirumab</w:t>
              </w:r>
            </w:ins>
          </w:p>
        </w:tc>
        <w:tc>
          <w:tcPr>
            <w:tcW w:w="1030" w:type="pct"/>
          </w:tcPr>
          <w:p w14:paraId="5816340B" w14:textId="77777777" w:rsidR="00FD6B44" w:rsidRPr="00943A7C" w:rsidRDefault="00E27C57" w:rsidP="00F147E0">
            <w:pPr>
              <w:pStyle w:val="Table-Text-Centered9pt"/>
              <w:rPr>
                <w:ins w:id="1349" w:author="Marmol, Dominika Klaudia" w:date="2026-06-08T15:10:00Z"/>
              </w:rPr>
            </w:pPr>
            <w:ins w:id="1350" w:author="Marmol, Dominika Klaudia" w:date="2026-06-08T15:10:00Z">
              <w:r w:rsidRPr="00943A7C">
                <w:t>Paclitaxel</w:t>
              </w:r>
            </w:ins>
          </w:p>
        </w:tc>
        <w:tc>
          <w:tcPr>
            <w:tcW w:w="880" w:type="pct"/>
          </w:tcPr>
          <w:p w14:paraId="66D7628F" w14:textId="77777777" w:rsidR="00FD6B44" w:rsidRPr="00943A7C" w:rsidRDefault="00E27C57" w:rsidP="00F147E0">
            <w:pPr>
              <w:pStyle w:val="Table-Text-Centered9pt"/>
              <w:rPr>
                <w:ins w:id="1351" w:author="Marmol, Dominika Klaudia" w:date="2026-06-08T15:10:00Z"/>
              </w:rPr>
            </w:pPr>
            <w:ins w:id="1352" w:author="Marmol, Dominika Klaudia" w:date="2026-06-08T15:10:00Z">
              <w:r w:rsidRPr="00943A7C">
                <w:t>Docetaxel</w:t>
              </w:r>
            </w:ins>
          </w:p>
        </w:tc>
      </w:tr>
      <w:tr w:rsidR="008F5115" w14:paraId="79AC3C78" w14:textId="77777777" w:rsidTr="00FD6B44">
        <w:trPr>
          <w:trHeight w:val="284"/>
          <w:jc w:val="center"/>
          <w:ins w:id="1353" w:author="Marmol, Dominika Klaudia" w:date="2026-06-08T15:10:00Z"/>
        </w:trPr>
        <w:tc>
          <w:tcPr>
            <w:tcW w:w="1175" w:type="pct"/>
            <w:shd w:val="clear" w:color="auto" w:fill="F2F2F2" w:themeFill="background1" w:themeFillShade="F2"/>
          </w:tcPr>
          <w:p w14:paraId="71A3E5C1" w14:textId="77777777" w:rsidR="00FD6B44" w:rsidRPr="00943A7C" w:rsidRDefault="00E27C57" w:rsidP="00F147E0">
            <w:pPr>
              <w:pStyle w:val="Table-1rowLeft9pt"/>
              <w:rPr>
                <w:ins w:id="1354" w:author="Marmol, Dominika Klaudia" w:date="2026-06-08T15:10:00Z"/>
                <w:rFonts w:eastAsia="Arial"/>
              </w:rPr>
            </w:pPr>
            <w:ins w:id="1355" w:author="Marmol, Dominika Klaudia" w:date="2026-06-08T15:10:00Z">
              <w:r w:rsidRPr="00943A7C">
                <w:t>Trial treatment type</w:t>
              </w:r>
            </w:ins>
          </w:p>
        </w:tc>
        <w:tc>
          <w:tcPr>
            <w:tcW w:w="1031" w:type="pct"/>
            <w:shd w:val="clear" w:color="auto" w:fill="FFFFFF" w:themeFill="background1"/>
          </w:tcPr>
          <w:p w14:paraId="37B20B55" w14:textId="77777777" w:rsidR="00FD6B44" w:rsidRPr="00943A7C" w:rsidRDefault="00E27C57" w:rsidP="00F147E0">
            <w:pPr>
              <w:pStyle w:val="Table-Text-Centered9pt"/>
              <w:rPr>
                <w:ins w:id="1356" w:author="Marmol, Dominika Klaudia" w:date="2026-06-08T15:10:00Z"/>
              </w:rPr>
            </w:pPr>
            <w:ins w:id="1357" w:author="Marmol, Dominika Klaudia" w:date="2026-06-08T15:10:00Z">
              <w:r w:rsidRPr="00943A7C">
                <w:t>IMP (per ICH, experimental)</w:t>
              </w:r>
            </w:ins>
          </w:p>
        </w:tc>
        <w:tc>
          <w:tcPr>
            <w:tcW w:w="884" w:type="pct"/>
            <w:shd w:val="clear" w:color="auto" w:fill="FFFFFF" w:themeFill="background1"/>
          </w:tcPr>
          <w:p w14:paraId="44699D36" w14:textId="77777777" w:rsidR="00FD6B44" w:rsidRPr="00943A7C" w:rsidRDefault="00E27C57" w:rsidP="00F147E0">
            <w:pPr>
              <w:pStyle w:val="Table-Text-Centered9pt"/>
              <w:rPr>
                <w:ins w:id="1358" w:author="Marmol, Dominika Klaudia" w:date="2026-06-08T15:10:00Z"/>
              </w:rPr>
            </w:pPr>
            <w:ins w:id="1359" w:author="Marmol, Dominika Klaudia" w:date="2026-06-08T15:10:00Z">
              <w:r w:rsidRPr="00943A7C">
                <w:t>Fully human IgG1 monoclonal antibody</w:t>
              </w:r>
            </w:ins>
          </w:p>
        </w:tc>
        <w:tc>
          <w:tcPr>
            <w:tcW w:w="1030" w:type="pct"/>
          </w:tcPr>
          <w:p w14:paraId="22C0F896" w14:textId="77777777" w:rsidR="00FD6B44" w:rsidRPr="00943A7C" w:rsidRDefault="00E27C57" w:rsidP="00F147E0">
            <w:pPr>
              <w:pStyle w:val="Table-Text-Centered9pt"/>
              <w:rPr>
                <w:ins w:id="1360" w:author="Marmol, Dominika Klaudia" w:date="2026-06-08T15:10:00Z"/>
              </w:rPr>
            </w:pPr>
            <w:ins w:id="1361" w:author="Marmol, Dominika Klaudia" w:date="2026-06-08T15:10:00Z">
              <w:r w:rsidRPr="00943A7C">
                <w:t>Authorized Chemotherapy</w:t>
              </w:r>
            </w:ins>
          </w:p>
        </w:tc>
        <w:tc>
          <w:tcPr>
            <w:tcW w:w="880" w:type="pct"/>
            <w:shd w:val="clear" w:color="auto" w:fill="FFFFFF" w:themeFill="background1"/>
          </w:tcPr>
          <w:p w14:paraId="600D4F68" w14:textId="77777777" w:rsidR="00FD6B44" w:rsidRPr="00943A7C" w:rsidRDefault="00E27C57" w:rsidP="00F147E0">
            <w:pPr>
              <w:pStyle w:val="Table-Text-Centered9pt"/>
              <w:rPr>
                <w:ins w:id="1362" w:author="Marmol, Dominika Klaudia" w:date="2026-06-08T15:10:00Z"/>
              </w:rPr>
            </w:pPr>
            <w:ins w:id="1363" w:author="Marmol, Dominika Klaudia" w:date="2026-06-08T15:10:00Z">
              <w:r w:rsidRPr="00943A7C">
                <w:t>Authorized Chemotherapy</w:t>
              </w:r>
            </w:ins>
          </w:p>
        </w:tc>
      </w:tr>
      <w:tr w:rsidR="008F5115" w14:paraId="02018EE5" w14:textId="77777777" w:rsidTr="00FD6B44">
        <w:trPr>
          <w:trHeight w:val="284"/>
          <w:jc w:val="center"/>
          <w:ins w:id="1364" w:author="Marmol, Dominika Klaudia" w:date="2026-06-08T15:10:00Z"/>
        </w:trPr>
        <w:tc>
          <w:tcPr>
            <w:tcW w:w="1175" w:type="pct"/>
            <w:shd w:val="clear" w:color="auto" w:fill="F2F2F2" w:themeFill="background1" w:themeFillShade="F2"/>
          </w:tcPr>
          <w:p w14:paraId="5F98B2D1" w14:textId="77777777" w:rsidR="00FD6B44" w:rsidRPr="00943A7C" w:rsidRDefault="00E27C57" w:rsidP="00F147E0">
            <w:pPr>
              <w:pStyle w:val="Table-1rowLeft9pt"/>
              <w:rPr>
                <w:ins w:id="1365" w:author="Marmol, Dominika Klaudia" w:date="2026-06-08T15:10:00Z"/>
              </w:rPr>
            </w:pPr>
            <w:ins w:id="1366" w:author="Marmol, Dominika Klaudia" w:date="2026-06-08T15:10:00Z">
              <w:r w:rsidRPr="00943A7C">
                <w:t>Trial treatment description</w:t>
              </w:r>
            </w:ins>
          </w:p>
        </w:tc>
        <w:tc>
          <w:tcPr>
            <w:tcW w:w="1031" w:type="pct"/>
            <w:shd w:val="clear" w:color="auto" w:fill="FFFFFF" w:themeFill="background1"/>
          </w:tcPr>
          <w:p w14:paraId="0010D312" w14:textId="77777777" w:rsidR="00FD6B44" w:rsidRPr="00943A7C" w:rsidRDefault="00E27C57" w:rsidP="00F147E0">
            <w:pPr>
              <w:pStyle w:val="Table-Text-Centered9pt"/>
              <w:rPr>
                <w:ins w:id="1367" w:author="Marmol, Dominika Klaudia" w:date="2026-06-08T15:10:00Z"/>
              </w:rPr>
            </w:pPr>
            <w:ins w:id="1368" w:author="Marmol, Dominika Klaudia" w:date="2026-06-08T15:10:00Z">
              <w:r w:rsidRPr="00943A7C">
                <w:t>PD-1/CD39 inhibitor</w:t>
              </w:r>
            </w:ins>
          </w:p>
        </w:tc>
        <w:tc>
          <w:tcPr>
            <w:tcW w:w="884" w:type="pct"/>
            <w:shd w:val="clear" w:color="auto" w:fill="FFFFFF" w:themeFill="background1"/>
          </w:tcPr>
          <w:p w14:paraId="207E1688" w14:textId="77777777" w:rsidR="00FD6B44" w:rsidRPr="00943A7C" w:rsidRDefault="00E27C57" w:rsidP="00F147E0">
            <w:pPr>
              <w:pStyle w:val="Table-Text-Centered9pt"/>
              <w:rPr>
                <w:ins w:id="1369" w:author="Marmol, Dominika Klaudia" w:date="2026-06-08T15:10:00Z"/>
              </w:rPr>
            </w:pPr>
            <w:ins w:id="1370" w:author="Marmol, Dominika Klaudia" w:date="2026-06-08T15:10:00Z">
              <w:r w:rsidRPr="00943A7C">
                <w:t>Antiangiogenesis agent (VEGFR</w:t>
              </w:r>
              <w:r w:rsidRPr="00943A7C">
                <w:rPr>
                  <w:rFonts w:ascii="Cambria Math" w:hAnsi="Cambria Math" w:cs="Cambria Math"/>
                </w:rPr>
                <w:t>‑</w:t>
              </w:r>
              <w:r w:rsidRPr="00943A7C">
                <w:t>2 antagonist)</w:t>
              </w:r>
            </w:ins>
          </w:p>
        </w:tc>
        <w:tc>
          <w:tcPr>
            <w:tcW w:w="1030" w:type="pct"/>
          </w:tcPr>
          <w:p w14:paraId="203333B4" w14:textId="77777777" w:rsidR="00FD6B44" w:rsidRPr="00943A7C" w:rsidRDefault="00E27C57" w:rsidP="00F147E0">
            <w:pPr>
              <w:pStyle w:val="Table-Text-Centered9pt"/>
              <w:rPr>
                <w:ins w:id="1371" w:author="Marmol, Dominika Klaudia" w:date="2026-06-08T15:10:00Z"/>
              </w:rPr>
            </w:pPr>
            <w:ins w:id="1372" w:author="Marmol, Dominika Klaudia" w:date="2026-06-08T15:10:00Z">
              <w:r w:rsidRPr="00943A7C">
                <w:t>Antimicrotubule agent</w:t>
              </w:r>
            </w:ins>
          </w:p>
        </w:tc>
        <w:tc>
          <w:tcPr>
            <w:tcW w:w="880" w:type="pct"/>
            <w:shd w:val="clear" w:color="auto" w:fill="FFFFFF" w:themeFill="background1"/>
          </w:tcPr>
          <w:p w14:paraId="67534EC3" w14:textId="77777777" w:rsidR="00FD6B44" w:rsidRPr="00943A7C" w:rsidRDefault="00E27C57" w:rsidP="00F147E0">
            <w:pPr>
              <w:pStyle w:val="Table-Text-Centered9pt"/>
              <w:rPr>
                <w:ins w:id="1373" w:author="Marmol, Dominika Klaudia" w:date="2026-06-08T15:10:00Z"/>
              </w:rPr>
            </w:pPr>
            <w:ins w:id="1374" w:author="Marmol, Dominika Klaudia" w:date="2026-06-08T15:10:00Z">
              <w:r w:rsidRPr="00943A7C">
                <w:t>Cytotoxic agent</w:t>
              </w:r>
            </w:ins>
          </w:p>
        </w:tc>
      </w:tr>
      <w:tr w:rsidR="008F5115" w14:paraId="35449E43" w14:textId="77777777" w:rsidTr="00FD6B44">
        <w:trPr>
          <w:trHeight w:val="284"/>
          <w:jc w:val="center"/>
          <w:ins w:id="1375" w:author="Marmol, Dominika Klaudia" w:date="2026-06-08T15:10:00Z"/>
        </w:trPr>
        <w:tc>
          <w:tcPr>
            <w:tcW w:w="1175" w:type="pct"/>
            <w:shd w:val="clear" w:color="auto" w:fill="F2F2F2" w:themeFill="background1" w:themeFillShade="F2"/>
          </w:tcPr>
          <w:p w14:paraId="10D3AAEE" w14:textId="77777777" w:rsidR="00FD6B44" w:rsidRPr="00943A7C" w:rsidRDefault="00E27C57" w:rsidP="00F147E0">
            <w:pPr>
              <w:pStyle w:val="Table-1rowLeft9pt"/>
              <w:rPr>
                <w:ins w:id="1376" w:author="Marmol, Dominika Klaudia" w:date="2026-06-08T15:10:00Z"/>
              </w:rPr>
            </w:pPr>
            <w:ins w:id="1377" w:author="Marmol, Dominika Klaudia" w:date="2026-06-08T15:10:00Z">
              <w:r w:rsidRPr="00943A7C">
                <w:t>Additional treatment description</w:t>
              </w:r>
            </w:ins>
          </w:p>
        </w:tc>
        <w:tc>
          <w:tcPr>
            <w:tcW w:w="1031" w:type="pct"/>
            <w:shd w:val="clear" w:color="auto" w:fill="FFFFFF" w:themeFill="background1"/>
          </w:tcPr>
          <w:p w14:paraId="235127BC" w14:textId="77777777" w:rsidR="00FD6B44" w:rsidRPr="00943A7C" w:rsidRDefault="00E27C57" w:rsidP="00F147E0">
            <w:pPr>
              <w:pStyle w:val="Table-Text-Centered9pt"/>
              <w:rPr>
                <w:ins w:id="1378" w:author="Marmol, Dominika Klaudia" w:date="2026-06-08T15:10:00Z"/>
              </w:rPr>
            </w:pPr>
            <w:ins w:id="1379" w:author="Marmol, Dominika Klaudia" w:date="2026-06-08T15:10:00Z">
              <w:r w:rsidRPr="00943A7C">
                <w:t>Recombinant bispecific antibody</w:t>
              </w:r>
            </w:ins>
          </w:p>
        </w:tc>
        <w:tc>
          <w:tcPr>
            <w:tcW w:w="884" w:type="pct"/>
            <w:shd w:val="clear" w:color="auto" w:fill="FFFFFF" w:themeFill="background1"/>
          </w:tcPr>
          <w:p w14:paraId="7B6E1569" w14:textId="77777777" w:rsidR="00FD6B44" w:rsidRPr="00943A7C" w:rsidRDefault="00E27C57" w:rsidP="00F147E0">
            <w:pPr>
              <w:pStyle w:val="Table-Text-Centered9pt"/>
              <w:rPr>
                <w:ins w:id="1380" w:author="Marmol, Dominika Klaudia" w:date="2026-06-08T15:10:00Z"/>
              </w:rPr>
            </w:pPr>
            <w:ins w:id="1381" w:author="Marmol, Dominika Klaudia" w:date="2026-06-08T15:10:00Z">
              <w:r w:rsidRPr="00943A7C">
                <w:t>Targeted biologic therapy</w:t>
              </w:r>
            </w:ins>
          </w:p>
        </w:tc>
        <w:tc>
          <w:tcPr>
            <w:tcW w:w="1030" w:type="pct"/>
          </w:tcPr>
          <w:p w14:paraId="49384D3D" w14:textId="77777777" w:rsidR="00FD6B44" w:rsidRPr="00943A7C" w:rsidRDefault="00E27C57" w:rsidP="00F147E0">
            <w:pPr>
              <w:pStyle w:val="Table-Text-Centered9pt"/>
              <w:rPr>
                <w:ins w:id="1382" w:author="Marmol, Dominika Klaudia" w:date="2026-06-08T15:10:00Z"/>
              </w:rPr>
            </w:pPr>
            <w:ins w:id="1383" w:author="Marmol, Dominika Klaudia" w:date="2026-06-08T15:10:00Z">
              <w:r w:rsidRPr="00943A7C">
                <w:t>Chemotherapy</w:t>
              </w:r>
            </w:ins>
          </w:p>
        </w:tc>
        <w:tc>
          <w:tcPr>
            <w:tcW w:w="880" w:type="pct"/>
            <w:shd w:val="clear" w:color="auto" w:fill="FFFFFF" w:themeFill="background1"/>
          </w:tcPr>
          <w:p w14:paraId="0FF7ECD0" w14:textId="77777777" w:rsidR="00FD6B44" w:rsidRPr="00943A7C" w:rsidRDefault="00E27C57" w:rsidP="00F147E0">
            <w:pPr>
              <w:pStyle w:val="Table-Text-Centered9pt"/>
              <w:rPr>
                <w:ins w:id="1384" w:author="Marmol, Dominika Klaudia" w:date="2026-06-08T15:10:00Z"/>
              </w:rPr>
            </w:pPr>
            <w:ins w:id="1385" w:author="Marmol, Dominika Klaudia" w:date="2026-06-08T15:10:00Z">
              <w:r w:rsidRPr="00943A7C">
                <w:t>Chemotherapy</w:t>
              </w:r>
            </w:ins>
          </w:p>
        </w:tc>
      </w:tr>
      <w:tr w:rsidR="008F5115" w14:paraId="4E2C92DD" w14:textId="77777777" w:rsidTr="00FD6B44">
        <w:trPr>
          <w:trHeight w:val="284"/>
          <w:jc w:val="center"/>
          <w:ins w:id="1386" w:author="Marmol, Dominika Klaudia" w:date="2026-06-08T15:10:00Z"/>
        </w:trPr>
        <w:tc>
          <w:tcPr>
            <w:tcW w:w="1175" w:type="pct"/>
            <w:shd w:val="clear" w:color="auto" w:fill="F2F2F2" w:themeFill="background1" w:themeFillShade="F2"/>
          </w:tcPr>
          <w:p w14:paraId="24783ABF" w14:textId="77777777" w:rsidR="00FD6B44" w:rsidRPr="00943A7C" w:rsidRDefault="00E27C57" w:rsidP="00F147E0">
            <w:pPr>
              <w:pStyle w:val="Table-1rowLeft9pt"/>
              <w:rPr>
                <w:ins w:id="1387" w:author="Marmol, Dominika Klaudia" w:date="2026-06-08T15:10:00Z"/>
              </w:rPr>
            </w:pPr>
            <w:ins w:id="1388" w:author="Marmol, Dominika Klaudia" w:date="2026-06-08T15:10:00Z">
              <w:r w:rsidRPr="00943A7C">
                <w:t>Dosage form</w:t>
              </w:r>
            </w:ins>
          </w:p>
        </w:tc>
        <w:tc>
          <w:tcPr>
            <w:tcW w:w="1031" w:type="pct"/>
            <w:shd w:val="clear" w:color="auto" w:fill="FFFFFF" w:themeFill="background1"/>
          </w:tcPr>
          <w:p w14:paraId="33727306" w14:textId="77777777" w:rsidR="00FD6B44" w:rsidRPr="00943A7C" w:rsidRDefault="00E27C57" w:rsidP="00F147E0">
            <w:pPr>
              <w:pStyle w:val="Table-Text-Centered9pt"/>
              <w:rPr>
                <w:ins w:id="1389" w:author="Marmol, Dominika Klaudia" w:date="2026-06-08T15:10:00Z"/>
              </w:rPr>
            </w:pPr>
            <w:ins w:id="1390" w:author="Marmol, Dominika Klaudia" w:date="2026-06-08T15:10:00Z">
              <w:r w:rsidRPr="00943A7C">
                <w:t>Solution for infusion</w:t>
              </w:r>
            </w:ins>
          </w:p>
        </w:tc>
        <w:tc>
          <w:tcPr>
            <w:tcW w:w="884" w:type="pct"/>
            <w:shd w:val="clear" w:color="auto" w:fill="FFFFFF" w:themeFill="background1"/>
          </w:tcPr>
          <w:p w14:paraId="48B38B84" w14:textId="77777777" w:rsidR="00FD6B44" w:rsidRPr="00943A7C" w:rsidRDefault="00E27C57" w:rsidP="00F147E0">
            <w:pPr>
              <w:pStyle w:val="Table-Text-Centered9pt"/>
              <w:rPr>
                <w:ins w:id="1391" w:author="Marmol, Dominika Klaudia" w:date="2026-06-08T15:10:00Z"/>
              </w:rPr>
            </w:pPr>
            <w:ins w:id="1392" w:author="Marmol, Dominika Klaudia" w:date="2026-06-08T15:10:00Z">
              <w:r w:rsidRPr="00943A7C">
                <w:t>Solution for infusion</w:t>
              </w:r>
            </w:ins>
          </w:p>
        </w:tc>
        <w:tc>
          <w:tcPr>
            <w:tcW w:w="1030" w:type="pct"/>
            <w:shd w:val="clear" w:color="auto" w:fill="FFFFFF" w:themeFill="background1"/>
          </w:tcPr>
          <w:p w14:paraId="2AFC14BB" w14:textId="77777777" w:rsidR="00FD6B44" w:rsidRPr="00943A7C" w:rsidRDefault="00E27C57" w:rsidP="00F147E0">
            <w:pPr>
              <w:pStyle w:val="Table-Text-Centered9pt"/>
              <w:rPr>
                <w:ins w:id="1393" w:author="Marmol, Dominika Klaudia" w:date="2026-06-08T15:10:00Z"/>
              </w:rPr>
            </w:pPr>
            <w:ins w:id="1394" w:author="Marmol, Dominika Klaudia" w:date="2026-06-08T15:10:00Z">
              <w:r w:rsidRPr="00943A7C">
                <w:t>Solution for infusion</w:t>
              </w:r>
            </w:ins>
          </w:p>
        </w:tc>
        <w:tc>
          <w:tcPr>
            <w:tcW w:w="880" w:type="pct"/>
            <w:shd w:val="clear" w:color="auto" w:fill="FFFFFF" w:themeFill="background1"/>
          </w:tcPr>
          <w:p w14:paraId="23B4123E" w14:textId="77777777" w:rsidR="00FD6B44" w:rsidRPr="00943A7C" w:rsidRDefault="00E27C57" w:rsidP="00F147E0">
            <w:pPr>
              <w:pStyle w:val="Table-Text-Centered9pt"/>
              <w:rPr>
                <w:ins w:id="1395" w:author="Marmol, Dominika Klaudia" w:date="2026-06-08T15:10:00Z"/>
              </w:rPr>
            </w:pPr>
            <w:ins w:id="1396" w:author="Marmol, Dominika Klaudia" w:date="2026-06-08T15:10:00Z">
              <w:r w:rsidRPr="00943A7C">
                <w:t>Solution for infusion</w:t>
              </w:r>
            </w:ins>
          </w:p>
        </w:tc>
      </w:tr>
      <w:tr w:rsidR="008F5115" w14:paraId="5B6D26A4" w14:textId="77777777" w:rsidTr="00FD6B44">
        <w:trPr>
          <w:trHeight w:val="284"/>
          <w:jc w:val="center"/>
          <w:ins w:id="1397" w:author="Marmol, Dominika Klaudia" w:date="2026-06-08T15:10:00Z"/>
        </w:trPr>
        <w:tc>
          <w:tcPr>
            <w:tcW w:w="1175" w:type="pct"/>
            <w:shd w:val="clear" w:color="auto" w:fill="F2F2F2" w:themeFill="background1" w:themeFillShade="F2"/>
          </w:tcPr>
          <w:p w14:paraId="1F0B06EC" w14:textId="77777777" w:rsidR="00FD6B44" w:rsidRPr="00943A7C" w:rsidRDefault="00E27C57" w:rsidP="00F147E0">
            <w:pPr>
              <w:pStyle w:val="Table-1rowLeft9pt"/>
              <w:rPr>
                <w:ins w:id="1398" w:author="Marmol, Dominika Klaudia" w:date="2026-06-08T15:10:00Z"/>
              </w:rPr>
            </w:pPr>
            <w:ins w:id="1399" w:author="Marmol, Dominika Klaudia" w:date="2026-06-08T15:10:00Z">
              <w:r w:rsidRPr="00943A7C">
                <w:t>Unit dose strength(s)</w:t>
              </w:r>
            </w:ins>
          </w:p>
        </w:tc>
        <w:tc>
          <w:tcPr>
            <w:tcW w:w="1031" w:type="pct"/>
            <w:shd w:val="clear" w:color="auto" w:fill="FFFFFF" w:themeFill="background1"/>
          </w:tcPr>
          <w:p w14:paraId="05154F06" w14:textId="77777777" w:rsidR="00FD6B44" w:rsidRPr="00943A7C" w:rsidRDefault="00E27C57" w:rsidP="00F147E0">
            <w:pPr>
              <w:pStyle w:val="Table-Text-Centered9pt"/>
              <w:rPr>
                <w:ins w:id="1400" w:author="Marmol, Dominika Klaudia" w:date="2026-06-08T15:10:00Z"/>
              </w:rPr>
            </w:pPr>
            <w:ins w:id="1401" w:author="Marmol, Dominika Klaudia" w:date="2026-06-08T15:10:00Z">
              <w:r w:rsidRPr="00943A7C">
                <w:t>See the local product label</w:t>
              </w:r>
            </w:ins>
          </w:p>
        </w:tc>
        <w:tc>
          <w:tcPr>
            <w:tcW w:w="884" w:type="pct"/>
            <w:shd w:val="clear" w:color="auto" w:fill="FFFFFF" w:themeFill="background1"/>
          </w:tcPr>
          <w:p w14:paraId="1D855101" w14:textId="77777777" w:rsidR="00FD6B44" w:rsidRPr="00943A7C" w:rsidRDefault="00E27C57" w:rsidP="00F147E0">
            <w:pPr>
              <w:pStyle w:val="Table-Text-Centered9pt"/>
              <w:rPr>
                <w:ins w:id="1402" w:author="Marmol, Dominika Klaudia" w:date="2026-06-08T15:10:00Z"/>
              </w:rPr>
            </w:pPr>
            <w:ins w:id="1403" w:author="Marmol, Dominika Klaudia" w:date="2026-06-08T15:10:00Z">
              <w:r w:rsidRPr="00943A7C">
                <w:t>See the local product label</w:t>
              </w:r>
            </w:ins>
          </w:p>
        </w:tc>
        <w:tc>
          <w:tcPr>
            <w:tcW w:w="1030" w:type="pct"/>
            <w:shd w:val="clear" w:color="auto" w:fill="FFFFFF" w:themeFill="background1"/>
          </w:tcPr>
          <w:p w14:paraId="1E815334" w14:textId="77777777" w:rsidR="00FD6B44" w:rsidRPr="00943A7C" w:rsidRDefault="00E27C57" w:rsidP="00F147E0">
            <w:pPr>
              <w:pStyle w:val="Table-Text-Centered9pt"/>
              <w:rPr>
                <w:ins w:id="1404" w:author="Marmol, Dominika Klaudia" w:date="2026-06-08T15:10:00Z"/>
              </w:rPr>
            </w:pPr>
            <w:ins w:id="1405" w:author="Marmol, Dominika Klaudia" w:date="2026-06-08T15:10:00Z">
              <w:r w:rsidRPr="00943A7C">
                <w:t>See the local product label</w:t>
              </w:r>
            </w:ins>
          </w:p>
        </w:tc>
        <w:tc>
          <w:tcPr>
            <w:tcW w:w="880" w:type="pct"/>
            <w:shd w:val="clear" w:color="auto" w:fill="FFFFFF" w:themeFill="background1"/>
          </w:tcPr>
          <w:p w14:paraId="6261C270" w14:textId="77777777" w:rsidR="00FD6B44" w:rsidRPr="00943A7C" w:rsidRDefault="00E27C57" w:rsidP="00F147E0">
            <w:pPr>
              <w:pStyle w:val="Table-Text-Centered9pt"/>
              <w:rPr>
                <w:ins w:id="1406" w:author="Marmol, Dominika Klaudia" w:date="2026-06-08T15:10:00Z"/>
              </w:rPr>
            </w:pPr>
            <w:ins w:id="1407" w:author="Marmol, Dominika Klaudia" w:date="2026-06-08T15:10:00Z">
              <w:r w:rsidRPr="00943A7C">
                <w:t>See the local product label</w:t>
              </w:r>
            </w:ins>
          </w:p>
        </w:tc>
      </w:tr>
      <w:tr w:rsidR="008F5115" w14:paraId="0EC29607" w14:textId="77777777" w:rsidTr="00FD6B44">
        <w:trPr>
          <w:trHeight w:val="284"/>
          <w:jc w:val="center"/>
          <w:ins w:id="1408" w:author="Marmol, Dominika Klaudia" w:date="2026-06-08T15:10:00Z"/>
        </w:trPr>
        <w:tc>
          <w:tcPr>
            <w:tcW w:w="1175" w:type="pct"/>
            <w:shd w:val="clear" w:color="auto" w:fill="F2F2F2" w:themeFill="background1" w:themeFillShade="F2"/>
          </w:tcPr>
          <w:p w14:paraId="05704742" w14:textId="77777777" w:rsidR="00FD6B44" w:rsidRPr="00943A7C" w:rsidRDefault="00E27C57" w:rsidP="00F147E0">
            <w:pPr>
              <w:pStyle w:val="Table-1rowLeft9pt"/>
              <w:rPr>
                <w:ins w:id="1409" w:author="Marmol, Dominika Klaudia" w:date="2026-06-08T15:10:00Z"/>
              </w:rPr>
            </w:pPr>
            <w:ins w:id="1410" w:author="Marmol, Dominika Klaudia" w:date="2026-06-08T15:10:00Z">
              <w:r w:rsidRPr="00943A7C">
                <w:t xml:space="preserve">Dosage regimen </w:t>
              </w:r>
            </w:ins>
          </w:p>
        </w:tc>
        <w:tc>
          <w:tcPr>
            <w:tcW w:w="1031" w:type="pct"/>
            <w:shd w:val="clear" w:color="auto" w:fill="FFFFFF" w:themeFill="background1"/>
          </w:tcPr>
          <w:p w14:paraId="3F6A751C" w14:textId="54D4C39E" w:rsidR="00FD6B44" w:rsidRPr="005F1F9B" w:rsidRDefault="00E27C57" w:rsidP="00F147E0">
            <w:pPr>
              <w:pStyle w:val="Table-Text-Centered9pt"/>
              <w:rPr>
                <w:ins w:id="1411" w:author="Marmol, Dominika Klaudia" w:date="2026-06-08T15:10:00Z"/>
              </w:rPr>
            </w:pPr>
            <w:ins w:id="1412" w:author="Marmol, Dominika Klaudia" w:date="2026-06-08T15:10:00Z">
              <w:r w:rsidRPr="005F1F9B">
                <w:t xml:space="preserve">See </w:t>
              </w:r>
            </w:ins>
            <w:ins w:id="1413" w:author="Marmol, Dominika Klaudia" w:date="2026-06-08T17:26:00Z">
              <w:r w:rsidR="005F1F9B" w:rsidRPr="005F1F9B">
                <w:rPr>
                  <w:color w:val="0000FF"/>
                </w:rPr>
                <w:fldChar w:fldCharType="begin"/>
              </w:r>
              <w:r w:rsidR="005F1F9B" w:rsidRPr="005F1F9B">
                <w:rPr>
                  <w:color w:val="0000FF"/>
                  <w:rPrChange w:id="1414" w:author="Marmol, Dominika Klaudia" w:date="2026-06-08T17:26:00Z">
                    <w:rPr/>
                  </w:rPrChange>
                </w:rPr>
                <w:instrText xml:space="preserve"> REF _Ref224822093 \h </w:instrText>
              </w:r>
            </w:ins>
            <w:r w:rsidR="005F1F9B" w:rsidRPr="005F1F9B">
              <w:rPr>
                <w:color w:val="0000FF"/>
              </w:rPr>
              <w:instrText xml:space="preserve"> \* MERGEFORMAT </w:instrText>
            </w:r>
            <w:r w:rsidR="005F1F9B" w:rsidRPr="005F1F9B">
              <w:rPr>
                <w:color w:val="0000FF"/>
              </w:rPr>
            </w:r>
            <w:ins w:id="1415" w:author="Marmol, Dominika Klaudia" w:date="2026-06-08T17:26:00Z">
              <w:r w:rsidR="005F1F9B" w:rsidRPr="005F1F9B">
                <w:rPr>
                  <w:color w:val="0000FF"/>
                </w:rPr>
                <w:fldChar w:fldCharType="separate"/>
              </w:r>
              <w:r w:rsidR="005F1F9B" w:rsidRPr="005F1F9B">
                <w:rPr>
                  <w:color w:val="0000FF"/>
                  <w:rPrChange w:id="1416" w:author="Marmol, Dominika Klaudia" w:date="2026-06-08T17:26:00Z">
                    <w:rPr>
                      <w:sz w:val="20"/>
                    </w:rPr>
                  </w:rPrChange>
                </w:rPr>
                <w:t>Table </w:t>
              </w:r>
              <w:r w:rsidR="005F1F9B" w:rsidRPr="005F1F9B">
                <w:rPr>
                  <w:noProof/>
                  <w:color w:val="0000FF"/>
                  <w:rPrChange w:id="1417" w:author="Marmol, Dominika Klaudia" w:date="2026-06-08T17:26:00Z">
                    <w:rPr>
                      <w:noProof/>
                      <w:sz w:val="20"/>
                      <w:szCs w:val="20"/>
                    </w:rPr>
                  </w:rPrChange>
                </w:rPr>
                <w:t>3</w:t>
              </w:r>
              <w:r w:rsidR="005F1F9B" w:rsidRPr="005F1F9B">
                <w:rPr>
                  <w:color w:val="0000FF"/>
                </w:rPr>
                <w:fldChar w:fldCharType="end"/>
              </w:r>
            </w:ins>
          </w:p>
        </w:tc>
        <w:tc>
          <w:tcPr>
            <w:tcW w:w="884" w:type="pct"/>
            <w:shd w:val="clear" w:color="auto" w:fill="FFFFFF" w:themeFill="background1"/>
          </w:tcPr>
          <w:p w14:paraId="721B8D9C" w14:textId="2724B5F8" w:rsidR="00FD6B44" w:rsidRPr="00943A7C" w:rsidRDefault="00E27C57" w:rsidP="00F147E0">
            <w:pPr>
              <w:pStyle w:val="Table-Text-Centered9pt"/>
              <w:rPr>
                <w:ins w:id="1418" w:author="Marmol, Dominika Klaudia" w:date="2026-06-08T15:10:00Z"/>
              </w:rPr>
            </w:pPr>
            <w:ins w:id="1419" w:author="Marmol, Dominika Klaudia" w:date="2026-06-08T15:10:00Z">
              <w:r w:rsidRPr="00943A7C">
                <w:t xml:space="preserve">See </w:t>
              </w:r>
            </w:ins>
            <w:ins w:id="1420" w:author="Marmol, Dominika Klaudia" w:date="2026-06-08T17:26:00Z">
              <w:r w:rsidR="005F1F9B" w:rsidRPr="005F1F9B">
                <w:rPr>
                  <w:color w:val="0000FF"/>
                </w:rPr>
                <w:fldChar w:fldCharType="begin"/>
              </w:r>
              <w:r w:rsidR="005F1F9B" w:rsidRPr="00F147E0">
                <w:rPr>
                  <w:color w:val="0000FF"/>
                </w:rPr>
                <w:instrText xml:space="preserve"> REF _Ref224822093 \h </w:instrText>
              </w:r>
              <w:r w:rsidR="005F1F9B" w:rsidRPr="005F1F9B">
                <w:rPr>
                  <w:color w:val="0000FF"/>
                </w:rPr>
                <w:instrText xml:space="preserve"> \* MERGEFORMAT </w:instrText>
              </w:r>
            </w:ins>
            <w:r w:rsidR="005F1F9B" w:rsidRPr="005F1F9B">
              <w:rPr>
                <w:color w:val="0000FF"/>
              </w:rPr>
            </w:r>
            <w:ins w:id="1421" w:author="Marmol, Dominika Klaudia" w:date="2026-06-08T17:26:00Z">
              <w:r w:rsidR="005F1F9B" w:rsidRPr="005F1F9B">
                <w:rPr>
                  <w:color w:val="0000FF"/>
                </w:rPr>
                <w:fldChar w:fldCharType="separate"/>
              </w:r>
              <w:r w:rsidR="005F1F9B" w:rsidRPr="00F147E0">
                <w:rPr>
                  <w:color w:val="0000FF"/>
                </w:rPr>
                <w:t>Table </w:t>
              </w:r>
              <w:r w:rsidR="005F1F9B" w:rsidRPr="00F147E0">
                <w:rPr>
                  <w:noProof/>
                  <w:color w:val="0000FF"/>
                </w:rPr>
                <w:t>3</w:t>
              </w:r>
              <w:r w:rsidR="005F1F9B" w:rsidRPr="005F1F9B">
                <w:rPr>
                  <w:color w:val="0000FF"/>
                </w:rPr>
                <w:fldChar w:fldCharType="end"/>
              </w:r>
            </w:ins>
          </w:p>
        </w:tc>
        <w:tc>
          <w:tcPr>
            <w:tcW w:w="1030" w:type="pct"/>
            <w:shd w:val="clear" w:color="auto" w:fill="FFFFFF" w:themeFill="background1"/>
          </w:tcPr>
          <w:p w14:paraId="26147CBB" w14:textId="207133BD" w:rsidR="00FD6B44" w:rsidRPr="00943A7C" w:rsidRDefault="00E27C57" w:rsidP="00F147E0">
            <w:pPr>
              <w:pStyle w:val="Table-Text-Centered9pt"/>
              <w:rPr>
                <w:ins w:id="1422" w:author="Marmol, Dominika Klaudia" w:date="2026-06-08T15:10:00Z"/>
              </w:rPr>
            </w:pPr>
            <w:ins w:id="1423" w:author="Marmol, Dominika Klaudia" w:date="2026-06-08T15:10:00Z">
              <w:r w:rsidRPr="00943A7C">
                <w:t xml:space="preserve">See </w:t>
              </w:r>
            </w:ins>
            <w:ins w:id="1424" w:author="Marmol, Dominika Klaudia" w:date="2026-06-08T17:26:00Z">
              <w:r w:rsidR="005F1F9B" w:rsidRPr="005F1F9B">
                <w:rPr>
                  <w:color w:val="0000FF"/>
                </w:rPr>
                <w:fldChar w:fldCharType="begin"/>
              </w:r>
              <w:r w:rsidR="005F1F9B" w:rsidRPr="00F147E0">
                <w:rPr>
                  <w:color w:val="0000FF"/>
                </w:rPr>
                <w:instrText xml:space="preserve"> REF _Ref224822093 \h </w:instrText>
              </w:r>
              <w:r w:rsidR="005F1F9B" w:rsidRPr="005F1F9B">
                <w:rPr>
                  <w:color w:val="0000FF"/>
                </w:rPr>
                <w:instrText xml:space="preserve"> \* MERGEFORMAT </w:instrText>
              </w:r>
            </w:ins>
            <w:r w:rsidR="005F1F9B" w:rsidRPr="005F1F9B">
              <w:rPr>
                <w:color w:val="0000FF"/>
              </w:rPr>
            </w:r>
            <w:ins w:id="1425" w:author="Marmol, Dominika Klaudia" w:date="2026-06-08T17:26:00Z">
              <w:r w:rsidR="005F1F9B" w:rsidRPr="005F1F9B">
                <w:rPr>
                  <w:color w:val="0000FF"/>
                </w:rPr>
                <w:fldChar w:fldCharType="separate"/>
              </w:r>
              <w:r w:rsidR="005F1F9B" w:rsidRPr="00F147E0">
                <w:rPr>
                  <w:color w:val="0000FF"/>
                </w:rPr>
                <w:t>Table </w:t>
              </w:r>
              <w:r w:rsidR="005F1F9B" w:rsidRPr="00F147E0">
                <w:rPr>
                  <w:noProof/>
                  <w:color w:val="0000FF"/>
                </w:rPr>
                <w:t>3</w:t>
              </w:r>
              <w:r w:rsidR="005F1F9B" w:rsidRPr="005F1F9B">
                <w:rPr>
                  <w:color w:val="0000FF"/>
                </w:rPr>
                <w:fldChar w:fldCharType="end"/>
              </w:r>
            </w:ins>
          </w:p>
        </w:tc>
        <w:tc>
          <w:tcPr>
            <w:tcW w:w="880" w:type="pct"/>
            <w:shd w:val="clear" w:color="auto" w:fill="FFFFFF" w:themeFill="background1"/>
          </w:tcPr>
          <w:p w14:paraId="7B01CA80" w14:textId="5F048160" w:rsidR="00FD6B44" w:rsidRPr="00943A7C" w:rsidRDefault="00E27C57" w:rsidP="00F147E0">
            <w:pPr>
              <w:pStyle w:val="Table-Text-Centered9pt"/>
              <w:rPr>
                <w:ins w:id="1426" w:author="Marmol, Dominika Klaudia" w:date="2026-06-08T15:10:00Z"/>
              </w:rPr>
            </w:pPr>
            <w:ins w:id="1427" w:author="Marmol, Dominika Klaudia" w:date="2026-06-08T15:10:00Z">
              <w:r w:rsidRPr="00943A7C">
                <w:t xml:space="preserve">See </w:t>
              </w:r>
            </w:ins>
            <w:ins w:id="1428" w:author="Marmol, Dominika Klaudia" w:date="2026-06-08T17:26:00Z">
              <w:r w:rsidR="005F1F9B" w:rsidRPr="005F1F9B">
                <w:rPr>
                  <w:color w:val="0000FF"/>
                </w:rPr>
                <w:fldChar w:fldCharType="begin"/>
              </w:r>
              <w:r w:rsidR="005F1F9B" w:rsidRPr="00F147E0">
                <w:rPr>
                  <w:color w:val="0000FF"/>
                </w:rPr>
                <w:instrText xml:space="preserve"> REF _Ref224822093 \h </w:instrText>
              </w:r>
              <w:r w:rsidR="005F1F9B" w:rsidRPr="005F1F9B">
                <w:rPr>
                  <w:color w:val="0000FF"/>
                </w:rPr>
                <w:instrText xml:space="preserve"> \* MERGEFORMAT </w:instrText>
              </w:r>
            </w:ins>
            <w:r w:rsidR="005F1F9B" w:rsidRPr="005F1F9B">
              <w:rPr>
                <w:color w:val="0000FF"/>
              </w:rPr>
            </w:r>
            <w:ins w:id="1429" w:author="Marmol, Dominika Klaudia" w:date="2026-06-08T17:26:00Z">
              <w:r w:rsidR="005F1F9B" w:rsidRPr="005F1F9B">
                <w:rPr>
                  <w:color w:val="0000FF"/>
                </w:rPr>
                <w:fldChar w:fldCharType="separate"/>
              </w:r>
              <w:r w:rsidR="005F1F9B" w:rsidRPr="00F147E0">
                <w:rPr>
                  <w:color w:val="0000FF"/>
                </w:rPr>
                <w:t>Table </w:t>
              </w:r>
              <w:r w:rsidR="005F1F9B" w:rsidRPr="00F147E0">
                <w:rPr>
                  <w:noProof/>
                  <w:color w:val="0000FF"/>
                </w:rPr>
                <w:t>3</w:t>
              </w:r>
              <w:r w:rsidR="005F1F9B" w:rsidRPr="005F1F9B">
                <w:rPr>
                  <w:color w:val="0000FF"/>
                </w:rPr>
                <w:fldChar w:fldCharType="end"/>
              </w:r>
            </w:ins>
          </w:p>
        </w:tc>
      </w:tr>
      <w:tr w:rsidR="008F5115" w14:paraId="03773A9B" w14:textId="77777777" w:rsidTr="00FD6B44">
        <w:trPr>
          <w:trHeight w:val="284"/>
          <w:jc w:val="center"/>
          <w:ins w:id="1430" w:author="Marmol, Dominika Klaudia" w:date="2026-06-08T15:10:00Z"/>
        </w:trPr>
        <w:tc>
          <w:tcPr>
            <w:tcW w:w="1175" w:type="pct"/>
            <w:shd w:val="clear" w:color="auto" w:fill="F2F2F2" w:themeFill="background1" w:themeFillShade="F2"/>
          </w:tcPr>
          <w:p w14:paraId="5A023207" w14:textId="77777777" w:rsidR="00FD6B44" w:rsidRPr="00943A7C" w:rsidRDefault="00E27C57" w:rsidP="00F147E0">
            <w:pPr>
              <w:pStyle w:val="Table-1rowLeft9pt"/>
              <w:rPr>
                <w:ins w:id="1431" w:author="Marmol, Dominika Klaudia" w:date="2026-06-08T15:10:00Z"/>
              </w:rPr>
            </w:pPr>
            <w:ins w:id="1432" w:author="Marmol, Dominika Klaudia" w:date="2026-06-08T15:10:00Z">
              <w:r w:rsidRPr="00943A7C">
                <w:t>Diluent</w:t>
              </w:r>
            </w:ins>
          </w:p>
        </w:tc>
        <w:tc>
          <w:tcPr>
            <w:tcW w:w="1031" w:type="pct"/>
            <w:shd w:val="clear" w:color="auto" w:fill="FFFFFF" w:themeFill="background1"/>
          </w:tcPr>
          <w:p w14:paraId="21462C2F" w14:textId="77777777" w:rsidR="00FD6B44" w:rsidRPr="00943A7C" w:rsidRDefault="00E27C57" w:rsidP="00F147E0">
            <w:pPr>
              <w:pStyle w:val="Table-Text-Centered9pt"/>
              <w:rPr>
                <w:ins w:id="1433" w:author="Marmol, Dominika Klaudia" w:date="2026-06-08T15:10:00Z"/>
              </w:rPr>
            </w:pPr>
            <w:ins w:id="1434" w:author="Marmol, Dominika Klaudia" w:date="2026-06-08T15:10:00Z">
              <w:r w:rsidRPr="00943A7C">
                <w:t>Diluent according to the IMP Manual</w:t>
              </w:r>
            </w:ins>
          </w:p>
        </w:tc>
        <w:tc>
          <w:tcPr>
            <w:tcW w:w="884" w:type="pct"/>
            <w:shd w:val="clear" w:color="auto" w:fill="FFFFFF" w:themeFill="background1"/>
          </w:tcPr>
          <w:p w14:paraId="1C19C14C" w14:textId="77777777" w:rsidR="00FD6B44" w:rsidRPr="00943A7C" w:rsidRDefault="00E27C57" w:rsidP="00F147E0">
            <w:pPr>
              <w:pStyle w:val="Table-Text-Centered9pt"/>
              <w:rPr>
                <w:ins w:id="1435" w:author="Marmol, Dominika Klaudia" w:date="2026-06-08T15:10:00Z"/>
              </w:rPr>
            </w:pPr>
            <w:ins w:id="1436" w:author="Marmol, Dominika Klaudia" w:date="2026-06-08T15:10:00Z">
              <w:r w:rsidRPr="00943A7C">
                <w:t>Diluent according to local product label</w:t>
              </w:r>
            </w:ins>
          </w:p>
        </w:tc>
        <w:tc>
          <w:tcPr>
            <w:tcW w:w="1030" w:type="pct"/>
            <w:shd w:val="clear" w:color="auto" w:fill="FFFFFF" w:themeFill="background1"/>
          </w:tcPr>
          <w:p w14:paraId="23193942" w14:textId="77777777" w:rsidR="00FD6B44" w:rsidRPr="00943A7C" w:rsidRDefault="00E27C57" w:rsidP="00F147E0">
            <w:pPr>
              <w:pStyle w:val="Table-Text-Centered9pt"/>
              <w:rPr>
                <w:ins w:id="1437" w:author="Marmol, Dominika Klaudia" w:date="2026-06-08T15:10:00Z"/>
              </w:rPr>
            </w:pPr>
            <w:ins w:id="1438" w:author="Marmol, Dominika Klaudia" w:date="2026-06-08T15:10:00Z">
              <w:r w:rsidRPr="00943A7C">
                <w:t>Diluent according to local product label</w:t>
              </w:r>
            </w:ins>
          </w:p>
        </w:tc>
        <w:tc>
          <w:tcPr>
            <w:tcW w:w="880" w:type="pct"/>
            <w:shd w:val="clear" w:color="auto" w:fill="FFFFFF" w:themeFill="background1"/>
          </w:tcPr>
          <w:p w14:paraId="19B658BE" w14:textId="77777777" w:rsidR="00FD6B44" w:rsidRPr="00943A7C" w:rsidRDefault="00E27C57" w:rsidP="00F147E0">
            <w:pPr>
              <w:pStyle w:val="Table-Text-Centered9pt"/>
              <w:rPr>
                <w:ins w:id="1439" w:author="Marmol, Dominika Klaudia" w:date="2026-06-08T15:10:00Z"/>
              </w:rPr>
            </w:pPr>
            <w:ins w:id="1440" w:author="Marmol, Dominika Klaudia" w:date="2026-06-08T15:10:00Z">
              <w:r w:rsidRPr="00943A7C">
                <w:t>Diluent according to local product label</w:t>
              </w:r>
            </w:ins>
          </w:p>
        </w:tc>
      </w:tr>
      <w:tr w:rsidR="008F5115" w14:paraId="1B870650" w14:textId="77777777" w:rsidTr="00FD6B44">
        <w:trPr>
          <w:trHeight w:val="284"/>
          <w:jc w:val="center"/>
          <w:ins w:id="1441" w:author="Marmol, Dominika Klaudia" w:date="2026-06-08T15:10:00Z"/>
        </w:trPr>
        <w:tc>
          <w:tcPr>
            <w:tcW w:w="1175" w:type="pct"/>
            <w:shd w:val="clear" w:color="auto" w:fill="FFFFFF" w:themeFill="background1"/>
          </w:tcPr>
          <w:p w14:paraId="10100E06" w14:textId="77777777" w:rsidR="00FD6B44" w:rsidRPr="00943A7C" w:rsidRDefault="00E27C57" w:rsidP="00F147E0">
            <w:pPr>
              <w:pStyle w:val="Table-1rowLeft9pt"/>
              <w:rPr>
                <w:ins w:id="1442" w:author="Marmol, Dominika Klaudia" w:date="2026-06-08T15:10:00Z"/>
              </w:rPr>
            </w:pPr>
            <w:ins w:id="1443" w:author="Marmol, Dominika Klaudia" w:date="2026-06-08T15:10:00Z">
              <w:del w:id="1444" w:author="BNT" w:date="2026-05-08T09:57:00Z">
                <w:r w:rsidRPr="003157E5">
                  <w:delText>Number</w:delText>
                </w:r>
              </w:del>
              <w:r w:rsidRPr="00943A7C">
                <w:t xml:space="preserve">Route and mode of </w:t>
              </w:r>
              <w:del w:id="1445" w:author="BNT" w:date="2026-05-08T09:57:00Z">
                <w:r w:rsidRPr="003157E5">
                  <w:delText>participants</w:delText>
                </w:r>
              </w:del>
              <w:r w:rsidRPr="00943A7C">
                <w:t>administration</w:t>
              </w:r>
            </w:ins>
          </w:p>
        </w:tc>
        <w:tc>
          <w:tcPr>
            <w:tcW w:w="1031" w:type="pct"/>
            <w:shd w:val="clear" w:color="auto" w:fill="FFFFFF" w:themeFill="background1"/>
          </w:tcPr>
          <w:p w14:paraId="52F6BB1E" w14:textId="77777777" w:rsidR="00FD6B44" w:rsidRPr="00943A7C" w:rsidRDefault="00E27C57" w:rsidP="00F147E0">
            <w:pPr>
              <w:pStyle w:val="Table-Text-Centered9pt"/>
              <w:rPr>
                <w:ins w:id="1446" w:author="Marmol, Dominika Klaudia" w:date="2026-06-08T15:10:00Z"/>
              </w:rPr>
            </w:pPr>
            <w:ins w:id="1447" w:author="Marmol, Dominika Klaudia" w:date="2026-06-08T15:10:00Z">
              <w:del w:id="1448" w:author="BNT" w:date="2026-05-08T09:57:00Z">
                <w:r w:rsidRPr="003157E5">
                  <w:delText>Dose / route / frequency</w:delText>
                </w:r>
              </w:del>
              <w:r w:rsidRPr="00943A7C">
                <w:t>IV infusion</w:t>
              </w:r>
            </w:ins>
          </w:p>
        </w:tc>
        <w:tc>
          <w:tcPr>
            <w:tcW w:w="884" w:type="pct"/>
            <w:shd w:val="clear" w:color="auto" w:fill="FFFFFF" w:themeFill="background1"/>
          </w:tcPr>
          <w:p w14:paraId="5E755DEA" w14:textId="77777777" w:rsidR="00FD6B44" w:rsidRPr="00943A7C" w:rsidRDefault="00E27C57" w:rsidP="00F147E0">
            <w:pPr>
              <w:pStyle w:val="Table-Text-Centered9pt"/>
              <w:rPr>
                <w:ins w:id="1449" w:author="Marmol, Dominika Klaudia" w:date="2026-06-08T15:10:00Z"/>
              </w:rPr>
            </w:pPr>
            <w:ins w:id="1450" w:author="Marmol, Dominika Klaudia" w:date="2026-06-08T15:10:00Z">
              <w:del w:id="1451" w:author="BNT" w:date="2026-05-08T09:57:00Z">
                <w:r w:rsidRPr="003157E5">
                  <w:delText>Treatment period</w:delText>
                </w:r>
              </w:del>
              <w:r w:rsidRPr="00943A7C">
                <w:t>IV infusion</w:t>
              </w:r>
            </w:ins>
          </w:p>
        </w:tc>
        <w:tc>
          <w:tcPr>
            <w:tcW w:w="1030" w:type="pct"/>
            <w:shd w:val="clear" w:color="auto" w:fill="FFFFFF" w:themeFill="background1"/>
          </w:tcPr>
          <w:p w14:paraId="57A0C90D" w14:textId="77777777" w:rsidR="00FD6B44" w:rsidRPr="00943A7C" w:rsidRDefault="00E27C57" w:rsidP="00F147E0">
            <w:pPr>
              <w:pStyle w:val="Table-Text-Centered9pt"/>
              <w:rPr>
                <w:ins w:id="1452" w:author="Marmol, Dominika Klaudia" w:date="2026-06-08T15:10:00Z"/>
              </w:rPr>
            </w:pPr>
            <w:ins w:id="1453" w:author="Marmol, Dominika Klaudia" w:date="2026-06-08T15:10:00Z">
              <w:r w:rsidRPr="00943A7C">
                <w:t>IV infusion</w:t>
              </w:r>
            </w:ins>
          </w:p>
        </w:tc>
        <w:tc>
          <w:tcPr>
            <w:tcW w:w="880" w:type="pct"/>
            <w:shd w:val="clear" w:color="auto" w:fill="FFFFFF" w:themeFill="background1"/>
          </w:tcPr>
          <w:p w14:paraId="4E4DD8E7" w14:textId="77777777" w:rsidR="00FD6B44" w:rsidRPr="00943A7C" w:rsidRDefault="00E27C57" w:rsidP="00F147E0">
            <w:pPr>
              <w:pStyle w:val="Table-Text-Centered9pt"/>
              <w:rPr>
                <w:ins w:id="1454" w:author="Marmol, Dominika Klaudia" w:date="2026-06-08T15:10:00Z"/>
              </w:rPr>
            </w:pPr>
            <w:ins w:id="1455" w:author="Marmol, Dominika Klaudia" w:date="2026-06-08T15:10:00Z">
              <w:r w:rsidRPr="00943A7C">
                <w:t>IV infusion</w:t>
              </w:r>
            </w:ins>
          </w:p>
        </w:tc>
      </w:tr>
      <w:tr w:rsidR="008F5115" w14:paraId="38525426" w14:textId="77777777" w:rsidTr="00FD6B44">
        <w:trPr>
          <w:trHeight w:val="284"/>
          <w:jc w:val="center"/>
          <w:ins w:id="1456" w:author="Marmol, Dominika Klaudia" w:date="2026-06-08T15:10:00Z"/>
        </w:trPr>
        <w:tc>
          <w:tcPr>
            <w:tcW w:w="1175" w:type="pct"/>
            <w:shd w:val="clear" w:color="auto" w:fill="F2F2F2" w:themeFill="background1" w:themeFillShade="F2"/>
          </w:tcPr>
          <w:p w14:paraId="2609F039" w14:textId="77777777" w:rsidR="00FD6B44" w:rsidRPr="00943A7C" w:rsidRDefault="00E27C57" w:rsidP="00F147E0">
            <w:pPr>
              <w:pStyle w:val="Table-1rowLeft9pt"/>
              <w:rPr>
                <w:ins w:id="1457" w:author="Marmol, Dominika Klaudia" w:date="2026-06-08T15:10:00Z"/>
              </w:rPr>
            </w:pPr>
            <w:ins w:id="1458" w:author="Marmol, Dominika Klaudia" w:date="2026-06-08T15:10:00Z">
              <w:del w:id="1459" w:author="BNT" w:date="2026-05-08T09:57:00Z">
                <w:r w:rsidRPr="003157E5">
                  <w:delText>DL1</w:delText>
                </w:r>
              </w:del>
              <w:r w:rsidRPr="00943A7C">
                <w:t>Packaging and labeling</w:t>
              </w:r>
            </w:ins>
          </w:p>
        </w:tc>
        <w:tc>
          <w:tcPr>
            <w:tcW w:w="3825" w:type="pct"/>
            <w:gridSpan w:val="4"/>
            <w:shd w:val="clear" w:color="auto" w:fill="FFFFFF" w:themeFill="background1"/>
          </w:tcPr>
          <w:p w14:paraId="66518748" w14:textId="77777777" w:rsidR="00FD6B44" w:rsidRPr="003157E5" w:rsidRDefault="00E27C57" w:rsidP="00F147E0">
            <w:pPr>
              <w:pStyle w:val="Table-Text-Centered"/>
              <w:rPr>
                <w:ins w:id="1460" w:author="Marmol, Dominika Klaudia" w:date="2026-06-08T15:10:00Z"/>
                <w:del w:id="1461" w:author="BNT" w:date="2026-05-08T09:57:00Z"/>
              </w:rPr>
            </w:pPr>
            <w:ins w:id="1462" w:author="Marmol, Dominika Klaudia" w:date="2026-06-08T15:10:00Z">
              <w:del w:id="1463" w:author="BNT" w:date="2026-05-08T09:57:00Z">
                <w:r w:rsidRPr="003157E5">
                  <w:delText>Treatment</w:delText>
                </w:r>
              </w:del>
              <w:r w:rsidRPr="00943A7C">
                <w:t xml:space="preserve">BNT317 and chemotherapy will be </w:t>
              </w:r>
              <w:del w:id="1464" w:author="BNT" w:date="2026-05-08T09:57:00Z">
                <w:r w:rsidRPr="003157E5">
                  <w:delText xml:space="preserve">administered until intolerable toxicity, disease progression, withdrawal of consent, </w:delText>
                </w:r>
                <w:r w:rsidRPr="0072224A">
                  <w:delText xml:space="preserve">trial discontinuation </w:delText>
                </w:r>
                <w:r w:rsidRPr="003157E5">
                  <w:delText>or investigator decision (whichever comes first).</w:delText>
                </w:r>
              </w:del>
            </w:ins>
          </w:p>
          <w:p w14:paraId="60BFC76C" w14:textId="77777777" w:rsidR="00FD6B44" w:rsidRPr="00943A7C" w:rsidRDefault="00E27C57" w:rsidP="00F147E0">
            <w:pPr>
              <w:pStyle w:val="Table-Text-Centered9pt"/>
              <w:rPr>
                <w:ins w:id="1465" w:author="Marmol, Dominika Klaudia" w:date="2026-06-08T15:10:00Z"/>
              </w:rPr>
            </w:pPr>
            <w:ins w:id="1466" w:author="Marmol, Dominika Klaudia" w:date="2026-06-08T15:10:00Z">
              <w:del w:id="1467" w:author="BNT" w:date="2026-05-08T09:57:00Z">
                <w:r w:rsidRPr="003157E5">
                  <w:delText xml:space="preserve">At the discretion of the investigator and with the sponsor’s approval, a trial participant may continue trial treatment beyond disease progression per RECIST v1.1, </w:delText>
                </w:r>
              </w:del>
              <w:r w:rsidRPr="00943A7C">
                <w:t xml:space="preserve">provided </w:t>
              </w:r>
              <w:del w:id="1468" w:author="BNT" w:date="2026-05-08T09:57:00Z">
                <w:r w:rsidRPr="003157E5">
                  <w:delText xml:space="preserve">they are deriving clinical benefit, have no clinically significant disease progression, have no decline </w:delText>
                </w:r>
              </w:del>
              <w:r w:rsidRPr="00943A7C">
                <w:t xml:space="preserve">in </w:t>
              </w:r>
              <w:del w:id="1469" w:author="BNT" w:date="2026-05-08T09:57:00Z">
                <w:r w:rsidRPr="003157E5">
                  <w:delText>ECOG performance status, or have no symptomatic rapid disease progression requiring urgent medical intervention. In these cases, a new ICF (for US sites, detailing the FDA-approved therapy</w:delText>
                </w:r>
              </w:del>
              <w:r w:rsidRPr="00943A7C">
                <w:t xml:space="preserve">vials, packed in a carton box. Each vial and </w:t>
              </w:r>
              <w:del w:id="1470" w:author="BNT" w:date="2026-05-08T09:57:00Z">
                <w:r w:rsidRPr="003157E5">
                  <w:delText>risk/benefit)</w:delText>
                </w:r>
              </w:del>
              <w:r w:rsidRPr="00943A7C">
                <w:t xml:space="preserve">carton will be </w:t>
              </w:r>
              <w:del w:id="1471" w:author="BNT" w:date="2026-05-08T09:57:00Z">
                <w:r w:rsidRPr="003157E5">
                  <w:delText xml:space="preserve">signed by the trial participant. Trial treatment continuation beyond disease progression will be for up to 2 years or until unacceptable toxicities, withdrawal of consent, </w:delText>
                </w:r>
                <w:r w:rsidRPr="002D6338">
                  <w:delText xml:space="preserve">trial discontinuation </w:delText>
                </w:r>
                <w:r w:rsidRPr="003157E5">
                  <w:delText>or investigator decision (for</w:delText>
                </w:r>
              </w:del>
              <w:r w:rsidRPr="00943A7C">
                <w:t xml:space="preserve">labeled per country requirements. For further details, see </w:t>
              </w:r>
              <w:del w:id="1472" w:author="BNT" w:date="2026-05-08T09:57:00Z">
                <w:r w:rsidRPr="003157E5">
                  <w:delText>Section </w:delText>
                </w:r>
                <w:r w:rsidRPr="003157E5">
                  <w:rPr>
                    <w:color w:val="0000FF"/>
                  </w:rPr>
                  <w:fldChar w:fldCharType="begin"/>
                </w:r>
                <w:r w:rsidRPr="003157E5">
                  <w:rPr>
                    <w:color w:val="0000FF"/>
                  </w:rPr>
                  <w:delInstrText xml:space="preserve"> REF _Ref140674780 \w \h  \* Mergeformat </w:delInstrText>
                </w:r>
              </w:del>
            </w:ins>
            <w:del w:id="1473" w:author="BNT" w:date="2026-05-08T09:57:00Z">
              <w:r w:rsidRPr="003157E5">
                <w:rPr>
                  <w:color w:val="0000FF"/>
                </w:rPr>
              </w:r>
            </w:del>
            <w:ins w:id="1474" w:author="Marmol, Dominika Klaudia" w:date="2026-06-08T15:10:00Z">
              <w:del w:id="1475" w:author="BNT" w:date="2026-05-08T09:57:00Z">
                <w:r w:rsidRPr="003157E5">
                  <w:rPr>
                    <w:color w:val="0000FF"/>
                  </w:rPr>
                  <w:fldChar w:fldCharType="separate"/>
                </w:r>
                <w:r>
                  <w:rPr>
                    <w:color w:val="0000FF"/>
                  </w:rPr>
                  <w:delText>7.1.2</w:delText>
                </w:r>
                <w:r w:rsidRPr="003157E5">
                  <w:rPr>
                    <w:color w:val="0000FF"/>
                  </w:rPr>
                  <w:fldChar w:fldCharType="end"/>
                </w:r>
                <w:r w:rsidRPr="003157E5">
                  <w:delText>).</w:delText>
                </w:r>
              </w:del>
              <w:r w:rsidRPr="00943A7C">
                <w:t>the IMP Manual.</w:t>
              </w:r>
            </w:ins>
          </w:p>
        </w:tc>
      </w:tr>
      <w:tr w:rsidR="008F5115" w14:paraId="15DF6E95" w14:textId="77777777" w:rsidTr="00FD6B44">
        <w:trPr>
          <w:trHeight w:val="284"/>
          <w:jc w:val="center"/>
          <w:ins w:id="1476" w:author="Marmol, Dominika Klaudia" w:date="2026-06-08T15:10:00Z"/>
        </w:trPr>
        <w:tc>
          <w:tcPr>
            <w:tcW w:w="1175" w:type="pct"/>
            <w:shd w:val="clear" w:color="auto" w:fill="F2F2F2" w:themeFill="background1" w:themeFillShade="F2"/>
          </w:tcPr>
          <w:p w14:paraId="49730E72" w14:textId="77777777" w:rsidR="00FD6B44" w:rsidRPr="00943A7C" w:rsidRDefault="00E27C57" w:rsidP="00F147E0">
            <w:pPr>
              <w:pStyle w:val="Table-1rowLeft9pt"/>
              <w:rPr>
                <w:ins w:id="1477" w:author="Marmol, Dominika Klaudia" w:date="2026-06-08T15:10:00Z"/>
              </w:rPr>
            </w:pPr>
            <w:ins w:id="1478" w:author="Marmol, Dominika Klaudia" w:date="2026-06-08T15:10:00Z">
              <w:del w:id="1479" w:author="BNT" w:date="2026-05-08T09:57:00Z">
                <w:r w:rsidRPr="003157E5">
                  <w:delText>DL2</w:delText>
                </w:r>
              </w:del>
              <w:r w:rsidRPr="00943A7C">
                <w:t>Sourcing</w:t>
              </w:r>
            </w:ins>
          </w:p>
        </w:tc>
        <w:tc>
          <w:tcPr>
            <w:tcW w:w="1031" w:type="pct"/>
            <w:shd w:val="clear" w:color="auto" w:fill="FFFFFF" w:themeFill="background1"/>
          </w:tcPr>
          <w:p w14:paraId="5DFE00AE" w14:textId="77777777" w:rsidR="00FD6B44" w:rsidRPr="00943A7C" w:rsidRDefault="00E27C57" w:rsidP="00F147E0">
            <w:pPr>
              <w:pStyle w:val="Table-Text-Centered9pt"/>
              <w:rPr>
                <w:ins w:id="1480" w:author="Marmol, Dominika Klaudia" w:date="2026-06-08T15:10:00Z"/>
              </w:rPr>
            </w:pPr>
            <w:ins w:id="1481" w:author="Marmol, Dominika Klaudia" w:date="2026-06-08T15:10:00Z">
              <w:del w:id="1482" w:author="BNT" w:date="2026-05-08T09:57:00Z">
                <w:r w:rsidRPr="003157E5">
                  <w:delText>3 to 9</w:delText>
                </w:r>
              </w:del>
              <w:r w:rsidRPr="00943A7C">
                <w:t>Provided centrally by the sponsor.</w:t>
              </w:r>
            </w:ins>
          </w:p>
        </w:tc>
        <w:tc>
          <w:tcPr>
            <w:tcW w:w="2794" w:type="pct"/>
            <w:gridSpan w:val="3"/>
            <w:shd w:val="clear" w:color="auto" w:fill="FFFFFF" w:themeFill="background1"/>
          </w:tcPr>
          <w:p w14:paraId="746D082C" w14:textId="77777777" w:rsidR="00FD6B44" w:rsidRPr="00943A7C" w:rsidRDefault="00E27C57" w:rsidP="00F147E0">
            <w:pPr>
              <w:pStyle w:val="Table-Text-Centered9pt"/>
              <w:rPr>
                <w:ins w:id="1483" w:author="Marmol, Dominika Klaudia" w:date="2026-06-08T15:10:00Z"/>
              </w:rPr>
            </w:pPr>
            <w:ins w:id="1484" w:author="Marmol, Dominika Klaudia" w:date="2026-06-08T15:10:00Z">
              <w:del w:id="1485" w:author="BNT" w:date="2026-05-08T09:57:00Z">
                <w:r w:rsidRPr="003157E5">
                  <w:delText>200 mg IV Q2W</w:delText>
                </w:r>
              </w:del>
              <w:r w:rsidRPr="00943A7C">
                <w:t>Locally sourced by sites or centrally provided by the sponsor.</w:t>
              </w:r>
            </w:ins>
          </w:p>
        </w:tc>
      </w:tr>
    </w:tbl>
    <w:p w14:paraId="4651BA57" w14:textId="77777777" w:rsidR="00FD6B44" w:rsidRDefault="00E27C57">
      <w:pPr>
        <w:pStyle w:val="Table-Footnote"/>
        <w:ind w:left="170" w:right="57"/>
        <w:rPr>
          <w:ins w:id="1486" w:author="Marmol, Dominika Klaudia" w:date="2026-06-08T15:11:00Z"/>
          <w:lang w:eastAsia="ja-JP"/>
        </w:rPr>
        <w:pPrChange w:id="1487" w:author="Marmol, Dominika Klaudia" w:date="2026-06-08T15:11:00Z">
          <w:pPr>
            <w:pStyle w:val="Table-Footnote"/>
          </w:pPr>
        </w:pPrChange>
      </w:pPr>
      <w:ins w:id="1488" w:author="Marmol, Dominika Klaudia" w:date="2026-06-08T15:11:00Z">
        <w:r w:rsidRPr="00943A7C">
          <w:rPr>
            <w:lang w:eastAsia="ja-JP"/>
          </w:rPr>
          <w:t>Abbreviations: CD39 = ectonucleoside triphosphate diphosphohydrolase 1; ICH = International Council on Harmonisation of Technical Requirements for Pharmaceuticals for Human Use; IgG = immunoglobulin 1; IMP = investigational medicinal product; IV = intravenous; PD-1 = programmed death 1; VEGFR2 = vascular endothelial growth factor receptor-2.</w:t>
        </w:r>
      </w:ins>
    </w:p>
    <w:p w14:paraId="3186310B" w14:textId="04007A1B" w:rsidR="00631B2D" w:rsidRPr="00AF5717" w:rsidRDefault="00631B2D" w:rsidP="00CB7FF0">
      <w:pPr>
        <w:autoSpaceDE w:val="0"/>
        <w:autoSpaceDN w:val="0"/>
        <w:adjustRightInd w:val="0"/>
        <w:spacing w:after="0"/>
        <w:rPr>
          <w:del w:id="1489" w:author="Marmol, Dominika Klaudia" w:date="2026-06-03T16:27:00Z"/>
          <w:rFonts w:ascii="Arial" w:hAnsi="Arial" w:cs="Arial"/>
          <w:color w:val="000000"/>
          <w:sz w:val="24"/>
        </w:rPr>
      </w:pPr>
    </w:p>
    <w:p w14:paraId="35EE7A80" w14:textId="057BE973" w:rsidR="00631B2D" w:rsidRPr="00AF5717" w:rsidRDefault="00E27C57" w:rsidP="00631B2D">
      <w:pPr>
        <w:pStyle w:val="Caption"/>
        <w:keepNext/>
        <w:rPr>
          <w:del w:id="1490" w:author="Marmol, Dominika Klaudia" w:date="2026-06-03T16:27:00Z"/>
          <w:rFonts w:ascii="Arial" w:hAnsi="Arial" w:cs="Arial"/>
          <w:sz w:val="24"/>
          <w:szCs w:val="24"/>
        </w:rPr>
      </w:pPr>
      <w:bookmarkStart w:id="1491" w:name="_Ref180247616"/>
      <w:del w:id="1492" w:author="Marmol, Dominika Klaudia" w:date="2026-06-03T16:27:00Z">
        <w:r w:rsidRPr="00AF5717">
          <w:rPr>
            <w:rFonts w:ascii="Arial" w:hAnsi="Arial" w:cs="Arial"/>
            <w:sz w:val="24"/>
            <w:szCs w:val="24"/>
          </w:rPr>
          <w:delText>Table</w:delText>
        </w:r>
        <w:r w:rsidR="00281AAD">
          <w:rPr>
            <w:rFonts w:ascii="Arial" w:hAnsi="Arial" w:cs="Arial"/>
            <w:sz w:val="24"/>
            <w:szCs w:val="24"/>
          </w:rPr>
          <w:delText> </w:delText>
        </w:r>
        <w:r w:rsidRPr="00AF5717">
          <w:rPr>
            <w:rFonts w:ascii="Arial" w:hAnsi="Arial" w:cs="Arial"/>
            <w:b w:val="0"/>
            <w:bCs w:val="0"/>
            <w:sz w:val="24"/>
            <w:szCs w:val="24"/>
          </w:rPr>
          <w:fldChar w:fldCharType="begin"/>
        </w:r>
        <w:r w:rsidRPr="00AF5717">
          <w:rPr>
            <w:rFonts w:ascii="Arial" w:hAnsi="Arial" w:cs="Arial"/>
            <w:sz w:val="24"/>
            <w:szCs w:val="24"/>
          </w:rPr>
          <w:delInstrText xml:space="preserve"> SEQ Table \* ARABIC </w:delInstrText>
        </w:r>
        <w:r w:rsidRPr="00AF5717">
          <w:rPr>
            <w:rFonts w:ascii="Arial" w:hAnsi="Arial" w:cs="Arial"/>
            <w:b w:val="0"/>
            <w:bCs w:val="0"/>
            <w:sz w:val="24"/>
            <w:szCs w:val="24"/>
          </w:rPr>
          <w:fldChar w:fldCharType="separate"/>
        </w:r>
        <w:r w:rsidR="00CA5FDB">
          <w:rPr>
            <w:rFonts w:ascii="Arial" w:hAnsi="Arial" w:cs="Arial"/>
            <w:noProof/>
            <w:sz w:val="24"/>
            <w:szCs w:val="24"/>
          </w:rPr>
          <w:delText>3</w:delText>
        </w:r>
        <w:r w:rsidRPr="00AF5717">
          <w:rPr>
            <w:rFonts w:ascii="Arial" w:hAnsi="Arial" w:cs="Arial"/>
            <w:b w:val="0"/>
            <w:bCs w:val="0"/>
            <w:sz w:val="24"/>
            <w:szCs w:val="24"/>
          </w:rPr>
          <w:fldChar w:fldCharType="end"/>
        </w:r>
        <w:bookmarkEnd w:id="1491"/>
        <w:r w:rsidRPr="00AF5717">
          <w:rPr>
            <w:rFonts w:ascii="Arial" w:hAnsi="Arial" w:cs="Arial"/>
            <w:sz w:val="24"/>
            <w:szCs w:val="24"/>
          </w:rPr>
          <w:delText>:</w:delText>
        </w:r>
        <w:r w:rsidRPr="00AF5717">
          <w:rPr>
            <w:rFonts w:ascii="Arial" w:hAnsi="Arial" w:cs="Arial"/>
            <w:sz w:val="24"/>
            <w:szCs w:val="24"/>
          </w:rPr>
          <w:tab/>
          <w:delText>Overview of treatment groups, populations, and trial treatments</w:delText>
        </w:r>
      </w:del>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23"/>
        <w:gridCol w:w="1467"/>
        <w:gridCol w:w="1908"/>
        <w:gridCol w:w="5571"/>
      </w:tblGrid>
      <w:tr w:rsidR="008F5115" w14:paraId="4C859C1F" w14:textId="791E357B" w:rsidTr="00631B2D">
        <w:trPr>
          <w:tblHeader/>
          <w:jc w:val="center"/>
          <w:del w:id="1493" w:author="Marmol, Dominika Klaudia" w:date="2026-06-03T16:27:00Z"/>
        </w:trPr>
        <w:tc>
          <w:tcPr>
            <w:tcW w:w="1023" w:type="dxa"/>
            <w:shd w:val="clear" w:color="auto" w:fill="F2F2F2" w:themeFill="background1" w:themeFillShade="F2"/>
            <w:vAlign w:val="center"/>
          </w:tcPr>
          <w:p w14:paraId="7EF1014B" w14:textId="076BCB88" w:rsidR="00631B2D" w:rsidRPr="00AF5717" w:rsidRDefault="00E27C57">
            <w:pPr>
              <w:pStyle w:val="Table-1row-Centered"/>
              <w:jc w:val="left"/>
              <w:rPr>
                <w:del w:id="1494" w:author="Marmol, Dominika Klaudia" w:date="2026-06-03T16:27:00Z"/>
              </w:rPr>
            </w:pPr>
            <w:del w:id="1495" w:author="Marmol, Dominika Klaudia" w:date="2026-06-03T16:27:00Z">
              <w:r w:rsidRPr="00AF5717">
                <w:delText>Dose group</w:delText>
              </w:r>
            </w:del>
          </w:p>
        </w:tc>
        <w:tc>
          <w:tcPr>
            <w:tcW w:w="1467" w:type="dxa"/>
            <w:shd w:val="clear" w:color="auto" w:fill="F2F2F2" w:themeFill="background1" w:themeFillShade="F2"/>
            <w:vAlign w:val="center"/>
          </w:tcPr>
          <w:p w14:paraId="7ECB8A56" w14:textId="3A1174C7" w:rsidR="00631B2D" w:rsidRPr="00AF5717" w:rsidRDefault="00E27C57">
            <w:pPr>
              <w:pStyle w:val="Table-1row-Centered"/>
              <w:rPr>
                <w:del w:id="1496" w:author="Marmol, Dominika Klaudia" w:date="2026-06-03T16:27:00Z"/>
              </w:rPr>
            </w:pPr>
            <w:del w:id="1497" w:author="Marmol, Dominika Klaudia" w:date="2026-06-03T16:27:00Z">
              <w:r w:rsidRPr="00AF5717">
                <w:delText>Number of participants</w:delText>
              </w:r>
            </w:del>
          </w:p>
        </w:tc>
        <w:tc>
          <w:tcPr>
            <w:tcW w:w="1908" w:type="dxa"/>
            <w:shd w:val="clear" w:color="auto" w:fill="F2F2F2" w:themeFill="background1" w:themeFillShade="F2"/>
            <w:vAlign w:val="center"/>
          </w:tcPr>
          <w:p w14:paraId="6186FB41" w14:textId="54EE3FF9" w:rsidR="00631B2D" w:rsidRPr="00AF5717" w:rsidRDefault="00E27C57">
            <w:pPr>
              <w:pStyle w:val="Table-1row-Centered"/>
              <w:rPr>
                <w:del w:id="1498" w:author="Marmol, Dominika Klaudia" w:date="2026-06-03T16:27:00Z"/>
              </w:rPr>
            </w:pPr>
            <w:del w:id="1499" w:author="Marmol, Dominika Klaudia" w:date="2026-06-03T16:27:00Z">
              <w:r w:rsidRPr="00AF5717">
                <w:delText>Dose / route / frequency</w:delText>
              </w:r>
            </w:del>
          </w:p>
        </w:tc>
        <w:tc>
          <w:tcPr>
            <w:tcW w:w="5571" w:type="dxa"/>
            <w:shd w:val="clear" w:color="auto" w:fill="F2F2F2" w:themeFill="background1" w:themeFillShade="F2"/>
            <w:vAlign w:val="center"/>
          </w:tcPr>
          <w:p w14:paraId="1261C9C1" w14:textId="02B872F1" w:rsidR="00631B2D" w:rsidRPr="00AF5717" w:rsidRDefault="00E27C57">
            <w:pPr>
              <w:pStyle w:val="Table-1row-Centered"/>
              <w:rPr>
                <w:del w:id="1500" w:author="Marmol, Dominika Klaudia" w:date="2026-06-03T16:27:00Z"/>
              </w:rPr>
            </w:pPr>
            <w:del w:id="1501" w:author="Marmol, Dominika Klaudia" w:date="2026-06-03T16:27:00Z">
              <w:r w:rsidRPr="00AF5717">
                <w:delText>Treatment period</w:delText>
              </w:r>
            </w:del>
          </w:p>
        </w:tc>
      </w:tr>
      <w:tr w:rsidR="008F5115" w14:paraId="3CE4F99D" w14:textId="4B5736AB" w:rsidTr="00631B2D">
        <w:trPr>
          <w:tblHeader/>
          <w:jc w:val="center"/>
          <w:del w:id="1502" w:author="Marmol, Dominika Klaudia" w:date="2026-06-03T16:27:00Z"/>
        </w:trPr>
        <w:tc>
          <w:tcPr>
            <w:tcW w:w="1023" w:type="dxa"/>
            <w:vAlign w:val="center"/>
          </w:tcPr>
          <w:p w14:paraId="3CC33524" w14:textId="0D038B8B" w:rsidR="00631B2D" w:rsidRPr="00AF5717" w:rsidRDefault="00E27C57">
            <w:pPr>
              <w:pStyle w:val="Table-Text-Left"/>
              <w:rPr>
                <w:del w:id="1503" w:author="Marmol, Dominika Klaudia" w:date="2026-06-03T16:27:00Z"/>
              </w:rPr>
            </w:pPr>
            <w:del w:id="1504" w:author="Marmol, Dominika Klaudia" w:date="2026-06-03T16:27:00Z">
              <w:r w:rsidRPr="00AF5717">
                <w:delText>DL1</w:delText>
              </w:r>
            </w:del>
          </w:p>
        </w:tc>
        <w:tc>
          <w:tcPr>
            <w:tcW w:w="1467" w:type="dxa"/>
            <w:vAlign w:val="center"/>
          </w:tcPr>
          <w:p w14:paraId="27DA84CA" w14:textId="7A5B756E" w:rsidR="00631B2D" w:rsidRPr="00AF5717" w:rsidRDefault="00E27C57">
            <w:pPr>
              <w:pStyle w:val="Table-Text-Left"/>
              <w:jc w:val="center"/>
              <w:rPr>
                <w:del w:id="1505" w:author="Marmol, Dominika Klaudia" w:date="2026-06-03T16:27:00Z"/>
              </w:rPr>
            </w:pPr>
            <w:del w:id="1506" w:author="Marmol, Dominika Klaudia" w:date="2026-06-03T16:27:00Z">
              <w:r w:rsidRPr="00AF5717">
                <w:delText>Up to 3</w:delText>
              </w:r>
            </w:del>
          </w:p>
        </w:tc>
        <w:tc>
          <w:tcPr>
            <w:tcW w:w="1908" w:type="dxa"/>
            <w:vAlign w:val="center"/>
          </w:tcPr>
          <w:p w14:paraId="052503A4" w14:textId="33E30E27" w:rsidR="00631B2D" w:rsidRPr="00AF5717" w:rsidRDefault="00E27C57">
            <w:pPr>
              <w:pStyle w:val="Table-Text-Left"/>
              <w:jc w:val="center"/>
              <w:rPr>
                <w:del w:id="1507" w:author="Marmol, Dominika Klaudia" w:date="2026-06-03T16:27:00Z"/>
              </w:rPr>
            </w:pPr>
            <w:del w:id="1508" w:author="Marmol, Dominika Klaudia" w:date="2026-06-03T16:27:00Z">
              <w:r w:rsidRPr="00AF5717">
                <w:delText>70 mg IV Q2W</w:delText>
              </w:r>
            </w:del>
          </w:p>
        </w:tc>
        <w:tc>
          <w:tcPr>
            <w:tcW w:w="5571" w:type="dxa"/>
            <w:vMerge w:val="restart"/>
            <w:vAlign w:val="center"/>
          </w:tcPr>
          <w:p w14:paraId="68E07E2B" w14:textId="04678E5D" w:rsidR="00631B2D" w:rsidRPr="00AF5717" w:rsidRDefault="00E27C57" w:rsidP="00631B2D">
            <w:pPr>
              <w:autoSpaceDE w:val="0"/>
              <w:autoSpaceDN w:val="0"/>
              <w:adjustRightInd w:val="0"/>
              <w:spacing w:after="0"/>
              <w:jc w:val="center"/>
              <w:rPr>
                <w:del w:id="1509" w:author="Marmol, Dominika Klaudia" w:date="2026-06-03T16:27:00Z"/>
                <w:rFonts w:ascii="Arial" w:hAnsi="Arial" w:cs="Arial"/>
                <w:color w:val="000000"/>
              </w:rPr>
            </w:pPr>
            <w:del w:id="1510" w:author="Marmol, Dominika Klaudia" w:date="2026-06-03T16:27:00Z">
              <w:r w:rsidRPr="00AF5717">
                <w:rPr>
                  <w:rFonts w:ascii="Arial" w:hAnsi="Arial" w:cs="Arial"/>
                  <w:color w:val="000000"/>
                </w:rPr>
                <w:delText>Treatment will be administered until intolerable toxicity,</w:delText>
              </w:r>
            </w:del>
          </w:p>
          <w:p w14:paraId="08ACB6E2" w14:textId="16DDD4C5" w:rsidR="00631B2D" w:rsidRPr="00AF5717" w:rsidRDefault="00E27C57" w:rsidP="00631B2D">
            <w:pPr>
              <w:autoSpaceDE w:val="0"/>
              <w:autoSpaceDN w:val="0"/>
              <w:adjustRightInd w:val="0"/>
              <w:spacing w:after="0"/>
              <w:jc w:val="center"/>
              <w:rPr>
                <w:del w:id="1511" w:author="Marmol, Dominika Klaudia" w:date="2026-06-03T16:27:00Z"/>
                <w:rFonts w:ascii="Arial" w:hAnsi="Arial" w:cs="Arial"/>
                <w:color w:val="000000"/>
              </w:rPr>
            </w:pPr>
            <w:del w:id="1512" w:author="Marmol, Dominika Klaudia" w:date="2026-06-03T16:27:00Z">
              <w:r w:rsidRPr="00AF5717">
                <w:rPr>
                  <w:rFonts w:ascii="Arial" w:hAnsi="Arial" w:cs="Arial"/>
                  <w:color w:val="000000"/>
                </w:rPr>
                <w:delText xml:space="preserve">disease progression, withdrawal of consent, </w:delText>
              </w:r>
              <w:r w:rsidR="004156FB">
                <w:rPr>
                  <w:rFonts w:ascii="Arial" w:hAnsi="Arial" w:cs="Arial"/>
                  <w:color w:val="000000"/>
                </w:rPr>
                <w:delText xml:space="preserve">trial discontinuation </w:delText>
              </w:r>
              <w:r w:rsidRPr="00AF5717">
                <w:rPr>
                  <w:rFonts w:ascii="Arial" w:hAnsi="Arial" w:cs="Arial"/>
                  <w:color w:val="000000"/>
                </w:rPr>
                <w:delText>or investigator decision (whichever comes first).</w:delText>
              </w:r>
            </w:del>
          </w:p>
          <w:p w14:paraId="474AED7F" w14:textId="46BE7A31" w:rsidR="00631B2D" w:rsidRPr="00AF5717" w:rsidRDefault="00E27C57" w:rsidP="000842C5">
            <w:pPr>
              <w:autoSpaceDE w:val="0"/>
              <w:autoSpaceDN w:val="0"/>
              <w:adjustRightInd w:val="0"/>
              <w:spacing w:after="0"/>
              <w:jc w:val="center"/>
              <w:rPr>
                <w:del w:id="1513" w:author="Marmol, Dominika Klaudia" w:date="2026-06-03T16:27:00Z"/>
                <w:rFonts w:ascii="Arial" w:hAnsi="Arial" w:cs="Arial"/>
                <w:color w:val="000000"/>
              </w:rPr>
            </w:pPr>
            <w:del w:id="1514" w:author="Marmol, Dominika Klaudia" w:date="2026-06-03T16:27:00Z">
              <w:r w:rsidRPr="00AF5717">
                <w:rPr>
                  <w:rFonts w:ascii="Arial" w:eastAsia="ArialMT" w:hAnsi="Arial" w:cs="Arial"/>
                  <w:color w:val="000000"/>
                </w:rPr>
                <w:delText xml:space="preserve">At the discretion of the investigator and with the sponsor’s </w:delText>
              </w:r>
              <w:r w:rsidRPr="00AF5717">
                <w:rPr>
                  <w:rFonts w:ascii="Arial" w:hAnsi="Arial" w:cs="Arial"/>
                  <w:color w:val="000000"/>
                </w:rPr>
                <w:delText>approval, a trial participant may continue trial treatment</w:delText>
              </w:r>
              <w:r w:rsidR="000842C5">
                <w:rPr>
                  <w:rFonts w:ascii="Arial" w:hAnsi="Arial" w:cs="Arial"/>
                  <w:color w:val="000000"/>
                </w:rPr>
                <w:delText xml:space="preserve"> </w:delText>
              </w:r>
              <w:r w:rsidRPr="00AF5717">
                <w:rPr>
                  <w:rFonts w:ascii="Arial" w:hAnsi="Arial" w:cs="Arial"/>
                  <w:color w:val="000000"/>
                </w:rPr>
                <w:delText>beyond disease progression per RECIST v1.1, provided</w:delText>
              </w:r>
              <w:r w:rsidR="000842C5">
                <w:rPr>
                  <w:rFonts w:ascii="Arial" w:hAnsi="Arial" w:cs="Arial"/>
                  <w:color w:val="000000"/>
                </w:rPr>
                <w:delText xml:space="preserve"> </w:delText>
              </w:r>
              <w:r w:rsidRPr="00AF5717">
                <w:rPr>
                  <w:rFonts w:ascii="Arial" w:hAnsi="Arial" w:cs="Arial"/>
                  <w:color w:val="000000"/>
                </w:rPr>
                <w:delText>they are deriving clinical benefit, have no clinically</w:delText>
              </w:r>
              <w:r w:rsidR="000842C5">
                <w:rPr>
                  <w:rFonts w:ascii="Arial" w:hAnsi="Arial" w:cs="Arial"/>
                  <w:color w:val="000000"/>
                </w:rPr>
                <w:delText xml:space="preserve"> </w:delText>
              </w:r>
              <w:r w:rsidRPr="00AF5717">
                <w:rPr>
                  <w:rFonts w:ascii="Arial" w:hAnsi="Arial" w:cs="Arial"/>
                  <w:color w:val="000000"/>
                </w:rPr>
                <w:delText>significant disease progression, have no decline in ECOG</w:delText>
              </w:r>
              <w:r w:rsidR="000842C5">
                <w:rPr>
                  <w:rFonts w:ascii="Arial" w:hAnsi="Arial" w:cs="Arial"/>
                  <w:color w:val="000000"/>
                </w:rPr>
                <w:delText xml:space="preserve"> </w:delText>
              </w:r>
              <w:r w:rsidRPr="00AF5717">
                <w:rPr>
                  <w:rFonts w:ascii="Arial" w:hAnsi="Arial" w:cs="Arial"/>
                  <w:color w:val="000000"/>
                </w:rPr>
                <w:delText>performance status, or have no symptomatic rapid</w:delText>
              </w:r>
              <w:r w:rsidR="000842C5">
                <w:rPr>
                  <w:rFonts w:ascii="Arial" w:hAnsi="Arial" w:cs="Arial"/>
                  <w:color w:val="000000"/>
                </w:rPr>
                <w:delText xml:space="preserve"> </w:delText>
              </w:r>
              <w:r w:rsidRPr="00AF5717">
                <w:rPr>
                  <w:rFonts w:ascii="Arial" w:hAnsi="Arial" w:cs="Arial"/>
                  <w:color w:val="000000"/>
                </w:rPr>
                <w:delText>disease progression requiring urgent medical intervention.</w:delText>
              </w:r>
            </w:del>
          </w:p>
          <w:p w14:paraId="20860132" w14:textId="2197C54E" w:rsidR="00631B2D" w:rsidRPr="00AF5717" w:rsidRDefault="00E27C57" w:rsidP="00631B2D">
            <w:pPr>
              <w:autoSpaceDE w:val="0"/>
              <w:autoSpaceDN w:val="0"/>
              <w:adjustRightInd w:val="0"/>
              <w:spacing w:after="0"/>
              <w:jc w:val="center"/>
              <w:rPr>
                <w:del w:id="1515" w:author="Marmol, Dominika Klaudia" w:date="2026-06-03T16:27:00Z"/>
                <w:rFonts w:ascii="Arial" w:hAnsi="Arial" w:cs="Arial"/>
                <w:color w:val="000000"/>
              </w:rPr>
            </w:pPr>
            <w:del w:id="1516" w:author="Marmol, Dominika Klaudia" w:date="2026-06-03T16:27:00Z">
              <w:r w:rsidRPr="00AF5717">
                <w:rPr>
                  <w:rFonts w:ascii="Arial" w:hAnsi="Arial" w:cs="Arial"/>
                  <w:color w:val="000000"/>
                </w:rPr>
                <w:delText>In these cases, a new ICF (for US sites, detailing the</w:delText>
              </w:r>
            </w:del>
          </w:p>
          <w:p w14:paraId="4FE8AFC2" w14:textId="7C3FFF9B" w:rsidR="00631B2D" w:rsidRPr="00AF5717" w:rsidRDefault="00E27C57" w:rsidP="00631B2D">
            <w:pPr>
              <w:autoSpaceDE w:val="0"/>
              <w:autoSpaceDN w:val="0"/>
              <w:adjustRightInd w:val="0"/>
              <w:spacing w:after="0"/>
              <w:jc w:val="center"/>
              <w:rPr>
                <w:del w:id="1517" w:author="Marmol, Dominika Klaudia" w:date="2026-06-03T16:27:00Z"/>
                <w:rFonts w:ascii="Arial" w:hAnsi="Arial" w:cs="Arial"/>
                <w:color w:val="000000"/>
              </w:rPr>
            </w:pPr>
            <w:del w:id="1518" w:author="Marmol, Dominika Klaudia" w:date="2026-06-03T16:27:00Z">
              <w:r w:rsidRPr="00AF5717">
                <w:rPr>
                  <w:rFonts w:ascii="Arial" w:hAnsi="Arial" w:cs="Arial"/>
                  <w:color w:val="000000"/>
                </w:rPr>
                <w:delText>FDA-approved therapy and risk/benefit) will be signed by</w:delText>
              </w:r>
            </w:del>
          </w:p>
          <w:p w14:paraId="2CAB8217" w14:textId="66BDF874" w:rsidR="00631B2D" w:rsidRPr="00AF5717" w:rsidRDefault="00E27C57" w:rsidP="00631B2D">
            <w:pPr>
              <w:autoSpaceDE w:val="0"/>
              <w:autoSpaceDN w:val="0"/>
              <w:adjustRightInd w:val="0"/>
              <w:spacing w:after="0"/>
              <w:jc w:val="center"/>
              <w:rPr>
                <w:del w:id="1519" w:author="Marmol, Dominika Klaudia" w:date="2026-06-03T16:27:00Z"/>
                <w:rFonts w:ascii="Arial" w:hAnsi="Arial" w:cs="Arial"/>
                <w:color w:val="000000"/>
              </w:rPr>
            </w:pPr>
            <w:del w:id="1520" w:author="Marmol, Dominika Klaudia" w:date="2026-06-03T16:27:00Z">
              <w:r w:rsidRPr="00AF5717">
                <w:rPr>
                  <w:rFonts w:ascii="Arial" w:hAnsi="Arial" w:cs="Arial"/>
                  <w:color w:val="000000"/>
                </w:rPr>
                <w:delText>the trial participant. Trial treatment continuation beyond</w:delText>
              </w:r>
            </w:del>
          </w:p>
          <w:p w14:paraId="4AAA7350" w14:textId="6AA1B721" w:rsidR="00631B2D" w:rsidRPr="00AF5717" w:rsidRDefault="00E27C57" w:rsidP="00631B2D">
            <w:pPr>
              <w:autoSpaceDE w:val="0"/>
              <w:autoSpaceDN w:val="0"/>
              <w:adjustRightInd w:val="0"/>
              <w:spacing w:after="0"/>
              <w:jc w:val="center"/>
              <w:rPr>
                <w:del w:id="1521" w:author="Marmol, Dominika Klaudia" w:date="2026-06-03T16:27:00Z"/>
                <w:rFonts w:ascii="Arial" w:hAnsi="Arial" w:cs="Arial"/>
                <w:color w:val="000000"/>
              </w:rPr>
            </w:pPr>
            <w:del w:id="1522" w:author="Marmol, Dominika Klaudia" w:date="2026-06-03T16:27:00Z">
              <w:r w:rsidRPr="00AF5717">
                <w:rPr>
                  <w:rFonts w:ascii="Arial" w:hAnsi="Arial" w:cs="Arial"/>
                  <w:color w:val="000000"/>
                </w:rPr>
                <w:delText>disease progression will be for up to 2 years or until</w:delText>
              </w:r>
            </w:del>
          </w:p>
          <w:p w14:paraId="1A72B05F" w14:textId="0FC9CA01" w:rsidR="00631B2D" w:rsidRPr="00AF5717" w:rsidRDefault="00E27C57" w:rsidP="00631B2D">
            <w:pPr>
              <w:autoSpaceDE w:val="0"/>
              <w:autoSpaceDN w:val="0"/>
              <w:adjustRightInd w:val="0"/>
              <w:spacing w:after="0"/>
              <w:jc w:val="center"/>
              <w:rPr>
                <w:del w:id="1523" w:author="Marmol, Dominika Klaudia" w:date="2026-06-03T16:27:00Z"/>
                <w:rFonts w:ascii="Arial" w:hAnsi="Arial" w:cs="Arial"/>
                <w:color w:val="000000"/>
              </w:rPr>
            </w:pPr>
            <w:del w:id="1524" w:author="Marmol, Dominika Klaudia" w:date="2026-06-03T16:27:00Z">
              <w:r w:rsidRPr="00AF5717">
                <w:rPr>
                  <w:rFonts w:ascii="Arial" w:hAnsi="Arial" w:cs="Arial"/>
                  <w:color w:val="000000"/>
                </w:rPr>
                <w:delText>unacceptable toxicities, withdrawal of consent,</w:delText>
              </w:r>
              <w:r w:rsidR="002B09D9">
                <w:rPr>
                  <w:rFonts w:ascii="Arial" w:hAnsi="Arial" w:cs="Arial"/>
                  <w:color w:val="000000"/>
                </w:rPr>
                <w:delText xml:space="preserve"> trial discontinuation</w:delText>
              </w:r>
              <w:r w:rsidRPr="00AF5717">
                <w:rPr>
                  <w:rFonts w:ascii="Arial" w:hAnsi="Arial" w:cs="Arial"/>
                  <w:color w:val="000000"/>
                </w:rPr>
                <w:delText xml:space="preserve"> or investigator decision (for details, see CTP Section 7.1.2).</w:delText>
              </w:r>
            </w:del>
          </w:p>
        </w:tc>
      </w:tr>
      <w:tr w:rsidR="008F5115" w14:paraId="05563FFA" w14:textId="386D2B14" w:rsidTr="00631B2D">
        <w:trPr>
          <w:tblHeader/>
          <w:jc w:val="center"/>
          <w:del w:id="1525" w:author="Marmol, Dominika Klaudia" w:date="2026-06-03T16:27:00Z"/>
        </w:trPr>
        <w:tc>
          <w:tcPr>
            <w:tcW w:w="1023" w:type="dxa"/>
            <w:vAlign w:val="center"/>
          </w:tcPr>
          <w:p w14:paraId="3748D25A" w14:textId="03EEB93B" w:rsidR="00631B2D" w:rsidRPr="00AF5717" w:rsidRDefault="00E27C57">
            <w:pPr>
              <w:pStyle w:val="Table-Text-Left"/>
              <w:rPr>
                <w:del w:id="1526" w:author="Marmol, Dominika Klaudia" w:date="2026-06-03T16:27:00Z"/>
              </w:rPr>
            </w:pPr>
            <w:del w:id="1527" w:author="Marmol, Dominika Klaudia" w:date="2026-06-03T16:27:00Z">
              <w:r w:rsidRPr="00AF5717">
                <w:delText>DL2</w:delText>
              </w:r>
            </w:del>
          </w:p>
        </w:tc>
        <w:tc>
          <w:tcPr>
            <w:tcW w:w="1467" w:type="dxa"/>
            <w:vAlign w:val="center"/>
          </w:tcPr>
          <w:p w14:paraId="7FBAAA1F" w14:textId="00A59DC5" w:rsidR="00631B2D" w:rsidRPr="00AF5717" w:rsidRDefault="00E27C57">
            <w:pPr>
              <w:pStyle w:val="Table-Text-Left"/>
              <w:jc w:val="center"/>
              <w:rPr>
                <w:del w:id="1528" w:author="Marmol, Dominika Klaudia" w:date="2026-06-03T16:27:00Z"/>
              </w:rPr>
            </w:pPr>
            <w:del w:id="1529" w:author="Marmol, Dominika Klaudia" w:date="2026-06-03T16:27:00Z">
              <w:r w:rsidRPr="00AF5717">
                <w:delText>3 to 9</w:delText>
              </w:r>
            </w:del>
          </w:p>
        </w:tc>
        <w:tc>
          <w:tcPr>
            <w:tcW w:w="1908" w:type="dxa"/>
            <w:vAlign w:val="center"/>
          </w:tcPr>
          <w:p w14:paraId="371D68E3" w14:textId="26178554" w:rsidR="00631B2D" w:rsidRPr="00AF5717" w:rsidRDefault="00E27C57">
            <w:pPr>
              <w:pStyle w:val="Table-Text-Left"/>
              <w:jc w:val="center"/>
              <w:rPr>
                <w:del w:id="1530" w:author="Marmol, Dominika Klaudia" w:date="2026-06-03T16:27:00Z"/>
              </w:rPr>
            </w:pPr>
            <w:del w:id="1531" w:author="Marmol, Dominika Klaudia" w:date="2026-06-03T16:27:00Z">
              <w:r w:rsidRPr="00AF5717">
                <w:delText>200 mg IV Q2W</w:delText>
              </w:r>
            </w:del>
          </w:p>
        </w:tc>
        <w:tc>
          <w:tcPr>
            <w:tcW w:w="5571" w:type="dxa"/>
            <w:vMerge/>
            <w:vAlign w:val="center"/>
          </w:tcPr>
          <w:p w14:paraId="7E4DAF97" w14:textId="6F62B2AB" w:rsidR="00631B2D" w:rsidRPr="00AF5717" w:rsidRDefault="00631B2D">
            <w:pPr>
              <w:pStyle w:val="Table-Text-Left"/>
              <w:rPr>
                <w:del w:id="1532" w:author="Marmol, Dominika Klaudia" w:date="2026-06-03T16:27:00Z"/>
              </w:rPr>
            </w:pPr>
          </w:p>
        </w:tc>
      </w:tr>
      <w:tr w:rsidR="008F5115" w14:paraId="525C67C1" w14:textId="6C2492C6" w:rsidTr="00631B2D">
        <w:trPr>
          <w:tblHeader/>
          <w:jc w:val="center"/>
          <w:del w:id="1533" w:author="Marmol, Dominika Klaudia" w:date="2026-06-03T16:27:00Z"/>
        </w:trPr>
        <w:tc>
          <w:tcPr>
            <w:tcW w:w="1023" w:type="dxa"/>
            <w:vAlign w:val="center"/>
          </w:tcPr>
          <w:p w14:paraId="58E100B5" w14:textId="45C37260" w:rsidR="00631B2D" w:rsidRPr="00AF5717" w:rsidRDefault="00E27C57">
            <w:pPr>
              <w:pStyle w:val="Table-Text-Left"/>
              <w:rPr>
                <w:del w:id="1534" w:author="Marmol, Dominika Klaudia" w:date="2026-06-03T16:27:00Z"/>
              </w:rPr>
            </w:pPr>
            <w:del w:id="1535" w:author="Marmol, Dominika Klaudia" w:date="2026-06-03T16:27:00Z">
              <w:r w:rsidRPr="00AF5717">
                <w:delText>DL3</w:delText>
              </w:r>
            </w:del>
          </w:p>
        </w:tc>
        <w:tc>
          <w:tcPr>
            <w:tcW w:w="1467" w:type="dxa"/>
            <w:vAlign w:val="center"/>
          </w:tcPr>
          <w:p w14:paraId="4AE50402" w14:textId="20EF30FF" w:rsidR="00631B2D" w:rsidRPr="00AF5717" w:rsidRDefault="00E27C57">
            <w:pPr>
              <w:pStyle w:val="Table-Text-Left"/>
              <w:jc w:val="center"/>
              <w:rPr>
                <w:del w:id="1536" w:author="Marmol, Dominika Klaudia" w:date="2026-06-03T16:27:00Z"/>
              </w:rPr>
            </w:pPr>
            <w:del w:id="1537" w:author="Marmol, Dominika Klaudia" w:date="2026-06-03T16:27:00Z">
              <w:r w:rsidRPr="00AF5717">
                <w:delText>3 to 9</w:delText>
              </w:r>
            </w:del>
          </w:p>
        </w:tc>
        <w:tc>
          <w:tcPr>
            <w:tcW w:w="1908" w:type="dxa"/>
            <w:vAlign w:val="center"/>
          </w:tcPr>
          <w:p w14:paraId="4ED79BEA" w14:textId="50013FC1" w:rsidR="00631B2D" w:rsidRPr="00AF5717" w:rsidRDefault="00E27C57">
            <w:pPr>
              <w:pStyle w:val="Table-Text-Left"/>
              <w:jc w:val="center"/>
              <w:rPr>
                <w:del w:id="1538" w:author="Marmol, Dominika Klaudia" w:date="2026-06-03T16:27:00Z"/>
              </w:rPr>
            </w:pPr>
            <w:del w:id="1539" w:author="Marmol, Dominika Klaudia" w:date="2026-06-03T16:27:00Z">
              <w:r w:rsidRPr="00AF5717">
                <w:delText>600 mg IV Q2W</w:delText>
              </w:r>
            </w:del>
          </w:p>
        </w:tc>
        <w:tc>
          <w:tcPr>
            <w:tcW w:w="5571" w:type="dxa"/>
            <w:vMerge/>
            <w:vAlign w:val="center"/>
          </w:tcPr>
          <w:p w14:paraId="40853C05" w14:textId="5AF7B697" w:rsidR="00631B2D" w:rsidRPr="00AF5717" w:rsidRDefault="00631B2D">
            <w:pPr>
              <w:pStyle w:val="Table-Text-Left"/>
              <w:rPr>
                <w:del w:id="1540" w:author="Marmol, Dominika Klaudia" w:date="2026-06-03T16:27:00Z"/>
              </w:rPr>
            </w:pPr>
          </w:p>
        </w:tc>
      </w:tr>
      <w:tr w:rsidR="008F5115" w14:paraId="22ECC2EB" w14:textId="6C30E97F" w:rsidTr="00631B2D">
        <w:trPr>
          <w:tblHeader/>
          <w:jc w:val="center"/>
          <w:del w:id="1541" w:author="Marmol, Dominika Klaudia" w:date="2026-06-03T16:27:00Z"/>
        </w:trPr>
        <w:tc>
          <w:tcPr>
            <w:tcW w:w="1023" w:type="dxa"/>
            <w:vAlign w:val="center"/>
          </w:tcPr>
          <w:p w14:paraId="3E052C15" w14:textId="225F2D59" w:rsidR="00631B2D" w:rsidRPr="00AF5717" w:rsidRDefault="00E27C57">
            <w:pPr>
              <w:pStyle w:val="Table-Text-Left"/>
              <w:rPr>
                <w:del w:id="1542" w:author="Marmol, Dominika Klaudia" w:date="2026-06-03T16:27:00Z"/>
              </w:rPr>
            </w:pPr>
            <w:del w:id="1543" w:author="Marmol, Dominika Klaudia" w:date="2026-06-03T16:27:00Z">
              <w:r w:rsidRPr="00AF5717">
                <w:delText>DL4</w:delText>
              </w:r>
            </w:del>
          </w:p>
        </w:tc>
        <w:tc>
          <w:tcPr>
            <w:tcW w:w="1467" w:type="dxa"/>
            <w:vAlign w:val="center"/>
          </w:tcPr>
          <w:p w14:paraId="6778FAB7" w14:textId="258889C3" w:rsidR="00631B2D" w:rsidRPr="00AF5717" w:rsidRDefault="00E27C57">
            <w:pPr>
              <w:pStyle w:val="Table-Text-Left"/>
              <w:jc w:val="center"/>
              <w:rPr>
                <w:del w:id="1544" w:author="Marmol, Dominika Klaudia" w:date="2026-06-03T16:27:00Z"/>
              </w:rPr>
            </w:pPr>
            <w:del w:id="1545" w:author="Marmol, Dominika Klaudia" w:date="2026-06-03T16:27:00Z">
              <w:r w:rsidRPr="00AF5717">
                <w:delText>3 to 9</w:delText>
              </w:r>
            </w:del>
          </w:p>
        </w:tc>
        <w:tc>
          <w:tcPr>
            <w:tcW w:w="1908" w:type="dxa"/>
            <w:vAlign w:val="center"/>
          </w:tcPr>
          <w:p w14:paraId="27373D90" w14:textId="2F2A1CCC" w:rsidR="00631B2D" w:rsidRPr="00AF5717" w:rsidRDefault="00E27C57">
            <w:pPr>
              <w:pStyle w:val="Table-Text-Left"/>
              <w:jc w:val="center"/>
              <w:rPr>
                <w:del w:id="1546" w:author="Marmol, Dominika Klaudia" w:date="2026-06-03T16:27:00Z"/>
              </w:rPr>
            </w:pPr>
            <w:del w:id="1547" w:author="Marmol, Dominika Klaudia" w:date="2026-06-03T16:27:00Z">
              <w:r w:rsidRPr="00AF5717">
                <w:delText>1200 mg IV Q2W</w:delText>
              </w:r>
            </w:del>
          </w:p>
        </w:tc>
        <w:tc>
          <w:tcPr>
            <w:tcW w:w="5571" w:type="dxa"/>
            <w:vMerge/>
            <w:vAlign w:val="center"/>
          </w:tcPr>
          <w:p w14:paraId="0D417330" w14:textId="7D9F87FD" w:rsidR="00631B2D" w:rsidRPr="00AF5717" w:rsidRDefault="00631B2D">
            <w:pPr>
              <w:pStyle w:val="Table-Text-Left"/>
              <w:rPr>
                <w:del w:id="1548" w:author="Marmol, Dominika Klaudia" w:date="2026-06-03T16:27:00Z"/>
              </w:rPr>
            </w:pPr>
          </w:p>
        </w:tc>
      </w:tr>
    </w:tbl>
    <w:p w14:paraId="1CE10106" w14:textId="1A3C4CAB" w:rsidR="00631B2D" w:rsidRPr="00AF5717" w:rsidRDefault="00E27C57" w:rsidP="00CB7FF0">
      <w:pPr>
        <w:autoSpaceDE w:val="0"/>
        <w:autoSpaceDN w:val="0"/>
        <w:adjustRightInd w:val="0"/>
        <w:spacing w:after="0"/>
        <w:rPr>
          <w:del w:id="1549" w:author="Marmol, Dominika Klaudia" w:date="2026-06-03T16:27:00Z"/>
          <w:rFonts w:ascii="Arial" w:hAnsi="Arial" w:cs="Arial"/>
          <w:sz w:val="18"/>
          <w:szCs w:val="18"/>
        </w:rPr>
      </w:pPr>
      <w:del w:id="1550" w:author="Marmol, Dominika Klaudia" w:date="2026-06-03T16:27:00Z">
        <w:r w:rsidRPr="00AF5717">
          <w:rPr>
            <w:rFonts w:ascii="Arial" w:hAnsi="Arial" w:cs="Arial"/>
            <w:sz w:val="18"/>
            <w:szCs w:val="18"/>
          </w:rPr>
          <w:delText>Note: Optionally, (unplanned) dose groups at dose levels 400 mg, 900 mg, and/or 1800 mg may also be performed.</w:delText>
        </w:r>
      </w:del>
    </w:p>
    <w:p w14:paraId="65EE6140" w14:textId="7BEF1A11" w:rsidR="0006422A" w:rsidRPr="00AF5717" w:rsidRDefault="00E27C57" w:rsidP="00CB7FF0">
      <w:pPr>
        <w:autoSpaceDE w:val="0"/>
        <w:autoSpaceDN w:val="0"/>
        <w:adjustRightInd w:val="0"/>
        <w:spacing w:after="0"/>
        <w:rPr>
          <w:del w:id="1551" w:author="Marmol, Dominika Klaudia" w:date="2026-06-03T16:27:00Z"/>
          <w:rFonts w:ascii="Arial" w:hAnsi="Arial" w:cs="Arial"/>
          <w:color w:val="000000"/>
          <w:sz w:val="24"/>
        </w:rPr>
      </w:pPr>
      <w:del w:id="1552" w:author="Marmol, Dominika Klaudia" w:date="2026-06-03T16:27:00Z">
        <w:r w:rsidRPr="00AF5717">
          <w:rPr>
            <w:rFonts w:ascii="Arial" w:hAnsi="Arial" w:cs="Arial"/>
            <w:sz w:val="18"/>
            <w:szCs w:val="18"/>
          </w:rPr>
          <w:delText>Up to 18 participants can be enrolled in total across DL2 through DL4.</w:delText>
        </w:r>
      </w:del>
    </w:p>
    <w:p w14:paraId="25F4331B" w14:textId="073278F9" w:rsidR="00EE3226" w:rsidRPr="00AF5717" w:rsidRDefault="00E27C57" w:rsidP="000842C5">
      <w:pPr>
        <w:pStyle w:val="Paragraph"/>
        <w:spacing w:before="120"/>
        <w:rPr>
          <w:rFonts w:cs="Arial"/>
          <w:color w:val="000000"/>
        </w:rPr>
      </w:pPr>
      <w:r w:rsidRPr="00AF5717">
        <w:rPr>
          <w:rFonts w:cs="Arial"/>
          <w:color w:val="000000"/>
        </w:rPr>
        <w:t>For a summary of the trial</w:t>
      </w:r>
      <w:r w:rsidR="0095585F" w:rsidRPr="00AF5717">
        <w:rPr>
          <w:rFonts w:cs="Arial"/>
          <w:color w:val="000000"/>
        </w:rPr>
        <w:t xml:space="preserve"> </w:t>
      </w:r>
      <w:r w:rsidRPr="00AF5717">
        <w:rPr>
          <w:rFonts w:cs="Arial"/>
          <w:color w:val="000000"/>
        </w:rPr>
        <w:t>as a flow diagram</w:t>
      </w:r>
      <w:r w:rsidR="00FC0E4D" w:rsidRPr="00AF5717">
        <w:rPr>
          <w:rFonts w:cs="Arial"/>
          <w:color w:val="000000"/>
        </w:rPr>
        <w:t xml:space="preserve"> see</w:t>
      </w:r>
      <w:r w:rsidRPr="00AF5717">
        <w:rPr>
          <w:rFonts w:cs="Arial"/>
          <w:color w:val="000000"/>
        </w:rPr>
        <w:t xml:space="preserve"> </w:t>
      </w:r>
      <w:r w:rsidR="00FC0E4D" w:rsidRPr="003C1D02">
        <w:rPr>
          <w:rFonts w:cs="Arial"/>
          <w:color w:val="0000FF"/>
        </w:rPr>
        <w:fldChar w:fldCharType="begin"/>
      </w:r>
      <w:r w:rsidR="00FC0E4D" w:rsidRPr="003C1D02">
        <w:rPr>
          <w:rFonts w:cs="Arial"/>
          <w:color w:val="0000FF"/>
        </w:rPr>
        <w:instrText xml:space="preserve"> REF _Ref180244510 \h </w:instrText>
      </w:r>
      <w:r w:rsidR="003C1D02">
        <w:rPr>
          <w:rFonts w:cs="Arial"/>
          <w:color w:val="0000FF"/>
        </w:rPr>
        <w:instrText xml:space="preserve"> \* MERGEFORMAT </w:instrText>
      </w:r>
      <w:r w:rsidR="00FC0E4D" w:rsidRPr="003C1D02">
        <w:rPr>
          <w:rFonts w:cs="Arial"/>
          <w:color w:val="0000FF"/>
        </w:rPr>
      </w:r>
      <w:r w:rsidR="00FC0E4D" w:rsidRPr="003C1D02">
        <w:rPr>
          <w:rFonts w:cs="Arial"/>
          <w:color w:val="0000FF"/>
        </w:rPr>
        <w:fldChar w:fldCharType="separate"/>
      </w:r>
      <w:ins w:id="1553" w:author="Marmol, Dominika Klaudia" w:date="2026-06-08T10:11:00Z">
        <w:r w:rsidR="00EB3B66" w:rsidRPr="00EB3B66">
          <w:rPr>
            <w:rFonts w:cs="Arial"/>
            <w:color w:val="0000FF"/>
            <w:rPrChange w:id="1554" w:author="Marmol, Dominika Klaudia" w:date="2026-06-08T10:11:00Z">
              <w:rPr>
                <w:rFonts w:cs="Arial"/>
              </w:rPr>
            </w:rPrChange>
          </w:rPr>
          <w:t>Figure </w:t>
        </w:r>
        <w:r w:rsidR="00EB3B66" w:rsidRPr="00EB3B66">
          <w:rPr>
            <w:rFonts w:cs="Arial"/>
            <w:color w:val="0000FF"/>
            <w:rPrChange w:id="1555" w:author="Marmol, Dominika Klaudia" w:date="2026-06-08T10:11:00Z">
              <w:rPr>
                <w:rFonts w:cs="Arial"/>
                <w:noProof/>
              </w:rPr>
            </w:rPrChange>
          </w:rPr>
          <w:t>1</w:t>
        </w:r>
      </w:ins>
      <w:del w:id="1556" w:author="Marmol, Dominika Klaudia" w:date="2026-06-08T10:11:00Z">
        <w:r w:rsidR="00CA5FDB" w:rsidRPr="00CA5FDB">
          <w:rPr>
            <w:rFonts w:cs="Arial"/>
            <w:color w:val="0000FF"/>
          </w:rPr>
          <w:delText>Figure 1</w:delText>
        </w:r>
      </w:del>
      <w:r w:rsidR="00FC0E4D" w:rsidRPr="003C1D02">
        <w:rPr>
          <w:rFonts w:cs="Arial"/>
          <w:color w:val="0000FF"/>
        </w:rPr>
        <w:fldChar w:fldCharType="end"/>
      </w:r>
      <w:r w:rsidR="00FC0E4D" w:rsidRPr="00AF5717">
        <w:rPr>
          <w:rFonts w:cs="Arial"/>
          <w:color w:val="0000FF"/>
        </w:rPr>
        <w:t xml:space="preserve"> </w:t>
      </w:r>
      <w:r w:rsidR="00FC0E4D" w:rsidRPr="00AF5717">
        <w:rPr>
          <w:rFonts w:cs="Arial"/>
        </w:rPr>
        <w:t>(BOIN design part)</w:t>
      </w:r>
      <w:r w:rsidR="0095585F" w:rsidRPr="00AF5717">
        <w:rPr>
          <w:rFonts w:cs="Arial"/>
        </w:rPr>
        <w:t xml:space="preserve"> and </w:t>
      </w:r>
      <w:r w:rsidR="00FC0E4D" w:rsidRPr="003C1D02">
        <w:rPr>
          <w:rFonts w:cs="Arial"/>
          <w:color w:val="0000FF"/>
        </w:rPr>
        <w:fldChar w:fldCharType="begin"/>
      </w:r>
      <w:r w:rsidR="00FC0E4D" w:rsidRPr="003C1D02">
        <w:rPr>
          <w:rFonts w:cs="Arial"/>
          <w:color w:val="0000FF"/>
        </w:rPr>
        <w:instrText xml:space="preserve"> REF _Ref66806079 \h </w:instrText>
      </w:r>
      <w:r w:rsidR="003C1D02">
        <w:rPr>
          <w:rFonts w:cs="Arial"/>
          <w:color w:val="0000FF"/>
        </w:rPr>
        <w:instrText xml:space="preserve"> \* MERGEFORMAT </w:instrText>
      </w:r>
      <w:r w:rsidR="00FC0E4D" w:rsidRPr="003C1D02">
        <w:rPr>
          <w:rFonts w:cs="Arial"/>
          <w:color w:val="0000FF"/>
        </w:rPr>
      </w:r>
      <w:r w:rsidR="00FC0E4D" w:rsidRPr="003C1D02">
        <w:rPr>
          <w:rFonts w:cs="Arial"/>
          <w:color w:val="0000FF"/>
        </w:rPr>
        <w:fldChar w:fldCharType="separate"/>
      </w:r>
      <w:ins w:id="1557" w:author="Marmol, Dominika Klaudia" w:date="2026-06-08T10:11:00Z">
        <w:r w:rsidR="00EB3B66" w:rsidRPr="00EB3B66">
          <w:rPr>
            <w:rFonts w:cs="Arial"/>
            <w:color w:val="0000FF"/>
            <w:rPrChange w:id="1558" w:author="Marmol, Dominika Klaudia" w:date="2026-06-08T10:11:00Z">
              <w:rPr>
                <w:rFonts w:cs="Arial"/>
                <w:lang w:val="fr-FR"/>
              </w:rPr>
            </w:rPrChange>
          </w:rPr>
          <w:t>Figure </w:t>
        </w:r>
        <w:r w:rsidR="00EB3B66" w:rsidRPr="00EB3B66">
          <w:rPr>
            <w:rFonts w:cs="Arial"/>
            <w:color w:val="0000FF"/>
            <w:rPrChange w:id="1559" w:author="Marmol, Dominika Klaudia" w:date="2026-06-08T10:11:00Z">
              <w:rPr>
                <w:rFonts w:cs="Arial"/>
                <w:noProof/>
                <w:lang w:val="fr-FR"/>
              </w:rPr>
            </w:rPrChange>
          </w:rPr>
          <w:t>2</w:t>
        </w:r>
      </w:ins>
      <w:del w:id="1560" w:author="Marmol, Dominika Klaudia" w:date="2026-06-08T10:11:00Z">
        <w:r w:rsidR="00CA5FDB" w:rsidRPr="00CA5FDB">
          <w:rPr>
            <w:rFonts w:cs="Arial"/>
            <w:color w:val="0000FF"/>
          </w:rPr>
          <w:delText>Figure 2</w:delText>
        </w:r>
      </w:del>
      <w:r w:rsidR="00FC0E4D" w:rsidRPr="003C1D02">
        <w:rPr>
          <w:rFonts w:cs="Arial"/>
          <w:color w:val="0000FF"/>
        </w:rPr>
        <w:fldChar w:fldCharType="end"/>
      </w:r>
      <w:r w:rsidR="00FC0E4D" w:rsidRPr="00AF5717">
        <w:rPr>
          <w:rFonts w:cs="Arial"/>
          <w:color w:val="0000FF"/>
        </w:rPr>
        <w:t xml:space="preserve"> </w:t>
      </w:r>
      <w:r w:rsidR="00FC0E4D" w:rsidRPr="00AF5717">
        <w:rPr>
          <w:rFonts w:cs="Arial"/>
        </w:rPr>
        <w:t>(dose escalation</w:t>
      </w:r>
      <w:ins w:id="1561" w:author="Marmol, Dominika Klaudia" w:date="2026-06-03T16:52:00Z">
        <w:r w:rsidR="00C82709">
          <w:rPr>
            <w:rFonts w:cs="Arial"/>
          </w:rPr>
          <w:t xml:space="preserve"> and e</w:t>
        </w:r>
      </w:ins>
      <w:ins w:id="1562" w:author="Marmol, Dominika Klaudia" w:date="2026-06-03T16:53:00Z">
        <w:r w:rsidR="00C82709">
          <w:rPr>
            <w:rFonts w:cs="Arial"/>
          </w:rPr>
          <w:t>xpansion</w:t>
        </w:r>
      </w:ins>
      <w:r w:rsidR="00FC0E4D" w:rsidRPr="00AF5717">
        <w:rPr>
          <w:rFonts w:cs="Arial"/>
        </w:rPr>
        <w:t xml:space="preserve"> part</w:t>
      </w:r>
      <w:ins w:id="1563" w:author="Marmol, Dominika Klaudia" w:date="2026-06-03T16:53:00Z">
        <w:r w:rsidR="00C82709">
          <w:rPr>
            <w:rFonts w:cs="Arial"/>
          </w:rPr>
          <w:t>s</w:t>
        </w:r>
      </w:ins>
      <w:r w:rsidR="00FC0E4D" w:rsidRPr="00AF5717">
        <w:rPr>
          <w:rFonts w:cs="Arial"/>
        </w:rPr>
        <w:t>)</w:t>
      </w:r>
      <w:r w:rsidRPr="00AF5717">
        <w:rPr>
          <w:rFonts w:cs="Arial"/>
        </w:rPr>
        <w:t>.</w:t>
      </w:r>
    </w:p>
    <w:p w14:paraId="127E9DF9" w14:textId="77777777" w:rsidR="0095585F" w:rsidRPr="00AF5717" w:rsidRDefault="0095585F" w:rsidP="00CC23D8">
      <w:pPr>
        <w:pStyle w:val="Paragraph"/>
        <w:rPr>
          <w:rFonts w:cs="Arial"/>
          <w:color w:val="000000"/>
        </w:rPr>
      </w:pPr>
    </w:p>
    <w:p w14:paraId="09A6B789" w14:textId="2E172EDA" w:rsidR="0095585F" w:rsidRPr="00AF5717" w:rsidRDefault="00E27C57" w:rsidP="0095585F">
      <w:pPr>
        <w:pStyle w:val="Caption"/>
        <w:keepNext/>
        <w:rPr>
          <w:rFonts w:ascii="Arial" w:hAnsi="Arial" w:cs="Arial"/>
          <w:sz w:val="24"/>
          <w:szCs w:val="24"/>
        </w:rPr>
      </w:pPr>
      <w:bookmarkStart w:id="1564" w:name="_Ref180244510"/>
      <w:bookmarkStart w:id="1565" w:name="_Toc232068090"/>
      <w:r w:rsidRPr="00AF5717">
        <w:rPr>
          <w:rFonts w:ascii="Arial" w:hAnsi="Arial" w:cs="Arial"/>
          <w:sz w:val="24"/>
          <w:szCs w:val="24"/>
        </w:rPr>
        <w:lastRenderedPageBreak/>
        <w:t>Figure</w:t>
      </w:r>
      <w:r w:rsidR="00281AAD">
        <w:rPr>
          <w:rFonts w:ascii="Arial" w:hAnsi="Arial" w:cs="Arial"/>
          <w:sz w:val="24"/>
          <w:szCs w:val="24"/>
        </w:rPr>
        <w:t> </w:t>
      </w:r>
      <w:r w:rsidRPr="00AF5717">
        <w:rPr>
          <w:rFonts w:ascii="Arial" w:hAnsi="Arial" w:cs="Arial"/>
          <w:sz w:val="24"/>
          <w:szCs w:val="24"/>
        </w:rPr>
        <w:fldChar w:fldCharType="begin"/>
      </w:r>
      <w:r w:rsidRPr="00AF5717">
        <w:rPr>
          <w:rFonts w:ascii="Arial" w:hAnsi="Arial" w:cs="Arial"/>
          <w:sz w:val="24"/>
          <w:szCs w:val="24"/>
        </w:rPr>
        <w:instrText xml:space="preserve"> SEQ Figure \* ARABIC </w:instrText>
      </w:r>
      <w:r w:rsidRPr="00AF5717">
        <w:rPr>
          <w:rFonts w:ascii="Arial" w:hAnsi="Arial" w:cs="Arial"/>
          <w:sz w:val="24"/>
          <w:szCs w:val="24"/>
        </w:rPr>
        <w:fldChar w:fldCharType="separate"/>
      </w:r>
      <w:r w:rsidR="00CA5FDB">
        <w:rPr>
          <w:rFonts w:ascii="Arial" w:hAnsi="Arial" w:cs="Arial"/>
          <w:noProof/>
          <w:sz w:val="24"/>
          <w:szCs w:val="24"/>
        </w:rPr>
        <w:t>1</w:t>
      </w:r>
      <w:r w:rsidRPr="00AF5717">
        <w:rPr>
          <w:rFonts w:ascii="Arial" w:hAnsi="Arial" w:cs="Arial"/>
          <w:sz w:val="24"/>
          <w:szCs w:val="24"/>
        </w:rPr>
        <w:fldChar w:fldCharType="end"/>
      </w:r>
      <w:bookmarkEnd w:id="1564"/>
      <w:r w:rsidRPr="00AF5717">
        <w:rPr>
          <w:rFonts w:ascii="Arial" w:hAnsi="Arial" w:cs="Arial"/>
          <w:sz w:val="24"/>
          <w:szCs w:val="24"/>
        </w:rPr>
        <w:t>:</w:t>
      </w:r>
      <w:r w:rsidRPr="00AF5717">
        <w:rPr>
          <w:rFonts w:ascii="Arial" w:hAnsi="Arial" w:cs="Arial"/>
          <w:sz w:val="24"/>
          <w:szCs w:val="24"/>
        </w:rPr>
        <w:tab/>
        <w:t>Flowchart for trial conduct using the BOIN design</w:t>
      </w:r>
      <w:bookmarkEnd w:id="1565"/>
    </w:p>
    <w:p w14:paraId="0C7EAEB9" w14:textId="470E1DB4" w:rsidR="0095585F" w:rsidRPr="00AF5717" w:rsidRDefault="00E27C57" w:rsidP="00CC23D8">
      <w:pPr>
        <w:pStyle w:val="Paragraph"/>
        <w:rPr>
          <w:rStyle w:val="Instructionaltext"/>
          <w:color w:val="auto"/>
          <w:sz w:val="24"/>
          <w:highlight w:val="yellow"/>
        </w:rPr>
      </w:pPr>
      <w:r w:rsidRPr="00AF5717">
        <w:rPr>
          <w:rStyle w:val="Instructionaltext"/>
          <w:noProof/>
          <w:color w:val="auto"/>
          <w:sz w:val="24"/>
        </w:rPr>
        <w:drawing>
          <wp:inline distT="0" distB="0" distL="0" distR="0" wp14:anchorId="0649CD65" wp14:editId="58595636">
            <wp:extent cx="6267450" cy="6172835"/>
            <wp:effectExtent l="0" t="0" r="0" b="0"/>
            <wp:docPr id="1241444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44865" name="Picture 5"/>
                    <pic:cNvPicPr>
                      <a:picLocks noChangeAspect="1" noChangeArrowheads="1"/>
                    </pic:cNvPicPr>
                  </pic:nvPicPr>
                  <pic:blipFill>
                    <a:blip r:embed="rId20">
                      <a:extLst>
                        <a:ext uri="{28A0092B-C50C-407E-A947-70E740481C1C}">
                          <a14:useLocalDpi xmlns:a14="http://schemas.microsoft.com/office/drawing/2010/main" val="0"/>
                        </a:ext>
                      </a:extLst>
                    </a:blip>
                    <a:srcRect r="1092"/>
                    <a:stretch>
                      <a:fillRect/>
                    </a:stretch>
                  </pic:blipFill>
                  <pic:spPr bwMode="auto">
                    <a:xfrm>
                      <a:off x="0" y="0"/>
                      <a:ext cx="6267450" cy="6172835"/>
                    </a:xfrm>
                    <a:prstGeom prst="rect">
                      <a:avLst/>
                    </a:prstGeom>
                    <a:noFill/>
                    <a:ln>
                      <a:noFill/>
                    </a:ln>
                    <a:extLst>
                      <a:ext uri="{53640926-AAD7-44D8-BBD7-CCE9431645EC}">
                        <a14:shadowObscured xmlns:a14="http://schemas.microsoft.com/office/drawing/2010/main"/>
                      </a:ext>
                    </a:extLst>
                  </pic:spPr>
                </pic:pic>
              </a:graphicData>
            </a:graphic>
          </wp:inline>
        </w:drawing>
      </w:r>
    </w:p>
    <w:p w14:paraId="59724DD7" w14:textId="5D4F5D0E" w:rsidR="0099397A" w:rsidRPr="003854C8" w:rsidRDefault="00E27C57" w:rsidP="00EC6E1C">
      <w:pPr>
        <w:pStyle w:val="TableFigureTitle"/>
        <w:rPr>
          <w:rFonts w:cs="Arial"/>
          <w:lang w:val="fr-FR"/>
        </w:rPr>
      </w:pPr>
      <w:bookmarkStart w:id="1566" w:name="_Ref66806079"/>
      <w:bookmarkStart w:id="1567" w:name="_Toc232068091"/>
      <w:r w:rsidRPr="003854C8">
        <w:rPr>
          <w:rFonts w:cs="Arial"/>
          <w:lang w:val="fr-FR"/>
        </w:rPr>
        <w:lastRenderedPageBreak/>
        <w:t>Figure</w:t>
      </w:r>
      <w:r w:rsidR="004203AB" w:rsidRPr="003854C8">
        <w:rPr>
          <w:rFonts w:cs="Arial"/>
          <w:lang w:val="fr-FR"/>
        </w:rPr>
        <w:t> </w:t>
      </w:r>
      <w:r w:rsidR="0095585F" w:rsidRPr="00AF5717">
        <w:rPr>
          <w:rFonts w:cs="Arial"/>
        </w:rPr>
        <w:fldChar w:fldCharType="begin"/>
      </w:r>
      <w:r w:rsidR="0095585F" w:rsidRPr="003854C8">
        <w:rPr>
          <w:rFonts w:cs="Arial"/>
          <w:lang w:val="fr-FR"/>
        </w:rPr>
        <w:instrText xml:space="preserve"> SEQ Figure \* ARABIC </w:instrText>
      </w:r>
      <w:r w:rsidR="0095585F" w:rsidRPr="00AF5717">
        <w:rPr>
          <w:rFonts w:cs="Arial"/>
        </w:rPr>
        <w:fldChar w:fldCharType="separate"/>
      </w:r>
      <w:ins w:id="1568" w:author="Marmol, Dominika Klaudia" w:date="2026-06-08T10:11:00Z">
        <w:r w:rsidR="00EB3B66">
          <w:rPr>
            <w:rFonts w:cs="Arial"/>
            <w:noProof/>
            <w:lang w:val="fr-FR"/>
          </w:rPr>
          <w:t>2</w:t>
        </w:r>
      </w:ins>
      <w:del w:id="1569" w:author="Marmol, Dominika Klaudia" w:date="2026-06-03T16:33:00Z">
        <w:r w:rsidR="00CA5FDB">
          <w:rPr>
            <w:rFonts w:cs="Arial"/>
            <w:noProof/>
            <w:lang w:val="fr-FR"/>
          </w:rPr>
          <w:delText>2</w:delText>
        </w:r>
      </w:del>
      <w:r w:rsidR="0095585F" w:rsidRPr="00AF5717">
        <w:rPr>
          <w:rFonts w:cs="Arial"/>
        </w:rPr>
        <w:fldChar w:fldCharType="end"/>
      </w:r>
      <w:bookmarkEnd w:id="1566"/>
      <w:r w:rsidR="003124DC" w:rsidRPr="003854C8">
        <w:rPr>
          <w:rFonts w:cs="Arial"/>
          <w:lang w:val="fr-FR"/>
        </w:rPr>
        <w:t>:</w:t>
      </w:r>
      <w:r w:rsidR="00691210" w:rsidRPr="003854C8">
        <w:rPr>
          <w:rFonts w:cs="Arial"/>
          <w:lang w:val="fr-FR"/>
        </w:rPr>
        <w:tab/>
      </w:r>
      <w:r w:rsidR="00EE3226" w:rsidRPr="003854C8">
        <w:rPr>
          <w:rFonts w:cs="Arial"/>
          <w:lang w:val="fr-FR"/>
        </w:rPr>
        <w:t>Schema</w:t>
      </w:r>
      <w:del w:id="1570" w:author="Marmol, Dominika Klaudia" w:date="2026-06-03T16:33:00Z">
        <w:r w:rsidR="0095585F" w:rsidRPr="003854C8">
          <w:rPr>
            <w:rFonts w:cs="Arial"/>
            <w:lang w:val="fr-FR"/>
          </w:rPr>
          <w:delText xml:space="preserve"> (Dose escalation part)</w:delText>
        </w:r>
      </w:del>
      <w:bookmarkEnd w:id="1567"/>
    </w:p>
    <w:p w14:paraId="0CAACE4D" w14:textId="4F6AD3A8" w:rsidR="00452C3B" w:rsidRPr="00AF5717" w:rsidRDefault="00E27C57" w:rsidP="00856B54">
      <w:pPr>
        <w:pStyle w:val="Paragraph"/>
        <w:rPr>
          <w:del w:id="1571" w:author="Marmol, Dominika Klaudia" w:date="2026-06-03T16:30:00Z"/>
          <w:rFonts w:cs="Arial"/>
          <w:lang w:eastAsia="ja-JP"/>
        </w:rPr>
      </w:pPr>
      <w:del w:id="1572" w:author="Marmol, Dominika Klaudia" w:date="2026-06-03T16:30:00Z">
        <w:r w:rsidRPr="00AF5717">
          <w:rPr>
            <w:rFonts w:cs="Arial"/>
            <w:noProof/>
            <w:color w:val="000000"/>
            <w:sz w:val="16"/>
            <w:szCs w:val="16"/>
            <w:shd w:val="clear" w:color="auto" w:fill="FFFFFF"/>
          </w:rPr>
          <w:drawing>
            <wp:inline distT="0" distB="0" distL="0" distR="0" wp14:anchorId="764D2A22" wp14:editId="0956565D">
              <wp:extent cx="6336665" cy="2237105"/>
              <wp:effectExtent l="0" t="0" r="6985" b="0"/>
              <wp:docPr id="390275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75189" name="Picture 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6336665" cy="2237105"/>
                      </a:xfrm>
                      <a:prstGeom prst="rect">
                        <a:avLst/>
                      </a:prstGeom>
                      <a:noFill/>
                      <a:ln>
                        <a:noFill/>
                      </a:ln>
                    </pic:spPr>
                  </pic:pic>
                </a:graphicData>
              </a:graphic>
            </wp:inline>
          </w:drawing>
        </w:r>
        <w:r w:rsidR="00E54CD0" w:rsidRPr="00AF5717">
          <w:rPr>
            <w:rFonts w:cs="Arial"/>
            <w:color w:val="000000"/>
            <w:sz w:val="16"/>
            <w:szCs w:val="16"/>
            <w:shd w:val="clear" w:color="auto" w:fill="FFFFFF"/>
          </w:rPr>
          <w:br/>
        </w:r>
      </w:del>
      <w:ins w:id="1573" w:author="Marmol, Dominika Klaudia" w:date="2026-06-03T16:30:00Z">
        <w:r w:rsidR="00275690">
          <w:rPr>
            <w:noProof/>
          </w:rPr>
          <w:drawing>
            <wp:inline distT="0" distB="0" distL="0" distR="0" wp14:anchorId="503BD293" wp14:editId="220A325D">
              <wp:extent cx="6169245" cy="2750103"/>
              <wp:effectExtent l="0" t="0" r="3175" b="0"/>
              <wp:docPr id="8117823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82376"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6189856" cy="2759291"/>
                      </a:xfrm>
                      <a:prstGeom prst="rect">
                        <a:avLst/>
                      </a:prstGeom>
                      <a:noFill/>
                    </pic:spPr>
                  </pic:pic>
                </a:graphicData>
              </a:graphic>
            </wp:inline>
          </w:drawing>
        </w:r>
      </w:ins>
    </w:p>
    <w:p w14:paraId="559A7CD0" w14:textId="77777777" w:rsidR="00275690" w:rsidRPr="003157E5" w:rsidRDefault="00E27C57" w:rsidP="00275690">
      <w:pPr>
        <w:pStyle w:val="Figure-Legend"/>
        <w:rPr>
          <w:ins w:id="1574" w:author="Marmol, Dominika Klaudia" w:date="2026-06-03T16:31:00Z"/>
        </w:rPr>
      </w:pPr>
      <w:ins w:id="1575" w:author="Marmol, Dominika Klaudia" w:date="2026-06-03T16:31:00Z">
        <w:r w:rsidRPr="003157E5">
          <w:t>Notes</w:t>
        </w:r>
        <w:del w:id="1576" w:author="BNT" w:date="2026-05-08T09:57:00Z">
          <w:r w:rsidRPr="003157E5">
            <w:delText>: Dos</w:delText>
          </w:r>
          <w:r>
            <w:delText>ing</w:delText>
          </w:r>
        </w:del>
        <w:r>
          <w:t xml:space="preserve"> for Part A</w:t>
        </w:r>
        <w:r w:rsidRPr="003157E5">
          <w:t xml:space="preserve">: </w:t>
        </w:r>
        <w:r>
          <w:t>BNT317 d</w:t>
        </w:r>
        <w:r w:rsidRPr="003157E5">
          <w:t>os</w:t>
        </w:r>
        <w:r>
          <w:t>ing</w:t>
        </w:r>
        <w:r w:rsidRPr="003157E5">
          <w:t xml:space="preserve"> </w:t>
        </w:r>
        <w:r>
          <w:t xml:space="preserve">schedule </w:t>
        </w:r>
        <w:r w:rsidRPr="003157E5">
          <w:t xml:space="preserve">will be Q2W. </w:t>
        </w:r>
        <w:del w:id="1577" w:author="BNT" w:date="2026-05-08T09:57:00Z">
          <w:r w:rsidRPr="003157E5">
            <w:delText>Each</w:delText>
          </w:r>
        </w:del>
        <w:r w:rsidRPr="009E0368">
          <w:t xml:space="preserve">One treatment cycle </w:t>
        </w:r>
        <w:del w:id="1578" w:author="BNT" w:date="2026-05-08T09:57:00Z">
          <w:r w:rsidRPr="003157E5">
            <w:delText>lasts 2 weeks</w:delText>
          </w:r>
        </w:del>
        <w:r w:rsidRPr="009E0368">
          <w:t>contains one treatment</w:t>
        </w:r>
        <w:r w:rsidRPr="003157E5">
          <w:t xml:space="preserve">. The DLT observation period is </w:t>
        </w:r>
        <w:r>
          <w:t>from the</w:t>
        </w:r>
        <w:r w:rsidRPr="003157E5">
          <w:t xml:space="preserve"> initiation of BNT317 administration on Day 1 in Cycle 1 (C1D1)</w:t>
        </w:r>
        <w:r w:rsidRPr="00951A71">
          <w:t xml:space="preserve"> </w:t>
        </w:r>
        <w:r>
          <w:t>until Day</w:t>
        </w:r>
        <w:del w:id="1579" w:author="BNT" w:date="2026-05-08T09:57:00Z">
          <w:r>
            <w:delText xml:space="preserve"> </w:delText>
          </w:r>
        </w:del>
        <w:r>
          <w:t> 28</w:t>
        </w:r>
        <w:r w:rsidRPr="00951A71">
          <w:t xml:space="preserve"> or </w:t>
        </w:r>
        <w:r>
          <w:t xml:space="preserve">until </w:t>
        </w:r>
        <w:r w:rsidRPr="00951A71">
          <w:t>the day before Day</w:t>
        </w:r>
        <w:r>
          <w:t> </w:t>
        </w:r>
        <w:r w:rsidRPr="00951A71">
          <w:t>1 in Cycle</w:t>
        </w:r>
        <w:del w:id="1580" w:author="BNT" w:date="2026-05-08T09:57:00Z">
          <w:r w:rsidRPr="00951A71">
            <w:delText xml:space="preserve"> </w:delText>
          </w:r>
        </w:del>
        <w:r>
          <w:t> </w:t>
        </w:r>
        <w:r w:rsidRPr="00951A71">
          <w:t>3 (C3D1), whichever comes earlier</w:t>
        </w:r>
        <w:r w:rsidRPr="003157E5">
          <w:t xml:space="preserve">. </w:t>
        </w:r>
      </w:ins>
    </w:p>
    <w:p w14:paraId="22B31F91" w14:textId="77777777" w:rsidR="00275690" w:rsidRDefault="00E27C57" w:rsidP="00275690">
      <w:pPr>
        <w:pStyle w:val="Figure-Legend"/>
        <w:rPr>
          <w:ins w:id="1581" w:author="Marmol, Dominika Klaudia" w:date="2026-06-03T16:31:00Z"/>
        </w:rPr>
      </w:pPr>
      <w:ins w:id="1582" w:author="Marmol, Dominika Klaudia" w:date="2026-06-03T16:31:00Z">
        <w:r>
          <w:t>Notes for Part B: BNT317 d</w:t>
        </w:r>
        <w:r w:rsidRPr="003157E5">
          <w:t>os</w:t>
        </w:r>
        <w:r>
          <w:t>ing</w:t>
        </w:r>
        <w:r w:rsidRPr="003157E5">
          <w:t xml:space="preserve"> </w:t>
        </w:r>
        <w:r>
          <w:t xml:space="preserve">schedule </w:t>
        </w:r>
        <w:r w:rsidRPr="003157E5">
          <w:t>will be Q2W.</w:t>
        </w:r>
      </w:ins>
      <w:ins w:id="1583" w:author="BNT" w:date="2026-05-08T09:57:00Z">
        <w:r w:rsidRPr="003157E5">
          <w:t xml:space="preserve"> </w:t>
        </w:r>
        <w:r w:rsidRPr="009E0368">
          <w:t>One treatment cycle contains one treatment</w:t>
        </w:r>
        <w:r w:rsidRPr="003157E5">
          <w:t xml:space="preserve">. </w:t>
        </w:r>
      </w:ins>
      <w:ins w:id="1584" w:author="Marmol, Dominika Klaudia" w:date="2026-06-03T16:31:00Z">
        <w:r>
          <w:t>Additional parts may be added by a protocol amendment to further investigate the safety and efficacy of BNT317 in additional indications including p</w:t>
        </w:r>
        <w:r w:rsidRPr="00966F89">
          <w:t>ancreatic ductal adenocarcinoma</w:t>
        </w:r>
        <w:r>
          <w:t>, h</w:t>
        </w:r>
        <w:r w:rsidRPr="00511928">
          <w:t xml:space="preserve">ead and </w:t>
        </w:r>
        <w:r>
          <w:t>n</w:t>
        </w:r>
        <w:r w:rsidRPr="00511928">
          <w:t xml:space="preserve">eck </w:t>
        </w:r>
        <w:r>
          <w:t>s</w:t>
        </w:r>
        <w:r w:rsidRPr="00511928">
          <w:t xml:space="preserve">quamous </w:t>
        </w:r>
        <w:r>
          <w:t>c</w:t>
        </w:r>
        <w:r w:rsidRPr="00511928">
          <w:t xml:space="preserve">ell </w:t>
        </w:r>
        <w:r>
          <w:t>c</w:t>
        </w:r>
        <w:r w:rsidRPr="00511928">
          <w:t>arcinoma</w:t>
        </w:r>
        <w:r>
          <w:t>, melanoma, and sarcoma, based on the results from Parts B1 to B3.</w:t>
        </w:r>
      </w:ins>
    </w:p>
    <w:p w14:paraId="4CCEB5A6" w14:textId="77777777" w:rsidR="00275690" w:rsidRDefault="00E27C57" w:rsidP="00275690">
      <w:pPr>
        <w:pStyle w:val="Table-Footnote-List"/>
        <w:rPr>
          <w:ins w:id="1585" w:author="Marmol, Dominika Klaudia" w:date="2026-06-03T16:31:00Z"/>
        </w:rPr>
      </w:pPr>
      <w:ins w:id="1586" w:author="Marmol, Dominika Klaudia" w:date="2026-06-03T16:31:00Z">
        <w:r>
          <w:t xml:space="preserve">DL1 (70 mg) will follow the accelerated titration design, all the other DLs will follow the dose escalation/de-escalation rules for the BOIN design. </w:t>
        </w:r>
      </w:ins>
    </w:p>
    <w:p w14:paraId="311B6F15" w14:textId="77777777" w:rsidR="00275690" w:rsidRDefault="00E27C57" w:rsidP="00275690">
      <w:pPr>
        <w:pStyle w:val="Table-Footnote-List"/>
        <w:rPr>
          <w:ins w:id="1587" w:author="Marmol, Dominika Klaudia" w:date="2026-06-03T16:31:00Z"/>
        </w:rPr>
      </w:pPr>
      <w:ins w:id="1588" w:author="Marmol, Dominika Klaudia" w:date="2026-06-03T16:31:00Z">
        <w:r>
          <w:t>Optional intermediate DLs 400 mg, 900 mg, 1500 mg, and 2100 mg.</w:t>
        </w:r>
      </w:ins>
    </w:p>
    <w:p w14:paraId="048140F0" w14:textId="77777777" w:rsidR="00275690" w:rsidRPr="003157E5" w:rsidRDefault="00E27C57" w:rsidP="00275690">
      <w:pPr>
        <w:pStyle w:val="Table-Footnote-List"/>
        <w:rPr>
          <w:ins w:id="1589" w:author="Marmol, Dominika Klaudia" w:date="2026-06-03T16:31:00Z"/>
        </w:rPr>
      </w:pPr>
      <w:ins w:id="1590" w:author="Marmol, Dominika Klaudia" w:date="2026-06-03T16:31:00Z">
        <w:r>
          <w:t>Optional DL (2400 mg) after SRC review of all safety data.</w:t>
        </w:r>
      </w:ins>
    </w:p>
    <w:p w14:paraId="1E2D72A1" w14:textId="635F38AE" w:rsidR="00A961A7" w:rsidRPr="00517163" w:rsidRDefault="00E27C57" w:rsidP="00517163">
      <w:pPr>
        <w:pStyle w:val="Figure-Legend"/>
      </w:pPr>
      <w:ins w:id="1591" w:author="Marmol, Dominika Klaudia" w:date="2026-06-03T16:31:00Z">
        <w:r w:rsidRPr="00B956C4">
          <w:t>Abbreviations:</w:t>
        </w:r>
        <w:r>
          <w:t xml:space="preserve"> 2L+ = second-line of therapy or higher; AGA = a</w:t>
        </w:r>
        <w:r w:rsidRPr="00386307">
          <w:t xml:space="preserve">ctionable </w:t>
        </w:r>
        <w:r>
          <w:t>g</w:t>
        </w:r>
        <w:r w:rsidRPr="00386307">
          <w:t xml:space="preserve">enomic </w:t>
        </w:r>
        <w:r>
          <w:t>a</w:t>
        </w:r>
        <w:r w:rsidRPr="00386307">
          <w:t>lteration</w:t>
        </w:r>
        <w:r>
          <w:t xml:space="preserve">; BOIN = </w:t>
        </w:r>
        <w:r w:rsidRPr="00C04B2B">
          <w:t>Bayesian Optimal Interval</w:t>
        </w:r>
        <w:r>
          <w:t xml:space="preserve">; ccRCC = clear cell renal cell carcinoma; Dn = Day n; </w:t>
        </w:r>
        <w:r w:rsidRPr="003157E5">
          <w:t xml:space="preserve">DL = dose level; </w:t>
        </w:r>
        <w:r>
          <w:t xml:space="preserve">DLT = </w:t>
        </w:r>
        <w:del w:id="1592" w:author="BNT" w:date="2026-05-08T09:57:00Z">
          <w:r>
            <w:delText>Disease Limiting Toxicity</w:delText>
          </w:r>
        </w:del>
        <w:r>
          <w:t>dose-limiting toxicity; GC = gastric cancer; GEJC = gastroesophageal junction cancer; HER2 = h</w:t>
        </w:r>
        <w:r w:rsidRPr="008A2074">
          <w:t xml:space="preserve">uman </w:t>
        </w:r>
        <w:r>
          <w:t>e</w:t>
        </w:r>
        <w:r w:rsidRPr="008A2074">
          <w:t xml:space="preserve">pidermal </w:t>
        </w:r>
        <w:r>
          <w:t>g</w:t>
        </w:r>
        <w:r w:rsidRPr="008A2074">
          <w:t xml:space="preserve">rowth </w:t>
        </w:r>
        <w:r>
          <w:t>f</w:t>
        </w:r>
        <w:r w:rsidRPr="008A2074">
          <w:t xml:space="preserve">actor </w:t>
        </w:r>
        <w:r>
          <w:t>r</w:t>
        </w:r>
        <w:r w:rsidRPr="008A2074">
          <w:t>eceptor</w:t>
        </w:r>
        <w:r>
          <w:t> </w:t>
        </w:r>
        <w:r w:rsidRPr="008A2074">
          <w:t>2</w:t>
        </w:r>
        <w:r>
          <w:t xml:space="preserve">; NSCLC = non-small cell lung cancer; </w:t>
        </w:r>
        <w:r w:rsidRPr="003157E5">
          <w:t xml:space="preserve">Q2W = once every </w:t>
        </w:r>
        <w:r>
          <w:t>2 </w:t>
        </w:r>
        <w:r w:rsidRPr="003157E5">
          <w:t xml:space="preserve">weeks; </w:t>
        </w:r>
        <w:r>
          <w:t xml:space="preserve">Q3W = once every 3 weeks; R = randomization; </w:t>
        </w:r>
        <w:r w:rsidRPr="003157E5">
          <w:t>SRC = Safety Review Committee.</w:t>
        </w:r>
      </w:ins>
    </w:p>
    <w:p w14:paraId="0AE91297" w14:textId="704D0731" w:rsidR="00A961A7" w:rsidRPr="00AF5717" w:rsidRDefault="00E27C57" w:rsidP="00A961A7">
      <w:pPr>
        <w:autoSpaceDE w:val="0"/>
        <w:autoSpaceDN w:val="0"/>
        <w:adjustRightInd w:val="0"/>
        <w:spacing w:before="120" w:after="0"/>
        <w:rPr>
          <w:rFonts w:ascii="Arial" w:hAnsi="Arial" w:cs="Arial"/>
          <w:color w:val="000000"/>
          <w:sz w:val="24"/>
        </w:rPr>
      </w:pPr>
      <w:r w:rsidRPr="00AF5717">
        <w:rPr>
          <w:rFonts w:ascii="Arial" w:hAnsi="Arial" w:cs="Arial"/>
          <w:color w:val="000000"/>
          <w:sz w:val="24"/>
        </w:rPr>
        <w:t>For the planned assessments and visits</w:t>
      </w:r>
      <w:ins w:id="1593" w:author="Marmol, Dominika Klaudia" w:date="2026-06-03T16:32:00Z">
        <w:r w:rsidR="00517163">
          <w:rPr>
            <w:rFonts w:ascii="Arial" w:hAnsi="Arial" w:cs="Arial"/>
            <w:color w:val="000000"/>
            <w:sz w:val="24"/>
          </w:rPr>
          <w:t xml:space="preserve"> for each part of the trial</w:t>
        </w:r>
      </w:ins>
      <w:r w:rsidRPr="00AF5717">
        <w:rPr>
          <w:rFonts w:ascii="Arial" w:hAnsi="Arial" w:cs="Arial"/>
          <w:color w:val="000000"/>
          <w:sz w:val="24"/>
        </w:rPr>
        <w:t xml:space="preserve">, see the schedule of activities (SoA) in </w:t>
      </w:r>
      <w:hyperlink w:anchor="App1" w:history="1">
        <w:r w:rsidR="00A237EE" w:rsidRPr="00AF5717">
          <w:rPr>
            <w:rStyle w:val="Hyperlink"/>
            <w:rFonts w:cs="Arial"/>
            <w:b w:val="0"/>
            <w:bCs/>
          </w:rPr>
          <w:t>Appendix 1</w:t>
        </w:r>
      </w:hyperlink>
      <w:r w:rsidR="00A237EE" w:rsidRPr="00AF5717">
        <w:rPr>
          <w:rFonts w:ascii="Arial" w:hAnsi="Arial" w:cs="Arial"/>
          <w:sz w:val="24"/>
        </w:rPr>
        <w:t>.</w:t>
      </w:r>
    </w:p>
    <w:p w14:paraId="11211836" w14:textId="64210292" w:rsidR="00264577" w:rsidRPr="00AF5717" w:rsidRDefault="00E27C57" w:rsidP="003473CE">
      <w:pPr>
        <w:pStyle w:val="Heading3"/>
        <w:rPr>
          <w:rFonts w:cs="Arial"/>
        </w:rPr>
      </w:pPr>
      <w:bookmarkStart w:id="1594" w:name="_Toc54617549"/>
      <w:bookmarkStart w:id="1595" w:name="_Toc232067998"/>
      <w:r w:rsidRPr="00AF5717">
        <w:rPr>
          <w:rFonts w:cs="Arial"/>
        </w:rPr>
        <w:t xml:space="preserve">Treatment </w:t>
      </w:r>
      <w:r w:rsidR="32117A7A" w:rsidRPr="00AF5717">
        <w:rPr>
          <w:rFonts w:cs="Arial"/>
        </w:rPr>
        <w:t>Randomization</w:t>
      </w:r>
      <w:r w:rsidR="00940D49" w:rsidRPr="00AF5717">
        <w:rPr>
          <w:rFonts w:cs="Arial"/>
        </w:rPr>
        <w:t xml:space="preserve">, </w:t>
      </w:r>
      <w:r w:rsidRPr="00AF5717">
        <w:rPr>
          <w:rFonts w:cs="Arial"/>
        </w:rPr>
        <w:t>Assignment</w:t>
      </w:r>
      <w:r w:rsidR="00940D49" w:rsidRPr="00AF5717">
        <w:rPr>
          <w:rFonts w:cs="Arial"/>
        </w:rPr>
        <w:t>,</w:t>
      </w:r>
      <w:r w:rsidRPr="00AF5717">
        <w:rPr>
          <w:rFonts w:cs="Arial"/>
        </w:rPr>
        <w:t xml:space="preserve"> and Blinding</w:t>
      </w:r>
      <w:bookmarkEnd w:id="1594"/>
      <w:bookmarkEnd w:id="1595"/>
    </w:p>
    <w:p w14:paraId="599B88D8" w14:textId="2C0523F2" w:rsidR="00940D49" w:rsidRPr="00AF5717" w:rsidRDefault="00E27C57" w:rsidP="00940D49">
      <w:pPr>
        <w:autoSpaceDE w:val="0"/>
        <w:autoSpaceDN w:val="0"/>
        <w:adjustRightInd w:val="0"/>
        <w:spacing w:after="0"/>
        <w:rPr>
          <w:del w:id="1596" w:author="Marmol, Dominika Klaudia" w:date="2026-06-03T17:05:00Z"/>
          <w:rFonts w:ascii="Arial" w:hAnsi="Arial" w:cs="Arial"/>
          <w:sz w:val="24"/>
        </w:rPr>
      </w:pPr>
      <w:del w:id="1597" w:author="Marmol, Dominika Klaudia" w:date="2026-06-03T17:05:00Z">
        <w:r w:rsidRPr="00AF5717">
          <w:rPr>
            <w:rFonts w:ascii="Arial" w:hAnsi="Arial" w:cs="Arial"/>
            <w:sz w:val="24"/>
          </w:rPr>
          <w:delText>Participant assignment to dose groups will be according to their eligibility (i.e., as they enroll in</w:delText>
        </w:r>
      </w:del>
    </w:p>
    <w:p w14:paraId="2CE7C7AA" w14:textId="3E73BEAF" w:rsidR="00111F16" w:rsidRDefault="00E27C57" w:rsidP="00940D49">
      <w:pPr>
        <w:pStyle w:val="Paragraph"/>
        <w:rPr>
          <w:del w:id="1598" w:author="Marmol, Dominika Klaudia" w:date="2026-06-03T17:05:00Z"/>
          <w:rFonts w:cs="Arial"/>
        </w:rPr>
      </w:pPr>
      <w:del w:id="1599" w:author="Marmol, Dominika Klaudia" w:date="2026-06-03T17:05:00Z">
        <w:r w:rsidRPr="00AF5717">
          <w:rPr>
            <w:rFonts w:cs="Arial"/>
          </w:rPr>
          <w:delText>the trial). This is an open-label trial. Blinding is not applicable.</w:delText>
        </w:r>
      </w:del>
    </w:p>
    <w:p w14:paraId="4BD821EB" w14:textId="0D551767" w:rsidR="001A38DA" w:rsidRPr="001A38DA" w:rsidRDefault="00E27C57" w:rsidP="00940D49">
      <w:pPr>
        <w:pStyle w:val="Paragraph"/>
        <w:rPr>
          <w:ins w:id="1600" w:author="Marmol, Dominika Klaudia" w:date="2026-06-03T17:05:00Z"/>
          <w:rFonts w:cs="Arial"/>
          <w:i/>
          <w:iCs/>
        </w:rPr>
      </w:pPr>
      <w:ins w:id="1601" w:author="Marmol, Dominika Klaudia" w:date="2026-06-03T17:05:00Z">
        <w:r w:rsidRPr="001A38DA">
          <w:rPr>
            <w:rFonts w:cs="Arial"/>
            <w:i/>
            <w:iCs/>
          </w:rPr>
          <w:t>Assignment</w:t>
        </w:r>
      </w:ins>
    </w:p>
    <w:p w14:paraId="501ACBFA" w14:textId="21DDF188" w:rsidR="001A38DA" w:rsidRDefault="00E27C57" w:rsidP="001A38DA">
      <w:pPr>
        <w:pStyle w:val="Body-Text"/>
        <w:rPr>
          <w:ins w:id="1602" w:author="Marmol, Dominika Klaudia" w:date="2026-06-03T17:05:00Z"/>
        </w:rPr>
      </w:pPr>
      <w:ins w:id="1603" w:author="Marmol, Dominika Klaudia" w:date="2026-06-03T17:05:00Z">
        <w:r>
          <w:t>For Parts A and B3, participant numbers will be assigned in a sequential order as participants sign the informed consent form to participate. The investigator will certify that the participant satisfies all eligibility</w:t>
        </w:r>
      </w:ins>
      <w:ins w:id="1604" w:author="Marmol, Dominika Klaudia" w:date="2026-06-03T17:06:00Z">
        <w:r>
          <w:t xml:space="preserve"> </w:t>
        </w:r>
      </w:ins>
      <w:ins w:id="1605" w:author="Marmol, Dominika Klaudia" w:date="2026-06-03T17:05:00Z">
        <w:r>
          <w:t>criteria at screening and continues to satisfy all inclusion and exclusion criteria on C1D1 prior to dosing.</w:t>
        </w:r>
      </w:ins>
    </w:p>
    <w:p w14:paraId="38AFD605" w14:textId="7869A3CF" w:rsidR="001A38DA" w:rsidRDefault="00E27C57" w:rsidP="00940D49">
      <w:pPr>
        <w:pStyle w:val="Paragraph"/>
        <w:rPr>
          <w:ins w:id="1606" w:author="Marmol, Dominika Klaudia" w:date="2026-06-03T17:06:00Z"/>
          <w:rFonts w:cs="Arial"/>
          <w:i/>
          <w:iCs/>
        </w:rPr>
      </w:pPr>
      <w:ins w:id="1607" w:author="Marmol, Dominika Klaudia" w:date="2026-06-03T17:06:00Z">
        <w:r>
          <w:rPr>
            <w:rFonts w:cs="Arial"/>
            <w:i/>
            <w:iCs/>
          </w:rPr>
          <w:t>Randomization</w:t>
        </w:r>
      </w:ins>
    </w:p>
    <w:p w14:paraId="48C84CCC" w14:textId="77777777" w:rsidR="001A38DA" w:rsidRDefault="00E27C57" w:rsidP="001A38DA">
      <w:pPr>
        <w:pStyle w:val="Body-Text"/>
        <w:rPr>
          <w:ins w:id="1608" w:author="Marmol, Dominika Klaudia" w:date="2026-06-03T17:06:00Z"/>
        </w:rPr>
      </w:pPr>
      <w:ins w:id="1609" w:author="Marmol, Dominika Klaudia" w:date="2026-06-03T17:06:00Z">
        <w:r>
          <w:t>Not applicable for Parts A and B3.</w:t>
        </w:r>
      </w:ins>
    </w:p>
    <w:p w14:paraId="4736FEBB" w14:textId="7752C948" w:rsidR="001A38DA" w:rsidRDefault="00E27C57" w:rsidP="001A38DA">
      <w:pPr>
        <w:pStyle w:val="Body-Text"/>
        <w:rPr>
          <w:ins w:id="1610" w:author="Marmol, Dominika Klaudia" w:date="2026-06-03T17:06:00Z"/>
        </w:rPr>
      </w:pPr>
      <w:ins w:id="1611" w:author="Marmol, Dominika Klaudia" w:date="2026-06-03T17:06:00Z">
        <w:r>
          <w:lastRenderedPageBreak/>
          <w:t xml:space="preserve">Participants enrolled to Parts B1 or B2 will be randomized in 1:1 ratio to two dose groups to investigate two different doses of BNT317 as selected from Part A (see </w:t>
        </w:r>
      </w:ins>
      <w:ins w:id="1612" w:author="Marmol, Dominika Klaudia" w:date="2026-06-08T17:27:00Z">
        <w:r w:rsidR="005F1F9B" w:rsidRPr="005F1F9B">
          <w:rPr>
            <w:color w:val="0000FF"/>
            <w:szCs w:val="24"/>
          </w:rPr>
          <w:fldChar w:fldCharType="begin"/>
        </w:r>
        <w:r w:rsidR="005F1F9B" w:rsidRPr="005F1F9B">
          <w:rPr>
            <w:color w:val="0000FF"/>
            <w:szCs w:val="24"/>
            <w:rPrChange w:id="1613" w:author="Marmol, Dominika Klaudia" w:date="2026-06-08T17:27:00Z">
              <w:rPr>
                <w:szCs w:val="24"/>
              </w:rPr>
            </w:rPrChange>
          </w:rPr>
          <w:instrText xml:space="preserve"> REF _Ref224822093 \h </w:instrText>
        </w:r>
      </w:ins>
      <w:r w:rsidR="005F1F9B" w:rsidRPr="005F1F9B">
        <w:rPr>
          <w:color w:val="0000FF"/>
          <w:szCs w:val="24"/>
        </w:rPr>
        <w:instrText xml:space="preserve"> \* MERGEFORMAT </w:instrText>
      </w:r>
      <w:r w:rsidR="005F1F9B" w:rsidRPr="005F1F9B">
        <w:rPr>
          <w:color w:val="0000FF"/>
          <w:szCs w:val="24"/>
        </w:rPr>
      </w:r>
      <w:ins w:id="1614" w:author="Marmol, Dominika Klaudia" w:date="2026-06-08T17:27:00Z">
        <w:r w:rsidR="005F1F9B" w:rsidRPr="005F1F9B">
          <w:rPr>
            <w:color w:val="0000FF"/>
            <w:szCs w:val="24"/>
          </w:rPr>
          <w:fldChar w:fldCharType="separate"/>
        </w:r>
        <w:r w:rsidR="005F1F9B" w:rsidRPr="005F1F9B">
          <w:rPr>
            <w:color w:val="0000FF"/>
            <w:szCs w:val="24"/>
            <w:rPrChange w:id="1615" w:author="Marmol, Dominika Klaudia" w:date="2026-06-08T17:27:00Z">
              <w:rPr>
                <w:sz w:val="20"/>
              </w:rPr>
            </w:rPrChange>
          </w:rPr>
          <w:t>Table </w:t>
        </w:r>
        <w:r w:rsidR="005F1F9B" w:rsidRPr="005F1F9B">
          <w:rPr>
            <w:noProof/>
            <w:color w:val="0000FF"/>
            <w:szCs w:val="24"/>
            <w:rPrChange w:id="1616" w:author="Marmol, Dominika Klaudia" w:date="2026-06-08T17:27:00Z">
              <w:rPr>
                <w:noProof/>
                <w:sz w:val="20"/>
              </w:rPr>
            </w:rPrChange>
          </w:rPr>
          <w:t>3</w:t>
        </w:r>
        <w:r w:rsidR="005F1F9B" w:rsidRPr="005F1F9B">
          <w:rPr>
            <w:color w:val="0000FF"/>
            <w:szCs w:val="24"/>
          </w:rPr>
          <w:fldChar w:fldCharType="end"/>
        </w:r>
        <w:r w:rsidR="005F1F9B">
          <w:rPr>
            <w:color w:val="0000FF"/>
          </w:rPr>
          <w:t xml:space="preserve"> </w:t>
        </w:r>
      </w:ins>
      <w:ins w:id="1617" w:author="Marmol, Dominika Klaudia" w:date="2026-06-03T17:06:00Z">
        <w:r>
          <w:t xml:space="preserve">and the schema in </w:t>
        </w:r>
      </w:ins>
      <w:r w:rsidR="00922C56" w:rsidRPr="005F1F9B">
        <w:rPr>
          <w:color w:val="0000FF"/>
        </w:rPr>
        <w:fldChar w:fldCharType="begin"/>
      </w:r>
      <w:r w:rsidR="00922C56" w:rsidRPr="00922C56">
        <w:rPr>
          <w:color w:val="0000FF"/>
          <w:rPrChange w:id="1618" w:author="Marmol, Dominika Klaudia" w:date="2026-06-08T15:06:00Z">
            <w:rPr/>
          </w:rPrChange>
        </w:rPr>
        <w:instrText xml:space="preserve"> REF _Ref66806079 \h </w:instrText>
      </w:r>
      <w:r w:rsidR="00922C56" w:rsidRPr="005F1F9B">
        <w:rPr>
          <w:color w:val="0000FF"/>
        </w:rPr>
      </w:r>
      <w:r w:rsidR="00922C56" w:rsidRPr="005F1F9B">
        <w:rPr>
          <w:color w:val="0000FF"/>
        </w:rPr>
        <w:fldChar w:fldCharType="separate"/>
      </w:r>
      <w:ins w:id="1619" w:author="Marmol, Dominika Klaudia" w:date="2026-06-08T17:27:00Z">
        <w:r w:rsidR="005F1F9B" w:rsidRPr="003854C8">
          <w:rPr>
            <w:rFonts w:cs="Arial"/>
            <w:lang w:val="fr-FR"/>
          </w:rPr>
          <w:t>Figure </w:t>
        </w:r>
        <w:r w:rsidR="005F1F9B">
          <w:rPr>
            <w:rFonts w:cs="Arial"/>
            <w:noProof/>
            <w:lang w:val="fr-FR"/>
          </w:rPr>
          <w:t>2</w:t>
        </w:r>
      </w:ins>
      <w:del w:id="1620" w:author="Marmol, Dominika Klaudia" w:date="2026-06-08T17:27:00Z">
        <w:r w:rsidR="00922C56" w:rsidRPr="00922C56">
          <w:rPr>
            <w:rFonts w:cs="Arial"/>
            <w:color w:val="0000FF"/>
            <w:lang w:val="fr-FR"/>
            <w:rPrChange w:id="1621" w:author="Marmol, Dominika Klaudia" w:date="2026-06-08T15:06:00Z">
              <w:rPr>
                <w:rFonts w:cs="Arial"/>
                <w:lang w:val="fr-FR"/>
              </w:rPr>
            </w:rPrChange>
          </w:rPr>
          <w:delText>Figure </w:delText>
        </w:r>
        <w:r w:rsidR="00922C56" w:rsidRPr="00922C56">
          <w:rPr>
            <w:rFonts w:cs="Arial"/>
            <w:noProof/>
            <w:color w:val="0000FF"/>
            <w:lang w:val="fr-FR"/>
            <w:rPrChange w:id="1622" w:author="Marmol, Dominika Klaudia" w:date="2026-06-08T15:06:00Z">
              <w:rPr>
                <w:rFonts w:cs="Arial"/>
                <w:noProof/>
                <w:lang w:val="fr-FR"/>
              </w:rPr>
            </w:rPrChange>
          </w:rPr>
          <w:delText>2</w:delText>
        </w:r>
      </w:del>
      <w:r w:rsidR="00922C56" w:rsidRPr="005F1F9B">
        <w:rPr>
          <w:color w:val="0000FF"/>
        </w:rPr>
        <w:fldChar w:fldCharType="end"/>
      </w:r>
      <w:ins w:id="1623" w:author="Marmol, Dominika Klaudia" w:date="2026-06-08T15:06:00Z">
        <w:r w:rsidR="00922C56">
          <w:t xml:space="preserve"> </w:t>
        </w:r>
      </w:ins>
      <w:ins w:id="1624" w:author="Marmol, Dominika Klaudia" w:date="2026-06-03T17:06:00Z">
        <w:r>
          <w:t xml:space="preserve">for details). For Part B1, participants will also be stratified by IMDC status (Favorable vs. Intermediate/Poor), and for Part B2, participants will be stratified by </w:t>
        </w:r>
        <w:r w:rsidRPr="001F087E">
          <w:rPr>
            <w:i/>
            <w:iCs/>
          </w:rPr>
          <w:t>H.</w:t>
        </w:r>
        <w:r>
          <w:rPr>
            <w:i/>
            <w:iCs/>
          </w:rPr>
          <w:t> p</w:t>
        </w:r>
        <w:r w:rsidRPr="001F087E">
          <w:rPr>
            <w:i/>
            <w:iCs/>
          </w:rPr>
          <w:t>ylori</w:t>
        </w:r>
        <w:r>
          <w:t xml:space="preserve"> status based on medical history and documented prior to trial</w:t>
        </w:r>
      </w:ins>
      <w:ins w:id="1625" w:author="Marmol, Dominika Klaudia" w:date="2026-06-03T17:07:00Z">
        <w:r>
          <w:t xml:space="preserve"> </w:t>
        </w:r>
      </w:ins>
      <w:ins w:id="1626" w:author="Marmol, Dominika Klaudia" w:date="2026-06-03T17:06:00Z">
        <w:r>
          <w:t>screening as part of SoC practice. Trial site personnel will have access to a central electronic treatment allocation/randomization system (IRT) to allocate participants, to assign treatment to participants and to manage the distribution of clinical supplies.</w:t>
        </w:r>
      </w:ins>
    </w:p>
    <w:p w14:paraId="482FF0F4" w14:textId="4F1F8E6C" w:rsidR="001A38DA" w:rsidRDefault="00E27C57" w:rsidP="00940D49">
      <w:pPr>
        <w:pStyle w:val="Paragraph"/>
        <w:rPr>
          <w:ins w:id="1627" w:author="Marmol, Dominika Klaudia" w:date="2026-06-03T17:07:00Z"/>
          <w:rFonts w:cs="Arial"/>
          <w:i/>
          <w:iCs/>
        </w:rPr>
      </w:pPr>
      <w:ins w:id="1628" w:author="Marmol, Dominika Klaudia" w:date="2026-06-03T17:07:00Z">
        <w:r>
          <w:rPr>
            <w:rFonts w:cs="Arial"/>
            <w:i/>
            <w:iCs/>
          </w:rPr>
          <w:t>Blinding</w:t>
        </w:r>
      </w:ins>
    </w:p>
    <w:p w14:paraId="032B57C6" w14:textId="65E3D0A3" w:rsidR="001A38DA" w:rsidRPr="001A38DA" w:rsidRDefault="00E27C57" w:rsidP="001A38DA">
      <w:pPr>
        <w:pStyle w:val="Body-Text"/>
        <w:rPr>
          <w:ins w:id="1629" w:author="Marmol, Dominika Klaudia" w:date="2026-06-03T17:05:00Z"/>
        </w:rPr>
      </w:pPr>
      <w:ins w:id="1630" w:author="Marmol, Dominika Klaudia" w:date="2026-06-03T17:07:00Z">
        <w:r>
          <w:t>Not applicable, as this is an open-label trial.</w:t>
        </w:r>
      </w:ins>
    </w:p>
    <w:p w14:paraId="042A8496" w14:textId="04711ABF" w:rsidR="00264577" w:rsidRPr="00AF5717" w:rsidRDefault="00E27C57" w:rsidP="003473CE">
      <w:pPr>
        <w:pStyle w:val="Heading3"/>
        <w:rPr>
          <w:rFonts w:cs="Arial"/>
        </w:rPr>
      </w:pPr>
      <w:bookmarkStart w:id="1631" w:name="_Toc232067999"/>
      <w:r w:rsidRPr="00AF5717">
        <w:rPr>
          <w:rFonts w:cs="Arial"/>
        </w:rPr>
        <w:t>Central</w:t>
      </w:r>
      <w:r w:rsidR="6C65873B" w:rsidRPr="00AF5717">
        <w:rPr>
          <w:rFonts w:cs="Arial"/>
        </w:rPr>
        <w:t xml:space="preserve"> Review</w:t>
      </w:r>
      <w:bookmarkEnd w:id="1631"/>
    </w:p>
    <w:p w14:paraId="75359D6E" w14:textId="56663A39" w:rsidR="00A46033" w:rsidRPr="00AF5717" w:rsidRDefault="00E27C57" w:rsidP="00A46033">
      <w:pPr>
        <w:autoSpaceDE w:val="0"/>
        <w:autoSpaceDN w:val="0"/>
        <w:adjustRightInd w:val="0"/>
        <w:spacing w:after="0"/>
        <w:rPr>
          <w:rFonts w:ascii="Arial" w:hAnsi="Arial" w:cs="Arial"/>
          <w:color w:val="000000"/>
          <w:sz w:val="24"/>
        </w:rPr>
      </w:pPr>
      <w:r w:rsidRPr="00AF5717">
        <w:rPr>
          <w:rFonts w:ascii="Arial" w:hAnsi="Arial" w:cs="Arial"/>
          <w:color w:val="000000"/>
          <w:sz w:val="24"/>
        </w:rPr>
        <w:t xml:space="preserve">PK biosamples will be analyzed centrally by a specialty laboratory. All collection and storage tubes will be provided in laboratory sampling kits. PK biosamples may be stored for future research analyses (see CTP </w:t>
      </w:r>
      <w:r w:rsidRPr="00AF5717">
        <w:rPr>
          <w:rFonts w:ascii="Arial" w:hAnsi="Arial" w:cs="Arial"/>
          <w:sz w:val="24"/>
        </w:rPr>
        <w:t>Section</w:t>
      </w:r>
      <w:r w:rsidR="000628C9" w:rsidRPr="00AF5717">
        <w:rPr>
          <w:rFonts w:ascii="Arial" w:hAnsi="Arial" w:cs="Arial"/>
          <w:sz w:val="24"/>
        </w:rPr>
        <w:t xml:space="preserve"> 8.7 and </w:t>
      </w:r>
      <w:ins w:id="1632" w:author="Marmol, Dominika Klaudia" w:date="2026-06-11T09:09:00Z">
        <w:r w:rsidR="005D7407">
          <w:rPr>
            <w:rFonts w:ascii="Arial" w:hAnsi="Arial" w:cs="Arial"/>
            <w:sz w:val="24"/>
          </w:rPr>
          <w:t xml:space="preserve">CTP </w:t>
        </w:r>
      </w:ins>
      <w:r w:rsidR="00081B8B" w:rsidRPr="00AF5717">
        <w:rPr>
          <w:rFonts w:ascii="Arial" w:hAnsi="Arial" w:cs="Arial"/>
          <w:sz w:val="24"/>
        </w:rPr>
        <w:t xml:space="preserve">Section </w:t>
      </w:r>
      <w:r w:rsidRPr="00AF5717">
        <w:rPr>
          <w:rFonts w:ascii="Arial" w:hAnsi="Arial" w:cs="Arial"/>
          <w:sz w:val="24"/>
        </w:rPr>
        <w:t>8.</w:t>
      </w:r>
      <w:del w:id="1633" w:author="Marmol, Dominika Klaudia" w:date="2026-06-11T09:09:00Z">
        <w:r w:rsidRPr="00AF5717">
          <w:rPr>
            <w:rFonts w:ascii="Arial" w:hAnsi="Arial" w:cs="Arial"/>
            <w:sz w:val="24"/>
          </w:rPr>
          <w:delText>12</w:delText>
        </w:r>
      </w:del>
      <w:ins w:id="1634" w:author="Marmol, Dominika Klaudia" w:date="2026-06-11T09:09:00Z">
        <w:r w:rsidR="005D7407" w:rsidRPr="00AF5717">
          <w:rPr>
            <w:rFonts w:ascii="Arial" w:hAnsi="Arial" w:cs="Arial"/>
            <w:sz w:val="24"/>
          </w:rPr>
          <w:t>1</w:t>
        </w:r>
        <w:r w:rsidR="005D7407">
          <w:rPr>
            <w:rFonts w:ascii="Arial" w:hAnsi="Arial" w:cs="Arial"/>
            <w:sz w:val="24"/>
          </w:rPr>
          <w:t>1</w:t>
        </w:r>
      </w:ins>
      <w:r w:rsidRPr="00AF5717">
        <w:rPr>
          <w:rFonts w:ascii="Arial" w:hAnsi="Arial" w:cs="Arial"/>
          <w:color w:val="000000"/>
          <w:sz w:val="24"/>
        </w:rPr>
        <w:t>).</w:t>
      </w:r>
    </w:p>
    <w:p w14:paraId="14DD50CD" w14:textId="3E408B35" w:rsidR="00264577" w:rsidRPr="00AF5717" w:rsidRDefault="00E27C57" w:rsidP="003473CE">
      <w:pPr>
        <w:pStyle w:val="Heading3"/>
        <w:rPr>
          <w:rFonts w:cs="Arial"/>
        </w:rPr>
      </w:pPr>
      <w:bookmarkStart w:id="1635" w:name="_Ref180245631"/>
      <w:bookmarkStart w:id="1636" w:name="_Toc232068000"/>
      <w:r w:rsidRPr="00AF5717">
        <w:rPr>
          <w:rFonts w:cs="Arial"/>
        </w:rPr>
        <w:t>Data Monitoring</w:t>
      </w:r>
      <w:bookmarkEnd w:id="1635"/>
      <w:bookmarkEnd w:id="1636"/>
    </w:p>
    <w:p w14:paraId="7CE9F78F" w14:textId="5134A6EC" w:rsidR="00111F16" w:rsidRPr="000842C5" w:rsidRDefault="00E27C57" w:rsidP="000842C5">
      <w:pPr>
        <w:autoSpaceDE w:val="0"/>
        <w:autoSpaceDN w:val="0"/>
        <w:adjustRightInd w:val="0"/>
        <w:spacing w:before="120"/>
        <w:rPr>
          <w:rFonts w:ascii="Arial" w:hAnsi="Arial" w:cs="Arial"/>
          <w:sz w:val="24"/>
          <w:szCs w:val="24"/>
        </w:rPr>
      </w:pPr>
      <w:commentRangeStart w:id="1637"/>
      <w:commentRangeStart w:id="1638"/>
      <w:r w:rsidRPr="000842C5">
        <w:rPr>
          <w:rFonts w:ascii="Arial" w:hAnsi="Arial" w:cs="Arial"/>
          <w:sz w:val="24"/>
          <w:szCs w:val="24"/>
        </w:rPr>
        <w:t>During the dose escalation part, a SRC</w:t>
      </w:r>
      <w:r w:rsidR="002C0F68">
        <w:rPr>
          <w:rFonts w:ascii="Arial" w:hAnsi="Arial" w:cs="Arial"/>
          <w:sz w:val="24"/>
          <w:szCs w:val="24"/>
        </w:rPr>
        <w:t xml:space="preserve"> or equivalent </w:t>
      </w:r>
      <w:r w:rsidR="005361BA">
        <w:rPr>
          <w:rFonts w:ascii="Arial" w:hAnsi="Arial" w:cs="Arial"/>
          <w:sz w:val="24"/>
          <w:szCs w:val="24"/>
        </w:rPr>
        <w:t>committee organized by the sponsor</w:t>
      </w:r>
      <w:r w:rsidRPr="000842C5">
        <w:rPr>
          <w:rFonts w:ascii="Arial" w:hAnsi="Arial" w:cs="Arial"/>
          <w:sz w:val="24"/>
          <w:szCs w:val="24"/>
        </w:rPr>
        <w:t>, composed of the principal investigators and</w:t>
      </w:r>
      <w:r w:rsidR="000842C5" w:rsidRPr="000842C5">
        <w:rPr>
          <w:rFonts w:ascii="Arial" w:hAnsi="Arial" w:cs="Arial"/>
          <w:sz w:val="24"/>
          <w:szCs w:val="24"/>
        </w:rPr>
        <w:t xml:space="preserve"> </w:t>
      </w:r>
      <w:r w:rsidRPr="000842C5">
        <w:rPr>
          <w:rFonts w:ascii="Arial" w:eastAsia="ArialMT" w:hAnsi="Arial" w:cs="Arial"/>
          <w:sz w:val="24"/>
          <w:szCs w:val="24"/>
        </w:rPr>
        <w:t>sponsor’s representatives (designated medical monitor, representatives of clinical</w:t>
      </w:r>
      <w:r w:rsidR="000842C5" w:rsidRPr="000842C5">
        <w:rPr>
          <w:rFonts w:ascii="Arial" w:hAnsi="Arial" w:cs="Arial"/>
          <w:sz w:val="24"/>
          <w:szCs w:val="24"/>
        </w:rPr>
        <w:t xml:space="preserve"> </w:t>
      </w:r>
      <w:r w:rsidRPr="000842C5">
        <w:rPr>
          <w:rFonts w:ascii="Arial" w:hAnsi="Arial" w:cs="Arial"/>
          <w:sz w:val="24"/>
          <w:szCs w:val="24"/>
        </w:rPr>
        <w:t>development and medical safety teams) will regularly review safety data to ensure trial</w:t>
      </w:r>
      <w:r w:rsidR="000842C5" w:rsidRPr="000842C5">
        <w:rPr>
          <w:rFonts w:ascii="Arial" w:hAnsi="Arial" w:cs="Arial"/>
          <w:sz w:val="24"/>
          <w:szCs w:val="24"/>
        </w:rPr>
        <w:t xml:space="preserve"> </w:t>
      </w:r>
      <w:r w:rsidRPr="000842C5">
        <w:rPr>
          <w:rFonts w:ascii="Arial" w:hAnsi="Arial" w:cs="Arial"/>
          <w:sz w:val="24"/>
          <w:szCs w:val="24"/>
        </w:rPr>
        <w:t>participant safety throughout the trial, and make decisions on identification of the initial</w:t>
      </w:r>
      <w:r w:rsidR="000842C5" w:rsidRPr="000842C5">
        <w:rPr>
          <w:rFonts w:ascii="Arial" w:hAnsi="Arial" w:cs="Arial"/>
          <w:sz w:val="24"/>
          <w:szCs w:val="24"/>
        </w:rPr>
        <w:t xml:space="preserve"> </w:t>
      </w:r>
      <w:r w:rsidRPr="000842C5">
        <w:rPr>
          <w:rFonts w:ascii="Arial" w:hAnsi="Arial" w:cs="Arial"/>
          <w:sz w:val="24"/>
          <w:szCs w:val="24"/>
        </w:rPr>
        <w:t>dose, intermediate dose, dose escalation of maintenance dose, and determination of the</w:t>
      </w:r>
      <w:r w:rsidR="000842C5" w:rsidRPr="000842C5">
        <w:rPr>
          <w:rFonts w:ascii="Arial" w:hAnsi="Arial" w:cs="Arial"/>
          <w:sz w:val="24"/>
          <w:szCs w:val="24"/>
        </w:rPr>
        <w:t xml:space="preserve"> </w:t>
      </w:r>
      <w:r w:rsidRPr="000842C5">
        <w:rPr>
          <w:rFonts w:ascii="Arial" w:hAnsi="Arial" w:cs="Arial"/>
          <w:sz w:val="24"/>
          <w:szCs w:val="24"/>
        </w:rPr>
        <w:t>RP2D as defined in the SRC</w:t>
      </w:r>
      <w:r w:rsidR="003F6DE4">
        <w:rPr>
          <w:rFonts w:ascii="Arial" w:hAnsi="Arial" w:cs="Arial"/>
          <w:sz w:val="24"/>
          <w:szCs w:val="24"/>
        </w:rPr>
        <w:t xml:space="preserve"> or equivalent forum</w:t>
      </w:r>
      <w:r w:rsidRPr="000842C5">
        <w:rPr>
          <w:rFonts w:ascii="Arial" w:hAnsi="Arial" w:cs="Arial"/>
          <w:sz w:val="24"/>
          <w:szCs w:val="24"/>
        </w:rPr>
        <w:t xml:space="preserve"> Charter.</w:t>
      </w:r>
      <w:commentRangeEnd w:id="1637"/>
      <w:r w:rsidR="00CD753C" w:rsidRPr="000842C5">
        <w:rPr>
          <w:rStyle w:val="CommentReference"/>
          <w:rFonts w:ascii="Arial" w:hAnsi="Arial" w:cs="Arial"/>
          <w:sz w:val="24"/>
          <w:szCs w:val="24"/>
        </w:rPr>
        <w:commentReference w:id="1637"/>
      </w:r>
      <w:commentRangeEnd w:id="1638"/>
      <w:r w:rsidR="00CD753C" w:rsidRPr="000842C5">
        <w:rPr>
          <w:rStyle w:val="CommentReference"/>
          <w:rFonts w:ascii="Arial" w:hAnsi="Arial" w:cs="Arial"/>
          <w:sz w:val="24"/>
          <w:szCs w:val="24"/>
        </w:rPr>
        <w:commentReference w:id="1638"/>
      </w:r>
    </w:p>
    <w:p w14:paraId="7A6C86CF" w14:textId="220DC38A" w:rsidR="000842C5" w:rsidRDefault="00E27C57" w:rsidP="000842C5">
      <w:pPr>
        <w:autoSpaceDE w:val="0"/>
        <w:autoSpaceDN w:val="0"/>
        <w:adjustRightInd w:val="0"/>
        <w:spacing w:before="120"/>
        <w:rPr>
          <w:rFonts w:ascii="Arial" w:hAnsi="Arial" w:cs="Arial"/>
          <w:sz w:val="24"/>
        </w:rPr>
      </w:pPr>
      <w:r w:rsidRPr="00AF5717">
        <w:rPr>
          <w:rFonts w:ascii="Arial" w:hAnsi="Arial" w:cs="Arial"/>
          <w:sz w:val="24"/>
        </w:rPr>
        <w:t>A</w:t>
      </w:r>
      <w:r w:rsidR="008D6C08" w:rsidRPr="00AF5717">
        <w:rPr>
          <w:rFonts w:ascii="Arial" w:hAnsi="Arial" w:cs="Arial"/>
          <w:sz w:val="24"/>
        </w:rPr>
        <w:t xml:space="preserve">n </w:t>
      </w:r>
      <w:r w:rsidRPr="00AF5717">
        <w:rPr>
          <w:rFonts w:ascii="Arial" w:hAnsi="Arial" w:cs="Arial"/>
          <w:sz w:val="24"/>
        </w:rPr>
        <w:t>SRC</w:t>
      </w:r>
      <w:r w:rsidR="00C07003">
        <w:rPr>
          <w:rFonts w:ascii="Arial" w:hAnsi="Arial" w:cs="Arial"/>
          <w:sz w:val="24"/>
        </w:rPr>
        <w:t xml:space="preserve"> or equivalent forum</w:t>
      </w:r>
      <w:r w:rsidRPr="00AF5717">
        <w:rPr>
          <w:rFonts w:ascii="Arial" w:hAnsi="Arial" w:cs="Arial"/>
          <w:sz w:val="24"/>
        </w:rPr>
        <w:t xml:space="preserve"> will be established to determine the dose level and dose schedule during dose</w:t>
      </w:r>
      <w:r>
        <w:rPr>
          <w:rFonts w:ascii="Arial" w:hAnsi="Arial" w:cs="Arial"/>
          <w:sz w:val="24"/>
        </w:rPr>
        <w:t xml:space="preserve"> </w:t>
      </w:r>
      <w:r w:rsidRPr="00AF5717">
        <w:rPr>
          <w:rFonts w:ascii="Arial" w:hAnsi="Arial" w:cs="Arial"/>
          <w:sz w:val="24"/>
        </w:rPr>
        <w:t>escalation based on the data available from the previous dose levels</w:t>
      </w:r>
      <w:r w:rsidR="0065182D">
        <w:rPr>
          <w:rFonts w:ascii="Arial" w:hAnsi="Arial" w:cs="Arial"/>
          <w:sz w:val="24"/>
        </w:rPr>
        <w:t xml:space="preserve">. </w:t>
      </w:r>
      <w:r w:rsidRPr="00AF5717">
        <w:rPr>
          <w:rFonts w:ascii="Arial" w:hAnsi="Arial" w:cs="Arial"/>
          <w:sz w:val="24"/>
        </w:rPr>
        <w:t>The SRC</w:t>
      </w:r>
      <w:r w:rsidR="00C07003">
        <w:rPr>
          <w:rFonts w:ascii="Arial" w:hAnsi="Arial" w:cs="Arial"/>
          <w:sz w:val="24"/>
        </w:rPr>
        <w:t xml:space="preserve"> or equivalent forum</w:t>
      </w:r>
      <w:r w:rsidRPr="00AF5717">
        <w:rPr>
          <w:rFonts w:ascii="Arial" w:hAnsi="Arial" w:cs="Arial"/>
          <w:sz w:val="24"/>
        </w:rPr>
        <w:t xml:space="preserve"> will</w:t>
      </w:r>
      <w:r w:rsidR="00306E27" w:rsidRPr="00AF5717">
        <w:rPr>
          <w:rFonts w:ascii="Arial" w:hAnsi="Arial" w:cs="Arial"/>
          <w:sz w:val="24"/>
        </w:rPr>
        <w:t xml:space="preserve"> </w:t>
      </w:r>
      <w:r w:rsidRPr="00AF5717">
        <w:rPr>
          <w:rFonts w:ascii="Arial" w:hAnsi="Arial" w:cs="Arial"/>
          <w:sz w:val="24"/>
        </w:rPr>
        <w:t>consider safety data within DLT observation period (until 28 days after initiating BNT317</w:t>
      </w:r>
      <w:r w:rsidR="00306E27" w:rsidRPr="00AF5717">
        <w:rPr>
          <w:rFonts w:ascii="Arial" w:hAnsi="Arial" w:cs="Arial"/>
          <w:sz w:val="24"/>
        </w:rPr>
        <w:t xml:space="preserve"> </w:t>
      </w:r>
      <w:r w:rsidRPr="00AF5717">
        <w:rPr>
          <w:rFonts w:ascii="Arial" w:hAnsi="Arial" w:cs="Arial"/>
          <w:sz w:val="24"/>
        </w:rPr>
        <w:t>administration</w:t>
      </w:r>
      <w:r w:rsidR="00306E27" w:rsidRPr="00AF5717">
        <w:rPr>
          <w:rFonts w:ascii="Arial" w:hAnsi="Arial" w:cs="Arial"/>
          <w:sz w:val="24"/>
        </w:rPr>
        <w:t xml:space="preserve"> </w:t>
      </w:r>
      <w:r w:rsidRPr="00AF5717">
        <w:rPr>
          <w:rFonts w:ascii="Arial" w:hAnsi="Arial" w:cs="Arial"/>
          <w:sz w:val="24"/>
        </w:rPr>
        <w:t>on C1D1 or the day before C3D1, whichever comes earlier), and late</w:t>
      </w:r>
      <w:r w:rsidR="00306E27" w:rsidRPr="00AF5717">
        <w:rPr>
          <w:rFonts w:ascii="Arial" w:hAnsi="Arial" w:cs="Arial"/>
          <w:sz w:val="24"/>
        </w:rPr>
        <w:t xml:space="preserve"> </w:t>
      </w:r>
      <w:r w:rsidRPr="00AF5717">
        <w:rPr>
          <w:rFonts w:ascii="Arial" w:hAnsi="Arial" w:cs="Arial"/>
          <w:sz w:val="24"/>
        </w:rPr>
        <w:t>toxicities that developed at lower dose levels. The SRC</w:t>
      </w:r>
      <w:r w:rsidR="008F0C1C">
        <w:rPr>
          <w:rFonts w:ascii="Arial" w:hAnsi="Arial" w:cs="Arial"/>
          <w:sz w:val="24"/>
        </w:rPr>
        <w:t xml:space="preserve"> or equivalent forum</w:t>
      </w:r>
      <w:r w:rsidRPr="00AF5717">
        <w:rPr>
          <w:rFonts w:ascii="Arial" w:hAnsi="Arial" w:cs="Arial"/>
          <w:sz w:val="24"/>
        </w:rPr>
        <w:t xml:space="preserve"> will regularly review the safety</w:t>
      </w:r>
      <w:r w:rsidR="00306E27" w:rsidRPr="00AF5717">
        <w:rPr>
          <w:rFonts w:ascii="Arial" w:hAnsi="Arial" w:cs="Arial"/>
          <w:sz w:val="24"/>
        </w:rPr>
        <w:t xml:space="preserve"> </w:t>
      </w:r>
      <w:r w:rsidRPr="00AF5717">
        <w:rPr>
          <w:rFonts w:ascii="Arial" w:hAnsi="Arial" w:cs="Arial"/>
          <w:sz w:val="24"/>
        </w:rPr>
        <w:t>conduct of the trial, and all</w:t>
      </w:r>
      <w:r w:rsidR="007D6A16" w:rsidRPr="00AF5717">
        <w:rPr>
          <w:rFonts w:ascii="Arial" w:hAnsi="Arial" w:cs="Arial"/>
          <w:sz w:val="24"/>
        </w:rPr>
        <w:t xml:space="preserve"> </w:t>
      </w:r>
      <w:r w:rsidRPr="00AF5717">
        <w:rPr>
          <w:rFonts w:ascii="Arial" w:hAnsi="Arial" w:cs="Arial"/>
          <w:sz w:val="24"/>
        </w:rPr>
        <w:t>significant decisions will be documented. The frequency of the</w:t>
      </w:r>
      <w:r w:rsidR="00306E27" w:rsidRPr="00AF5717">
        <w:rPr>
          <w:rFonts w:ascii="Arial" w:hAnsi="Arial" w:cs="Arial"/>
          <w:sz w:val="24"/>
        </w:rPr>
        <w:t xml:space="preserve"> </w:t>
      </w:r>
      <w:r w:rsidRPr="00AF5717">
        <w:rPr>
          <w:rFonts w:ascii="Arial" w:hAnsi="Arial" w:cs="Arial"/>
          <w:sz w:val="24"/>
        </w:rPr>
        <w:t>SRC</w:t>
      </w:r>
      <w:r w:rsidR="003B08B1">
        <w:rPr>
          <w:rFonts w:ascii="Arial" w:hAnsi="Arial" w:cs="Arial"/>
          <w:sz w:val="24"/>
        </w:rPr>
        <w:t xml:space="preserve"> or equivalent forum</w:t>
      </w:r>
      <w:r w:rsidRPr="00AF5717">
        <w:rPr>
          <w:rFonts w:ascii="Arial" w:hAnsi="Arial" w:cs="Arial"/>
          <w:sz w:val="24"/>
        </w:rPr>
        <w:t xml:space="preserve"> review will be based on the trial needs</w:t>
      </w:r>
      <w:r>
        <w:rPr>
          <w:rFonts w:ascii="Arial" w:hAnsi="Arial" w:cs="Arial"/>
          <w:sz w:val="24"/>
        </w:rPr>
        <w:t>.</w:t>
      </w:r>
    </w:p>
    <w:p w14:paraId="0AA9FC80" w14:textId="4715BD1C" w:rsidR="007D6A16" w:rsidRPr="00AF5717" w:rsidRDefault="00E27C57" w:rsidP="000842C5">
      <w:pPr>
        <w:autoSpaceDE w:val="0"/>
        <w:autoSpaceDN w:val="0"/>
        <w:adjustRightInd w:val="0"/>
        <w:spacing w:before="120"/>
        <w:rPr>
          <w:rFonts w:ascii="Arial" w:hAnsi="Arial" w:cs="Arial"/>
          <w:sz w:val="24"/>
        </w:rPr>
      </w:pPr>
      <w:r w:rsidRPr="00AF5717">
        <w:rPr>
          <w:rFonts w:ascii="Arial" w:hAnsi="Arial" w:cs="Arial"/>
          <w:sz w:val="24"/>
        </w:rPr>
        <w:t xml:space="preserve">The SRC </w:t>
      </w:r>
      <w:r w:rsidR="003B08B1">
        <w:rPr>
          <w:rFonts w:ascii="Arial" w:hAnsi="Arial" w:cs="Arial"/>
          <w:sz w:val="24"/>
        </w:rPr>
        <w:t xml:space="preserve">or equivalent forum </w:t>
      </w:r>
      <w:r w:rsidRPr="00AF5717">
        <w:rPr>
          <w:rFonts w:ascii="Arial" w:hAnsi="Arial" w:cs="Arial"/>
          <w:sz w:val="24"/>
        </w:rPr>
        <w:t>will be constituted and act according to procedures described in the SRC</w:t>
      </w:r>
      <w:r w:rsidR="003B08B1">
        <w:rPr>
          <w:rFonts w:ascii="Arial" w:hAnsi="Arial" w:cs="Arial"/>
          <w:sz w:val="24"/>
        </w:rPr>
        <w:t xml:space="preserve"> or equivalent forum</w:t>
      </w:r>
      <w:r w:rsidR="00306E27" w:rsidRPr="00AF5717">
        <w:rPr>
          <w:rFonts w:ascii="Arial" w:hAnsi="Arial" w:cs="Arial"/>
          <w:sz w:val="24"/>
        </w:rPr>
        <w:t xml:space="preserve"> </w:t>
      </w:r>
      <w:r w:rsidRPr="00AF5717">
        <w:rPr>
          <w:rFonts w:ascii="Arial" w:eastAsia="ArialMT" w:hAnsi="Arial" w:cs="Arial"/>
          <w:sz w:val="24"/>
        </w:rPr>
        <w:t>Charter, it will include sponsor representatives (representatives from the sponsor’s clinical</w:t>
      </w:r>
      <w:r w:rsidR="00306E27" w:rsidRPr="00AF5717">
        <w:rPr>
          <w:rFonts w:ascii="Arial" w:hAnsi="Arial" w:cs="Arial"/>
          <w:sz w:val="24"/>
        </w:rPr>
        <w:t xml:space="preserve"> </w:t>
      </w:r>
      <w:r w:rsidRPr="00AF5717">
        <w:rPr>
          <w:rFonts w:ascii="Arial" w:eastAsia="ArialMT" w:hAnsi="Arial" w:cs="Arial"/>
          <w:sz w:val="24"/>
        </w:rPr>
        <w:t>development team, the sponsor’s safety team, the sponsor designated medical monit</w:t>
      </w:r>
      <w:r w:rsidRPr="00AF5717">
        <w:rPr>
          <w:rFonts w:ascii="Arial" w:hAnsi="Arial" w:cs="Arial"/>
          <w:sz w:val="24"/>
        </w:rPr>
        <w:t>or),</w:t>
      </w:r>
      <w:r w:rsidR="00306E27" w:rsidRPr="00AF5717">
        <w:rPr>
          <w:rFonts w:ascii="Arial" w:hAnsi="Arial" w:cs="Arial"/>
          <w:sz w:val="24"/>
        </w:rPr>
        <w:t xml:space="preserve"> </w:t>
      </w:r>
      <w:r w:rsidRPr="00AF5717">
        <w:rPr>
          <w:rFonts w:ascii="Arial" w:hAnsi="Arial" w:cs="Arial"/>
          <w:sz w:val="24"/>
        </w:rPr>
        <w:t>and investigators for involved sites. The SRC</w:t>
      </w:r>
      <w:r w:rsidR="003B08B1">
        <w:rPr>
          <w:rFonts w:ascii="Arial" w:hAnsi="Arial" w:cs="Arial"/>
          <w:sz w:val="24"/>
        </w:rPr>
        <w:t xml:space="preserve"> or equivalent forum</w:t>
      </w:r>
      <w:r w:rsidRPr="00AF5717">
        <w:rPr>
          <w:rFonts w:ascii="Arial" w:hAnsi="Arial" w:cs="Arial"/>
          <w:sz w:val="24"/>
        </w:rPr>
        <w:t xml:space="preserve"> will prepare written minutes of its meetings.</w:t>
      </w:r>
      <w:r w:rsidR="00306E27" w:rsidRPr="00AF5717">
        <w:rPr>
          <w:rFonts w:ascii="Arial" w:hAnsi="Arial" w:cs="Arial"/>
          <w:sz w:val="24"/>
        </w:rPr>
        <w:t xml:space="preserve"> </w:t>
      </w:r>
    </w:p>
    <w:p w14:paraId="61882929" w14:textId="4124EFB2" w:rsidR="00306E27" w:rsidRPr="00AF5717" w:rsidRDefault="00E27C57" w:rsidP="007D6A16">
      <w:pPr>
        <w:autoSpaceDE w:val="0"/>
        <w:autoSpaceDN w:val="0"/>
        <w:adjustRightInd w:val="0"/>
        <w:spacing w:before="120"/>
        <w:rPr>
          <w:rFonts w:ascii="Arial" w:hAnsi="Arial" w:cs="Arial"/>
          <w:sz w:val="24"/>
        </w:rPr>
      </w:pPr>
      <w:r w:rsidRPr="00AF5717">
        <w:rPr>
          <w:rFonts w:ascii="Arial" w:hAnsi="Arial" w:cs="Arial"/>
          <w:color w:val="000000"/>
          <w:sz w:val="24"/>
        </w:rPr>
        <w:t>SRC</w:t>
      </w:r>
      <w:r w:rsidR="003B08B1">
        <w:rPr>
          <w:rFonts w:ascii="Arial" w:hAnsi="Arial" w:cs="Arial"/>
          <w:color w:val="000000"/>
          <w:sz w:val="24"/>
        </w:rPr>
        <w:t xml:space="preserve"> or equivalent forum</w:t>
      </w:r>
      <w:r w:rsidRPr="00AF5717">
        <w:rPr>
          <w:rFonts w:ascii="Arial" w:hAnsi="Arial" w:cs="Arial"/>
          <w:color w:val="000000"/>
          <w:sz w:val="24"/>
        </w:rPr>
        <w:t xml:space="preserve"> tasks will include, but are not limited to, the following activities:</w:t>
      </w:r>
    </w:p>
    <w:p w14:paraId="4358AD34" w14:textId="7E93018D" w:rsidR="00306E27" w:rsidRPr="00AF5717" w:rsidRDefault="00E27C57" w:rsidP="007D6A16">
      <w:pPr>
        <w:pStyle w:val="ListParagraph"/>
        <w:numPr>
          <w:ilvl w:val="0"/>
          <w:numId w:val="39"/>
        </w:numPr>
        <w:autoSpaceDE w:val="0"/>
        <w:autoSpaceDN w:val="0"/>
        <w:adjustRightInd w:val="0"/>
        <w:spacing w:before="120"/>
        <w:rPr>
          <w:rFonts w:cs="Arial"/>
        </w:rPr>
      </w:pPr>
      <w:r w:rsidRPr="00AF5717">
        <w:rPr>
          <w:rFonts w:cs="Arial"/>
          <w:color w:val="000000"/>
        </w:rPr>
        <w:t>During the dose escalation phase, following completion of the DLT assessment period for all trial participants in a given dose group, the SRC</w:t>
      </w:r>
      <w:r w:rsidR="004A7A08">
        <w:rPr>
          <w:rFonts w:cs="Arial"/>
          <w:color w:val="000000"/>
        </w:rPr>
        <w:t xml:space="preserve"> or equivalent forum</w:t>
      </w:r>
      <w:r w:rsidRPr="00AF5717">
        <w:rPr>
          <w:rFonts w:cs="Arial"/>
          <w:color w:val="000000"/>
        </w:rPr>
        <w:t xml:space="preserve"> will review </w:t>
      </w:r>
      <w:r w:rsidRPr="00AF5717">
        <w:rPr>
          <w:rFonts w:cs="Arial"/>
          <w:color w:val="000000"/>
        </w:rPr>
        <w:lastRenderedPageBreak/>
        <w:t>trial participant status and determine if escalation to a higher dose level is justified. At these meetings, investigators and/or their delegates will report on safety and antitumor activity of trial participants.</w:t>
      </w:r>
    </w:p>
    <w:p w14:paraId="56577FAC" w14:textId="77777777" w:rsidR="00306E27" w:rsidRPr="00AF5717" w:rsidRDefault="00E27C57" w:rsidP="007D6A16">
      <w:pPr>
        <w:pStyle w:val="ListParagraph"/>
        <w:numPr>
          <w:ilvl w:val="0"/>
          <w:numId w:val="39"/>
        </w:numPr>
        <w:autoSpaceDE w:val="0"/>
        <w:autoSpaceDN w:val="0"/>
        <w:adjustRightInd w:val="0"/>
        <w:spacing w:before="120"/>
        <w:rPr>
          <w:rFonts w:cs="Arial"/>
        </w:rPr>
      </w:pPr>
      <w:r w:rsidRPr="00AF5717">
        <w:rPr>
          <w:rFonts w:cs="Arial"/>
          <w:color w:val="000000"/>
        </w:rPr>
        <w:t>Determine whether a toxicity meets the DLT definition.</w:t>
      </w:r>
    </w:p>
    <w:p w14:paraId="534E0A66" w14:textId="77777777" w:rsidR="00306E27" w:rsidRPr="00AF5717" w:rsidRDefault="00E27C57" w:rsidP="007D6A16">
      <w:pPr>
        <w:pStyle w:val="ListParagraph"/>
        <w:numPr>
          <w:ilvl w:val="0"/>
          <w:numId w:val="39"/>
        </w:numPr>
        <w:autoSpaceDE w:val="0"/>
        <w:autoSpaceDN w:val="0"/>
        <w:adjustRightInd w:val="0"/>
        <w:spacing w:before="120"/>
        <w:rPr>
          <w:rFonts w:cs="Arial"/>
        </w:rPr>
      </w:pPr>
      <w:r w:rsidRPr="00AF5717">
        <w:rPr>
          <w:rFonts w:cs="Arial"/>
          <w:color w:val="000000"/>
        </w:rPr>
        <w:t>Define lower, intermediate, and higher dose levels, as appropriate.</w:t>
      </w:r>
    </w:p>
    <w:p w14:paraId="1F4EBD85" w14:textId="31D3AE88" w:rsidR="00306E27" w:rsidRPr="00686ACC" w:rsidRDefault="00E27C57" w:rsidP="007D6A16">
      <w:pPr>
        <w:pStyle w:val="ListParagraph"/>
        <w:numPr>
          <w:ilvl w:val="0"/>
          <w:numId w:val="39"/>
        </w:numPr>
        <w:autoSpaceDE w:val="0"/>
        <w:autoSpaceDN w:val="0"/>
        <w:adjustRightInd w:val="0"/>
        <w:spacing w:before="120"/>
        <w:rPr>
          <w:ins w:id="1639" w:author="Marmol, Dominika Klaudia" w:date="2026-06-11T09:24:00Z"/>
          <w:rFonts w:cs="Arial"/>
        </w:rPr>
      </w:pPr>
      <w:r w:rsidRPr="00AF5717">
        <w:rPr>
          <w:rFonts w:cs="Arial"/>
          <w:color w:val="000000"/>
        </w:rPr>
        <w:t>Declare the MTD and RP2D.</w:t>
      </w:r>
    </w:p>
    <w:p w14:paraId="6B70B329" w14:textId="503B3AE4" w:rsidR="00686ACC" w:rsidRPr="00686ACC" w:rsidRDefault="00E27C57" w:rsidP="00686ACC">
      <w:pPr>
        <w:pStyle w:val="ListParagraph"/>
        <w:numPr>
          <w:ilvl w:val="0"/>
          <w:numId w:val="39"/>
        </w:numPr>
        <w:autoSpaceDE w:val="0"/>
        <w:autoSpaceDN w:val="0"/>
        <w:adjustRightInd w:val="0"/>
        <w:spacing w:before="120"/>
        <w:rPr>
          <w:rFonts w:cs="Arial"/>
        </w:rPr>
      </w:pPr>
      <w:ins w:id="1640" w:author="Marmol, Dominika Klaudia" w:date="2026-06-11T09:24:00Z">
        <w:r w:rsidRPr="006F480C">
          <w:rPr>
            <w:rFonts w:cs="Arial"/>
          </w:rPr>
          <w:t>Define the dose level for the dose optimization and expansion part (Part B).</w:t>
        </w:r>
      </w:ins>
    </w:p>
    <w:p w14:paraId="69EECD21" w14:textId="77777777" w:rsidR="0065182D" w:rsidRDefault="00E27C57" w:rsidP="007D6A16">
      <w:pPr>
        <w:autoSpaceDE w:val="0"/>
        <w:autoSpaceDN w:val="0"/>
        <w:adjustRightInd w:val="0"/>
        <w:spacing w:before="120"/>
        <w:rPr>
          <w:rFonts w:ascii="Arial" w:hAnsi="Arial" w:cs="Arial"/>
          <w:color w:val="000000"/>
          <w:sz w:val="24"/>
        </w:rPr>
      </w:pPr>
      <w:r w:rsidRPr="00AF5717">
        <w:rPr>
          <w:rFonts w:ascii="Arial" w:hAnsi="Arial" w:cs="Arial"/>
          <w:color w:val="000000"/>
          <w:sz w:val="24"/>
        </w:rPr>
        <w:t>For this trial, the additional tasks of the SRC</w:t>
      </w:r>
      <w:r w:rsidR="004A7A08">
        <w:rPr>
          <w:rFonts w:ascii="Arial" w:hAnsi="Arial" w:cs="Arial"/>
          <w:color w:val="000000"/>
          <w:sz w:val="24"/>
        </w:rPr>
        <w:t xml:space="preserve"> or equivalent forum</w:t>
      </w:r>
      <w:r w:rsidRPr="00AF5717">
        <w:rPr>
          <w:rFonts w:ascii="Arial" w:hAnsi="Arial" w:cs="Arial"/>
          <w:color w:val="000000"/>
          <w:sz w:val="24"/>
        </w:rPr>
        <w:t xml:space="preserve"> are assessing the pausing/stopping rule</w:t>
      </w:r>
      <w:r w:rsidR="00306E27" w:rsidRPr="00AF5717">
        <w:rPr>
          <w:rFonts w:ascii="Arial" w:hAnsi="Arial" w:cs="Arial"/>
          <w:color w:val="000000"/>
          <w:sz w:val="24"/>
        </w:rPr>
        <w:t xml:space="preserve"> </w:t>
      </w:r>
      <w:r w:rsidRPr="00AF5717">
        <w:rPr>
          <w:rFonts w:ascii="Arial" w:hAnsi="Arial" w:cs="Arial"/>
          <w:color w:val="000000"/>
          <w:sz w:val="24"/>
        </w:rPr>
        <w:t>criteria defined in the trial protocol and decide about stopping, pausing or continuation of</w:t>
      </w:r>
      <w:r w:rsidR="00306E27" w:rsidRPr="00AF5717">
        <w:rPr>
          <w:rFonts w:ascii="Arial" w:hAnsi="Arial" w:cs="Arial"/>
          <w:color w:val="000000"/>
          <w:sz w:val="24"/>
        </w:rPr>
        <w:t xml:space="preserve"> </w:t>
      </w:r>
      <w:r w:rsidRPr="00AF5717">
        <w:rPr>
          <w:rFonts w:ascii="Arial" w:hAnsi="Arial" w:cs="Arial"/>
          <w:color w:val="000000"/>
          <w:sz w:val="24"/>
        </w:rPr>
        <w:t>the trial including potentially necessary changes to the trial design or conduct.</w:t>
      </w:r>
      <w:r w:rsidR="00306E27" w:rsidRPr="00AF5717">
        <w:rPr>
          <w:rFonts w:ascii="Arial" w:hAnsi="Arial" w:cs="Arial"/>
          <w:color w:val="000000"/>
          <w:sz w:val="24"/>
        </w:rPr>
        <w:t xml:space="preserve"> </w:t>
      </w:r>
    </w:p>
    <w:p w14:paraId="5C31EBE4" w14:textId="37704AB5" w:rsidR="00AD1017" w:rsidRPr="00AF5717" w:rsidRDefault="00E27C57" w:rsidP="007D6A16">
      <w:pPr>
        <w:autoSpaceDE w:val="0"/>
        <w:autoSpaceDN w:val="0"/>
        <w:adjustRightInd w:val="0"/>
        <w:spacing w:before="120"/>
        <w:rPr>
          <w:rFonts w:ascii="Arial" w:hAnsi="Arial" w:cs="Arial"/>
          <w:color w:val="000000"/>
          <w:sz w:val="24"/>
        </w:rPr>
      </w:pPr>
      <w:r w:rsidRPr="00AF5717">
        <w:rPr>
          <w:rFonts w:ascii="Arial" w:hAnsi="Arial" w:cs="Arial"/>
          <w:color w:val="000000"/>
          <w:sz w:val="24"/>
        </w:rPr>
        <w:t>Emergent safety data that meet the criteria for pausing/stopping of the trial (see</w:t>
      </w:r>
      <w:r w:rsidR="00306E27" w:rsidRPr="00AF5717">
        <w:rPr>
          <w:rFonts w:ascii="Arial" w:hAnsi="Arial" w:cs="Arial"/>
          <w:color w:val="000000"/>
          <w:sz w:val="24"/>
        </w:rPr>
        <w:t xml:space="preserve"> CTP </w:t>
      </w:r>
      <w:r w:rsidRPr="00AF5717">
        <w:rPr>
          <w:rFonts w:ascii="Arial" w:hAnsi="Arial" w:cs="Arial"/>
          <w:color w:val="000000"/>
          <w:sz w:val="24"/>
        </w:rPr>
        <w:t xml:space="preserve">Section </w:t>
      </w:r>
      <w:r w:rsidRPr="00AF5717">
        <w:rPr>
          <w:rFonts w:ascii="Arial" w:hAnsi="Arial" w:cs="Arial"/>
          <w:sz w:val="24"/>
        </w:rPr>
        <w:t>7.1</w:t>
      </w:r>
      <w:r w:rsidRPr="00AF5717">
        <w:rPr>
          <w:rFonts w:ascii="Arial" w:hAnsi="Arial" w:cs="Arial"/>
          <w:color w:val="000000"/>
          <w:sz w:val="24"/>
        </w:rPr>
        <w:t xml:space="preserve">) will trigger an </w:t>
      </w:r>
      <w:r w:rsidRPr="00AF5717">
        <w:rPr>
          <w:rFonts w:ascii="Arial" w:hAnsi="Arial" w:cs="Arial"/>
          <w:i/>
          <w:iCs/>
          <w:color w:val="000000"/>
          <w:sz w:val="24"/>
        </w:rPr>
        <w:t xml:space="preserve">ad hoc </w:t>
      </w:r>
      <w:r w:rsidRPr="00AF5717">
        <w:rPr>
          <w:rFonts w:ascii="Arial" w:hAnsi="Arial" w:cs="Arial"/>
          <w:color w:val="000000"/>
          <w:sz w:val="24"/>
        </w:rPr>
        <w:t>review by the SRC</w:t>
      </w:r>
      <w:r w:rsidR="004A7A08">
        <w:rPr>
          <w:rFonts w:ascii="Arial" w:hAnsi="Arial" w:cs="Arial"/>
          <w:color w:val="000000"/>
          <w:sz w:val="24"/>
        </w:rPr>
        <w:t xml:space="preserve"> or equivalent forum</w:t>
      </w:r>
      <w:r w:rsidRPr="00AF5717">
        <w:rPr>
          <w:rFonts w:ascii="Arial" w:hAnsi="Arial" w:cs="Arial"/>
          <w:color w:val="000000"/>
          <w:sz w:val="24"/>
        </w:rPr>
        <w:t>. All SAEs considered related either</w:t>
      </w:r>
      <w:r w:rsidR="00306E27" w:rsidRPr="00AF5717">
        <w:rPr>
          <w:rFonts w:ascii="Arial" w:hAnsi="Arial" w:cs="Arial"/>
          <w:color w:val="000000"/>
          <w:sz w:val="24"/>
        </w:rPr>
        <w:t xml:space="preserve"> </w:t>
      </w:r>
      <w:r w:rsidRPr="00AF5717">
        <w:rPr>
          <w:rFonts w:ascii="Arial" w:hAnsi="Arial" w:cs="Arial"/>
          <w:color w:val="000000"/>
          <w:sz w:val="24"/>
        </w:rPr>
        <w:t xml:space="preserve">by the investigator or the sponsor will trigger an </w:t>
      </w:r>
      <w:r w:rsidRPr="00AF5717">
        <w:rPr>
          <w:rFonts w:ascii="Arial" w:hAnsi="Arial" w:cs="Arial"/>
          <w:i/>
          <w:iCs/>
          <w:color w:val="000000"/>
          <w:sz w:val="24"/>
        </w:rPr>
        <w:t xml:space="preserve">ad hoc </w:t>
      </w:r>
      <w:r w:rsidRPr="00AF5717">
        <w:rPr>
          <w:rFonts w:ascii="Arial" w:hAnsi="Arial" w:cs="Arial"/>
          <w:color w:val="000000"/>
          <w:sz w:val="24"/>
        </w:rPr>
        <w:t>review by the SRC</w:t>
      </w:r>
      <w:r w:rsidR="004A7A08">
        <w:rPr>
          <w:rFonts w:ascii="Arial" w:hAnsi="Arial" w:cs="Arial"/>
          <w:color w:val="000000"/>
          <w:sz w:val="24"/>
        </w:rPr>
        <w:t xml:space="preserve"> or equivalent forum</w:t>
      </w:r>
      <w:r w:rsidRPr="00AF5717">
        <w:rPr>
          <w:rFonts w:ascii="Arial" w:hAnsi="Arial" w:cs="Arial"/>
          <w:color w:val="000000"/>
          <w:sz w:val="24"/>
        </w:rPr>
        <w:t>.</w:t>
      </w:r>
    </w:p>
    <w:p w14:paraId="67475E3B" w14:textId="5CDC1732" w:rsidR="00154531" w:rsidRPr="00AF5717" w:rsidRDefault="00E27C57" w:rsidP="007D6A16">
      <w:pPr>
        <w:autoSpaceDE w:val="0"/>
        <w:autoSpaceDN w:val="0"/>
        <w:adjustRightInd w:val="0"/>
        <w:spacing w:before="120"/>
        <w:rPr>
          <w:rFonts w:ascii="Arial" w:hAnsi="Arial" w:cs="Arial"/>
          <w:color w:val="000000"/>
          <w:sz w:val="24"/>
        </w:rPr>
      </w:pPr>
      <w:r w:rsidRPr="00AF5717">
        <w:rPr>
          <w:rFonts w:ascii="Arial" w:hAnsi="Arial" w:cs="Arial"/>
          <w:sz w:val="24"/>
        </w:rPr>
        <w:t>Details of all analyses in support of the SRC</w:t>
      </w:r>
      <w:r w:rsidR="004A7A08">
        <w:rPr>
          <w:rFonts w:ascii="Arial" w:hAnsi="Arial" w:cs="Arial"/>
          <w:sz w:val="24"/>
        </w:rPr>
        <w:t xml:space="preserve"> or equivalent forum</w:t>
      </w:r>
      <w:r w:rsidRPr="00AF5717">
        <w:rPr>
          <w:rFonts w:ascii="Arial" w:hAnsi="Arial" w:cs="Arial"/>
          <w:sz w:val="24"/>
        </w:rPr>
        <w:t xml:space="preserve"> will be described in the trial SRC </w:t>
      </w:r>
      <w:r w:rsidR="004A7A08">
        <w:rPr>
          <w:rFonts w:ascii="Arial" w:hAnsi="Arial" w:cs="Arial"/>
          <w:sz w:val="24"/>
        </w:rPr>
        <w:t xml:space="preserve">or equivalent forum </w:t>
      </w:r>
      <w:r w:rsidRPr="00AF5717">
        <w:rPr>
          <w:rFonts w:ascii="Arial" w:hAnsi="Arial" w:cs="Arial"/>
          <w:sz w:val="24"/>
        </w:rPr>
        <w:t>Charter.</w:t>
      </w:r>
    </w:p>
    <w:p w14:paraId="5F5DA896" w14:textId="55ACD2C4" w:rsidR="00650BF2" w:rsidRPr="00F518D2" w:rsidRDefault="00E27C57" w:rsidP="00AD0171">
      <w:pPr>
        <w:pStyle w:val="Heading1"/>
        <w:rPr>
          <w:rFonts w:cs="Arial"/>
          <w:szCs w:val="24"/>
        </w:rPr>
      </w:pPr>
      <w:bookmarkStart w:id="1641" w:name="_Toc232068001"/>
      <w:r w:rsidRPr="00F518D2">
        <w:rPr>
          <w:rFonts w:cs="Arial"/>
          <w:caps w:val="0"/>
          <w:szCs w:val="24"/>
        </w:rPr>
        <w:t>STATISTICAL HYPOTHESES AND MULTIPLICITY ADJUSTMENT</w:t>
      </w:r>
      <w:bookmarkEnd w:id="1641"/>
    </w:p>
    <w:p w14:paraId="36CB2089" w14:textId="5BED85A8" w:rsidR="00111F16" w:rsidRPr="00AF5717" w:rsidRDefault="00E27C57" w:rsidP="00AD1017">
      <w:pPr>
        <w:pStyle w:val="Paragraph"/>
        <w:rPr>
          <w:rFonts w:cs="Arial"/>
          <w:szCs w:val="22"/>
        </w:rPr>
      </w:pPr>
      <w:bookmarkStart w:id="1642" w:name="_Toc54617583"/>
      <w:r w:rsidRPr="00AF5717">
        <w:rPr>
          <w:rFonts w:cs="Arial"/>
          <w:szCs w:val="22"/>
        </w:rPr>
        <w:t>There is no formal primary research hypothesis to be statistically tested for this trial.</w:t>
      </w:r>
    </w:p>
    <w:p w14:paraId="583DEFCC" w14:textId="6795F98E" w:rsidR="00A3700E" w:rsidRPr="00F518D2" w:rsidRDefault="00E27C57">
      <w:pPr>
        <w:pStyle w:val="Heading1"/>
      </w:pPr>
      <w:bookmarkStart w:id="1643" w:name="_Toc232068002"/>
      <w:bookmarkStart w:id="1644" w:name="_Toc144091599"/>
      <w:bookmarkStart w:id="1645" w:name="_Toc104121338"/>
      <w:bookmarkStart w:id="1646" w:name="_Toc104121745"/>
      <w:bookmarkStart w:id="1647" w:name="_Toc104122431"/>
      <w:bookmarkStart w:id="1648" w:name="_Toc64874471"/>
      <w:bookmarkStart w:id="1649" w:name="_Toc66498408"/>
      <w:bookmarkStart w:id="1650" w:name="_Toc126556833"/>
      <w:bookmarkEnd w:id="1642"/>
      <w:r w:rsidRPr="00F518D2">
        <w:rPr>
          <w:caps w:val="0"/>
        </w:rPr>
        <w:t>ANALYSIS SETS</w:t>
      </w:r>
      <w:bookmarkEnd w:id="1643"/>
    </w:p>
    <w:p w14:paraId="5B255B58" w14:textId="47EECCAB" w:rsidR="00A92405" w:rsidRPr="00AF5717" w:rsidRDefault="00E27C57" w:rsidP="00AE0666">
      <w:pPr>
        <w:pStyle w:val="Heading2"/>
      </w:pPr>
      <w:bookmarkStart w:id="1651" w:name="_Toc232068003"/>
      <w:r w:rsidRPr="00AF5717">
        <w:t>Definition of Analysis Sets</w:t>
      </w:r>
      <w:bookmarkEnd w:id="1651"/>
      <w:r w:rsidR="00437A5C" w:rsidRPr="00AF5717">
        <w:t xml:space="preserve"> </w:t>
      </w:r>
    </w:p>
    <w:p w14:paraId="5E18253A" w14:textId="551D11DB" w:rsidR="00634068" w:rsidRPr="00AF5717" w:rsidRDefault="00E27C57" w:rsidP="00B258FE">
      <w:pPr>
        <w:pStyle w:val="Paragraph"/>
        <w:keepNext/>
        <w:rPr>
          <w:rFonts w:cs="Arial"/>
        </w:rPr>
      </w:pPr>
      <w:r w:rsidRPr="00AF5717">
        <w:rPr>
          <w:rFonts w:cs="Arial"/>
        </w:rPr>
        <w:t>The f</w:t>
      </w:r>
      <w:r w:rsidR="00FA3830" w:rsidRPr="00AF5717">
        <w:rPr>
          <w:rFonts w:cs="Arial"/>
        </w:rPr>
        <w:t xml:space="preserve">ollowing populations are defined for this </w:t>
      </w:r>
      <w:r w:rsidR="00BE37B6" w:rsidRPr="00AF5717">
        <w:rPr>
          <w:rFonts w:cs="Arial"/>
        </w:rPr>
        <w:t>trial</w:t>
      </w:r>
      <w:r w:rsidR="00FA3830" w:rsidRPr="00AF5717">
        <w:rPr>
          <w:rFonts w:cs="Arial"/>
        </w:rPr>
        <w:t>:</w:t>
      </w:r>
      <w:r w:rsidR="00FA3830" w:rsidRPr="00AF5717">
        <w:rPr>
          <w:rFonts w:cs="Arial"/>
        </w:rPr>
        <w:br/>
      </w:r>
    </w:p>
    <w:tbl>
      <w:tblPr>
        <w:tblW w:w="5000" w:type="pct"/>
        <w:tblLayout w:type="fixed"/>
        <w:tblLook w:val="0400" w:firstRow="0" w:lastRow="0" w:firstColumn="0" w:lastColumn="0" w:noHBand="0" w:noVBand="1"/>
      </w:tblPr>
      <w:tblGrid>
        <w:gridCol w:w="2696"/>
        <w:gridCol w:w="7273"/>
      </w:tblGrid>
      <w:tr w:rsidR="008F5115" w14:paraId="44A0BD83" w14:textId="77777777" w:rsidTr="00CA56B8">
        <w:trPr>
          <w:trHeight w:val="350"/>
          <w:tblHeader/>
        </w:trPr>
        <w:tc>
          <w:tcPr>
            <w:tcW w:w="1352" w:type="pct"/>
            <w:tcBorders>
              <w:top w:val="single" w:sz="4" w:space="0" w:color="auto"/>
              <w:left w:val="single" w:sz="4" w:space="0" w:color="auto"/>
              <w:bottom w:val="single" w:sz="4" w:space="0" w:color="auto"/>
              <w:right w:val="single" w:sz="4" w:space="0" w:color="auto"/>
            </w:tcBorders>
            <w:shd w:val="clear" w:color="auto" w:fill="E7E6E6" w:themeFill="background2"/>
          </w:tcPr>
          <w:p w14:paraId="5F590B31" w14:textId="77777777" w:rsidR="00634068" w:rsidRPr="00281AAD" w:rsidRDefault="00E27C57" w:rsidP="00C30541">
            <w:pPr>
              <w:pStyle w:val="TableColumnHeadings"/>
              <w:keepNext/>
              <w:rPr>
                <w:sz w:val="20"/>
                <w:szCs w:val="28"/>
              </w:rPr>
            </w:pPr>
            <w:r w:rsidRPr="00281AAD">
              <w:rPr>
                <w:sz w:val="20"/>
                <w:szCs w:val="28"/>
              </w:rPr>
              <w:t>Population</w:t>
            </w:r>
          </w:p>
        </w:tc>
        <w:tc>
          <w:tcPr>
            <w:tcW w:w="3648" w:type="pct"/>
            <w:tcBorders>
              <w:top w:val="single" w:sz="4" w:space="0" w:color="auto"/>
              <w:left w:val="single" w:sz="4" w:space="0" w:color="auto"/>
              <w:bottom w:val="single" w:sz="4" w:space="0" w:color="auto"/>
              <w:right w:val="single" w:sz="4" w:space="0" w:color="auto"/>
            </w:tcBorders>
            <w:shd w:val="clear" w:color="auto" w:fill="E7E6E6" w:themeFill="background2"/>
          </w:tcPr>
          <w:p w14:paraId="760F50EE" w14:textId="77777777" w:rsidR="00634068" w:rsidRPr="00281AAD" w:rsidRDefault="00E27C57" w:rsidP="00C30541">
            <w:pPr>
              <w:pStyle w:val="TableColumnHeadings"/>
              <w:keepNext/>
              <w:rPr>
                <w:sz w:val="20"/>
                <w:szCs w:val="28"/>
              </w:rPr>
            </w:pPr>
            <w:r w:rsidRPr="00281AAD">
              <w:rPr>
                <w:sz w:val="20"/>
                <w:szCs w:val="28"/>
              </w:rPr>
              <w:t>Definition</w:t>
            </w:r>
          </w:p>
        </w:tc>
      </w:tr>
      <w:tr w:rsidR="008F5115" w14:paraId="14430DE5" w14:textId="77777777" w:rsidTr="7E4221E6">
        <w:trPr>
          <w:trHeight w:val="377"/>
        </w:trPr>
        <w:tc>
          <w:tcPr>
            <w:tcW w:w="1352" w:type="pct"/>
            <w:tcBorders>
              <w:top w:val="single" w:sz="4" w:space="0" w:color="auto"/>
              <w:left w:val="single" w:sz="4" w:space="0" w:color="auto"/>
              <w:bottom w:val="single" w:sz="4" w:space="0" w:color="auto"/>
              <w:right w:val="single" w:sz="4" w:space="0" w:color="auto"/>
            </w:tcBorders>
          </w:tcPr>
          <w:p w14:paraId="2D91470B" w14:textId="23CFB6EC" w:rsidR="00081B8B" w:rsidRPr="00AF5717" w:rsidRDefault="00E27C57" w:rsidP="00370466">
            <w:pPr>
              <w:autoSpaceDE w:val="0"/>
              <w:autoSpaceDN w:val="0"/>
              <w:adjustRightInd w:val="0"/>
              <w:spacing w:after="0"/>
              <w:rPr>
                <w:rFonts w:ascii="Arial" w:hAnsi="Arial" w:cs="Arial"/>
              </w:rPr>
            </w:pPr>
            <w:r w:rsidRPr="00AF5717">
              <w:rPr>
                <w:rFonts w:ascii="Arial" w:hAnsi="Arial" w:cs="Arial"/>
              </w:rPr>
              <w:t>Screened Set</w:t>
            </w:r>
          </w:p>
        </w:tc>
        <w:tc>
          <w:tcPr>
            <w:tcW w:w="3648" w:type="pct"/>
            <w:tcBorders>
              <w:top w:val="single" w:sz="4" w:space="0" w:color="auto"/>
              <w:left w:val="single" w:sz="4" w:space="0" w:color="auto"/>
              <w:bottom w:val="single" w:sz="4" w:space="0" w:color="auto"/>
              <w:right w:val="single" w:sz="4" w:space="0" w:color="auto"/>
            </w:tcBorders>
          </w:tcPr>
          <w:p w14:paraId="395F3362" w14:textId="24A89105" w:rsidR="00081B8B" w:rsidRPr="00AF5717" w:rsidRDefault="00E27C57" w:rsidP="00370466">
            <w:pPr>
              <w:autoSpaceDE w:val="0"/>
              <w:autoSpaceDN w:val="0"/>
              <w:adjustRightInd w:val="0"/>
              <w:spacing w:after="0"/>
              <w:rPr>
                <w:rFonts w:ascii="Arial" w:hAnsi="Arial" w:cs="Arial"/>
              </w:rPr>
            </w:pPr>
            <w:r w:rsidRPr="00AF5717">
              <w:rPr>
                <w:rFonts w:ascii="Arial" w:hAnsi="Arial" w:cs="Arial"/>
              </w:rPr>
              <w:t xml:space="preserve">All participants who have signed and dated the trial informed consent form. This set will be used to </w:t>
            </w:r>
            <w:r w:rsidR="008D4FBB" w:rsidRPr="00AF5717">
              <w:rPr>
                <w:rFonts w:ascii="Arial" w:hAnsi="Arial" w:cs="Arial"/>
              </w:rPr>
              <w:t>summarize</w:t>
            </w:r>
            <w:r w:rsidRPr="00AF5717">
              <w:rPr>
                <w:rFonts w:ascii="Arial" w:hAnsi="Arial" w:cs="Arial"/>
              </w:rPr>
              <w:t xml:space="preserve"> screen failures.</w:t>
            </w:r>
          </w:p>
        </w:tc>
      </w:tr>
      <w:tr w:rsidR="008F5115" w14:paraId="0D432FE7" w14:textId="77777777" w:rsidTr="7E4221E6">
        <w:trPr>
          <w:trHeight w:val="377"/>
        </w:trPr>
        <w:tc>
          <w:tcPr>
            <w:tcW w:w="1352" w:type="pct"/>
            <w:tcBorders>
              <w:top w:val="single" w:sz="4" w:space="0" w:color="auto"/>
              <w:left w:val="single" w:sz="4" w:space="0" w:color="auto"/>
              <w:bottom w:val="single" w:sz="4" w:space="0" w:color="auto"/>
              <w:right w:val="single" w:sz="4" w:space="0" w:color="auto"/>
            </w:tcBorders>
          </w:tcPr>
          <w:p w14:paraId="1EA0FC24" w14:textId="73EE31E3" w:rsidR="00F64406" w:rsidRPr="00AF5717" w:rsidRDefault="00E27C57" w:rsidP="00370466">
            <w:pPr>
              <w:autoSpaceDE w:val="0"/>
              <w:autoSpaceDN w:val="0"/>
              <w:adjustRightInd w:val="0"/>
              <w:spacing w:after="0"/>
              <w:rPr>
                <w:rFonts w:ascii="Arial" w:hAnsi="Arial" w:cs="Arial"/>
              </w:rPr>
            </w:pPr>
            <w:del w:id="1652" w:author="Marmol, Dominika Klaudia" w:date="2026-06-03T17:12:00Z">
              <w:r w:rsidRPr="00AF5717">
                <w:rPr>
                  <w:rFonts w:ascii="Arial" w:hAnsi="Arial" w:cs="Arial"/>
                </w:rPr>
                <w:delText>Enrolled</w:delText>
              </w:r>
              <w:r w:rsidR="00370466" w:rsidRPr="00AF5717">
                <w:rPr>
                  <w:rFonts w:ascii="Arial" w:hAnsi="Arial" w:cs="Arial"/>
                </w:rPr>
                <w:delText xml:space="preserve"> </w:delText>
              </w:r>
            </w:del>
            <w:ins w:id="1653" w:author="Marmol, Dominika Klaudia" w:date="2026-06-03T17:12:00Z">
              <w:r w:rsidR="0027073D">
                <w:rPr>
                  <w:rFonts w:ascii="Arial" w:hAnsi="Arial" w:cs="Arial"/>
                </w:rPr>
                <w:t>Full Analysis</w:t>
              </w:r>
              <w:r w:rsidR="0027073D" w:rsidRPr="00AF5717">
                <w:rPr>
                  <w:rFonts w:ascii="Arial" w:hAnsi="Arial" w:cs="Arial"/>
                </w:rPr>
                <w:t xml:space="preserve"> </w:t>
              </w:r>
            </w:ins>
            <w:r w:rsidRPr="00AF5717">
              <w:rPr>
                <w:rFonts w:ascii="Arial" w:hAnsi="Arial" w:cs="Arial"/>
              </w:rPr>
              <w:t>Set</w:t>
            </w:r>
            <w:ins w:id="1654" w:author="Marmol, Dominika Klaudia" w:date="2026-06-03T17:12:00Z">
              <w:r w:rsidR="0027073D">
                <w:rPr>
                  <w:rFonts w:ascii="Arial" w:hAnsi="Arial" w:cs="Arial"/>
                </w:rPr>
                <w:t xml:space="preserve"> (FAS)</w:t>
              </w:r>
            </w:ins>
          </w:p>
        </w:tc>
        <w:tc>
          <w:tcPr>
            <w:tcW w:w="3648" w:type="pct"/>
            <w:tcBorders>
              <w:top w:val="single" w:sz="4" w:space="0" w:color="auto"/>
              <w:left w:val="single" w:sz="4" w:space="0" w:color="auto"/>
              <w:bottom w:val="single" w:sz="4" w:space="0" w:color="auto"/>
              <w:right w:val="single" w:sz="4" w:space="0" w:color="auto"/>
            </w:tcBorders>
          </w:tcPr>
          <w:p w14:paraId="20F5B591" w14:textId="47492F02" w:rsidR="00F64406" w:rsidRPr="00AF5717" w:rsidRDefault="00E27C57" w:rsidP="00370466">
            <w:pPr>
              <w:autoSpaceDE w:val="0"/>
              <w:autoSpaceDN w:val="0"/>
              <w:adjustRightInd w:val="0"/>
              <w:spacing w:after="0"/>
              <w:rPr>
                <w:rFonts w:ascii="Arial" w:hAnsi="Arial" w:cs="Arial"/>
              </w:rPr>
            </w:pPr>
            <w:r w:rsidRPr="00AF5717">
              <w:rPr>
                <w:rFonts w:ascii="Arial" w:hAnsi="Arial" w:cs="Arial"/>
              </w:rPr>
              <w:t xml:space="preserve">This population consists of all </w:t>
            </w:r>
            <w:r w:rsidR="00370466" w:rsidRPr="00AF5717">
              <w:rPr>
                <w:rFonts w:ascii="Arial" w:hAnsi="Arial" w:cs="Arial"/>
              </w:rPr>
              <w:t>participants</w:t>
            </w:r>
            <w:r w:rsidRPr="00AF5717">
              <w:rPr>
                <w:rFonts w:ascii="Arial" w:hAnsi="Arial" w:cs="Arial"/>
              </w:rPr>
              <w:t xml:space="preserve"> </w:t>
            </w:r>
            <w:ins w:id="1655" w:author="Marmol, Dominika Klaudia" w:date="2026-06-03T17:12:00Z">
              <w:r w:rsidR="0027073D">
                <w:rPr>
                  <w:rFonts w:ascii="Arial" w:hAnsi="Arial" w:cs="Arial"/>
                </w:rPr>
                <w:t>enrolled and t</w:t>
              </w:r>
            </w:ins>
            <w:ins w:id="1656" w:author="Marmol, Dominika Klaudia" w:date="2026-06-03T17:13:00Z">
              <w:r w:rsidR="0027073D">
                <w:rPr>
                  <w:rFonts w:ascii="Arial" w:hAnsi="Arial" w:cs="Arial"/>
                </w:rPr>
                <w:t xml:space="preserve">reated with at least one dose of IMP </w:t>
              </w:r>
            </w:ins>
            <w:del w:id="1657" w:author="Marmol, Dominika Klaudia" w:date="2026-06-03T17:13:00Z">
              <w:r w:rsidRPr="00AF5717">
                <w:rPr>
                  <w:rFonts w:ascii="Arial" w:hAnsi="Arial" w:cs="Arial"/>
                </w:rPr>
                <w:delText>who have been assigned to a specific</w:delText>
              </w:r>
              <w:r w:rsidR="00370466" w:rsidRPr="00AF5717">
                <w:rPr>
                  <w:rFonts w:ascii="Arial" w:hAnsi="Arial" w:cs="Arial"/>
                </w:rPr>
                <w:delText xml:space="preserve"> </w:delText>
              </w:r>
              <w:r w:rsidR="008565FF" w:rsidRPr="00AF5717">
                <w:rPr>
                  <w:rFonts w:ascii="Arial" w:hAnsi="Arial" w:cs="Arial"/>
                </w:rPr>
                <w:delText>treatment arm</w:delText>
              </w:r>
              <w:r w:rsidRPr="00AF5717">
                <w:rPr>
                  <w:rFonts w:ascii="Arial" w:hAnsi="Arial" w:cs="Arial"/>
                </w:rPr>
                <w:delText xml:space="preserve"> or group (i.e., enrolled), regardless of receiving a dose of IMP. </w:delText>
              </w:r>
            </w:del>
            <w:r w:rsidRPr="00AF5717">
              <w:rPr>
                <w:rFonts w:ascii="Arial" w:hAnsi="Arial" w:cs="Arial"/>
              </w:rPr>
              <w:t>This</w:t>
            </w:r>
            <w:r w:rsidR="00370466" w:rsidRPr="00AF5717">
              <w:rPr>
                <w:rFonts w:ascii="Arial" w:hAnsi="Arial" w:cs="Arial"/>
              </w:rPr>
              <w:t xml:space="preserve"> </w:t>
            </w:r>
            <w:r w:rsidRPr="00AF5717">
              <w:rPr>
                <w:rFonts w:ascii="Arial" w:hAnsi="Arial" w:cs="Arial"/>
              </w:rPr>
              <w:t xml:space="preserve">set will be used for </w:t>
            </w:r>
            <w:ins w:id="1658" w:author="Marmol, Dominika Klaudia" w:date="2026-06-03T17:13:00Z">
              <w:r w:rsidR="0027073D">
                <w:rPr>
                  <w:rFonts w:ascii="Arial" w:hAnsi="Arial" w:cs="Arial"/>
                </w:rPr>
                <w:t>the safet</w:t>
              </w:r>
            </w:ins>
            <w:ins w:id="1659" w:author="Marmol, Dominika Klaudia" w:date="2026-06-03T17:14:00Z">
              <w:r w:rsidR="0027073D">
                <w:rPr>
                  <w:rFonts w:ascii="Arial" w:hAnsi="Arial" w:cs="Arial"/>
                </w:rPr>
                <w:t>y</w:t>
              </w:r>
            </w:ins>
            <w:ins w:id="1660" w:author="Marmol, Dominika Klaudia" w:date="2026-06-03T17:13:00Z">
              <w:r w:rsidR="0027073D">
                <w:rPr>
                  <w:rFonts w:ascii="Arial" w:hAnsi="Arial" w:cs="Arial"/>
                </w:rPr>
                <w:t xml:space="preserve"> and efficacy analyses up to the point of any IMP dose escalation</w:t>
              </w:r>
            </w:ins>
            <w:ins w:id="1661" w:author="Marmol, Dominika Klaudia" w:date="2026-06-03T17:14:00Z">
              <w:r w:rsidR="0027073D">
                <w:rPr>
                  <w:rFonts w:ascii="Arial" w:hAnsi="Arial" w:cs="Arial"/>
                </w:rPr>
                <w:t>.</w:t>
              </w:r>
            </w:ins>
            <w:del w:id="1662" w:author="Marmol, Dominika Klaudia" w:date="2026-06-03T17:13:00Z">
              <w:r w:rsidRPr="00AF5717">
                <w:rPr>
                  <w:rFonts w:ascii="Arial" w:hAnsi="Arial" w:cs="Arial"/>
                </w:rPr>
                <w:delText>some trial disposition displays.</w:delText>
              </w:r>
            </w:del>
          </w:p>
        </w:tc>
      </w:tr>
      <w:tr w:rsidR="008F5115" w14:paraId="558644E3" w14:textId="77777777" w:rsidTr="7E4221E6">
        <w:trPr>
          <w:trHeight w:val="360"/>
          <w:ins w:id="1663" w:author="Marmol, Dominika Klaudia" w:date="2026-06-03T17:14:00Z"/>
        </w:trPr>
        <w:tc>
          <w:tcPr>
            <w:tcW w:w="1352" w:type="pct"/>
            <w:tcBorders>
              <w:top w:val="single" w:sz="4" w:space="0" w:color="auto"/>
              <w:left w:val="single" w:sz="4" w:space="0" w:color="auto"/>
              <w:bottom w:val="single" w:sz="4" w:space="0" w:color="auto"/>
              <w:right w:val="single" w:sz="4" w:space="0" w:color="auto"/>
            </w:tcBorders>
          </w:tcPr>
          <w:p w14:paraId="6F1BCB22" w14:textId="7CA698ED" w:rsidR="0027073D" w:rsidRPr="00AF5717" w:rsidRDefault="00E27C57" w:rsidP="00370466">
            <w:pPr>
              <w:autoSpaceDE w:val="0"/>
              <w:autoSpaceDN w:val="0"/>
              <w:adjustRightInd w:val="0"/>
              <w:spacing w:after="0"/>
              <w:rPr>
                <w:ins w:id="1664" w:author="Marmol, Dominika Klaudia" w:date="2026-06-03T17:14:00Z"/>
                <w:rFonts w:ascii="Arial" w:hAnsi="Arial" w:cs="Arial"/>
              </w:rPr>
            </w:pPr>
            <w:ins w:id="1665" w:author="Marmol, Dominika Klaudia" w:date="2026-06-03T17:14:00Z">
              <w:r>
                <w:rPr>
                  <w:rFonts w:ascii="Arial" w:hAnsi="Arial" w:cs="Arial"/>
                </w:rPr>
                <w:t>Response-Evaluable Set</w:t>
              </w:r>
            </w:ins>
          </w:p>
        </w:tc>
        <w:tc>
          <w:tcPr>
            <w:tcW w:w="3648" w:type="pct"/>
            <w:tcBorders>
              <w:top w:val="single" w:sz="4" w:space="0" w:color="auto"/>
              <w:left w:val="single" w:sz="4" w:space="0" w:color="auto"/>
              <w:bottom w:val="single" w:sz="4" w:space="0" w:color="auto"/>
              <w:right w:val="single" w:sz="4" w:space="0" w:color="auto"/>
            </w:tcBorders>
          </w:tcPr>
          <w:p w14:paraId="184CCDF7" w14:textId="3710DDF1" w:rsidR="0027073D" w:rsidRPr="00AF5717" w:rsidRDefault="00E27C57" w:rsidP="00370466">
            <w:pPr>
              <w:autoSpaceDE w:val="0"/>
              <w:autoSpaceDN w:val="0"/>
              <w:adjustRightInd w:val="0"/>
              <w:spacing w:after="0"/>
              <w:rPr>
                <w:ins w:id="1666" w:author="Marmol, Dominika Klaudia" w:date="2026-06-03T17:14:00Z"/>
                <w:rFonts w:ascii="Arial" w:hAnsi="Arial" w:cs="Arial"/>
              </w:rPr>
            </w:pPr>
            <w:ins w:id="1667" w:author="Marmol, Dominika Klaudia" w:date="2026-06-03T17:14:00Z">
              <w:r w:rsidRPr="0027073D">
                <w:rPr>
                  <w:rFonts w:ascii="Arial" w:hAnsi="Arial" w:cs="Arial"/>
                </w:rPr>
                <w:t>All participants who have received at least one dose of IMP and have a baseline and at least on-treatment/post-treatment tumor response assessment up to the point of any IMP dose escalation.</w:t>
              </w:r>
            </w:ins>
          </w:p>
        </w:tc>
      </w:tr>
      <w:tr w:rsidR="008F5115" w14:paraId="2E40365B" w14:textId="7EFC356C" w:rsidTr="7E4221E6">
        <w:trPr>
          <w:trHeight w:val="360"/>
        </w:trPr>
        <w:tc>
          <w:tcPr>
            <w:tcW w:w="1352" w:type="pct"/>
            <w:tcBorders>
              <w:top w:val="single" w:sz="4" w:space="0" w:color="auto"/>
              <w:left w:val="single" w:sz="4" w:space="0" w:color="auto"/>
              <w:bottom w:val="single" w:sz="4" w:space="0" w:color="auto"/>
              <w:right w:val="single" w:sz="4" w:space="0" w:color="auto"/>
            </w:tcBorders>
          </w:tcPr>
          <w:p w14:paraId="0EE5C9F7" w14:textId="735DA170" w:rsidR="00A552C1" w:rsidRPr="00AF5717" w:rsidRDefault="00E27C57" w:rsidP="00370466">
            <w:pPr>
              <w:autoSpaceDE w:val="0"/>
              <w:autoSpaceDN w:val="0"/>
              <w:adjustRightInd w:val="0"/>
              <w:spacing w:after="0"/>
              <w:rPr>
                <w:rFonts w:ascii="Arial" w:hAnsi="Arial" w:cs="Arial"/>
              </w:rPr>
            </w:pPr>
            <w:del w:id="1668" w:author="Marmol, Dominika Klaudia" w:date="2026-06-03T17:15:00Z">
              <w:r w:rsidRPr="00AF5717">
                <w:rPr>
                  <w:rFonts w:ascii="Arial" w:hAnsi="Arial" w:cs="Arial"/>
                </w:rPr>
                <w:delText xml:space="preserve">Full Analysis </w:delText>
              </w:r>
            </w:del>
            <w:ins w:id="1669" w:author="Marmol, Dominika Klaudia" w:date="2026-06-03T17:15:00Z">
              <w:r w:rsidR="0027073D">
                <w:rPr>
                  <w:rFonts w:ascii="Arial" w:hAnsi="Arial" w:cs="Arial"/>
                </w:rPr>
                <w:t xml:space="preserve">Dose Escalation </w:t>
              </w:r>
            </w:ins>
            <w:r w:rsidRPr="00AF5717">
              <w:rPr>
                <w:rFonts w:ascii="Arial" w:hAnsi="Arial" w:cs="Arial"/>
              </w:rPr>
              <w:t>Set</w:t>
            </w:r>
            <w:r w:rsidR="00370466" w:rsidRPr="00AF5717">
              <w:rPr>
                <w:rFonts w:ascii="Arial" w:hAnsi="Arial" w:cs="Arial"/>
              </w:rPr>
              <w:t xml:space="preserve"> </w:t>
            </w:r>
            <w:del w:id="1670" w:author="Marmol, Dominika Klaudia" w:date="2026-06-03T17:15:00Z">
              <w:r w:rsidRPr="00AF5717">
                <w:rPr>
                  <w:rFonts w:ascii="Arial" w:hAnsi="Arial" w:cs="Arial"/>
                </w:rPr>
                <w:delText>(FAS)</w:delText>
              </w:r>
            </w:del>
          </w:p>
        </w:tc>
        <w:tc>
          <w:tcPr>
            <w:tcW w:w="3648" w:type="pct"/>
            <w:tcBorders>
              <w:top w:val="single" w:sz="4" w:space="0" w:color="auto"/>
              <w:left w:val="single" w:sz="4" w:space="0" w:color="auto"/>
              <w:bottom w:val="single" w:sz="4" w:space="0" w:color="auto"/>
              <w:right w:val="single" w:sz="4" w:space="0" w:color="auto"/>
            </w:tcBorders>
          </w:tcPr>
          <w:p w14:paraId="750ACA72" w14:textId="77777777" w:rsidR="00A552C1" w:rsidRDefault="00E27C57" w:rsidP="00370466">
            <w:pPr>
              <w:autoSpaceDE w:val="0"/>
              <w:autoSpaceDN w:val="0"/>
              <w:adjustRightInd w:val="0"/>
              <w:spacing w:after="0"/>
              <w:rPr>
                <w:ins w:id="1671" w:author="Marmol, Dominika Klaudia" w:date="2026-06-11T09:28:00Z"/>
                <w:rFonts w:ascii="Arial" w:hAnsi="Arial" w:cs="Arial"/>
              </w:rPr>
            </w:pPr>
            <w:del w:id="1672" w:author="Marmol, Dominika Klaudia" w:date="2026-06-11T09:28:00Z">
              <w:r w:rsidRPr="00AF5717">
                <w:rPr>
                  <w:rFonts w:ascii="Arial" w:hAnsi="Arial" w:cs="Arial"/>
                </w:rPr>
                <w:delText xml:space="preserve">This population consists of all </w:delText>
              </w:r>
              <w:r w:rsidR="00370466" w:rsidRPr="00AF5717">
                <w:rPr>
                  <w:rFonts w:ascii="Arial" w:hAnsi="Arial" w:cs="Arial"/>
                </w:rPr>
                <w:delText>participants</w:delText>
              </w:r>
              <w:r w:rsidRPr="00AF5717">
                <w:rPr>
                  <w:rFonts w:ascii="Arial" w:hAnsi="Arial" w:cs="Arial"/>
                </w:rPr>
                <w:delText xml:space="preserve"> enrolled and treated with at least one dose</w:delText>
              </w:r>
              <w:r w:rsidR="00370466" w:rsidRPr="00AF5717">
                <w:rPr>
                  <w:rFonts w:ascii="Arial" w:hAnsi="Arial" w:cs="Arial"/>
                </w:rPr>
                <w:delText xml:space="preserve"> </w:delText>
              </w:r>
              <w:r w:rsidRPr="00AF5717">
                <w:rPr>
                  <w:rFonts w:ascii="Arial" w:hAnsi="Arial" w:cs="Arial"/>
                </w:rPr>
                <w:delText>of IMP. This set will be used for the safety and efficacy analyses.</w:delText>
              </w:r>
            </w:del>
          </w:p>
          <w:p w14:paraId="2081CA72" w14:textId="5EA734E0" w:rsidR="00BC6629" w:rsidRPr="00AF5717" w:rsidRDefault="00E27C57" w:rsidP="00370466">
            <w:pPr>
              <w:autoSpaceDE w:val="0"/>
              <w:autoSpaceDN w:val="0"/>
              <w:adjustRightInd w:val="0"/>
              <w:spacing w:after="0"/>
              <w:rPr>
                <w:rFonts w:ascii="Arial" w:hAnsi="Arial" w:cs="Arial"/>
              </w:rPr>
            </w:pPr>
            <w:ins w:id="1673" w:author="Marmol, Dominika Klaudia" w:date="2026-06-11T09:28:00Z">
              <w:r w:rsidRPr="00AF5717">
                <w:rPr>
                  <w:rFonts w:ascii="Arial" w:hAnsi="Arial" w:cs="Arial"/>
                </w:rPr>
                <w:t xml:space="preserve">This population consists of all participants treated with at </w:t>
              </w:r>
              <w:r>
                <w:rPr>
                  <w:rFonts w:ascii="Arial" w:hAnsi="Arial" w:cs="Arial"/>
                </w:rPr>
                <w:t>a higher</w:t>
              </w:r>
              <w:r w:rsidRPr="00AF5717">
                <w:rPr>
                  <w:rFonts w:ascii="Arial" w:hAnsi="Arial" w:cs="Arial"/>
                </w:rPr>
                <w:t xml:space="preserve"> dose of IMP</w:t>
              </w:r>
              <w:r>
                <w:rPr>
                  <w:rFonts w:ascii="Arial" w:hAnsi="Arial" w:cs="Arial"/>
                </w:rPr>
                <w:t xml:space="preserve"> compared to the dose in which the participants was enrolled into the FAS</w:t>
              </w:r>
              <w:r w:rsidRPr="00AF5717">
                <w:rPr>
                  <w:rFonts w:ascii="Arial" w:hAnsi="Arial" w:cs="Arial"/>
                </w:rPr>
                <w:t>. This set will be used</w:t>
              </w:r>
              <w:r>
                <w:rPr>
                  <w:rFonts w:ascii="Arial" w:hAnsi="Arial" w:cs="Arial"/>
                </w:rPr>
                <w:t xml:space="preserve"> to list and summarize data</w:t>
              </w:r>
              <w:r w:rsidRPr="00AF5717">
                <w:rPr>
                  <w:rFonts w:ascii="Arial" w:hAnsi="Arial" w:cs="Arial"/>
                </w:rPr>
                <w:t xml:space="preserve"> for </w:t>
              </w:r>
              <w:r w:rsidRPr="00E32C7A">
                <w:rPr>
                  <w:rFonts w:ascii="Arial" w:hAnsi="Arial" w:cs="Arial"/>
                </w:rPr>
                <w:t>participants after the intra-participant dose escalation.</w:t>
              </w:r>
            </w:ins>
          </w:p>
        </w:tc>
      </w:tr>
      <w:tr w:rsidR="008F5115" w14:paraId="6FCD1BB9" w14:textId="77777777" w:rsidTr="7E4221E6">
        <w:trPr>
          <w:trHeight w:val="597"/>
        </w:trPr>
        <w:tc>
          <w:tcPr>
            <w:tcW w:w="1352" w:type="pct"/>
            <w:tcBorders>
              <w:top w:val="single" w:sz="4" w:space="0" w:color="auto"/>
              <w:left w:val="single" w:sz="4" w:space="0" w:color="auto"/>
              <w:bottom w:val="single" w:sz="4" w:space="0" w:color="auto"/>
              <w:right w:val="single" w:sz="4" w:space="0" w:color="auto"/>
            </w:tcBorders>
          </w:tcPr>
          <w:p w14:paraId="7526DE39" w14:textId="03209D7F" w:rsidR="00564A88" w:rsidRPr="00AF5717" w:rsidRDefault="00E27C57" w:rsidP="00C30541">
            <w:pPr>
              <w:pStyle w:val="TableText"/>
            </w:pPr>
            <w:r w:rsidRPr="00AF5717">
              <w:rPr>
                <w:rFonts w:cs="Arial"/>
                <w:sz w:val="20"/>
                <w:szCs w:val="20"/>
              </w:rPr>
              <w:t>Immunogenicity Set</w:t>
            </w:r>
          </w:p>
        </w:tc>
        <w:tc>
          <w:tcPr>
            <w:tcW w:w="3648" w:type="pct"/>
            <w:tcBorders>
              <w:top w:val="single" w:sz="4" w:space="0" w:color="auto"/>
              <w:left w:val="single" w:sz="4" w:space="0" w:color="auto"/>
              <w:bottom w:val="single" w:sz="4" w:space="0" w:color="auto"/>
              <w:right w:val="single" w:sz="4" w:space="0" w:color="auto"/>
            </w:tcBorders>
          </w:tcPr>
          <w:p w14:paraId="6F28157C" w14:textId="53737FD6" w:rsidR="00564A88" w:rsidRPr="00AF5717" w:rsidRDefault="00E27C57" w:rsidP="00370466">
            <w:pPr>
              <w:autoSpaceDE w:val="0"/>
              <w:autoSpaceDN w:val="0"/>
              <w:adjustRightInd w:val="0"/>
              <w:spacing w:after="0"/>
              <w:rPr>
                <w:rFonts w:ascii="Arial" w:hAnsi="Arial" w:cs="Arial"/>
              </w:rPr>
            </w:pPr>
            <w:r w:rsidRPr="00AF5717">
              <w:rPr>
                <w:rFonts w:ascii="Arial" w:hAnsi="Arial" w:cs="Arial"/>
              </w:rPr>
              <w:t>This population consists of trial participants from the FAS who have received at</w:t>
            </w:r>
            <w:r w:rsidR="00AA69E3" w:rsidRPr="00AF5717">
              <w:rPr>
                <w:rFonts w:ascii="Arial" w:hAnsi="Arial" w:cs="Arial"/>
              </w:rPr>
              <w:t xml:space="preserve"> </w:t>
            </w:r>
            <w:r w:rsidRPr="00AF5717">
              <w:rPr>
                <w:rFonts w:ascii="Arial" w:hAnsi="Arial" w:cs="Arial"/>
              </w:rPr>
              <w:t xml:space="preserve">least one dose of </w:t>
            </w:r>
            <w:r w:rsidR="00AA69E3" w:rsidRPr="00AF5717">
              <w:rPr>
                <w:rFonts w:ascii="Arial" w:hAnsi="Arial" w:cs="Arial"/>
              </w:rPr>
              <w:t xml:space="preserve">IMP and </w:t>
            </w:r>
            <w:r w:rsidRPr="00AF5717">
              <w:rPr>
                <w:rFonts w:ascii="Arial" w:hAnsi="Arial" w:cs="Arial"/>
              </w:rPr>
              <w:t xml:space="preserve">had </w:t>
            </w:r>
            <w:r w:rsidR="00502E22" w:rsidRPr="00AF5717">
              <w:rPr>
                <w:rFonts w:ascii="Arial" w:hAnsi="Arial" w:cs="Arial"/>
              </w:rPr>
              <w:t xml:space="preserve">at least one </w:t>
            </w:r>
            <w:r w:rsidR="003C17AC" w:rsidRPr="00AF5717">
              <w:rPr>
                <w:rFonts w:ascii="Arial" w:hAnsi="Arial" w:cs="Arial"/>
              </w:rPr>
              <w:t xml:space="preserve">valid </w:t>
            </w:r>
            <w:r w:rsidRPr="00AF5717">
              <w:rPr>
                <w:rFonts w:ascii="Arial" w:hAnsi="Arial" w:cs="Arial"/>
              </w:rPr>
              <w:t xml:space="preserve">ADA </w:t>
            </w:r>
            <w:r w:rsidR="00390145" w:rsidRPr="00AF5717">
              <w:rPr>
                <w:rFonts w:ascii="Arial" w:hAnsi="Arial" w:cs="Arial"/>
              </w:rPr>
              <w:t xml:space="preserve">result </w:t>
            </w:r>
            <w:r w:rsidRPr="00AF5717">
              <w:rPr>
                <w:rFonts w:ascii="Arial" w:hAnsi="Arial" w:cs="Arial"/>
              </w:rPr>
              <w:t>post-first dose.</w:t>
            </w:r>
          </w:p>
        </w:tc>
      </w:tr>
      <w:tr w:rsidR="008F5115" w14:paraId="30AE1D55" w14:textId="77777777" w:rsidTr="7E4221E6">
        <w:trPr>
          <w:trHeight w:val="360"/>
        </w:trPr>
        <w:tc>
          <w:tcPr>
            <w:tcW w:w="1352" w:type="pct"/>
            <w:tcBorders>
              <w:top w:val="single" w:sz="4" w:space="0" w:color="auto"/>
              <w:left w:val="single" w:sz="4" w:space="0" w:color="auto"/>
              <w:bottom w:val="single" w:sz="4" w:space="0" w:color="auto"/>
              <w:right w:val="single" w:sz="4" w:space="0" w:color="auto"/>
            </w:tcBorders>
          </w:tcPr>
          <w:p w14:paraId="6F719D94" w14:textId="60B068F1" w:rsidR="00F64406" w:rsidRPr="00AF5717" w:rsidRDefault="00E27C57" w:rsidP="00370466">
            <w:pPr>
              <w:autoSpaceDE w:val="0"/>
              <w:autoSpaceDN w:val="0"/>
              <w:adjustRightInd w:val="0"/>
              <w:spacing w:after="0"/>
              <w:rPr>
                <w:rFonts w:ascii="Arial" w:hAnsi="Arial" w:cs="Arial"/>
              </w:rPr>
            </w:pPr>
            <w:r w:rsidRPr="00AF5717">
              <w:rPr>
                <w:rFonts w:ascii="Arial" w:hAnsi="Arial" w:cs="Arial"/>
              </w:rPr>
              <w:lastRenderedPageBreak/>
              <w:t>Pharmacokinetic</w:t>
            </w:r>
            <w:r w:rsidR="00370466" w:rsidRPr="00AF5717">
              <w:rPr>
                <w:rFonts w:ascii="Arial" w:hAnsi="Arial" w:cs="Arial"/>
              </w:rPr>
              <w:t xml:space="preserve"> </w:t>
            </w:r>
            <w:r w:rsidRPr="00AF5717">
              <w:rPr>
                <w:rFonts w:ascii="Arial" w:hAnsi="Arial" w:cs="Arial"/>
              </w:rPr>
              <w:t>Set (PK</w:t>
            </w:r>
            <w:r w:rsidR="00370466" w:rsidRPr="00AF5717">
              <w:rPr>
                <w:rFonts w:ascii="Arial" w:hAnsi="Arial" w:cs="Arial"/>
              </w:rPr>
              <w:t xml:space="preserve"> </w:t>
            </w:r>
            <w:r w:rsidRPr="00AF5717">
              <w:rPr>
                <w:rFonts w:ascii="Arial" w:hAnsi="Arial" w:cs="Arial"/>
              </w:rPr>
              <w:t>Set)</w:t>
            </w:r>
          </w:p>
        </w:tc>
        <w:tc>
          <w:tcPr>
            <w:tcW w:w="3648" w:type="pct"/>
            <w:tcBorders>
              <w:top w:val="single" w:sz="4" w:space="0" w:color="auto"/>
              <w:left w:val="single" w:sz="4" w:space="0" w:color="auto"/>
              <w:bottom w:val="single" w:sz="4" w:space="0" w:color="auto"/>
              <w:right w:val="single" w:sz="4" w:space="0" w:color="auto"/>
            </w:tcBorders>
          </w:tcPr>
          <w:p w14:paraId="74B7225C" w14:textId="33C1F988" w:rsidR="00F64406" w:rsidRPr="00AF5717" w:rsidRDefault="00E27C57" w:rsidP="00370466">
            <w:pPr>
              <w:autoSpaceDE w:val="0"/>
              <w:autoSpaceDN w:val="0"/>
              <w:adjustRightInd w:val="0"/>
              <w:spacing w:after="0"/>
              <w:rPr>
                <w:rFonts w:ascii="Arial" w:hAnsi="Arial" w:cs="Arial"/>
              </w:rPr>
            </w:pPr>
            <w:r w:rsidRPr="00AF5717">
              <w:rPr>
                <w:rFonts w:ascii="Arial" w:hAnsi="Arial" w:cs="Arial"/>
              </w:rPr>
              <w:t>This population consists of trial participants from the FAS who have received at</w:t>
            </w:r>
            <w:r w:rsidR="00AA69E3" w:rsidRPr="00AF5717">
              <w:rPr>
                <w:rFonts w:ascii="Arial" w:hAnsi="Arial" w:cs="Arial"/>
              </w:rPr>
              <w:t xml:space="preserve"> </w:t>
            </w:r>
            <w:r w:rsidRPr="00AF5717">
              <w:rPr>
                <w:rFonts w:ascii="Arial" w:hAnsi="Arial" w:cs="Arial"/>
              </w:rPr>
              <w:t>least one dose of IMP and have at least one reportable post-dose PK</w:t>
            </w:r>
            <w:r w:rsidR="00BE37B6" w:rsidRPr="00AF5717">
              <w:rPr>
                <w:rFonts w:ascii="Arial" w:hAnsi="Arial" w:cs="Arial"/>
              </w:rPr>
              <w:t xml:space="preserve"> </w:t>
            </w:r>
            <w:r w:rsidR="00370466" w:rsidRPr="00AF5717">
              <w:rPr>
                <w:rFonts w:ascii="Arial" w:hAnsi="Arial" w:cs="Arial"/>
              </w:rPr>
              <w:t>c</w:t>
            </w:r>
            <w:r w:rsidRPr="00AF5717">
              <w:rPr>
                <w:rFonts w:ascii="Arial" w:hAnsi="Arial" w:cs="Arial"/>
              </w:rPr>
              <w:t>oncentration. This set will be used for all PK analyses.</w:t>
            </w:r>
          </w:p>
        </w:tc>
      </w:tr>
      <w:tr w:rsidR="008F5115" w14:paraId="7CDE0283" w14:textId="77777777" w:rsidTr="7E4221E6">
        <w:trPr>
          <w:trHeight w:val="597"/>
        </w:trPr>
        <w:tc>
          <w:tcPr>
            <w:tcW w:w="1352" w:type="pct"/>
            <w:tcBorders>
              <w:top w:val="single" w:sz="4" w:space="0" w:color="auto"/>
              <w:left w:val="single" w:sz="4" w:space="0" w:color="auto"/>
              <w:bottom w:val="single" w:sz="4" w:space="0" w:color="auto"/>
              <w:right w:val="single" w:sz="4" w:space="0" w:color="auto"/>
            </w:tcBorders>
          </w:tcPr>
          <w:p w14:paraId="65931897" w14:textId="6771C481" w:rsidR="00634068" w:rsidRPr="00AF5717" w:rsidRDefault="00E27C57" w:rsidP="00370466">
            <w:pPr>
              <w:autoSpaceDE w:val="0"/>
              <w:autoSpaceDN w:val="0"/>
              <w:adjustRightInd w:val="0"/>
              <w:spacing w:after="0"/>
              <w:rPr>
                <w:rFonts w:ascii="Arial" w:hAnsi="Arial" w:cs="Arial"/>
              </w:rPr>
            </w:pPr>
            <w:r w:rsidRPr="00AF5717">
              <w:rPr>
                <w:rFonts w:ascii="Arial" w:hAnsi="Arial" w:cs="Arial"/>
              </w:rPr>
              <w:t>Pharmacodynamic</w:t>
            </w:r>
            <w:r w:rsidR="00370466" w:rsidRPr="00AF5717">
              <w:rPr>
                <w:rFonts w:ascii="Arial" w:hAnsi="Arial" w:cs="Arial"/>
              </w:rPr>
              <w:t xml:space="preserve"> </w:t>
            </w:r>
            <w:r w:rsidRPr="00AF5717">
              <w:rPr>
                <w:rFonts w:ascii="Arial" w:hAnsi="Arial" w:cs="Arial"/>
              </w:rPr>
              <w:t>Set (PD Set)</w:t>
            </w:r>
          </w:p>
        </w:tc>
        <w:tc>
          <w:tcPr>
            <w:tcW w:w="3648" w:type="pct"/>
            <w:tcBorders>
              <w:top w:val="single" w:sz="4" w:space="0" w:color="auto"/>
              <w:left w:val="single" w:sz="4" w:space="0" w:color="auto"/>
              <w:bottom w:val="single" w:sz="4" w:space="0" w:color="auto"/>
              <w:right w:val="single" w:sz="4" w:space="0" w:color="auto"/>
            </w:tcBorders>
          </w:tcPr>
          <w:p w14:paraId="57233611" w14:textId="149313CF" w:rsidR="00634068" w:rsidRPr="00AF5717" w:rsidRDefault="00E27C57" w:rsidP="00370466">
            <w:pPr>
              <w:autoSpaceDE w:val="0"/>
              <w:autoSpaceDN w:val="0"/>
              <w:adjustRightInd w:val="0"/>
              <w:spacing w:after="0"/>
              <w:rPr>
                <w:rFonts w:ascii="Arial" w:hAnsi="Arial" w:cs="Arial"/>
              </w:rPr>
            </w:pPr>
            <w:r w:rsidRPr="00AF5717">
              <w:rPr>
                <w:rFonts w:ascii="Arial" w:hAnsi="Arial" w:cs="Arial"/>
              </w:rPr>
              <w:t>This population consists of trial participants from the FAS who have received at</w:t>
            </w:r>
            <w:r w:rsidR="00BE37B6" w:rsidRPr="00AF5717">
              <w:rPr>
                <w:rFonts w:ascii="Arial" w:hAnsi="Arial" w:cs="Arial"/>
              </w:rPr>
              <w:t xml:space="preserve"> </w:t>
            </w:r>
            <w:r w:rsidRPr="00AF5717">
              <w:rPr>
                <w:rFonts w:ascii="Arial" w:hAnsi="Arial" w:cs="Arial"/>
              </w:rPr>
              <w:t xml:space="preserve">least one dose of IMP and have at least one reportable post-dose </w:t>
            </w:r>
            <w:del w:id="1674" w:author="Marmol, Dominika Klaudia" w:date="2026-06-03T17:16:00Z">
              <w:r w:rsidRPr="00AF5717">
                <w:rPr>
                  <w:rFonts w:ascii="Arial" w:hAnsi="Arial" w:cs="Arial"/>
                </w:rPr>
                <w:delText xml:space="preserve">PD </w:delText>
              </w:r>
            </w:del>
            <w:ins w:id="1675" w:author="Marmol, Dominika Klaudia" w:date="2026-06-03T17:16:00Z">
              <w:r w:rsidR="008B542D">
                <w:rPr>
                  <w:rFonts w:ascii="Arial" w:hAnsi="Arial" w:cs="Arial"/>
                </w:rPr>
                <w:t>pharmacodynamic</w:t>
              </w:r>
              <w:r w:rsidR="008B542D" w:rsidRPr="00AF5717">
                <w:rPr>
                  <w:rFonts w:ascii="Arial" w:hAnsi="Arial" w:cs="Arial"/>
                </w:rPr>
                <w:t xml:space="preserve"> </w:t>
              </w:r>
            </w:ins>
            <w:r w:rsidRPr="00AF5717">
              <w:rPr>
                <w:rFonts w:ascii="Arial" w:hAnsi="Arial" w:cs="Arial"/>
              </w:rPr>
              <w:t>data</w:t>
            </w:r>
            <w:r w:rsidR="00370466" w:rsidRPr="00AF5717">
              <w:rPr>
                <w:rFonts w:ascii="Arial" w:hAnsi="Arial" w:cs="Arial"/>
              </w:rPr>
              <w:t>.</w:t>
            </w:r>
            <w:r w:rsidR="005D32B3" w:rsidRPr="00AF5717">
              <w:rPr>
                <w:rFonts w:ascii="Arial" w:hAnsi="Arial" w:cs="Arial"/>
              </w:rPr>
              <w:t xml:space="preserve"> </w:t>
            </w:r>
            <w:r w:rsidRPr="00AF5717">
              <w:rPr>
                <w:rFonts w:ascii="Arial" w:hAnsi="Arial" w:cs="Arial"/>
              </w:rPr>
              <w:t>This</w:t>
            </w:r>
            <w:r w:rsidR="00370466" w:rsidRPr="00AF5717">
              <w:rPr>
                <w:rFonts w:ascii="Arial" w:hAnsi="Arial" w:cs="Arial"/>
              </w:rPr>
              <w:t xml:space="preserve"> </w:t>
            </w:r>
            <w:r w:rsidRPr="00AF5717">
              <w:rPr>
                <w:rFonts w:ascii="Arial" w:hAnsi="Arial" w:cs="Arial"/>
              </w:rPr>
              <w:t xml:space="preserve">set will be used for all </w:t>
            </w:r>
            <w:del w:id="1676" w:author="Marmol, Dominika Klaudia" w:date="2026-06-03T17:16:00Z">
              <w:r w:rsidRPr="00AF5717">
                <w:rPr>
                  <w:rFonts w:ascii="Arial" w:hAnsi="Arial" w:cs="Arial"/>
                </w:rPr>
                <w:delText xml:space="preserve">PD </w:delText>
              </w:r>
            </w:del>
            <w:ins w:id="1677" w:author="Marmol, Dominika Klaudia" w:date="2026-06-03T17:16:00Z">
              <w:r w:rsidR="008B542D">
                <w:rPr>
                  <w:rFonts w:ascii="Arial" w:hAnsi="Arial" w:cs="Arial"/>
                </w:rPr>
                <w:t>pharmacodynamic</w:t>
              </w:r>
              <w:r w:rsidR="008B542D" w:rsidRPr="00AF5717">
                <w:rPr>
                  <w:rFonts w:ascii="Arial" w:hAnsi="Arial" w:cs="Arial"/>
                </w:rPr>
                <w:t xml:space="preserve"> </w:t>
              </w:r>
            </w:ins>
            <w:r w:rsidRPr="00AF5717">
              <w:rPr>
                <w:rFonts w:ascii="Arial" w:hAnsi="Arial" w:cs="Arial"/>
              </w:rPr>
              <w:t>analyses.</w:t>
            </w:r>
          </w:p>
        </w:tc>
      </w:tr>
      <w:tr w:rsidR="008F5115" w14:paraId="4FE53705" w14:textId="77777777" w:rsidTr="7E4221E6">
        <w:trPr>
          <w:trHeight w:val="597"/>
        </w:trPr>
        <w:tc>
          <w:tcPr>
            <w:tcW w:w="1352" w:type="pct"/>
            <w:tcBorders>
              <w:top w:val="single" w:sz="4" w:space="0" w:color="auto"/>
              <w:left w:val="single" w:sz="4" w:space="0" w:color="auto"/>
              <w:bottom w:val="single" w:sz="4" w:space="0" w:color="auto"/>
              <w:right w:val="single" w:sz="4" w:space="0" w:color="auto"/>
            </w:tcBorders>
          </w:tcPr>
          <w:p w14:paraId="6313BFB6" w14:textId="42C71B44" w:rsidR="007078AF" w:rsidRPr="00AF5717" w:rsidRDefault="00E27C57" w:rsidP="00C30541">
            <w:pPr>
              <w:pStyle w:val="TableText"/>
              <w:rPr>
                <w:i/>
                <w:iCs/>
              </w:rPr>
            </w:pPr>
            <w:r w:rsidRPr="00AF5717">
              <w:rPr>
                <w:rFonts w:cs="Arial"/>
                <w:sz w:val="20"/>
                <w:szCs w:val="20"/>
              </w:rPr>
              <w:t>DLT Evaluation Set</w:t>
            </w:r>
          </w:p>
        </w:tc>
        <w:tc>
          <w:tcPr>
            <w:tcW w:w="3648" w:type="pct"/>
            <w:tcBorders>
              <w:top w:val="single" w:sz="4" w:space="0" w:color="auto"/>
              <w:left w:val="single" w:sz="4" w:space="0" w:color="auto"/>
              <w:bottom w:val="single" w:sz="4" w:space="0" w:color="auto"/>
              <w:right w:val="single" w:sz="4" w:space="0" w:color="auto"/>
            </w:tcBorders>
          </w:tcPr>
          <w:p w14:paraId="500DB7A7" w14:textId="200F0C6E" w:rsidR="00AD1017" w:rsidRPr="00AF5717" w:rsidRDefault="00E27C57" w:rsidP="00AD1017">
            <w:pPr>
              <w:autoSpaceDE w:val="0"/>
              <w:autoSpaceDN w:val="0"/>
              <w:adjustRightInd w:val="0"/>
              <w:spacing w:after="0"/>
              <w:rPr>
                <w:rFonts w:ascii="Arial" w:hAnsi="Arial" w:cs="Arial"/>
              </w:rPr>
            </w:pPr>
            <w:r w:rsidRPr="00AF5717">
              <w:rPr>
                <w:rFonts w:ascii="Arial" w:hAnsi="Arial" w:cs="Arial"/>
              </w:rPr>
              <w:t>This population consists of all trial participants from the FAS who either meet the</w:t>
            </w:r>
            <w:r w:rsidR="00370466" w:rsidRPr="00AF5717">
              <w:rPr>
                <w:rFonts w:ascii="Arial" w:hAnsi="Arial" w:cs="Arial"/>
              </w:rPr>
              <w:t xml:space="preserve"> </w:t>
            </w:r>
            <w:r w:rsidRPr="00AF5717">
              <w:rPr>
                <w:rFonts w:ascii="Arial" w:hAnsi="Arial" w:cs="Arial"/>
              </w:rPr>
              <w:t>minimum exposure criterion and have completed the DLT observation period or</w:t>
            </w:r>
            <w:r w:rsidR="00370466" w:rsidRPr="00AF5717">
              <w:rPr>
                <w:rFonts w:ascii="Arial" w:hAnsi="Arial" w:cs="Arial"/>
              </w:rPr>
              <w:t xml:space="preserve"> </w:t>
            </w:r>
            <w:r w:rsidRPr="00AF5717">
              <w:rPr>
                <w:rFonts w:ascii="Arial" w:hAnsi="Arial" w:cs="Arial"/>
              </w:rPr>
              <w:t>have experienced a DLT during the DLT observation period.</w:t>
            </w:r>
          </w:p>
          <w:p w14:paraId="0F796942" w14:textId="77777777" w:rsidR="005D32B3" w:rsidRPr="00AF5717" w:rsidRDefault="005D32B3" w:rsidP="00370466">
            <w:pPr>
              <w:autoSpaceDE w:val="0"/>
              <w:autoSpaceDN w:val="0"/>
              <w:adjustRightInd w:val="0"/>
              <w:spacing w:after="0"/>
              <w:rPr>
                <w:rFonts w:ascii="Arial" w:hAnsi="Arial" w:cs="Arial"/>
              </w:rPr>
            </w:pPr>
          </w:p>
          <w:p w14:paraId="704A1522" w14:textId="3C653B2A" w:rsidR="005D32B3" w:rsidRPr="00AF5717" w:rsidRDefault="00E27C57" w:rsidP="00370466">
            <w:pPr>
              <w:autoSpaceDE w:val="0"/>
              <w:autoSpaceDN w:val="0"/>
              <w:adjustRightInd w:val="0"/>
              <w:spacing w:after="0"/>
              <w:rPr>
                <w:rFonts w:ascii="Arial" w:hAnsi="Arial" w:cs="Arial"/>
              </w:rPr>
            </w:pPr>
            <w:r w:rsidRPr="00AF5717">
              <w:rPr>
                <w:rFonts w:ascii="Arial" w:hAnsi="Arial" w:cs="Arial"/>
              </w:rPr>
              <w:t>A participant is considered to have met the minimum exposure criterion at a</w:t>
            </w:r>
            <w:r w:rsidR="00370466" w:rsidRPr="00AF5717">
              <w:rPr>
                <w:rFonts w:ascii="Arial" w:hAnsi="Arial" w:cs="Arial"/>
              </w:rPr>
              <w:t xml:space="preserve"> </w:t>
            </w:r>
            <w:r w:rsidRPr="00AF5717">
              <w:rPr>
                <w:rFonts w:ascii="Arial" w:hAnsi="Arial" w:cs="Arial"/>
              </w:rPr>
              <w:t>dose</w:t>
            </w:r>
            <w:r w:rsidR="00370466" w:rsidRPr="00AF5717">
              <w:rPr>
                <w:rFonts w:ascii="Arial" w:hAnsi="Arial" w:cs="Arial"/>
              </w:rPr>
              <w:t xml:space="preserve"> </w:t>
            </w:r>
            <w:r w:rsidRPr="00AF5717">
              <w:rPr>
                <w:rFonts w:ascii="Arial" w:hAnsi="Arial" w:cs="Arial"/>
              </w:rPr>
              <w:t>level if IMP has been administered for at least 75% of the planned dose. Trial</w:t>
            </w:r>
            <w:r w:rsidR="00370466" w:rsidRPr="00AF5717">
              <w:rPr>
                <w:rFonts w:ascii="Arial" w:hAnsi="Arial" w:cs="Arial"/>
              </w:rPr>
              <w:t xml:space="preserve"> </w:t>
            </w:r>
            <w:r w:rsidRPr="00AF5717">
              <w:rPr>
                <w:rFonts w:ascii="Arial" w:hAnsi="Arial" w:cs="Arial"/>
              </w:rPr>
              <w:t>participants who do not experience DLT during the first</w:t>
            </w:r>
            <w:r w:rsidR="00145D66" w:rsidRPr="00AF5717">
              <w:rPr>
                <w:rFonts w:ascii="Arial" w:hAnsi="Arial" w:cs="Arial"/>
              </w:rPr>
              <w:t xml:space="preserve"> two</w:t>
            </w:r>
            <w:r w:rsidRPr="00AF5717">
              <w:rPr>
                <w:rFonts w:ascii="Arial" w:hAnsi="Arial" w:cs="Arial"/>
              </w:rPr>
              <w:t xml:space="preserve"> cycle</w:t>
            </w:r>
            <w:r w:rsidR="00145D66" w:rsidRPr="00AF5717">
              <w:rPr>
                <w:rFonts w:ascii="Arial" w:hAnsi="Arial" w:cs="Arial"/>
              </w:rPr>
              <w:t>s</w:t>
            </w:r>
            <w:r w:rsidRPr="00AF5717">
              <w:rPr>
                <w:rFonts w:ascii="Arial" w:hAnsi="Arial" w:cs="Arial"/>
              </w:rPr>
              <w:t xml:space="preserve"> are considered to</w:t>
            </w:r>
            <w:r w:rsidR="00370466" w:rsidRPr="00AF5717">
              <w:rPr>
                <w:rFonts w:ascii="Arial" w:hAnsi="Arial" w:cs="Arial"/>
              </w:rPr>
              <w:t xml:space="preserve"> </w:t>
            </w:r>
            <w:r w:rsidRPr="00AF5717">
              <w:rPr>
                <w:rFonts w:ascii="Arial" w:hAnsi="Arial" w:cs="Arial"/>
              </w:rPr>
              <w:t>have sufficient safety evaluations if they have been observed for 28 days following</w:t>
            </w:r>
            <w:r w:rsidR="00370466" w:rsidRPr="00AF5717">
              <w:rPr>
                <w:rFonts w:ascii="Arial" w:hAnsi="Arial" w:cs="Arial"/>
              </w:rPr>
              <w:t xml:space="preserve"> </w:t>
            </w:r>
            <w:r w:rsidRPr="00AF5717">
              <w:rPr>
                <w:rFonts w:ascii="Arial" w:hAnsi="Arial" w:cs="Arial"/>
              </w:rPr>
              <w:t>the first dose and are considered by both the sponsor and the SRC</w:t>
            </w:r>
            <w:r w:rsidR="00CA5F4C">
              <w:rPr>
                <w:rFonts w:ascii="Arial" w:hAnsi="Arial" w:cs="Arial"/>
              </w:rPr>
              <w:t xml:space="preserve"> or equivalent forum</w:t>
            </w:r>
            <w:r w:rsidRPr="00AF5717">
              <w:rPr>
                <w:rFonts w:ascii="Arial" w:hAnsi="Arial" w:cs="Arial"/>
              </w:rPr>
              <w:t xml:space="preserve"> to have enough</w:t>
            </w:r>
            <w:r w:rsidR="00370466" w:rsidRPr="00AF5717">
              <w:rPr>
                <w:rFonts w:ascii="Arial" w:hAnsi="Arial" w:cs="Arial"/>
              </w:rPr>
              <w:t xml:space="preserve"> </w:t>
            </w:r>
            <w:r w:rsidRPr="00AF5717">
              <w:rPr>
                <w:rFonts w:ascii="Arial" w:hAnsi="Arial" w:cs="Arial"/>
              </w:rPr>
              <w:t>safety data to conclude that a DLT did not occur. Trial participants who received</w:t>
            </w:r>
            <w:r w:rsidR="00370466" w:rsidRPr="00AF5717">
              <w:rPr>
                <w:rFonts w:ascii="Arial" w:hAnsi="Arial" w:cs="Arial"/>
              </w:rPr>
              <w:t xml:space="preserve"> </w:t>
            </w:r>
            <w:r w:rsidRPr="00AF5717">
              <w:rPr>
                <w:rFonts w:ascii="Arial" w:hAnsi="Arial" w:cs="Arial"/>
              </w:rPr>
              <w:t xml:space="preserve">&lt;75% of the scheduled IMP dose during </w:t>
            </w:r>
            <w:r w:rsidR="00A16CBD" w:rsidRPr="00AF5717">
              <w:rPr>
                <w:rFonts w:ascii="Arial" w:hAnsi="Arial" w:cs="Arial"/>
              </w:rPr>
              <w:t xml:space="preserve">both </w:t>
            </w:r>
            <w:r w:rsidRPr="00AF5717">
              <w:rPr>
                <w:rFonts w:ascii="Arial" w:hAnsi="Arial" w:cs="Arial"/>
              </w:rPr>
              <w:t>Cycle 1</w:t>
            </w:r>
            <w:r w:rsidR="00A16CBD" w:rsidRPr="00AF5717">
              <w:rPr>
                <w:rFonts w:ascii="Arial" w:hAnsi="Arial" w:cs="Arial"/>
              </w:rPr>
              <w:t xml:space="preserve"> and Cycle 2</w:t>
            </w:r>
            <w:r w:rsidRPr="00AF5717">
              <w:rPr>
                <w:rFonts w:ascii="Arial" w:hAnsi="Arial" w:cs="Arial"/>
              </w:rPr>
              <w:t xml:space="preserve"> treatment are not eligible for DLT</w:t>
            </w:r>
            <w:r w:rsidR="00370466" w:rsidRPr="00AF5717">
              <w:rPr>
                <w:rFonts w:ascii="Arial" w:hAnsi="Arial" w:cs="Arial"/>
              </w:rPr>
              <w:t xml:space="preserve"> </w:t>
            </w:r>
            <w:r w:rsidRPr="00AF5717">
              <w:rPr>
                <w:rFonts w:ascii="Arial" w:hAnsi="Arial" w:cs="Arial"/>
              </w:rPr>
              <w:t>assessment and will be replaced by additional trial participants in the same dose</w:t>
            </w:r>
            <w:r w:rsidR="00370466" w:rsidRPr="00AF5717">
              <w:rPr>
                <w:rFonts w:ascii="Arial" w:hAnsi="Arial" w:cs="Arial"/>
              </w:rPr>
              <w:t xml:space="preserve"> </w:t>
            </w:r>
            <w:r w:rsidRPr="00AF5717">
              <w:rPr>
                <w:rFonts w:ascii="Arial" w:hAnsi="Arial" w:cs="Arial"/>
              </w:rPr>
              <w:t>group for DLT assessment.</w:t>
            </w:r>
            <w:r w:rsidR="00370466" w:rsidRPr="00AF5717">
              <w:rPr>
                <w:rFonts w:ascii="Arial" w:hAnsi="Arial" w:cs="Arial"/>
              </w:rPr>
              <w:t xml:space="preserve"> </w:t>
            </w:r>
          </w:p>
          <w:p w14:paraId="2449ECDB" w14:textId="77777777" w:rsidR="005D32B3" w:rsidRPr="00AF5717" w:rsidRDefault="005D32B3" w:rsidP="00370466">
            <w:pPr>
              <w:autoSpaceDE w:val="0"/>
              <w:autoSpaceDN w:val="0"/>
              <w:adjustRightInd w:val="0"/>
              <w:spacing w:after="0"/>
              <w:rPr>
                <w:rFonts w:ascii="Arial" w:hAnsi="Arial" w:cs="Arial"/>
              </w:rPr>
            </w:pPr>
          </w:p>
          <w:p w14:paraId="07AE970B" w14:textId="6519A7DE" w:rsidR="007078AF" w:rsidRPr="00AF5717" w:rsidRDefault="00E27C57" w:rsidP="00370466">
            <w:pPr>
              <w:autoSpaceDE w:val="0"/>
              <w:autoSpaceDN w:val="0"/>
              <w:adjustRightInd w:val="0"/>
              <w:spacing w:after="0"/>
              <w:rPr>
                <w:rFonts w:ascii="Arial" w:hAnsi="Arial" w:cs="Arial"/>
              </w:rPr>
            </w:pPr>
            <w:r w:rsidRPr="00AF5717">
              <w:rPr>
                <w:rFonts w:ascii="Arial" w:hAnsi="Arial" w:cs="Arial"/>
              </w:rPr>
              <w:t>The DLT evaluation set will be used for the evaluation of DLTs in order to assess</w:t>
            </w:r>
            <w:r w:rsidR="00370466" w:rsidRPr="00AF5717">
              <w:rPr>
                <w:rFonts w:ascii="Arial" w:hAnsi="Arial" w:cs="Arial"/>
              </w:rPr>
              <w:t xml:space="preserve"> </w:t>
            </w:r>
            <w:r w:rsidRPr="00AF5717">
              <w:rPr>
                <w:rFonts w:ascii="Arial" w:hAnsi="Arial" w:cs="Arial"/>
              </w:rPr>
              <w:t>the MTD and the RP2D.</w:t>
            </w:r>
          </w:p>
        </w:tc>
      </w:tr>
    </w:tbl>
    <w:p w14:paraId="23D741F6" w14:textId="431F5DE4" w:rsidR="005D28D3" w:rsidRPr="00AF5717" w:rsidRDefault="005D28D3" w:rsidP="00765F28">
      <w:pPr>
        <w:pStyle w:val="TableFootnote"/>
        <w:rPr>
          <w:rStyle w:val="Instructionaltext"/>
          <w:i w:val="0"/>
          <w:iCs w:val="0"/>
          <w:color w:val="auto"/>
          <w:sz w:val="24"/>
          <w:szCs w:val="28"/>
        </w:rPr>
      </w:pPr>
    </w:p>
    <w:p w14:paraId="12FE43C7" w14:textId="7E3F1657" w:rsidR="00AD1017" w:rsidRPr="00AF5717" w:rsidRDefault="00E27C57" w:rsidP="00111F16">
      <w:pPr>
        <w:pStyle w:val="Paragraph"/>
        <w:rPr>
          <w:rFonts w:cs="Arial"/>
          <w:b/>
          <w:bCs/>
          <w:i/>
          <w:iCs/>
        </w:rPr>
      </w:pPr>
      <w:bookmarkStart w:id="1678" w:name="_Ref66808117"/>
      <w:r w:rsidRPr="00AF5717">
        <w:rPr>
          <w:rFonts w:cs="Arial"/>
          <w:b/>
          <w:bCs/>
          <w:i/>
          <w:iCs/>
        </w:rPr>
        <w:t>Definition of DLT-evaluable trial participants</w:t>
      </w:r>
    </w:p>
    <w:p w14:paraId="4B06F067" w14:textId="1A507045" w:rsidR="00AD1017" w:rsidRPr="00AF5717" w:rsidRDefault="00E27C57" w:rsidP="00617608">
      <w:pPr>
        <w:autoSpaceDE w:val="0"/>
        <w:autoSpaceDN w:val="0"/>
        <w:adjustRightInd w:val="0"/>
        <w:spacing w:before="120" w:after="0"/>
        <w:rPr>
          <w:rFonts w:ascii="Arial" w:hAnsi="Arial" w:cs="Arial"/>
          <w:sz w:val="24"/>
        </w:rPr>
      </w:pPr>
      <w:r w:rsidRPr="00AF5717">
        <w:rPr>
          <w:rFonts w:ascii="Arial" w:hAnsi="Arial" w:cs="Arial"/>
          <w:sz w:val="24"/>
        </w:rPr>
        <w:t>Trial participants assigned to a particular dose group in the dose escalation part of this trial</w:t>
      </w:r>
      <w:r w:rsidR="00617608" w:rsidRPr="00AF5717">
        <w:rPr>
          <w:rFonts w:ascii="Arial" w:hAnsi="Arial" w:cs="Arial"/>
          <w:sz w:val="24"/>
        </w:rPr>
        <w:t xml:space="preserve"> </w:t>
      </w:r>
      <w:r w:rsidRPr="00AF5717">
        <w:rPr>
          <w:rFonts w:ascii="Arial" w:hAnsi="Arial" w:cs="Arial"/>
          <w:sz w:val="24"/>
        </w:rPr>
        <w:t>are considered evaluable for assessment of a DLT if either of the following criteria are met</w:t>
      </w:r>
      <w:r w:rsidR="00617608" w:rsidRPr="00AF5717">
        <w:rPr>
          <w:rFonts w:ascii="Arial" w:hAnsi="Arial" w:cs="Arial"/>
          <w:sz w:val="24"/>
        </w:rPr>
        <w:t xml:space="preserve"> </w:t>
      </w:r>
      <w:r w:rsidRPr="00AF5717">
        <w:rPr>
          <w:rFonts w:ascii="Arial" w:hAnsi="Arial" w:cs="Arial"/>
          <w:sz w:val="24"/>
        </w:rPr>
        <w:t>during the DLT assessment period:</w:t>
      </w:r>
    </w:p>
    <w:p w14:paraId="3F206749" w14:textId="312EA9B8" w:rsidR="00AD1017" w:rsidRPr="00AF5717" w:rsidRDefault="00E27C57" w:rsidP="00B26A93">
      <w:pPr>
        <w:pStyle w:val="ListParagraph"/>
        <w:numPr>
          <w:ilvl w:val="0"/>
          <w:numId w:val="38"/>
        </w:numPr>
        <w:autoSpaceDE w:val="0"/>
        <w:autoSpaceDN w:val="0"/>
        <w:adjustRightInd w:val="0"/>
        <w:spacing w:after="0"/>
        <w:rPr>
          <w:rFonts w:cs="Arial"/>
        </w:rPr>
      </w:pPr>
      <w:r w:rsidRPr="00AF5717">
        <w:rPr>
          <w:rFonts w:cs="Arial"/>
        </w:rPr>
        <w:t>The trial participant experienced a DLT at any time after initiation of the first</w:t>
      </w:r>
      <w:r w:rsidR="00370466" w:rsidRPr="00AF5717">
        <w:rPr>
          <w:rFonts w:cs="Arial"/>
        </w:rPr>
        <w:t xml:space="preserve"> </w:t>
      </w:r>
      <w:r w:rsidRPr="00AF5717">
        <w:rPr>
          <w:rFonts w:cs="Arial"/>
        </w:rPr>
        <w:t>infusion of IMP, OR</w:t>
      </w:r>
    </w:p>
    <w:p w14:paraId="59273CDA" w14:textId="4523EA19" w:rsidR="00AD1017" w:rsidRPr="00AF5717" w:rsidRDefault="00E27C57" w:rsidP="00B26A93">
      <w:pPr>
        <w:pStyle w:val="ListParagraph"/>
        <w:numPr>
          <w:ilvl w:val="0"/>
          <w:numId w:val="38"/>
        </w:numPr>
        <w:autoSpaceDE w:val="0"/>
        <w:autoSpaceDN w:val="0"/>
        <w:adjustRightInd w:val="0"/>
        <w:spacing w:after="0"/>
        <w:rPr>
          <w:rFonts w:cs="Arial"/>
        </w:rPr>
      </w:pPr>
      <w:r w:rsidRPr="00AF5717">
        <w:rPr>
          <w:rFonts w:cs="Arial"/>
        </w:rPr>
        <w:t>The trial participant completed at least two infusions of IMP.</w:t>
      </w:r>
    </w:p>
    <w:p w14:paraId="335D3B9E" w14:textId="0F80094A" w:rsidR="00370466" w:rsidRPr="00AF5717" w:rsidRDefault="00E27C57" w:rsidP="00617608">
      <w:pPr>
        <w:autoSpaceDE w:val="0"/>
        <w:autoSpaceDN w:val="0"/>
        <w:adjustRightInd w:val="0"/>
        <w:spacing w:before="120" w:after="0"/>
        <w:rPr>
          <w:rFonts w:ascii="Arial" w:eastAsia="ArialMT" w:hAnsi="Arial" w:cs="Arial"/>
          <w:sz w:val="24"/>
        </w:rPr>
      </w:pPr>
      <w:r w:rsidRPr="00AF5717">
        <w:rPr>
          <w:rFonts w:ascii="Arial" w:eastAsia="ArialMT" w:hAnsi="Arial" w:cs="Arial"/>
          <w:sz w:val="24"/>
        </w:rPr>
        <w:t xml:space="preserve">Trial participants eligible for DLT assessment require receiving ≥75% of the scheduled </w:t>
      </w:r>
      <w:r w:rsidRPr="00AF5717">
        <w:rPr>
          <w:rFonts w:ascii="Arial" w:hAnsi="Arial" w:cs="Arial"/>
          <w:sz w:val="24"/>
        </w:rPr>
        <w:t xml:space="preserve">dose during </w:t>
      </w:r>
      <w:del w:id="1679" w:author="Marmol, Dominika Klaudia" w:date="2026-06-03T17:17:00Z">
        <w:r w:rsidR="00341F10" w:rsidRPr="00AF5717">
          <w:rPr>
            <w:rFonts w:ascii="Arial" w:hAnsi="Arial" w:cs="Arial"/>
            <w:sz w:val="24"/>
          </w:rPr>
          <w:delText xml:space="preserve">both </w:delText>
        </w:r>
      </w:del>
      <w:ins w:id="1680" w:author="Marmol, Dominika Klaudia" w:date="2026-06-03T17:17:00Z">
        <w:r w:rsidR="0036534A">
          <w:rPr>
            <w:rFonts w:ascii="Arial" w:hAnsi="Arial" w:cs="Arial"/>
            <w:sz w:val="24"/>
          </w:rPr>
          <w:t>either</w:t>
        </w:r>
        <w:r w:rsidR="0036534A" w:rsidRPr="00AF5717">
          <w:rPr>
            <w:rFonts w:ascii="Arial" w:hAnsi="Arial" w:cs="Arial"/>
            <w:sz w:val="24"/>
          </w:rPr>
          <w:t xml:space="preserve"> </w:t>
        </w:r>
      </w:ins>
      <w:r w:rsidRPr="00AF5717">
        <w:rPr>
          <w:rFonts w:ascii="Arial" w:hAnsi="Arial" w:cs="Arial"/>
          <w:sz w:val="24"/>
        </w:rPr>
        <w:t>Cycle 1</w:t>
      </w:r>
      <w:r w:rsidR="00341F10" w:rsidRPr="00AF5717">
        <w:rPr>
          <w:rFonts w:ascii="Arial" w:hAnsi="Arial" w:cs="Arial"/>
          <w:sz w:val="24"/>
        </w:rPr>
        <w:t xml:space="preserve"> </w:t>
      </w:r>
      <w:del w:id="1681" w:author="Marmol, Dominika Klaudia" w:date="2026-06-03T17:17:00Z">
        <w:r w:rsidR="00341F10" w:rsidRPr="00AF5717">
          <w:rPr>
            <w:rFonts w:ascii="Arial" w:hAnsi="Arial" w:cs="Arial"/>
            <w:sz w:val="24"/>
          </w:rPr>
          <w:delText xml:space="preserve">and </w:delText>
        </w:r>
      </w:del>
      <w:ins w:id="1682" w:author="Marmol, Dominika Klaudia" w:date="2026-06-03T17:17:00Z">
        <w:r w:rsidR="0036534A">
          <w:rPr>
            <w:rFonts w:ascii="Arial" w:hAnsi="Arial" w:cs="Arial"/>
            <w:sz w:val="24"/>
          </w:rPr>
          <w:t>or</w:t>
        </w:r>
        <w:r w:rsidR="0036534A" w:rsidRPr="00AF5717">
          <w:rPr>
            <w:rFonts w:ascii="Arial" w:hAnsi="Arial" w:cs="Arial"/>
            <w:sz w:val="24"/>
          </w:rPr>
          <w:t xml:space="preserve"> </w:t>
        </w:r>
      </w:ins>
      <w:r w:rsidR="00341F10" w:rsidRPr="00AF5717">
        <w:rPr>
          <w:rFonts w:ascii="Arial" w:hAnsi="Arial" w:cs="Arial"/>
          <w:sz w:val="24"/>
        </w:rPr>
        <w:t>Cycle 2</w:t>
      </w:r>
      <w:r w:rsidRPr="00AF5717">
        <w:rPr>
          <w:rFonts w:ascii="Arial" w:hAnsi="Arial" w:cs="Arial"/>
          <w:sz w:val="24"/>
        </w:rPr>
        <w:t xml:space="preserve"> treatment. Trial participants who received &lt;75% of the scheduled IMP</w:t>
      </w:r>
      <w:r w:rsidRPr="00AF5717">
        <w:rPr>
          <w:rFonts w:ascii="Arial" w:eastAsia="ArialMT" w:hAnsi="Arial" w:cs="Arial"/>
          <w:sz w:val="24"/>
        </w:rPr>
        <w:t xml:space="preserve"> </w:t>
      </w:r>
      <w:r w:rsidRPr="00AF5717">
        <w:rPr>
          <w:rFonts w:ascii="Arial" w:hAnsi="Arial" w:cs="Arial"/>
          <w:sz w:val="24"/>
        </w:rPr>
        <w:t>dose during</w:t>
      </w:r>
      <w:r w:rsidR="00341F10" w:rsidRPr="00AF5717">
        <w:rPr>
          <w:rFonts w:ascii="Arial" w:hAnsi="Arial" w:cs="Arial"/>
          <w:sz w:val="24"/>
        </w:rPr>
        <w:t xml:space="preserve"> both</w:t>
      </w:r>
      <w:r w:rsidRPr="00AF5717">
        <w:rPr>
          <w:rFonts w:ascii="Arial" w:hAnsi="Arial" w:cs="Arial"/>
          <w:sz w:val="24"/>
        </w:rPr>
        <w:t xml:space="preserve"> Cycle 1</w:t>
      </w:r>
      <w:r w:rsidR="00341F10" w:rsidRPr="00AF5717">
        <w:rPr>
          <w:rFonts w:ascii="Arial" w:hAnsi="Arial" w:cs="Arial"/>
          <w:sz w:val="24"/>
        </w:rPr>
        <w:t xml:space="preserve"> and Cycle 2</w:t>
      </w:r>
      <w:r w:rsidRPr="00AF5717">
        <w:rPr>
          <w:rFonts w:ascii="Arial" w:hAnsi="Arial" w:cs="Arial"/>
          <w:sz w:val="24"/>
        </w:rPr>
        <w:t xml:space="preserve"> treatment are not eligible for DLT assessment and will be replaced by</w:t>
      </w:r>
      <w:r w:rsidRPr="00AF5717">
        <w:rPr>
          <w:rFonts w:ascii="Arial" w:eastAsia="ArialMT" w:hAnsi="Arial" w:cs="Arial"/>
          <w:sz w:val="24"/>
        </w:rPr>
        <w:t xml:space="preserve"> </w:t>
      </w:r>
      <w:r w:rsidRPr="00AF5717">
        <w:rPr>
          <w:rFonts w:ascii="Arial" w:hAnsi="Arial" w:cs="Arial"/>
          <w:sz w:val="24"/>
        </w:rPr>
        <w:t>additional trial participants in the same dose group for DLT assessment.</w:t>
      </w:r>
      <w:r w:rsidRPr="00AF5717">
        <w:rPr>
          <w:rFonts w:ascii="Arial" w:eastAsia="ArialMT" w:hAnsi="Arial" w:cs="Arial"/>
          <w:sz w:val="24"/>
        </w:rPr>
        <w:t xml:space="preserve"> </w:t>
      </w:r>
    </w:p>
    <w:p w14:paraId="2073FA68" w14:textId="52BB0340" w:rsidR="00AD1017" w:rsidRPr="00AF5717" w:rsidRDefault="00E27C57" w:rsidP="00370466">
      <w:pPr>
        <w:autoSpaceDE w:val="0"/>
        <w:autoSpaceDN w:val="0"/>
        <w:adjustRightInd w:val="0"/>
        <w:spacing w:before="120" w:after="0"/>
        <w:rPr>
          <w:rFonts w:ascii="Arial" w:eastAsia="ArialMT" w:hAnsi="Arial" w:cs="Arial"/>
          <w:sz w:val="24"/>
        </w:rPr>
      </w:pPr>
      <w:r w:rsidRPr="00AF5717">
        <w:rPr>
          <w:rFonts w:ascii="Arial" w:hAnsi="Arial" w:cs="Arial"/>
          <w:sz w:val="24"/>
        </w:rPr>
        <w:t>For the dose escalation part of the trial, trial participants who withdraw before completing</w:t>
      </w:r>
      <w:r w:rsidR="00370466" w:rsidRPr="00AF5717">
        <w:rPr>
          <w:rFonts w:ascii="Arial" w:eastAsia="ArialMT" w:hAnsi="Arial" w:cs="Arial"/>
          <w:sz w:val="24"/>
        </w:rPr>
        <w:t xml:space="preserve"> </w:t>
      </w:r>
      <w:r w:rsidRPr="00AF5717">
        <w:rPr>
          <w:rFonts w:ascii="Arial" w:hAnsi="Arial" w:cs="Arial"/>
          <w:sz w:val="24"/>
        </w:rPr>
        <w:t xml:space="preserve">the 28-day DLT assessment period for reasons other than a DLT, or who do not </w:t>
      </w:r>
      <w:r w:rsidR="00370466" w:rsidRPr="00AF5717">
        <w:rPr>
          <w:rFonts w:ascii="Arial" w:hAnsi="Arial" w:cs="Arial"/>
          <w:sz w:val="24"/>
        </w:rPr>
        <w:t>fulfil</w:t>
      </w:r>
      <w:r w:rsidR="00370466" w:rsidRPr="00AF5717">
        <w:rPr>
          <w:rFonts w:ascii="Arial" w:eastAsia="ArialMT" w:hAnsi="Arial" w:cs="Arial"/>
          <w:sz w:val="24"/>
        </w:rPr>
        <w:t xml:space="preserve"> </w:t>
      </w:r>
      <w:r w:rsidRPr="00AF5717">
        <w:rPr>
          <w:rFonts w:ascii="Arial" w:hAnsi="Arial" w:cs="Arial"/>
          <w:sz w:val="24"/>
        </w:rPr>
        <w:t>either of the criteria above, will not be evaluable for assessment of DLT for dose review</w:t>
      </w:r>
      <w:r w:rsidR="00370466" w:rsidRPr="00AF5717">
        <w:rPr>
          <w:rFonts w:ascii="Arial" w:hAnsi="Arial" w:cs="Arial"/>
          <w:sz w:val="24"/>
        </w:rPr>
        <w:t xml:space="preserve"> </w:t>
      </w:r>
      <w:r w:rsidRPr="00AF5717">
        <w:rPr>
          <w:rFonts w:ascii="Arial" w:hAnsi="Arial" w:cs="Arial"/>
          <w:sz w:val="24"/>
        </w:rPr>
        <w:t>decisions and will be replaced in the dose group.</w:t>
      </w:r>
    </w:p>
    <w:p w14:paraId="7ABC3093" w14:textId="77777777" w:rsidR="0062264B" w:rsidRPr="00AF5717" w:rsidRDefault="00E27C57" w:rsidP="00CA7B51">
      <w:pPr>
        <w:pStyle w:val="Heading2"/>
      </w:pPr>
      <w:bookmarkStart w:id="1683" w:name="_Ref139897951"/>
      <w:bookmarkStart w:id="1684" w:name="_Toc232068004"/>
      <w:r w:rsidRPr="00AF5717">
        <w:lastRenderedPageBreak/>
        <w:t>Violations and Deviations</w:t>
      </w:r>
      <w:bookmarkEnd w:id="1678"/>
      <w:bookmarkEnd w:id="1683"/>
      <w:bookmarkEnd w:id="1684"/>
    </w:p>
    <w:p w14:paraId="24078C6C" w14:textId="77777777" w:rsidR="00602147" w:rsidRPr="00AF5717" w:rsidRDefault="00E27C57" w:rsidP="00602147">
      <w:pPr>
        <w:rPr>
          <w:rFonts w:ascii="Arial" w:hAnsi="Arial" w:cs="Arial"/>
          <w:sz w:val="24"/>
        </w:rPr>
      </w:pPr>
      <w:r w:rsidRPr="00AF5717">
        <w:rPr>
          <w:rFonts w:ascii="Arial" w:hAnsi="Arial" w:cs="Arial"/>
          <w:sz w:val="24"/>
        </w:rPr>
        <w:t>Protocol deviations are failures to adhere to the inclusion/exclusion criteria and protocol requirements and will be classified as important or not important protocol deviations. Important protocol deviations will be defined in the Protocol Deviations Management Plan.</w:t>
      </w:r>
    </w:p>
    <w:p w14:paraId="6A94F5B3" w14:textId="125AD12D" w:rsidR="00602147" w:rsidRPr="00AF5717" w:rsidRDefault="00E27C57" w:rsidP="00602147">
      <w:pPr>
        <w:rPr>
          <w:rFonts w:ascii="Arial" w:hAnsi="Arial" w:cs="Arial"/>
          <w:sz w:val="24"/>
        </w:rPr>
      </w:pPr>
      <w:r w:rsidRPr="00AF5717">
        <w:rPr>
          <w:rFonts w:ascii="Arial" w:hAnsi="Arial" w:cs="Arial"/>
          <w:sz w:val="24"/>
        </w:rPr>
        <w:t>Important protocol deviations will be identified and categorized by medical review before database snapshot for each safety, efficacy, and final analysis.</w:t>
      </w:r>
    </w:p>
    <w:p w14:paraId="0254C578" w14:textId="25C3D270" w:rsidR="0019737D" w:rsidRPr="00F518D2" w:rsidRDefault="00E27C57" w:rsidP="00AD0171">
      <w:pPr>
        <w:pStyle w:val="Heading1"/>
        <w:rPr>
          <w:rFonts w:cs="Arial"/>
          <w:szCs w:val="24"/>
        </w:rPr>
      </w:pPr>
      <w:bookmarkStart w:id="1685" w:name="_Toc232068005"/>
      <w:r w:rsidRPr="00F518D2">
        <w:rPr>
          <w:rFonts w:cs="Arial"/>
          <w:caps w:val="0"/>
          <w:szCs w:val="24"/>
        </w:rPr>
        <w:t>STATISTICAL ANALYSIS</w:t>
      </w:r>
      <w:bookmarkEnd w:id="1685"/>
    </w:p>
    <w:p w14:paraId="0E89AE4E" w14:textId="77777777" w:rsidR="00F22649" w:rsidRPr="00AF5717" w:rsidRDefault="00E27C57" w:rsidP="00F22649">
      <w:pPr>
        <w:autoSpaceDE w:val="0"/>
        <w:autoSpaceDN w:val="0"/>
        <w:adjustRightInd w:val="0"/>
        <w:spacing w:before="120" w:after="0"/>
        <w:rPr>
          <w:rFonts w:ascii="Arial" w:hAnsi="Arial" w:cs="Arial"/>
          <w:sz w:val="24"/>
        </w:rPr>
      </w:pPr>
      <w:r w:rsidRPr="00AF5717">
        <w:rPr>
          <w:rFonts w:ascii="Arial" w:hAnsi="Arial" w:cs="Arial"/>
          <w:sz w:val="24"/>
        </w:rPr>
        <w:t>All statistical analyses will be carried out using SAS® version 9.4 or higher, and/or other statistical software as required.</w:t>
      </w:r>
      <w:r w:rsidR="006F0524" w:rsidRPr="00AF5717">
        <w:rPr>
          <w:rFonts w:ascii="Arial" w:hAnsi="Arial" w:cs="Arial"/>
          <w:sz w:val="24"/>
        </w:rPr>
        <w:t xml:space="preserve"> All statistical analyses will be performed by the sponsor and/or designated CRO.</w:t>
      </w:r>
      <w:bookmarkStart w:id="1686" w:name="_Ref138856812"/>
      <w:r w:rsidRPr="00AF5717">
        <w:rPr>
          <w:rFonts w:ascii="Arial" w:hAnsi="Arial" w:cs="Arial"/>
          <w:sz w:val="24"/>
        </w:rPr>
        <w:t xml:space="preserve"> </w:t>
      </w:r>
    </w:p>
    <w:p w14:paraId="54A6B1D1" w14:textId="3C171F8E" w:rsidR="006F0524" w:rsidRPr="00AF5717" w:rsidRDefault="00E27C57" w:rsidP="00F22649">
      <w:pPr>
        <w:autoSpaceDE w:val="0"/>
        <w:autoSpaceDN w:val="0"/>
        <w:adjustRightInd w:val="0"/>
        <w:spacing w:before="120" w:after="0"/>
        <w:rPr>
          <w:rFonts w:ascii="Arial" w:hAnsi="Arial" w:cs="Arial"/>
          <w:sz w:val="24"/>
        </w:rPr>
      </w:pPr>
      <w:r w:rsidRPr="00AF5717">
        <w:rPr>
          <w:rFonts w:ascii="Arial" w:hAnsi="Arial" w:cs="Arial"/>
          <w:sz w:val="24"/>
        </w:rPr>
        <w:t xml:space="preserve">Any deviations from the planned analyses described in this SAP will be described and justified in the Clinical </w:t>
      </w:r>
      <w:r w:rsidR="001E10B5" w:rsidRPr="00AF5717">
        <w:rPr>
          <w:rFonts w:ascii="Arial" w:hAnsi="Arial" w:cs="Arial"/>
          <w:sz w:val="24"/>
        </w:rPr>
        <w:t xml:space="preserve">Study </w:t>
      </w:r>
      <w:r w:rsidRPr="00AF5717">
        <w:rPr>
          <w:rFonts w:ascii="Arial" w:hAnsi="Arial" w:cs="Arial"/>
          <w:sz w:val="24"/>
        </w:rPr>
        <w:t>Report (C</w:t>
      </w:r>
      <w:r w:rsidR="001E10B5" w:rsidRPr="00AF5717">
        <w:rPr>
          <w:rFonts w:ascii="Arial" w:hAnsi="Arial" w:cs="Arial"/>
          <w:sz w:val="24"/>
        </w:rPr>
        <w:t>S</w:t>
      </w:r>
      <w:r w:rsidRPr="00AF5717">
        <w:rPr>
          <w:rFonts w:ascii="Arial" w:hAnsi="Arial" w:cs="Arial"/>
          <w:sz w:val="24"/>
        </w:rPr>
        <w:t>R). This section describes the planned statistical analyses of the efficacy, safety and other endpoints including primary and key secondary endpoints.</w:t>
      </w:r>
    </w:p>
    <w:p w14:paraId="092835F5" w14:textId="77777777" w:rsidR="0019737D" w:rsidRPr="00AF5717" w:rsidRDefault="00E27C57" w:rsidP="00CA7B51">
      <w:pPr>
        <w:pStyle w:val="Heading2"/>
      </w:pPr>
      <w:bookmarkStart w:id="1687" w:name="_Toc232068006"/>
      <w:r w:rsidRPr="00AF5717">
        <w:t xml:space="preserve">General </w:t>
      </w:r>
      <w:r w:rsidR="00634068" w:rsidRPr="00AF5717">
        <w:t>Considerations</w:t>
      </w:r>
      <w:bookmarkEnd w:id="1686"/>
      <w:bookmarkEnd w:id="1687"/>
    </w:p>
    <w:p w14:paraId="35CFF797" w14:textId="438B4C4C" w:rsidR="009803F7" w:rsidRDefault="00E27C57" w:rsidP="009803F7">
      <w:pPr>
        <w:pStyle w:val="Body-Text"/>
        <w:rPr>
          <w:ins w:id="1688" w:author="Marmol, Dominika Klaudia" w:date="2026-06-03T17:27:00Z"/>
        </w:rPr>
      </w:pPr>
      <w:ins w:id="1689" w:author="Marmol, Dominika Klaudia" w:date="2026-06-03T17:27:00Z">
        <w:r>
          <w:t xml:space="preserve">In general, the statistical analysis will be performed by trial part (Part A and Parts B1, B2, and B3) and by dose group within each trial part, respectively. For Part A, the statistical analysis will be further split between the time before any </w:t>
        </w:r>
        <w:commentRangeStart w:id="1690"/>
        <w:commentRangeStart w:id="1691"/>
        <w:r>
          <w:t>intra</w:t>
        </w:r>
      </w:ins>
      <w:commentRangeEnd w:id="1690"/>
      <w:r w:rsidR="00D45247">
        <w:rPr>
          <w:rStyle w:val="CommentReference"/>
          <w:sz w:val="24"/>
          <w:szCs w:val="20"/>
        </w:rPr>
        <w:commentReference w:id="1690"/>
      </w:r>
      <w:commentRangeEnd w:id="1691"/>
      <w:r w:rsidR="00495C20">
        <w:rPr>
          <w:rStyle w:val="CommentReference"/>
          <w:sz w:val="24"/>
          <w:szCs w:val="20"/>
        </w:rPr>
        <w:commentReference w:id="1691"/>
      </w:r>
      <w:ins w:id="1692" w:author="Marmol, Dominika Klaudia" w:date="2026-06-03T17:27:00Z">
        <w:r>
          <w:t>-</w:t>
        </w:r>
      </w:ins>
      <w:ins w:id="1693" w:author="Anthony D'Amelio" w:date="2026-06-15T13:27:00Z" w16du:dateUtc="2026-06-15T17:27:00Z">
        <w:r w:rsidR="00495C20">
          <w:t xml:space="preserve">participant </w:t>
        </w:r>
      </w:ins>
      <w:ins w:id="1694" w:author="Marmol, Dominika Klaudia" w:date="2026-06-03T17:27:00Z">
        <w:r>
          <w:t>dose escalation and the time after the intra-</w:t>
        </w:r>
      </w:ins>
      <w:ins w:id="1695" w:author="Anthony D'Amelio" w:date="2026-06-15T13:27:00Z" w16du:dateUtc="2026-06-15T17:27:00Z">
        <w:r w:rsidR="00495C20">
          <w:t xml:space="preserve">participant </w:t>
        </w:r>
      </w:ins>
      <w:ins w:id="1696" w:author="Marmol, Dominika Klaudia" w:date="2026-06-03T17:27:00Z">
        <w:r>
          <w:t>dose escalation.</w:t>
        </w:r>
      </w:ins>
    </w:p>
    <w:p w14:paraId="36CB3968" w14:textId="5C201FBD" w:rsidR="00C72313" w:rsidRPr="00AF5717" w:rsidRDefault="00E27C57" w:rsidP="00C72313">
      <w:pPr>
        <w:pStyle w:val="Paragraph"/>
      </w:pPr>
      <w:r w:rsidRPr="00AF5717">
        <w:t>In general</w:t>
      </w:r>
      <w:r w:rsidR="00C231BF" w:rsidRPr="00AF5717">
        <w:t xml:space="preserve">, </w:t>
      </w:r>
      <w:r w:rsidRPr="00AF5717">
        <w:t xml:space="preserve">all trial endpoints will be described using descriptive statistics. Descriptive statistics and table/graphic representations will be performed and presented by </w:t>
      </w:r>
      <w:ins w:id="1697" w:author="Marmol, Dominika Klaudia" w:date="2026-06-11T10:02:00Z">
        <w:r w:rsidR="00B958DD">
          <w:rPr>
            <w:rFonts w:cs="Arial"/>
          </w:rPr>
          <w:t>dose</w:t>
        </w:r>
        <w:r w:rsidR="00B958DD" w:rsidRPr="00AF5717">
          <w:rPr>
            <w:rFonts w:cs="Arial"/>
          </w:rPr>
          <w:t xml:space="preserve"> </w:t>
        </w:r>
      </w:ins>
      <w:del w:id="1698" w:author="Marmol, Dominika Klaudia" w:date="2026-06-11T10:02:00Z">
        <w:r w:rsidR="00BC4D2B" w:rsidRPr="00AF5717">
          <w:delText xml:space="preserve">treatment </w:delText>
        </w:r>
      </w:del>
      <w:r w:rsidR="00BC4D2B" w:rsidRPr="00AF5717">
        <w:t xml:space="preserve">group. </w:t>
      </w:r>
      <w:del w:id="1699" w:author="Marmol, Dominika Klaudia" w:date="2026-06-11T10:02:00Z">
        <w:r w:rsidR="00BC4D2B" w:rsidRPr="00AF5717">
          <w:delText xml:space="preserve">Treatment </w:delText>
        </w:r>
      </w:del>
      <w:ins w:id="1700" w:author="Marmol, Dominika Klaudia" w:date="2026-06-11T10:02:00Z">
        <w:r w:rsidR="00B958DD">
          <w:t>Dose</w:t>
        </w:r>
        <w:r w:rsidR="00B958DD" w:rsidRPr="00AF5717">
          <w:t xml:space="preserve"> </w:t>
        </w:r>
      </w:ins>
      <w:r w:rsidR="00BC4D2B" w:rsidRPr="00AF5717">
        <w:t>group refers to different dose levels</w:t>
      </w:r>
      <w:r w:rsidRPr="00AF5717">
        <w:t xml:space="preserve">. </w:t>
      </w:r>
    </w:p>
    <w:p w14:paraId="00A13D1D" w14:textId="77777777" w:rsidR="00CA56B8" w:rsidRPr="00AF5717" w:rsidRDefault="00E27C57" w:rsidP="00CA56B8">
      <w:pPr>
        <w:pStyle w:val="Paragraph"/>
      </w:pPr>
      <w:r w:rsidRPr="00AF5717">
        <w:t xml:space="preserve">If any enrolled participant is found to not have valid documented informed consent, that participant’s data will be excluded from the TFLs and </w:t>
      </w:r>
      <w:r w:rsidR="00B26B59" w:rsidRPr="00AF5717">
        <w:t>CSR</w:t>
      </w:r>
      <w:r w:rsidRPr="00AF5717">
        <w:t>, except as necessary to document the error.</w:t>
      </w:r>
    </w:p>
    <w:p w14:paraId="32F186BD" w14:textId="2A792B0C" w:rsidR="00B61B27" w:rsidRPr="00AF5717" w:rsidRDefault="00E27C57" w:rsidP="00CA56B8">
      <w:pPr>
        <w:pStyle w:val="Paragraph"/>
      </w:pPr>
      <w:r w:rsidRPr="00AF5717">
        <w:rPr>
          <w:rFonts w:cs="Arial"/>
        </w:rPr>
        <w:t>Except where specified otherwise, safety and efficacy analyses will be performed on FAS.</w:t>
      </w:r>
      <w:r w:rsidR="002477BA" w:rsidRPr="00AF5717">
        <w:rPr>
          <w:rFonts w:cs="Arial"/>
        </w:rPr>
        <w:t xml:space="preserve"> All </w:t>
      </w:r>
      <w:del w:id="1701" w:author="Marmol, Dominika Klaudia" w:date="2026-06-03T17:27:00Z">
        <w:r w:rsidR="002477BA" w:rsidRPr="00AF5717">
          <w:rPr>
            <w:rFonts w:cs="Arial"/>
          </w:rPr>
          <w:delText xml:space="preserve">PD </w:delText>
        </w:r>
      </w:del>
      <w:ins w:id="1702" w:author="Marmol, Dominika Klaudia" w:date="2026-06-03T17:27:00Z">
        <w:r w:rsidR="009803F7">
          <w:rPr>
            <w:rFonts w:cs="Arial"/>
          </w:rPr>
          <w:t>pharmacodynamic</w:t>
        </w:r>
        <w:r w:rsidR="009803F7" w:rsidRPr="00AF5717">
          <w:rPr>
            <w:rFonts w:cs="Arial"/>
          </w:rPr>
          <w:t xml:space="preserve"> </w:t>
        </w:r>
      </w:ins>
      <w:r w:rsidR="002477BA" w:rsidRPr="00AF5717">
        <w:rPr>
          <w:rFonts w:cs="Arial"/>
        </w:rPr>
        <w:t>analyses will be performed using the PD set.</w:t>
      </w:r>
      <w:r w:rsidRPr="00AF5717">
        <w:t xml:space="preserve"> </w:t>
      </w:r>
      <w:r w:rsidRPr="00AF5717">
        <w:rPr>
          <w:rFonts w:cs="Arial"/>
          <w:color w:val="000000"/>
        </w:rPr>
        <w:t xml:space="preserve">All PK analyses will be performed using the PK set. </w:t>
      </w:r>
      <w:r w:rsidR="002477BA" w:rsidRPr="00AF5717">
        <w:rPr>
          <w:rFonts w:cs="Arial"/>
          <w:color w:val="000000"/>
        </w:rPr>
        <w:t>PK</w:t>
      </w:r>
      <w:r w:rsidRPr="00AF5717">
        <w:rPr>
          <w:rFonts w:cs="Arial"/>
          <w:color w:val="000000"/>
        </w:rPr>
        <w:t xml:space="preserve"> parameters will be estimated using a non-compartmental analysis in the software Phoenix® WinNonlin® Version 8.</w:t>
      </w:r>
      <w:del w:id="1703" w:author="Levasseur, Laurence" w:date="2026-06-10T10:30:00Z">
        <w:r w:rsidRPr="00AF5717">
          <w:rPr>
            <w:rFonts w:cs="Arial"/>
            <w:color w:val="000000"/>
          </w:rPr>
          <w:delText xml:space="preserve">3 </w:delText>
        </w:r>
      </w:del>
      <w:ins w:id="1704" w:author="Levasseur, Laurence" w:date="2026-06-10T10:30:00Z">
        <w:r w:rsidR="00740016">
          <w:rPr>
            <w:rFonts w:cs="Arial"/>
            <w:color w:val="000000"/>
          </w:rPr>
          <w:t>6</w:t>
        </w:r>
        <w:r w:rsidR="00740016" w:rsidRPr="00AF5717">
          <w:rPr>
            <w:rFonts w:cs="Arial"/>
            <w:color w:val="000000"/>
          </w:rPr>
          <w:t xml:space="preserve"> </w:t>
        </w:r>
      </w:ins>
      <w:r w:rsidRPr="00AF5717">
        <w:rPr>
          <w:rFonts w:cs="Arial"/>
          <w:color w:val="000000"/>
        </w:rPr>
        <w:t>or higher (Certara, L.P., Princeton, New Jersey, USA).</w:t>
      </w:r>
    </w:p>
    <w:p w14:paraId="3AF491A3" w14:textId="77777777" w:rsidR="00C72313" w:rsidRPr="00AF5717" w:rsidRDefault="00E27C57" w:rsidP="00CA56B8">
      <w:pPr>
        <w:pStyle w:val="Paragraph"/>
        <w:spacing w:before="120"/>
        <w:rPr>
          <w:rFonts w:cs="Arial"/>
        </w:rPr>
      </w:pPr>
      <w:r w:rsidRPr="00AF5717">
        <w:rPr>
          <w:rFonts w:cs="Arial"/>
        </w:rPr>
        <w:t>All medical history and adverse events (AEs) will be coded using Medical Dictionary for Regulatory Activities (MedDRA); the primary system organ class (SOC) will be used for analyses. All medications will be coded using the World Health Organization Drug Dictionary (WHODD). The version of the dictionaries will be the dictionary current at the time of analysis, unless the analysis data cutoff date falls within 2 months of the 6-monthly dictionary upgrade, then the previous version will be used.</w:t>
      </w:r>
    </w:p>
    <w:p w14:paraId="5660EB1D" w14:textId="26ADBB3E" w:rsidR="00C72313" w:rsidRPr="00AF5717" w:rsidRDefault="00E27C57" w:rsidP="00C72313">
      <w:pPr>
        <w:rPr>
          <w:rFonts w:ascii="Arial" w:hAnsi="Arial" w:cs="Arial"/>
          <w:sz w:val="24"/>
        </w:rPr>
      </w:pPr>
      <w:r w:rsidRPr="00AF5717">
        <w:rPr>
          <w:rFonts w:ascii="Arial" w:hAnsi="Arial" w:cs="Arial"/>
          <w:sz w:val="24"/>
        </w:rPr>
        <w:t>Except where specified otherwise, continuous variables will be summarized</w:t>
      </w:r>
      <w:r w:rsidR="00C231BF" w:rsidRPr="00AF5717">
        <w:rPr>
          <w:rFonts w:ascii="Arial" w:hAnsi="Arial" w:cs="Arial"/>
          <w:sz w:val="24"/>
        </w:rPr>
        <w:t xml:space="preserve"> by</w:t>
      </w:r>
      <w:r w:rsidRPr="00AF5717">
        <w:rPr>
          <w:rFonts w:ascii="Arial" w:hAnsi="Arial" w:cs="Arial"/>
          <w:sz w:val="24"/>
        </w:rPr>
        <w:t xml:space="preserve"> </w:t>
      </w:r>
      <w:ins w:id="1705" w:author="Marmol, Dominika Klaudia" w:date="2026-06-11T10:02:00Z">
        <w:r w:rsidR="00B958DD">
          <w:rPr>
            <w:rFonts w:ascii="Arial" w:hAnsi="Arial" w:cs="Arial"/>
            <w:sz w:val="24"/>
          </w:rPr>
          <w:t>dose</w:t>
        </w:r>
        <w:r w:rsidR="00B958DD" w:rsidRPr="00AF5717">
          <w:rPr>
            <w:rFonts w:ascii="Arial" w:hAnsi="Arial" w:cs="Arial"/>
            <w:sz w:val="24"/>
          </w:rPr>
          <w:t xml:space="preserve"> </w:t>
        </w:r>
      </w:ins>
      <w:del w:id="1706" w:author="Marmol, Dominika Klaudia" w:date="2026-06-11T10:02:00Z">
        <w:r w:rsidR="004A5AFE" w:rsidRPr="00AF5717">
          <w:rPr>
            <w:rFonts w:ascii="Arial" w:hAnsi="Arial" w:cs="Arial"/>
            <w:sz w:val="24"/>
          </w:rPr>
          <w:delText xml:space="preserve">treatment </w:delText>
        </w:r>
      </w:del>
      <w:r w:rsidR="004A5AFE" w:rsidRPr="00AF5717">
        <w:rPr>
          <w:rFonts w:ascii="Arial" w:hAnsi="Arial" w:cs="Arial"/>
          <w:sz w:val="24"/>
        </w:rPr>
        <w:t>group</w:t>
      </w:r>
      <w:r w:rsidR="00C231BF" w:rsidRPr="00AF5717">
        <w:rPr>
          <w:rFonts w:ascii="Arial" w:hAnsi="Arial" w:cs="Arial"/>
          <w:sz w:val="24"/>
        </w:rPr>
        <w:t xml:space="preserve"> </w:t>
      </w:r>
      <w:r w:rsidRPr="00AF5717">
        <w:rPr>
          <w:rFonts w:ascii="Arial" w:hAnsi="Arial" w:cs="Arial"/>
          <w:sz w:val="24"/>
        </w:rPr>
        <w:t xml:space="preserve">using the following descriptive statistics: number of trial participants (n), mean and/or </w:t>
      </w:r>
      <w:r w:rsidRPr="00AF5717">
        <w:rPr>
          <w:rFonts w:ascii="Arial" w:hAnsi="Arial" w:cs="Arial"/>
          <w:sz w:val="24"/>
        </w:rPr>
        <w:lastRenderedPageBreak/>
        <w:t>geometric mean depending on type of data, standard deviation, median, minimum</w:t>
      </w:r>
      <w:r w:rsidR="00AB0F05">
        <w:rPr>
          <w:rFonts w:ascii="Arial" w:hAnsi="Arial" w:cs="Arial"/>
          <w:sz w:val="24"/>
        </w:rPr>
        <w:t>,</w:t>
      </w:r>
      <w:r w:rsidRPr="00AF5717">
        <w:rPr>
          <w:rFonts w:ascii="Arial" w:hAnsi="Arial" w:cs="Arial"/>
          <w:sz w:val="24"/>
        </w:rPr>
        <w:t xml:space="preserve"> and maximum, and 25th and 75th percentiles may also be included as appropriate. </w:t>
      </w:r>
    </w:p>
    <w:p w14:paraId="19668DB4" w14:textId="214425A3" w:rsidR="00C72313" w:rsidRPr="00AF5717" w:rsidRDefault="00E27C57" w:rsidP="00C72313">
      <w:pPr>
        <w:pStyle w:val="Paragraph"/>
      </w:pPr>
      <w:r w:rsidRPr="00AF5717">
        <w:t xml:space="preserve">Except where specified otherwise, categorical variables will be summarized by </w:t>
      </w:r>
      <w:ins w:id="1707" w:author="Marmol, Dominika Klaudia" w:date="2026-06-11T10:02:00Z">
        <w:r w:rsidR="00B958DD">
          <w:rPr>
            <w:rFonts w:cs="Arial"/>
          </w:rPr>
          <w:t>dose</w:t>
        </w:r>
        <w:r w:rsidR="00B958DD" w:rsidRPr="00AF5717">
          <w:rPr>
            <w:rFonts w:cs="Arial"/>
          </w:rPr>
          <w:t xml:space="preserve"> </w:t>
        </w:r>
      </w:ins>
      <w:del w:id="1708" w:author="Marmol, Dominika Klaudia" w:date="2026-06-11T10:02:00Z">
        <w:r w:rsidR="004A5AFE" w:rsidRPr="00AF5717">
          <w:delText xml:space="preserve">treatment </w:delText>
        </w:r>
      </w:del>
      <w:r w:rsidR="004A5AFE" w:rsidRPr="00AF5717">
        <w:t>group</w:t>
      </w:r>
      <w:r w:rsidRPr="00AF5717">
        <w:t xml:space="preserve"> presenting absolute and relative frequencies (n and %) of trial participants in each category.</w:t>
      </w:r>
    </w:p>
    <w:p w14:paraId="35AD3EDF" w14:textId="5251AE87" w:rsidR="00C72313" w:rsidRPr="00AF5717" w:rsidRDefault="00E27C57" w:rsidP="00C72313">
      <w:pPr>
        <w:pStyle w:val="Paragraph"/>
      </w:pPr>
      <w:r w:rsidRPr="00AF5717">
        <w:rPr>
          <w:rFonts w:cs="Arial"/>
        </w:rPr>
        <w:t>Key data will be listed.</w:t>
      </w:r>
    </w:p>
    <w:p w14:paraId="72C96960" w14:textId="77777777" w:rsidR="00C72313" w:rsidRPr="00AF5717" w:rsidRDefault="00E27C57" w:rsidP="00C72313">
      <w:pPr>
        <w:pStyle w:val="Paragraph"/>
        <w:rPr>
          <w:rFonts w:cs="Arial"/>
        </w:rPr>
      </w:pPr>
      <w:r w:rsidRPr="00AF5717">
        <w:rPr>
          <w:rFonts w:cs="Arial"/>
        </w:rPr>
        <w:t>Overall summaries may also be provided where required. For reporting of summary statistics, the mean and median will be displayed to one decimal place greater than the original value and the measure of variability (e.g., SD) will be displayed to two decimal places greater than the original value; a maximum of four significant digits will be displayed. No p-values are planned to be reported for this trial, however, if a nominal p-values will be required for exploratory purposes, it will be reported to four decimal places; p-values less than 0.0001 will be reported as p&lt;0.0001.</w:t>
      </w:r>
    </w:p>
    <w:p w14:paraId="111FAEE4" w14:textId="77777777" w:rsidR="00C72313" w:rsidRPr="00AF5717" w:rsidRDefault="00E27C57" w:rsidP="00C72313">
      <w:pPr>
        <w:pStyle w:val="Paragraph"/>
        <w:rPr>
          <w:rFonts w:cs="Arial"/>
        </w:rPr>
      </w:pPr>
      <w:r w:rsidRPr="00AF5717">
        <w:rPr>
          <w:rFonts w:cs="Arial"/>
        </w:rPr>
        <w:t>For conversion of days to years, months, or weeks, the following conversion factors will be used:</w:t>
      </w:r>
    </w:p>
    <w:p w14:paraId="078508B2" w14:textId="77777777" w:rsidR="00C72313" w:rsidRPr="00AF5717" w:rsidRDefault="00E27C57" w:rsidP="00C72313">
      <w:pPr>
        <w:pStyle w:val="ListBullet"/>
      </w:pPr>
      <w:r w:rsidRPr="00AF5717">
        <w:t>1 year = 365.25 days.</w:t>
      </w:r>
    </w:p>
    <w:p w14:paraId="15AB3A0E" w14:textId="77777777" w:rsidR="00C72313" w:rsidRPr="00AF5717" w:rsidRDefault="00E27C57" w:rsidP="00C72313">
      <w:pPr>
        <w:pStyle w:val="ListBullet"/>
      </w:pPr>
      <w:r w:rsidRPr="00AF5717">
        <w:t>1 month = 365.25/12 = 30.4375 days.</w:t>
      </w:r>
    </w:p>
    <w:p w14:paraId="64DEF710" w14:textId="4783B10F" w:rsidR="00C72313" w:rsidRPr="00AF5717" w:rsidRDefault="00E27C57" w:rsidP="00C72313">
      <w:pPr>
        <w:pStyle w:val="ListBullet"/>
      </w:pPr>
      <w:r w:rsidRPr="00AF5717">
        <w:t>1 week = 365.25/52 = 7 days.</w:t>
      </w:r>
    </w:p>
    <w:p w14:paraId="736AA6D8" w14:textId="1577F7E4" w:rsidR="00C231BF" w:rsidRPr="00AF5717" w:rsidRDefault="00E27C57" w:rsidP="00C231BF">
      <w:pPr>
        <w:autoSpaceDE w:val="0"/>
        <w:autoSpaceDN w:val="0"/>
        <w:adjustRightInd w:val="0"/>
        <w:spacing w:after="0"/>
        <w:rPr>
          <w:rFonts w:ascii="Arial" w:hAnsi="Arial" w:cs="Arial"/>
          <w:color w:val="000000"/>
          <w:sz w:val="24"/>
        </w:rPr>
      </w:pPr>
      <w:r w:rsidRPr="00AF5717">
        <w:rPr>
          <w:rFonts w:ascii="Arial" w:hAnsi="Arial" w:cs="Arial"/>
          <w:sz w:val="24"/>
        </w:rPr>
        <w:t xml:space="preserve">Tumor response will be assessed by investigator only and will be measured using RECIST </w:t>
      </w:r>
      <w:ins w:id="1709" w:author="Marmol, Dominika Klaudia" w:date="2026-06-11T09:46:00Z">
        <w:r w:rsidR="00B0057F">
          <w:rPr>
            <w:rFonts w:ascii="Arial" w:hAnsi="Arial" w:cs="Arial"/>
            <w:sz w:val="24"/>
          </w:rPr>
          <w:t>v</w:t>
        </w:r>
      </w:ins>
      <w:r w:rsidRPr="00AF5717">
        <w:rPr>
          <w:rFonts w:ascii="Arial" w:hAnsi="Arial" w:cs="Arial"/>
          <w:sz w:val="24"/>
        </w:rPr>
        <w:t xml:space="preserve">1.1 for secondary efficacy analysis and iRECIST </w:t>
      </w:r>
      <w:r w:rsidRPr="00AF5717">
        <w:rPr>
          <w:rFonts w:ascii="Arial" w:hAnsi="Arial" w:cs="Arial"/>
          <w:color w:val="000000"/>
          <w:sz w:val="24"/>
        </w:rPr>
        <w:t>(</w:t>
      </w:r>
      <w:hyperlink w:anchor="seymour2019" w:history="1">
        <w:r w:rsidR="00C231BF" w:rsidRPr="00AF5717">
          <w:rPr>
            <w:rStyle w:val="Hyperlink"/>
            <w:rFonts w:cs="Arial"/>
            <w:b w:val="0"/>
            <w:bCs/>
          </w:rPr>
          <w:t>Seymour et al. 2019</w:t>
        </w:r>
      </w:hyperlink>
      <w:r w:rsidRPr="00AF5717">
        <w:rPr>
          <w:rFonts w:ascii="Arial" w:hAnsi="Arial" w:cs="Arial"/>
          <w:color w:val="000000"/>
          <w:sz w:val="24"/>
        </w:rPr>
        <w:t>)</w:t>
      </w:r>
      <w:r w:rsidR="001E10B5" w:rsidRPr="00AF5717">
        <w:rPr>
          <w:rFonts w:ascii="Arial" w:hAnsi="Arial" w:cs="Arial"/>
          <w:color w:val="000000"/>
          <w:sz w:val="24"/>
        </w:rPr>
        <w:t xml:space="preserve"> for exploratory analysis</w:t>
      </w:r>
      <w:r w:rsidRPr="00AF5717">
        <w:rPr>
          <w:rFonts w:ascii="Arial" w:hAnsi="Arial" w:cs="Arial"/>
          <w:sz w:val="24"/>
        </w:rPr>
        <w:t xml:space="preserve">. No central review of radiographic images is planned for this trial. </w:t>
      </w:r>
      <w:r w:rsidRPr="00AF5717">
        <w:rPr>
          <w:rFonts w:ascii="Arial" w:hAnsi="Arial" w:cs="Arial"/>
          <w:color w:val="000000"/>
          <w:sz w:val="24"/>
        </w:rPr>
        <w:t>Trial participants not evaluable for objective response will be counted as non-responders.</w:t>
      </w:r>
    </w:p>
    <w:p w14:paraId="539286B7" w14:textId="77777777" w:rsidR="00C72313" w:rsidRPr="00AF5717" w:rsidRDefault="00E27C57" w:rsidP="00C72313">
      <w:pPr>
        <w:pStyle w:val="Body-Text"/>
      </w:pPr>
      <w:r w:rsidRPr="00AF5717">
        <w:t>Data up to and including the data cut-off date will be included in the statistical analysis.</w:t>
      </w:r>
    </w:p>
    <w:p w14:paraId="37470BEC" w14:textId="023FE304" w:rsidR="00C72313" w:rsidRPr="00AF5717" w:rsidRDefault="00E27C57" w:rsidP="00C72313">
      <w:pPr>
        <w:pStyle w:val="Body-Text"/>
      </w:pPr>
      <w:r w:rsidRPr="00AF5717">
        <w:t xml:space="preserve">Procedures for accounting for missing data and spurious data are included in Section </w:t>
      </w:r>
      <w:r w:rsidRPr="00AF5717">
        <w:rPr>
          <w:color w:val="0000FF"/>
        </w:rPr>
        <w:fldChar w:fldCharType="begin"/>
      </w:r>
      <w:r w:rsidRPr="00AF5717">
        <w:rPr>
          <w:color w:val="0000FF"/>
        </w:rPr>
        <w:instrText xml:space="preserve"> REF _Ref149681168 \r \h  \* MERGEFORMAT </w:instrText>
      </w:r>
      <w:r w:rsidRPr="00AF5717">
        <w:rPr>
          <w:color w:val="0000FF"/>
        </w:rPr>
      </w:r>
      <w:r w:rsidRPr="00AF5717">
        <w:rPr>
          <w:color w:val="0000FF"/>
        </w:rPr>
        <w:fldChar w:fldCharType="separate"/>
      </w:r>
      <w:r w:rsidR="00EB3B66">
        <w:rPr>
          <w:color w:val="0000FF"/>
        </w:rPr>
        <w:t>4.1.4</w:t>
      </w:r>
      <w:r w:rsidRPr="00AF5717">
        <w:rPr>
          <w:color w:val="0000FF"/>
        </w:rPr>
        <w:fldChar w:fldCharType="end"/>
      </w:r>
      <w:r w:rsidRPr="00AF5717">
        <w:t xml:space="preserve">. </w:t>
      </w:r>
    </w:p>
    <w:p w14:paraId="3BA136B9" w14:textId="2C5560A3" w:rsidR="00C72313" w:rsidRPr="00AF5717" w:rsidRDefault="00E27C57" w:rsidP="00CA56B8">
      <w:pPr>
        <w:autoSpaceDE w:val="0"/>
        <w:autoSpaceDN w:val="0"/>
        <w:adjustRightInd w:val="0"/>
        <w:spacing w:before="120"/>
        <w:rPr>
          <w:rFonts w:ascii="Arial" w:hAnsi="Arial" w:cs="Arial"/>
          <w:noProof/>
          <w:sz w:val="24"/>
        </w:rPr>
      </w:pPr>
      <w:r w:rsidRPr="00131906">
        <w:rPr>
          <w:rFonts w:ascii="Arial" w:hAnsi="Arial" w:cs="Arial"/>
          <w:noProof/>
          <w:sz w:val="24"/>
        </w:rPr>
        <w:t xml:space="preserve">Generally, unless otherwise indicated in the DPP, output summaries will be presented by </w:t>
      </w:r>
      <w:ins w:id="1710" w:author="Marmol, Dominika Klaudia" w:date="2026-06-11T10:02:00Z">
        <w:r w:rsidR="00B958DD">
          <w:rPr>
            <w:rFonts w:ascii="Arial" w:hAnsi="Arial" w:cs="Arial"/>
            <w:sz w:val="24"/>
          </w:rPr>
          <w:t>dose</w:t>
        </w:r>
        <w:r w:rsidR="00B958DD" w:rsidRPr="00AF5717">
          <w:rPr>
            <w:rFonts w:ascii="Arial" w:hAnsi="Arial" w:cs="Arial"/>
            <w:sz w:val="24"/>
          </w:rPr>
          <w:t xml:space="preserve"> </w:t>
        </w:r>
      </w:ins>
      <w:del w:id="1711" w:author="Marmol, Dominika Klaudia" w:date="2026-06-11T10:02:00Z">
        <w:r w:rsidR="004A5AFE" w:rsidRPr="00131906">
          <w:rPr>
            <w:rFonts w:ascii="Arial" w:hAnsi="Arial" w:cs="Arial"/>
            <w:noProof/>
            <w:sz w:val="24"/>
          </w:rPr>
          <w:delText xml:space="preserve">treatment </w:delText>
        </w:r>
      </w:del>
      <w:r w:rsidR="004A5AFE" w:rsidRPr="00131906">
        <w:rPr>
          <w:rFonts w:ascii="Arial" w:hAnsi="Arial" w:cs="Arial"/>
          <w:noProof/>
          <w:sz w:val="24"/>
        </w:rPr>
        <w:t>group</w:t>
      </w:r>
      <w:r w:rsidRPr="00131906">
        <w:rPr>
          <w:rFonts w:ascii="Arial" w:hAnsi="Arial" w:cs="Arial"/>
          <w:noProof/>
          <w:sz w:val="24"/>
        </w:rPr>
        <w:t xml:space="preserve"> using the format displayed in </w:t>
      </w:r>
      <w:r w:rsidR="00CD2984" w:rsidRPr="00131906">
        <w:rPr>
          <w:rFonts w:ascii="Arial" w:hAnsi="Arial" w:cs="Arial"/>
          <w:noProof/>
          <w:color w:val="0000FF"/>
          <w:sz w:val="24"/>
          <w:szCs w:val="24"/>
        </w:rPr>
        <w:fldChar w:fldCharType="begin"/>
      </w:r>
      <w:r w:rsidR="00CD2984" w:rsidRPr="00131906">
        <w:rPr>
          <w:rFonts w:ascii="Arial" w:hAnsi="Arial" w:cs="Arial"/>
          <w:noProof/>
          <w:color w:val="0000FF"/>
          <w:sz w:val="24"/>
          <w:szCs w:val="24"/>
        </w:rPr>
        <w:instrText xml:space="preserve"> REF _Ref181610937 \h  \* MERGEFORMAT </w:instrText>
      </w:r>
      <w:r w:rsidR="00CD2984" w:rsidRPr="00131906">
        <w:rPr>
          <w:rFonts w:ascii="Arial" w:hAnsi="Arial" w:cs="Arial"/>
          <w:noProof/>
          <w:color w:val="0000FF"/>
          <w:sz w:val="24"/>
          <w:szCs w:val="24"/>
        </w:rPr>
      </w:r>
      <w:r w:rsidR="00CD2984" w:rsidRPr="00131906">
        <w:rPr>
          <w:rFonts w:ascii="Arial" w:hAnsi="Arial" w:cs="Arial"/>
          <w:noProof/>
          <w:color w:val="0000FF"/>
          <w:sz w:val="24"/>
          <w:szCs w:val="24"/>
        </w:rPr>
        <w:fldChar w:fldCharType="separate"/>
      </w:r>
      <w:ins w:id="1712" w:author="Marmol, Dominika Klaudia" w:date="2026-06-08T10:12:00Z">
        <w:r w:rsidR="00EB3B66" w:rsidRPr="00EB3B66">
          <w:rPr>
            <w:rFonts w:ascii="Arial" w:hAnsi="Arial" w:cs="Arial"/>
            <w:color w:val="0000FF"/>
            <w:sz w:val="24"/>
            <w:szCs w:val="24"/>
            <w:rPrChange w:id="1713" w:author="Marmol, Dominika Klaudia" w:date="2026-06-08T10:12:00Z">
              <w:rPr>
                <w:rFonts w:ascii="Arial" w:hAnsi="Arial" w:cs="Arial"/>
                <w:sz w:val="24"/>
                <w:szCs w:val="24"/>
              </w:rPr>
            </w:rPrChange>
          </w:rPr>
          <w:t>Figure </w:t>
        </w:r>
        <w:r w:rsidR="00EB3B66" w:rsidRPr="00EB3B66">
          <w:rPr>
            <w:rFonts w:ascii="Arial" w:hAnsi="Arial" w:cs="Arial"/>
            <w:color w:val="0000FF"/>
            <w:sz w:val="24"/>
            <w:szCs w:val="24"/>
            <w:rPrChange w:id="1714" w:author="Marmol, Dominika Klaudia" w:date="2026-06-08T10:12:00Z">
              <w:rPr>
                <w:rFonts w:ascii="Arial" w:hAnsi="Arial" w:cs="Arial"/>
                <w:noProof/>
                <w:sz w:val="24"/>
                <w:szCs w:val="24"/>
              </w:rPr>
            </w:rPrChange>
          </w:rPr>
          <w:t>3</w:t>
        </w:r>
      </w:ins>
      <w:del w:id="1715" w:author="Marmol, Dominika Klaudia" w:date="2026-06-08T10:12:00Z">
        <w:r w:rsidR="00CA5FDB" w:rsidRPr="00CA5FDB">
          <w:rPr>
            <w:rFonts w:ascii="Arial" w:hAnsi="Arial" w:cs="Arial"/>
            <w:color w:val="0000FF"/>
            <w:sz w:val="24"/>
            <w:szCs w:val="24"/>
          </w:rPr>
          <w:delText>Figure 3</w:delText>
        </w:r>
      </w:del>
      <w:r w:rsidR="00CD2984" w:rsidRPr="00131906">
        <w:rPr>
          <w:rFonts w:ascii="Arial" w:hAnsi="Arial" w:cs="Arial"/>
          <w:noProof/>
          <w:color w:val="0000FF"/>
          <w:sz w:val="24"/>
          <w:szCs w:val="24"/>
        </w:rPr>
        <w:fldChar w:fldCharType="end"/>
      </w:r>
      <w:r w:rsidR="00CD2984" w:rsidRPr="00131906">
        <w:rPr>
          <w:rFonts w:ascii="Arial" w:hAnsi="Arial" w:cs="Arial"/>
          <w:noProof/>
          <w:color w:val="0000FF"/>
          <w:sz w:val="24"/>
          <w:szCs w:val="24"/>
        </w:rPr>
        <w:t xml:space="preserve"> </w:t>
      </w:r>
      <w:r w:rsidRPr="00131906">
        <w:rPr>
          <w:rFonts w:ascii="Arial" w:hAnsi="Arial" w:cs="Arial"/>
          <w:noProof/>
          <w:sz w:val="24"/>
          <w:szCs w:val="24"/>
        </w:rPr>
        <w:t>in</w:t>
      </w:r>
      <w:r w:rsidR="0014073D" w:rsidRPr="00131906">
        <w:rPr>
          <w:rFonts w:ascii="Arial" w:hAnsi="Arial" w:cs="Arial"/>
          <w:noProof/>
          <w:sz w:val="24"/>
          <w:szCs w:val="24"/>
        </w:rPr>
        <w:t xml:space="preserve"> </w:t>
      </w:r>
      <w:hyperlink w:anchor="App10" w:history="1">
        <w:r w:rsidR="0014073D" w:rsidRPr="003854C8">
          <w:rPr>
            <w:rStyle w:val="Hyperlink"/>
            <w:rFonts w:cs="Arial"/>
            <w:b w:val="0"/>
            <w:bCs/>
            <w:noProof/>
            <w:szCs w:val="24"/>
          </w:rPr>
          <w:t>Appendix 10</w:t>
        </w:r>
      </w:hyperlink>
      <w:r w:rsidR="0014073D" w:rsidRPr="00131906">
        <w:rPr>
          <w:rFonts w:ascii="Arial" w:hAnsi="Arial" w:cs="Arial"/>
          <w:noProof/>
          <w:sz w:val="24"/>
          <w:szCs w:val="24"/>
        </w:rPr>
        <w:t>.</w:t>
      </w:r>
      <w:r w:rsidR="00CD2984" w:rsidRPr="00131906">
        <w:rPr>
          <w:rFonts w:ascii="Arial" w:hAnsi="Arial" w:cs="Arial"/>
          <w:sz w:val="24"/>
        </w:rPr>
        <w:t xml:space="preserve"> </w:t>
      </w:r>
    </w:p>
    <w:p w14:paraId="2DE2825B" w14:textId="77777777" w:rsidR="00CA56B8" w:rsidRPr="00AF5717" w:rsidRDefault="00E27C57" w:rsidP="00CA56B8">
      <w:pPr>
        <w:autoSpaceDE w:val="0"/>
        <w:autoSpaceDN w:val="0"/>
        <w:adjustRightInd w:val="0"/>
        <w:spacing w:before="120"/>
        <w:rPr>
          <w:rFonts w:ascii="Arial" w:hAnsi="Arial" w:cs="Arial"/>
          <w:color w:val="000000"/>
          <w:sz w:val="24"/>
        </w:rPr>
      </w:pPr>
      <w:r w:rsidRPr="00AF5717">
        <w:rPr>
          <w:rFonts w:ascii="Arial" w:hAnsi="Arial" w:cs="Arial"/>
          <w:color w:val="000000"/>
          <w:sz w:val="24"/>
        </w:rPr>
        <w:t>For statistical analyses and summaries, baseline is defined as the data available from the latest recorded measurement made before the first IMP administration.</w:t>
      </w:r>
    </w:p>
    <w:p w14:paraId="36222078" w14:textId="11687542" w:rsidR="006F0524" w:rsidRPr="00AF5717" w:rsidRDefault="00E27C57" w:rsidP="00CA56B8">
      <w:pPr>
        <w:autoSpaceDE w:val="0"/>
        <w:autoSpaceDN w:val="0"/>
        <w:adjustRightInd w:val="0"/>
        <w:spacing w:before="120"/>
        <w:rPr>
          <w:rFonts w:ascii="Arial" w:hAnsi="Arial" w:cs="Arial"/>
          <w:color w:val="000000"/>
          <w:sz w:val="24"/>
        </w:rPr>
      </w:pPr>
      <w:r w:rsidRPr="00AF5717">
        <w:rPr>
          <w:rFonts w:ascii="Arial" w:hAnsi="Arial" w:cs="Arial"/>
          <w:color w:val="000000"/>
          <w:sz w:val="24"/>
        </w:rPr>
        <w:t>Non-compartmental analysis estimates of PK parameters will be calculated and presented</w:t>
      </w:r>
      <w:r w:rsidR="00CA56B8" w:rsidRPr="00AF5717">
        <w:rPr>
          <w:rFonts w:ascii="Arial" w:hAnsi="Arial" w:cs="Arial"/>
          <w:color w:val="000000"/>
          <w:sz w:val="24"/>
        </w:rPr>
        <w:t xml:space="preserve"> </w:t>
      </w:r>
      <w:r w:rsidRPr="00AF5717">
        <w:rPr>
          <w:rFonts w:ascii="Arial" w:hAnsi="Arial" w:cs="Arial"/>
          <w:color w:val="000000"/>
          <w:sz w:val="24"/>
        </w:rPr>
        <w:t xml:space="preserve">in the </w:t>
      </w:r>
      <w:r w:rsidR="00B26B59" w:rsidRPr="00AF5717">
        <w:rPr>
          <w:rFonts w:ascii="Arial" w:hAnsi="Arial" w:cs="Arial"/>
          <w:color w:val="000000"/>
          <w:sz w:val="24"/>
        </w:rPr>
        <w:t>CSR</w:t>
      </w:r>
      <w:r w:rsidRPr="00AF5717">
        <w:rPr>
          <w:rFonts w:ascii="Arial" w:hAnsi="Arial" w:cs="Arial"/>
          <w:color w:val="000000"/>
          <w:sz w:val="24"/>
        </w:rPr>
        <w:t>. Additional PK and PK/</w:t>
      </w:r>
      <w:del w:id="1716" w:author="Marmol, Dominika Klaudia" w:date="2026-06-11T09:31:00Z">
        <w:r w:rsidRPr="00AF5717">
          <w:rPr>
            <w:rFonts w:ascii="Arial" w:hAnsi="Arial" w:cs="Arial"/>
            <w:color w:val="000000"/>
            <w:sz w:val="24"/>
          </w:rPr>
          <w:delText xml:space="preserve">PD </w:delText>
        </w:r>
      </w:del>
      <w:ins w:id="1717" w:author="Marmol, Dominika Klaudia" w:date="2026-06-11T09:31:00Z">
        <w:r w:rsidR="00FF5135">
          <w:rPr>
            <w:rFonts w:ascii="Arial" w:hAnsi="Arial" w:cs="Arial"/>
            <w:color w:val="000000"/>
            <w:sz w:val="24"/>
          </w:rPr>
          <w:t>pharmacodynamic</w:t>
        </w:r>
        <w:r w:rsidR="00FF5135" w:rsidRPr="00AF5717">
          <w:rPr>
            <w:rFonts w:ascii="Arial" w:hAnsi="Arial" w:cs="Arial"/>
            <w:color w:val="000000"/>
            <w:sz w:val="24"/>
          </w:rPr>
          <w:t xml:space="preserve"> </w:t>
        </w:r>
      </w:ins>
      <w:r w:rsidR="007D6A16" w:rsidRPr="00AF5717">
        <w:rPr>
          <w:rFonts w:ascii="Arial" w:hAnsi="Arial" w:cs="Arial"/>
          <w:color w:val="000000"/>
          <w:sz w:val="24"/>
        </w:rPr>
        <w:t>modelling</w:t>
      </w:r>
      <w:r w:rsidRPr="00AF5717">
        <w:rPr>
          <w:rFonts w:ascii="Arial" w:hAnsi="Arial" w:cs="Arial"/>
          <w:color w:val="000000"/>
          <w:sz w:val="24"/>
        </w:rPr>
        <w:t xml:space="preserve"> will be performed and presented</w:t>
      </w:r>
      <w:r w:rsidR="00CA56B8" w:rsidRPr="00AF5717">
        <w:rPr>
          <w:rFonts w:ascii="Arial" w:hAnsi="Arial" w:cs="Arial"/>
          <w:color w:val="000000"/>
          <w:sz w:val="24"/>
        </w:rPr>
        <w:t xml:space="preserve"> </w:t>
      </w:r>
      <w:r w:rsidRPr="00AF5717">
        <w:rPr>
          <w:rFonts w:ascii="Arial" w:hAnsi="Arial" w:cs="Arial"/>
          <w:color w:val="000000"/>
          <w:sz w:val="24"/>
        </w:rPr>
        <w:t>separately.</w:t>
      </w:r>
      <w:r w:rsidR="00B61B27" w:rsidRPr="00AF5717">
        <w:rPr>
          <w:rFonts w:ascii="Arial" w:hAnsi="Arial" w:cs="Arial"/>
          <w:color w:val="000000"/>
          <w:sz w:val="24"/>
        </w:rPr>
        <w:t xml:space="preserve"> </w:t>
      </w:r>
    </w:p>
    <w:p w14:paraId="20992CFF" w14:textId="77777777" w:rsidR="006F0524" w:rsidRPr="00AF5717" w:rsidRDefault="006F0524" w:rsidP="3135CA42">
      <w:pPr>
        <w:pStyle w:val="Paragraph"/>
        <w:rPr>
          <w:rFonts w:cs="Arial"/>
          <w:i/>
          <w:iCs/>
          <w:highlight w:val="yellow"/>
        </w:rPr>
      </w:pPr>
    </w:p>
    <w:p w14:paraId="505D644C" w14:textId="22C68D74" w:rsidR="002053E7" w:rsidRPr="00AF5717" w:rsidRDefault="00E27C57" w:rsidP="4326337C">
      <w:pPr>
        <w:pStyle w:val="Heading3"/>
        <w:tabs>
          <w:tab w:val="clear" w:pos="6138"/>
          <w:tab w:val="num" w:pos="990"/>
        </w:tabs>
        <w:ind w:left="990"/>
        <w:rPr>
          <w:rFonts w:cs="Arial"/>
        </w:rPr>
      </w:pPr>
      <w:bookmarkStart w:id="1718" w:name="_Ref149137643"/>
      <w:bookmarkStart w:id="1719" w:name="_Toc232068007"/>
      <w:r w:rsidRPr="00AF5717">
        <w:rPr>
          <w:rFonts w:cs="Arial"/>
        </w:rPr>
        <w:t>Definitions</w:t>
      </w:r>
      <w:r w:rsidR="2F0A3AED" w:rsidRPr="00AF5717">
        <w:rPr>
          <w:rFonts w:cs="Arial"/>
        </w:rPr>
        <w:t>,</w:t>
      </w:r>
      <w:r w:rsidRPr="00AF5717">
        <w:rPr>
          <w:rFonts w:cs="Arial"/>
        </w:rPr>
        <w:t xml:space="preserve"> Derivations</w:t>
      </w:r>
      <w:r w:rsidR="562E06AD" w:rsidRPr="00AF5717">
        <w:rPr>
          <w:rFonts w:cs="Arial"/>
        </w:rPr>
        <w:t xml:space="preserve"> and</w:t>
      </w:r>
      <w:r w:rsidR="662D0F7B" w:rsidRPr="00AF5717">
        <w:rPr>
          <w:rFonts w:cs="Arial"/>
        </w:rPr>
        <w:t xml:space="preserve"> </w:t>
      </w:r>
      <w:r w:rsidR="00875532" w:rsidRPr="00AF5717">
        <w:rPr>
          <w:rFonts w:cs="Arial"/>
        </w:rPr>
        <w:t>Classifications</w:t>
      </w:r>
      <w:bookmarkEnd w:id="1718"/>
      <w:bookmarkEnd w:id="1719"/>
    </w:p>
    <w:p w14:paraId="29DDA44B" w14:textId="77777777" w:rsidR="002053E7" w:rsidRPr="00AF5717" w:rsidRDefault="00E27C57" w:rsidP="00765F28">
      <w:pPr>
        <w:pStyle w:val="Paragraph"/>
        <w:keepNext/>
        <w:rPr>
          <w:b/>
          <w:bCs/>
        </w:rPr>
      </w:pPr>
      <w:r w:rsidRPr="00AF5717">
        <w:rPr>
          <w:b/>
          <w:bCs/>
        </w:rPr>
        <w:t>Definition of Baseline</w:t>
      </w:r>
    </w:p>
    <w:p w14:paraId="5C76D6F8" w14:textId="52B58D44" w:rsidR="00716C19" w:rsidRPr="00AF5717" w:rsidRDefault="00E27C57" w:rsidP="00716C19">
      <w:pPr>
        <w:pStyle w:val="Paragraph"/>
        <w:rPr>
          <w:rStyle w:val="Instructionaltext"/>
          <w:i w:val="0"/>
          <w:iCs w:val="0"/>
          <w:color w:val="auto"/>
          <w:sz w:val="24"/>
        </w:rPr>
      </w:pPr>
      <w:r w:rsidRPr="00AF5717">
        <w:rPr>
          <w:rStyle w:val="Instructionaltext"/>
          <w:i w:val="0"/>
          <w:iCs w:val="0"/>
          <w:color w:val="auto"/>
          <w:sz w:val="24"/>
        </w:rPr>
        <w:t xml:space="preserve">The baseline value for all endpoints is defined as last available non-missing value prior to first dose of IMP on Day 1. </w:t>
      </w:r>
    </w:p>
    <w:p w14:paraId="2D75C2F1" w14:textId="77777777" w:rsidR="00A75832" w:rsidRPr="00AF5717" w:rsidRDefault="00E27C57" w:rsidP="00111F16">
      <w:pPr>
        <w:pStyle w:val="Paragraph"/>
        <w:rPr>
          <w:rFonts w:cs="Arial"/>
          <w:lang w:eastAsia="ja-JP"/>
        </w:rPr>
      </w:pPr>
      <w:r w:rsidRPr="00AF5717">
        <w:rPr>
          <w:rFonts w:cs="Arial"/>
          <w:lang w:eastAsia="ja-JP"/>
        </w:rPr>
        <w:lastRenderedPageBreak/>
        <w:t xml:space="preserve">The baseline value for all electrocardiogram (ECG) parameters will be the last available non-missing local ECG value prior to receipt of treatment on Day 1 obtained from single ECG (or average of the local triplicate measurements if available). </w:t>
      </w:r>
    </w:p>
    <w:p w14:paraId="6AAF699C" w14:textId="2E41CD82" w:rsidR="00410358" w:rsidRPr="00AF5717" w:rsidRDefault="00E27C57" w:rsidP="00111F16">
      <w:pPr>
        <w:pStyle w:val="Paragraph"/>
        <w:rPr>
          <w:rStyle w:val="Instructionaltext"/>
          <w:rFonts w:cs="Arial"/>
          <w:i w:val="0"/>
          <w:iCs w:val="0"/>
          <w:color w:val="auto"/>
          <w:sz w:val="24"/>
          <w:lang w:eastAsia="ja-JP"/>
        </w:rPr>
      </w:pPr>
      <w:r w:rsidRPr="00AF5717">
        <w:rPr>
          <w:rFonts w:cs="Arial"/>
          <w:lang w:eastAsia="ja-JP"/>
        </w:rPr>
        <w:t xml:space="preserve">Assessments taken on the same day as treatment will be assumed to be before treatment unless indicated to be obtained post-treatment. </w:t>
      </w:r>
    </w:p>
    <w:p w14:paraId="63291E9A" w14:textId="77777777" w:rsidR="002053E7" w:rsidRPr="00AF5717" w:rsidRDefault="00E27C57" w:rsidP="00765F28">
      <w:pPr>
        <w:pStyle w:val="Paragraph"/>
        <w:keepNext/>
        <w:rPr>
          <w:b/>
          <w:bCs/>
        </w:rPr>
      </w:pPr>
      <w:r w:rsidRPr="00AF5717">
        <w:rPr>
          <w:b/>
          <w:bCs/>
        </w:rPr>
        <w:t>Definition of Day 1</w:t>
      </w:r>
    </w:p>
    <w:p w14:paraId="5055AD7F" w14:textId="20031AF6" w:rsidR="00C231BF" w:rsidRPr="00AF5717" w:rsidRDefault="00E27C57" w:rsidP="00C231BF">
      <w:pPr>
        <w:pStyle w:val="Paragraph"/>
        <w:rPr>
          <w:rFonts w:cs="Arial"/>
        </w:rPr>
      </w:pPr>
      <w:r w:rsidRPr="00AF5717">
        <w:rPr>
          <w:rFonts w:cs="Arial"/>
        </w:rPr>
        <w:t>Trial Day 1 is defined as the first day of trial treatment. This will also be considered the reference start date.</w:t>
      </w:r>
    </w:p>
    <w:p w14:paraId="15B25394" w14:textId="36E2EE2E" w:rsidR="00754B04" w:rsidRPr="00AF5717" w:rsidRDefault="00E27C57" w:rsidP="00765F28">
      <w:pPr>
        <w:pStyle w:val="Paragraph"/>
        <w:keepNext/>
        <w:rPr>
          <w:b/>
          <w:bCs/>
        </w:rPr>
      </w:pPr>
      <w:r w:rsidRPr="00AF5717">
        <w:rPr>
          <w:b/>
          <w:bCs/>
        </w:rPr>
        <w:t xml:space="preserve">Definition of </w:t>
      </w:r>
      <w:r w:rsidR="00430ED7" w:rsidRPr="00AF5717">
        <w:rPr>
          <w:b/>
          <w:bCs/>
        </w:rPr>
        <w:t>Trial</w:t>
      </w:r>
      <w:r w:rsidRPr="00AF5717">
        <w:rPr>
          <w:b/>
          <w:bCs/>
        </w:rPr>
        <w:t xml:space="preserve"> Day</w:t>
      </w:r>
    </w:p>
    <w:p w14:paraId="2CA8F80A" w14:textId="77777777" w:rsidR="00716C19" w:rsidRPr="00AF5717" w:rsidRDefault="00E27C57" w:rsidP="00716C19">
      <w:pPr>
        <w:pStyle w:val="Paragraph"/>
        <w:rPr>
          <w:rFonts w:cs="Arial"/>
          <w:iCs/>
        </w:rPr>
      </w:pPr>
      <w:r w:rsidRPr="00AF5717">
        <w:t>Trial</w:t>
      </w:r>
      <w:r w:rsidRPr="00AF5717">
        <w:rPr>
          <w:b/>
          <w:bCs/>
        </w:rPr>
        <w:t xml:space="preserve"> </w:t>
      </w:r>
      <w:r w:rsidRPr="00AF5717">
        <w:rPr>
          <w:rFonts w:cs="Arial"/>
          <w:iCs/>
        </w:rPr>
        <w:t>Day will be computed as follows:</w:t>
      </w:r>
    </w:p>
    <w:p w14:paraId="694061E2" w14:textId="77777777" w:rsidR="00716C19" w:rsidRPr="00AF5717" w:rsidRDefault="00E27C57" w:rsidP="00716C19">
      <w:pPr>
        <w:pStyle w:val="ListBullet"/>
        <w:rPr>
          <w:rFonts w:cs="Arial"/>
          <w:iCs/>
        </w:rPr>
      </w:pPr>
      <w:r w:rsidRPr="00AF5717">
        <w:t xml:space="preserve">Trial </w:t>
      </w:r>
      <w:r w:rsidRPr="00AF5717">
        <w:rPr>
          <w:rFonts w:cs="Arial"/>
          <w:iCs/>
        </w:rPr>
        <w:t>Day = (Date of event/assessment – reference date) + 1 if the date of the event is on or after the reference date.</w:t>
      </w:r>
    </w:p>
    <w:p w14:paraId="65F81B87" w14:textId="77777777" w:rsidR="00716C19" w:rsidRPr="00AF5717" w:rsidRDefault="00E27C57" w:rsidP="00716C19">
      <w:pPr>
        <w:pStyle w:val="ListBullet"/>
        <w:rPr>
          <w:rFonts w:cs="Arial"/>
          <w:iCs/>
        </w:rPr>
      </w:pPr>
      <w:r w:rsidRPr="00AF5717">
        <w:t xml:space="preserve">Trial </w:t>
      </w:r>
      <w:r w:rsidRPr="00AF5717">
        <w:rPr>
          <w:rFonts w:cs="Arial"/>
          <w:iCs/>
        </w:rPr>
        <w:t>Day = (Date of event/assessment – reference date) if the date of the event is prior to the reference date.</w:t>
      </w:r>
    </w:p>
    <w:p w14:paraId="7A44F09E" w14:textId="77777777" w:rsidR="00716C19" w:rsidRPr="00AF5717" w:rsidRDefault="00E27C57" w:rsidP="00716C19">
      <w:pPr>
        <w:pStyle w:val="ListBullet"/>
        <w:rPr>
          <w:rFonts w:cs="Arial"/>
          <w:iCs/>
        </w:rPr>
      </w:pPr>
      <w:r w:rsidRPr="00AF5717">
        <w:rPr>
          <w:rFonts w:cs="Arial"/>
          <w:iCs/>
        </w:rPr>
        <w:t>Treatment Day = treatment date – date of first dose +1.</w:t>
      </w:r>
    </w:p>
    <w:p w14:paraId="41CFD0CA" w14:textId="061B5CDA" w:rsidR="00716C19" w:rsidRPr="00AF5717" w:rsidRDefault="00E27C57" w:rsidP="00716C19">
      <w:pPr>
        <w:pStyle w:val="ListBullet"/>
        <w:rPr>
          <w:rFonts w:cs="Arial"/>
          <w:iCs/>
        </w:rPr>
      </w:pPr>
      <w:r w:rsidRPr="00AF5717">
        <w:t xml:space="preserve">Trial </w:t>
      </w:r>
      <w:r w:rsidRPr="00AF5717">
        <w:rPr>
          <w:rFonts w:cs="Arial"/>
          <w:iCs/>
        </w:rPr>
        <w:t>Day post-treatment = date – date of most recent dose + 1 where most recent dose refers to the last dose received</w:t>
      </w:r>
      <w:r w:rsidR="00F36DEB" w:rsidRPr="00AF5717">
        <w:rPr>
          <w:rFonts w:cs="Arial"/>
          <w:iCs/>
        </w:rPr>
        <w:t xml:space="preserve"> before the date of interest</w:t>
      </w:r>
      <w:r w:rsidRPr="00AF5717">
        <w:rPr>
          <w:rFonts w:cs="Arial"/>
          <w:iCs/>
        </w:rPr>
        <w:t>.</w:t>
      </w:r>
    </w:p>
    <w:p w14:paraId="324BFDB7" w14:textId="0A4DE997" w:rsidR="004B18C1" w:rsidRPr="00AF5717" w:rsidRDefault="00E27C57" w:rsidP="004B18C1">
      <w:pPr>
        <w:pStyle w:val="Paragraph"/>
        <w:keepNext/>
        <w:rPr>
          <w:b/>
          <w:bCs/>
        </w:rPr>
      </w:pPr>
      <w:r w:rsidRPr="00AF5717">
        <w:rPr>
          <w:b/>
          <w:bCs/>
        </w:rPr>
        <w:t>Derivations Involving Dates</w:t>
      </w:r>
    </w:p>
    <w:p w14:paraId="03160667" w14:textId="0946BB3B" w:rsidR="00716C19" w:rsidRPr="00AF5717" w:rsidRDefault="00E27C57" w:rsidP="00A75832">
      <w:pPr>
        <w:pStyle w:val="Paragraph"/>
        <w:rPr>
          <w:rFonts w:cs="Arial"/>
          <w:iCs/>
        </w:rPr>
      </w:pPr>
      <w:r w:rsidRPr="00AF5717">
        <w:rPr>
          <w:rFonts w:cs="Arial"/>
          <w:iCs/>
        </w:rPr>
        <w:t xml:space="preserve">The number of days between two dates, the date of interest and the reference date, will be calculated as (Date of event – reference date) + 1 when the event date is on or after the reference date; or, as (reference date – Date of event) + 1 when the event date is before the reference date. The resulting value is then converted to years, months, or weeks, as appropriate. Partial dates will be imputed before calculating the number of days (See </w:t>
      </w:r>
      <w:r w:rsidRPr="00AF5717">
        <w:rPr>
          <w:rFonts w:cs="Arial"/>
          <w:iCs/>
          <w:color w:val="0000FF"/>
        </w:rPr>
        <w:fldChar w:fldCharType="begin"/>
      </w:r>
      <w:r w:rsidRPr="00AF5717">
        <w:rPr>
          <w:rFonts w:cs="Arial"/>
          <w:iCs/>
          <w:color w:val="0000FF"/>
        </w:rPr>
        <w:instrText xml:space="preserve"> REF App6 \h  \* MERGEFORMAT </w:instrText>
      </w:r>
      <w:r w:rsidRPr="00AF5717">
        <w:rPr>
          <w:rFonts w:cs="Arial"/>
          <w:iCs/>
          <w:color w:val="0000FF"/>
        </w:rPr>
      </w:r>
      <w:r w:rsidRPr="00AF5717">
        <w:rPr>
          <w:rFonts w:cs="Arial"/>
          <w:iCs/>
          <w:color w:val="0000FF"/>
        </w:rPr>
        <w:fldChar w:fldCharType="separate"/>
      </w:r>
      <w:r w:rsidR="00CA5FDB" w:rsidRPr="00CA5FDB">
        <w:rPr>
          <w:iCs/>
          <w:color w:val="0000FF"/>
        </w:rPr>
        <w:t>Appendix 6</w:t>
      </w:r>
      <w:r w:rsidRPr="00AF5717">
        <w:rPr>
          <w:rFonts w:cs="Arial"/>
          <w:iCs/>
          <w:color w:val="0000FF"/>
        </w:rPr>
        <w:fldChar w:fldCharType="end"/>
      </w:r>
      <w:r w:rsidRPr="00AF5717">
        <w:rPr>
          <w:rFonts w:cs="Arial"/>
          <w:iCs/>
          <w:color w:val="0000FF"/>
        </w:rPr>
        <w:t xml:space="preserve"> </w:t>
      </w:r>
      <w:r w:rsidRPr="00AF5717">
        <w:rPr>
          <w:rFonts w:cs="Arial"/>
          <w:iCs/>
        </w:rPr>
        <w:t>for partial or unknown date imputation rules).</w:t>
      </w:r>
    </w:p>
    <w:p w14:paraId="4CE67133" w14:textId="46F71700" w:rsidR="00396294" w:rsidRPr="00AF5717" w:rsidRDefault="00E27C57" w:rsidP="00765F28">
      <w:pPr>
        <w:pStyle w:val="Paragraph"/>
        <w:keepNext/>
        <w:rPr>
          <w:b/>
          <w:bCs/>
        </w:rPr>
      </w:pPr>
      <w:r w:rsidRPr="00AF5717">
        <w:rPr>
          <w:b/>
          <w:bCs/>
        </w:rPr>
        <w:t>Common Calculations</w:t>
      </w:r>
    </w:p>
    <w:p w14:paraId="671CCF86" w14:textId="77777777" w:rsidR="00A75832" w:rsidRPr="00AF5717" w:rsidRDefault="00E27C57" w:rsidP="00A75832">
      <w:pPr>
        <w:pStyle w:val="Paragraph"/>
        <w:rPr>
          <w:rFonts w:cs="Arial"/>
          <w:iCs/>
        </w:rPr>
      </w:pPr>
      <w:r w:rsidRPr="00AF5717">
        <w:rPr>
          <w:rFonts w:cs="Arial"/>
          <w:iCs/>
        </w:rPr>
        <w:t>Change from baseline (CHG) will be calculated as:</w:t>
      </w:r>
    </w:p>
    <w:p w14:paraId="57523633" w14:textId="77777777" w:rsidR="00A75832" w:rsidRPr="00AF5717" w:rsidRDefault="00E27C57" w:rsidP="00B26A93">
      <w:pPr>
        <w:pStyle w:val="Paragraph"/>
        <w:numPr>
          <w:ilvl w:val="0"/>
          <w:numId w:val="40"/>
        </w:numPr>
        <w:rPr>
          <w:rFonts w:cs="Arial"/>
          <w:iCs/>
        </w:rPr>
      </w:pPr>
      <w:r w:rsidRPr="00AF5717">
        <w:rPr>
          <w:rFonts w:cs="Arial"/>
          <w:iCs/>
        </w:rPr>
        <w:t>Change from baseline = Actual (observed) value at post-baseline visit – baseline value.</w:t>
      </w:r>
    </w:p>
    <w:p w14:paraId="07F6194C" w14:textId="14EDBAA2" w:rsidR="00A75832" w:rsidRPr="00AF5717" w:rsidRDefault="00E27C57" w:rsidP="00A75832">
      <w:pPr>
        <w:pStyle w:val="Paragraph"/>
        <w:rPr>
          <w:rFonts w:cs="Arial"/>
          <w:iCs/>
        </w:rPr>
      </w:pPr>
      <w:r w:rsidRPr="00AF5717">
        <w:rPr>
          <w:rFonts w:cs="Arial"/>
          <w:iCs/>
        </w:rPr>
        <w:t>Percent change from baseline (PCHG)</w:t>
      </w:r>
      <w:r w:rsidR="00310FE6" w:rsidRPr="00AF5717">
        <w:rPr>
          <w:rFonts w:cs="Arial"/>
          <w:iCs/>
        </w:rPr>
        <w:t>, if required,</w:t>
      </w:r>
      <w:r w:rsidRPr="00AF5717">
        <w:rPr>
          <w:rFonts w:cs="Arial"/>
          <w:iCs/>
        </w:rPr>
        <w:t xml:space="preserve"> will be calculated as:</w:t>
      </w:r>
    </w:p>
    <w:p w14:paraId="07353920" w14:textId="77777777" w:rsidR="00A75832" w:rsidRPr="00AF5717" w:rsidRDefault="00E27C57" w:rsidP="00B26A93">
      <w:pPr>
        <w:pStyle w:val="Paragraph"/>
        <w:numPr>
          <w:ilvl w:val="0"/>
          <w:numId w:val="40"/>
        </w:numPr>
        <w:rPr>
          <w:rFonts w:cs="Arial"/>
          <w:iCs/>
        </w:rPr>
      </w:pPr>
      <w:r w:rsidRPr="00AF5717">
        <w:rPr>
          <w:rFonts w:cs="Arial"/>
          <w:iCs/>
        </w:rPr>
        <w:t>Percent change from baseline (%) = 100*(Change from baseline at post-baseline visit/Baseline value).</w:t>
      </w:r>
    </w:p>
    <w:p w14:paraId="1FDD432A" w14:textId="77777777" w:rsidR="00A75832" w:rsidRPr="00AF5717" w:rsidRDefault="00E27C57" w:rsidP="00A75832">
      <w:pPr>
        <w:pStyle w:val="Paragraph"/>
        <w:rPr>
          <w:rFonts w:cs="Arial"/>
          <w:iCs/>
        </w:rPr>
      </w:pPr>
      <w:r w:rsidRPr="00AF5717">
        <w:rPr>
          <w:rFonts w:cs="Arial"/>
          <w:iCs/>
        </w:rPr>
        <w:t>If baseline is not available, the change from baseline and percent change from baseline will not be calculated and will remain missing.</w:t>
      </w:r>
    </w:p>
    <w:p w14:paraId="7AB52E59" w14:textId="5F4B9399" w:rsidR="001E2A36" w:rsidRPr="00AF5717" w:rsidRDefault="00E27C57" w:rsidP="00765F28">
      <w:pPr>
        <w:pStyle w:val="Paragraph"/>
        <w:keepNext/>
        <w:rPr>
          <w:b/>
          <w:bCs/>
        </w:rPr>
      </w:pPr>
      <w:r w:rsidRPr="00AF5717">
        <w:rPr>
          <w:b/>
          <w:bCs/>
        </w:rPr>
        <w:t>Common Analyses</w:t>
      </w:r>
    </w:p>
    <w:p w14:paraId="3A6D9D55" w14:textId="77777777" w:rsidR="00A75832" w:rsidRPr="00AF5717" w:rsidRDefault="00E27C57" w:rsidP="00A75832">
      <w:pPr>
        <w:pStyle w:val="Body-Text"/>
        <w:rPr>
          <w:i/>
          <w:iCs/>
        </w:rPr>
      </w:pPr>
      <w:r w:rsidRPr="00AF5717">
        <w:rPr>
          <w:i/>
          <w:iCs/>
        </w:rPr>
        <w:t>Safety</w:t>
      </w:r>
    </w:p>
    <w:p w14:paraId="1A399229" w14:textId="77777777" w:rsidR="00A75832" w:rsidRPr="00AF5717" w:rsidRDefault="00E27C57" w:rsidP="00A75832">
      <w:pPr>
        <w:pStyle w:val="Body-Text"/>
      </w:pPr>
      <w:r w:rsidRPr="00AF5717">
        <w:lastRenderedPageBreak/>
        <w:t>All safety data will be analyzed using descriptive statistics.</w:t>
      </w:r>
    </w:p>
    <w:p w14:paraId="2DA8DEED" w14:textId="77777777" w:rsidR="00A75832" w:rsidRPr="00AF5717" w:rsidRDefault="00E27C57" w:rsidP="007D6A16">
      <w:pPr>
        <w:pStyle w:val="Body-Text"/>
        <w:spacing w:before="120"/>
        <w:rPr>
          <w:i/>
          <w:iCs/>
        </w:rPr>
      </w:pPr>
      <w:r w:rsidRPr="00AF5717">
        <w:rPr>
          <w:i/>
          <w:iCs/>
        </w:rPr>
        <w:t>Efficacy</w:t>
      </w:r>
    </w:p>
    <w:p w14:paraId="6A92A4A6" w14:textId="7712A118" w:rsidR="0057147F" w:rsidRPr="00AF5717" w:rsidRDefault="00E27C57" w:rsidP="007D6A16">
      <w:pPr>
        <w:autoSpaceDE w:val="0"/>
        <w:autoSpaceDN w:val="0"/>
        <w:adjustRightInd w:val="0"/>
        <w:spacing w:before="120"/>
        <w:rPr>
          <w:rFonts w:ascii="Arial" w:hAnsi="Arial" w:cs="Arial"/>
          <w:color w:val="000000"/>
          <w:sz w:val="24"/>
        </w:rPr>
      </w:pPr>
      <w:r w:rsidRPr="00AF5717">
        <w:rPr>
          <w:rFonts w:ascii="Arial" w:hAnsi="Arial" w:cs="Arial"/>
          <w:color w:val="000000"/>
          <w:sz w:val="24"/>
        </w:rPr>
        <w:t>Time-to-event-endpoints (PFS, DO</w:t>
      </w:r>
      <w:r w:rsidR="001E786E" w:rsidRPr="00AF5717">
        <w:rPr>
          <w:rFonts w:ascii="Arial" w:hAnsi="Arial" w:cs="Arial"/>
          <w:color w:val="000000"/>
          <w:sz w:val="24"/>
        </w:rPr>
        <w:t>R</w:t>
      </w:r>
      <w:r w:rsidRPr="00AF5717">
        <w:rPr>
          <w:rFonts w:ascii="Arial" w:hAnsi="Arial" w:cs="Arial"/>
          <w:color w:val="000000"/>
          <w:sz w:val="24"/>
        </w:rPr>
        <w:t>) will be analyzed using Kaplan-Meier technique</w:t>
      </w:r>
      <w:r w:rsidR="007D6A16" w:rsidRPr="00AF5717">
        <w:rPr>
          <w:rFonts w:ascii="Arial" w:hAnsi="Arial" w:cs="Arial"/>
          <w:color w:val="000000"/>
          <w:sz w:val="24"/>
        </w:rPr>
        <w:t xml:space="preserve"> </w:t>
      </w:r>
      <w:r w:rsidRPr="00AF5717">
        <w:rPr>
          <w:rFonts w:ascii="Arial" w:eastAsia="ArialMT" w:hAnsi="Arial" w:cs="Arial"/>
          <w:color w:val="000000"/>
          <w:sz w:val="24"/>
        </w:rPr>
        <w:t>and censored in accordance with the FDA Guidance: “</w:t>
      </w:r>
      <w:hyperlink w:anchor="FDAGuidance2018" w:history="1">
        <w:r w:rsidR="0057147F" w:rsidRPr="00AF5717">
          <w:rPr>
            <w:rStyle w:val="Hyperlink"/>
            <w:rFonts w:cs="Arial"/>
            <w:b w:val="0"/>
          </w:rPr>
          <w:t>Clinical Trial Endpoints for the Approval of Cancer Drugs and Biologics</w:t>
        </w:r>
      </w:hyperlink>
      <w:r w:rsidRPr="00AF5717">
        <w:rPr>
          <w:rFonts w:ascii="Arial" w:eastAsia="ArialMT" w:hAnsi="Arial" w:cs="Arial"/>
          <w:color w:val="000000"/>
          <w:sz w:val="24"/>
        </w:rPr>
        <w:t xml:space="preserve">”. </w:t>
      </w:r>
      <w:r w:rsidR="00A75832" w:rsidRPr="00AF5717">
        <w:rPr>
          <w:rFonts w:ascii="Arial" w:hAnsi="Arial" w:cs="Arial"/>
          <w:sz w:val="24"/>
        </w:rPr>
        <w:t>Censoring rules for PFS</w:t>
      </w:r>
      <w:r w:rsidR="00917B32" w:rsidRPr="00AF5717">
        <w:rPr>
          <w:rFonts w:ascii="Arial" w:hAnsi="Arial" w:cs="Arial"/>
          <w:sz w:val="24"/>
        </w:rPr>
        <w:t xml:space="preserve">, </w:t>
      </w:r>
      <w:r w:rsidR="00A75832" w:rsidRPr="00AF5717">
        <w:rPr>
          <w:rFonts w:ascii="Arial" w:hAnsi="Arial" w:cs="Arial"/>
          <w:sz w:val="24"/>
        </w:rPr>
        <w:t>DOR</w:t>
      </w:r>
      <w:r w:rsidR="00917B32" w:rsidRPr="00AF5717">
        <w:rPr>
          <w:rFonts w:ascii="Arial" w:hAnsi="Arial" w:cs="Arial"/>
          <w:sz w:val="24"/>
        </w:rPr>
        <w:t xml:space="preserve"> and OS</w:t>
      </w:r>
      <w:r w:rsidR="00A75832" w:rsidRPr="00AF5717">
        <w:rPr>
          <w:rFonts w:ascii="Arial" w:hAnsi="Arial" w:cs="Arial"/>
          <w:sz w:val="24"/>
        </w:rPr>
        <w:t xml:space="preserve"> are defined in </w:t>
      </w:r>
      <w:hyperlink w:anchor="App2" w:history="1">
        <w:r w:rsidR="00917B32" w:rsidRPr="00AF5717">
          <w:rPr>
            <w:rStyle w:val="Hyperlink"/>
            <w:rFonts w:cs="Arial"/>
            <w:b w:val="0"/>
            <w:bCs/>
          </w:rPr>
          <w:t>Appendix 2</w:t>
        </w:r>
      </w:hyperlink>
      <w:r w:rsidR="00917B32" w:rsidRPr="00AF5717">
        <w:rPr>
          <w:rFonts w:ascii="Arial" w:hAnsi="Arial" w:cs="Arial"/>
          <w:sz w:val="24"/>
        </w:rPr>
        <w:t>.</w:t>
      </w:r>
    </w:p>
    <w:p w14:paraId="270D58B6" w14:textId="5E30898D" w:rsidR="00D177B2" w:rsidRPr="00AF5717" w:rsidRDefault="00E27C57" w:rsidP="007D6A16">
      <w:pPr>
        <w:pStyle w:val="Paragraph"/>
        <w:keepNext/>
        <w:spacing w:before="120"/>
        <w:rPr>
          <w:b/>
          <w:bCs/>
        </w:rPr>
      </w:pPr>
      <w:r w:rsidRPr="00AF5717">
        <w:rPr>
          <w:b/>
          <w:bCs/>
        </w:rPr>
        <w:t>Demographic</w:t>
      </w:r>
      <w:r w:rsidR="008E39CC" w:rsidRPr="00AF5717">
        <w:rPr>
          <w:b/>
          <w:bCs/>
        </w:rPr>
        <w:t>s</w:t>
      </w:r>
      <w:r w:rsidRPr="00AF5717">
        <w:rPr>
          <w:b/>
          <w:bCs/>
        </w:rPr>
        <w:t xml:space="preserve"> and Disposition</w:t>
      </w:r>
    </w:p>
    <w:p w14:paraId="1B3F209C" w14:textId="77777777" w:rsidR="0057147F" w:rsidRPr="00AF5717" w:rsidRDefault="00E27C57" w:rsidP="007D6A16">
      <w:pPr>
        <w:pStyle w:val="Paragraph"/>
        <w:spacing w:before="120"/>
        <w:rPr>
          <w:rFonts w:cs="Arial"/>
        </w:rPr>
      </w:pPr>
      <w:r w:rsidRPr="00AF5717">
        <w:rPr>
          <w:rFonts w:cs="Arial"/>
        </w:rPr>
        <w:t>Age will be reported using data as reported on the eCRF page ‘Demographics’.</w:t>
      </w:r>
    </w:p>
    <w:p w14:paraId="5FD2BD96" w14:textId="77777777" w:rsidR="0057147F" w:rsidRPr="00AF5717" w:rsidRDefault="00E27C57" w:rsidP="007D6A16">
      <w:pPr>
        <w:pStyle w:val="Paragraph"/>
        <w:spacing w:before="120"/>
        <w:rPr>
          <w:rFonts w:cs="Arial"/>
        </w:rPr>
      </w:pPr>
      <w:r w:rsidRPr="00AF5717">
        <w:rPr>
          <w:rFonts w:cs="Arial"/>
        </w:rPr>
        <w:t xml:space="preserve">Additionally, age will be categorized into following two categories: </w:t>
      </w:r>
      <w:r w:rsidRPr="00AF5717">
        <w:t xml:space="preserve">&lt;65 and </w:t>
      </w:r>
      <w:r w:rsidRPr="00AF5717">
        <w:rPr>
          <w:rFonts w:cs="Arial"/>
        </w:rPr>
        <w:t>≥</w:t>
      </w:r>
      <w:r w:rsidRPr="00AF5717">
        <w:t>65 years</w:t>
      </w:r>
      <w:r w:rsidRPr="00AF5717">
        <w:rPr>
          <w:rFonts w:cs="Arial"/>
        </w:rPr>
        <w:t>.</w:t>
      </w:r>
    </w:p>
    <w:p w14:paraId="32C0172F" w14:textId="77777777" w:rsidR="0057147F" w:rsidRPr="00AF5717" w:rsidRDefault="00E27C57" w:rsidP="007D6A16">
      <w:pPr>
        <w:pStyle w:val="Paragraph"/>
        <w:spacing w:before="120"/>
      </w:pPr>
      <w:r w:rsidRPr="00AF5717">
        <w:rPr>
          <w:rFonts w:cs="Arial"/>
        </w:rPr>
        <w:t>Body mass index (BMI) will be derived as weight in kilograms (kg) divided by height in meters squared (i.e., weight/[height*height]). Units for BMI are expressed as kg/m</w:t>
      </w:r>
      <w:r w:rsidRPr="00AF5717">
        <w:rPr>
          <w:rFonts w:cs="Arial"/>
          <w:vertAlign w:val="superscript"/>
        </w:rPr>
        <w:t>2</w:t>
      </w:r>
      <w:r w:rsidRPr="00AF5717">
        <w:rPr>
          <w:rFonts w:cs="Arial"/>
        </w:rPr>
        <w:t>. BMI will be categorized into four categories: &lt;18.5, ≥18.5-&lt;25, ≥25-&lt;30, and ≥30 kg/m</w:t>
      </w:r>
      <w:r w:rsidRPr="00AF5717">
        <w:rPr>
          <w:rFonts w:cs="Arial"/>
          <w:vertAlign w:val="superscript"/>
        </w:rPr>
        <w:t>2</w:t>
      </w:r>
      <w:r w:rsidRPr="00AF5717">
        <w:rPr>
          <w:rFonts w:cs="Arial"/>
        </w:rPr>
        <w:t>.</w:t>
      </w:r>
    </w:p>
    <w:p w14:paraId="0E462AF0" w14:textId="77777777" w:rsidR="0057147F" w:rsidRPr="00AF5717" w:rsidRDefault="00E27C57" w:rsidP="007D6A16">
      <w:pPr>
        <w:pStyle w:val="Paragraph"/>
        <w:spacing w:before="120"/>
        <w:rPr>
          <w:rFonts w:cs="Arial"/>
          <w:iCs/>
        </w:rPr>
      </w:pPr>
      <w:r w:rsidRPr="00AF5717">
        <w:rPr>
          <w:rFonts w:cs="Arial"/>
          <w:iCs/>
        </w:rPr>
        <w:t>Duration of participant participation in the trial will be derived relative to the treatment start date. The date of the visit corresponding to the final evaluation/trial termination, or the data cutoff date if the participant is still on trial, will be used as the end date of participant participation.</w:t>
      </w:r>
    </w:p>
    <w:p w14:paraId="13B16BD7" w14:textId="69BE2AF3" w:rsidR="008E39CC" w:rsidRPr="00AF5717" w:rsidRDefault="00E27C57" w:rsidP="007D6A16">
      <w:pPr>
        <w:pStyle w:val="Paragraph"/>
        <w:keepNext/>
        <w:spacing w:before="120"/>
        <w:rPr>
          <w:b/>
          <w:bCs/>
        </w:rPr>
      </w:pPr>
      <w:r w:rsidRPr="00AF5717">
        <w:rPr>
          <w:b/>
          <w:bCs/>
        </w:rPr>
        <w:t>Subgroup Definitions</w:t>
      </w:r>
    </w:p>
    <w:p w14:paraId="0F274C09" w14:textId="77777777" w:rsidR="001101AC" w:rsidRPr="00AF5717" w:rsidRDefault="00E27C57" w:rsidP="007D6A16">
      <w:pPr>
        <w:pStyle w:val="Paragraph"/>
        <w:spacing w:before="120"/>
        <w:rPr>
          <w:rFonts w:cs="Arial"/>
        </w:rPr>
      </w:pPr>
      <w:r w:rsidRPr="00AF5717">
        <w:rPr>
          <w:rFonts w:cs="Arial"/>
        </w:rPr>
        <w:t>Subgroups will not be considered for this trial.</w:t>
      </w:r>
    </w:p>
    <w:p w14:paraId="224528AD" w14:textId="4B0128EE" w:rsidR="00EC6E1C" w:rsidRPr="00AF5717" w:rsidRDefault="00E27C57" w:rsidP="00120368">
      <w:pPr>
        <w:pStyle w:val="Heading3"/>
        <w:tabs>
          <w:tab w:val="clear" w:pos="6138"/>
          <w:tab w:val="num" w:pos="990"/>
        </w:tabs>
        <w:rPr>
          <w:rFonts w:cs="Arial"/>
        </w:rPr>
      </w:pPr>
      <w:bookmarkStart w:id="1720" w:name="_Toc232068008"/>
      <w:r w:rsidRPr="00AF5717">
        <w:rPr>
          <w:rFonts w:cs="Arial"/>
        </w:rPr>
        <w:t>Windowing</w:t>
      </w:r>
      <w:r w:rsidR="00DD2F8D" w:rsidRPr="00AF5717">
        <w:rPr>
          <w:rFonts w:cs="Arial"/>
        </w:rPr>
        <w:t>, Unscheduled Visits and Re</w:t>
      </w:r>
      <w:r w:rsidR="00BC6690" w:rsidRPr="00AF5717">
        <w:rPr>
          <w:rFonts w:cs="Arial"/>
        </w:rPr>
        <w:t>peat T</w:t>
      </w:r>
      <w:r w:rsidR="00DD2F8D" w:rsidRPr="00AF5717">
        <w:rPr>
          <w:rFonts w:cs="Arial"/>
        </w:rPr>
        <w:t>est</w:t>
      </w:r>
      <w:r w:rsidR="00BC6690" w:rsidRPr="00AF5717">
        <w:rPr>
          <w:rFonts w:cs="Arial"/>
        </w:rPr>
        <w:t xml:space="preserve"> Result</w:t>
      </w:r>
      <w:r w:rsidR="00DD2F8D" w:rsidRPr="00AF5717">
        <w:rPr>
          <w:rFonts w:cs="Arial"/>
        </w:rPr>
        <w:t>s</w:t>
      </w:r>
      <w:bookmarkEnd w:id="1720"/>
    </w:p>
    <w:p w14:paraId="69A95CB7" w14:textId="00E959D3" w:rsidR="00D1624E" w:rsidRPr="00AF5717" w:rsidRDefault="00E27C57" w:rsidP="00D70F86">
      <w:pPr>
        <w:pStyle w:val="Paragraph"/>
        <w:rPr>
          <w:rFonts w:cs="Arial"/>
        </w:rPr>
      </w:pPr>
      <w:bookmarkStart w:id="1721" w:name="_Ref149137529"/>
      <w:r w:rsidRPr="00AF5717">
        <w:rPr>
          <w:rFonts w:cs="Arial"/>
        </w:rPr>
        <w:t>Visit windowing will not be used to place observations outside the windows into defined visits for the analysis.</w:t>
      </w:r>
    </w:p>
    <w:p w14:paraId="4DFC5D15" w14:textId="77777777" w:rsidR="00D70F86" w:rsidRPr="00AF5717" w:rsidRDefault="00E27C57" w:rsidP="00D70F86">
      <w:pPr>
        <w:pStyle w:val="Paragraph"/>
        <w:rPr>
          <w:rFonts w:cs="Arial"/>
        </w:rPr>
      </w:pPr>
      <w:r w:rsidRPr="00AF5717">
        <w:rPr>
          <w:rFonts w:cs="Arial"/>
        </w:rPr>
        <w:t>In general, for all by-visit summaries, data recorded at nominal visits (expected visits) are to be presented. Unscheduled assessments are not to be included in by-visit summaries, but are to contribute to Baseline, and abnormal results as per specified criteria or best/worst case results, where required.</w:t>
      </w:r>
    </w:p>
    <w:p w14:paraId="658BBE0D" w14:textId="77777777" w:rsidR="00D70F86" w:rsidRPr="00AF5717" w:rsidRDefault="00E27C57" w:rsidP="00D70F86">
      <w:pPr>
        <w:pStyle w:val="Paragraph"/>
        <w:rPr>
          <w:rFonts w:cs="Arial"/>
        </w:rPr>
      </w:pPr>
      <w:r w:rsidRPr="00AF5717">
        <w:rPr>
          <w:rFonts w:cs="Arial"/>
        </w:rPr>
        <w:t>For any incidence summaries of laboratory grades, all visits are to be considered including unscheduled visits.</w:t>
      </w:r>
    </w:p>
    <w:p w14:paraId="3D06E73E" w14:textId="77777777" w:rsidR="00D70F86" w:rsidRPr="00AF5717" w:rsidRDefault="00E27C57" w:rsidP="00D70F86">
      <w:pPr>
        <w:pStyle w:val="Paragraph"/>
        <w:rPr>
          <w:rFonts w:cs="Arial"/>
        </w:rPr>
      </w:pPr>
      <w:r w:rsidRPr="00AF5717">
        <w:rPr>
          <w:rFonts w:cs="Arial"/>
        </w:rPr>
        <w:t>In the case of a retest (same sample collection date), the latest available result for that visit will be used for by-visit summaries.</w:t>
      </w:r>
    </w:p>
    <w:p w14:paraId="4CE20C4A" w14:textId="77777777" w:rsidR="00D70F86" w:rsidRPr="00AF5717" w:rsidRDefault="00E27C57" w:rsidP="00D70F86">
      <w:pPr>
        <w:pStyle w:val="Paragraph"/>
        <w:rPr>
          <w:rFonts w:cs="Arial"/>
        </w:rPr>
      </w:pPr>
      <w:r w:rsidRPr="00AF5717">
        <w:rPr>
          <w:rFonts w:cs="Arial"/>
        </w:rPr>
        <w:t>By-participant data listings are to include scheduled, unscheduled, and retest data (if applicable).</w:t>
      </w:r>
    </w:p>
    <w:p w14:paraId="6924766A" w14:textId="46735658" w:rsidR="008655B3" w:rsidRPr="00AF5717" w:rsidRDefault="00E27C57" w:rsidP="003473CE">
      <w:pPr>
        <w:pStyle w:val="Heading3"/>
        <w:rPr>
          <w:rFonts w:cs="Arial"/>
        </w:rPr>
      </w:pPr>
      <w:bookmarkStart w:id="1722" w:name="_Toc232068009"/>
      <w:r w:rsidRPr="00AF5717">
        <w:rPr>
          <w:rFonts w:cs="Arial"/>
        </w:rPr>
        <w:t xml:space="preserve">Handling of </w:t>
      </w:r>
      <w:r w:rsidR="001D5796" w:rsidRPr="00AF5717">
        <w:rPr>
          <w:rFonts w:cs="Arial"/>
        </w:rPr>
        <w:t>Intercurrent Events</w:t>
      </w:r>
      <w:bookmarkEnd w:id="1721"/>
      <w:bookmarkEnd w:id="1722"/>
    </w:p>
    <w:p w14:paraId="7EF2CCE7" w14:textId="3CCC94AD" w:rsidR="00B94055" w:rsidRPr="00AF5717" w:rsidRDefault="00E27C57" w:rsidP="00286E85">
      <w:pPr>
        <w:pStyle w:val="Paragraph"/>
        <w:rPr>
          <w:rFonts w:cs="Arial"/>
          <w:i/>
          <w:iCs/>
        </w:rPr>
      </w:pPr>
      <w:r w:rsidRPr="00AF5717">
        <w:rPr>
          <w:rStyle w:val="Instructionaltext"/>
          <w:i w:val="0"/>
          <w:iCs w:val="0"/>
          <w:color w:val="auto"/>
          <w:sz w:val="24"/>
        </w:rPr>
        <w:t>No intercurrent events are defined for this trial.</w:t>
      </w:r>
    </w:p>
    <w:p w14:paraId="6F77C040" w14:textId="582045D9" w:rsidR="00DD2F8D" w:rsidRPr="00AF5717" w:rsidRDefault="00E27C57" w:rsidP="003473CE">
      <w:pPr>
        <w:pStyle w:val="Heading3"/>
        <w:rPr>
          <w:rFonts w:cs="Arial"/>
        </w:rPr>
      </w:pPr>
      <w:bookmarkStart w:id="1723" w:name="_Ref149681168"/>
      <w:bookmarkStart w:id="1724" w:name="_Toc232068010"/>
      <w:r w:rsidRPr="00AF5717">
        <w:rPr>
          <w:rFonts w:cs="Arial"/>
        </w:rPr>
        <w:lastRenderedPageBreak/>
        <w:t>Dropouts, Missing/Incomplete Data, and Outliers</w:t>
      </w:r>
      <w:bookmarkEnd w:id="1723"/>
      <w:bookmarkEnd w:id="1724"/>
    </w:p>
    <w:p w14:paraId="51235F32" w14:textId="77777777" w:rsidR="001101AC" w:rsidRPr="00AF5717" w:rsidRDefault="00E27C57" w:rsidP="001101AC">
      <w:pPr>
        <w:pStyle w:val="Paragraph"/>
        <w:rPr>
          <w:rFonts w:cs="Arial"/>
        </w:rPr>
      </w:pPr>
      <w:r w:rsidRPr="00AF5717">
        <w:rPr>
          <w:rFonts w:cs="Arial"/>
        </w:rPr>
        <w:t>Missing data occurs when any requested data are not provided, leading to blank fields on the collection instrument. These data will be indicated using a “blank” in participant listing displays. Answers such as “Not applicable” and “Not evaluable” are not considered to be missing data and should be displayed as such.</w:t>
      </w:r>
    </w:p>
    <w:p w14:paraId="5507D0F6" w14:textId="1BF7745A" w:rsidR="001101AC" w:rsidRPr="00AF5717" w:rsidRDefault="00E27C57" w:rsidP="001101AC">
      <w:pPr>
        <w:pStyle w:val="Paragraph"/>
        <w:rPr>
          <w:rFonts w:cs="Arial"/>
        </w:rPr>
      </w:pPr>
      <w:r w:rsidRPr="00AF5717">
        <w:rPr>
          <w:rFonts w:cs="Arial"/>
        </w:rPr>
        <w:t>Missing efficacy assessments</w:t>
      </w:r>
      <w:r w:rsidR="009F6930" w:rsidRPr="00AF5717">
        <w:rPr>
          <w:rFonts w:cs="Arial"/>
        </w:rPr>
        <w:t xml:space="preserve"> for PFS, D</w:t>
      </w:r>
      <w:r w:rsidR="00EF7FD1" w:rsidRPr="00AF5717">
        <w:rPr>
          <w:rFonts w:cs="Arial"/>
        </w:rPr>
        <w:t>O</w:t>
      </w:r>
      <w:r w:rsidR="009F6930" w:rsidRPr="00AF5717">
        <w:rPr>
          <w:rFonts w:cs="Arial"/>
        </w:rPr>
        <w:t>R, and OS</w:t>
      </w:r>
      <w:r w:rsidRPr="00AF5717">
        <w:rPr>
          <w:rFonts w:cs="Arial"/>
        </w:rPr>
        <w:t xml:space="preserve"> will be handled according to the censoring rules described in </w:t>
      </w:r>
      <w:r w:rsidR="009F6930" w:rsidRPr="00AF5717">
        <w:rPr>
          <w:rFonts w:cs="Arial"/>
          <w:color w:val="0000FF"/>
        </w:rPr>
        <w:fldChar w:fldCharType="begin"/>
      </w:r>
      <w:r w:rsidR="009F6930" w:rsidRPr="00AF5717">
        <w:rPr>
          <w:rFonts w:cs="Arial"/>
          <w:color w:val="0000FF"/>
        </w:rPr>
        <w:instrText xml:space="preserve"> REF _Ref181619180 \h  \* MERGEFORMAT </w:instrText>
      </w:r>
      <w:r w:rsidR="009F6930" w:rsidRPr="00AF5717">
        <w:rPr>
          <w:rFonts w:cs="Arial"/>
          <w:color w:val="0000FF"/>
        </w:rPr>
      </w:r>
      <w:r w:rsidR="009F6930" w:rsidRPr="00AF5717">
        <w:rPr>
          <w:rFonts w:cs="Arial"/>
          <w:color w:val="0000FF"/>
        </w:rPr>
        <w:fldChar w:fldCharType="separate"/>
      </w:r>
      <w:ins w:id="1725" w:author="Marmol, Dominika Klaudia" w:date="2026-06-08T17:29:00Z">
        <w:r w:rsidR="00BA3F5D" w:rsidRPr="00BA3F5D">
          <w:rPr>
            <w:rFonts w:cs="Arial"/>
            <w:color w:val="0000FF"/>
            <w:rPrChange w:id="1726" w:author="Marmol, Dominika Klaudia" w:date="2026-06-08T17:29:00Z">
              <w:rPr>
                <w:rFonts w:cs="Arial"/>
              </w:rPr>
            </w:rPrChange>
          </w:rPr>
          <w:t>Table </w:t>
        </w:r>
        <w:r w:rsidR="00BA3F5D" w:rsidRPr="00BA3F5D">
          <w:rPr>
            <w:rFonts w:cs="Arial"/>
            <w:color w:val="0000FF"/>
            <w:rPrChange w:id="1727" w:author="Marmol, Dominika Klaudia" w:date="2026-06-08T17:29:00Z">
              <w:rPr>
                <w:rFonts w:cs="Arial"/>
                <w:noProof/>
              </w:rPr>
            </w:rPrChange>
          </w:rPr>
          <w:t>21</w:t>
        </w:r>
      </w:ins>
      <w:del w:id="1728" w:author="Marmol, Dominika Klaudia" w:date="2026-06-08T17:29:00Z">
        <w:r w:rsidR="00CA5FDB" w:rsidRPr="00CA5FDB">
          <w:rPr>
            <w:rFonts w:cs="Arial"/>
            <w:color w:val="0000FF"/>
          </w:rPr>
          <w:delText>Table 8</w:delText>
        </w:r>
      </w:del>
      <w:r w:rsidR="009F6930" w:rsidRPr="00AF5717">
        <w:rPr>
          <w:rFonts w:cs="Arial"/>
          <w:color w:val="0000FF"/>
        </w:rPr>
        <w:fldChar w:fldCharType="end"/>
      </w:r>
      <w:r w:rsidR="009F6930" w:rsidRPr="00AF5717">
        <w:rPr>
          <w:rFonts w:cs="Arial"/>
        </w:rPr>
        <w:t>,</w:t>
      </w:r>
      <w:r w:rsidR="009F6930" w:rsidRPr="00AF5717">
        <w:rPr>
          <w:rFonts w:cs="Arial"/>
          <w:color w:val="0000FF"/>
        </w:rPr>
        <w:t xml:space="preserve"> </w:t>
      </w:r>
      <w:r w:rsidR="009F6930" w:rsidRPr="00AF5717">
        <w:rPr>
          <w:rFonts w:cs="Arial"/>
          <w:color w:val="0000FF"/>
        </w:rPr>
        <w:fldChar w:fldCharType="begin"/>
      </w:r>
      <w:r w:rsidR="009F6930" w:rsidRPr="00AF5717">
        <w:rPr>
          <w:rFonts w:cs="Arial"/>
          <w:color w:val="0000FF"/>
        </w:rPr>
        <w:instrText xml:space="preserve"> REF _Ref181619228 \h  \* MERGEFORMAT </w:instrText>
      </w:r>
      <w:r w:rsidR="009F6930" w:rsidRPr="00AF5717">
        <w:rPr>
          <w:rFonts w:cs="Arial"/>
          <w:color w:val="0000FF"/>
        </w:rPr>
      </w:r>
      <w:r w:rsidR="009F6930" w:rsidRPr="00AF5717">
        <w:rPr>
          <w:rFonts w:cs="Arial"/>
          <w:color w:val="0000FF"/>
        </w:rPr>
        <w:fldChar w:fldCharType="separate"/>
      </w:r>
      <w:ins w:id="1729" w:author="Marmol, Dominika Klaudia" w:date="2026-06-08T17:29:00Z">
        <w:r w:rsidR="00BA3F5D" w:rsidRPr="00BA3F5D">
          <w:rPr>
            <w:rFonts w:cs="Arial"/>
            <w:color w:val="0000FF"/>
            <w:rPrChange w:id="1730" w:author="Marmol, Dominika Klaudia" w:date="2026-06-08T17:29:00Z">
              <w:rPr>
                <w:rFonts w:cs="Arial"/>
              </w:rPr>
            </w:rPrChange>
          </w:rPr>
          <w:t>Table </w:t>
        </w:r>
        <w:r w:rsidR="00BA3F5D" w:rsidRPr="00BA3F5D">
          <w:rPr>
            <w:rFonts w:cs="Arial"/>
            <w:color w:val="0000FF"/>
            <w:rPrChange w:id="1731" w:author="Marmol, Dominika Klaudia" w:date="2026-06-08T17:29:00Z">
              <w:rPr>
                <w:rFonts w:cs="Arial"/>
                <w:noProof/>
              </w:rPr>
            </w:rPrChange>
          </w:rPr>
          <w:t>22</w:t>
        </w:r>
      </w:ins>
      <w:del w:id="1732" w:author="Marmol, Dominika Klaudia" w:date="2026-06-08T17:29:00Z">
        <w:r w:rsidR="00CA5FDB" w:rsidRPr="00CA5FDB">
          <w:rPr>
            <w:rFonts w:cs="Arial"/>
            <w:color w:val="0000FF"/>
          </w:rPr>
          <w:delText>Table 9</w:delText>
        </w:r>
      </w:del>
      <w:r w:rsidR="009F6930" w:rsidRPr="00AF5717">
        <w:rPr>
          <w:rFonts w:cs="Arial"/>
          <w:color w:val="0000FF"/>
        </w:rPr>
        <w:fldChar w:fldCharType="end"/>
      </w:r>
      <w:r w:rsidR="009F6930" w:rsidRPr="00AF5717">
        <w:rPr>
          <w:rFonts w:cs="Arial"/>
        </w:rPr>
        <w:t xml:space="preserve">, and </w:t>
      </w:r>
      <w:r w:rsidR="009F6930" w:rsidRPr="00AF5717">
        <w:rPr>
          <w:rFonts w:cs="Arial"/>
          <w:color w:val="0000FF"/>
        </w:rPr>
        <w:fldChar w:fldCharType="begin"/>
      </w:r>
      <w:r w:rsidR="009F6930" w:rsidRPr="00AF5717">
        <w:rPr>
          <w:rFonts w:cs="Arial"/>
          <w:color w:val="0000FF"/>
        </w:rPr>
        <w:instrText xml:space="preserve"> REF _Ref146203065 \h  \* MERGEFORMAT </w:instrText>
      </w:r>
      <w:r w:rsidR="009F6930" w:rsidRPr="00AF5717">
        <w:rPr>
          <w:rFonts w:cs="Arial"/>
          <w:color w:val="0000FF"/>
        </w:rPr>
      </w:r>
      <w:r w:rsidR="009F6930" w:rsidRPr="00AF5717">
        <w:rPr>
          <w:rFonts w:cs="Arial"/>
          <w:color w:val="0000FF"/>
        </w:rPr>
        <w:fldChar w:fldCharType="separate"/>
      </w:r>
      <w:ins w:id="1733" w:author="Marmol, Dominika Klaudia" w:date="2026-06-08T17:29:00Z">
        <w:r w:rsidR="00BA3F5D" w:rsidRPr="00BA3F5D">
          <w:rPr>
            <w:rStyle w:val="ParagraphChar"/>
            <w:color w:val="0000FF"/>
            <w:rPrChange w:id="1734" w:author="Marmol, Dominika Klaudia" w:date="2026-06-08T17:29:00Z">
              <w:rPr>
                <w:rStyle w:val="ParagraphChar"/>
              </w:rPr>
            </w:rPrChange>
          </w:rPr>
          <w:t>Table </w:t>
        </w:r>
        <w:r w:rsidR="00BA3F5D" w:rsidRPr="00BA3F5D">
          <w:rPr>
            <w:rStyle w:val="ParagraphChar"/>
            <w:color w:val="0000FF"/>
            <w:rPrChange w:id="1735" w:author="Marmol, Dominika Klaudia" w:date="2026-06-08T17:29:00Z">
              <w:rPr>
                <w:rFonts w:cs="Arial"/>
                <w:noProof/>
              </w:rPr>
            </w:rPrChange>
          </w:rPr>
          <w:t>23</w:t>
        </w:r>
      </w:ins>
      <w:del w:id="1736" w:author="Marmol, Dominika Klaudia" w:date="2026-06-08T17:29:00Z">
        <w:r w:rsidR="00CA5FDB" w:rsidRPr="00CA5FDB">
          <w:rPr>
            <w:rStyle w:val="ParagraphChar"/>
            <w:color w:val="0000FF"/>
          </w:rPr>
          <w:delText>Table 10</w:delText>
        </w:r>
      </w:del>
      <w:r w:rsidR="009F6930" w:rsidRPr="00AF5717">
        <w:rPr>
          <w:rFonts w:cs="Arial"/>
          <w:color w:val="0000FF"/>
        </w:rPr>
        <w:fldChar w:fldCharType="end"/>
      </w:r>
      <w:r w:rsidR="009F6930" w:rsidRPr="00AF5717">
        <w:rPr>
          <w:rFonts w:cs="Arial"/>
        </w:rPr>
        <w:t xml:space="preserve"> respectively</w:t>
      </w:r>
      <w:r w:rsidRPr="00AF5717">
        <w:rPr>
          <w:rFonts w:cs="Arial"/>
        </w:rPr>
        <w:t>.</w:t>
      </w:r>
    </w:p>
    <w:p w14:paraId="27E8585E" w14:textId="77777777" w:rsidR="001101AC" w:rsidRPr="00AF5717" w:rsidRDefault="00E27C57" w:rsidP="001101AC">
      <w:pPr>
        <w:pStyle w:val="Paragraph"/>
        <w:rPr>
          <w:rFonts w:cs="Arial"/>
          <w:lang w:eastAsia="ja-JP"/>
        </w:rPr>
      </w:pPr>
      <w:r w:rsidRPr="00AF5717">
        <w:rPr>
          <w:rFonts w:cs="Arial"/>
          <w:lang w:eastAsia="ja-JP"/>
        </w:rPr>
        <w:t>In general, missing data will be treated as such, and no imputed values will be derived.</w:t>
      </w:r>
    </w:p>
    <w:p w14:paraId="1792D050" w14:textId="6DB1A01F" w:rsidR="001101AC" w:rsidRPr="00AF5717" w:rsidRDefault="00E27C57" w:rsidP="001101AC">
      <w:pPr>
        <w:pStyle w:val="Paragraph"/>
        <w:rPr>
          <w:rFonts w:cs="Arial"/>
        </w:rPr>
      </w:pPr>
      <w:r w:rsidRPr="00AF5717">
        <w:rPr>
          <w:rFonts w:cs="Arial"/>
        </w:rPr>
        <w:t xml:space="preserve">Missing or incomplete dates will be imputed according to the rules specified in </w:t>
      </w:r>
      <w:r w:rsidRPr="00AF5717">
        <w:rPr>
          <w:rFonts w:cs="Arial"/>
        </w:rPr>
        <w:fldChar w:fldCharType="begin"/>
      </w:r>
      <w:r w:rsidRPr="00AF5717">
        <w:rPr>
          <w:rFonts w:cs="Arial"/>
        </w:rPr>
        <w:instrText xml:space="preserve"> REF App6 \h  \* MERGEFORMAT </w:instrText>
      </w:r>
      <w:r w:rsidRPr="00AF5717">
        <w:rPr>
          <w:rFonts w:cs="Arial"/>
        </w:rPr>
      </w:r>
      <w:r w:rsidRPr="00AF5717">
        <w:rPr>
          <w:rFonts w:cs="Arial"/>
        </w:rPr>
        <w:fldChar w:fldCharType="separate"/>
      </w:r>
      <w:r w:rsidR="00CA5FDB" w:rsidRPr="00CA5FDB">
        <w:rPr>
          <w:color w:val="0000FF"/>
        </w:rPr>
        <w:t>Appendix 6</w:t>
      </w:r>
      <w:r w:rsidRPr="00AF5717">
        <w:rPr>
          <w:rFonts w:cs="Arial"/>
        </w:rPr>
        <w:fldChar w:fldCharType="end"/>
      </w:r>
      <w:r w:rsidRPr="00AF5717">
        <w:rPr>
          <w:rFonts w:cs="Arial"/>
        </w:rPr>
        <w:t>.</w:t>
      </w:r>
    </w:p>
    <w:p w14:paraId="32C52B85" w14:textId="42A4DEF4" w:rsidR="001101AC" w:rsidRPr="00AF5717" w:rsidRDefault="00E27C57" w:rsidP="1F162B7E">
      <w:pPr>
        <w:pStyle w:val="Paragraph"/>
        <w:rPr>
          <w:rFonts w:cs="Arial"/>
          <w:i/>
          <w:iCs/>
        </w:rPr>
      </w:pPr>
      <w:r w:rsidRPr="00AF5717">
        <w:rPr>
          <w:rFonts w:cs="Arial"/>
        </w:rPr>
        <w:t>Uncoded events and procedures at the time of analysis will be assigned the string</w:t>
      </w:r>
      <w:r w:rsidR="005C4B35" w:rsidRPr="00AF5717">
        <w:rPr>
          <w:rFonts w:cs="Arial"/>
        </w:rPr>
        <w:t xml:space="preserve"> </w:t>
      </w:r>
      <w:r w:rsidRPr="00AF5717">
        <w:rPr>
          <w:rFonts w:cs="Arial"/>
        </w:rPr>
        <w:t>“</w:t>
      </w:r>
      <w:r w:rsidR="005C4B35" w:rsidRPr="00AF5717">
        <w:rPr>
          <w:rFonts w:cs="Arial"/>
        </w:rPr>
        <w:t>UNCODED</w:t>
      </w:r>
      <w:r w:rsidRPr="00AF5717">
        <w:rPr>
          <w:rFonts w:cs="Arial"/>
        </w:rPr>
        <w:t>” as the SOC, and the reported term will be used as the preferred term so they can be included in the summary tables. In the final dataset, all the AEs and procedures</w:t>
      </w:r>
      <w:r w:rsidR="00013F2D" w:rsidRPr="00AF5717">
        <w:rPr>
          <w:rFonts w:cs="Arial"/>
        </w:rPr>
        <w:t xml:space="preserve"> will be</w:t>
      </w:r>
      <w:r w:rsidRPr="00AF5717">
        <w:rPr>
          <w:rFonts w:cs="Arial"/>
        </w:rPr>
        <w:t xml:space="preserve"> coded. Uncoded medications at the time of analysis will be assigned the string “UNCODED” as the Anatomical Therapeutic Chemical coding dictionary (ATC) summary level(s) and the verbatim term will be used as the preferred name, so they can be included in the summary tables. In the final dataset, all the medications will be coded.</w:t>
      </w:r>
    </w:p>
    <w:p w14:paraId="2F5E57F0" w14:textId="29A57FB6" w:rsidR="008E2871" w:rsidRPr="00AF5717" w:rsidRDefault="00E27C57" w:rsidP="003A4168">
      <w:pPr>
        <w:pStyle w:val="Heading2"/>
      </w:pPr>
      <w:bookmarkStart w:id="1737" w:name="_Toc232068011"/>
      <w:r w:rsidRPr="00AF5717">
        <w:t>Participant</w:t>
      </w:r>
      <w:r w:rsidR="00F20FDE" w:rsidRPr="00AF5717">
        <w:rPr>
          <w:i/>
          <w:iCs/>
        </w:rPr>
        <w:t xml:space="preserve"> </w:t>
      </w:r>
      <w:r w:rsidRPr="00AF5717">
        <w:t>Disposition</w:t>
      </w:r>
      <w:bookmarkEnd w:id="1737"/>
    </w:p>
    <w:p w14:paraId="59BF4201" w14:textId="01A2C2A0" w:rsidR="005C223A" w:rsidRPr="00AF5717" w:rsidRDefault="00E27C57" w:rsidP="005C223A">
      <w:pPr>
        <w:pStyle w:val="Paragraph"/>
        <w:rPr>
          <w:rFonts w:cs="Arial"/>
        </w:rPr>
      </w:pPr>
      <w:bookmarkStart w:id="1738" w:name="_Toc515363272"/>
      <w:bookmarkStart w:id="1739" w:name="_Toc65153660"/>
      <w:r w:rsidRPr="00AF5717">
        <w:rPr>
          <w:rFonts w:cs="Arial"/>
        </w:rPr>
        <w:t>The number and percentage of participants who have signed the informed consent form (screened), received trial treatment, and discontinued trial treatment will be tabulated by</w:t>
      </w:r>
      <w:r w:rsidR="007F2E4F" w:rsidRPr="00AF5717">
        <w:rPr>
          <w:rFonts w:cs="Arial"/>
        </w:rPr>
        <w:t xml:space="preserve"> the assigned</w:t>
      </w:r>
      <w:r w:rsidRPr="00AF5717">
        <w:rPr>
          <w:rFonts w:cs="Arial"/>
        </w:rPr>
        <w:t xml:space="preserve"> </w:t>
      </w:r>
      <w:ins w:id="1740" w:author="Marmol, Dominika Klaudia" w:date="2026-06-11T10:02:00Z">
        <w:r w:rsidR="00B958DD">
          <w:rPr>
            <w:rFonts w:cs="Arial"/>
          </w:rPr>
          <w:t>dose</w:t>
        </w:r>
        <w:r w:rsidR="00B958DD" w:rsidRPr="00AF5717">
          <w:rPr>
            <w:rFonts w:cs="Arial"/>
          </w:rPr>
          <w:t xml:space="preserve"> </w:t>
        </w:r>
      </w:ins>
      <w:del w:id="1741" w:author="Marmol, Dominika Klaudia" w:date="2026-06-11T10:02:00Z">
        <w:r w:rsidR="004A5AFE" w:rsidRPr="00AF5717">
          <w:rPr>
            <w:rFonts w:cs="Arial"/>
          </w:rPr>
          <w:delText xml:space="preserve">treatment </w:delText>
        </w:r>
      </w:del>
      <w:r w:rsidR="004A5AFE" w:rsidRPr="00AF5717">
        <w:rPr>
          <w:rFonts w:cs="Arial"/>
        </w:rPr>
        <w:t>group</w:t>
      </w:r>
      <w:r w:rsidRPr="00AF5717">
        <w:rPr>
          <w:rFonts w:cs="Arial"/>
        </w:rPr>
        <w:t xml:space="preserve"> and overall.</w:t>
      </w:r>
      <w:r w:rsidR="007F2E4F" w:rsidRPr="00AF5717">
        <w:rPr>
          <w:rFonts w:cs="Arial"/>
        </w:rPr>
        <w:t xml:space="preserve"> If participant will not have assigned dose, that participant will be </w:t>
      </w:r>
      <w:r w:rsidR="00CA56B8" w:rsidRPr="00AF5717">
        <w:rPr>
          <w:rFonts w:cs="Arial"/>
        </w:rPr>
        <w:t>summarized</w:t>
      </w:r>
      <w:r w:rsidR="007F2E4F" w:rsidRPr="00AF5717">
        <w:rPr>
          <w:rFonts w:cs="Arial"/>
        </w:rPr>
        <w:t xml:space="preserve"> in the ‘Not assigned’ column.</w:t>
      </w:r>
      <w:r w:rsidRPr="00AF5717">
        <w:rPr>
          <w:rFonts w:cs="Arial"/>
        </w:rPr>
        <w:t xml:space="preserve"> Reasons for discontinuation of treatment and the trial will also be tabulated using numbers and percentages</w:t>
      </w:r>
      <w:ins w:id="1742" w:author="Marmol, Dominika Klaudia" w:date="2026-06-08T09:58:00Z">
        <w:r w:rsidR="00216155">
          <w:rPr>
            <w:rFonts w:cs="Arial"/>
          </w:rPr>
          <w:t xml:space="preserve"> for the FAS</w:t>
        </w:r>
      </w:ins>
      <w:r w:rsidRPr="00AF5717">
        <w:rPr>
          <w:rFonts w:cs="Arial"/>
        </w:rPr>
        <w:t>.</w:t>
      </w:r>
      <w:ins w:id="1743" w:author="Marmol, Dominika Klaudia" w:date="2026-06-08T09:58:00Z">
        <w:r w:rsidR="00216155">
          <w:rPr>
            <w:rFonts w:cs="Arial"/>
          </w:rPr>
          <w:t xml:space="preserve"> </w:t>
        </w:r>
        <w:r w:rsidR="00216155">
          <w:t>This data will also be listed for the Dose Escalation Set.</w:t>
        </w:r>
      </w:ins>
      <w:r w:rsidRPr="00AF5717">
        <w:rPr>
          <w:rFonts w:cs="Arial"/>
        </w:rPr>
        <w:t xml:space="preserve"> For those participants who are considered to have failed screening, the reasons for screen failure will be tabulated. Participants who were re-screened and failed, will be counted only once in the summary table under the relevant category. Additional summaries of participants screened, treated, discontinued treatment, discontinued the trial and with major protocol deviations by region, country, and site may also be tabulated by</w:t>
      </w:r>
      <w:r w:rsidR="00F536FD" w:rsidRPr="00AF5717">
        <w:rPr>
          <w:rFonts w:cs="Arial"/>
        </w:rPr>
        <w:t xml:space="preserve"> the assigned</w:t>
      </w:r>
      <w:r w:rsidRPr="00AF5717">
        <w:rPr>
          <w:rFonts w:cs="Arial"/>
        </w:rPr>
        <w:t xml:space="preserve"> </w:t>
      </w:r>
      <w:ins w:id="1744" w:author="Marmol, Dominika Klaudia" w:date="2026-06-11T10:02:00Z">
        <w:r w:rsidR="00B958DD">
          <w:rPr>
            <w:rFonts w:cs="Arial"/>
          </w:rPr>
          <w:t>dose</w:t>
        </w:r>
        <w:r w:rsidR="00B958DD" w:rsidRPr="00AF5717">
          <w:rPr>
            <w:rFonts w:cs="Arial"/>
          </w:rPr>
          <w:t xml:space="preserve"> </w:t>
        </w:r>
      </w:ins>
      <w:del w:id="1745" w:author="Marmol, Dominika Klaudia" w:date="2026-06-11T10:02:00Z">
        <w:r w:rsidR="004A5AFE" w:rsidRPr="00AF5717">
          <w:rPr>
            <w:rFonts w:cs="Arial"/>
          </w:rPr>
          <w:delText xml:space="preserve">treatment </w:delText>
        </w:r>
      </w:del>
      <w:r w:rsidR="004A5AFE" w:rsidRPr="00AF5717">
        <w:rPr>
          <w:rFonts w:cs="Arial"/>
        </w:rPr>
        <w:t>group</w:t>
      </w:r>
      <w:r w:rsidRPr="00AF5717">
        <w:rPr>
          <w:rFonts w:cs="Arial"/>
        </w:rPr>
        <w:t xml:space="preserve"> and overall. </w:t>
      </w:r>
    </w:p>
    <w:p w14:paraId="68D85BCC" w14:textId="4FAA7B6B" w:rsidR="005C223A" w:rsidRPr="00AF5717" w:rsidRDefault="00E27C57" w:rsidP="005C223A">
      <w:pPr>
        <w:pStyle w:val="Paragraph"/>
      </w:pPr>
      <w:r w:rsidRPr="00AF5717">
        <w:t xml:space="preserve">Important protocol deviations will be summarized by deviation category </w:t>
      </w:r>
      <w:ins w:id="1746" w:author="Marmol, Dominika Klaudia" w:date="2026-06-11T10:02:00Z">
        <w:r w:rsidR="00B958DD">
          <w:rPr>
            <w:rFonts w:cs="Arial"/>
          </w:rPr>
          <w:t>dose</w:t>
        </w:r>
        <w:r w:rsidR="00B958DD" w:rsidRPr="00AF5717">
          <w:rPr>
            <w:rFonts w:cs="Arial"/>
          </w:rPr>
          <w:t xml:space="preserve"> </w:t>
        </w:r>
      </w:ins>
      <w:del w:id="1747" w:author="Marmol, Dominika Klaudia" w:date="2026-06-11T10:02:00Z">
        <w:r w:rsidR="004A5AFE" w:rsidRPr="00AF5717">
          <w:delText xml:space="preserve">treatment </w:delText>
        </w:r>
      </w:del>
      <w:r w:rsidR="004A5AFE" w:rsidRPr="00AF5717">
        <w:t>group</w:t>
      </w:r>
      <w:r w:rsidRPr="00AF5717">
        <w:t xml:space="preserve"> and overall. The associated listing will include all deviations with an indicator for important or not important protocol deviation.</w:t>
      </w:r>
    </w:p>
    <w:p w14:paraId="4F4693AD" w14:textId="6B022893" w:rsidR="005C223A" w:rsidRPr="00AF5717" w:rsidRDefault="00E27C57" w:rsidP="005C223A">
      <w:pPr>
        <w:pStyle w:val="Paragraph"/>
        <w:rPr>
          <w:rFonts w:cs="Arial"/>
        </w:rPr>
      </w:pPr>
      <w:r w:rsidRPr="00AF5717">
        <w:rPr>
          <w:rFonts w:cs="Arial"/>
        </w:rPr>
        <w:t xml:space="preserve">The number and percentage of participants included and excluded from the analysis sets will be tabulated by </w:t>
      </w:r>
      <w:ins w:id="1748" w:author="Marmol, Dominika Klaudia" w:date="2026-06-11T10:02:00Z">
        <w:r w:rsidR="00B958DD">
          <w:rPr>
            <w:rFonts w:cs="Arial"/>
          </w:rPr>
          <w:t>dose</w:t>
        </w:r>
        <w:r w:rsidR="00B958DD" w:rsidRPr="00AF5717">
          <w:rPr>
            <w:rFonts w:cs="Arial"/>
          </w:rPr>
          <w:t xml:space="preserve"> </w:t>
        </w:r>
      </w:ins>
      <w:del w:id="1749" w:author="Marmol, Dominika Klaudia" w:date="2026-06-11T10:02:00Z">
        <w:r w:rsidR="004A5AFE" w:rsidRPr="00AF5717">
          <w:rPr>
            <w:rFonts w:cs="Arial"/>
          </w:rPr>
          <w:delText xml:space="preserve">treatment </w:delText>
        </w:r>
      </w:del>
      <w:r w:rsidR="004A5AFE" w:rsidRPr="00AF5717">
        <w:rPr>
          <w:rFonts w:cs="Arial"/>
        </w:rPr>
        <w:t>group</w:t>
      </w:r>
      <w:r w:rsidRPr="00AF5717">
        <w:rPr>
          <w:rFonts w:cs="Arial"/>
        </w:rPr>
        <w:t xml:space="preserve"> and overall. Reasons for exclusion from each set will be summarized overall and by reason for exclusion.</w:t>
      </w:r>
    </w:p>
    <w:p w14:paraId="619C2345" w14:textId="5BF951A4" w:rsidR="005C223A" w:rsidRPr="00AF5717" w:rsidRDefault="00E27C57" w:rsidP="005C223A">
      <w:pPr>
        <w:pStyle w:val="Paragraph"/>
        <w:rPr>
          <w:rFonts w:cs="Arial"/>
        </w:rPr>
      </w:pPr>
      <w:r w:rsidRPr="00AF5717">
        <w:rPr>
          <w:rFonts w:cs="Arial"/>
        </w:rPr>
        <w:t xml:space="preserve">A descriptive summary of the duration of the participant’s participation will also be produced by </w:t>
      </w:r>
      <w:ins w:id="1750" w:author="Marmol, Dominika Klaudia" w:date="2026-06-11T10:03:00Z">
        <w:r w:rsidR="00B958DD">
          <w:rPr>
            <w:rFonts w:cs="Arial"/>
          </w:rPr>
          <w:t>dose</w:t>
        </w:r>
        <w:r w:rsidR="00B958DD" w:rsidRPr="00AF5717">
          <w:rPr>
            <w:rFonts w:cs="Arial"/>
          </w:rPr>
          <w:t xml:space="preserve"> </w:t>
        </w:r>
      </w:ins>
      <w:del w:id="1751" w:author="Marmol, Dominika Klaudia" w:date="2026-06-11T10:03:00Z">
        <w:r w:rsidR="004A5AFE" w:rsidRPr="00AF5717">
          <w:rPr>
            <w:rFonts w:cs="Arial"/>
          </w:rPr>
          <w:delText xml:space="preserve">treatment </w:delText>
        </w:r>
      </w:del>
      <w:r w:rsidR="004A5AFE" w:rsidRPr="00AF5717">
        <w:rPr>
          <w:rFonts w:cs="Arial"/>
        </w:rPr>
        <w:t>group</w:t>
      </w:r>
      <w:r w:rsidRPr="00AF5717">
        <w:rPr>
          <w:rFonts w:cs="Arial"/>
        </w:rPr>
        <w:t xml:space="preserve"> and overall.</w:t>
      </w:r>
    </w:p>
    <w:p w14:paraId="3E01FC96" w14:textId="62861F26" w:rsidR="005C223A" w:rsidRPr="00AF5717" w:rsidRDefault="00E27C57" w:rsidP="005C223A">
      <w:pPr>
        <w:pStyle w:val="Paragraph"/>
        <w:rPr>
          <w:rFonts w:cs="Arial"/>
        </w:rPr>
      </w:pPr>
      <w:r w:rsidRPr="00AF5717">
        <w:rPr>
          <w:rFonts w:cs="Arial"/>
        </w:rPr>
        <w:lastRenderedPageBreak/>
        <w:t xml:space="preserve">The number of participants who completed the treatment and number of participants who completed the trial will also be reported by </w:t>
      </w:r>
      <w:ins w:id="1752" w:author="Marmol, Dominika Klaudia" w:date="2026-06-11T10:03:00Z">
        <w:r w:rsidR="00B958DD">
          <w:rPr>
            <w:rFonts w:cs="Arial"/>
          </w:rPr>
          <w:t>dose</w:t>
        </w:r>
        <w:r w:rsidR="00B958DD" w:rsidRPr="00AF5717">
          <w:rPr>
            <w:rFonts w:cs="Arial"/>
          </w:rPr>
          <w:t xml:space="preserve"> </w:t>
        </w:r>
      </w:ins>
      <w:del w:id="1753" w:author="Marmol, Dominika Klaudia" w:date="2026-06-11T10:03:00Z">
        <w:r w:rsidR="004A5AFE" w:rsidRPr="00AF5717">
          <w:rPr>
            <w:rFonts w:cs="Arial"/>
          </w:rPr>
          <w:delText xml:space="preserve">treatment </w:delText>
        </w:r>
      </w:del>
      <w:r w:rsidR="004A5AFE" w:rsidRPr="00AF5717">
        <w:rPr>
          <w:rFonts w:cs="Arial"/>
        </w:rPr>
        <w:t>group</w:t>
      </w:r>
      <w:r w:rsidRPr="00AF5717">
        <w:rPr>
          <w:rFonts w:cs="Arial"/>
        </w:rPr>
        <w:t xml:space="preserve"> and overall.</w:t>
      </w:r>
    </w:p>
    <w:p w14:paraId="6D43DD42" w14:textId="6E71BA21" w:rsidR="005C223A" w:rsidRPr="00AF5717" w:rsidRDefault="00E27C57" w:rsidP="005C223A">
      <w:pPr>
        <w:pStyle w:val="Paragraph"/>
      </w:pPr>
      <w:r w:rsidRPr="00AF5717">
        <w:t>By-</w:t>
      </w:r>
      <w:r w:rsidRPr="00AF5717">
        <w:rPr>
          <w:rStyle w:val="Instructionaltext"/>
          <w:rFonts w:eastAsia="Arial"/>
          <w:i w:val="0"/>
          <w:iCs w:val="0"/>
          <w:color w:val="auto"/>
          <w:sz w:val="24"/>
        </w:rPr>
        <w:t xml:space="preserve">participant </w:t>
      </w:r>
      <w:r w:rsidRPr="00AF5717">
        <w:t xml:space="preserve">data listings will present supporting data for </w:t>
      </w:r>
      <w:r w:rsidRPr="00AF5717">
        <w:rPr>
          <w:rStyle w:val="Instructionaltext"/>
          <w:rFonts w:eastAsia="Arial"/>
          <w:i w:val="0"/>
          <w:iCs w:val="0"/>
          <w:color w:val="auto"/>
          <w:sz w:val="24"/>
        </w:rPr>
        <w:t xml:space="preserve">participant </w:t>
      </w:r>
      <w:r w:rsidRPr="00AF5717">
        <w:t>disposition</w:t>
      </w:r>
      <w:r w:rsidR="008C6638" w:rsidRPr="00AF5717">
        <w:t xml:space="preserve"> for </w:t>
      </w:r>
      <w:del w:id="1754" w:author="Marmol, Dominika Klaudia" w:date="2026-06-08T09:57:00Z">
        <w:r w:rsidR="008C6638" w:rsidRPr="00AF5717">
          <w:delText xml:space="preserve">All Enrolled Participant </w:delText>
        </w:r>
      </w:del>
      <w:ins w:id="1755" w:author="Marmol, Dominika Klaudia" w:date="2026-06-08T09:57:00Z">
        <w:r w:rsidR="00DF5520">
          <w:t>Screened</w:t>
        </w:r>
        <w:r w:rsidR="00DF5520" w:rsidRPr="00AF5717">
          <w:t xml:space="preserve"> </w:t>
        </w:r>
      </w:ins>
      <w:r w:rsidR="008C6638" w:rsidRPr="00AF5717">
        <w:t>Set</w:t>
      </w:r>
      <w:r w:rsidRPr="00AF5717">
        <w:t>.</w:t>
      </w:r>
      <w:ins w:id="1756" w:author="Marmol, Dominika Klaudia" w:date="2026-06-08T09:58:00Z">
        <w:r w:rsidR="0074383E">
          <w:t xml:space="preserve"> </w:t>
        </w:r>
      </w:ins>
    </w:p>
    <w:p w14:paraId="1711F19B" w14:textId="46E485B9" w:rsidR="005C223A" w:rsidRPr="00AF5717" w:rsidRDefault="00E27C57" w:rsidP="005C223A">
      <w:pPr>
        <w:pStyle w:val="Paragraph"/>
        <w:rPr>
          <w:rFonts w:cs="Arial"/>
        </w:rPr>
      </w:pPr>
      <w:r w:rsidRPr="00AF5717">
        <w:rPr>
          <w:rFonts w:cs="Arial"/>
        </w:rPr>
        <w:t>Participant disposition will be summarized using data recoded on following eCRFs: ‘Informed Consent’,</w:t>
      </w:r>
      <w:r w:rsidR="000C3378" w:rsidRPr="00AF5717">
        <w:rPr>
          <w:rFonts w:cs="Arial"/>
        </w:rPr>
        <w:t xml:space="preserve"> ‘Other Consents’,</w:t>
      </w:r>
      <w:r w:rsidRPr="00AF5717">
        <w:rPr>
          <w:rFonts w:cs="Arial"/>
        </w:rPr>
        <w:t xml:space="preserve"> </w:t>
      </w:r>
      <w:r w:rsidR="000C3378" w:rsidRPr="00AF5717">
        <w:rPr>
          <w:rFonts w:cs="Arial"/>
        </w:rPr>
        <w:t xml:space="preserve">‘Re-consent Form’, </w:t>
      </w:r>
      <w:r w:rsidRPr="00AF5717">
        <w:rPr>
          <w:rFonts w:cs="Arial"/>
        </w:rPr>
        <w:t>‘Eligibility’, ‘Enrollment’, ‘Study Drug Administration’</w:t>
      </w:r>
      <w:r w:rsidR="008C6638" w:rsidRPr="00AF5717">
        <w:rPr>
          <w:rFonts w:cs="Arial"/>
        </w:rPr>
        <w:t>,</w:t>
      </w:r>
      <w:r w:rsidRPr="00AF5717">
        <w:rPr>
          <w:rFonts w:cs="Arial"/>
        </w:rPr>
        <w:t xml:space="preserve"> ‘End of Treatment</w:t>
      </w:r>
      <w:r w:rsidR="000C3378" w:rsidRPr="00AF5717">
        <w:rPr>
          <w:rFonts w:cs="Arial"/>
        </w:rPr>
        <w:t>’</w:t>
      </w:r>
      <w:r w:rsidRPr="00AF5717">
        <w:rPr>
          <w:rFonts w:cs="Arial"/>
        </w:rPr>
        <w:t xml:space="preserve">, </w:t>
      </w:r>
      <w:r w:rsidR="000C3378" w:rsidRPr="00AF5717">
        <w:rPr>
          <w:rFonts w:cs="Arial"/>
        </w:rPr>
        <w:t xml:space="preserve">and </w:t>
      </w:r>
      <w:r w:rsidRPr="00AF5717">
        <w:rPr>
          <w:rFonts w:cs="Arial"/>
        </w:rPr>
        <w:t>‘End of Study’</w:t>
      </w:r>
      <w:r w:rsidR="000C3378" w:rsidRPr="00AF5717">
        <w:rPr>
          <w:rFonts w:cs="Arial"/>
        </w:rPr>
        <w:t>.</w:t>
      </w:r>
    </w:p>
    <w:p w14:paraId="65742FF1" w14:textId="0F4A0317" w:rsidR="00437A5C" w:rsidRPr="00AF5717" w:rsidRDefault="00E27C57" w:rsidP="003473CE">
      <w:pPr>
        <w:pStyle w:val="Heading2"/>
        <w:rPr>
          <w:rStyle w:val="Instructionaltext"/>
          <w:i w:val="0"/>
          <w:iCs w:val="0"/>
          <w:color w:val="auto"/>
          <w:sz w:val="24"/>
        </w:rPr>
      </w:pPr>
      <w:bookmarkStart w:id="1757" w:name="_Toc232068012"/>
      <w:r w:rsidRPr="00AF5717">
        <w:t>Participant</w:t>
      </w:r>
      <w:r w:rsidR="4C57DDFF" w:rsidRPr="00AF5717">
        <w:t xml:space="preserve"> Characteristics</w:t>
      </w:r>
      <w:bookmarkEnd w:id="1757"/>
    </w:p>
    <w:p w14:paraId="37EB4D88" w14:textId="7158087F" w:rsidR="00863C4B" w:rsidRPr="00AF5717" w:rsidRDefault="00E27C57" w:rsidP="003473CE">
      <w:pPr>
        <w:pStyle w:val="Heading3"/>
        <w:rPr>
          <w:rFonts w:cs="Arial"/>
        </w:rPr>
      </w:pPr>
      <w:bookmarkStart w:id="1758" w:name="_Toc232068013"/>
      <w:r w:rsidRPr="00AF5717">
        <w:rPr>
          <w:rFonts w:cs="Arial"/>
        </w:rPr>
        <w:t>Demographic and Baseline Characteristics</w:t>
      </w:r>
      <w:bookmarkEnd w:id="1738"/>
      <w:bookmarkEnd w:id="1739"/>
      <w:bookmarkEnd w:id="1758"/>
    </w:p>
    <w:p w14:paraId="6977F1B2" w14:textId="01CB8C5A" w:rsidR="003D3870" w:rsidRPr="00AF5717" w:rsidRDefault="00E27C57" w:rsidP="003D3870">
      <w:pPr>
        <w:pStyle w:val="Paragraph"/>
        <w:rPr>
          <w:rFonts w:cs="Arial"/>
        </w:rPr>
      </w:pPr>
      <w:bookmarkStart w:id="1759" w:name="_Toc65153661"/>
      <w:r w:rsidRPr="00AF5717">
        <w:rPr>
          <w:rFonts w:cs="Arial"/>
        </w:rPr>
        <w:t xml:space="preserve">Descriptive statistics will be used to summarize demographic and baseline characteristics by </w:t>
      </w:r>
      <w:ins w:id="1760" w:author="Marmol, Dominika Klaudia" w:date="2026-06-11T10:03:00Z">
        <w:r w:rsidR="00B958DD">
          <w:rPr>
            <w:rFonts w:cs="Arial"/>
          </w:rPr>
          <w:t>dose</w:t>
        </w:r>
        <w:r w:rsidR="00B958DD" w:rsidRPr="00AF5717">
          <w:rPr>
            <w:rFonts w:cs="Arial"/>
          </w:rPr>
          <w:t xml:space="preserve"> </w:t>
        </w:r>
      </w:ins>
      <w:del w:id="1761" w:author="Marmol, Dominika Klaudia" w:date="2026-06-11T10:03:00Z">
        <w:r w:rsidR="004A5AFE" w:rsidRPr="00AF5717">
          <w:rPr>
            <w:rFonts w:cs="Arial"/>
          </w:rPr>
          <w:delText xml:space="preserve">treatment </w:delText>
        </w:r>
      </w:del>
      <w:r w:rsidR="004A5AFE" w:rsidRPr="00AF5717">
        <w:rPr>
          <w:rFonts w:cs="Arial"/>
        </w:rPr>
        <w:t>group</w:t>
      </w:r>
      <w:r w:rsidRPr="00AF5717">
        <w:rPr>
          <w:rFonts w:cs="Arial"/>
        </w:rPr>
        <w:t xml:space="preserve"> and</w:t>
      </w:r>
      <w:r w:rsidR="008D6C08" w:rsidRPr="00AF5717">
        <w:rPr>
          <w:rFonts w:cs="Arial"/>
        </w:rPr>
        <w:t xml:space="preserve"> </w:t>
      </w:r>
      <w:r w:rsidR="007D6A16" w:rsidRPr="00AF5717">
        <w:rPr>
          <w:rFonts w:cs="Arial"/>
        </w:rPr>
        <w:t>overall,</w:t>
      </w:r>
      <w:r w:rsidR="00F36DEB" w:rsidRPr="00AF5717">
        <w:rPr>
          <w:rFonts w:cs="Arial"/>
        </w:rPr>
        <w:t xml:space="preserve"> </w:t>
      </w:r>
      <w:r w:rsidR="00864B1F" w:rsidRPr="00AF5717">
        <w:rPr>
          <w:rFonts w:cs="Arial"/>
        </w:rPr>
        <w:t>for the FAS</w:t>
      </w:r>
      <w:r w:rsidRPr="00AF5717">
        <w:rPr>
          <w:rFonts w:cs="Arial"/>
        </w:rPr>
        <w:t>. Demographic data include:</w:t>
      </w:r>
    </w:p>
    <w:p w14:paraId="39802E07" w14:textId="77777777" w:rsidR="003D3870" w:rsidRPr="00AF5717" w:rsidRDefault="00E27C57" w:rsidP="003D3870">
      <w:pPr>
        <w:pStyle w:val="ListBullet"/>
        <w:rPr>
          <w:rFonts w:cs="Arial"/>
        </w:rPr>
      </w:pPr>
      <w:r w:rsidRPr="00AF5717">
        <w:rPr>
          <w:rFonts w:cs="Arial"/>
        </w:rPr>
        <w:t>Age (years).</w:t>
      </w:r>
    </w:p>
    <w:p w14:paraId="05729FC2" w14:textId="20BB030B" w:rsidR="003D3870" w:rsidRPr="00AF5717" w:rsidRDefault="00E27C57" w:rsidP="003D3870">
      <w:pPr>
        <w:pStyle w:val="ListBullet"/>
        <w:rPr>
          <w:rFonts w:cs="Arial"/>
          <w:lang w:eastAsia="en-GB"/>
        </w:rPr>
      </w:pPr>
      <w:r w:rsidRPr="00AF5717">
        <w:rPr>
          <w:rFonts w:cs="Arial"/>
        </w:rPr>
        <w:t>Age group (&lt;65, ≥65 years).</w:t>
      </w:r>
    </w:p>
    <w:p w14:paraId="19678775" w14:textId="77777777" w:rsidR="003D3870" w:rsidRPr="00AF5717" w:rsidRDefault="00E27C57" w:rsidP="003D3870">
      <w:pPr>
        <w:pStyle w:val="ListBullet"/>
        <w:rPr>
          <w:rFonts w:cs="Arial"/>
        </w:rPr>
      </w:pPr>
      <w:r w:rsidRPr="00AF5717">
        <w:rPr>
          <w:rFonts w:cs="Arial"/>
        </w:rPr>
        <w:t>Sex (including childbearing potential).</w:t>
      </w:r>
    </w:p>
    <w:p w14:paraId="33C44CE6" w14:textId="77777777" w:rsidR="003D3870" w:rsidRPr="00AF5717" w:rsidRDefault="00E27C57" w:rsidP="003D3870">
      <w:pPr>
        <w:pStyle w:val="ListBullet"/>
        <w:rPr>
          <w:rFonts w:cs="Arial"/>
        </w:rPr>
      </w:pPr>
      <w:r w:rsidRPr="00AF5717">
        <w:rPr>
          <w:rFonts w:cs="Arial"/>
        </w:rPr>
        <w:t>Race.</w:t>
      </w:r>
    </w:p>
    <w:p w14:paraId="0CC6F2A4" w14:textId="77777777" w:rsidR="003D3870" w:rsidRPr="00AF5717" w:rsidRDefault="00E27C57" w:rsidP="003D3870">
      <w:pPr>
        <w:pStyle w:val="ListBullet"/>
        <w:rPr>
          <w:rFonts w:cs="Arial"/>
        </w:rPr>
      </w:pPr>
      <w:r w:rsidRPr="00AF5717">
        <w:rPr>
          <w:rFonts w:cs="Arial"/>
        </w:rPr>
        <w:t>Ethnicity.</w:t>
      </w:r>
    </w:p>
    <w:p w14:paraId="4757444F" w14:textId="77777777" w:rsidR="003D3870" w:rsidRPr="00AF5717" w:rsidRDefault="00E27C57" w:rsidP="003D3870">
      <w:pPr>
        <w:pStyle w:val="ListBullet"/>
        <w:rPr>
          <w:rFonts w:cs="Arial"/>
        </w:rPr>
      </w:pPr>
      <w:r w:rsidRPr="00AF5717">
        <w:rPr>
          <w:rFonts w:cs="Arial"/>
        </w:rPr>
        <w:t>Region (Asia, Africa, North America, South America, Antarctica, Europe, or Australia).</w:t>
      </w:r>
    </w:p>
    <w:p w14:paraId="79E47685" w14:textId="77777777" w:rsidR="003D3870" w:rsidRPr="00AF5717" w:rsidRDefault="00E27C57" w:rsidP="003D3870">
      <w:pPr>
        <w:pStyle w:val="ListBullet"/>
        <w:rPr>
          <w:rFonts w:cs="Arial"/>
        </w:rPr>
      </w:pPr>
      <w:r w:rsidRPr="00AF5717">
        <w:rPr>
          <w:rFonts w:cs="Arial"/>
        </w:rPr>
        <w:t>Weight (kg).</w:t>
      </w:r>
    </w:p>
    <w:p w14:paraId="4CA3B4C4" w14:textId="77777777" w:rsidR="003D3870" w:rsidRPr="00AF5717" w:rsidRDefault="00E27C57" w:rsidP="003D3870">
      <w:pPr>
        <w:pStyle w:val="ListBullet"/>
        <w:rPr>
          <w:rFonts w:cs="Arial"/>
        </w:rPr>
      </w:pPr>
      <w:r w:rsidRPr="00AF5717">
        <w:rPr>
          <w:rFonts w:cs="Arial"/>
        </w:rPr>
        <w:t>Height (cm).</w:t>
      </w:r>
    </w:p>
    <w:p w14:paraId="3F5AA523" w14:textId="77777777" w:rsidR="003D3870" w:rsidRPr="00AF5717" w:rsidRDefault="00E27C57" w:rsidP="003D3870">
      <w:pPr>
        <w:pStyle w:val="ListBullet"/>
        <w:rPr>
          <w:rFonts w:cs="Arial"/>
        </w:rPr>
      </w:pPr>
      <w:r w:rsidRPr="00AF5717">
        <w:rPr>
          <w:rFonts w:cs="Arial"/>
        </w:rPr>
        <w:t>BMI (kg/m</w:t>
      </w:r>
      <w:r w:rsidRPr="00AF5717">
        <w:rPr>
          <w:rFonts w:cs="Arial"/>
          <w:vertAlign w:val="superscript"/>
        </w:rPr>
        <w:t>2</w:t>
      </w:r>
      <w:r w:rsidRPr="00AF5717">
        <w:rPr>
          <w:rFonts w:cs="Arial"/>
        </w:rPr>
        <w:t>).</w:t>
      </w:r>
    </w:p>
    <w:p w14:paraId="137DF2B4" w14:textId="77777777" w:rsidR="003D3870" w:rsidRPr="00AF5717" w:rsidRDefault="00E27C57" w:rsidP="003D3870">
      <w:pPr>
        <w:pStyle w:val="ListBullet"/>
        <w:rPr>
          <w:rFonts w:cs="Arial"/>
        </w:rPr>
      </w:pPr>
      <w:r w:rsidRPr="00AF5717">
        <w:rPr>
          <w:rFonts w:cs="Arial"/>
        </w:rPr>
        <w:t>BMI group (&lt;18.5, ≥18.5 to &lt;25, ≥25 to &lt;30, ≥30).</w:t>
      </w:r>
    </w:p>
    <w:p w14:paraId="61D4A5B3" w14:textId="77777777" w:rsidR="003D3870" w:rsidRPr="00AF5717" w:rsidRDefault="00E27C57" w:rsidP="003D3870">
      <w:pPr>
        <w:pStyle w:val="Paragraph"/>
        <w:rPr>
          <w:rFonts w:cs="Arial"/>
        </w:rPr>
      </w:pPr>
      <w:r w:rsidRPr="00AF5717">
        <w:rPr>
          <w:rFonts w:cs="Arial"/>
        </w:rPr>
        <w:t>Additional demographic and baseline characteristics may also be summarized as appropriate.</w:t>
      </w:r>
    </w:p>
    <w:p w14:paraId="35E5BAB7" w14:textId="77777777" w:rsidR="003D3870" w:rsidRPr="00AF5717" w:rsidRDefault="00E27C57" w:rsidP="003D3870">
      <w:pPr>
        <w:pStyle w:val="Paragraph"/>
        <w:rPr>
          <w:rFonts w:cs="Arial"/>
        </w:rPr>
      </w:pPr>
      <w:r w:rsidRPr="00AF5717">
        <w:rPr>
          <w:rFonts w:cs="Arial"/>
        </w:rPr>
        <w:t>The above listed summaries will be produced based on the data reported on the ‘Demographics’ and ‘Physical Measurements’ eCRFs.</w:t>
      </w:r>
    </w:p>
    <w:p w14:paraId="2291AFAB" w14:textId="757BFD89" w:rsidR="003D3870" w:rsidRPr="00AF5717" w:rsidRDefault="00E27C57" w:rsidP="00111F16">
      <w:pPr>
        <w:pStyle w:val="Paragraph"/>
        <w:rPr>
          <w:rFonts w:cs="Arial"/>
        </w:rPr>
      </w:pPr>
      <w:r w:rsidRPr="00AF5717">
        <w:rPr>
          <w:rFonts w:cs="Arial"/>
        </w:rPr>
        <w:t>By-participant data listings will present supporting data</w:t>
      </w:r>
      <w:r w:rsidR="008C6638" w:rsidRPr="00AF5717">
        <w:rPr>
          <w:rFonts w:cs="Arial"/>
        </w:rPr>
        <w:t xml:space="preserve"> for</w:t>
      </w:r>
      <w:r w:rsidR="00CD6A6F" w:rsidRPr="00AF5717">
        <w:rPr>
          <w:rFonts w:cs="Arial"/>
        </w:rPr>
        <w:t xml:space="preserve"> the</w:t>
      </w:r>
      <w:r w:rsidR="008C6638" w:rsidRPr="00AF5717">
        <w:rPr>
          <w:rFonts w:cs="Arial"/>
        </w:rPr>
        <w:t xml:space="preserve"> FAS</w:t>
      </w:r>
      <w:r w:rsidRPr="00AF5717">
        <w:rPr>
          <w:rFonts w:cs="Arial"/>
        </w:rPr>
        <w:t>.</w:t>
      </w:r>
      <w:ins w:id="1762" w:author="Marmol, Dominika Klaudia" w:date="2026-06-08T09:56:00Z">
        <w:r w:rsidR="00DF5520">
          <w:rPr>
            <w:rFonts w:cs="Arial"/>
          </w:rPr>
          <w:t xml:space="preserve"> </w:t>
        </w:r>
        <w:r w:rsidR="00DF5520">
          <w:t>This data will also be listed for the Dose Escalation Set.</w:t>
        </w:r>
      </w:ins>
    </w:p>
    <w:p w14:paraId="6E5311EF" w14:textId="331CA581" w:rsidR="00863C4B" w:rsidRPr="00AF5717" w:rsidRDefault="00E27C57" w:rsidP="003473CE">
      <w:pPr>
        <w:pStyle w:val="Heading3"/>
        <w:rPr>
          <w:rFonts w:cs="Arial"/>
        </w:rPr>
      </w:pPr>
      <w:bookmarkStart w:id="1763" w:name="_Toc232068014"/>
      <w:r w:rsidRPr="00AF5717">
        <w:rPr>
          <w:rFonts w:cs="Arial"/>
        </w:rPr>
        <w:t>Baseline Assessments</w:t>
      </w:r>
      <w:bookmarkEnd w:id="1759"/>
      <w:bookmarkEnd w:id="1763"/>
    </w:p>
    <w:p w14:paraId="03E3E142" w14:textId="7B42E687" w:rsidR="00863C4B" w:rsidRPr="00AF5717" w:rsidRDefault="00E27C57" w:rsidP="1F162B7E">
      <w:pPr>
        <w:pStyle w:val="Paragraph"/>
        <w:rPr>
          <w:rFonts w:cs="Arial"/>
        </w:rPr>
      </w:pPr>
      <w:r w:rsidRPr="00AF5717">
        <w:rPr>
          <w:rFonts w:cs="Arial"/>
        </w:rPr>
        <w:t xml:space="preserve">Descriptive statistics will be used to summarize, by </w:t>
      </w:r>
      <w:ins w:id="1764" w:author="Marmol, Dominika Klaudia" w:date="2026-06-11T10:03:00Z">
        <w:r w:rsidR="00B958DD">
          <w:rPr>
            <w:rFonts w:cs="Arial"/>
          </w:rPr>
          <w:t>dose</w:t>
        </w:r>
        <w:r w:rsidR="00B958DD" w:rsidRPr="00AF5717">
          <w:rPr>
            <w:rFonts w:cs="Arial"/>
          </w:rPr>
          <w:t xml:space="preserve"> </w:t>
        </w:r>
      </w:ins>
      <w:del w:id="1765" w:author="Marmol, Dominika Klaudia" w:date="2026-06-11T10:03:00Z">
        <w:r w:rsidR="004A5AFE" w:rsidRPr="00AF5717">
          <w:rPr>
            <w:rFonts w:cs="Arial"/>
          </w:rPr>
          <w:delText xml:space="preserve">treatment </w:delText>
        </w:r>
      </w:del>
      <w:r w:rsidR="004A5AFE" w:rsidRPr="00AF5717">
        <w:rPr>
          <w:rFonts w:cs="Arial"/>
        </w:rPr>
        <w:t>group</w:t>
      </w:r>
      <w:r w:rsidRPr="00AF5717">
        <w:rPr>
          <w:rFonts w:cs="Arial"/>
        </w:rPr>
        <w:t xml:space="preserve"> and overall, the following baseline assessments: efficacy assessments</w:t>
      </w:r>
      <w:r w:rsidR="00280F44" w:rsidRPr="00AF5717">
        <w:rPr>
          <w:rFonts w:cs="Arial"/>
        </w:rPr>
        <w:t xml:space="preserve">, </w:t>
      </w:r>
      <w:r w:rsidRPr="00AF5717">
        <w:rPr>
          <w:rFonts w:cs="Arial"/>
        </w:rPr>
        <w:t>laboratory parameters, vital signs, ECG parameters</w:t>
      </w:r>
      <w:r w:rsidR="00280F44" w:rsidRPr="00AF5717">
        <w:rPr>
          <w:rFonts w:cs="Arial"/>
        </w:rPr>
        <w:t xml:space="preserve"> in </w:t>
      </w:r>
      <w:r w:rsidR="00864B1F" w:rsidRPr="00AF5717">
        <w:rPr>
          <w:rFonts w:cs="Arial"/>
        </w:rPr>
        <w:t>the FAS.</w:t>
      </w:r>
    </w:p>
    <w:p w14:paraId="584555F3" w14:textId="77777777" w:rsidR="00863C4B" w:rsidRPr="00AF5717" w:rsidRDefault="00E27C57" w:rsidP="003473CE">
      <w:pPr>
        <w:pStyle w:val="Heading3"/>
        <w:rPr>
          <w:rFonts w:cs="Arial"/>
        </w:rPr>
      </w:pPr>
      <w:bookmarkStart w:id="1766" w:name="_Toc515363273"/>
      <w:bookmarkStart w:id="1767" w:name="_Toc65153662"/>
      <w:bookmarkStart w:id="1768" w:name="_Toc232068015"/>
      <w:r w:rsidRPr="00AF5717">
        <w:rPr>
          <w:rFonts w:cs="Arial"/>
        </w:rPr>
        <w:lastRenderedPageBreak/>
        <w:t>Medical History</w:t>
      </w:r>
      <w:bookmarkEnd w:id="1766"/>
      <w:bookmarkEnd w:id="1767"/>
      <w:bookmarkEnd w:id="1768"/>
    </w:p>
    <w:p w14:paraId="163C87AC" w14:textId="152A7062" w:rsidR="00B50CDD" w:rsidRPr="00AF5717" w:rsidRDefault="00E27C57" w:rsidP="00B50CDD">
      <w:pPr>
        <w:pStyle w:val="Paragraph"/>
        <w:rPr>
          <w:rFonts w:cs="Arial"/>
        </w:rPr>
      </w:pPr>
      <w:bookmarkStart w:id="1769" w:name="_Toc146619332"/>
      <w:bookmarkStart w:id="1770" w:name="_Toc146635204"/>
      <w:bookmarkEnd w:id="1769"/>
      <w:bookmarkEnd w:id="1770"/>
      <w:r w:rsidRPr="00AF5717">
        <w:rPr>
          <w:rFonts w:cs="Arial"/>
        </w:rPr>
        <w:t>Medical history conditions will be classified using MedDRA terminology (MedDRA version 2</w:t>
      </w:r>
      <w:r w:rsidR="005B7BAC" w:rsidRPr="00AF5717">
        <w:rPr>
          <w:rFonts w:cs="Arial"/>
        </w:rPr>
        <w:t>7</w:t>
      </w:r>
      <w:r w:rsidR="008E3EC4" w:rsidRPr="00AF5717">
        <w:rPr>
          <w:rFonts w:cs="Arial"/>
        </w:rPr>
        <w:t>.1</w:t>
      </w:r>
      <w:r w:rsidRPr="00AF5717">
        <w:rPr>
          <w:rFonts w:cs="Arial"/>
        </w:rPr>
        <w:t xml:space="preserve"> or higher). Medical history conditions captured on the ‘Medical History’ eCRF will be summarized using numbers and percentages by primary SOC, PT</w:t>
      </w:r>
      <w:r w:rsidR="00EF420A" w:rsidRPr="00AF5717">
        <w:rPr>
          <w:rFonts w:cs="Arial"/>
        </w:rPr>
        <w:t xml:space="preserve"> for each </w:t>
      </w:r>
      <w:ins w:id="1771" w:author="Marmol, Dominika Klaudia" w:date="2026-06-11T10:03:00Z">
        <w:r w:rsidR="00B958DD">
          <w:rPr>
            <w:rFonts w:cs="Arial"/>
          </w:rPr>
          <w:t>dose</w:t>
        </w:r>
        <w:r w:rsidR="00B958DD" w:rsidRPr="00AF5717">
          <w:rPr>
            <w:rFonts w:cs="Arial"/>
          </w:rPr>
          <w:t xml:space="preserve"> </w:t>
        </w:r>
      </w:ins>
      <w:del w:id="1772" w:author="Marmol, Dominika Klaudia" w:date="2026-06-11T10:03:00Z">
        <w:r w:rsidR="004A5AFE" w:rsidRPr="00AF5717">
          <w:rPr>
            <w:rFonts w:cs="Arial"/>
          </w:rPr>
          <w:delText xml:space="preserve">treatment </w:delText>
        </w:r>
      </w:del>
      <w:r w:rsidR="004A5AFE" w:rsidRPr="00AF5717">
        <w:rPr>
          <w:rFonts w:cs="Arial"/>
        </w:rPr>
        <w:t>group</w:t>
      </w:r>
      <w:r w:rsidRPr="00AF5717">
        <w:rPr>
          <w:rFonts w:cs="Arial"/>
        </w:rPr>
        <w:t xml:space="preserve"> and overall.</w:t>
      </w:r>
    </w:p>
    <w:p w14:paraId="2B2D83B0" w14:textId="1B77D3C3" w:rsidR="00B50CDD" w:rsidRPr="00AF5717" w:rsidRDefault="00E27C57" w:rsidP="00B50CDD">
      <w:pPr>
        <w:pStyle w:val="Paragraph"/>
        <w:rPr>
          <w:rFonts w:cs="Arial"/>
        </w:rPr>
      </w:pPr>
      <w:r w:rsidRPr="00AF5717">
        <w:rPr>
          <w:rFonts w:cs="Arial"/>
        </w:rPr>
        <w:t>By-participant data listing will present supporting data</w:t>
      </w:r>
      <w:ins w:id="1773" w:author="Marmol, Dominika Klaudia" w:date="2026-06-08T09:56:00Z">
        <w:r w:rsidR="00DF5520">
          <w:rPr>
            <w:rFonts w:cs="Arial"/>
          </w:rPr>
          <w:t xml:space="preserve"> for the FAS</w:t>
        </w:r>
      </w:ins>
      <w:r w:rsidRPr="00AF5717">
        <w:rPr>
          <w:rFonts w:cs="Arial"/>
        </w:rPr>
        <w:t xml:space="preserve">. </w:t>
      </w:r>
      <w:ins w:id="1774" w:author="Marmol, Dominika Klaudia" w:date="2026-06-08T09:56:00Z">
        <w:r w:rsidR="00DF5520">
          <w:t>This data will also be listed for the Dose Escalation Set.</w:t>
        </w:r>
      </w:ins>
    </w:p>
    <w:p w14:paraId="0822CCAB" w14:textId="77777777" w:rsidR="008D0D72" w:rsidRPr="00AF5717" w:rsidRDefault="00E27C57" w:rsidP="008D0D72">
      <w:pPr>
        <w:pStyle w:val="Heading3"/>
        <w:rPr>
          <w:rFonts w:cs="Arial"/>
        </w:rPr>
      </w:pPr>
      <w:bookmarkStart w:id="1775" w:name="_Toc232068016"/>
      <w:r w:rsidRPr="00AF5717">
        <w:rPr>
          <w:rFonts w:cs="Arial"/>
        </w:rPr>
        <w:t>Disease-Specific Characteristics</w:t>
      </w:r>
      <w:bookmarkEnd w:id="1775"/>
    </w:p>
    <w:p w14:paraId="4F37EDB3" w14:textId="7BA73EDF" w:rsidR="008C6638" w:rsidRPr="00AF5717" w:rsidRDefault="00E27C57" w:rsidP="008C6638">
      <w:pPr>
        <w:pStyle w:val="Paragraph"/>
        <w:rPr>
          <w:rFonts w:cs="Arial"/>
        </w:rPr>
      </w:pPr>
      <w:bookmarkStart w:id="1776" w:name="_Toc146619334"/>
      <w:bookmarkStart w:id="1777" w:name="_Toc146635206"/>
      <w:bookmarkEnd w:id="1776"/>
      <w:bookmarkEnd w:id="1777"/>
      <w:r w:rsidRPr="00AF5717">
        <w:rPr>
          <w:rFonts w:cs="Arial"/>
        </w:rPr>
        <w:t xml:space="preserve">Descriptive statistics will be used to summarize disease history by </w:t>
      </w:r>
      <w:ins w:id="1778" w:author="Marmol, Dominika Klaudia" w:date="2026-06-11T10:03:00Z">
        <w:r w:rsidR="00B958DD">
          <w:rPr>
            <w:rFonts w:cs="Arial"/>
          </w:rPr>
          <w:t>dose</w:t>
        </w:r>
        <w:r w:rsidR="00B958DD" w:rsidRPr="00AF5717">
          <w:rPr>
            <w:rFonts w:cs="Arial"/>
          </w:rPr>
          <w:t xml:space="preserve"> </w:t>
        </w:r>
      </w:ins>
      <w:del w:id="1779" w:author="Marmol, Dominika Klaudia" w:date="2026-06-11T10:03:00Z">
        <w:r w:rsidR="004A5AFE" w:rsidRPr="00AF5717">
          <w:rPr>
            <w:rFonts w:cs="Arial"/>
          </w:rPr>
          <w:delText xml:space="preserve">treatment </w:delText>
        </w:r>
      </w:del>
      <w:r w:rsidR="004A5AFE" w:rsidRPr="00AF5717">
        <w:rPr>
          <w:rFonts w:cs="Arial"/>
        </w:rPr>
        <w:t>group</w:t>
      </w:r>
      <w:r w:rsidRPr="00AF5717">
        <w:rPr>
          <w:rFonts w:cs="Arial"/>
        </w:rPr>
        <w:t>.</w:t>
      </w:r>
    </w:p>
    <w:p w14:paraId="315D7E96" w14:textId="6E1DFD2B" w:rsidR="002B0A28" w:rsidRPr="00AF5717" w:rsidRDefault="00E27C57" w:rsidP="002B0A28">
      <w:pPr>
        <w:pStyle w:val="Paragraph"/>
        <w:rPr>
          <w:rFonts w:cs="Arial"/>
        </w:rPr>
      </w:pPr>
      <w:r w:rsidRPr="00AF5717">
        <w:rPr>
          <w:rFonts w:cs="Arial"/>
        </w:rPr>
        <w:t xml:space="preserve">Cancer history (at </w:t>
      </w:r>
      <w:r w:rsidR="0031249E">
        <w:rPr>
          <w:rFonts w:cs="Arial"/>
        </w:rPr>
        <w:t xml:space="preserve">initial </w:t>
      </w:r>
      <w:r w:rsidRPr="00AF5717">
        <w:rPr>
          <w:rFonts w:cs="Arial"/>
        </w:rPr>
        <w:t>diagnosis) will include:</w:t>
      </w:r>
    </w:p>
    <w:p w14:paraId="6ACE215F" w14:textId="6891BAC8" w:rsidR="002B0A28" w:rsidRPr="00AF5717" w:rsidRDefault="00E27C57" w:rsidP="00B26A93">
      <w:pPr>
        <w:pStyle w:val="Paragraph"/>
        <w:numPr>
          <w:ilvl w:val="0"/>
          <w:numId w:val="40"/>
        </w:numPr>
        <w:rPr>
          <w:rFonts w:cs="Arial"/>
        </w:rPr>
      </w:pPr>
      <w:r w:rsidRPr="00AF5717">
        <w:rPr>
          <w:rFonts w:cs="Arial"/>
        </w:rPr>
        <w:t xml:space="preserve">Time from </w:t>
      </w:r>
      <w:r w:rsidR="00BB0977" w:rsidRPr="00AF5717">
        <w:rPr>
          <w:rFonts w:cs="Arial"/>
        </w:rPr>
        <w:t xml:space="preserve">initial </w:t>
      </w:r>
      <w:r w:rsidRPr="00AF5717">
        <w:rPr>
          <w:rFonts w:cs="Arial"/>
        </w:rPr>
        <w:t>diagnosis to date of first dose.</w:t>
      </w:r>
    </w:p>
    <w:p w14:paraId="47DCFCDD" w14:textId="30608DA2" w:rsidR="002B0A28" w:rsidRPr="00AF5717" w:rsidRDefault="00E27C57" w:rsidP="00B26A93">
      <w:pPr>
        <w:pStyle w:val="Paragraph"/>
        <w:numPr>
          <w:ilvl w:val="0"/>
          <w:numId w:val="40"/>
        </w:numPr>
        <w:rPr>
          <w:rFonts w:cs="Arial"/>
        </w:rPr>
      </w:pPr>
      <w:r w:rsidRPr="00AF5717">
        <w:rPr>
          <w:rFonts w:cs="Arial"/>
        </w:rPr>
        <w:t>Primary cancer type.</w:t>
      </w:r>
    </w:p>
    <w:p w14:paraId="47D9DC5D" w14:textId="5612F57D" w:rsidR="002B0A28" w:rsidRPr="00AF5717" w:rsidRDefault="00E27C57" w:rsidP="00B26A93">
      <w:pPr>
        <w:pStyle w:val="Paragraph"/>
        <w:numPr>
          <w:ilvl w:val="0"/>
          <w:numId w:val="40"/>
        </w:numPr>
        <w:rPr>
          <w:rFonts w:cs="Arial"/>
        </w:rPr>
      </w:pPr>
      <w:r w:rsidRPr="00AF5717">
        <w:rPr>
          <w:rFonts w:cs="Arial"/>
        </w:rPr>
        <w:t>TNM classification.</w:t>
      </w:r>
    </w:p>
    <w:p w14:paraId="00E33466" w14:textId="0C9D0BE7" w:rsidR="002B0A28" w:rsidRPr="00AF5717" w:rsidRDefault="00E27C57" w:rsidP="00B26A93">
      <w:pPr>
        <w:pStyle w:val="Paragraph"/>
        <w:numPr>
          <w:ilvl w:val="0"/>
          <w:numId w:val="40"/>
        </w:numPr>
        <w:rPr>
          <w:rFonts w:cs="Arial"/>
        </w:rPr>
      </w:pPr>
      <w:r w:rsidRPr="00AF5717">
        <w:rPr>
          <w:rFonts w:cs="Arial"/>
        </w:rPr>
        <w:t>Overall TNM Staging (AJCC).</w:t>
      </w:r>
    </w:p>
    <w:p w14:paraId="275DDC56" w14:textId="77777777" w:rsidR="002B0A28" w:rsidRPr="00AF5717" w:rsidRDefault="00E27C57" w:rsidP="00B26A93">
      <w:pPr>
        <w:pStyle w:val="Paragraph"/>
        <w:numPr>
          <w:ilvl w:val="0"/>
          <w:numId w:val="40"/>
        </w:numPr>
        <w:rPr>
          <w:rFonts w:cs="Arial"/>
        </w:rPr>
      </w:pPr>
      <w:r w:rsidRPr="00AF5717">
        <w:rPr>
          <w:rFonts w:cs="Arial"/>
        </w:rPr>
        <w:t>Histological grade.</w:t>
      </w:r>
    </w:p>
    <w:p w14:paraId="70B633B2" w14:textId="6C661AF8" w:rsidR="002B0A28" w:rsidRPr="00AF5717" w:rsidRDefault="00E27C57" w:rsidP="002B0A28">
      <w:pPr>
        <w:pStyle w:val="Paragraph"/>
        <w:rPr>
          <w:rFonts w:cs="Arial"/>
        </w:rPr>
      </w:pPr>
      <w:r w:rsidRPr="00AF5717">
        <w:rPr>
          <w:rFonts w:cs="Arial"/>
        </w:rPr>
        <w:t xml:space="preserve">Cancer characteristics (at </w:t>
      </w:r>
      <w:r w:rsidR="00430ED7" w:rsidRPr="00AF5717">
        <w:rPr>
          <w:rFonts w:cs="Arial"/>
        </w:rPr>
        <w:t>trial</w:t>
      </w:r>
      <w:r w:rsidRPr="00AF5717">
        <w:rPr>
          <w:rFonts w:cs="Arial"/>
        </w:rPr>
        <w:t xml:space="preserve"> entry) will include:</w:t>
      </w:r>
    </w:p>
    <w:p w14:paraId="4A255EA0" w14:textId="1C8895A8" w:rsidR="002B0A28" w:rsidRPr="00AF5717" w:rsidRDefault="00E27C57" w:rsidP="00B26A93">
      <w:pPr>
        <w:pStyle w:val="Paragraph"/>
        <w:numPr>
          <w:ilvl w:val="0"/>
          <w:numId w:val="41"/>
        </w:numPr>
        <w:rPr>
          <w:rFonts w:cs="Arial"/>
        </w:rPr>
      </w:pPr>
      <w:r w:rsidRPr="00AF5717">
        <w:rPr>
          <w:rFonts w:cs="Arial"/>
        </w:rPr>
        <w:t>TNM classification.</w:t>
      </w:r>
    </w:p>
    <w:p w14:paraId="6365E3FC" w14:textId="77777777" w:rsidR="002B0A28" w:rsidRPr="00AF5717" w:rsidRDefault="00E27C57" w:rsidP="00B26A93">
      <w:pPr>
        <w:pStyle w:val="Paragraph"/>
        <w:numPr>
          <w:ilvl w:val="0"/>
          <w:numId w:val="41"/>
        </w:numPr>
        <w:rPr>
          <w:rFonts w:cs="Arial"/>
        </w:rPr>
      </w:pPr>
      <w:r w:rsidRPr="00AF5717">
        <w:rPr>
          <w:rFonts w:cs="Arial"/>
        </w:rPr>
        <w:t>Overall TNM Staging (AJCC).</w:t>
      </w:r>
    </w:p>
    <w:p w14:paraId="54C4CAA6" w14:textId="77777777" w:rsidR="002B0A28" w:rsidRPr="00AF5717" w:rsidRDefault="00E27C57" w:rsidP="00B26A93">
      <w:pPr>
        <w:pStyle w:val="Paragraph"/>
        <w:numPr>
          <w:ilvl w:val="0"/>
          <w:numId w:val="41"/>
        </w:numPr>
        <w:rPr>
          <w:rFonts w:cs="Arial"/>
        </w:rPr>
      </w:pPr>
      <w:r w:rsidRPr="00AF5717">
        <w:rPr>
          <w:rFonts w:cs="Arial"/>
        </w:rPr>
        <w:t>Histological grade.</w:t>
      </w:r>
    </w:p>
    <w:p w14:paraId="12029026" w14:textId="056A170B" w:rsidR="002B0A28" w:rsidRPr="00AF5717" w:rsidRDefault="00E27C57" w:rsidP="00B26A93">
      <w:pPr>
        <w:pStyle w:val="Paragraph"/>
        <w:numPr>
          <w:ilvl w:val="0"/>
          <w:numId w:val="41"/>
        </w:numPr>
        <w:rPr>
          <w:rFonts w:cs="Arial"/>
        </w:rPr>
      </w:pPr>
      <w:r w:rsidRPr="00AF5717">
        <w:rPr>
          <w:rFonts w:cs="Arial"/>
        </w:rPr>
        <w:t>Time from most recent progression/recurrence to start of trial treatment.</w:t>
      </w:r>
    </w:p>
    <w:p w14:paraId="331E9823" w14:textId="5B64AA5B" w:rsidR="002B0A28" w:rsidRPr="00AF5717" w:rsidRDefault="00E27C57" w:rsidP="00B26A93">
      <w:pPr>
        <w:pStyle w:val="Paragraph"/>
        <w:numPr>
          <w:ilvl w:val="0"/>
          <w:numId w:val="41"/>
        </w:numPr>
        <w:rPr>
          <w:rFonts w:cs="Arial"/>
        </w:rPr>
      </w:pPr>
      <w:r w:rsidRPr="00AF5717">
        <w:rPr>
          <w:rFonts w:cs="Arial"/>
        </w:rPr>
        <w:t>Metastatic disease:</w:t>
      </w:r>
    </w:p>
    <w:p w14:paraId="695006CA" w14:textId="359BDD6B" w:rsidR="002B0A28" w:rsidRPr="00AF5717" w:rsidRDefault="00E27C57" w:rsidP="00B26A93">
      <w:pPr>
        <w:pStyle w:val="Paragraph"/>
        <w:numPr>
          <w:ilvl w:val="1"/>
          <w:numId w:val="41"/>
        </w:numPr>
        <w:rPr>
          <w:rFonts w:cs="Arial"/>
        </w:rPr>
      </w:pPr>
      <w:r w:rsidRPr="00AF5717">
        <w:rPr>
          <w:rFonts w:cs="Arial"/>
        </w:rPr>
        <w:t>Occurrence</w:t>
      </w:r>
      <w:r w:rsidR="00D1478C" w:rsidRPr="00AF5717">
        <w:rPr>
          <w:rFonts w:cs="Arial"/>
        </w:rPr>
        <w:t xml:space="preserve"> (Yes, No)</w:t>
      </w:r>
      <w:r w:rsidRPr="00AF5717">
        <w:rPr>
          <w:rFonts w:cs="Arial"/>
        </w:rPr>
        <w:t>.</w:t>
      </w:r>
    </w:p>
    <w:p w14:paraId="6AE9C8D4" w14:textId="77777777" w:rsidR="00D1478C" w:rsidRPr="00AF5717" w:rsidRDefault="00E27C57" w:rsidP="00B26A93">
      <w:pPr>
        <w:pStyle w:val="Paragraph"/>
        <w:numPr>
          <w:ilvl w:val="1"/>
          <w:numId w:val="41"/>
        </w:numPr>
        <w:rPr>
          <w:rFonts w:cs="Arial"/>
        </w:rPr>
      </w:pPr>
      <w:r w:rsidRPr="00AF5717">
        <w:rPr>
          <w:rFonts w:cs="Arial"/>
        </w:rPr>
        <w:t>If yes:</w:t>
      </w:r>
    </w:p>
    <w:p w14:paraId="31FC6C35" w14:textId="333A7D18" w:rsidR="00D1478C" w:rsidRPr="00AF5717" w:rsidRDefault="00E27C57" w:rsidP="00B26A93">
      <w:pPr>
        <w:pStyle w:val="Paragraph"/>
        <w:numPr>
          <w:ilvl w:val="2"/>
          <w:numId w:val="41"/>
        </w:numPr>
        <w:rPr>
          <w:rFonts w:cs="Arial"/>
        </w:rPr>
      </w:pPr>
      <w:r w:rsidRPr="00AF5717">
        <w:rPr>
          <w:rFonts w:cs="Arial"/>
        </w:rPr>
        <w:t>L</w:t>
      </w:r>
      <w:r w:rsidR="002B0A28" w:rsidRPr="00AF5717">
        <w:rPr>
          <w:rFonts w:cs="Arial"/>
        </w:rPr>
        <w:t>esion site.</w:t>
      </w:r>
    </w:p>
    <w:p w14:paraId="616A748D" w14:textId="7D480B9C" w:rsidR="00B948BD" w:rsidRPr="00AF5717" w:rsidRDefault="00E27C57" w:rsidP="00B26A93">
      <w:pPr>
        <w:pStyle w:val="Paragraph"/>
        <w:numPr>
          <w:ilvl w:val="2"/>
          <w:numId w:val="41"/>
        </w:numPr>
        <w:rPr>
          <w:rFonts w:cs="Arial"/>
        </w:rPr>
      </w:pPr>
      <w:r w:rsidRPr="00AF5717">
        <w:rPr>
          <w:rFonts w:cs="Arial"/>
        </w:rPr>
        <w:t xml:space="preserve">Time from </w:t>
      </w:r>
      <w:r w:rsidR="00416C9D" w:rsidRPr="00AF5717">
        <w:rPr>
          <w:rFonts w:cs="Arial"/>
        </w:rPr>
        <w:t xml:space="preserve">initial </w:t>
      </w:r>
      <w:r w:rsidRPr="00AF5717">
        <w:rPr>
          <w:rFonts w:cs="Arial"/>
        </w:rPr>
        <w:t>metastatic disease to start of trial treatment</w:t>
      </w:r>
      <w:r w:rsidR="00D1478C" w:rsidRPr="00AF5717">
        <w:rPr>
          <w:rFonts w:cs="Arial"/>
        </w:rPr>
        <w:t>.</w:t>
      </w:r>
    </w:p>
    <w:p w14:paraId="48C89CBC" w14:textId="776E1284" w:rsidR="00B948BD" w:rsidRPr="00AF5717" w:rsidRDefault="00E27C57" w:rsidP="00B948BD">
      <w:pPr>
        <w:pStyle w:val="Paragraph"/>
        <w:rPr>
          <w:rFonts w:cs="Arial"/>
        </w:rPr>
      </w:pPr>
      <w:r w:rsidRPr="00AF5717">
        <w:rPr>
          <w:rFonts w:cs="Arial"/>
        </w:rPr>
        <w:t>The data from ‘</w:t>
      </w:r>
      <w:r w:rsidR="00601EC8" w:rsidRPr="00AF5717">
        <w:rPr>
          <w:rFonts w:cs="Arial"/>
        </w:rPr>
        <w:t xml:space="preserve">Cancer Diagnosis and Staging [Solid Tumor]’ </w:t>
      </w:r>
      <w:r w:rsidRPr="00AF5717">
        <w:rPr>
          <w:rFonts w:cs="Arial"/>
        </w:rPr>
        <w:t>eCRF will be used to produce the above summaries.</w:t>
      </w:r>
    </w:p>
    <w:p w14:paraId="09C689D0" w14:textId="4A207B18" w:rsidR="00601EC8" w:rsidRPr="00AF5717" w:rsidRDefault="00E27C57" w:rsidP="00601EC8">
      <w:pPr>
        <w:pStyle w:val="Paragraph"/>
        <w:rPr>
          <w:rFonts w:cs="Arial"/>
        </w:rPr>
      </w:pPr>
      <w:r w:rsidRPr="00AF5717">
        <w:rPr>
          <w:rFonts w:cs="Arial"/>
        </w:rPr>
        <w:t xml:space="preserve">The presence or absence of target and non-target lesions as well as the type and location of target </w:t>
      </w:r>
      <w:r w:rsidR="00033190" w:rsidRPr="00AF5717">
        <w:rPr>
          <w:rFonts w:cs="Arial"/>
        </w:rPr>
        <w:t xml:space="preserve">and non-target </w:t>
      </w:r>
      <w:r w:rsidRPr="00AF5717">
        <w:rPr>
          <w:rFonts w:cs="Arial"/>
        </w:rPr>
        <w:t xml:space="preserve">lesions as recorded on the </w:t>
      </w:r>
      <w:r w:rsidR="00033190" w:rsidRPr="00AF5717">
        <w:rPr>
          <w:rFonts w:cs="Arial"/>
        </w:rPr>
        <w:t>‘</w:t>
      </w:r>
      <w:r w:rsidRPr="00AF5717">
        <w:rPr>
          <w:rFonts w:cs="Arial"/>
        </w:rPr>
        <w:t xml:space="preserve">Tumor Assessment - Target Lesion (Baseline)’ and ‘Tumor Assessment - Non-Target Lesion (Baseline)’ eCRFs will be tabulated using numbers and percentages by </w:t>
      </w:r>
      <w:ins w:id="1780" w:author="Marmol, Dominika Klaudia" w:date="2026-06-11T10:03:00Z">
        <w:r w:rsidR="00B958DD">
          <w:rPr>
            <w:rFonts w:cs="Arial"/>
          </w:rPr>
          <w:t>dose</w:t>
        </w:r>
        <w:r w:rsidR="00B958DD" w:rsidRPr="00AF5717">
          <w:rPr>
            <w:rFonts w:cs="Arial"/>
          </w:rPr>
          <w:t xml:space="preserve"> </w:t>
        </w:r>
      </w:ins>
      <w:del w:id="1781" w:author="Marmol, Dominika Klaudia" w:date="2026-06-11T10:03:00Z">
        <w:r w:rsidR="004A5AFE" w:rsidRPr="00AF5717">
          <w:rPr>
            <w:rFonts w:cs="Arial"/>
          </w:rPr>
          <w:delText xml:space="preserve">treatment </w:delText>
        </w:r>
      </w:del>
      <w:r w:rsidR="004A5AFE" w:rsidRPr="00AF5717">
        <w:rPr>
          <w:rFonts w:cs="Arial"/>
        </w:rPr>
        <w:t>group</w:t>
      </w:r>
      <w:r w:rsidRPr="00AF5717">
        <w:rPr>
          <w:rFonts w:cs="Arial"/>
        </w:rPr>
        <w:t xml:space="preserve"> and overall. The sum of diameters for the </w:t>
      </w:r>
      <w:r w:rsidRPr="00AF5717">
        <w:rPr>
          <w:rFonts w:cs="Arial"/>
        </w:rPr>
        <w:lastRenderedPageBreak/>
        <w:t xml:space="preserve">target lesions measured at baseline will be summarized by </w:t>
      </w:r>
      <w:ins w:id="1782" w:author="Marmol, Dominika Klaudia" w:date="2026-06-11T10:03:00Z">
        <w:r w:rsidR="00B958DD">
          <w:rPr>
            <w:rFonts w:cs="Arial"/>
          </w:rPr>
          <w:t>dose</w:t>
        </w:r>
        <w:r w:rsidR="00B958DD" w:rsidRPr="00AF5717">
          <w:rPr>
            <w:rFonts w:cs="Arial"/>
          </w:rPr>
          <w:t xml:space="preserve"> </w:t>
        </w:r>
      </w:ins>
      <w:del w:id="1783" w:author="Marmol, Dominika Klaudia" w:date="2026-06-11T10:03:00Z">
        <w:r w:rsidR="004A5AFE" w:rsidRPr="00AF5717">
          <w:rPr>
            <w:rFonts w:cs="Arial"/>
          </w:rPr>
          <w:delText xml:space="preserve">treatment </w:delText>
        </w:r>
      </w:del>
      <w:r w:rsidR="004A5AFE" w:rsidRPr="00AF5717">
        <w:rPr>
          <w:rFonts w:cs="Arial"/>
        </w:rPr>
        <w:t>group</w:t>
      </w:r>
      <w:r w:rsidRPr="00AF5717">
        <w:rPr>
          <w:rFonts w:cs="Arial"/>
        </w:rPr>
        <w:t xml:space="preserve"> and overall using descriptive statistics.</w:t>
      </w:r>
    </w:p>
    <w:p w14:paraId="20A1B99F" w14:textId="43586AB9" w:rsidR="00601EC8" w:rsidRPr="00AF5717" w:rsidRDefault="00E27C57" w:rsidP="00601EC8">
      <w:pPr>
        <w:pStyle w:val="Paragraph"/>
        <w:rPr>
          <w:rFonts w:cs="Arial"/>
        </w:rPr>
      </w:pPr>
      <w:r w:rsidRPr="00AF5717">
        <w:rPr>
          <w:rFonts w:cs="Arial"/>
        </w:rPr>
        <w:t>ECOG performance status at baseline as recorded on the ‘ECOG</w:t>
      </w:r>
      <w:r w:rsidR="007D6A16" w:rsidRPr="00AF5717">
        <w:rPr>
          <w:rFonts w:cs="Arial"/>
        </w:rPr>
        <w:t>‘ eCRF</w:t>
      </w:r>
      <w:r w:rsidRPr="00AF5717">
        <w:rPr>
          <w:rFonts w:cs="Arial"/>
        </w:rPr>
        <w:t xml:space="preserve"> will be also summarized </w:t>
      </w:r>
      <w:r w:rsidR="007A5FFF" w:rsidRPr="00AF5717">
        <w:rPr>
          <w:rFonts w:cs="Arial"/>
        </w:rPr>
        <w:t xml:space="preserve">by </w:t>
      </w:r>
      <w:ins w:id="1784" w:author="Marmol, Dominika Klaudia" w:date="2026-06-11T10:03:00Z">
        <w:r w:rsidR="00B958DD">
          <w:rPr>
            <w:rFonts w:cs="Arial"/>
          </w:rPr>
          <w:t>dose</w:t>
        </w:r>
        <w:r w:rsidR="00B958DD" w:rsidRPr="00AF5717">
          <w:rPr>
            <w:rFonts w:cs="Arial"/>
          </w:rPr>
          <w:t xml:space="preserve"> </w:t>
        </w:r>
      </w:ins>
      <w:del w:id="1785" w:author="Marmol, Dominika Klaudia" w:date="2026-06-11T10:03:00Z">
        <w:r w:rsidR="004A5AFE" w:rsidRPr="00AF5717">
          <w:rPr>
            <w:rFonts w:cs="Arial"/>
          </w:rPr>
          <w:delText xml:space="preserve">treatment </w:delText>
        </w:r>
      </w:del>
      <w:r w:rsidR="004A5AFE" w:rsidRPr="00AF5717">
        <w:rPr>
          <w:rFonts w:cs="Arial"/>
        </w:rPr>
        <w:t>group</w:t>
      </w:r>
      <w:r w:rsidRPr="00AF5717">
        <w:rPr>
          <w:rFonts w:cs="Arial"/>
        </w:rPr>
        <w:t xml:space="preserve"> and overall.</w:t>
      </w:r>
    </w:p>
    <w:p w14:paraId="5F5B7C85" w14:textId="6F6E318D" w:rsidR="00B948BD" w:rsidRPr="00AF5717" w:rsidRDefault="00E27C57" w:rsidP="00601EC8">
      <w:pPr>
        <w:pStyle w:val="Paragraph"/>
        <w:rPr>
          <w:rFonts w:cs="Arial"/>
        </w:rPr>
      </w:pPr>
      <w:r w:rsidRPr="00AF5717">
        <w:rPr>
          <w:rFonts w:cs="Arial"/>
        </w:rPr>
        <w:t>By-participant data listings will present supporting data</w:t>
      </w:r>
      <w:r w:rsidR="007A5FFF" w:rsidRPr="00AF5717">
        <w:rPr>
          <w:rFonts w:cs="Arial"/>
        </w:rPr>
        <w:t xml:space="preserve"> for </w:t>
      </w:r>
      <w:r w:rsidR="008D6C08" w:rsidRPr="00AF5717">
        <w:rPr>
          <w:rFonts w:cs="Arial"/>
        </w:rPr>
        <w:t xml:space="preserve">the </w:t>
      </w:r>
      <w:r w:rsidR="007A5FFF" w:rsidRPr="00AF5717">
        <w:rPr>
          <w:rFonts w:cs="Arial"/>
        </w:rPr>
        <w:t>FAS</w:t>
      </w:r>
      <w:r w:rsidRPr="00AF5717">
        <w:rPr>
          <w:rFonts w:cs="Arial"/>
        </w:rPr>
        <w:t>.</w:t>
      </w:r>
      <w:ins w:id="1786" w:author="Marmol, Dominika Klaudia" w:date="2026-06-08T09:59:00Z">
        <w:r w:rsidR="00216155" w:rsidRPr="00216155">
          <w:t xml:space="preserve"> </w:t>
        </w:r>
        <w:r w:rsidR="00216155">
          <w:t>This data will also be listed for the Dose Escalation Set.</w:t>
        </w:r>
      </w:ins>
    </w:p>
    <w:p w14:paraId="48797384" w14:textId="4327DD13" w:rsidR="00431145" w:rsidRPr="00AF5717" w:rsidRDefault="00E27C57" w:rsidP="00431145">
      <w:pPr>
        <w:pStyle w:val="Heading3"/>
        <w:rPr>
          <w:rFonts w:cs="Arial"/>
        </w:rPr>
      </w:pPr>
      <w:bookmarkStart w:id="1787" w:name="_Toc232068017"/>
      <w:r w:rsidRPr="00AF5717">
        <w:rPr>
          <w:rFonts w:cs="Arial"/>
        </w:rPr>
        <w:t>Medications</w:t>
      </w:r>
      <w:r w:rsidR="00BC6690" w:rsidRPr="00AF5717">
        <w:rPr>
          <w:rFonts w:cs="Arial"/>
        </w:rPr>
        <w:t>, Therapies and Procedures</w:t>
      </w:r>
      <w:bookmarkEnd w:id="1787"/>
    </w:p>
    <w:p w14:paraId="44410E0E" w14:textId="61C9EC75" w:rsidR="009962E8" w:rsidRPr="00AF5717" w:rsidRDefault="00E27C57" w:rsidP="009962E8">
      <w:pPr>
        <w:pStyle w:val="Heading4"/>
        <w:rPr>
          <w:rStyle w:val="Instructionaltext"/>
          <w:i w:val="0"/>
          <w:iCs w:val="0"/>
          <w:color w:val="auto"/>
          <w:sz w:val="24"/>
        </w:rPr>
      </w:pPr>
      <w:r w:rsidRPr="00AF5717">
        <w:t>Prior and Concomitant Medications</w:t>
      </w:r>
      <w:r w:rsidRPr="00AF5717">
        <w:rPr>
          <w:rStyle w:val="Instructionaltext"/>
        </w:rPr>
        <w:t>.</w:t>
      </w:r>
    </w:p>
    <w:p w14:paraId="3AAE01CD" w14:textId="3647DEE2" w:rsidR="00C53C7A" w:rsidRPr="00AF5717" w:rsidRDefault="00E27C57" w:rsidP="00C44997">
      <w:pPr>
        <w:pStyle w:val="Paragraph"/>
        <w:rPr>
          <w:rFonts w:cs="Arial"/>
        </w:rPr>
      </w:pPr>
      <w:bookmarkStart w:id="1788" w:name="_Toc146619337"/>
      <w:bookmarkStart w:id="1789" w:name="_Toc146635209"/>
      <w:bookmarkStart w:id="1790" w:name="_Toc421709293"/>
      <w:bookmarkStart w:id="1791" w:name="_Ref449945485"/>
      <w:bookmarkStart w:id="1792" w:name="_Toc477961656"/>
      <w:bookmarkStart w:id="1793" w:name="_Toc497118841"/>
      <w:bookmarkStart w:id="1794" w:name="_Ref517707144"/>
      <w:bookmarkStart w:id="1795" w:name="_Ref518462301"/>
      <w:bookmarkStart w:id="1796" w:name="_Ref518462326"/>
      <w:bookmarkStart w:id="1797" w:name="_Toc518466165"/>
      <w:bookmarkStart w:id="1798" w:name="_Toc518655979"/>
      <w:bookmarkStart w:id="1799" w:name="_Toc536449692"/>
      <w:bookmarkStart w:id="1800" w:name="_Toc536449807"/>
      <w:bookmarkStart w:id="1801" w:name="_Toc536450129"/>
      <w:bookmarkStart w:id="1802" w:name="_Toc536450252"/>
      <w:bookmarkStart w:id="1803" w:name="_Toc536450501"/>
      <w:bookmarkStart w:id="1804" w:name="_Toc536451409"/>
      <w:bookmarkStart w:id="1805" w:name="_Toc21076398"/>
      <w:bookmarkEnd w:id="1788"/>
      <w:bookmarkEnd w:id="1789"/>
      <w:r w:rsidRPr="00AF5717">
        <w:rPr>
          <w:rFonts w:cs="Arial"/>
        </w:rPr>
        <w:t>Prior and concomitant medications will be presented as reported on the ‘Prior and Concomitant Medications’ eCRF. The medications will be coded using WHODD Global 2023 Sep. or higher.</w:t>
      </w:r>
    </w:p>
    <w:p w14:paraId="5A73105E" w14:textId="16287B45" w:rsidR="00C53C7A" w:rsidRPr="00AF5717" w:rsidRDefault="00E27C57" w:rsidP="00C53C7A">
      <w:pPr>
        <w:pStyle w:val="Paragraph"/>
        <w:rPr>
          <w:rFonts w:cs="Arial"/>
        </w:rPr>
      </w:pPr>
      <w:r w:rsidRPr="00AF5717">
        <w:rPr>
          <w:rFonts w:cs="Arial"/>
        </w:rPr>
        <w:t xml:space="preserve">Prior medications are defined as medications with start date and end date prior to the date of first dose of trial treatment. </w:t>
      </w:r>
    </w:p>
    <w:p w14:paraId="4312D2D2" w14:textId="1F8F606E" w:rsidR="00C53C7A" w:rsidRPr="00AF5717" w:rsidRDefault="00E27C57" w:rsidP="00C53C7A">
      <w:pPr>
        <w:pStyle w:val="Paragraph"/>
        <w:rPr>
          <w:rFonts w:cs="Arial"/>
        </w:rPr>
      </w:pPr>
      <w:r w:rsidRPr="00AF5717">
        <w:rPr>
          <w:rFonts w:cs="Arial"/>
          <w:lang w:eastAsia="en-GB"/>
        </w:rPr>
        <w:t>Concomitant medications are medications with a start date after the first dose of BNT317 and up to and including 90 days after the last dose of BNT317. Medications with a start date before the first dose of trial treatment and with either an end date after the first dose of BNT317 or are ongoing will be classified as concomitant medications. If a medication cannot be classified due to completely missing dates, it will be classified as concomitant. Medications with a start date more than 90 days after the last dose of BNT317 and associated with an adverse event related to BNT317 will also be classified as concomitant medications. However, medications with a start date more than 90 days after the last dose of BNT317 and not associated with an adverse event related to BNT317, will not be analyzed.</w:t>
      </w:r>
    </w:p>
    <w:p w14:paraId="3A2365CB" w14:textId="67D6CE99" w:rsidR="004D325F" w:rsidRPr="00AF5717" w:rsidRDefault="00E27C57" w:rsidP="00C44997">
      <w:pPr>
        <w:pStyle w:val="Paragraph"/>
        <w:rPr>
          <w:rFonts w:cs="Arial"/>
        </w:rPr>
      </w:pPr>
      <w:r w:rsidRPr="00AF5717">
        <w:rPr>
          <w:rFonts w:cs="Arial"/>
        </w:rPr>
        <w:t xml:space="preserve">Prior and concomitant medications will be summarized by ATC therapeutic class Level 2 and preferred name by </w:t>
      </w:r>
      <w:ins w:id="1806" w:author="Marmol, Dominika Klaudia" w:date="2026-06-11T10:03:00Z">
        <w:r w:rsidR="00B958DD">
          <w:rPr>
            <w:rFonts w:cs="Arial"/>
          </w:rPr>
          <w:t>dose</w:t>
        </w:r>
        <w:r w:rsidR="00B958DD" w:rsidRPr="00AF5717">
          <w:rPr>
            <w:rFonts w:cs="Arial"/>
          </w:rPr>
          <w:t xml:space="preserve"> </w:t>
        </w:r>
      </w:ins>
      <w:del w:id="1807" w:author="Marmol, Dominika Klaudia" w:date="2026-06-11T10:03:00Z">
        <w:r w:rsidR="004A5AFE" w:rsidRPr="00AF5717">
          <w:rPr>
            <w:rFonts w:cs="Arial"/>
          </w:rPr>
          <w:delText xml:space="preserve">treatment </w:delText>
        </w:r>
      </w:del>
      <w:r w:rsidR="004A5AFE" w:rsidRPr="00AF5717">
        <w:rPr>
          <w:rFonts w:cs="Arial"/>
        </w:rPr>
        <w:t>group</w:t>
      </w:r>
      <w:r w:rsidRPr="00AF5717">
        <w:rPr>
          <w:rFonts w:cs="Arial"/>
        </w:rPr>
        <w:t xml:space="preserve"> and overall. A participant having more than one medication within the same ATC Level 2 or preferred drug name will be counted only once for that ATC Level 2 or preferred drug name.</w:t>
      </w:r>
    </w:p>
    <w:p w14:paraId="0239C2C0" w14:textId="7268B216" w:rsidR="00C44997" w:rsidRPr="00AF5717" w:rsidRDefault="00E27C57" w:rsidP="00C44997">
      <w:pPr>
        <w:pStyle w:val="01NormalSAPText"/>
        <w:rPr>
          <w:rFonts w:ascii="Arial" w:eastAsiaTheme="minorEastAsia" w:hAnsi="Arial" w:cs="Arial"/>
          <w:b/>
          <w:smallCaps/>
          <w:noProof/>
          <w:snapToGrid/>
          <w:sz w:val="24"/>
          <w:szCs w:val="24"/>
          <w:lang w:bidi="en-US"/>
        </w:rPr>
      </w:pPr>
      <w:r w:rsidRPr="00AF5717">
        <w:rPr>
          <w:rFonts w:ascii="Arial" w:hAnsi="Arial" w:cs="Arial"/>
          <w:sz w:val="24"/>
          <w:szCs w:val="24"/>
        </w:rPr>
        <w:t xml:space="preserve">See </w:t>
      </w:r>
      <w:r w:rsidRPr="00AF5717">
        <w:rPr>
          <w:rFonts w:ascii="Arial" w:hAnsi="Arial" w:cs="Arial"/>
          <w:color w:val="0000FF"/>
          <w:sz w:val="24"/>
          <w:szCs w:val="24"/>
        </w:rPr>
        <w:fldChar w:fldCharType="begin"/>
      </w:r>
      <w:r w:rsidRPr="00AF5717">
        <w:rPr>
          <w:rFonts w:ascii="Arial" w:hAnsi="Arial" w:cs="Arial"/>
          <w:color w:val="0000FF"/>
          <w:sz w:val="24"/>
          <w:szCs w:val="24"/>
        </w:rPr>
        <w:instrText xml:space="preserve"> REF App6 \h  \* MERGEFORMAT </w:instrText>
      </w:r>
      <w:r w:rsidRPr="00AF5717">
        <w:rPr>
          <w:rFonts w:ascii="Arial" w:hAnsi="Arial" w:cs="Arial"/>
          <w:color w:val="0000FF"/>
          <w:sz w:val="24"/>
          <w:szCs w:val="24"/>
        </w:rPr>
      </w:r>
      <w:r w:rsidRPr="00AF5717">
        <w:rPr>
          <w:rFonts w:ascii="Arial" w:hAnsi="Arial" w:cs="Arial"/>
          <w:color w:val="0000FF"/>
          <w:sz w:val="24"/>
          <w:szCs w:val="24"/>
        </w:rPr>
        <w:fldChar w:fldCharType="separate"/>
      </w:r>
      <w:r w:rsidR="00CA5FDB" w:rsidRPr="00CA5FDB">
        <w:rPr>
          <w:rFonts w:ascii="Arial" w:hAnsi="Arial" w:cs="Arial"/>
          <w:color w:val="0000FF"/>
          <w:sz w:val="24"/>
          <w:szCs w:val="24"/>
        </w:rPr>
        <w:t>Appendix 6</w:t>
      </w:r>
      <w:r w:rsidRPr="00AF5717">
        <w:rPr>
          <w:rFonts w:ascii="Arial" w:hAnsi="Arial" w:cs="Arial"/>
          <w:color w:val="0000FF"/>
          <w:sz w:val="24"/>
          <w:szCs w:val="24"/>
        </w:rPr>
        <w:fldChar w:fldCharType="end"/>
      </w:r>
      <w:r w:rsidRPr="00AF5717">
        <w:rPr>
          <w:rFonts w:ascii="Arial" w:hAnsi="Arial" w:cs="Arial"/>
          <w:sz w:val="24"/>
          <w:szCs w:val="24"/>
        </w:rPr>
        <w:t xml:space="preserve"> for handling of partial dates for medications.</w:t>
      </w:r>
    </w:p>
    <w:p w14:paraId="7CF0F911" w14:textId="35B3E330" w:rsidR="00C44997" w:rsidRPr="00AF5717" w:rsidRDefault="00E27C57" w:rsidP="00C44997">
      <w:pPr>
        <w:pStyle w:val="Paragraph"/>
        <w:rPr>
          <w:rFonts w:cs="Arial"/>
        </w:rPr>
      </w:pPr>
      <w:r w:rsidRPr="00AF5717">
        <w:rPr>
          <w:rFonts w:cs="Arial"/>
        </w:rPr>
        <w:t>All prior and concomitant medications will be listed for</w:t>
      </w:r>
      <w:r w:rsidR="00EF420A" w:rsidRPr="00AF5717">
        <w:rPr>
          <w:rFonts w:cs="Arial"/>
        </w:rPr>
        <w:t xml:space="preserve"> the</w:t>
      </w:r>
      <w:r w:rsidRPr="00AF5717">
        <w:rPr>
          <w:rFonts w:cs="Arial"/>
        </w:rPr>
        <w:t xml:space="preserve"> FAS.</w:t>
      </w:r>
      <w:ins w:id="1808" w:author="Marmol, Dominika Klaudia" w:date="2026-06-08T09:59:00Z">
        <w:r w:rsidR="00216155">
          <w:rPr>
            <w:rFonts w:cs="Arial"/>
          </w:rPr>
          <w:t xml:space="preserve"> </w:t>
        </w:r>
        <w:r w:rsidR="00216155">
          <w:t>This data will also be listed for the Dose Escalation Set.</w:t>
        </w:r>
      </w:ins>
    </w:p>
    <w:p w14:paraId="2EEB8D32" w14:textId="4005B0C7" w:rsidR="001B73AA" w:rsidRPr="00AF5717" w:rsidRDefault="00E27C57" w:rsidP="00591353">
      <w:pPr>
        <w:pStyle w:val="Heading4"/>
      </w:pPr>
      <w:r w:rsidRPr="00AF5717">
        <w:t>Disease-Specific Medications and Procedures</w:t>
      </w:r>
    </w:p>
    <w:p w14:paraId="179B4516" w14:textId="552632F0" w:rsidR="00B21F8D" w:rsidRPr="00AF5717" w:rsidRDefault="00E27C57" w:rsidP="00B21F8D">
      <w:pPr>
        <w:pStyle w:val="Paragraph"/>
        <w:rPr>
          <w:rFonts w:cs="Arial"/>
        </w:rPr>
      </w:pPr>
      <w:bookmarkStart w:id="1809" w:name="_Toc146619339"/>
      <w:bookmarkStart w:id="1810" w:name="_Toc146635211"/>
      <w:bookmarkStart w:id="1811" w:name="_Toc144477914"/>
      <w:bookmarkStart w:id="1812" w:name="_Toc144477916"/>
      <w:bookmarkStart w:id="1813" w:name="_Ref138857926"/>
      <w:bookmarkEnd w:id="1809"/>
      <w:bookmarkEnd w:id="1810"/>
      <w:bookmarkEnd w:id="1811"/>
      <w:bookmarkEnd w:id="1812"/>
      <w:r w:rsidRPr="00AF5717">
        <w:rPr>
          <w:rFonts w:cs="Arial"/>
        </w:rPr>
        <w:t xml:space="preserve">Prior anti-cancer systemic therapies (including number of prior therapies, type, duration, time since last therapy and best response to each therapy and the reason for discontinuation of the last therapy), prior radiotherapies and prior surgical procedures for disease under trial will be summarized by </w:t>
      </w:r>
      <w:ins w:id="1814" w:author="Marmol, Dominika Klaudia" w:date="2026-06-11T10:03:00Z">
        <w:r w:rsidR="00B958DD">
          <w:rPr>
            <w:rFonts w:cs="Arial"/>
          </w:rPr>
          <w:t>dose</w:t>
        </w:r>
        <w:r w:rsidR="00B958DD" w:rsidRPr="00AF5717">
          <w:rPr>
            <w:rFonts w:cs="Arial"/>
          </w:rPr>
          <w:t xml:space="preserve"> </w:t>
        </w:r>
      </w:ins>
      <w:del w:id="1815" w:author="Marmol, Dominika Klaudia" w:date="2026-06-11T10:03:00Z">
        <w:r w:rsidR="004A5AFE" w:rsidRPr="00AF5717">
          <w:rPr>
            <w:rFonts w:cs="Arial"/>
          </w:rPr>
          <w:delText xml:space="preserve">treatment </w:delText>
        </w:r>
      </w:del>
      <w:r w:rsidR="004A5AFE" w:rsidRPr="00AF5717">
        <w:rPr>
          <w:rFonts w:cs="Arial"/>
        </w:rPr>
        <w:t>group</w:t>
      </w:r>
      <w:r w:rsidRPr="00AF5717">
        <w:rPr>
          <w:rFonts w:cs="Arial"/>
        </w:rPr>
        <w:t xml:space="preserve"> and overall using descriptive statistics.</w:t>
      </w:r>
    </w:p>
    <w:p w14:paraId="3AB622C0" w14:textId="7527BD9C" w:rsidR="00B21F8D" w:rsidRPr="00AF5717" w:rsidRDefault="00E27C57" w:rsidP="00B21F8D">
      <w:pPr>
        <w:pStyle w:val="Paragraph"/>
        <w:rPr>
          <w:rFonts w:cs="Arial"/>
        </w:rPr>
      </w:pPr>
      <w:r w:rsidRPr="00AF5717">
        <w:rPr>
          <w:rFonts w:cs="Arial"/>
        </w:rPr>
        <w:lastRenderedPageBreak/>
        <w:t xml:space="preserve">Systemic therapies will also be coded using WHODD Global 2023 Sep. or higher and summarized by ATC therapeutic class (ATC Level 2) and preferred name by </w:t>
      </w:r>
      <w:ins w:id="1816" w:author="Marmol, Dominika Klaudia" w:date="2026-06-11T10:03:00Z">
        <w:r w:rsidR="00B958DD">
          <w:rPr>
            <w:rFonts w:cs="Arial"/>
          </w:rPr>
          <w:t>dose</w:t>
        </w:r>
        <w:r w:rsidR="00B958DD" w:rsidRPr="00AF5717">
          <w:rPr>
            <w:rFonts w:cs="Arial"/>
          </w:rPr>
          <w:t xml:space="preserve"> </w:t>
        </w:r>
      </w:ins>
      <w:del w:id="1817" w:author="Marmol, Dominika Klaudia" w:date="2026-06-11T10:03:00Z">
        <w:r w:rsidR="004A5AFE" w:rsidRPr="00AF5717">
          <w:rPr>
            <w:rFonts w:cs="Arial"/>
          </w:rPr>
          <w:delText xml:space="preserve">treatment </w:delText>
        </w:r>
      </w:del>
      <w:r w:rsidR="004A5AFE" w:rsidRPr="00AF5717">
        <w:rPr>
          <w:rFonts w:cs="Arial"/>
        </w:rPr>
        <w:t>group</w:t>
      </w:r>
      <w:r w:rsidRPr="00AF5717">
        <w:rPr>
          <w:rFonts w:cs="Arial"/>
        </w:rPr>
        <w:t xml:space="preserve"> and overall.</w:t>
      </w:r>
    </w:p>
    <w:p w14:paraId="2B42D5B4" w14:textId="35A3123B" w:rsidR="00EF420A" w:rsidRPr="00AF5717" w:rsidRDefault="00E27C57" w:rsidP="00B21F8D">
      <w:pPr>
        <w:pStyle w:val="Paragraph"/>
        <w:rPr>
          <w:rFonts w:cs="Arial"/>
        </w:rPr>
      </w:pPr>
      <w:r w:rsidRPr="00AF5717">
        <w:rPr>
          <w:rFonts w:cs="Arial"/>
        </w:rPr>
        <w:t>By-participant data listings for the prior and for the subsequent systematic therapies, radiotherapies, and surgical procedures for the underlying disease will be produced for the FAS.</w:t>
      </w:r>
      <w:ins w:id="1818" w:author="Marmol, Dominika Klaudia" w:date="2026-06-08T09:59:00Z">
        <w:r w:rsidR="00216155">
          <w:rPr>
            <w:rFonts w:cs="Arial"/>
          </w:rPr>
          <w:t xml:space="preserve"> </w:t>
        </w:r>
        <w:r w:rsidR="00216155">
          <w:t>This data will also be listed for the Dose Escalation Set.</w:t>
        </w:r>
      </w:ins>
    </w:p>
    <w:p w14:paraId="3E183703" w14:textId="35467D19" w:rsidR="00B21F8D" w:rsidRPr="00AF5717" w:rsidRDefault="00E27C57" w:rsidP="00B21F8D">
      <w:pPr>
        <w:pStyle w:val="Paragraph"/>
        <w:rPr>
          <w:rFonts w:cs="Arial"/>
        </w:rPr>
      </w:pPr>
      <w:r w:rsidRPr="00AF5717">
        <w:rPr>
          <w:rFonts w:cs="Arial"/>
        </w:rPr>
        <w:t>The data will come from the following eCRFs:</w:t>
      </w:r>
      <w:r w:rsidR="007D6A16" w:rsidRPr="00AF5717">
        <w:rPr>
          <w:rFonts w:cs="Arial"/>
        </w:rPr>
        <w:t xml:space="preserve"> </w:t>
      </w:r>
      <w:r w:rsidRPr="00AF5717">
        <w:rPr>
          <w:rFonts w:cs="Arial"/>
        </w:rPr>
        <w:t>‘Prior Systemic Therapies for Primary Disease, ‘Prior Radiotherapy for Primary Disease, ‘Prior Surgical Procedures for Primary Disease’</w:t>
      </w:r>
      <w:r w:rsidR="00B1525B" w:rsidRPr="00AF5717">
        <w:rPr>
          <w:rStyle w:val="cf01"/>
          <w:rFonts w:ascii="Arial" w:hAnsi="Arial" w:cs="Arial"/>
          <w:i w:val="0"/>
          <w:iCs w:val="0"/>
          <w:color w:val="auto"/>
          <w:sz w:val="24"/>
          <w:szCs w:val="24"/>
        </w:rPr>
        <w:t>,</w:t>
      </w:r>
      <w:r w:rsidR="00B1525B" w:rsidRPr="00AF5717">
        <w:rPr>
          <w:rStyle w:val="cf01"/>
          <w:color w:val="auto"/>
        </w:rPr>
        <w:t xml:space="preserve"> </w:t>
      </w:r>
      <w:r w:rsidRPr="00AF5717">
        <w:rPr>
          <w:rFonts w:cs="Arial"/>
        </w:rPr>
        <w:t>‘Subsequent Systemic Therapies for Primary Disease’, ‘Subsequent Radiotherapy for Primary Disease’, and ‘Subsequent Surgical Procedures for Primary Disease’.</w:t>
      </w:r>
    </w:p>
    <w:p w14:paraId="028AA6C1" w14:textId="77777777" w:rsidR="001E15BC" w:rsidRPr="00AF5717" w:rsidRDefault="00E27C57" w:rsidP="00591353">
      <w:pPr>
        <w:pStyle w:val="Heading4"/>
      </w:pPr>
      <w:r w:rsidRPr="00AF5717">
        <w:t>Prior and Concomitant Procedures</w:t>
      </w:r>
    </w:p>
    <w:p w14:paraId="3CA357ED" w14:textId="52100245" w:rsidR="00391352" w:rsidRPr="00AF5717" w:rsidRDefault="00E27C57" w:rsidP="00391352">
      <w:pPr>
        <w:pStyle w:val="Paragraph"/>
        <w:rPr>
          <w:rFonts w:cs="Arial"/>
        </w:rPr>
      </w:pPr>
      <w:bookmarkStart w:id="1819" w:name="_Toc146619341"/>
      <w:bookmarkStart w:id="1820" w:name="_Toc146635213"/>
      <w:bookmarkEnd w:id="1819"/>
      <w:bookmarkEnd w:id="1820"/>
      <w:r w:rsidRPr="00AF5717">
        <w:rPr>
          <w:rFonts w:cs="Arial"/>
        </w:rPr>
        <w:t>On-</w:t>
      </w:r>
      <w:del w:id="1821" w:author="Marmol, Dominika Klaudia" w:date="2026-06-11T08:58:00Z">
        <w:r w:rsidRPr="00AF5717">
          <w:rPr>
            <w:rFonts w:cs="Arial"/>
          </w:rPr>
          <w:delText xml:space="preserve">study </w:delText>
        </w:r>
      </w:del>
      <w:ins w:id="1822" w:author="Marmol, Dominika Klaudia" w:date="2026-06-11T08:58:00Z">
        <w:r w:rsidR="001C09E8">
          <w:rPr>
            <w:rFonts w:cs="Arial"/>
          </w:rPr>
          <w:t>trial</w:t>
        </w:r>
        <w:r w:rsidR="001C09E8" w:rsidRPr="00AF5717">
          <w:rPr>
            <w:rFonts w:cs="Arial"/>
          </w:rPr>
          <w:t xml:space="preserve"> </w:t>
        </w:r>
      </w:ins>
      <w:r w:rsidRPr="00AF5717">
        <w:rPr>
          <w:rFonts w:cs="Arial"/>
        </w:rPr>
        <w:t xml:space="preserve">procedures i.e., procedures which occurred from the date of informed consent form being signed up to 90 days post-treatment discontinuation will be summarized by SOC and PT for each </w:t>
      </w:r>
      <w:ins w:id="1823" w:author="Marmol, Dominika Klaudia" w:date="2026-06-11T10:03:00Z">
        <w:r w:rsidR="00B958DD">
          <w:rPr>
            <w:rFonts w:cs="Arial"/>
          </w:rPr>
          <w:t>dose</w:t>
        </w:r>
        <w:r w:rsidR="00B958DD" w:rsidRPr="00AF5717">
          <w:rPr>
            <w:rFonts w:cs="Arial"/>
          </w:rPr>
          <w:t xml:space="preserve"> </w:t>
        </w:r>
      </w:ins>
      <w:del w:id="1824" w:author="Marmol, Dominika Klaudia" w:date="2026-06-11T10:03:00Z">
        <w:r w:rsidR="00D9230F" w:rsidRPr="00AF5717">
          <w:rPr>
            <w:rFonts w:cs="Arial"/>
          </w:rPr>
          <w:delText xml:space="preserve">treatment </w:delText>
        </w:r>
      </w:del>
      <w:r w:rsidR="00D9230F" w:rsidRPr="00AF5717">
        <w:rPr>
          <w:rFonts w:cs="Arial"/>
        </w:rPr>
        <w:t>group</w:t>
      </w:r>
      <w:r w:rsidRPr="00AF5717">
        <w:rPr>
          <w:rFonts w:cs="Arial"/>
        </w:rPr>
        <w:t xml:space="preserve"> and overall using data recorded on ‘Concomitant Procedures’ eCRF.</w:t>
      </w:r>
    </w:p>
    <w:p w14:paraId="79A0580E" w14:textId="424D3BDA" w:rsidR="00EF420A" w:rsidRPr="00AF5717" w:rsidRDefault="00E27C57" w:rsidP="00391352">
      <w:pPr>
        <w:pStyle w:val="Paragraph"/>
        <w:rPr>
          <w:rFonts w:cs="Arial"/>
        </w:rPr>
      </w:pPr>
      <w:r w:rsidRPr="00AF5717">
        <w:rPr>
          <w:rFonts w:cs="Arial"/>
        </w:rPr>
        <w:t xml:space="preserve">Data </w:t>
      </w:r>
      <w:r w:rsidR="001B4EBA" w:rsidRPr="00AF5717">
        <w:rPr>
          <w:rFonts w:cs="Arial"/>
        </w:rPr>
        <w:t>for</w:t>
      </w:r>
      <w:r w:rsidRPr="00AF5717">
        <w:rPr>
          <w:rFonts w:cs="Arial"/>
        </w:rPr>
        <w:t xml:space="preserve"> procedures which occurred prior to informed consent form signed date will not be collected for this trial.</w:t>
      </w:r>
    </w:p>
    <w:p w14:paraId="6170FFE7" w14:textId="6419AF63" w:rsidR="00391352" w:rsidRPr="00AF5717" w:rsidRDefault="00E27C57" w:rsidP="00391352">
      <w:pPr>
        <w:pStyle w:val="Paragraph"/>
        <w:rPr>
          <w:rFonts w:cs="Arial"/>
        </w:rPr>
      </w:pPr>
      <w:r w:rsidRPr="00AF5717">
        <w:rPr>
          <w:rFonts w:cs="Arial"/>
        </w:rPr>
        <w:t>By-participant data listings will be produced</w:t>
      </w:r>
      <w:r w:rsidR="006700A5" w:rsidRPr="00AF5717">
        <w:rPr>
          <w:rFonts w:cs="Arial"/>
        </w:rPr>
        <w:t xml:space="preserve"> for </w:t>
      </w:r>
      <w:r w:rsidR="008D6C08" w:rsidRPr="00AF5717">
        <w:rPr>
          <w:rFonts w:cs="Arial"/>
        </w:rPr>
        <w:t xml:space="preserve">the </w:t>
      </w:r>
      <w:r w:rsidR="006700A5" w:rsidRPr="00AF5717">
        <w:rPr>
          <w:rFonts w:cs="Arial"/>
        </w:rPr>
        <w:t>FAS</w:t>
      </w:r>
      <w:r w:rsidRPr="00AF5717">
        <w:rPr>
          <w:rFonts w:cs="Arial"/>
        </w:rPr>
        <w:t>.</w:t>
      </w:r>
      <w:ins w:id="1825" w:author="Marmol, Dominika Klaudia" w:date="2026-06-08T10:00:00Z">
        <w:r w:rsidR="00216155">
          <w:rPr>
            <w:rFonts w:cs="Arial"/>
          </w:rPr>
          <w:t xml:space="preserve"> </w:t>
        </w:r>
        <w:r w:rsidR="00216155">
          <w:t>This data will also be listed for the Dose Escalation Set.</w:t>
        </w:r>
      </w:ins>
    </w:p>
    <w:p w14:paraId="7F7D8782" w14:textId="657AD8A6" w:rsidR="00701810" w:rsidRPr="00AF5717" w:rsidRDefault="00E27C57" w:rsidP="00AE0666">
      <w:pPr>
        <w:pStyle w:val="Heading2"/>
      </w:pPr>
      <w:bookmarkStart w:id="1826" w:name="_Ref181620268"/>
      <w:bookmarkStart w:id="1827" w:name="_Toc232068018"/>
      <w:r w:rsidRPr="00AF5717">
        <w:t>Primary Endpoint</w:t>
      </w:r>
      <w:r w:rsidR="004F72C8" w:rsidRPr="00AF5717">
        <w:t>s</w:t>
      </w:r>
      <w:r w:rsidRPr="00AF5717">
        <w:t xml:space="preserve"> </w:t>
      </w:r>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13"/>
      <w:r w:rsidRPr="00AF5717">
        <w:t>Analyses</w:t>
      </w:r>
      <w:bookmarkEnd w:id="1826"/>
      <w:bookmarkEnd w:id="1827"/>
    </w:p>
    <w:p w14:paraId="1784507F" w14:textId="1DF5130A" w:rsidR="004F72C8" w:rsidRPr="00AF5717" w:rsidRDefault="00E27C57" w:rsidP="004F72C8">
      <w:pPr>
        <w:pStyle w:val="Paragraph"/>
        <w:rPr>
          <w:rFonts w:cs="Arial"/>
        </w:rPr>
      </w:pPr>
      <w:bookmarkStart w:id="1828" w:name="_Ref518462376"/>
      <w:bookmarkStart w:id="1829" w:name="_Toc518466166"/>
      <w:bookmarkStart w:id="1830" w:name="_Toc518655980"/>
      <w:bookmarkStart w:id="1831" w:name="_Toc536449693"/>
      <w:bookmarkStart w:id="1832" w:name="_Toc536449808"/>
      <w:bookmarkStart w:id="1833" w:name="_Toc536450130"/>
      <w:bookmarkStart w:id="1834" w:name="_Toc536450253"/>
      <w:bookmarkStart w:id="1835" w:name="_Toc536450502"/>
      <w:bookmarkStart w:id="1836" w:name="_Toc536451410"/>
      <w:bookmarkStart w:id="1837" w:name="_Toc21076399"/>
      <w:ins w:id="1838" w:author="Marmol, Dominika Klaudia" w:date="2026-06-08T07:51:00Z">
        <w:r>
          <w:rPr>
            <w:rFonts w:cs="Arial"/>
          </w:rPr>
          <w:t>Part A</w:t>
        </w:r>
      </w:ins>
      <w:ins w:id="1839" w:author="Marmol, Dominika Klaudia" w:date="2026-06-08T07:55:00Z">
        <w:r w:rsidR="0094124F">
          <w:rPr>
            <w:rFonts w:cs="Arial"/>
          </w:rPr>
          <w:t xml:space="preserve"> only</w:t>
        </w:r>
      </w:ins>
      <w:ins w:id="1840" w:author="Marmol, Dominika Klaudia" w:date="2026-06-08T07:51:00Z">
        <w:r>
          <w:rPr>
            <w:rFonts w:cs="Arial"/>
          </w:rPr>
          <w:t xml:space="preserve">: </w:t>
        </w:r>
      </w:ins>
      <w:r w:rsidR="000E04EE" w:rsidRPr="00AF5717">
        <w:rPr>
          <w:rFonts w:cs="Arial"/>
        </w:rPr>
        <w:t>The primary objective</w:t>
      </w:r>
      <w:r w:rsidR="00501F14" w:rsidRPr="00AF5717">
        <w:rPr>
          <w:rFonts w:cs="Arial"/>
        </w:rPr>
        <w:t>s are:</w:t>
      </w:r>
    </w:p>
    <w:p w14:paraId="46ECF4BC" w14:textId="77777777" w:rsidR="004F72C8" w:rsidRPr="00AF5717" w:rsidRDefault="00E27C57" w:rsidP="00B26A93">
      <w:pPr>
        <w:pStyle w:val="Paragraph"/>
        <w:numPr>
          <w:ilvl w:val="0"/>
          <w:numId w:val="42"/>
        </w:numPr>
        <w:rPr>
          <w:rFonts w:cs="Arial"/>
        </w:rPr>
      </w:pPr>
      <w:r w:rsidRPr="00AF5717">
        <w:rPr>
          <w:rFonts w:cs="Arial"/>
        </w:rPr>
        <w:t>To determine the safety profile, and tolerability of BNT317 in participants with advanced solid tumors.</w:t>
      </w:r>
    </w:p>
    <w:p w14:paraId="372F66B8" w14:textId="37A7DA4A" w:rsidR="004F72C8" w:rsidRDefault="00E27C57" w:rsidP="00B26A93">
      <w:pPr>
        <w:pStyle w:val="Paragraph"/>
        <w:numPr>
          <w:ilvl w:val="0"/>
          <w:numId w:val="42"/>
        </w:numPr>
        <w:rPr>
          <w:ins w:id="1841" w:author="Marmol, Dominika Klaudia" w:date="2026-06-08T07:54:00Z"/>
          <w:rFonts w:cs="Arial"/>
        </w:rPr>
      </w:pPr>
      <w:r w:rsidRPr="00AF5717">
        <w:rPr>
          <w:rFonts w:cs="Arial"/>
        </w:rPr>
        <w:t xml:space="preserve">To determine the MTD </w:t>
      </w:r>
      <w:del w:id="1842" w:author="Marmol, Dominika Klaudia" w:date="2026-06-08T07:57:00Z">
        <w:r w:rsidRPr="00AF5717">
          <w:rPr>
            <w:rFonts w:cs="Arial"/>
          </w:rPr>
          <w:delText xml:space="preserve">or the RP2D </w:delText>
        </w:r>
      </w:del>
      <w:r w:rsidRPr="00AF5717">
        <w:rPr>
          <w:rFonts w:cs="Arial"/>
        </w:rPr>
        <w:t>of BNT317 in participants with advanced solid tumors.</w:t>
      </w:r>
    </w:p>
    <w:p w14:paraId="3F83B94F" w14:textId="570CA95D" w:rsidR="00ED0A6F" w:rsidRDefault="00E27C57" w:rsidP="00ED0A6F">
      <w:pPr>
        <w:pStyle w:val="Paragraph"/>
        <w:rPr>
          <w:ins w:id="1843" w:author="Marmol, Dominika Klaudia" w:date="2026-06-08T07:54:00Z"/>
          <w:rFonts w:cs="Arial"/>
        </w:rPr>
      </w:pPr>
      <w:ins w:id="1844" w:author="Marmol, Dominika Klaudia" w:date="2026-06-08T07:54:00Z">
        <w:r>
          <w:rPr>
            <w:rFonts w:cs="Arial"/>
          </w:rPr>
          <w:t>Part B1, B2, B3</w:t>
        </w:r>
      </w:ins>
      <w:ins w:id="1845" w:author="Marmol, Dominika Klaudia" w:date="2026-06-08T07:55:00Z">
        <w:r w:rsidR="0094124F">
          <w:rPr>
            <w:rFonts w:cs="Arial"/>
          </w:rPr>
          <w:t xml:space="preserve"> only</w:t>
        </w:r>
      </w:ins>
      <w:ins w:id="1846" w:author="Marmol, Dominika Klaudia" w:date="2026-06-08T07:54:00Z">
        <w:r>
          <w:rPr>
            <w:rFonts w:cs="Arial"/>
          </w:rPr>
          <w:t>: The primary objectives are:</w:t>
        </w:r>
      </w:ins>
    </w:p>
    <w:p w14:paraId="6CF24851" w14:textId="77777777" w:rsidR="00ED0A6F" w:rsidRPr="00ED0A6F" w:rsidRDefault="00E27C57" w:rsidP="00ED0A6F">
      <w:pPr>
        <w:pStyle w:val="Table-Text-Left"/>
        <w:numPr>
          <w:ilvl w:val="0"/>
          <w:numId w:val="68"/>
        </w:numPr>
        <w:rPr>
          <w:ins w:id="1847" w:author="Marmol, Dominika Klaudia" w:date="2026-06-08T07:55:00Z"/>
          <w:sz w:val="24"/>
          <w:szCs w:val="24"/>
        </w:rPr>
      </w:pPr>
      <w:ins w:id="1848" w:author="Marmol, Dominika Klaudia" w:date="2026-06-08T07:54:00Z">
        <w:r w:rsidRPr="00ED0A6F">
          <w:rPr>
            <w:sz w:val="24"/>
            <w:szCs w:val="24"/>
          </w:rPr>
          <w:t>To assess the safety and tolerability of BNT317 as monotherapy (Part B1) or when added to SoC treatment (Part B2: ramucirumab plus paclitaxel; Part B3: docetaxel).</w:t>
        </w:r>
      </w:ins>
    </w:p>
    <w:p w14:paraId="538EF49D" w14:textId="62D9EB29" w:rsidR="00ED0A6F" w:rsidRPr="00ED0A6F" w:rsidRDefault="00E27C57" w:rsidP="00ED0A6F">
      <w:pPr>
        <w:pStyle w:val="Table-Text-Left"/>
        <w:numPr>
          <w:ilvl w:val="0"/>
          <w:numId w:val="68"/>
        </w:numPr>
        <w:rPr>
          <w:ins w:id="1849" w:author="Marmol, Dominika Klaudia" w:date="2026-06-08T07:54:00Z"/>
          <w:sz w:val="24"/>
          <w:szCs w:val="24"/>
        </w:rPr>
      </w:pPr>
      <w:ins w:id="1850" w:author="Marmol, Dominika Klaudia" w:date="2026-06-08T07:55:00Z">
        <w:r w:rsidRPr="00ED0A6F">
          <w:rPr>
            <w:sz w:val="24"/>
            <w:szCs w:val="24"/>
          </w:rPr>
          <w:t>To evaluate the antitumor activity of BNT317 as monotherapy (Part B1) or when added to SoC treatment (Part B2: ramucirumab plus paclitaxel; Part B3: docetaxel).</w:t>
        </w:r>
      </w:ins>
    </w:p>
    <w:p w14:paraId="32CF6B92" w14:textId="77777777" w:rsidR="00ED0A6F" w:rsidRPr="00AF5717" w:rsidRDefault="00ED0A6F" w:rsidP="00ED0A6F">
      <w:pPr>
        <w:pStyle w:val="Paragraph"/>
        <w:rPr>
          <w:rFonts w:cs="Arial"/>
        </w:rPr>
      </w:pPr>
    </w:p>
    <w:p w14:paraId="691352FF" w14:textId="6BCDB235" w:rsidR="00F20FDE" w:rsidRPr="00AF5717" w:rsidRDefault="00E27C57" w:rsidP="00AE0666">
      <w:pPr>
        <w:pStyle w:val="Heading3"/>
      </w:pPr>
      <w:bookmarkStart w:id="1851" w:name="_Toc146619343"/>
      <w:bookmarkStart w:id="1852" w:name="_Toc146635215"/>
      <w:bookmarkStart w:id="1853" w:name="_Toc232068019"/>
      <w:bookmarkEnd w:id="1851"/>
      <w:bookmarkEnd w:id="1852"/>
      <w:r w:rsidRPr="00AF5717">
        <w:t>Definition of Endpoint</w:t>
      </w:r>
      <w:r w:rsidR="004F72C8" w:rsidRPr="00AF5717">
        <w:t>s</w:t>
      </w:r>
      <w:bookmarkEnd w:id="1828"/>
      <w:bookmarkEnd w:id="1829"/>
      <w:bookmarkEnd w:id="1830"/>
      <w:bookmarkEnd w:id="1831"/>
      <w:bookmarkEnd w:id="1832"/>
      <w:bookmarkEnd w:id="1833"/>
      <w:bookmarkEnd w:id="1834"/>
      <w:bookmarkEnd w:id="1835"/>
      <w:bookmarkEnd w:id="1836"/>
      <w:bookmarkEnd w:id="1837"/>
      <w:bookmarkEnd w:id="1853"/>
    </w:p>
    <w:p w14:paraId="58209AA7" w14:textId="7303E65C" w:rsidR="004F72C8" w:rsidRPr="00AF5717" w:rsidRDefault="00E27C57" w:rsidP="004F72C8">
      <w:pPr>
        <w:pStyle w:val="Paragraph"/>
        <w:rPr>
          <w:rFonts w:cs="Arial"/>
        </w:rPr>
      </w:pPr>
      <w:ins w:id="1854" w:author="Marmol, Dominika Klaudia" w:date="2026-06-08T07:52:00Z">
        <w:r>
          <w:rPr>
            <w:rFonts w:cs="Arial"/>
          </w:rPr>
          <w:t>Part A only:</w:t>
        </w:r>
      </w:ins>
      <w:ins w:id="1855" w:author="Marmol, Dominika Klaudia" w:date="2026-06-08T07:53:00Z">
        <w:r>
          <w:rPr>
            <w:rFonts w:cs="Arial"/>
          </w:rPr>
          <w:t xml:space="preserve"> </w:t>
        </w:r>
      </w:ins>
      <w:r w:rsidR="000E04EE" w:rsidRPr="00AF5717">
        <w:rPr>
          <w:rFonts w:cs="Arial"/>
        </w:rPr>
        <w:t>The following endpoints will be analyzed:</w:t>
      </w:r>
    </w:p>
    <w:p w14:paraId="0B5D6ED3" w14:textId="723A2BD4" w:rsidR="00501F14" w:rsidRPr="00C747E3" w:rsidRDefault="00E27C57" w:rsidP="00C747E3">
      <w:pPr>
        <w:autoSpaceDE w:val="0"/>
        <w:autoSpaceDN w:val="0"/>
        <w:adjustRightInd w:val="0"/>
        <w:spacing w:after="0"/>
        <w:rPr>
          <w:rFonts w:ascii="Arial" w:hAnsi="Arial" w:cs="Arial"/>
          <w:sz w:val="24"/>
          <w:szCs w:val="24"/>
        </w:rPr>
      </w:pPr>
      <w:r w:rsidRPr="00C747E3">
        <w:rPr>
          <w:rFonts w:ascii="Arial" w:hAnsi="Arial" w:cs="Arial"/>
          <w:sz w:val="24"/>
          <w:szCs w:val="24"/>
        </w:rPr>
        <w:t xml:space="preserve">Per </w:t>
      </w:r>
      <w:del w:id="1856" w:author="Marmol, Dominika Klaudia" w:date="2026-06-08T07:56:00Z">
        <w:r w:rsidR="004A5AFE" w:rsidRPr="00C747E3">
          <w:rPr>
            <w:rFonts w:ascii="Arial" w:hAnsi="Arial" w:cs="Arial"/>
            <w:sz w:val="24"/>
            <w:szCs w:val="24"/>
          </w:rPr>
          <w:delText xml:space="preserve">treatment </w:delText>
        </w:r>
      </w:del>
      <w:ins w:id="1857" w:author="Marmol, Dominika Klaudia" w:date="2026-06-08T07:56:00Z">
        <w:r w:rsidR="00BD4714" w:rsidRPr="00C747E3">
          <w:rPr>
            <w:rFonts w:ascii="Arial" w:hAnsi="Arial" w:cs="Arial"/>
            <w:sz w:val="24"/>
            <w:szCs w:val="24"/>
          </w:rPr>
          <w:t xml:space="preserve">dose </w:t>
        </w:r>
      </w:ins>
      <w:r w:rsidR="004A5AFE" w:rsidRPr="00C747E3">
        <w:rPr>
          <w:rFonts w:ascii="Arial" w:hAnsi="Arial" w:cs="Arial"/>
          <w:sz w:val="24"/>
          <w:szCs w:val="24"/>
        </w:rPr>
        <w:t>group</w:t>
      </w:r>
      <w:r w:rsidRPr="00C747E3">
        <w:rPr>
          <w:rFonts w:ascii="Arial" w:hAnsi="Arial" w:cs="Arial"/>
          <w:sz w:val="24"/>
          <w:szCs w:val="24"/>
        </w:rPr>
        <w:t>:</w:t>
      </w:r>
    </w:p>
    <w:p w14:paraId="42EEB8F5" w14:textId="5C74505E" w:rsidR="00501F14" w:rsidRPr="00AF5717" w:rsidRDefault="00E27C57" w:rsidP="00B26A93">
      <w:pPr>
        <w:pStyle w:val="ListParagraph"/>
        <w:numPr>
          <w:ilvl w:val="1"/>
          <w:numId w:val="34"/>
        </w:numPr>
        <w:autoSpaceDE w:val="0"/>
        <w:autoSpaceDN w:val="0"/>
        <w:adjustRightInd w:val="0"/>
        <w:spacing w:after="0"/>
        <w:rPr>
          <w:rFonts w:cs="Arial"/>
        </w:rPr>
      </w:pPr>
      <w:r w:rsidRPr="00AF5717">
        <w:rPr>
          <w:rFonts w:cs="Arial"/>
        </w:rPr>
        <w:lastRenderedPageBreak/>
        <w:t>O</w:t>
      </w:r>
      <w:r w:rsidR="004F72C8" w:rsidRPr="00AF5717">
        <w:rPr>
          <w:rFonts w:cs="Arial"/>
        </w:rPr>
        <w:t>ccurrence of DLTs during the DLT observation period (until 28 days after initiating BNT317 administration on Day 1 in Cycle 1 [C1D1] or the day before Day 1 in Cycle 3 [C3D1], whichever comes earlier).</w:t>
      </w:r>
    </w:p>
    <w:p w14:paraId="7F232BA2" w14:textId="5FF2793D" w:rsidR="00501F14" w:rsidRPr="00AF5717" w:rsidRDefault="00E27C57" w:rsidP="00B26A93">
      <w:pPr>
        <w:pStyle w:val="ListParagraph"/>
        <w:numPr>
          <w:ilvl w:val="1"/>
          <w:numId w:val="34"/>
        </w:numPr>
        <w:autoSpaceDE w:val="0"/>
        <w:autoSpaceDN w:val="0"/>
        <w:adjustRightInd w:val="0"/>
        <w:spacing w:after="0"/>
        <w:rPr>
          <w:rFonts w:cs="Arial"/>
        </w:rPr>
      </w:pPr>
      <w:r w:rsidRPr="00AF5717">
        <w:rPr>
          <w:rFonts w:cs="Arial"/>
        </w:rPr>
        <w:t>O</w:t>
      </w:r>
      <w:r w:rsidR="004F72C8" w:rsidRPr="00AF5717">
        <w:rPr>
          <w:rFonts w:cs="Arial"/>
        </w:rPr>
        <w:t>ccurrence of TEAEs</w:t>
      </w:r>
      <w:ins w:id="1858" w:author="Marmol, Dominika Klaudia" w:date="2026-06-08T07:58:00Z">
        <w:r w:rsidR="00BD4714">
          <w:rPr>
            <w:rFonts w:cs="Arial"/>
          </w:rPr>
          <w:t>,</w:t>
        </w:r>
      </w:ins>
      <w:r w:rsidR="004F72C8" w:rsidRPr="00AF5717">
        <w:rPr>
          <w:rFonts w:cs="Arial"/>
        </w:rPr>
        <w:t xml:space="preserve"> </w:t>
      </w:r>
      <w:del w:id="1859" w:author="Marmol, Dominika Klaudia" w:date="2026-06-08T07:58:00Z">
        <w:r w:rsidR="004F72C8" w:rsidRPr="00AF5717">
          <w:rPr>
            <w:rFonts w:cs="Arial"/>
          </w:rPr>
          <w:delText xml:space="preserve">and TRAEs assessed according to CTCAE v5.0 including </w:delText>
        </w:r>
      </w:del>
      <w:r w:rsidR="004F72C8" w:rsidRPr="00AF5717">
        <w:rPr>
          <w:rFonts w:cs="Arial"/>
        </w:rPr>
        <w:t xml:space="preserve">Grade </w:t>
      </w:r>
      <w:r w:rsidR="004F72C8" w:rsidRPr="00AF5717">
        <w:rPr>
          <w:rFonts w:eastAsia="ArialMT" w:cs="Arial"/>
        </w:rPr>
        <w:t>≥3</w:t>
      </w:r>
      <w:ins w:id="1860" w:author="Marmol, Dominika Klaudia" w:date="2026-06-08T07:58:00Z">
        <w:r w:rsidR="00BD4714">
          <w:rPr>
            <w:rFonts w:eastAsia="ArialMT" w:cs="Arial"/>
          </w:rPr>
          <w:t xml:space="preserve"> (TEAEs, SAEs, TRAEs, treatment-related Grade </w:t>
        </w:r>
        <w:r w:rsidR="00BD4714" w:rsidRPr="00755614">
          <w:t xml:space="preserve">≥3 </w:t>
        </w:r>
        <w:r w:rsidR="00BD4714">
          <w:t xml:space="preserve">TEAEs, and </w:t>
        </w:r>
      </w:ins>
      <w:ins w:id="1861" w:author="Marmol, Dominika Klaudia" w:date="2026-06-08T07:59:00Z">
        <w:r w:rsidR="00BD4714">
          <w:t>treatment-related SAEs</w:t>
        </w:r>
      </w:ins>
      <w:ins w:id="1862" w:author="Marmol, Dominika Klaudia" w:date="2026-06-08T07:58:00Z">
        <w:r w:rsidR="00BD4714">
          <w:rPr>
            <w:rFonts w:eastAsia="ArialMT" w:cs="Arial"/>
          </w:rPr>
          <w:t xml:space="preserve"> </w:t>
        </w:r>
      </w:ins>
      <w:del w:id="1863" w:author="Marmol, Dominika Klaudia" w:date="2026-06-08T07:59:00Z">
        <w:r w:rsidR="004F72C8" w:rsidRPr="00AF5717">
          <w:rPr>
            <w:rFonts w:eastAsia="ArialMT" w:cs="Arial"/>
          </w:rPr>
          <w:delText xml:space="preserve">, serious, fatal TEAE by relationship </w:delText>
        </w:r>
        <w:r w:rsidR="004F72C8" w:rsidRPr="00AF5717">
          <w:rPr>
            <w:rFonts w:cs="Arial"/>
          </w:rPr>
          <w:delText>(</w:delText>
        </w:r>
      </w:del>
      <w:r w:rsidR="004F72C8" w:rsidRPr="00AF5717">
        <w:rPr>
          <w:rFonts w:cs="Arial"/>
        </w:rPr>
        <w:t xml:space="preserve">from </w:t>
      </w:r>
      <w:del w:id="1864" w:author="Marmol, Dominika Klaudia" w:date="2026-06-08T07:59:00Z">
        <w:r w:rsidR="004F72C8" w:rsidRPr="00AF5717">
          <w:rPr>
            <w:rFonts w:cs="Arial"/>
          </w:rPr>
          <w:delText xml:space="preserve">initiation of </w:delText>
        </w:r>
      </w:del>
      <w:r w:rsidR="004F72C8" w:rsidRPr="00AF5717">
        <w:rPr>
          <w:rFonts w:cs="Arial"/>
        </w:rPr>
        <w:t xml:space="preserve">the first </w:t>
      </w:r>
      <w:ins w:id="1865" w:author="Marmol, Dominika Klaudia" w:date="2026-06-08T07:59:00Z">
        <w:r w:rsidR="00BD4714">
          <w:rPr>
            <w:rFonts w:cs="Arial"/>
          </w:rPr>
          <w:t xml:space="preserve">dose of </w:t>
        </w:r>
      </w:ins>
      <w:r w:rsidR="004F72C8" w:rsidRPr="00AF5717">
        <w:rPr>
          <w:rFonts w:cs="Arial"/>
        </w:rPr>
        <w:t xml:space="preserve">BNT317 </w:t>
      </w:r>
      <w:del w:id="1866" w:author="Marmol, Dominika Klaudia" w:date="2026-06-08T07:59:00Z">
        <w:r w:rsidR="004F72C8" w:rsidRPr="00AF5717">
          <w:rPr>
            <w:rFonts w:cs="Arial"/>
          </w:rPr>
          <w:delText xml:space="preserve">dose </w:delText>
        </w:r>
      </w:del>
      <w:r w:rsidR="004F72C8" w:rsidRPr="00AF5717">
        <w:rPr>
          <w:rFonts w:cs="Arial"/>
        </w:rPr>
        <w:t>until the 90-Day Safety Follow-Up Visit).</w:t>
      </w:r>
    </w:p>
    <w:p w14:paraId="69E786B3" w14:textId="136B8B3B" w:rsidR="00EF420A" w:rsidRPr="00AF5717" w:rsidRDefault="00E27C57" w:rsidP="00EF420A">
      <w:pPr>
        <w:pStyle w:val="ListParagraph"/>
        <w:numPr>
          <w:ilvl w:val="1"/>
          <w:numId w:val="34"/>
        </w:numPr>
        <w:autoSpaceDE w:val="0"/>
        <w:autoSpaceDN w:val="0"/>
        <w:adjustRightInd w:val="0"/>
        <w:spacing w:after="0"/>
        <w:rPr>
          <w:rFonts w:cs="Arial"/>
        </w:rPr>
      </w:pPr>
      <w:r w:rsidRPr="00AF5717">
        <w:rPr>
          <w:rFonts w:cs="Arial"/>
        </w:rPr>
        <w:t>O</w:t>
      </w:r>
      <w:r w:rsidR="004F72C8" w:rsidRPr="00AF5717">
        <w:rPr>
          <w:rFonts w:cs="Arial"/>
        </w:rPr>
        <w:t>ccurrence of dose interruption</w:t>
      </w:r>
      <w:ins w:id="1867" w:author="Marmol, Dominika Klaudia" w:date="2026-06-08T08:00:00Z">
        <w:r w:rsidR="00BD4714">
          <w:rPr>
            <w:rFonts w:cs="Arial"/>
          </w:rPr>
          <w:t>s</w:t>
        </w:r>
      </w:ins>
      <w:r w:rsidR="004F72C8" w:rsidRPr="00AF5717">
        <w:rPr>
          <w:rFonts w:cs="Arial"/>
        </w:rPr>
        <w:t xml:space="preserve"> or discontinuation of </w:t>
      </w:r>
      <w:del w:id="1868" w:author="Marmol, Dominika Klaudia" w:date="2026-06-08T08:00:00Z">
        <w:r w:rsidR="004F72C8" w:rsidRPr="00AF5717">
          <w:rPr>
            <w:rFonts w:cs="Arial"/>
          </w:rPr>
          <w:delText>trial treatment</w:delText>
        </w:r>
      </w:del>
      <w:ins w:id="1869" w:author="Marmol, Dominika Klaudia" w:date="2026-06-08T08:00:00Z">
        <w:r w:rsidR="00BD4714">
          <w:rPr>
            <w:rFonts w:cs="Arial"/>
          </w:rPr>
          <w:t>BNT317</w:t>
        </w:r>
      </w:ins>
      <w:r w:rsidR="004F72C8" w:rsidRPr="00AF5717">
        <w:rPr>
          <w:rFonts w:cs="Arial"/>
        </w:rPr>
        <w:t xml:space="preserve"> due to TEAEs </w:t>
      </w:r>
      <w:del w:id="1870" w:author="Marmol, Dominika Klaudia" w:date="2026-06-08T08:00:00Z">
        <w:r w:rsidR="004F72C8" w:rsidRPr="00AF5717">
          <w:rPr>
            <w:rFonts w:cs="Arial"/>
          </w:rPr>
          <w:delText>(</w:delText>
        </w:r>
      </w:del>
      <w:r w:rsidR="004F72C8" w:rsidRPr="00AF5717">
        <w:rPr>
          <w:rFonts w:cs="Arial"/>
        </w:rPr>
        <w:t>from initiation of the first</w:t>
      </w:r>
      <w:ins w:id="1871" w:author="Marmol, Dominika Klaudia" w:date="2026-06-08T08:00:00Z">
        <w:r w:rsidR="00BD4714">
          <w:rPr>
            <w:rFonts w:cs="Arial"/>
          </w:rPr>
          <w:t xml:space="preserve"> dose of</w:t>
        </w:r>
      </w:ins>
      <w:r w:rsidR="004F72C8" w:rsidRPr="00AF5717">
        <w:rPr>
          <w:rFonts w:cs="Arial"/>
        </w:rPr>
        <w:t xml:space="preserve"> BNT317 </w:t>
      </w:r>
      <w:del w:id="1872" w:author="Marmol, Dominika Klaudia" w:date="2026-06-08T08:00:00Z">
        <w:r w:rsidR="004F72C8" w:rsidRPr="00AF5717">
          <w:rPr>
            <w:rFonts w:cs="Arial"/>
          </w:rPr>
          <w:delText xml:space="preserve">dose </w:delText>
        </w:r>
      </w:del>
      <w:r w:rsidR="004F72C8" w:rsidRPr="00AF5717">
        <w:rPr>
          <w:rFonts w:cs="Arial"/>
        </w:rPr>
        <w:t>until the 90-Day Safety Follow-Up Visit</w:t>
      </w:r>
      <w:del w:id="1873" w:author="Marmol, Dominika Klaudia" w:date="2026-06-08T08:00:00Z">
        <w:r w:rsidR="004F72C8" w:rsidRPr="00AF5717">
          <w:rPr>
            <w:rFonts w:cs="Arial"/>
          </w:rPr>
          <w:delText>)</w:delText>
        </w:r>
      </w:del>
      <w:r w:rsidR="004F72C8" w:rsidRPr="00AF5717">
        <w:rPr>
          <w:rFonts w:cs="Arial"/>
        </w:rPr>
        <w:t>.</w:t>
      </w:r>
    </w:p>
    <w:p w14:paraId="7B528020" w14:textId="30FAB3EA" w:rsidR="004F72C8" w:rsidRPr="00AF5717" w:rsidRDefault="00E27C57" w:rsidP="00EF420A">
      <w:pPr>
        <w:pStyle w:val="ListParagraph"/>
        <w:numPr>
          <w:ilvl w:val="1"/>
          <w:numId w:val="34"/>
        </w:numPr>
        <w:autoSpaceDE w:val="0"/>
        <w:autoSpaceDN w:val="0"/>
        <w:adjustRightInd w:val="0"/>
        <w:spacing w:after="0"/>
        <w:rPr>
          <w:rFonts w:cs="Arial"/>
        </w:rPr>
      </w:pPr>
      <w:del w:id="1874" w:author="Marmol, Dominika Klaudia" w:date="2026-06-08T08:00:00Z">
        <w:r w:rsidRPr="00AF5717">
          <w:rPr>
            <w:rFonts w:cs="Arial"/>
          </w:rPr>
          <w:delText>MTD or RP2D.</w:delText>
        </w:r>
      </w:del>
    </w:p>
    <w:p w14:paraId="7BD28720" w14:textId="04F135A6" w:rsidR="00910290" w:rsidRDefault="00E27C57" w:rsidP="00910290">
      <w:pPr>
        <w:autoSpaceDE w:val="0"/>
        <w:autoSpaceDN w:val="0"/>
        <w:adjustRightInd w:val="0"/>
        <w:spacing w:before="120" w:after="0"/>
        <w:rPr>
          <w:ins w:id="1875" w:author="Marmol, Dominika Klaudia" w:date="2026-06-08T08:14:00Z"/>
          <w:rFonts w:ascii="Arial" w:hAnsi="Arial" w:cs="Arial"/>
          <w:sz w:val="24"/>
        </w:rPr>
      </w:pPr>
      <w:ins w:id="1876" w:author="Marmol, Dominika Klaudia" w:date="2026-06-08T08:14:00Z">
        <w:r>
          <w:rPr>
            <w:rFonts w:ascii="Arial" w:hAnsi="Arial" w:cs="Arial"/>
            <w:sz w:val="24"/>
          </w:rPr>
          <w:t>Part B</w:t>
        </w:r>
      </w:ins>
      <w:ins w:id="1877" w:author="Marmol, Dominika Klaudia" w:date="2026-06-08T08:33:00Z">
        <w:r w:rsidR="00F25CC0">
          <w:rPr>
            <w:rFonts w:ascii="Arial" w:hAnsi="Arial" w:cs="Arial"/>
            <w:sz w:val="24"/>
          </w:rPr>
          <w:t>1, B2, B3</w:t>
        </w:r>
      </w:ins>
      <w:ins w:id="1878" w:author="Marmol, Dominika Klaudia" w:date="2026-06-08T08:14:00Z">
        <w:r>
          <w:rPr>
            <w:rFonts w:ascii="Arial" w:hAnsi="Arial" w:cs="Arial"/>
            <w:sz w:val="24"/>
          </w:rPr>
          <w:t xml:space="preserve"> only:</w:t>
        </w:r>
      </w:ins>
      <w:ins w:id="1879" w:author="Marmol, Dominika Klaudia" w:date="2026-06-08T08:15:00Z">
        <w:r>
          <w:rPr>
            <w:rFonts w:ascii="Arial" w:hAnsi="Arial" w:cs="Arial"/>
            <w:sz w:val="24"/>
          </w:rPr>
          <w:t xml:space="preserve"> </w:t>
        </w:r>
      </w:ins>
      <w:ins w:id="1880" w:author="Marmol, Dominika Klaudia" w:date="2026-06-08T08:14:00Z">
        <w:r>
          <w:rPr>
            <w:rFonts w:ascii="Arial" w:hAnsi="Arial" w:cs="Arial"/>
            <w:sz w:val="24"/>
          </w:rPr>
          <w:t>The following endpoints will be analyzed:</w:t>
        </w:r>
      </w:ins>
    </w:p>
    <w:p w14:paraId="5696CC90" w14:textId="77777777" w:rsidR="00910290" w:rsidRPr="00910290" w:rsidRDefault="00E27C57" w:rsidP="00910290">
      <w:pPr>
        <w:autoSpaceDE w:val="0"/>
        <w:autoSpaceDN w:val="0"/>
        <w:adjustRightInd w:val="0"/>
        <w:spacing w:before="120" w:after="0"/>
        <w:rPr>
          <w:ins w:id="1881" w:author="Marmol, Dominika Klaudia" w:date="2026-06-08T08:14:00Z"/>
          <w:rFonts w:ascii="Arial" w:hAnsi="Arial" w:cs="Arial"/>
          <w:sz w:val="24"/>
          <w:szCs w:val="24"/>
        </w:rPr>
      </w:pPr>
      <w:ins w:id="1882" w:author="Marmol, Dominika Klaudia" w:date="2026-06-08T08:14:00Z">
        <w:r w:rsidRPr="00C747E3">
          <w:rPr>
            <w:rFonts w:ascii="Arial" w:hAnsi="Arial" w:cs="Arial"/>
            <w:sz w:val="24"/>
            <w:szCs w:val="24"/>
          </w:rPr>
          <w:t>Per dose group:</w:t>
        </w:r>
      </w:ins>
    </w:p>
    <w:p w14:paraId="35A9EC97" w14:textId="77777777" w:rsidR="00910290" w:rsidRDefault="00E27C57" w:rsidP="00910290">
      <w:pPr>
        <w:pStyle w:val="Table-List-Bullet"/>
        <w:numPr>
          <w:ilvl w:val="0"/>
          <w:numId w:val="70"/>
        </w:numPr>
        <w:rPr>
          <w:ins w:id="1883" w:author="Marmol, Dominika Klaudia" w:date="2026-06-08T08:15:00Z"/>
          <w:rFonts w:cs="Arial"/>
          <w:sz w:val="24"/>
        </w:rPr>
      </w:pPr>
      <w:ins w:id="1884" w:author="Marmol, Dominika Klaudia" w:date="2026-06-08T08:14:00Z">
        <w:r w:rsidRPr="00C747E3">
          <w:rPr>
            <w:rFonts w:cs="Arial"/>
            <w:sz w:val="24"/>
          </w:rPr>
          <w:t>Occurrence of TEAEs, Grade ≥3 TEAEs, SAEs, TRAEs, treatment-related Grade ≥3 TEAEs, and treatment-related SAEs from first dose of BNT317 until the 90</w:t>
        </w:r>
        <w:r w:rsidRPr="00C747E3">
          <w:rPr>
            <w:rFonts w:cs="Arial"/>
            <w:sz w:val="24"/>
          </w:rPr>
          <w:noBreakHyphen/>
          <w:t>Day Safety Follow-Up Visit.</w:t>
        </w:r>
      </w:ins>
    </w:p>
    <w:p w14:paraId="1760D20D" w14:textId="4F3EC21F" w:rsidR="00910290" w:rsidRDefault="00E27C57" w:rsidP="00C747E3">
      <w:pPr>
        <w:pStyle w:val="Table-List-Bullet"/>
        <w:numPr>
          <w:ilvl w:val="0"/>
          <w:numId w:val="70"/>
        </w:numPr>
        <w:rPr>
          <w:ins w:id="1885" w:author="Marmol, Dominika Klaudia" w:date="2026-06-08T08:16:00Z"/>
          <w:rFonts w:cs="Arial"/>
          <w:sz w:val="24"/>
        </w:rPr>
      </w:pPr>
      <w:ins w:id="1886" w:author="Marmol, Dominika Klaudia" w:date="2026-06-08T08:14:00Z">
        <w:r w:rsidRPr="00C747E3">
          <w:rPr>
            <w:rFonts w:cs="Arial"/>
            <w:sz w:val="24"/>
          </w:rPr>
          <w:t>Occurrence of dose interruptions, reductions, and discontinuation of BNT317 due to TEAEs from initiation of the first dose of BNT317 until the 90-Day Safety Follow-Up Visit.</w:t>
        </w:r>
      </w:ins>
    </w:p>
    <w:p w14:paraId="0D9DA436" w14:textId="7E9F0B76" w:rsidR="00826B88" w:rsidRPr="00826B88" w:rsidRDefault="00E27C57" w:rsidP="00C747E3">
      <w:pPr>
        <w:pStyle w:val="Table-List-Bullet"/>
        <w:numPr>
          <w:ilvl w:val="0"/>
          <w:numId w:val="70"/>
        </w:numPr>
        <w:rPr>
          <w:ins w:id="1887" w:author="Marmol, Dominika Klaudia" w:date="2026-06-08T08:14:00Z"/>
          <w:rFonts w:cs="Arial"/>
          <w:sz w:val="24"/>
        </w:rPr>
      </w:pPr>
      <w:ins w:id="1888" w:author="Marmol, Dominika Klaudia" w:date="2026-06-08T08:16:00Z">
        <w:r w:rsidRPr="00826B88">
          <w:rPr>
            <w:sz w:val="24"/>
          </w:rPr>
          <w:t>ORR is defined as the proportion of participants in whom a confirmed CR or PR (per RECIST v1.1 based on the investigator’s assessment) is observed as best overall response.</w:t>
        </w:r>
      </w:ins>
    </w:p>
    <w:p w14:paraId="24134171" w14:textId="77777777" w:rsidR="00626699" w:rsidRDefault="00626699" w:rsidP="004F72C8">
      <w:pPr>
        <w:pStyle w:val="Paragraph"/>
      </w:pPr>
    </w:p>
    <w:p w14:paraId="38326E39" w14:textId="076A0CF2" w:rsidR="004F72C8" w:rsidRPr="00AF5717" w:rsidRDefault="00E27C57" w:rsidP="004F72C8">
      <w:pPr>
        <w:pStyle w:val="Paragraph"/>
      </w:pPr>
      <w:r w:rsidRPr="00AF5717">
        <w:t xml:space="preserve">AEs </w:t>
      </w:r>
      <w:r w:rsidR="00626699" w:rsidRPr="00AF5717">
        <w:t>are</w:t>
      </w:r>
      <w:r w:rsidRPr="00AF5717">
        <w:t xml:space="preserve"> recorded by the investigator on the </w:t>
      </w:r>
      <w:r w:rsidRPr="00AF5717">
        <w:rPr>
          <w:rFonts w:cs="Arial"/>
        </w:rPr>
        <w:t>‘Adverse Events’</w:t>
      </w:r>
      <w:r w:rsidRPr="00AF5717">
        <w:rPr>
          <w:rFonts w:ascii="TimesNewRomanPS-BoldMT" w:cs="TimesNewRomanPS-BoldMT"/>
          <w:b/>
          <w:bCs/>
          <w:sz w:val="20"/>
          <w:szCs w:val="20"/>
        </w:rPr>
        <w:t xml:space="preserve"> </w:t>
      </w:r>
      <w:r w:rsidRPr="00AF5717">
        <w:t>eCRF.</w:t>
      </w:r>
    </w:p>
    <w:p w14:paraId="1ED91F37" w14:textId="3FE59499" w:rsidR="003F54DE" w:rsidRPr="00AF5717" w:rsidRDefault="00E27C57" w:rsidP="003F54DE">
      <w:pPr>
        <w:pStyle w:val="01NormalSAPText"/>
        <w:rPr>
          <w:rFonts w:ascii="Arial" w:hAnsi="Arial" w:cs="Arial"/>
          <w:b/>
          <w:bCs w:val="0"/>
          <w:sz w:val="24"/>
          <w:szCs w:val="24"/>
        </w:rPr>
      </w:pPr>
      <w:r w:rsidRPr="00AF5717">
        <w:rPr>
          <w:rFonts w:ascii="Arial" w:hAnsi="Arial" w:cs="Arial"/>
          <w:b/>
          <w:bCs w:val="0"/>
          <w:sz w:val="24"/>
          <w:szCs w:val="24"/>
        </w:rPr>
        <w:t>Definition of AE, TEAE, DLT</w:t>
      </w:r>
      <w:r w:rsidR="003910F5" w:rsidRPr="00AF5717">
        <w:rPr>
          <w:rFonts w:ascii="Arial" w:hAnsi="Arial" w:cs="Arial"/>
          <w:b/>
          <w:bCs w:val="0"/>
          <w:sz w:val="24"/>
          <w:szCs w:val="24"/>
        </w:rPr>
        <w:t>s</w:t>
      </w:r>
    </w:p>
    <w:p w14:paraId="730F3FEE" w14:textId="77777777" w:rsidR="0096198D" w:rsidRPr="00AF5717" w:rsidRDefault="00E27C57" w:rsidP="00B26A93">
      <w:pPr>
        <w:pStyle w:val="ListParagraph"/>
        <w:numPr>
          <w:ilvl w:val="0"/>
          <w:numId w:val="44"/>
        </w:numPr>
        <w:autoSpaceDE w:val="0"/>
        <w:autoSpaceDN w:val="0"/>
        <w:adjustRightInd w:val="0"/>
        <w:spacing w:after="0"/>
        <w:rPr>
          <w:rFonts w:cs="Arial"/>
        </w:rPr>
      </w:pPr>
      <w:r w:rsidRPr="00AF5717">
        <w:rPr>
          <w:rFonts w:cs="Arial"/>
        </w:rPr>
        <w:t>An AE is any untoward medical occurrence in a trial participant administered a medicinal (investigational or non-investigational) product. An AE does not necessarily have to have a causal relationship with the medicinal product.</w:t>
      </w:r>
    </w:p>
    <w:p w14:paraId="35E0A019" w14:textId="77777777" w:rsidR="0096198D" w:rsidRPr="00AF5717" w:rsidRDefault="00E27C57" w:rsidP="00B26A93">
      <w:pPr>
        <w:pStyle w:val="ListParagraph"/>
        <w:numPr>
          <w:ilvl w:val="0"/>
          <w:numId w:val="43"/>
        </w:numPr>
        <w:autoSpaceDE w:val="0"/>
        <w:autoSpaceDN w:val="0"/>
        <w:adjustRightInd w:val="0"/>
        <w:spacing w:after="0"/>
        <w:rPr>
          <w:rFonts w:cs="Arial"/>
        </w:rPr>
      </w:pPr>
      <w:r w:rsidRPr="00AF5717">
        <w:rPr>
          <w:rFonts w:cs="Arial"/>
        </w:rPr>
        <w:t>NOTE: An AE can therefore be any unfavorable and unintended sign (including an abnormal laboratory finding), symptom, or disease (new or exacerbated) temporally associated with the use of a (investigational or non-investigational) medicinal product, whether or not considered related to the medicinal product.</w:t>
      </w:r>
    </w:p>
    <w:p w14:paraId="5B1F065A" w14:textId="79150152" w:rsidR="0096198D" w:rsidRPr="00AF5717" w:rsidRDefault="00E27C57" w:rsidP="00B26A93">
      <w:pPr>
        <w:pStyle w:val="ListParagraph"/>
        <w:numPr>
          <w:ilvl w:val="0"/>
          <w:numId w:val="43"/>
        </w:numPr>
        <w:autoSpaceDE w:val="0"/>
        <w:autoSpaceDN w:val="0"/>
        <w:adjustRightInd w:val="0"/>
        <w:spacing w:after="0"/>
        <w:rPr>
          <w:rFonts w:cs="Arial"/>
        </w:rPr>
      </w:pPr>
      <w:r w:rsidRPr="00AF5717">
        <w:rPr>
          <w:rFonts w:cs="Arial"/>
        </w:rPr>
        <w:t>A TEAE is defined as any AE with an onset date on or after the first administration of IMP (if the AE was absent before the first administration of IMP) or worsened after the first administration of IMP (if the AE was present before the first administration of IMP).</w:t>
      </w:r>
    </w:p>
    <w:p w14:paraId="047749FC" w14:textId="6126EE55" w:rsidR="00983128" w:rsidRPr="00AF5717" w:rsidRDefault="00E27C57" w:rsidP="00983128">
      <w:pPr>
        <w:autoSpaceDE w:val="0"/>
        <w:autoSpaceDN w:val="0"/>
        <w:adjustRightInd w:val="0"/>
        <w:spacing w:before="120" w:after="0"/>
        <w:rPr>
          <w:rFonts w:ascii="Arial" w:hAnsi="Arial" w:cs="Arial"/>
          <w:sz w:val="24"/>
        </w:rPr>
      </w:pPr>
      <w:r w:rsidRPr="00AF5717">
        <w:rPr>
          <w:rFonts w:ascii="Arial" w:hAnsi="Arial" w:cs="Arial"/>
          <w:sz w:val="24"/>
        </w:rPr>
        <w:t xml:space="preserve">Note: AEs with an onset more than 90 days after the last administration of IMP or initiation of new </w:t>
      </w:r>
      <w:r w:rsidR="003B283E">
        <w:rPr>
          <w:rFonts w:ascii="Arial" w:hAnsi="Arial" w:cs="Arial"/>
          <w:sz w:val="24"/>
        </w:rPr>
        <w:t xml:space="preserve">systemic </w:t>
      </w:r>
      <w:r w:rsidRPr="00AF5717">
        <w:rPr>
          <w:rFonts w:ascii="Arial" w:hAnsi="Arial" w:cs="Arial"/>
          <w:sz w:val="24"/>
        </w:rPr>
        <w:t>anticancer therapy (whichever occurs first) will only be considered treatment</w:t>
      </w:r>
      <w:r w:rsidR="002B4708" w:rsidRPr="00AF5717">
        <w:rPr>
          <w:rFonts w:ascii="Arial" w:hAnsi="Arial" w:cs="Arial"/>
          <w:sz w:val="24"/>
        </w:rPr>
        <w:t>-</w:t>
      </w:r>
      <w:r w:rsidRPr="00AF5717">
        <w:rPr>
          <w:rFonts w:ascii="Arial" w:hAnsi="Arial" w:cs="Arial"/>
          <w:sz w:val="24"/>
        </w:rPr>
        <w:t>emergent if assessed as related to the IMP by the investigator.</w:t>
      </w:r>
    </w:p>
    <w:p w14:paraId="3C546BB3" w14:textId="43953367" w:rsidR="001E2D8E" w:rsidRDefault="00E27C57" w:rsidP="007D6A16">
      <w:pPr>
        <w:autoSpaceDE w:val="0"/>
        <w:autoSpaceDN w:val="0"/>
        <w:adjustRightInd w:val="0"/>
        <w:spacing w:before="120" w:after="0"/>
        <w:rPr>
          <w:ins w:id="1889" w:author="Marmol, Dominika Klaudia" w:date="2026-06-08T07:52:00Z"/>
          <w:rFonts w:ascii="Arial" w:hAnsi="Arial" w:cs="Arial"/>
          <w:sz w:val="24"/>
        </w:rPr>
      </w:pPr>
      <w:r w:rsidRPr="00AF5717">
        <w:rPr>
          <w:rFonts w:ascii="Arial" w:hAnsi="Arial" w:cs="Arial"/>
          <w:sz w:val="24"/>
        </w:rPr>
        <w:t>For definition of DLTs, refer to CTP Section 6.3.</w:t>
      </w:r>
      <w:del w:id="1890" w:author="Marmol, Dominika Klaudia" w:date="2026-06-11T09:39:00Z">
        <w:r w:rsidRPr="00AF5717">
          <w:rPr>
            <w:rFonts w:ascii="Arial" w:hAnsi="Arial" w:cs="Arial"/>
            <w:sz w:val="24"/>
          </w:rPr>
          <w:delText>3</w:delText>
        </w:r>
      </w:del>
      <w:ins w:id="1891" w:author="Marmol, Dominika Klaudia" w:date="2026-06-11T09:39:00Z">
        <w:r w:rsidR="00FC0D4E">
          <w:rPr>
            <w:rFonts w:ascii="Arial" w:hAnsi="Arial" w:cs="Arial"/>
            <w:sz w:val="24"/>
          </w:rPr>
          <w:t>6</w:t>
        </w:r>
      </w:ins>
      <w:r w:rsidRPr="00AF5717">
        <w:rPr>
          <w:rFonts w:ascii="Arial" w:hAnsi="Arial" w:cs="Arial"/>
          <w:sz w:val="24"/>
        </w:rPr>
        <w:t>.</w:t>
      </w:r>
    </w:p>
    <w:p w14:paraId="071A9C7B" w14:textId="77777777" w:rsidR="002E685A" w:rsidRPr="00AF5717" w:rsidRDefault="002E685A" w:rsidP="007D6A16">
      <w:pPr>
        <w:autoSpaceDE w:val="0"/>
        <w:autoSpaceDN w:val="0"/>
        <w:adjustRightInd w:val="0"/>
        <w:spacing w:before="120" w:after="0"/>
        <w:rPr>
          <w:rFonts w:ascii="Arial" w:hAnsi="Arial" w:cs="Arial"/>
          <w:sz w:val="24"/>
        </w:rPr>
      </w:pPr>
    </w:p>
    <w:p w14:paraId="0CFAB6D4" w14:textId="77777777" w:rsidR="00F20FDE" w:rsidRPr="00AF5717" w:rsidRDefault="00E27C57" w:rsidP="00AE0666">
      <w:pPr>
        <w:pStyle w:val="Heading3"/>
      </w:pPr>
      <w:bookmarkStart w:id="1892" w:name="_Toc146619345"/>
      <w:bookmarkStart w:id="1893" w:name="_Toc146635217"/>
      <w:bookmarkStart w:id="1894" w:name="_Ref518462394"/>
      <w:bookmarkStart w:id="1895" w:name="_Toc518466167"/>
      <w:bookmarkStart w:id="1896" w:name="_Toc518655981"/>
      <w:bookmarkStart w:id="1897" w:name="_Toc536449694"/>
      <w:bookmarkStart w:id="1898" w:name="_Toc536449809"/>
      <w:bookmarkStart w:id="1899" w:name="_Toc536450131"/>
      <w:bookmarkStart w:id="1900" w:name="_Toc536450254"/>
      <w:bookmarkStart w:id="1901" w:name="_Toc536450503"/>
      <w:bookmarkStart w:id="1902" w:name="_Toc536451411"/>
      <w:bookmarkStart w:id="1903" w:name="_Toc21076400"/>
      <w:bookmarkStart w:id="1904" w:name="_Ref139038141"/>
      <w:bookmarkStart w:id="1905" w:name="_Toc232068020"/>
      <w:bookmarkEnd w:id="1892"/>
      <w:bookmarkEnd w:id="1893"/>
      <w:r w:rsidRPr="00AF5717">
        <w:t>Main Analytical Approach</w:t>
      </w:r>
      <w:bookmarkEnd w:id="1894"/>
      <w:bookmarkEnd w:id="1895"/>
      <w:bookmarkEnd w:id="1896"/>
      <w:bookmarkEnd w:id="1897"/>
      <w:bookmarkEnd w:id="1898"/>
      <w:bookmarkEnd w:id="1899"/>
      <w:bookmarkEnd w:id="1900"/>
      <w:bookmarkEnd w:id="1901"/>
      <w:bookmarkEnd w:id="1902"/>
      <w:bookmarkEnd w:id="1903"/>
      <w:bookmarkEnd w:id="1904"/>
      <w:bookmarkEnd w:id="1905"/>
    </w:p>
    <w:p w14:paraId="38A15CE7" w14:textId="160F24A7" w:rsidR="000170BA" w:rsidRPr="00AF5717" w:rsidRDefault="00E27C57" w:rsidP="007D6A16">
      <w:pPr>
        <w:pStyle w:val="Body-Text"/>
        <w:spacing w:before="120"/>
        <w:rPr>
          <w:rFonts w:cs="Arial"/>
        </w:rPr>
      </w:pPr>
      <w:r w:rsidRPr="00AF5717">
        <w:rPr>
          <w:rFonts w:cs="Arial"/>
        </w:rPr>
        <w:t xml:space="preserve">No formal between </w:t>
      </w:r>
      <w:ins w:id="1906" w:author="Marmol, Dominika Klaudia" w:date="2026-06-11T10:03:00Z">
        <w:r w:rsidR="00B958DD">
          <w:rPr>
            <w:rFonts w:cs="Arial"/>
          </w:rPr>
          <w:t>dose</w:t>
        </w:r>
        <w:r w:rsidR="00B958DD" w:rsidRPr="00AF5717">
          <w:rPr>
            <w:rFonts w:cs="Arial"/>
          </w:rPr>
          <w:t xml:space="preserve"> </w:t>
        </w:r>
      </w:ins>
      <w:del w:id="1907" w:author="Marmol, Dominika Klaudia" w:date="2026-06-11T10:03:00Z">
        <w:r w:rsidR="004A5AFE" w:rsidRPr="00AF5717">
          <w:rPr>
            <w:rFonts w:cs="Arial"/>
          </w:rPr>
          <w:delText xml:space="preserve">treatment </w:delText>
        </w:r>
      </w:del>
      <w:r w:rsidR="004A5AFE" w:rsidRPr="00AF5717">
        <w:rPr>
          <w:rFonts w:cs="Arial"/>
        </w:rPr>
        <w:t>group</w:t>
      </w:r>
      <w:r w:rsidRPr="00AF5717">
        <w:rPr>
          <w:rFonts w:cs="Arial"/>
        </w:rPr>
        <w:t xml:space="preserve"> statistical comparisons will be made in this trial.</w:t>
      </w:r>
    </w:p>
    <w:p w14:paraId="4FA1C8F7" w14:textId="77777777" w:rsidR="00A401DD" w:rsidRPr="00AF5717" w:rsidRDefault="00E27C57" w:rsidP="007D6A16">
      <w:pPr>
        <w:autoSpaceDE w:val="0"/>
        <w:autoSpaceDN w:val="0"/>
        <w:adjustRightInd w:val="0"/>
        <w:spacing w:before="120"/>
        <w:rPr>
          <w:rFonts w:ascii="Arial" w:hAnsi="Arial" w:cs="Arial"/>
          <w:i/>
          <w:iCs/>
          <w:sz w:val="24"/>
          <w:u w:val="single"/>
        </w:rPr>
      </w:pPr>
      <w:bookmarkStart w:id="1908" w:name="_Toc146619347"/>
      <w:bookmarkStart w:id="1909" w:name="_Toc146635219"/>
      <w:bookmarkStart w:id="1910" w:name="_Ref518462410"/>
      <w:bookmarkStart w:id="1911" w:name="_Toc518466168"/>
      <w:bookmarkStart w:id="1912" w:name="_Toc518655982"/>
      <w:bookmarkStart w:id="1913" w:name="_Toc536449695"/>
      <w:bookmarkStart w:id="1914" w:name="_Toc536449810"/>
      <w:bookmarkStart w:id="1915" w:name="_Toc536450132"/>
      <w:bookmarkStart w:id="1916" w:name="_Toc536450255"/>
      <w:bookmarkStart w:id="1917" w:name="_Toc536450504"/>
      <w:bookmarkStart w:id="1918" w:name="_Toc536451412"/>
      <w:bookmarkStart w:id="1919" w:name="_Toc21076401"/>
      <w:bookmarkEnd w:id="1908"/>
      <w:bookmarkEnd w:id="1909"/>
      <w:r w:rsidRPr="00AF5717">
        <w:rPr>
          <w:rFonts w:ascii="Arial" w:hAnsi="Arial" w:cs="Arial"/>
          <w:i/>
          <w:iCs/>
          <w:sz w:val="24"/>
          <w:u w:val="single"/>
        </w:rPr>
        <w:t>DLTs</w:t>
      </w:r>
    </w:p>
    <w:p w14:paraId="0CA784F9" w14:textId="1D8F7969" w:rsidR="00A401DD" w:rsidRPr="00AF5717" w:rsidRDefault="00E27C57" w:rsidP="007D6A16">
      <w:pPr>
        <w:autoSpaceDE w:val="0"/>
        <w:autoSpaceDN w:val="0"/>
        <w:adjustRightInd w:val="0"/>
        <w:spacing w:before="120"/>
        <w:rPr>
          <w:rFonts w:ascii="Arial" w:hAnsi="Arial" w:cs="Arial"/>
          <w:sz w:val="24"/>
        </w:rPr>
      </w:pPr>
      <w:r w:rsidRPr="00AF5717">
        <w:rPr>
          <w:rFonts w:ascii="Arial" w:hAnsi="Arial" w:cs="Arial"/>
          <w:sz w:val="24"/>
        </w:rPr>
        <w:t xml:space="preserve">The number and percentage of trial participants with occurrence of DLT during the DLT observation period (until 28 days after initiating BNT317 administration on C1D1 or the day before C3D1, whichever comes earlier) will be provided by </w:t>
      </w:r>
      <w:ins w:id="1920" w:author="Marmol, Dominika Klaudia" w:date="2026-06-11T10:03:00Z">
        <w:r w:rsidR="00B958DD">
          <w:rPr>
            <w:rFonts w:ascii="Arial" w:hAnsi="Arial" w:cs="Arial"/>
            <w:sz w:val="24"/>
          </w:rPr>
          <w:t>dose</w:t>
        </w:r>
        <w:r w:rsidR="00B958DD" w:rsidRPr="00AF5717">
          <w:rPr>
            <w:rFonts w:ascii="Arial" w:hAnsi="Arial" w:cs="Arial"/>
            <w:sz w:val="24"/>
          </w:rPr>
          <w:t xml:space="preserve"> </w:t>
        </w:r>
      </w:ins>
      <w:del w:id="1921" w:author="Marmol, Dominika Klaudia" w:date="2026-06-11T10:03:00Z">
        <w:r w:rsidR="004A5AFE" w:rsidRPr="00AF5717">
          <w:rPr>
            <w:rFonts w:ascii="Arial" w:hAnsi="Arial" w:cs="Arial"/>
            <w:sz w:val="24"/>
          </w:rPr>
          <w:delText xml:space="preserve">treatment </w:delText>
        </w:r>
      </w:del>
      <w:r w:rsidR="004A5AFE" w:rsidRPr="00AF5717">
        <w:rPr>
          <w:rFonts w:ascii="Arial" w:hAnsi="Arial" w:cs="Arial"/>
          <w:sz w:val="24"/>
        </w:rPr>
        <w:t>group</w:t>
      </w:r>
      <w:r w:rsidRPr="00AF5717">
        <w:rPr>
          <w:rFonts w:ascii="Arial" w:hAnsi="Arial" w:cs="Arial"/>
          <w:sz w:val="24"/>
        </w:rPr>
        <w:t xml:space="preserve"> and overall.</w:t>
      </w:r>
    </w:p>
    <w:p w14:paraId="11A504C0" w14:textId="08294F41" w:rsidR="00A401DD" w:rsidRPr="00AF5717" w:rsidRDefault="00E27C57" w:rsidP="007D6A16">
      <w:pPr>
        <w:pStyle w:val="Body-Text"/>
        <w:spacing w:before="120"/>
        <w:rPr>
          <w:rFonts w:cs="Arial"/>
        </w:rPr>
      </w:pPr>
      <w:r w:rsidRPr="00AF5717">
        <w:rPr>
          <w:rFonts w:cs="Arial"/>
        </w:rPr>
        <w:t>DLTs will also be presented in terms of listings presenting the reported term and MedDRA PT and SOC term, its time of onset, duration, and outcome, relationship, NCI CTCAE grade, and seriousness including dose exposure data.</w:t>
      </w:r>
    </w:p>
    <w:p w14:paraId="4FA387E9" w14:textId="47B9D0B1" w:rsidR="00A401DD" w:rsidRPr="00AF5717" w:rsidRDefault="00E27C57" w:rsidP="007D6A16">
      <w:pPr>
        <w:autoSpaceDE w:val="0"/>
        <w:autoSpaceDN w:val="0"/>
        <w:adjustRightInd w:val="0"/>
        <w:spacing w:before="120"/>
        <w:rPr>
          <w:rFonts w:ascii="Arial" w:hAnsi="Arial" w:cs="Arial"/>
          <w:i/>
          <w:iCs/>
          <w:sz w:val="24"/>
          <w:u w:val="single"/>
        </w:rPr>
      </w:pPr>
      <w:r w:rsidRPr="00AF5717">
        <w:rPr>
          <w:rFonts w:ascii="Arial" w:hAnsi="Arial" w:cs="Arial"/>
          <w:i/>
          <w:iCs/>
          <w:sz w:val="24"/>
          <w:u w:val="single"/>
        </w:rPr>
        <w:t>AEs</w:t>
      </w:r>
    </w:p>
    <w:p w14:paraId="27DCD716" w14:textId="43B39C1F" w:rsidR="00A31844" w:rsidRPr="00AF5717" w:rsidRDefault="00E27C57" w:rsidP="007D6A16">
      <w:pPr>
        <w:pStyle w:val="Paragraph"/>
        <w:spacing w:before="120"/>
        <w:rPr>
          <w:rFonts w:cs="Arial"/>
        </w:rPr>
      </w:pPr>
      <w:r w:rsidRPr="00AF5717">
        <w:rPr>
          <w:rFonts w:cs="Arial"/>
        </w:rPr>
        <w:t xml:space="preserve">The overall safety evaluation will include a summary by </w:t>
      </w:r>
      <w:ins w:id="1922" w:author="Marmol, Dominika Klaudia" w:date="2026-06-11T10:03:00Z">
        <w:r w:rsidR="00B958DD">
          <w:rPr>
            <w:rFonts w:cs="Arial"/>
          </w:rPr>
          <w:t>dose</w:t>
        </w:r>
        <w:r w:rsidR="00B958DD" w:rsidRPr="00AF5717">
          <w:rPr>
            <w:rFonts w:cs="Arial"/>
          </w:rPr>
          <w:t xml:space="preserve"> </w:t>
        </w:r>
      </w:ins>
      <w:del w:id="1923" w:author="Marmol, Dominika Klaudia" w:date="2026-06-11T10:03:00Z">
        <w:r w:rsidR="004A5AFE" w:rsidRPr="00AF5717">
          <w:rPr>
            <w:rFonts w:cs="Arial"/>
          </w:rPr>
          <w:delText xml:space="preserve">treatment </w:delText>
        </w:r>
      </w:del>
      <w:r w:rsidR="004A5AFE" w:rsidRPr="00AF5717">
        <w:rPr>
          <w:rFonts w:cs="Arial"/>
        </w:rPr>
        <w:t>group</w:t>
      </w:r>
      <w:r w:rsidRPr="00AF5717">
        <w:rPr>
          <w:rFonts w:cs="Arial"/>
        </w:rPr>
        <w:t xml:space="preserve"> of the number and percentage of participants with at least one:</w:t>
      </w:r>
    </w:p>
    <w:p w14:paraId="5E34349E" w14:textId="77777777" w:rsidR="00A31844" w:rsidRPr="00AF5717" w:rsidRDefault="00E27C57" w:rsidP="007D6A16">
      <w:pPr>
        <w:pStyle w:val="List-Bullet"/>
        <w:spacing w:before="120"/>
        <w:ind w:left="754" w:hanging="357"/>
        <w:rPr>
          <w:rFonts w:cs="Arial"/>
        </w:rPr>
      </w:pPr>
      <w:r w:rsidRPr="00AF5717">
        <w:rPr>
          <w:rFonts w:cs="Arial"/>
        </w:rPr>
        <w:t>TEAE.</w:t>
      </w:r>
    </w:p>
    <w:p w14:paraId="13D37222" w14:textId="04B98986" w:rsidR="00A31844" w:rsidRPr="00AF5717" w:rsidRDefault="00E27C57" w:rsidP="007D6A16">
      <w:pPr>
        <w:pStyle w:val="List-Bullet"/>
        <w:spacing w:before="120"/>
        <w:ind w:left="754" w:hanging="357"/>
        <w:rPr>
          <w:rFonts w:cs="Arial"/>
        </w:rPr>
      </w:pPr>
      <w:r w:rsidRPr="00AF5717">
        <w:rPr>
          <w:rFonts w:cs="Arial"/>
        </w:rPr>
        <w:t>Related TEAE</w:t>
      </w:r>
      <w:r w:rsidR="008D4FBB">
        <w:rPr>
          <w:rFonts w:cs="Arial"/>
        </w:rPr>
        <w:t>.</w:t>
      </w:r>
      <w:r w:rsidR="00112EC9" w:rsidRPr="00AF5717">
        <w:rPr>
          <w:rFonts w:cs="Arial"/>
        </w:rPr>
        <w:t xml:space="preserve"> </w:t>
      </w:r>
    </w:p>
    <w:p w14:paraId="31CE48EF" w14:textId="77777777" w:rsidR="00A31844" w:rsidRPr="00AF5717" w:rsidRDefault="00E27C57" w:rsidP="007D6A16">
      <w:pPr>
        <w:pStyle w:val="List-Bullet"/>
        <w:spacing w:before="120"/>
        <w:ind w:left="754" w:hanging="357"/>
        <w:rPr>
          <w:rFonts w:cs="Arial"/>
        </w:rPr>
      </w:pPr>
      <w:r w:rsidRPr="00AF5717">
        <w:rPr>
          <w:rFonts w:cs="Arial"/>
        </w:rPr>
        <w:t>Grade ≥3 TEAE.</w:t>
      </w:r>
    </w:p>
    <w:p w14:paraId="51D0D6B5" w14:textId="77777777" w:rsidR="00A31844" w:rsidRPr="00AF5717" w:rsidRDefault="00E27C57" w:rsidP="007D6A16">
      <w:pPr>
        <w:pStyle w:val="List-Bullet"/>
        <w:spacing w:before="120"/>
        <w:ind w:left="754" w:hanging="357"/>
        <w:rPr>
          <w:rFonts w:cs="Arial"/>
        </w:rPr>
      </w:pPr>
      <w:r w:rsidRPr="00AF5717">
        <w:rPr>
          <w:rFonts w:cs="Arial"/>
        </w:rPr>
        <w:t>Related Grade ≥3 TEAE.</w:t>
      </w:r>
    </w:p>
    <w:p w14:paraId="53C9CE72" w14:textId="77777777" w:rsidR="00A31844" w:rsidRPr="00AF5717" w:rsidRDefault="00E27C57" w:rsidP="007D6A16">
      <w:pPr>
        <w:pStyle w:val="List-Bullet"/>
        <w:spacing w:before="120"/>
        <w:ind w:left="754" w:hanging="357"/>
        <w:rPr>
          <w:rFonts w:cs="Arial"/>
        </w:rPr>
      </w:pPr>
      <w:r w:rsidRPr="00AF5717">
        <w:rPr>
          <w:rFonts w:cs="Arial"/>
        </w:rPr>
        <w:t>Any SAE.</w:t>
      </w:r>
    </w:p>
    <w:p w14:paraId="0001CC73" w14:textId="77777777" w:rsidR="00A31844" w:rsidRPr="00AF5717" w:rsidRDefault="00E27C57" w:rsidP="007D6A16">
      <w:pPr>
        <w:pStyle w:val="List-Bullet"/>
        <w:spacing w:before="120"/>
        <w:ind w:left="754" w:hanging="357"/>
        <w:rPr>
          <w:rFonts w:cs="Arial"/>
        </w:rPr>
      </w:pPr>
      <w:r w:rsidRPr="00AF5717">
        <w:rPr>
          <w:rFonts w:cs="Arial"/>
        </w:rPr>
        <w:t>Related SAE.</w:t>
      </w:r>
    </w:p>
    <w:p w14:paraId="600D13DE" w14:textId="77777777" w:rsidR="00A31844" w:rsidRPr="00AF5717" w:rsidRDefault="00E27C57" w:rsidP="007D6A16">
      <w:pPr>
        <w:pStyle w:val="List-Bullet"/>
        <w:spacing w:before="120"/>
        <w:ind w:left="754" w:hanging="357"/>
        <w:rPr>
          <w:rFonts w:cs="Arial"/>
        </w:rPr>
      </w:pPr>
      <w:r w:rsidRPr="00AF5717">
        <w:rPr>
          <w:rFonts w:cs="Arial"/>
        </w:rPr>
        <w:t>SAEs leading to death.</w:t>
      </w:r>
    </w:p>
    <w:p w14:paraId="7BDAAA3F" w14:textId="41B69008" w:rsidR="003258D3" w:rsidRPr="00AF5717" w:rsidRDefault="00E27C57" w:rsidP="007D6A16">
      <w:pPr>
        <w:pStyle w:val="List-Bullet"/>
        <w:spacing w:before="120"/>
        <w:ind w:left="754" w:hanging="357"/>
        <w:rPr>
          <w:rFonts w:cs="Arial"/>
        </w:rPr>
      </w:pPr>
      <w:r w:rsidRPr="00AF5717">
        <w:rPr>
          <w:rFonts w:cs="Arial"/>
        </w:rPr>
        <w:t>Related SAEs leading to death.</w:t>
      </w:r>
    </w:p>
    <w:p w14:paraId="1581FF33" w14:textId="5727D3F3" w:rsidR="00A31844" w:rsidRDefault="00E27C57" w:rsidP="007D6A16">
      <w:pPr>
        <w:pStyle w:val="List-Bullet"/>
        <w:spacing w:before="120"/>
        <w:ind w:left="754" w:hanging="357"/>
        <w:rPr>
          <w:rFonts w:cs="Arial"/>
        </w:rPr>
      </w:pPr>
      <w:r w:rsidRPr="00AF5717">
        <w:rPr>
          <w:rFonts w:cs="Arial"/>
        </w:rPr>
        <w:t xml:space="preserve">TEAE leading to </w:t>
      </w:r>
      <w:r w:rsidR="009957C8">
        <w:rPr>
          <w:rFonts w:cs="Arial"/>
        </w:rPr>
        <w:t>infusion</w:t>
      </w:r>
      <w:r w:rsidR="009957C8" w:rsidRPr="00AF5717">
        <w:rPr>
          <w:rFonts w:cs="Arial"/>
        </w:rPr>
        <w:t xml:space="preserve"> </w:t>
      </w:r>
      <w:r w:rsidRPr="00AF5717">
        <w:rPr>
          <w:rFonts w:cs="Arial"/>
        </w:rPr>
        <w:t>interruption</w:t>
      </w:r>
      <w:r w:rsidR="009957C8">
        <w:rPr>
          <w:rFonts w:cs="Arial"/>
        </w:rPr>
        <w:t xml:space="preserve"> (including pause during infusion)</w:t>
      </w:r>
      <w:r w:rsidRPr="00AF5717">
        <w:rPr>
          <w:rFonts w:cs="Arial"/>
        </w:rPr>
        <w:t>.</w:t>
      </w:r>
    </w:p>
    <w:p w14:paraId="48171B67" w14:textId="7233A3DF" w:rsidR="009957C8" w:rsidRDefault="00E27C57" w:rsidP="007D6A16">
      <w:pPr>
        <w:pStyle w:val="List-Bullet"/>
        <w:spacing w:before="120"/>
        <w:ind w:left="754" w:hanging="357"/>
        <w:rPr>
          <w:ins w:id="1924" w:author="Marmol, Dominika Klaudia" w:date="2026-06-08T08:25:00Z"/>
          <w:rFonts w:cs="Arial"/>
        </w:rPr>
      </w:pPr>
      <w:r>
        <w:rPr>
          <w:rFonts w:cs="Arial"/>
        </w:rPr>
        <w:t>TEAE leading to dose delay (delay in treatment outside of window for the next cycle).</w:t>
      </w:r>
    </w:p>
    <w:p w14:paraId="1E4229E6" w14:textId="30D539BF" w:rsidR="00410F65" w:rsidRPr="00AF5717" w:rsidRDefault="00E27C57" w:rsidP="007D6A16">
      <w:pPr>
        <w:pStyle w:val="List-Bullet"/>
        <w:spacing w:before="120"/>
        <w:ind w:left="754" w:hanging="357"/>
        <w:rPr>
          <w:rFonts w:cs="Arial"/>
        </w:rPr>
      </w:pPr>
      <w:ins w:id="1925" w:author="Marmol, Dominika Klaudia" w:date="2026-06-08T08:25:00Z">
        <w:r>
          <w:rPr>
            <w:rFonts w:cs="Arial"/>
          </w:rPr>
          <w:t>TEAEs leading to dose reductions.</w:t>
        </w:r>
      </w:ins>
    </w:p>
    <w:p w14:paraId="0829983C" w14:textId="7E3674E1" w:rsidR="00A401DD" w:rsidRPr="00AF5717" w:rsidRDefault="00E27C57" w:rsidP="007D6A16">
      <w:pPr>
        <w:pStyle w:val="List-Bullet"/>
        <w:spacing w:before="120"/>
        <w:ind w:left="754" w:hanging="357"/>
        <w:rPr>
          <w:rFonts w:cs="Arial"/>
        </w:rPr>
      </w:pPr>
      <w:r w:rsidRPr="00AF5717">
        <w:rPr>
          <w:rFonts w:cs="Arial"/>
        </w:rPr>
        <w:t>TEAE leading to permanent discontinuation of treatment.</w:t>
      </w:r>
    </w:p>
    <w:p w14:paraId="471DC4D3" w14:textId="59E68A31" w:rsidR="001B7019" w:rsidRPr="00AF5717" w:rsidRDefault="00E27C57" w:rsidP="007D6A16">
      <w:pPr>
        <w:pStyle w:val="List-Bullet"/>
        <w:spacing w:before="120"/>
        <w:ind w:left="754" w:hanging="357"/>
        <w:rPr>
          <w:rFonts w:cs="Arial"/>
        </w:rPr>
      </w:pPr>
      <w:r w:rsidRPr="00AF5717">
        <w:rPr>
          <w:rFonts w:cs="Arial"/>
        </w:rPr>
        <w:t>AESIs.</w:t>
      </w:r>
    </w:p>
    <w:p w14:paraId="3299B5C0" w14:textId="5A838829" w:rsidR="001B7019" w:rsidRPr="00AF5717" w:rsidRDefault="00E27C57" w:rsidP="007D6A16">
      <w:pPr>
        <w:pStyle w:val="List-Bullet"/>
        <w:spacing w:before="120"/>
        <w:ind w:left="754" w:hanging="357"/>
        <w:rPr>
          <w:rFonts w:cs="Arial"/>
        </w:rPr>
      </w:pPr>
      <w:r w:rsidRPr="00AF5717">
        <w:rPr>
          <w:rFonts w:cs="Arial"/>
        </w:rPr>
        <w:t>Infusion related AEs (irAEs).</w:t>
      </w:r>
    </w:p>
    <w:p w14:paraId="667CB6F6" w14:textId="7EF2BD44" w:rsidR="001B7019" w:rsidRPr="00AF5717" w:rsidRDefault="00E27C57" w:rsidP="007D6A16">
      <w:pPr>
        <w:pStyle w:val="List-Bullet"/>
        <w:spacing w:before="120"/>
        <w:ind w:left="754" w:hanging="357"/>
        <w:rPr>
          <w:rFonts w:cs="Arial"/>
        </w:rPr>
      </w:pPr>
      <w:r w:rsidRPr="00AF5717">
        <w:rPr>
          <w:rFonts w:cs="Arial"/>
        </w:rPr>
        <w:t>Cytokine release syndrome</w:t>
      </w:r>
      <w:r w:rsidR="00DE0E83" w:rsidRPr="00AF5717">
        <w:rPr>
          <w:rFonts w:cs="Arial"/>
        </w:rPr>
        <w:t xml:space="preserve"> (CRS)</w:t>
      </w:r>
      <w:r w:rsidRPr="00AF5717">
        <w:rPr>
          <w:rFonts w:cs="Arial"/>
        </w:rPr>
        <w:t xml:space="preserve"> AEs</w:t>
      </w:r>
      <w:r w:rsidR="00DE0E83" w:rsidRPr="00AF5717">
        <w:rPr>
          <w:rFonts w:cs="Arial"/>
        </w:rPr>
        <w:t>.</w:t>
      </w:r>
    </w:p>
    <w:p w14:paraId="7C45D2B8" w14:textId="1560D8F6" w:rsidR="00102D33" w:rsidRPr="00AF5717" w:rsidRDefault="00E27C57" w:rsidP="00102D33">
      <w:pPr>
        <w:pStyle w:val="Body-Text"/>
        <w:rPr>
          <w:rFonts w:cs="Arial"/>
        </w:rPr>
      </w:pPr>
      <w:r w:rsidRPr="00AF5717">
        <w:rPr>
          <w:rFonts w:cs="Arial"/>
        </w:rPr>
        <w:t>The number</w:t>
      </w:r>
      <w:r w:rsidR="00AE21BF" w:rsidRPr="00AF5717">
        <w:rPr>
          <w:rFonts w:cs="Arial"/>
        </w:rPr>
        <w:t>, events,</w:t>
      </w:r>
      <w:r w:rsidRPr="00AF5717">
        <w:rPr>
          <w:rFonts w:cs="Arial"/>
        </w:rPr>
        <w:t xml:space="preserve"> and percentage of </w:t>
      </w:r>
      <w:r w:rsidRPr="00AF5717">
        <w:rPr>
          <w:rFonts w:eastAsia="+mn-ea" w:cs="Arial"/>
          <w:lang w:eastAsia="en-GB"/>
        </w:rPr>
        <w:t>trial participants</w:t>
      </w:r>
      <w:r w:rsidRPr="00AF5717">
        <w:rPr>
          <w:rFonts w:cs="Arial"/>
        </w:rPr>
        <w:t xml:space="preserve"> reporting at least one AE will be summarized by PT nested within the SOC for each of the following AE types:</w:t>
      </w:r>
    </w:p>
    <w:p w14:paraId="02A227E9" w14:textId="77777777" w:rsidR="00102D33" w:rsidRPr="00AF5717" w:rsidRDefault="00E27C57" w:rsidP="00102D33">
      <w:pPr>
        <w:pStyle w:val="List-Bullet"/>
        <w:rPr>
          <w:rFonts w:cs="Arial"/>
        </w:rPr>
      </w:pPr>
      <w:r w:rsidRPr="00AF5717">
        <w:rPr>
          <w:rFonts w:cs="Arial"/>
        </w:rPr>
        <w:t>TEAE.</w:t>
      </w:r>
    </w:p>
    <w:p w14:paraId="21E1D137" w14:textId="77777777" w:rsidR="00102D33" w:rsidRPr="00AF5717" w:rsidRDefault="00E27C57" w:rsidP="00102D33">
      <w:pPr>
        <w:pStyle w:val="List-Bullet"/>
        <w:rPr>
          <w:rFonts w:cs="Arial"/>
        </w:rPr>
      </w:pPr>
      <w:r w:rsidRPr="00AF5717">
        <w:rPr>
          <w:rFonts w:cs="Arial"/>
        </w:rPr>
        <w:lastRenderedPageBreak/>
        <w:t>Related TEAE.</w:t>
      </w:r>
    </w:p>
    <w:p w14:paraId="6F23EDF7" w14:textId="77777777" w:rsidR="00102D33" w:rsidRPr="00AF5717" w:rsidRDefault="00E27C57" w:rsidP="00102D33">
      <w:pPr>
        <w:pStyle w:val="List-Bullet"/>
        <w:rPr>
          <w:rFonts w:cs="Arial"/>
        </w:rPr>
      </w:pPr>
      <w:r w:rsidRPr="00AF5717">
        <w:rPr>
          <w:rFonts w:cs="Arial"/>
        </w:rPr>
        <w:t>Grade ≥3 TEAE.</w:t>
      </w:r>
    </w:p>
    <w:p w14:paraId="506D1C68" w14:textId="77777777" w:rsidR="00102D33" w:rsidRPr="00AF5717" w:rsidRDefault="00E27C57" w:rsidP="00102D33">
      <w:pPr>
        <w:pStyle w:val="List-Bullet"/>
        <w:rPr>
          <w:rFonts w:cs="Arial"/>
        </w:rPr>
      </w:pPr>
      <w:r w:rsidRPr="00AF5717">
        <w:rPr>
          <w:rFonts w:cs="Arial"/>
        </w:rPr>
        <w:t>Related Grade ≥3 TEAE.</w:t>
      </w:r>
    </w:p>
    <w:p w14:paraId="04E7AF68" w14:textId="77777777" w:rsidR="00102D33" w:rsidRPr="00AF5717" w:rsidRDefault="00E27C57" w:rsidP="00102D33">
      <w:pPr>
        <w:pStyle w:val="List-Bullet"/>
        <w:rPr>
          <w:rFonts w:cs="Arial"/>
        </w:rPr>
      </w:pPr>
      <w:r w:rsidRPr="00AF5717">
        <w:rPr>
          <w:rFonts w:cs="Arial"/>
        </w:rPr>
        <w:t>Any SAE.</w:t>
      </w:r>
    </w:p>
    <w:p w14:paraId="4740D24B" w14:textId="77777777" w:rsidR="00102D33" w:rsidRPr="00AF5717" w:rsidRDefault="00E27C57" w:rsidP="00102D33">
      <w:pPr>
        <w:pStyle w:val="List-Bullet"/>
        <w:rPr>
          <w:rFonts w:cs="Arial"/>
        </w:rPr>
      </w:pPr>
      <w:r w:rsidRPr="00AF5717">
        <w:rPr>
          <w:rFonts w:cs="Arial"/>
        </w:rPr>
        <w:t>Related SAE.</w:t>
      </w:r>
    </w:p>
    <w:p w14:paraId="1CD052DA" w14:textId="77777777" w:rsidR="00102D33" w:rsidRPr="00AF5717" w:rsidRDefault="00E27C57" w:rsidP="00102D33">
      <w:pPr>
        <w:pStyle w:val="List-Bullet"/>
        <w:rPr>
          <w:rFonts w:cs="Arial"/>
        </w:rPr>
      </w:pPr>
      <w:r w:rsidRPr="00AF5717">
        <w:rPr>
          <w:rFonts w:cs="Arial"/>
        </w:rPr>
        <w:t>SAEs leading to death.</w:t>
      </w:r>
    </w:p>
    <w:p w14:paraId="7F07333B" w14:textId="77777777" w:rsidR="00102D33" w:rsidRPr="00AF5717" w:rsidRDefault="00E27C57" w:rsidP="00102D33">
      <w:pPr>
        <w:pStyle w:val="List-Bullet"/>
        <w:rPr>
          <w:rFonts w:cs="Arial"/>
        </w:rPr>
      </w:pPr>
      <w:r w:rsidRPr="00AF5717">
        <w:rPr>
          <w:rFonts w:cs="Arial"/>
        </w:rPr>
        <w:t>Related SAEs leading to death.</w:t>
      </w:r>
    </w:p>
    <w:p w14:paraId="52456DEC" w14:textId="1A9343B6" w:rsidR="00102D33" w:rsidRDefault="00E27C57" w:rsidP="00102D33">
      <w:pPr>
        <w:pStyle w:val="List-Bullet"/>
        <w:rPr>
          <w:ins w:id="1926" w:author="Marmol, Dominika Klaudia" w:date="2026-06-08T08:24:00Z"/>
          <w:rFonts w:cs="Arial"/>
        </w:rPr>
      </w:pPr>
      <w:r w:rsidRPr="00AF5717">
        <w:rPr>
          <w:rFonts w:cs="Arial"/>
        </w:rPr>
        <w:t>TEAE leading to dose interruption.</w:t>
      </w:r>
    </w:p>
    <w:p w14:paraId="6A47B2BD" w14:textId="46D02154" w:rsidR="00410F65" w:rsidRPr="00AF5717" w:rsidRDefault="00E27C57" w:rsidP="00102D33">
      <w:pPr>
        <w:pStyle w:val="List-Bullet"/>
        <w:rPr>
          <w:rFonts w:cs="Arial"/>
        </w:rPr>
      </w:pPr>
      <w:ins w:id="1927" w:author="Marmol, Dominika Klaudia" w:date="2026-06-08T08:24:00Z">
        <w:r>
          <w:rPr>
            <w:rFonts w:cs="Arial"/>
          </w:rPr>
          <w:t>TEAEs leading to dose reductions.</w:t>
        </w:r>
      </w:ins>
    </w:p>
    <w:p w14:paraId="32FC0670" w14:textId="6384AF61" w:rsidR="00A65999" w:rsidRPr="00AF5717" w:rsidRDefault="00E27C57" w:rsidP="008D09DB">
      <w:pPr>
        <w:pStyle w:val="List-Bullet"/>
        <w:rPr>
          <w:rFonts w:cs="Arial"/>
        </w:rPr>
      </w:pPr>
      <w:r w:rsidRPr="00AF5717">
        <w:rPr>
          <w:rFonts w:cs="Arial"/>
        </w:rPr>
        <w:t>TEAE leading to permanent discontinuation of treatment.</w:t>
      </w:r>
    </w:p>
    <w:p w14:paraId="51F3D4E5" w14:textId="77777777" w:rsidR="008C7DEB" w:rsidRPr="00AF5717" w:rsidRDefault="00E27C57" w:rsidP="008C7DEB">
      <w:pPr>
        <w:pStyle w:val="List-Bullet"/>
        <w:rPr>
          <w:rFonts w:cs="Arial"/>
        </w:rPr>
      </w:pPr>
      <w:r w:rsidRPr="00AF5717">
        <w:rPr>
          <w:rFonts w:cs="Arial"/>
        </w:rPr>
        <w:t>Infusion related AEs (irAEs).</w:t>
      </w:r>
    </w:p>
    <w:p w14:paraId="123B479C" w14:textId="77777777" w:rsidR="008C7DEB" w:rsidRPr="00AF5717" w:rsidRDefault="00E27C57" w:rsidP="008C7DEB">
      <w:pPr>
        <w:pStyle w:val="List-Bullet"/>
        <w:rPr>
          <w:rFonts w:cs="Arial"/>
        </w:rPr>
      </w:pPr>
      <w:r w:rsidRPr="00AF5717">
        <w:rPr>
          <w:rFonts w:cs="Arial"/>
        </w:rPr>
        <w:t>Cytokine release syndrome (CRS) AEs.</w:t>
      </w:r>
    </w:p>
    <w:p w14:paraId="29AFA258" w14:textId="4983C6DF" w:rsidR="008C7DEB" w:rsidRPr="00AF5717" w:rsidRDefault="00E27C57" w:rsidP="008C7DEB">
      <w:pPr>
        <w:pStyle w:val="List-Bullet"/>
        <w:numPr>
          <w:ilvl w:val="0"/>
          <w:numId w:val="0"/>
        </w:numPr>
        <w:rPr>
          <w:rFonts w:cs="Arial"/>
        </w:rPr>
      </w:pPr>
      <w:r w:rsidRPr="00AF5717">
        <w:rPr>
          <w:rFonts w:cs="Arial"/>
        </w:rPr>
        <w:t xml:space="preserve">For AESI analysis description refer to Section </w:t>
      </w:r>
      <w:r w:rsidR="00150798" w:rsidRPr="00AF5717">
        <w:rPr>
          <w:rFonts w:cs="Arial"/>
          <w:color w:val="0000FF"/>
        </w:rPr>
        <w:fldChar w:fldCharType="begin"/>
      </w:r>
      <w:r w:rsidR="00150798" w:rsidRPr="00AF5717">
        <w:rPr>
          <w:rFonts w:cs="Arial"/>
          <w:color w:val="0000FF"/>
        </w:rPr>
        <w:instrText xml:space="preserve"> REF _Ref181628445 \r \h </w:instrText>
      </w:r>
      <w:r w:rsidR="00150798" w:rsidRPr="00AF5717">
        <w:rPr>
          <w:rFonts w:cs="Arial"/>
          <w:color w:val="0000FF"/>
        </w:rPr>
      </w:r>
      <w:r w:rsidR="00150798" w:rsidRPr="00AF5717">
        <w:rPr>
          <w:rFonts w:cs="Arial"/>
          <w:color w:val="0000FF"/>
        </w:rPr>
        <w:fldChar w:fldCharType="separate"/>
      </w:r>
      <w:r w:rsidR="00CA5FDB">
        <w:rPr>
          <w:rFonts w:cs="Arial"/>
          <w:color w:val="0000FF"/>
        </w:rPr>
        <w:t>4.8.2.2</w:t>
      </w:r>
      <w:r w:rsidR="00150798" w:rsidRPr="00AF5717">
        <w:rPr>
          <w:rFonts w:cs="Arial"/>
          <w:color w:val="0000FF"/>
        </w:rPr>
        <w:fldChar w:fldCharType="end"/>
      </w:r>
      <w:r w:rsidR="00150798" w:rsidRPr="00AF5717">
        <w:rPr>
          <w:rFonts w:cs="Arial"/>
        </w:rPr>
        <w:t>.</w:t>
      </w:r>
    </w:p>
    <w:p w14:paraId="47B15DB8" w14:textId="2CC95773" w:rsidR="00112EC9" w:rsidRPr="00AF5717" w:rsidRDefault="00E27C57" w:rsidP="00112EC9">
      <w:pPr>
        <w:pStyle w:val="List-Bullet"/>
        <w:numPr>
          <w:ilvl w:val="0"/>
          <w:numId w:val="0"/>
        </w:numPr>
        <w:rPr>
          <w:rFonts w:cs="Arial"/>
        </w:rPr>
      </w:pPr>
      <w:r w:rsidRPr="00AF5717">
        <w:rPr>
          <w:rFonts w:cs="Arial"/>
        </w:rPr>
        <w:t>Note: Related TEAEs and SAEs will be reported separately as:</w:t>
      </w:r>
    </w:p>
    <w:p w14:paraId="7A654185" w14:textId="240AAB61" w:rsidR="00112EC9" w:rsidRPr="00AF5717" w:rsidRDefault="00E27C57" w:rsidP="00112EC9">
      <w:pPr>
        <w:pStyle w:val="List-Bullet"/>
        <w:numPr>
          <w:ilvl w:val="1"/>
          <w:numId w:val="45"/>
        </w:numPr>
        <w:rPr>
          <w:rFonts w:cs="Arial"/>
        </w:rPr>
      </w:pPr>
      <w:r w:rsidRPr="00AF5717">
        <w:rPr>
          <w:rFonts w:cs="Arial"/>
        </w:rPr>
        <w:t>Related to BNT317.</w:t>
      </w:r>
    </w:p>
    <w:p w14:paraId="51FB4F9C" w14:textId="09A457FB" w:rsidR="00112EC9" w:rsidRPr="00AF5717" w:rsidRDefault="00E27C57" w:rsidP="00A65999">
      <w:pPr>
        <w:pStyle w:val="List-Bullet"/>
        <w:numPr>
          <w:ilvl w:val="1"/>
          <w:numId w:val="45"/>
        </w:numPr>
        <w:rPr>
          <w:rFonts w:cs="Arial"/>
        </w:rPr>
      </w:pPr>
      <w:r w:rsidRPr="00AF5717">
        <w:rPr>
          <w:rFonts w:cs="Arial"/>
        </w:rPr>
        <w:t>Related to trial-required procedures.</w:t>
      </w:r>
    </w:p>
    <w:p w14:paraId="2C45C354" w14:textId="3E885C72" w:rsidR="00A65999" w:rsidRPr="00AF5717" w:rsidRDefault="00E27C57" w:rsidP="00A65999">
      <w:pPr>
        <w:pStyle w:val="Body-Text"/>
        <w:rPr>
          <w:rFonts w:cs="Arial"/>
        </w:rPr>
      </w:pPr>
      <w:r w:rsidRPr="00AF5717">
        <w:rPr>
          <w:rFonts w:cs="Arial"/>
        </w:rPr>
        <w:t>Moreover, the number</w:t>
      </w:r>
      <w:r w:rsidR="00AE21BF" w:rsidRPr="00AF5717">
        <w:rPr>
          <w:rFonts w:cs="Arial"/>
        </w:rPr>
        <w:t>, events,</w:t>
      </w:r>
      <w:r w:rsidRPr="00AF5717">
        <w:rPr>
          <w:rFonts w:cs="Arial"/>
        </w:rPr>
        <w:t xml:space="preserve"> and percentage of </w:t>
      </w:r>
      <w:r w:rsidRPr="00AF5717">
        <w:rPr>
          <w:rFonts w:eastAsia="+mn-ea" w:cs="Arial"/>
          <w:lang w:eastAsia="en-GB"/>
        </w:rPr>
        <w:t>trial participants</w:t>
      </w:r>
      <w:r w:rsidRPr="00AF5717">
        <w:rPr>
          <w:rFonts w:cs="Arial"/>
        </w:rPr>
        <w:t xml:space="preserve"> with any TEAE will be summarized by worst NCI CTCAE grade by PT nested within the SOC.</w:t>
      </w:r>
    </w:p>
    <w:p w14:paraId="55376102" w14:textId="66CC005C" w:rsidR="00A65999" w:rsidRPr="00AF5717" w:rsidRDefault="00E27C57" w:rsidP="00A65999">
      <w:pPr>
        <w:pStyle w:val="Body-Text"/>
        <w:rPr>
          <w:rFonts w:cs="Arial"/>
        </w:rPr>
      </w:pPr>
      <w:r w:rsidRPr="00AF5717">
        <w:rPr>
          <w:rFonts w:cs="Arial"/>
        </w:rPr>
        <w:t>When summarizing events by causality and severity by participants, each participant will be counted only once within a SOC and within a PT by using the event with the greatest relationship and highest severity within each classification. If relationship to trial treatment is missing for an TEAE it will be imputed as the worst case and assumed to be related. TEAEs with a missing toxicity grade will be analyzed as Grade 3.</w:t>
      </w:r>
    </w:p>
    <w:p w14:paraId="3DCE08B9" w14:textId="17452983" w:rsidR="00A65999" w:rsidRPr="00AF5717" w:rsidRDefault="00E27C57" w:rsidP="007D6A16">
      <w:pPr>
        <w:pStyle w:val="Body-Text"/>
        <w:spacing w:before="120"/>
        <w:rPr>
          <w:rFonts w:cs="Arial"/>
        </w:rPr>
      </w:pPr>
      <w:r w:rsidRPr="00AF5717">
        <w:rPr>
          <w:rFonts w:cs="Arial"/>
        </w:rPr>
        <w:t xml:space="preserve">Section </w:t>
      </w:r>
      <w:r w:rsidR="00AF40B3" w:rsidRPr="00AF5717">
        <w:rPr>
          <w:rFonts w:cs="Arial"/>
          <w:color w:val="0000FF"/>
        </w:rPr>
        <w:fldChar w:fldCharType="begin"/>
      </w:r>
      <w:r w:rsidR="00AF40B3" w:rsidRPr="00AF5717">
        <w:rPr>
          <w:rFonts w:cs="Arial"/>
          <w:color w:val="0000FF"/>
        </w:rPr>
        <w:instrText xml:space="preserve"> REF _Ref149681168 \r \h </w:instrText>
      </w:r>
      <w:r w:rsidR="00A237EE" w:rsidRPr="00AF5717">
        <w:rPr>
          <w:rFonts w:cs="Arial"/>
          <w:color w:val="0000FF"/>
        </w:rPr>
        <w:instrText xml:space="preserve"> \* MERGEFORMAT </w:instrText>
      </w:r>
      <w:r w:rsidR="00AF40B3" w:rsidRPr="00AF5717">
        <w:rPr>
          <w:rFonts w:cs="Arial"/>
          <w:color w:val="0000FF"/>
        </w:rPr>
      </w:r>
      <w:r w:rsidR="00AF40B3" w:rsidRPr="00AF5717">
        <w:rPr>
          <w:rFonts w:cs="Arial"/>
          <w:color w:val="0000FF"/>
        </w:rPr>
        <w:fldChar w:fldCharType="separate"/>
      </w:r>
      <w:r w:rsidR="00CA5FDB">
        <w:rPr>
          <w:rFonts w:cs="Arial"/>
          <w:color w:val="0000FF"/>
        </w:rPr>
        <w:t>4.1.4</w:t>
      </w:r>
      <w:r w:rsidR="00AF40B3" w:rsidRPr="00AF5717">
        <w:rPr>
          <w:rFonts w:cs="Arial"/>
          <w:color w:val="0000FF"/>
        </w:rPr>
        <w:fldChar w:fldCharType="end"/>
      </w:r>
      <w:r w:rsidR="00AF40B3" w:rsidRPr="00AF5717">
        <w:rPr>
          <w:rFonts w:cs="Arial"/>
        </w:rPr>
        <w:t xml:space="preserve"> </w:t>
      </w:r>
      <w:r w:rsidRPr="00AF5717">
        <w:rPr>
          <w:rFonts w:cs="Arial"/>
        </w:rPr>
        <w:t xml:space="preserve">contains the data handling rules for uncoded events. See </w:t>
      </w:r>
      <w:hyperlink w:anchor="App6" w:history="1">
        <w:r w:rsidR="00A65999" w:rsidRPr="00AF5717">
          <w:rPr>
            <w:rStyle w:val="Hyperlink"/>
            <w:rFonts w:cs="Arial"/>
            <w:b w:val="0"/>
            <w:bCs/>
          </w:rPr>
          <w:t>Appendix 6</w:t>
        </w:r>
      </w:hyperlink>
      <w:r w:rsidRPr="00AF5717">
        <w:rPr>
          <w:rFonts w:cs="Arial"/>
          <w:b/>
          <w:bCs/>
        </w:rPr>
        <w:t xml:space="preserve"> </w:t>
      </w:r>
      <w:r w:rsidRPr="00AF5717">
        <w:rPr>
          <w:rFonts w:cs="Arial"/>
        </w:rPr>
        <w:t>for handling of partial dates for AEs. In the case where it is not possible to define an AE as treatment-emergent or not, the AE will be classified by the worst case, i.e., treatment-emergent.</w:t>
      </w:r>
    </w:p>
    <w:p w14:paraId="6F8E8BC0" w14:textId="01267731" w:rsidR="00147D2D" w:rsidRPr="00AF5717" w:rsidRDefault="00E27C57" w:rsidP="007D6A16">
      <w:pPr>
        <w:autoSpaceDE w:val="0"/>
        <w:autoSpaceDN w:val="0"/>
        <w:adjustRightInd w:val="0"/>
        <w:spacing w:before="120"/>
        <w:rPr>
          <w:rFonts w:ascii="Arial" w:hAnsi="Arial" w:cs="Arial"/>
          <w:sz w:val="24"/>
        </w:rPr>
      </w:pPr>
      <w:r w:rsidRPr="00AF5717">
        <w:rPr>
          <w:rFonts w:ascii="Arial" w:hAnsi="Arial" w:cs="Arial"/>
          <w:sz w:val="24"/>
        </w:rPr>
        <w:t>SAEs will be reported as documented on the ‘Serious Adverse Event’ eCRF.</w:t>
      </w:r>
    </w:p>
    <w:p w14:paraId="40BB512C" w14:textId="16BA1C3F" w:rsidR="003B65EA" w:rsidRPr="00AF5717" w:rsidRDefault="00E27C57" w:rsidP="007D6A16">
      <w:pPr>
        <w:autoSpaceDE w:val="0"/>
        <w:autoSpaceDN w:val="0"/>
        <w:adjustRightInd w:val="0"/>
        <w:spacing w:before="120"/>
        <w:rPr>
          <w:rFonts w:ascii="Arial" w:hAnsi="Arial" w:cs="Arial"/>
          <w:sz w:val="24"/>
        </w:rPr>
      </w:pPr>
      <w:r w:rsidRPr="00AF5717">
        <w:rPr>
          <w:rFonts w:ascii="Arial" w:hAnsi="Arial" w:cs="Arial"/>
          <w:sz w:val="24"/>
        </w:rPr>
        <w:t xml:space="preserve">All deaths (on-treatment and post-treatment) will be summarized </w:t>
      </w:r>
      <w:r w:rsidRPr="00AF5717">
        <w:rPr>
          <w:rFonts w:ascii="Arial" w:hAnsi="Arial" w:cs="Arial"/>
          <w:sz w:val="24"/>
          <w:shd w:val="clear" w:color="auto" w:fill="FFFFFF"/>
        </w:rPr>
        <w:t>along with primary reason for death</w:t>
      </w:r>
      <w:r w:rsidR="00A13041" w:rsidRPr="00AF5717">
        <w:rPr>
          <w:rFonts w:ascii="Arial" w:hAnsi="Arial" w:cs="Arial"/>
          <w:sz w:val="24"/>
        </w:rPr>
        <w:t xml:space="preserve"> as reported on the ‘Death Details’ </w:t>
      </w:r>
      <w:r w:rsidR="00B11BBB" w:rsidRPr="00AF5717">
        <w:rPr>
          <w:rFonts w:ascii="Arial" w:hAnsi="Arial" w:cs="Arial"/>
          <w:sz w:val="24"/>
        </w:rPr>
        <w:t>eCRF</w:t>
      </w:r>
      <w:r w:rsidRPr="00AF5717">
        <w:rPr>
          <w:rFonts w:ascii="Arial" w:hAnsi="Arial" w:cs="Arial"/>
          <w:sz w:val="24"/>
        </w:rPr>
        <w:t>.</w:t>
      </w:r>
    </w:p>
    <w:p w14:paraId="31F0E46B" w14:textId="16337725" w:rsidR="00A65999" w:rsidRPr="00AF5717" w:rsidRDefault="00E27C57" w:rsidP="007D6A16">
      <w:pPr>
        <w:autoSpaceDE w:val="0"/>
        <w:autoSpaceDN w:val="0"/>
        <w:adjustRightInd w:val="0"/>
        <w:spacing w:before="120"/>
        <w:rPr>
          <w:rFonts w:ascii="Arial" w:hAnsi="Arial" w:cs="Arial"/>
          <w:sz w:val="24"/>
        </w:rPr>
      </w:pPr>
      <w:r w:rsidRPr="00AF5717">
        <w:rPr>
          <w:rFonts w:ascii="Arial" w:hAnsi="Arial" w:cs="Arial"/>
          <w:sz w:val="24"/>
        </w:rPr>
        <w:t>Survival follow-up data as recorded on the ‘Survival Follow-Up’</w:t>
      </w:r>
      <w:r w:rsidRPr="00AF5717">
        <w:rPr>
          <w:rFonts w:ascii="TimesNewRomanPS-BoldMT" w:cs="TimesNewRomanPS-BoldMT"/>
          <w:b/>
          <w:bCs/>
        </w:rPr>
        <w:t xml:space="preserve"> </w:t>
      </w:r>
      <w:r w:rsidR="00A13041" w:rsidRPr="00AF5717">
        <w:rPr>
          <w:rFonts w:ascii="Arial" w:hAnsi="Arial" w:cs="Arial"/>
          <w:sz w:val="24"/>
        </w:rPr>
        <w:t>eCRF</w:t>
      </w:r>
      <w:r w:rsidRPr="00AF5717">
        <w:rPr>
          <w:rFonts w:ascii="Arial" w:hAnsi="Arial" w:cs="Arial"/>
          <w:sz w:val="24"/>
        </w:rPr>
        <w:t xml:space="preserve"> will be listed for all participants in the FAS.</w:t>
      </w:r>
    </w:p>
    <w:p w14:paraId="4A426B01" w14:textId="1CA49862" w:rsidR="00216155" w:rsidRPr="00216155" w:rsidRDefault="00E27C57" w:rsidP="007D6A16">
      <w:pPr>
        <w:autoSpaceDE w:val="0"/>
        <w:autoSpaceDN w:val="0"/>
        <w:adjustRightInd w:val="0"/>
        <w:spacing w:before="120"/>
        <w:rPr>
          <w:del w:id="1928" w:author="Marmol, Dominika Klaudia" w:date="2026-06-08T10:01:00Z"/>
          <w:rFonts w:ascii="Arial" w:hAnsi="Arial" w:cs="Arial"/>
          <w:sz w:val="24"/>
        </w:rPr>
      </w:pPr>
      <w:r w:rsidRPr="00AF5717">
        <w:rPr>
          <w:rFonts w:ascii="Arial" w:hAnsi="Arial" w:cs="Arial"/>
          <w:sz w:val="24"/>
        </w:rPr>
        <w:lastRenderedPageBreak/>
        <w:t>All AEs, deaths, and SAEs (including those from the pre- and post-treatment periods) will</w:t>
      </w:r>
      <w:r w:rsidR="00CB64B4">
        <w:rPr>
          <w:rFonts w:ascii="Arial" w:hAnsi="Arial" w:cs="Arial"/>
          <w:sz w:val="24"/>
        </w:rPr>
        <w:t xml:space="preserve"> </w:t>
      </w:r>
      <w:r w:rsidRPr="00AF5717">
        <w:rPr>
          <w:rFonts w:ascii="Arial" w:hAnsi="Arial" w:cs="Arial"/>
          <w:sz w:val="24"/>
        </w:rPr>
        <w:t>be listed for FAS and those collected during the pre-treatment and post-treatment period will be flagged.</w:t>
      </w:r>
    </w:p>
    <w:p w14:paraId="15D86DCF" w14:textId="643C99E9" w:rsidR="00A65999" w:rsidRPr="00AF5717" w:rsidRDefault="00E27C57" w:rsidP="007D6A16">
      <w:pPr>
        <w:pStyle w:val="Paragraph"/>
        <w:spacing w:before="120"/>
        <w:rPr>
          <w:rFonts w:cs="Arial"/>
          <w:shd w:val="clear" w:color="auto" w:fill="FFFFFF"/>
        </w:rPr>
      </w:pPr>
      <w:r w:rsidRPr="00AF5717">
        <w:rPr>
          <w:rFonts w:cs="Arial"/>
          <w:shd w:val="clear" w:color="auto" w:fill="FFFFFF"/>
        </w:rPr>
        <w:t>Infusion</w:t>
      </w:r>
      <w:r w:rsidR="001B7019" w:rsidRPr="00AF5717">
        <w:rPr>
          <w:rFonts w:cs="Arial"/>
          <w:shd w:val="clear" w:color="auto" w:fill="FFFFFF"/>
        </w:rPr>
        <w:t xml:space="preserve"> </w:t>
      </w:r>
      <w:r w:rsidRPr="00AF5717">
        <w:rPr>
          <w:rFonts w:cs="Arial"/>
          <w:shd w:val="clear" w:color="auto" w:fill="FFFFFF"/>
        </w:rPr>
        <w:t>related reactions as recorded on the</w:t>
      </w:r>
      <w:r w:rsidR="003A7CBD" w:rsidRPr="00AF5717">
        <w:rPr>
          <w:rFonts w:cs="Arial"/>
          <w:shd w:val="clear" w:color="auto" w:fill="FFFFFF"/>
        </w:rPr>
        <w:t xml:space="preserve"> ‘Adverse Events’ and </w:t>
      </w:r>
      <w:r w:rsidRPr="00AF5717">
        <w:rPr>
          <w:rFonts w:cs="Arial"/>
          <w:shd w:val="clear" w:color="auto" w:fill="FFFFFF"/>
        </w:rPr>
        <w:t>‘</w:t>
      </w:r>
      <w:r w:rsidRPr="00AF5717">
        <w:rPr>
          <w:rFonts w:cs="Arial"/>
        </w:rPr>
        <w:t>Infusion Related</w:t>
      </w:r>
      <w:r w:rsidR="007D6A16" w:rsidRPr="00AF5717">
        <w:rPr>
          <w:rFonts w:cs="Arial"/>
        </w:rPr>
        <w:t xml:space="preserve"> </w:t>
      </w:r>
      <w:r w:rsidRPr="00AF5717">
        <w:rPr>
          <w:rFonts w:cs="Arial"/>
        </w:rPr>
        <w:t>Reaction’ eCRF</w:t>
      </w:r>
      <w:r w:rsidR="003A7CBD" w:rsidRPr="00AF5717">
        <w:rPr>
          <w:rFonts w:cs="Arial"/>
        </w:rPr>
        <w:t>s</w:t>
      </w:r>
      <w:r w:rsidRPr="00AF5717">
        <w:rPr>
          <w:rFonts w:cs="Arial"/>
          <w:shd w:val="clear" w:color="auto" w:fill="FFFFFF"/>
        </w:rPr>
        <w:t xml:space="preserve"> will be</w:t>
      </w:r>
      <w:r w:rsidR="008C7DEB" w:rsidRPr="00AF5717">
        <w:rPr>
          <w:rFonts w:cs="Arial"/>
          <w:shd w:val="clear" w:color="auto" w:fill="FFFFFF"/>
        </w:rPr>
        <w:t xml:space="preserve"> tabulated and</w:t>
      </w:r>
      <w:r w:rsidRPr="00AF5717">
        <w:rPr>
          <w:rFonts w:cs="Arial"/>
          <w:shd w:val="clear" w:color="auto" w:fill="FFFFFF"/>
        </w:rPr>
        <w:t xml:space="preserve"> listed for all participants.</w:t>
      </w:r>
    </w:p>
    <w:p w14:paraId="1E3C9979" w14:textId="0675A484" w:rsidR="00A65999" w:rsidRPr="00AF5717" w:rsidRDefault="00E27C57" w:rsidP="007D6A16">
      <w:pPr>
        <w:pStyle w:val="Paragraph"/>
        <w:spacing w:before="120"/>
        <w:rPr>
          <w:rFonts w:cs="Arial"/>
          <w:shd w:val="clear" w:color="auto" w:fill="FFFFFF"/>
        </w:rPr>
      </w:pPr>
      <w:r w:rsidRPr="00AF5717">
        <w:rPr>
          <w:rFonts w:cs="Arial"/>
          <w:shd w:val="clear" w:color="auto" w:fill="FFFFFF"/>
        </w:rPr>
        <w:t xml:space="preserve">Cytokine Release Syndrome data as recorded on the </w:t>
      </w:r>
      <w:r w:rsidR="003A7CBD" w:rsidRPr="00AF5717">
        <w:rPr>
          <w:rFonts w:cs="Arial"/>
          <w:shd w:val="clear" w:color="auto" w:fill="FFFFFF"/>
        </w:rPr>
        <w:t xml:space="preserve">‘Adverse Events’ and </w:t>
      </w:r>
      <w:r w:rsidRPr="00AF5717">
        <w:rPr>
          <w:rFonts w:cs="Arial"/>
          <w:shd w:val="clear" w:color="auto" w:fill="FFFFFF"/>
        </w:rPr>
        <w:t>‘Cytokine Release Syndrome’ eCRF will be</w:t>
      </w:r>
      <w:r w:rsidR="008C7DEB" w:rsidRPr="00AF5717">
        <w:rPr>
          <w:rFonts w:cs="Arial"/>
          <w:shd w:val="clear" w:color="auto" w:fill="FFFFFF"/>
        </w:rPr>
        <w:t xml:space="preserve"> tabulated and</w:t>
      </w:r>
      <w:r w:rsidRPr="00AF5717">
        <w:rPr>
          <w:rFonts w:cs="Arial"/>
          <w:shd w:val="clear" w:color="auto" w:fill="FFFFFF"/>
        </w:rPr>
        <w:t xml:space="preserve"> listed for all participants.</w:t>
      </w:r>
    </w:p>
    <w:p w14:paraId="4C437599" w14:textId="118D2B91" w:rsidR="008C7DEB" w:rsidRDefault="00E27C57" w:rsidP="007D6A16">
      <w:pPr>
        <w:pStyle w:val="Paragraph"/>
        <w:spacing w:before="120"/>
        <w:rPr>
          <w:ins w:id="1929" w:author="Marmol, Dominika Klaudia" w:date="2026-06-08T10:01:00Z"/>
          <w:rFonts w:cs="Arial"/>
        </w:rPr>
      </w:pPr>
      <w:r w:rsidRPr="00AF5717">
        <w:rPr>
          <w:rFonts w:cs="Arial"/>
        </w:rPr>
        <w:t xml:space="preserve">For the list of irAEs to tabulate and list refer to CTP Table 12. </w:t>
      </w:r>
    </w:p>
    <w:p w14:paraId="33E66F3D" w14:textId="285E4EB1" w:rsidR="00216155" w:rsidRPr="00216155" w:rsidRDefault="00E27C57">
      <w:pPr>
        <w:autoSpaceDE w:val="0"/>
        <w:autoSpaceDN w:val="0"/>
        <w:adjustRightInd w:val="0"/>
        <w:spacing w:before="120"/>
        <w:rPr>
          <w:ins w:id="1930" w:author="Marmol, Dominika Klaudia" w:date="2026-06-08T08:21:00Z"/>
          <w:rFonts w:cs="Arial"/>
        </w:rPr>
        <w:pPrChange w:id="1931" w:author="Marmol, Dominika Klaudia" w:date="2026-06-08T10:01:00Z">
          <w:pPr>
            <w:pStyle w:val="Paragraph"/>
            <w:spacing w:before="120"/>
          </w:pPr>
        </w:pPrChange>
      </w:pPr>
      <w:ins w:id="1932" w:author="Marmol, Dominika Klaudia" w:date="2026-06-08T10:01:00Z">
        <w:r w:rsidRPr="00F147E0">
          <w:rPr>
            <w:rFonts w:ascii="Arial" w:hAnsi="Arial" w:cs="Arial"/>
            <w:sz w:val="24"/>
            <w:szCs w:val="24"/>
          </w:rPr>
          <w:t>Any AE data generated during the dose escalation period will be separately listed for the Dose Escalation Set.</w:t>
        </w:r>
      </w:ins>
    </w:p>
    <w:p w14:paraId="0E7BA200" w14:textId="2162A444" w:rsidR="00427EB3" w:rsidRDefault="00E27C57" w:rsidP="007D6A16">
      <w:pPr>
        <w:pStyle w:val="Paragraph"/>
        <w:spacing w:before="120"/>
        <w:rPr>
          <w:ins w:id="1933" w:author="Marmol, Dominika Klaudia" w:date="2026-06-08T08:21:00Z"/>
          <w:rFonts w:cs="Arial"/>
          <w:i/>
          <w:iCs/>
        </w:rPr>
      </w:pPr>
      <w:ins w:id="1934" w:author="Marmol, Dominika Klaudia" w:date="2026-06-08T08:21:00Z">
        <w:r w:rsidRPr="00BE33AD">
          <w:rPr>
            <w:rFonts w:cs="Arial"/>
            <w:i/>
            <w:iCs/>
          </w:rPr>
          <w:t>ORR</w:t>
        </w:r>
      </w:ins>
    </w:p>
    <w:p w14:paraId="37F526AE" w14:textId="409D129D" w:rsidR="00427EB3" w:rsidRPr="00427EB3" w:rsidRDefault="00E27C57" w:rsidP="007D6A16">
      <w:pPr>
        <w:pStyle w:val="Paragraph"/>
        <w:spacing w:before="120"/>
        <w:rPr>
          <w:rFonts w:cs="Arial"/>
        </w:rPr>
      </w:pPr>
      <w:ins w:id="1935" w:author="Marmol, Dominika Klaudia" w:date="2026-06-08T08:22:00Z">
        <w:r>
          <w:rPr>
            <w:rFonts w:cs="Arial"/>
          </w:rPr>
          <w:t>For analysis m</w:t>
        </w:r>
      </w:ins>
      <w:ins w:id="1936" w:author="Marmol, Dominika Klaudia" w:date="2026-06-08T08:23:00Z">
        <w:r>
          <w:rPr>
            <w:rFonts w:cs="Arial"/>
          </w:rPr>
          <w:t>ethod r</w:t>
        </w:r>
      </w:ins>
      <w:ins w:id="1937" w:author="Marmol, Dominika Klaudia" w:date="2026-06-08T08:22:00Z">
        <w:r w:rsidRPr="00BE33AD">
          <w:rPr>
            <w:rFonts w:cs="Arial"/>
          </w:rPr>
          <w:t xml:space="preserve">efer to Section </w:t>
        </w:r>
      </w:ins>
      <w:r w:rsidR="00BE33AD" w:rsidRPr="00BE33AD">
        <w:rPr>
          <w:rFonts w:cs="Arial"/>
          <w:color w:val="0000FF"/>
        </w:rPr>
        <w:fldChar w:fldCharType="begin"/>
      </w:r>
      <w:r w:rsidR="00BE33AD" w:rsidRPr="00BE33AD">
        <w:rPr>
          <w:rFonts w:cs="Arial"/>
          <w:color w:val="0000FF"/>
        </w:rPr>
        <w:instrText xml:space="preserve"> REF _Ref231804327 \r \h </w:instrText>
      </w:r>
      <w:r w:rsidR="00BE33AD" w:rsidRPr="00BE33AD">
        <w:rPr>
          <w:rFonts w:cs="Arial"/>
          <w:color w:val="0000FF"/>
        </w:rPr>
      </w:r>
      <w:r w:rsidR="00BE33AD" w:rsidRPr="00BE33AD">
        <w:rPr>
          <w:rFonts w:cs="Arial"/>
          <w:color w:val="0000FF"/>
        </w:rPr>
        <w:fldChar w:fldCharType="separate"/>
      </w:r>
      <w:ins w:id="1938" w:author="Marmol, Dominika Klaudia" w:date="2026-06-08T09:45:00Z">
        <w:r w:rsidR="00BE33AD" w:rsidRPr="00BE33AD">
          <w:rPr>
            <w:rFonts w:cs="Arial"/>
            <w:color w:val="0000FF"/>
          </w:rPr>
          <w:t>4.5.1</w:t>
        </w:r>
        <w:r w:rsidR="00BE33AD" w:rsidRPr="00BE33AD">
          <w:rPr>
            <w:rFonts w:cs="Arial"/>
            <w:color w:val="0000FF"/>
          </w:rPr>
          <w:fldChar w:fldCharType="end"/>
        </w:r>
      </w:ins>
      <w:ins w:id="1939" w:author="Marmol, Dominika Klaudia" w:date="2026-06-08T08:22:00Z">
        <w:r w:rsidRPr="00BE33AD">
          <w:rPr>
            <w:rFonts w:cs="Arial"/>
          </w:rPr>
          <w:t>.</w:t>
        </w:r>
      </w:ins>
    </w:p>
    <w:p w14:paraId="67DEA7A7" w14:textId="18D09C02" w:rsidR="00F20FDE" w:rsidRPr="00AF5717" w:rsidRDefault="00E27C57" w:rsidP="00622690">
      <w:pPr>
        <w:pStyle w:val="Heading3"/>
      </w:pPr>
      <w:bookmarkStart w:id="1940" w:name="_Toc232068021"/>
      <w:r w:rsidRPr="00AF5717">
        <w:t>Sensitivity Analys</w:t>
      </w:r>
      <w:r w:rsidR="00701810" w:rsidRPr="00AF5717">
        <w:t>e</w:t>
      </w:r>
      <w:r w:rsidRPr="00AF5717">
        <w:t>s</w:t>
      </w:r>
      <w:bookmarkEnd w:id="1910"/>
      <w:bookmarkEnd w:id="1911"/>
      <w:bookmarkEnd w:id="1912"/>
      <w:bookmarkEnd w:id="1913"/>
      <w:bookmarkEnd w:id="1914"/>
      <w:bookmarkEnd w:id="1915"/>
      <w:bookmarkEnd w:id="1916"/>
      <w:bookmarkEnd w:id="1917"/>
      <w:bookmarkEnd w:id="1918"/>
      <w:bookmarkEnd w:id="1919"/>
      <w:bookmarkEnd w:id="1940"/>
    </w:p>
    <w:p w14:paraId="01EAA12D" w14:textId="6689EE10" w:rsidR="00796326" w:rsidRPr="00AF5717" w:rsidRDefault="00E27C57" w:rsidP="00796326">
      <w:pPr>
        <w:pStyle w:val="Paragraph"/>
        <w:rPr>
          <w:rFonts w:cs="Arial"/>
          <w:i/>
          <w:iCs/>
        </w:rPr>
      </w:pPr>
      <w:bookmarkStart w:id="1941" w:name="_Ref518462418"/>
      <w:bookmarkStart w:id="1942" w:name="_Toc518466169"/>
      <w:bookmarkStart w:id="1943" w:name="_Toc518655983"/>
      <w:bookmarkStart w:id="1944" w:name="_Toc536449696"/>
      <w:bookmarkStart w:id="1945" w:name="_Toc536449811"/>
      <w:bookmarkStart w:id="1946" w:name="_Toc536450133"/>
      <w:bookmarkStart w:id="1947" w:name="_Toc536450256"/>
      <w:bookmarkStart w:id="1948" w:name="_Toc536450505"/>
      <w:bookmarkStart w:id="1949" w:name="_Toc536451413"/>
      <w:bookmarkStart w:id="1950" w:name="_Toc21076402"/>
      <w:r w:rsidRPr="00AF5717">
        <w:rPr>
          <w:rStyle w:val="Instructionaltext"/>
          <w:i w:val="0"/>
          <w:iCs w:val="0"/>
          <w:color w:val="auto"/>
          <w:sz w:val="24"/>
        </w:rPr>
        <w:t>No sensitivity analyses will be performed.</w:t>
      </w:r>
    </w:p>
    <w:p w14:paraId="3D5F4AE5" w14:textId="77777777" w:rsidR="00F20FDE" w:rsidRPr="00AF5717" w:rsidRDefault="00E27C57" w:rsidP="00AE0666">
      <w:pPr>
        <w:pStyle w:val="Heading3"/>
      </w:pPr>
      <w:bookmarkStart w:id="1951" w:name="_Toc146619349"/>
      <w:bookmarkStart w:id="1952" w:name="_Toc146635221"/>
      <w:bookmarkStart w:id="1953" w:name="_Toc232068022"/>
      <w:bookmarkEnd w:id="1951"/>
      <w:bookmarkEnd w:id="1952"/>
      <w:r w:rsidRPr="00AF5717">
        <w:t>Supplementary Analyses</w:t>
      </w:r>
      <w:bookmarkEnd w:id="1941"/>
      <w:bookmarkEnd w:id="1942"/>
      <w:bookmarkEnd w:id="1943"/>
      <w:bookmarkEnd w:id="1944"/>
      <w:bookmarkEnd w:id="1945"/>
      <w:bookmarkEnd w:id="1946"/>
      <w:bookmarkEnd w:id="1947"/>
      <w:bookmarkEnd w:id="1948"/>
      <w:bookmarkEnd w:id="1949"/>
      <w:bookmarkEnd w:id="1950"/>
      <w:bookmarkEnd w:id="1953"/>
    </w:p>
    <w:p w14:paraId="1E5E2D66" w14:textId="3BDDFA53" w:rsidR="00796326" w:rsidRPr="00AF5717" w:rsidRDefault="00E27C57" w:rsidP="00796326">
      <w:pPr>
        <w:pStyle w:val="Paragraph"/>
        <w:rPr>
          <w:rFonts w:cs="Arial"/>
          <w:i/>
          <w:iCs/>
        </w:rPr>
      </w:pPr>
      <w:bookmarkStart w:id="1954" w:name="_Toc536449697"/>
      <w:bookmarkStart w:id="1955" w:name="_Toc536449812"/>
      <w:bookmarkStart w:id="1956" w:name="_Toc536450134"/>
      <w:bookmarkStart w:id="1957" w:name="_Toc536450257"/>
      <w:bookmarkStart w:id="1958" w:name="_Toc536450506"/>
      <w:bookmarkStart w:id="1959" w:name="_Toc536451414"/>
      <w:bookmarkStart w:id="1960" w:name="_Toc21076403"/>
      <w:r w:rsidRPr="00AF5717">
        <w:rPr>
          <w:rStyle w:val="Instructionaltext"/>
          <w:i w:val="0"/>
          <w:iCs w:val="0"/>
          <w:color w:val="auto"/>
          <w:sz w:val="24"/>
        </w:rPr>
        <w:t>No supplementary analyses will be performed</w:t>
      </w:r>
      <w:r w:rsidR="00A13041" w:rsidRPr="00AF5717">
        <w:rPr>
          <w:rStyle w:val="Instructionaltext"/>
          <w:i w:val="0"/>
          <w:iCs w:val="0"/>
          <w:color w:val="auto"/>
          <w:sz w:val="24"/>
        </w:rPr>
        <w:t>.</w:t>
      </w:r>
    </w:p>
    <w:p w14:paraId="256967E9" w14:textId="187FB8C2" w:rsidR="00F20FDE" w:rsidRPr="00AF5717" w:rsidRDefault="00E27C57" w:rsidP="00AE0666">
      <w:pPr>
        <w:pStyle w:val="Heading3"/>
      </w:pPr>
      <w:bookmarkStart w:id="1961" w:name="_Toc146619351"/>
      <w:bookmarkStart w:id="1962" w:name="_Toc146635223"/>
      <w:bookmarkStart w:id="1963" w:name="_Toc232068023"/>
      <w:bookmarkEnd w:id="1961"/>
      <w:bookmarkEnd w:id="1962"/>
      <w:r w:rsidRPr="00AF5717">
        <w:t>Multiplicity Adjustment</w:t>
      </w:r>
      <w:bookmarkEnd w:id="1954"/>
      <w:bookmarkEnd w:id="1955"/>
      <w:bookmarkEnd w:id="1956"/>
      <w:bookmarkEnd w:id="1957"/>
      <w:bookmarkEnd w:id="1958"/>
      <w:bookmarkEnd w:id="1959"/>
      <w:bookmarkEnd w:id="1963"/>
      <w:r w:rsidRPr="00AF5717">
        <w:t xml:space="preserve"> </w:t>
      </w:r>
      <w:bookmarkEnd w:id="1960"/>
    </w:p>
    <w:p w14:paraId="323E3630" w14:textId="38B0D5BB" w:rsidR="00796326" w:rsidRPr="00AF5717" w:rsidRDefault="00E27C57" w:rsidP="00796326">
      <w:pPr>
        <w:pStyle w:val="Paragraph"/>
        <w:rPr>
          <w:rFonts w:cs="Arial"/>
          <w:i/>
          <w:iCs/>
        </w:rPr>
      </w:pPr>
      <w:r w:rsidRPr="00AF5717">
        <w:rPr>
          <w:rStyle w:val="Instructionaltext"/>
          <w:i w:val="0"/>
          <w:iCs w:val="0"/>
          <w:color w:val="auto"/>
          <w:sz w:val="24"/>
        </w:rPr>
        <w:t>Not applicable.</w:t>
      </w:r>
    </w:p>
    <w:p w14:paraId="59AD435C" w14:textId="470F982D" w:rsidR="00470A2D" w:rsidRPr="00AF5717" w:rsidRDefault="00E27C57" w:rsidP="00AE0666">
      <w:pPr>
        <w:pStyle w:val="Heading3"/>
      </w:pPr>
      <w:bookmarkStart w:id="1964" w:name="_Toc146619353"/>
      <w:bookmarkStart w:id="1965" w:name="_Toc146635225"/>
      <w:bookmarkStart w:id="1966" w:name="_Toc232068024"/>
      <w:bookmarkEnd w:id="1964"/>
      <w:bookmarkEnd w:id="1965"/>
      <w:r w:rsidRPr="00AF5717">
        <w:t>Subgroup Analyses for Primary Endpoint</w:t>
      </w:r>
      <w:bookmarkEnd w:id="1966"/>
    </w:p>
    <w:p w14:paraId="5CC41015" w14:textId="52463275" w:rsidR="00796326" w:rsidRPr="00AF5717" w:rsidRDefault="00E27C57" w:rsidP="00796326">
      <w:pPr>
        <w:pStyle w:val="Paragraph"/>
        <w:rPr>
          <w:rFonts w:cs="Arial"/>
        </w:rPr>
      </w:pPr>
      <w:r w:rsidRPr="00AF5717">
        <w:rPr>
          <w:rFonts w:cs="Arial"/>
        </w:rPr>
        <w:t>Not applicable.</w:t>
      </w:r>
    </w:p>
    <w:p w14:paraId="18834116" w14:textId="3FA8AA05" w:rsidR="003130FD" w:rsidRPr="00AF5717" w:rsidRDefault="00E27C57" w:rsidP="00AE0666">
      <w:pPr>
        <w:pStyle w:val="Heading2"/>
      </w:pPr>
      <w:bookmarkStart w:id="1967" w:name="_Toc232068025"/>
      <w:r w:rsidRPr="00AF5717">
        <w:t>Secondary Endpoint</w:t>
      </w:r>
      <w:r w:rsidR="00654355" w:rsidRPr="00AF5717">
        <w:t>s</w:t>
      </w:r>
      <w:r w:rsidRPr="00AF5717">
        <w:t xml:space="preserve"> Analys</w:t>
      </w:r>
      <w:r w:rsidR="00701810" w:rsidRPr="00AF5717">
        <w:t>e</w:t>
      </w:r>
      <w:r w:rsidRPr="00AF5717">
        <w:t>s</w:t>
      </w:r>
      <w:bookmarkEnd w:id="1967"/>
    </w:p>
    <w:p w14:paraId="7E64B3D8" w14:textId="310E2195" w:rsidR="003130FD" w:rsidRPr="00AF5717" w:rsidRDefault="00E27C57" w:rsidP="00AE0666">
      <w:pPr>
        <w:pStyle w:val="Heading3"/>
      </w:pPr>
      <w:bookmarkStart w:id="1968" w:name="_Ref231804327"/>
      <w:bookmarkStart w:id="1969" w:name="_Toc232068026"/>
      <w:r w:rsidRPr="00AF5717">
        <w:t>Secondary Endpoint</w:t>
      </w:r>
      <w:r w:rsidR="00111F16" w:rsidRPr="00AF5717">
        <w:t xml:space="preserve"> </w:t>
      </w:r>
      <w:r w:rsidRPr="00AF5717">
        <w:t>Analyses</w:t>
      </w:r>
      <w:r w:rsidR="00654355" w:rsidRPr="00AF5717">
        <w:t xml:space="preserve"> – ORR,</w:t>
      </w:r>
      <w:r w:rsidR="00A03E28" w:rsidRPr="00AF5717">
        <w:t xml:space="preserve"> DOR, DCR</w:t>
      </w:r>
      <w:bookmarkEnd w:id="1968"/>
      <w:bookmarkEnd w:id="1969"/>
    </w:p>
    <w:p w14:paraId="400E44F5" w14:textId="114D0AEF" w:rsidR="00654355" w:rsidRPr="00AF5717" w:rsidRDefault="00E27C57" w:rsidP="231BA108">
      <w:pPr>
        <w:pStyle w:val="Paragraph"/>
      </w:pPr>
      <w:ins w:id="1970" w:author="Marmol, Dominika Klaudia" w:date="2026-06-08T08:28:00Z">
        <w:r>
          <w:t xml:space="preserve">Part A only: </w:t>
        </w:r>
      </w:ins>
      <w:r w:rsidR="000E04EE" w:rsidRPr="00AF5717">
        <w:t xml:space="preserve">The </w:t>
      </w:r>
      <w:del w:id="1971" w:author="Marmol, Dominika Klaudia" w:date="2026-06-08T08:34:00Z">
        <w:r w:rsidR="000E04EE" w:rsidRPr="00AF5717">
          <w:delText xml:space="preserve">first </w:delText>
        </w:r>
      </w:del>
      <w:ins w:id="1972" w:author="Marmol, Dominika Klaudia" w:date="2026-06-08T08:34:00Z">
        <w:r w:rsidR="00AC34A0">
          <w:t>efficacy</w:t>
        </w:r>
        <w:r w:rsidR="00AC34A0" w:rsidRPr="00AF5717">
          <w:t xml:space="preserve"> </w:t>
        </w:r>
      </w:ins>
      <w:r w:rsidR="000E04EE" w:rsidRPr="00AF5717">
        <w:t>secondary objective is:</w:t>
      </w:r>
    </w:p>
    <w:p w14:paraId="645C873A" w14:textId="1415D404" w:rsidR="00F25CC0" w:rsidRDefault="00E27C57" w:rsidP="00F25CC0">
      <w:pPr>
        <w:pStyle w:val="Paragraph"/>
        <w:numPr>
          <w:ilvl w:val="0"/>
          <w:numId w:val="46"/>
        </w:numPr>
        <w:rPr>
          <w:ins w:id="1973" w:author="Marmol, Dominika Klaudia" w:date="2026-06-08T08:33:00Z"/>
          <w:i/>
          <w:iCs/>
        </w:rPr>
      </w:pPr>
      <w:r w:rsidRPr="00AF5717">
        <w:rPr>
          <w:rFonts w:cs="Arial"/>
        </w:rPr>
        <w:t>To determine the antitumor activity of BNT317 in participants with advanced solid tumors</w:t>
      </w:r>
      <w:ins w:id="1974" w:author="Marmol, Dominika Klaudia" w:date="2026-06-08T08:26:00Z">
        <w:r w:rsidR="00F563C7">
          <w:rPr>
            <w:rFonts w:cs="Arial"/>
          </w:rPr>
          <w:t>.</w:t>
        </w:r>
      </w:ins>
      <w:del w:id="1975" w:author="Marmol, Dominika Klaudia" w:date="2026-06-08T08:26:00Z">
        <w:r w:rsidRPr="00AF5717">
          <w:rPr>
            <w:rFonts w:cs="Arial"/>
          </w:rPr>
          <w:delText xml:space="preserve"> using RECIST 1.1.</w:delText>
        </w:r>
      </w:del>
    </w:p>
    <w:p w14:paraId="777C14FD" w14:textId="5CCC7B44" w:rsidR="00F25CC0" w:rsidRDefault="00E27C57" w:rsidP="00F25CC0">
      <w:pPr>
        <w:pStyle w:val="Paragraph"/>
        <w:rPr>
          <w:ins w:id="1976" w:author="Marmol, Dominika Klaudia" w:date="2026-06-08T08:35:00Z"/>
        </w:rPr>
      </w:pPr>
      <w:ins w:id="1977" w:author="Marmol, Dominika Klaudia" w:date="2026-06-08T08:33:00Z">
        <w:r w:rsidRPr="00F25CC0">
          <w:t>Part B1, B2, B3</w:t>
        </w:r>
      </w:ins>
      <w:ins w:id="1978" w:author="Marmol, Dominika Klaudia" w:date="2026-06-08T08:34:00Z">
        <w:r w:rsidRPr="00F25CC0">
          <w:t xml:space="preserve"> only</w:t>
        </w:r>
      </w:ins>
      <w:ins w:id="1979" w:author="Marmol, Dominika Klaudia" w:date="2026-06-08T08:33:00Z">
        <w:r w:rsidRPr="00F25CC0">
          <w:t>:</w:t>
        </w:r>
      </w:ins>
      <w:ins w:id="1980" w:author="Marmol, Dominika Klaudia" w:date="2026-06-08T08:35:00Z">
        <w:r w:rsidR="00AC34A0">
          <w:t xml:space="preserve"> </w:t>
        </w:r>
      </w:ins>
      <w:ins w:id="1981" w:author="Marmol, Dominika Klaudia" w:date="2026-06-08T08:34:00Z">
        <w:r w:rsidR="00AC34A0">
          <w:t>The efficacy secondary objective is:</w:t>
        </w:r>
      </w:ins>
    </w:p>
    <w:p w14:paraId="47CE6F41" w14:textId="031D326C" w:rsidR="00AC34A0" w:rsidRPr="00F25CC0" w:rsidRDefault="00E27C57" w:rsidP="00AC34A0">
      <w:pPr>
        <w:pStyle w:val="Paragraph"/>
        <w:numPr>
          <w:ilvl w:val="0"/>
          <w:numId w:val="71"/>
        </w:numPr>
      </w:pPr>
      <w:ins w:id="1982" w:author="Marmol, Dominika Klaudia" w:date="2026-06-08T08:35:00Z">
        <w:r w:rsidRPr="00755614">
          <w:t>To evaluate the antitumor activity of BNT3</w:t>
        </w:r>
        <w:r>
          <w:t>17</w:t>
        </w:r>
        <w:r w:rsidRPr="00755614">
          <w:t xml:space="preserve"> </w:t>
        </w:r>
        <w:r>
          <w:t xml:space="preserve">as monotherapy (Part B1) or </w:t>
        </w:r>
        <w:r w:rsidRPr="00956FF3">
          <w:t xml:space="preserve">when added to SoC treatment </w:t>
        </w:r>
        <w:r>
          <w:t xml:space="preserve">(Part B2: </w:t>
        </w:r>
        <w:r w:rsidRPr="004F6CD5">
          <w:t>ramucirumab plus paclitaxel</w:t>
        </w:r>
        <w:r>
          <w:t>; Part B3: docetaxel)</w:t>
        </w:r>
        <w:r w:rsidRPr="00755614">
          <w:t>.</w:t>
        </w:r>
      </w:ins>
    </w:p>
    <w:p w14:paraId="55B10D21" w14:textId="3B604F1C" w:rsidR="003130FD" w:rsidRPr="00AF5717" w:rsidRDefault="00E27C57" w:rsidP="007D6A16">
      <w:pPr>
        <w:pStyle w:val="Heading4"/>
        <w:spacing w:before="120"/>
      </w:pPr>
      <w:r w:rsidRPr="00AF5717">
        <w:t>Definition of Endpoint</w:t>
      </w:r>
      <w:r w:rsidR="00654355" w:rsidRPr="00AF5717">
        <w:t>s</w:t>
      </w:r>
    </w:p>
    <w:p w14:paraId="091FF8F6" w14:textId="6844ABBD" w:rsidR="0048186D" w:rsidRPr="00AF5717" w:rsidRDefault="00E27C57" w:rsidP="007D6A16">
      <w:pPr>
        <w:spacing w:before="120"/>
        <w:rPr>
          <w:rFonts w:ascii="Arial" w:hAnsi="Arial" w:cs="Arial"/>
          <w:sz w:val="24"/>
          <w:lang w:eastAsia="en-GB"/>
        </w:rPr>
      </w:pPr>
      <w:r w:rsidRPr="00AF5717">
        <w:rPr>
          <w:rFonts w:ascii="Arial" w:hAnsi="Arial" w:cs="Arial"/>
          <w:sz w:val="24"/>
        </w:rPr>
        <w:t xml:space="preserve">The following endpoints will be </w:t>
      </w:r>
      <w:r w:rsidR="007D6A16" w:rsidRPr="00AF5717">
        <w:rPr>
          <w:rFonts w:ascii="Arial" w:hAnsi="Arial" w:cs="Arial"/>
          <w:sz w:val="24"/>
        </w:rPr>
        <w:t>analyzed</w:t>
      </w:r>
      <w:r w:rsidRPr="00AF5717">
        <w:rPr>
          <w:rFonts w:ascii="Arial" w:hAnsi="Arial" w:cs="Arial"/>
          <w:sz w:val="24"/>
        </w:rPr>
        <w:t xml:space="preserve"> </w:t>
      </w:r>
      <w:r w:rsidR="0009496B" w:rsidRPr="00AF5717">
        <w:rPr>
          <w:rFonts w:ascii="Arial" w:hAnsi="Arial" w:cs="Arial"/>
          <w:sz w:val="24"/>
        </w:rPr>
        <w:t>by</w:t>
      </w:r>
      <w:r w:rsidRPr="00AF5717">
        <w:rPr>
          <w:rFonts w:ascii="Arial" w:hAnsi="Arial" w:cs="Arial"/>
          <w:sz w:val="24"/>
        </w:rPr>
        <w:t xml:space="preserve"> </w:t>
      </w:r>
      <w:del w:id="1983" w:author="Marmol, Dominika Klaudia" w:date="2026-06-08T08:28:00Z">
        <w:r w:rsidR="004A5AFE" w:rsidRPr="00AF5717">
          <w:rPr>
            <w:rFonts w:ascii="Arial" w:hAnsi="Arial" w:cs="Arial"/>
            <w:sz w:val="24"/>
          </w:rPr>
          <w:delText xml:space="preserve">treatment </w:delText>
        </w:r>
      </w:del>
      <w:ins w:id="1984" w:author="Marmol, Dominika Klaudia" w:date="2026-06-08T08:28:00Z">
        <w:r w:rsidR="00F563C7">
          <w:rPr>
            <w:rFonts w:ascii="Arial" w:hAnsi="Arial" w:cs="Arial"/>
            <w:sz w:val="24"/>
          </w:rPr>
          <w:t>dose</w:t>
        </w:r>
        <w:r w:rsidR="00F563C7" w:rsidRPr="00AF5717">
          <w:rPr>
            <w:rFonts w:ascii="Arial" w:hAnsi="Arial" w:cs="Arial"/>
            <w:sz w:val="24"/>
          </w:rPr>
          <w:t xml:space="preserve"> </w:t>
        </w:r>
      </w:ins>
      <w:r w:rsidR="004A5AFE" w:rsidRPr="00AF5717">
        <w:rPr>
          <w:rFonts w:ascii="Arial" w:hAnsi="Arial" w:cs="Arial"/>
          <w:sz w:val="24"/>
        </w:rPr>
        <w:t>group</w:t>
      </w:r>
      <w:r w:rsidR="00CE082C" w:rsidRPr="00AF5717">
        <w:rPr>
          <w:rFonts w:ascii="Arial" w:hAnsi="Arial" w:cs="Arial"/>
          <w:sz w:val="24"/>
        </w:rPr>
        <w:t xml:space="preserve"> using data recorded on the</w:t>
      </w:r>
      <w:r w:rsidR="00BA79FC" w:rsidRPr="00AF5717">
        <w:rPr>
          <w:rFonts w:ascii="Arial" w:hAnsi="Arial" w:cs="Arial"/>
          <w:sz w:val="24"/>
        </w:rPr>
        <w:t xml:space="preserve"> </w:t>
      </w:r>
      <w:r w:rsidR="00BA79FC" w:rsidRPr="00AF5717">
        <w:rPr>
          <w:rFonts w:ascii="Arial" w:hAnsi="Arial" w:cs="Arial"/>
          <w:sz w:val="24"/>
          <w:lang w:eastAsia="en-GB"/>
        </w:rPr>
        <w:t>‘Tumor Assessment - Target Lesion’, ‘Tumor Assessment - Non-Target Lesion’, ‘Tumor Assessment - New Lesion (RECIST 1.1)’,</w:t>
      </w:r>
      <w:r w:rsidR="00BA79FC" w:rsidRPr="00AF5717">
        <w:rPr>
          <w:rFonts w:ascii="Arial" w:hAnsi="Arial" w:cs="Arial"/>
          <w:sz w:val="24"/>
        </w:rPr>
        <w:t xml:space="preserve"> </w:t>
      </w:r>
      <w:r w:rsidR="00CE082C" w:rsidRPr="00AF5717">
        <w:rPr>
          <w:rFonts w:ascii="Arial" w:hAnsi="Arial" w:cs="Arial"/>
          <w:sz w:val="24"/>
        </w:rPr>
        <w:t>‘Overall Response - RECIST 1.1’ and ‘Death Details’ eCRFs</w:t>
      </w:r>
      <w:r w:rsidRPr="00AF5717">
        <w:rPr>
          <w:rFonts w:ascii="Arial" w:hAnsi="Arial" w:cs="Arial"/>
          <w:sz w:val="24"/>
        </w:rPr>
        <w:t>:</w:t>
      </w:r>
    </w:p>
    <w:p w14:paraId="05424A65" w14:textId="70082D95" w:rsidR="00654355" w:rsidRPr="00AF5717" w:rsidRDefault="00E27C57" w:rsidP="007D6A16">
      <w:pPr>
        <w:pStyle w:val="ListParagraph"/>
        <w:numPr>
          <w:ilvl w:val="0"/>
          <w:numId w:val="35"/>
        </w:numPr>
        <w:autoSpaceDE w:val="0"/>
        <w:autoSpaceDN w:val="0"/>
        <w:adjustRightInd w:val="0"/>
        <w:spacing w:before="120"/>
        <w:rPr>
          <w:rFonts w:cs="Arial"/>
        </w:rPr>
      </w:pPr>
      <w:r w:rsidRPr="00AF5717">
        <w:rPr>
          <w:rFonts w:cs="Arial"/>
        </w:rPr>
        <w:lastRenderedPageBreak/>
        <w:t xml:space="preserve">ORR defined as the proportion of participants in whom a </w:t>
      </w:r>
      <w:ins w:id="1985" w:author="Marmol, Dominika Klaudia" w:date="2026-06-08T08:27:00Z">
        <w:r w:rsidR="00F563C7">
          <w:rPr>
            <w:rFonts w:cs="Arial"/>
          </w:rPr>
          <w:t xml:space="preserve">confirmed </w:t>
        </w:r>
      </w:ins>
      <w:r w:rsidRPr="00AF5717">
        <w:rPr>
          <w:rFonts w:cs="Arial"/>
        </w:rPr>
        <w:t xml:space="preserve">CR or PR (per RECIST </w:t>
      </w:r>
      <w:ins w:id="1986" w:author="Marmol, Dominika Klaudia" w:date="2026-06-08T08:27:00Z">
        <w:r w:rsidR="00F563C7">
          <w:rPr>
            <w:rFonts w:cs="Arial"/>
          </w:rPr>
          <w:t>v</w:t>
        </w:r>
      </w:ins>
      <w:r w:rsidRPr="00AF5717">
        <w:rPr>
          <w:rFonts w:cs="Arial"/>
        </w:rPr>
        <w:t>1.1</w:t>
      </w:r>
      <w:ins w:id="1987" w:author="Marmol, Dominika Klaudia" w:date="2026-06-08T08:27:00Z">
        <w:r w:rsidR="00F563C7">
          <w:rPr>
            <w:rFonts w:cs="Arial"/>
          </w:rPr>
          <w:t xml:space="preserve"> based on the investigator’s assessment</w:t>
        </w:r>
      </w:ins>
      <w:r w:rsidRPr="00AF5717">
        <w:rPr>
          <w:rFonts w:cs="Arial"/>
        </w:rPr>
        <w:t>) is observed as best overall response.</w:t>
      </w:r>
    </w:p>
    <w:p w14:paraId="0D9D0EFA" w14:textId="749213B5" w:rsidR="00654355" w:rsidRPr="00AF5717" w:rsidRDefault="00E27C57" w:rsidP="007D6A16">
      <w:pPr>
        <w:pStyle w:val="ListParagraph"/>
        <w:numPr>
          <w:ilvl w:val="0"/>
          <w:numId w:val="35"/>
        </w:numPr>
        <w:autoSpaceDE w:val="0"/>
        <w:autoSpaceDN w:val="0"/>
        <w:adjustRightInd w:val="0"/>
        <w:spacing w:before="120"/>
        <w:rPr>
          <w:rFonts w:cs="Arial"/>
        </w:rPr>
      </w:pPr>
      <w:r w:rsidRPr="00AF5717">
        <w:rPr>
          <w:rFonts w:cs="Arial"/>
        </w:rPr>
        <w:t xml:space="preserve">DOR defined as the time from first objective response (CR or PR per RECIST </w:t>
      </w:r>
      <w:ins w:id="1988" w:author="Marmol, Dominika Klaudia" w:date="2026-06-08T08:29:00Z">
        <w:r w:rsidR="008620E0">
          <w:rPr>
            <w:rFonts w:cs="Arial"/>
          </w:rPr>
          <w:t>v</w:t>
        </w:r>
      </w:ins>
      <w:r w:rsidRPr="00AF5717">
        <w:rPr>
          <w:rFonts w:cs="Arial"/>
        </w:rPr>
        <w:t xml:space="preserve">1.1) to first occurrence of objective tumor progression (progressive disease per RECIST </w:t>
      </w:r>
      <w:ins w:id="1989" w:author="Marmol, Dominika Klaudia" w:date="2026-06-08T08:29:00Z">
        <w:r w:rsidR="008620E0">
          <w:rPr>
            <w:rFonts w:cs="Arial"/>
          </w:rPr>
          <w:t>v</w:t>
        </w:r>
      </w:ins>
      <w:r w:rsidRPr="00AF5717">
        <w:rPr>
          <w:rFonts w:cs="Arial"/>
        </w:rPr>
        <w:t>1.1) or death from any cause, whichever occurs first.</w:t>
      </w:r>
    </w:p>
    <w:p w14:paraId="0C9F5D18" w14:textId="12865445" w:rsidR="00BA79FC" w:rsidRPr="00AF5717" w:rsidRDefault="00E27C57" w:rsidP="007D6A16">
      <w:pPr>
        <w:pStyle w:val="ListParagraph"/>
        <w:numPr>
          <w:ilvl w:val="0"/>
          <w:numId w:val="35"/>
        </w:numPr>
        <w:autoSpaceDE w:val="0"/>
        <w:autoSpaceDN w:val="0"/>
        <w:adjustRightInd w:val="0"/>
        <w:spacing w:before="120"/>
        <w:rPr>
          <w:rFonts w:cs="Arial"/>
        </w:rPr>
      </w:pPr>
      <w:r w:rsidRPr="00AF5717">
        <w:rPr>
          <w:rFonts w:cs="Arial"/>
        </w:rPr>
        <w:t xml:space="preserve">DCR defined as the proportion of participants in whom a </w:t>
      </w:r>
      <w:ins w:id="1990" w:author="Marmol, Dominika Klaudia" w:date="2026-06-08T08:30:00Z">
        <w:r w:rsidR="008620E0">
          <w:rPr>
            <w:rFonts w:cs="Arial"/>
          </w:rPr>
          <w:t xml:space="preserve">confirmed </w:t>
        </w:r>
      </w:ins>
      <w:r w:rsidRPr="00AF5717">
        <w:rPr>
          <w:rFonts w:cs="Arial"/>
        </w:rPr>
        <w:t xml:space="preserve">CR, PR or SD (per RECIST </w:t>
      </w:r>
      <w:ins w:id="1991" w:author="Marmol, Dominika Klaudia" w:date="2026-06-08T08:30:00Z">
        <w:r w:rsidR="008620E0">
          <w:rPr>
            <w:rFonts w:cs="Arial"/>
          </w:rPr>
          <w:t>v</w:t>
        </w:r>
      </w:ins>
      <w:r w:rsidRPr="00AF5717">
        <w:rPr>
          <w:rFonts w:cs="Arial"/>
        </w:rPr>
        <w:t xml:space="preserve">1.1, assessed at least 6 weeks </w:t>
      </w:r>
      <w:ins w:id="1992" w:author="Marmol, Dominika Klaudia" w:date="2026-06-08T08:30:00Z">
        <w:r w:rsidR="008620E0" w:rsidRPr="00755614">
          <w:t>[</w:t>
        </w:r>
        <w:r w:rsidR="008620E0" w:rsidRPr="00755614">
          <w:rPr>
            <w:rFonts w:cs="Arial"/>
          </w:rPr>
          <w:t>±</w:t>
        </w:r>
        <w:r w:rsidR="008620E0">
          <w:t>7</w:t>
        </w:r>
        <w:r w:rsidR="008620E0" w:rsidRPr="00755614">
          <w:t xml:space="preserve"> days] </w:t>
        </w:r>
      </w:ins>
      <w:r w:rsidRPr="00AF5717">
        <w:rPr>
          <w:rFonts w:cs="Arial"/>
        </w:rPr>
        <w:t xml:space="preserve">after the first </w:t>
      </w:r>
      <w:del w:id="1993" w:author="Marmol, Dominika Klaudia" w:date="2026-06-08T08:30:00Z">
        <w:r w:rsidRPr="00AF5717">
          <w:rPr>
            <w:rFonts w:cs="Arial"/>
          </w:rPr>
          <w:delText xml:space="preserve">IMP </w:delText>
        </w:r>
      </w:del>
      <w:ins w:id="1994" w:author="Marmol, Dominika Klaudia" w:date="2026-06-08T08:30:00Z">
        <w:r w:rsidR="008620E0">
          <w:rPr>
            <w:rFonts w:cs="Arial"/>
          </w:rPr>
          <w:t>BNT317</w:t>
        </w:r>
        <w:r w:rsidR="008620E0" w:rsidRPr="00AF5717">
          <w:rPr>
            <w:rFonts w:cs="Arial"/>
          </w:rPr>
          <w:t xml:space="preserve"> </w:t>
        </w:r>
      </w:ins>
      <w:r w:rsidRPr="00AF5717">
        <w:rPr>
          <w:rFonts w:cs="Arial"/>
        </w:rPr>
        <w:t>dose) is observed as best overall response</w:t>
      </w:r>
      <w:ins w:id="1995" w:author="Marmol, Dominika Klaudia" w:date="2026-06-08T08:31:00Z">
        <w:r w:rsidR="008620E0">
          <w:rPr>
            <w:rFonts w:cs="Arial"/>
          </w:rPr>
          <w:t xml:space="preserve"> per investigator’s assessment</w:t>
        </w:r>
      </w:ins>
      <w:r w:rsidRPr="00AF5717">
        <w:rPr>
          <w:rFonts w:cs="Arial"/>
        </w:rPr>
        <w:t>.</w:t>
      </w:r>
    </w:p>
    <w:p w14:paraId="185D288C" w14:textId="0F05F9CA" w:rsidR="00804115" w:rsidRPr="00AF5717" w:rsidRDefault="00E27C57" w:rsidP="00804115">
      <w:pPr>
        <w:pStyle w:val="Paragraph"/>
        <w:rPr>
          <w:u w:val="single"/>
        </w:rPr>
      </w:pPr>
      <w:r w:rsidRPr="00AF5717">
        <w:rPr>
          <w:u w:val="single"/>
        </w:rPr>
        <w:t xml:space="preserve">ORR based on RECIST </w:t>
      </w:r>
      <w:ins w:id="1996" w:author="Marmol, Dominika Klaudia" w:date="2026-06-11T09:46:00Z">
        <w:r w:rsidR="00B0057F">
          <w:rPr>
            <w:u w:val="single"/>
          </w:rPr>
          <w:t>v</w:t>
        </w:r>
      </w:ins>
      <w:r w:rsidRPr="00AF5717">
        <w:rPr>
          <w:u w:val="single"/>
        </w:rPr>
        <w:t>1.1</w:t>
      </w:r>
    </w:p>
    <w:p w14:paraId="06912C21" w14:textId="2624FF78" w:rsidR="00804115" w:rsidRPr="00AF5717" w:rsidRDefault="00E27C57" w:rsidP="00804115">
      <w:pPr>
        <w:autoSpaceDE w:val="0"/>
        <w:autoSpaceDN w:val="0"/>
        <w:adjustRightInd w:val="0"/>
        <w:spacing w:after="0"/>
        <w:rPr>
          <w:rFonts w:ascii="Arial" w:hAnsi="Arial" w:cs="Arial"/>
          <w:color w:val="000000"/>
          <w:sz w:val="24"/>
        </w:rPr>
      </w:pPr>
      <w:r w:rsidRPr="00AF5717">
        <w:rPr>
          <w:rFonts w:ascii="Arial" w:hAnsi="Arial" w:cs="Arial"/>
          <w:color w:val="000000"/>
          <w:sz w:val="24"/>
        </w:rPr>
        <w:t xml:space="preserve">Confirmed ORR per RECIST </w:t>
      </w:r>
      <w:ins w:id="1997" w:author="Marmol, Dominika Klaudia" w:date="2026-06-11T09:46:00Z">
        <w:r w:rsidR="00B0057F">
          <w:rPr>
            <w:rFonts w:ascii="Arial" w:hAnsi="Arial" w:cs="Arial"/>
            <w:color w:val="000000"/>
            <w:sz w:val="24"/>
          </w:rPr>
          <w:t>v</w:t>
        </w:r>
      </w:ins>
      <w:r w:rsidRPr="00AF5717">
        <w:rPr>
          <w:rFonts w:ascii="Arial" w:hAnsi="Arial" w:cs="Arial"/>
          <w:color w:val="000000"/>
          <w:sz w:val="24"/>
        </w:rPr>
        <w:t>1.1 (</w:t>
      </w:r>
      <w:hyperlink w:anchor="Eisenhauer2009" w:history="1">
        <w:r w:rsidR="00804115" w:rsidRPr="00AF5717">
          <w:rPr>
            <w:rStyle w:val="Hyperlink"/>
            <w:rFonts w:cs="Arial"/>
            <w:b w:val="0"/>
          </w:rPr>
          <w:t>Eisenhauer et al. 2009</w:t>
        </w:r>
      </w:hyperlink>
      <w:r w:rsidRPr="00AF5717">
        <w:rPr>
          <w:rFonts w:ascii="Arial" w:hAnsi="Arial" w:cs="Arial"/>
          <w:color w:val="000000"/>
          <w:sz w:val="24"/>
        </w:rPr>
        <w:t>) by investigator assessment is</w:t>
      </w:r>
      <w:r w:rsidR="00AB0F05">
        <w:rPr>
          <w:rFonts w:ascii="Arial" w:hAnsi="Arial" w:cs="Arial"/>
          <w:color w:val="000000"/>
          <w:sz w:val="24"/>
        </w:rPr>
        <w:t xml:space="preserve"> </w:t>
      </w:r>
      <w:r w:rsidRPr="00AF5717">
        <w:rPr>
          <w:rFonts w:ascii="Arial" w:hAnsi="Arial" w:cs="Arial"/>
          <w:color w:val="000000"/>
          <w:sz w:val="24"/>
        </w:rPr>
        <w:t>defined as proportion of trial participants with a best overall response (CR or PR)</w:t>
      </w:r>
    </w:p>
    <w:p w14:paraId="0A569508" w14:textId="77777777" w:rsidR="00804115" w:rsidRPr="00AF5717" w:rsidRDefault="00E27C57" w:rsidP="00804115">
      <w:pPr>
        <w:pStyle w:val="Paragraph"/>
        <w:rPr>
          <w:rFonts w:cs="Arial"/>
          <w:color w:val="000000"/>
        </w:rPr>
      </w:pPr>
      <w:r w:rsidRPr="00AF5717">
        <w:rPr>
          <w:rFonts w:cs="Arial"/>
          <w:color w:val="000000"/>
        </w:rPr>
        <w:t>confirmed by a subsequent best overall response of CR or PR at least 4 weeks later.</w:t>
      </w:r>
    </w:p>
    <w:p w14:paraId="10B5D5CF" w14:textId="5CCB292D" w:rsidR="00F3399A" w:rsidRPr="00AF5717" w:rsidRDefault="00E27C57" w:rsidP="00F3399A">
      <w:pPr>
        <w:pStyle w:val="Caption"/>
        <w:keepNext/>
        <w:rPr>
          <w:rFonts w:ascii="Arial" w:hAnsi="Arial" w:cs="Arial"/>
          <w:sz w:val="24"/>
          <w:szCs w:val="24"/>
        </w:rPr>
      </w:pPr>
      <w:bookmarkStart w:id="1998" w:name="_Toc232068066"/>
      <w:r w:rsidRPr="00AF5717">
        <w:rPr>
          <w:rFonts w:ascii="Arial" w:hAnsi="Arial" w:cs="Arial"/>
          <w:sz w:val="24"/>
          <w:szCs w:val="24"/>
        </w:rPr>
        <w:t>Table</w:t>
      </w:r>
      <w:r w:rsidR="00281AAD">
        <w:rPr>
          <w:rFonts w:ascii="Arial" w:hAnsi="Arial" w:cs="Arial"/>
          <w:sz w:val="24"/>
          <w:szCs w:val="24"/>
        </w:rPr>
        <w:t> </w:t>
      </w:r>
      <w:r w:rsidRPr="00AF5717">
        <w:rPr>
          <w:rFonts w:ascii="Arial" w:hAnsi="Arial" w:cs="Arial"/>
          <w:sz w:val="24"/>
          <w:szCs w:val="24"/>
        </w:rPr>
        <w:fldChar w:fldCharType="begin"/>
      </w:r>
      <w:r w:rsidRPr="00AF5717">
        <w:rPr>
          <w:rFonts w:ascii="Arial" w:hAnsi="Arial" w:cs="Arial"/>
          <w:sz w:val="24"/>
          <w:szCs w:val="24"/>
        </w:rPr>
        <w:instrText xml:space="preserve"> SEQ Table \* ARABIC </w:instrText>
      </w:r>
      <w:r w:rsidRPr="00AF5717">
        <w:rPr>
          <w:rFonts w:ascii="Arial" w:hAnsi="Arial" w:cs="Arial"/>
          <w:sz w:val="24"/>
          <w:szCs w:val="24"/>
        </w:rPr>
        <w:fldChar w:fldCharType="separate"/>
      </w:r>
      <w:ins w:id="1999" w:author="Marmol, Dominika Klaudia" w:date="2026-06-08T16:54:00Z">
        <w:r w:rsidR="00201CA3">
          <w:rPr>
            <w:rFonts w:ascii="Arial" w:hAnsi="Arial" w:cs="Arial"/>
            <w:noProof/>
            <w:sz w:val="24"/>
            <w:szCs w:val="24"/>
          </w:rPr>
          <w:t>5</w:t>
        </w:r>
      </w:ins>
      <w:del w:id="2000" w:author="Marmol, Dominika Klaudia" w:date="2026-06-08T10:12:00Z">
        <w:r w:rsidR="00CA5FDB">
          <w:rPr>
            <w:rFonts w:ascii="Arial" w:hAnsi="Arial" w:cs="Arial"/>
            <w:noProof/>
            <w:sz w:val="24"/>
            <w:szCs w:val="24"/>
          </w:rPr>
          <w:delText>4</w:delText>
        </w:r>
      </w:del>
      <w:r w:rsidRPr="00AF5717">
        <w:rPr>
          <w:rFonts w:ascii="Arial" w:hAnsi="Arial" w:cs="Arial"/>
          <w:sz w:val="24"/>
          <w:szCs w:val="24"/>
        </w:rPr>
        <w:fldChar w:fldCharType="end"/>
      </w:r>
      <w:r w:rsidRPr="00AF5717">
        <w:rPr>
          <w:rFonts w:ascii="Arial" w:hAnsi="Arial" w:cs="Arial"/>
          <w:sz w:val="24"/>
          <w:szCs w:val="24"/>
        </w:rPr>
        <w:t>:</w:t>
      </w:r>
      <w:r w:rsidRPr="00AF5717">
        <w:rPr>
          <w:rFonts w:ascii="Arial" w:hAnsi="Arial" w:cs="Arial"/>
          <w:sz w:val="24"/>
          <w:szCs w:val="24"/>
        </w:rPr>
        <w:tab/>
        <w:t xml:space="preserve">Definition of response (RECIST Criteria </w:t>
      </w:r>
      <w:ins w:id="2001" w:author="Marmol, Dominika Klaudia" w:date="2026-06-08T08:32:00Z">
        <w:r w:rsidR="00F25CC0">
          <w:rPr>
            <w:rFonts w:ascii="Arial" w:hAnsi="Arial" w:cs="Arial"/>
            <w:sz w:val="24"/>
            <w:szCs w:val="24"/>
          </w:rPr>
          <w:t>v</w:t>
        </w:r>
      </w:ins>
      <w:r w:rsidRPr="00AF5717">
        <w:rPr>
          <w:rFonts w:ascii="Arial" w:hAnsi="Arial" w:cs="Arial"/>
          <w:sz w:val="24"/>
          <w:szCs w:val="24"/>
        </w:rPr>
        <w:t>1.1)</w:t>
      </w:r>
      <w:bookmarkEnd w:id="199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1361"/>
        <w:gridCol w:w="1186"/>
        <w:gridCol w:w="6669"/>
      </w:tblGrid>
      <w:tr w:rsidR="008F5115" w14:paraId="16761D43" w14:textId="77777777" w:rsidTr="00281AAD">
        <w:trPr>
          <w:tblHeader/>
        </w:trPr>
        <w:tc>
          <w:tcPr>
            <w:tcW w:w="1361" w:type="dxa"/>
            <w:shd w:val="clear" w:color="auto" w:fill="D9D9D9" w:themeFill="background1" w:themeFillShade="D9"/>
          </w:tcPr>
          <w:p w14:paraId="33610963" w14:textId="77777777" w:rsidR="00F3399A" w:rsidRPr="00AF5717" w:rsidRDefault="00F3399A">
            <w:pPr>
              <w:pStyle w:val="Table-1row-Left"/>
            </w:pPr>
          </w:p>
        </w:tc>
        <w:tc>
          <w:tcPr>
            <w:tcW w:w="1186" w:type="dxa"/>
            <w:shd w:val="clear" w:color="auto" w:fill="D9D9D9" w:themeFill="background1" w:themeFillShade="D9"/>
          </w:tcPr>
          <w:p w14:paraId="2CB1F87A" w14:textId="77777777" w:rsidR="00F3399A" w:rsidRPr="00AF5717" w:rsidRDefault="00E27C57">
            <w:pPr>
              <w:pStyle w:val="Table-1row-Left"/>
            </w:pPr>
            <w:r w:rsidRPr="00AF5717">
              <w:t>Category</w:t>
            </w:r>
          </w:p>
        </w:tc>
        <w:tc>
          <w:tcPr>
            <w:tcW w:w="6669" w:type="dxa"/>
            <w:shd w:val="clear" w:color="auto" w:fill="D9D9D9" w:themeFill="background1" w:themeFillShade="D9"/>
          </w:tcPr>
          <w:p w14:paraId="42962E2C" w14:textId="77777777" w:rsidR="00F3399A" w:rsidRPr="00AF5717" w:rsidRDefault="00E27C57">
            <w:pPr>
              <w:pStyle w:val="Table-1row-Left"/>
            </w:pPr>
            <w:r w:rsidRPr="00AF5717">
              <w:t>Criteria</w:t>
            </w:r>
          </w:p>
        </w:tc>
      </w:tr>
      <w:tr w:rsidR="008F5115" w14:paraId="061A17EF" w14:textId="77777777">
        <w:tc>
          <w:tcPr>
            <w:tcW w:w="1361" w:type="dxa"/>
            <w:vMerge w:val="restart"/>
          </w:tcPr>
          <w:p w14:paraId="4C4D4D8F" w14:textId="77777777" w:rsidR="00F3399A" w:rsidRPr="00AF5717" w:rsidRDefault="00E27C57">
            <w:pPr>
              <w:pStyle w:val="Table-Text-Left"/>
            </w:pPr>
            <w:r w:rsidRPr="00AF5717">
              <w:t>Based on target lesions</w:t>
            </w:r>
          </w:p>
        </w:tc>
        <w:tc>
          <w:tcPr>
            <w:tcW w:w="1186" w:type="dxa"/>
          </w:tcPr>
          <w:p w14:paraId="4CA545F5" w14:textId="77777777" w:rsidR="00F3399A" w:rsidRPr="00AF5717" w:rsidRDefault="00E27C57">
            <w:pPr>
              <w:pStyle w:val="Table-Text-Left"/>
            </w:pPr>
            <w:r w:rsidRPr="00AF5717">
              <w:t>CR</w:t>
            </w:r>
          </w:p>
        </w:tc>
        <w:tc>
          <w:tcPr>
            <w:tcW w:w="6669" w:type="dxa"/>
          </w:tcPr>
          <w:p w14:paraId="7B79AE21" w14:textId="77777777" w:rsidR="00F3399A" w:rsidRPr="00AF5717" w:rsidRDefault="00E27C57">
            <w:pPr>
              <w:pStyle w:val="Table-Text-Left"/>
            </w:pPr>
            <w:r w:rsidRPr="00AF5717">
              <w:t>Disappearance of all target lesions. Any pathological lymph nodes must have reduction in short axis to &lt;10 mm.</w:t>
            </w:r>
          </w:p>
        </w:tc>
      </w:tr>
      <w:tr w:rsidR="008F5115" w14:paraId="40BCE709" w14:textId="77777777">
        <w:tc>
          <w:tcPr>
            <w:tcW w:w="1361" w:type="dxa"/>
            <w:vMerge/>
          </w:tcPr>
          <w:p w14:paraId="3214EDB0" w14:textId="77777777" w:rsidR="00F3399A" w:rsidRPr="00AF5717" w:rsidRDefault="00F3399A">
            <w:pPr>
              <w:pStyle w:val="Table-Text-Left"/>
            </w:pPr>
          </w:p>
        </w:tc>
        <w:tc>
          <w:tcPr>
            <w:tcW w:w="1186" w:type="dxa"/>
          </w:tcPr>
          <w:p w14:paraId="67EF45D0" w14:textId="77777777" w:rsidR="00F3399A" w:rsidRPr="00AF5717" w:rsidRDefault="00E27C57">
            <w:pPr>
              <w:pStyle w:val="Table-Text-Left"/>
            </w:pPr>
            <w:r w:rsidRPr="00AF5717">
              <w:t>PR</w:t>
            </w:r>
          </w:p>
        </w:tc>
        <w:tc>
          <w:tcPr>
            <w:tcW w:w="6669" w:type="dxa"/>
          </w:tcPr>
          <w:p w14:paraId="61562456" w14:textId="77777777" w:rsidR="00F3399A" w:rsidRPr="00AF5717" w:rsidRDefault="00E27C57">
            <w:pPr>
              <w:pStyle w:val="Table-Text-Left"/>
            </w:pPr>
            <w:r w:rsidRPr="00AF5717">
              <w:t>≥30% decrease in the sum of the diameters of target lesions, taking as reference the baseline sum of longest diameters.</w:t>
            </w:r>
          </w:p>
        </w:tc>
      </w:tr>
      <w:tr w:rsidR="008F5115" w14:paraId="2DD0F2F6" w14:textId="77777777">
        <w:tc>
          <w:tcPr>
            <w:tcW w:w="1361" w:type="dxa"/>
            <w:vMerge/>
          </w:tcPr>
          <w:p w14:paraId="29F81E69" w14:textId="77777777" w:rsidR="00F3399A" w:rsidRPr="00AF5717" w:rsidRDefault="00F3399A">
            <w:pPr>
              <w:pStyle w:val="Table-Text-Left"/>
            </w:pPr>
          </w:p>
        </w:tc>
        <w:tc>
          <w:tcPr>
            <w:tcW w:w="1186" w:type="dxa"/>
          </w:tcPr>
          <w:p w14:paraId="2EB36954" w14:textId="77777777" w:rsidR="00F3399A" w:rsidRPr="00AF5717" w:rsidRDefault="00E27C57">
            <w:pPr>
              <w:pStyle w:val="Table-Text-Left"/>
            </w:pPr>
            <w:r w:rsidRPr="00AF5717">
              <w:t xml:space="preserve">SD </w:t>
            </w:r>
          </w:p>
        </w:tc>
        <w:tc>
          <w:tcPr>
            <w:tcW w:w="6669" w:type="dxa"/>
          </w:tcPr>
          <w:p w14:paraId="33DC846C" w14:textId="77777777" w:rsidR="00F3399A" w:rsidRPr="00AF5717" w:rsidRDefault="00E27C57">
            <w:pPr>
              <w:pStyle w:val="Table-Text-Left"/>
            </w:pPr>
            <w:r w:rsidRPr="00AF5717">
              <w:t>Neither sufficient shrinkage to qualify for PR nor sufficient increase to qualify for PD, taking as reference the smallest sum of diameters while in trial. Follow-up measurements must have met the SD criteria at least once and for a minimum time period of 5 weeks after first treatment.</w:t>
            </w:r>
          </w:p>
        </w:tc>
      </w:tr>
      <w:tr w:rsidR="008F5115" w14:paraId="12D3FD66" w14:textId="77777777">
        <w:tc>
          <w:tcPr>
            <w:tcW w:w="1361" w:type="dxa"/>
            <w:vMerge/>
          </w:tcPr>
          <w:p w14:paraId="44058509" w14:textId="77777777" w:rsidR="00F3399A" w:rsidRPr="00AF5717" w:rsidRDefault="00F3399A">
            <w:pPr>
              <w:pStyle w:val="Table-Text-Left"/>
            </w:pPr>
          </w:p>
        </w:tc>
        <w:tc>
          <w:tcPr>
            <w:tcW w:w="1186" w:type="dxa"/>
          </w:tcPr>
          <w:p w14:paraId="22CD708E" w14:textId="77777777" w:rsidR="00F3399A" w:rsidRPr="00AF5717" w:rsidRDefault="00E27C57">
            <w:pPr>
              <w:pStyle w:val="Table-Text-Left"/>
            </w:pPr>
            <w:r w:rsidRPr="00AF5717">
              <w:t>PD</w:t>
            </w:r>
          </w:p>
        </w:tc>
        <w:tc>
          <w:tcPr>
            <w:tcW w:w="6669" w:type="dxa"/>
          </w:tcPr>
          <w:p w14:paraId="3E63B999" w14:textId="77777777" w:rsidR="00F3399A" w:rsidRPr="00AF5717" w:rsidRDefault="00E27C57">
            <w:pPr>
              <w:pStyle w:val="Table-Text-Left"/>
            </w:pPr>
            <w:r w:rsidRPr="00AF5717">
              <w:t>≥20% (and ≥5 mm) increase in the sum of the diameters of target lesions, taking as reference the smallest sum of the target diameters recorded while in trial or the appearance of one or more new lesions.</w:t>
            </w:r>
          </w:p>
        </w:tc>
      </w:tr>
      <w:tr w:rsidR="008F5115" w14:paraId="039FC6AC" w14:textId="77777777">
        <w:tc>
          <w:tcPr>
            <w:tcW w:w="1361" w:type="dxa"/>
            <w:vMerge w:val="restart"/>
          </w:tcPr>
          <w:p w14:paraId="69ACEB39" w14:textId="77777777" w:rsidR="00F3399A" w:rsidRPr="00AF5717" w:rsidRDefault="00E27C57">
            <w:pPr>
              <w:pStyle w:val="Table-Text-Left"/>
            </w:pPr>
            <w:r w:rsidRPr="00AF5717">
              <w:t>Based on non</w:t>
            </w:r>
            <w:r w:rsidRPr="00AF5717">
              <w:noBreakHyphen/>
              <w:t>target lesions</w:t>
            </w:r>
          </w:p>
        </w:tc>
        <w:tc>
          <w:tcPr>
            <w:tcW w:w="1186" w:type="dxa"/>
          </w:tcPr>
          <w:p w14:paraId="29C8DA40" w14:textId="77777777" w:rsidR="00F3399A" w:rsidRPr="00AF5717" w:rsidRDefault="00E27C57">
            <w:pPr>
              <w:pStyle w:val="Table-Text-Left"/>
            </w:pPr>
            <w:r w:rsidRPr="00AF5717">
              <w:t>CR</w:t>
            </w:r>
          </w:p>
        </w:tc>
        <w:tc>
          <w:tcPr>
            <w:tcW w:w="6669" w:type="dxa"/>
          </w:tcPr>
          <w:p w14:paraId="19699C59" w14:textId="77777777" w:rsidR="00F3399A" w:rsidRPr="00AF5717" w:rsidRDefault="00E27C57">
            <w:pPr>
              <w:pStyle w:val="Table-Text-Left"/>
            </w:pPr>
            <w:r w:rsidRPr="00AF5717">
              <w:t>Disappearance of all non-target lesions and normalization of tumor marker level. All lymph nodes must be non-pathological in size (&lt;10 mm short axis).</w:t>
            </w:r>
          </w:p>
        </w:tc>
      </w:tr>
      <w:tr w:rsidR="008F5115" w14:paraId="349B4FB8" w14:textId="77777777">
        <w:tc>
          <w:tcPr>
            <w:tcW w:w="1361" w:type="dxa"/>
            <w:vMerge/>
          </w:tcPr>
          <w:p w14:paraId="23955AC6" w14:textId="77777777" w:rsidR="00F3399A" w:rsidRPr="00AF5717" w:rsidRDefault="00F3399A">
            <w:pPr>
              <w:pStyle w:val="Table-Text-Left"/>
            </w:pPr>
          </w:p>
        </w:tc>
        <w:tc>
          <w:tcPr>
            <w:tcW w:w="1186" w:type="dxa"/>
          </w:tcPr>
          <w:p w14:paraId="33C830CD" w14:textId="77777777" w:rsidR="00F3399A" w:rsidRPr="00AF5717" w:rsidRDefault="00E27C57">
            <w:pPr>
              <w:pStyle w:val="Table-Text-Left"/>
            </w:pPr>
            <w:r w:rsidRPr="00AF5717">
              <w:t>SD</w:t>
            </w:r>
          </w:p>
        </w:tc>
        <w:tc>
          <w:tcPr>
            <w:tcW w:w="6669" w:type="dxa"/>
          </w:tcPr>
          <w:p w14:paraId="2204FE45" w14:textId="77777777" w:rsidR="00F3399A" w:rsidRPr="00AF5717" w:rsidRDefault="00E27C57">
            <w:pPr>
              <w:pStyle w:val="Table-Text-Left"/>
            </w:pPr>
            <w:r w:rsidRPr="00AF5717">
              <w:t xml:space="preserve">Persistence of one or more non-target lesion(s) or/and maintenance of tumor marker level above the normal limits. </w:t>
            </w:r>
          </w:p>
        </w:tc>
      </w:tr>
      <w:tr w:rsidR="008F5115" w14:paraId="267FBC1F" w14:textId="77777777">
        <w:tc>
          <w:tcPr>
            <w:tcW w:w="1361" w:type="dxa"/>
            <w:vMerge/>
          </w:tcPr>
          <w:p w14:paraId="454E1797" w14:textId="77777777" w:rsidR="00F3399A" w:rsidRPr="00AF5717" w:rsidRDefault="00F3399A">
            <w:pPr>
              <w:pStyle w:val="Table-Text-Left"/>
            </w:pPr>
          </w:p>
        </w:tc>
        <w:tc>
          <w:tcPr>
            <w:tcW w:w="1186" w:type="dxa"/>
          </w:tcPr>
          <w:p w14:paraId="5FEBDC36" w14:textId="77777777" w:rsidR="00F3399A" w:rsidRPr="00AF5717" w:rsidRDefault="00E27C57">
            <w:pPr>
              <w:pStyle w:val="Table-Text-Left"/>
            </w:pPr>
            <w:r w:rsidRPr="00AF5717">
              <w:t>PD</w:t>
            </w:r>
          </w:p>
        </w:tc>
        <w:tc>
          <w:tcPr>
            <w:tcW w:w="6669" w:type="dxa"/>
          </w:tcPr>
          <w:p w14:paraId="766BF415" w14:textId="77777777" w:rsidR="00F3399A" w:rsidRPr="00AF5717" w:rsidRDefault="00E27C57">
            <w:pPr>
              <w:pStyle w:val="Table-Text-Left"/>
            </w:pPr>
            <w:r w:rsidRPr="00AF5717">
              <w:t>Appearance of one or more new lesions and/or unequivocal progression of existing non-target lesions.</w:t>
            </w:r>
          </w:p>
        </w:tc>
      </w:tr>
    </w:tbl>
    <w:p w14:paraId="66867E60" w14:textId="4A6E28CE" w:rsidR="00804115" w:rsidRPr="00AF5717" w:rsidRDefault="00E27C57" w:rsidP="007D6A16">
      <w:pPr>
        <w:autoSpaceDE w:val="0"/>
        <w:autoSpaceDN w:val="0"/>
        <w:adjustRightInd w:val="0"/>
        <w:spacing w:before="120"/>
        <w:rPr>
          <w:rFonts w:ascii="Arial" w:hAnsi="Arial" w:cs="Arial"/>
          <w:color w:val="000000"/>
          <w:sz w:val="24"/>
        </w:rPr>
      </w:pPr>
      <w:r w:rsidRPr="00AF5717">
        <w:rPr>
          <w:rFonts w:ascii="Arial" w:hAnsi="Arial" w:cs="Arial"/>
          <w:color w:val="000000"/>
          <w:sz w:val="24"/>
        </w:rPr>
        <w:t xml:space="preserve">The best overall response is the best response recorded from the start of the treatment until PD/recurrence (the smallest measurements recorded since the treatment started will be used as the reference for PD). Confirmed best overall response is derived per RECIST </w:t>
      </w:r>
      <w:ins w:id="2002" w:author="Marmol, Dominika Klaudia" w:date="2026-06-08T08:31:00Z">
        <w:r w:rsidR="00F25CC0">
          <w:rPr>
            <w:rFonts w:ascii="Arial" w:hAnsi="Arial" w:cs="Arial"/>
            <w:color w:val="000000"/>
            <w:sz w:val="24"/>
          </w:rPr>
          <w:t>v</w:t>
        </w:r>
      </w:ins>
      <w:r w:rsidRPr="00AF5717">
        <w:rPr>
          <w:rFonts w:ascii="Arial" w:hAnsi="Arial" w:cs="Arial"/>
          <w:color w:val="000000"/>
          <w:sz w:val="24"/>
        </w:rPr>
        <w:t xml:space="preserve">1.1 rule (see </w:t>
      </w:r>
      <w:hyperlink w:anchor="App8" w:history="1">
        <w:r w:rsidR="00804115" w:rsidRPr="00AF5717">
          <w:rPr>
            <w:rStyle w:val="Hyperlink"/>
            <w:rFonts w:cs="Arial"/>
            <w:b w:val="0"/>
            <w:bCs/>
          </w:rPr>
          <w:t>Appendix 8</w:t>
        </w:r>
      </w:hyperlink>
      <w:r w:rsidRPr="00AF5717">
        <w:rPr>
          <w:rFonts w:ascii="Arial" w:hAnsi="Arial" w:cs="Arial"/>
          <w:color w:val="000000"/>
          <w:sz w:val="24"/>
        </w:rPr>
        <w:t xml:space="preserve"> and </w:t>
      </w:r>
      <w:hyperlink w:anchor="Eisenhauer2009" w:history="1">
        <w:r w:rsidR="00804115" w:rsidRPr="00AF5717">
          <w:rPr>
            <w:rStyle w:val="Hyperlink"/>
            <w:rFonts w:cs="Arial"/>
            <w:b w:val="0"/>
            <w:bCs/>
          </w:rPr>
          <w:t>Eisenhauer et al. 2009</w:t>
        </w:r>
      </w:hyperlink>
      <w:r w:rsidRPr="00AF5717">
        <w:rPr>
          <w:rFonts w:ascii="Arial" w:hAnsi="Arial" w:cs="Arial"/>
          <w:color w:val="000000"/>
          <w:sz w:val="24"/>
        </w:rPr>
        <w:t>). Trial participants with CR or PR are considered to be objective response. Trial participants with CR, PR or stable disease are considered to be in disease control. Trial participants with non-evaluable are counted as non-responders.</w:t>
      </w:r>
    </w:p>
    <w:p w14:paraId="17C479D8" w14:textId="77777777" w:rsidR="00422D00" w:rsidRPr="00AF5717" w:rsidRDefault="00E27C57" w:rsidP="007D6A16">
      <w:pPr>
        <w:pStyle w:val="Paragraph"/>
        <w:spacing w:before="120"/>
        <w:rPr>
          <w:u w:val="single"/>
        </w:rPr>
      </w:pPr>
      <w:r w:rsidRPr="00AF5717">
        <w:rPr>
          <w:u w:val="single"/>
        </w:rPr>
        <w:t>DOR</w:t>
      </w:r>
    </w:p>
    <w:p w14:paraId="1CF27CF5" w14:textId="1CA09647" w:rsidR="00252374" w:rsidRPr="00AF5717" w:rsidRDefault="00E27C57" w:rsidP="007D6A16">
      <w:pPr>
        <w:autoSpaceDE w:val="0"/>
        <w:autoSpaceDN w:val="0"/>
        <w:adjustRightInd w:val="0"/>
        <w:spacing w:before="120"/>
        <w:rPr>
          <w:rFonts w:ascii="Arial" w:hAnsi="Arial" w:cs="Arial"/>
          <w:sz w:val="24"/>
        </w:rPr>
      </w:pPr>
      <w:r w:rsidRPr="00AF5717">
        <w:rPr>
          <w:rFonts w:ascii="Arial" w:hAnsi="Arial" w:cs="Arial"/>
          <w:sz w:val="24"/>
        </w:rPr>
        <w:lastRenderedPageBreak/>
        <w:t xml:space="preserve">DOR only applies to trial participants whose best overall response is confirmed CR or PR and is defined as time from the first documentation of objective tumor response (CR or PR) to the date of first documented progression per RECIST </w:t>
      </w:r>
      <w:ins w:id="2003" w:author="Marmol, Dominika Klaudia" w:date="2026-06-08T08:31:00Z">
        <w:r w:rsidR="00F25CC0">
          <w:rPr>
            <w:rFonts w:ascii="Arial" w:hAnsi="Arial" w:cs="Arial"/>
            <w:sz w:val="24"/>
          </w:rPr>
          <w:t>v</w:t>
        </w:r>
      </w:ins>
      <w:r w:rsidRPr="00AF5717">
        <w:rPr>
          <w:rFonts w:ascii="Arial" w:hAnsi="Arial" w:cs="Arial"/>
          <w:sz w:val="24"/>
        </w:rPr>
        <w:t>1.1 or death due to any cause.</w:t>
      </w:r>
      <w:r w:rsidR="00921F33" w:rsidRPr="00AF5717">
        <w:t xml:space="preserve"> </w:t>
      </w:r>
      <w:r w:rsidR="00921F33" w:rsidRPr="00AF5717">
        <w:rPr>
          <w:rFonts w:ascii="Arial" w:hAnsi="Arial" w:cs="Arial"/>
          <w:sz w:val="24"/>
        </w:rPr>
        <w:t>DOR is calculated as the progression/death date minus the date of first CR or PR, plus 1.</w:t>
      </w:r>
    </w:p>
    <w:p w14:paraId="22D9DE02" w14:textId="77777777" w:rsidR="00252374" w:rsidRPr="00AF5717" w:rsidRDefault="00E27C57" w:rsidP="007D6A16">
      <w:pPr>
        <w:pStyle w:val="Paragraph"/>
        <w:spacing w:before="120"/>
        <w:rPr>
          <w:u w:val="single"/>
        </w:rPr>
      </w:pPr>
      <w:r w:rsidRPr="00AF5717">
        <w:rPr>
          <w:u w:val="single"/>
        </w:rPr>
        <w:t>DCR</w:t>
      </w:r>
    </w:p>
    <w:p w14:paraId="33216B83" w14:textId="01C9937B" w:rsidR="00252374" w:rsidRPr="00AF5717" w:rsidRDefault="00E27C57" w:rsidP="007D6A16">
      <w:pPr>
        <w:pStyle w:val="Paragraph"/>
        <w:spacing w:before="120"/>
        <w:rPr>
          <w:rFonts w:cs="Arial"/>
        </w:rPr>
      </w:pPr>
      <w:r w:rsidRPr="00AF5717">
        <w:rPr>
          <w:rFonts w:cs="Arial"/>
        </w:rPr>
        <w:t>DCR is defined as the proportion of trial participants with confirmed CR or PR or stable disease (stable disease assessed at least 6 weeks</w:t>
      </w:r>
      <w:ins w:id="2004" w:author="Marmol, Dominika Klaudia" w:date="2026-06-11T09:49:00Z">
        <w:r w:rsidR="002409D7">
          <w:rPr>
            <w:rFonts w:cs="Arial"/>
          </w:rPr>
          <w:t xml:space="preserve"> </w:t>
        </w:r>
        <w:r w:rsidR="002409D7" w:rsidRPr="00755614">
          <w:t>[</w:t>
        </w:r>
        <w:r w:rsidR="002409D7" w:rsidRPr="00755614">
          <w:rPr>
            <w:rFonts w:cs="Arial"/>
          </w:rPr>
          <w:t>±</w:t>
        </w:r>
        <w:r w:rsidR="002409D7">
          <w:t>7</w:t>
        </w:r>
        <w:r w:rsidR="002409D7" w:rsidRPr="00755614">
          <w:t xml:space="preserve"> days] </w:t>
        </w:r>
      </w:ins>
      <w:r w:rsidRPr="00AF5717">
        <w:rPr>
          <w:rFonts w:cs="Arial"/>
        </w:rPr>
        <w:t xml:space="preserve"> after first dose) is observed as best overall response. Trial participants not meeting the criteria for CR or PR or stable disease, including those without any post-baseline tumor assessments, will be considered as non-responders.</w:t>
      </w:r>
    </w:p>
    <w:p w14:paraId="04518907" w14:textId="376634EA" w:rsidR="003130FD" w:rsidRPr="00AF5717" w:rsidRDefault="00E27C57" w:rsidP="00591353">
      <w:pPr>
        <w:pStyle w:val="Heading4"/>
      </w:pPr>
      <w:r w:rsidRPr="00AF5717">
        <w:t>Main Analytical Approach</w:t>
      </w:r>
    </w:p>
    <w:p w14:paraId="17AC1260" w14:textId="68CD7212" w:rsidR="00A03E28" w:rsidRPr="00AF5717" w:rsidRDefault="00E27C57" w:rsidP="00654355">
      <w:pPr>
        <w:pStyle w:val="Paragraph"/>
        <w:rPr>
          <w:u w:val="single"/>
        </w:rPr>
      </w:pPr>
      <w:r w:rsidRPr="00AF5717">
        <w:rPr>
          <w:u w:val="single"/>
        </w:rPr>
        <w:t>ORR</w:t>
      </w:r>
      <w:r w:rsidR="00AF6127" w:rsidRPr="00AF5717">
        <w:rPr>
          <w:u w:val="single"/>
        </w:rPr>
        <w:t xml:space="preserve"> based on RECIST </w:t>
      </w:r>
      <w:ins w:id="2005" w:author="Marmol, Dominika Klaudia" w:date="2026-06-08T08:31:00Z">
        <w:r w:rsidR="00F25CC0">
          <w:rPr>
            <w:u w:val="single"/>
          </w:rPr>
          <w:t>v</w:t>
        </w:r>
      </w:ins>
      <w:r w:rsidR="00AF6127" w:rsidRPr="00AF5717">
        <w:rPr>
          <w:u w:val="single"/>
        </w:rPr>
        <w:t>1.1</w:t>
      </w:r>
    </w:p>
    <w:p w14:paraId="712DDFB5" w14:textId="6189D442" w:rsidR="00252374" w:rsidRPr="00AF5717" w:rsidRDefault="00E27C57" w:rsidP="00120794">
      <w:pPr>
        <w:autoSpaceDE w:val="0"/>
        <w:autoSpaceDN w:val="0"/>
        <w:adjustRightInd w:val="0"/>
        <w:spacing w:before="120" w:after="0"/>
        <w:rPr>
          <w:rFonts w:ascii="Arial" w:hAnsi="Arial" w:cs="Arial"/>
          <w:sz w:val="24"/>
        </w:rPr>
      </w:pPr>
      <w:r w:rsidRPr="00AF5717">
        <w:rPr>
          <w:rFonts w:ascii="Arial" w:hAnsi="Arial" w:cs="Arial"/>
          <w:sz w:val="24"/>
        </w:rPr>
        <w:t xml:space="preserve">The number and percentages of participants with each category of best response will be summarized by </w:t>
      </w:r>
      <w:ins w:id="2006" w:author="Marmol, Dominika Klaudia" w:date="2026-06-11T10:03:00Z">
        <w:r w:rsidR="00B958DD">
          <w:rPr>
            <w:rFonts w:ascii="Arial" w:hAnsi="Arial" w:cs="Arial"/>
            <w:sz w:val="24"/>
          </w:rPr>
          <w:t>dose</w:t>
        </w:r>
        <w:r w:rsidR="00B958DD" w:rsidRPr="00AF5717">
          <w:rPr>
            <w:rFonts w:ascii="Arial" w:hAnsi="Arial" w:cs="Arial"/>
            <w:sz w:val="24"/>
          </w:rPr>
          <w:t xml:space="preserve"> </w:t>
        </w:r>
      </w:ins>
      <w:del w:id="2007" w:author="Marmol, Dominika Klaudia" w:date="2026-06-11T10:03:00Z">
        <w:r w:rsidR="004A5AFE" w:rsidRPr="00AF5717">
          <w:rPr>
            <w:rFonts w:ascii="Arial" w:hAnsi="Arial" w:cs="Arial"/>
            <w:sz w:val="24"/>
          </w:rPr>
          <w:delText xml:space="preserve">treatment </w:delText>
        </w:r>
      </w:del>
      <w:r w:rsidR="004A5AFE" w:rsidRPr="00AF5717">
        <w:rPr>
          <w:rFonts w:ascii="Arial" w:hAnsi="Arial" w:cs="Arial"/>
          <w:sz w:val="24"/>
        </w:rPr>
        <w:t>group</w:t>
      </w:r>
      <w:r w:rsidRPr="00AF5717">
        <w:rPr>
          <w:rFonts w:ascii="Arial" w:hAnsi="Arial" w:cs="Arial"/>
          <w:sz w:val="24"/>
        </w:rPr>
        <w:t>, along with the ORR for FAS.</w:t>
      </w:r>
    </w:p>
    <w:p w14:paraId="3A051913" w14:textId="0A5EC811" w:rsidR="00120794" w:rsidRPr="00AF5717" w:rsidRDefault="00E27C57" w:rsidP="00120794">
      <w:pPr>
        <w:autoSpaceDE w:val="0"/>
        <w:autoSpaceDN w:val="0"/>
        <w:adjustRightInd w:val="0"/>
        <w:spacing w:before="120" w:after="0"/>
        <w:rPr>
          <w:rFonts w:ascii="Arial" w:hAnsi="Arial" w:cs="Arial"/>
          <w:sz w:val="24"/>
        </w:rPr>
      </w:pPr>
      <w:r w:rsidRPr="00AF5717">
        <w:rPr>
          <w:rFonts w:ascii="Arial" w:hAnsi="Arial" w:cs="Arial"/>
          <w:sz w:val="24"/>
        </w:rPr>
        <w:t>An exact 95% two-sided CI for the ORR will be provided using the Clopper-Pearson method. A one-sided 80% CI will also be presented to assess a promising trend. No adjustment for multiplicity will be made.</w:t>
      </w:r>
    </w:p>
    <w:p w14:paraId="60D57F36" w14:textId="094A5506" w:rsidR="00120794" w:rsidRPr="00AF5717" w:rsidRDefault="00E27C57" w:rsidP="00120794">
      <w:pPr>
        <w:autoSpaceDE w:val="0"/>
        <w:autoSpaceDN w:val="0"/>
        <w:adjustRightInd w:val="0"/>
        <w:spacing w:before="120" w:after="0"/>
        <w:rPr>
          <w:rFonts w:ascii="Arial" w:hAnsi="Arial" w:cs="Arial"/>
          <w:sz w:val="24"/>
        </w:rPr>
      </w:pPr>
      <w:r w:rsidRPr="00AF5717">
        <w:rPr>
          <w:rFonts w:ascii="Arial" w:hAnsi="Arial" w:cs="Arial"/>
          <w:sz w:val="24"/>
        </w:rPr>
        <w:t>The best change</w:t>
      </w:r>
      <w:r w:rsidR="00852864" w:rsidRPr="00AF5717">
        <w:rPr>
          <w:rFonts w:ascii="Arial" w:hAnsi="Arial" w:cs="Arial"/>
          <w:sz w:val="24"/>
        </w:rPr>
        <w:t xml:space="preserve"> from baseline</w:t>
      </w:r>
      <w:r w:rsidRPr="00AF5717">
        <w:rPr>
          <w:rFonts w:ascii="Arial" w:hAnsi="Arial" w:cs="Arial"/>
          <w:sz w:val="24"/>
        </w:rPr>
        <w:t xml:space="preserve"> (maximal reduction in the sum of the diameters) in target lesions at any time on trial treatment will be reported using waterfall plots. </w:t>
      </w:r>
    </w:p>
    <w:p w14:paraId="48EAB584" w14:textId="06FD1597" w:rsidR="00252374" w:rsidRPr="00AF5717" w:rsidRDefault="00E27C57" w:rsidP="00252374">
      <w:pPr>
        <w:autoSpaceDE w:val="0"/>
        <w:autoSpaceDN w:val="0"/>
        <w:adjustRightInd w:val="0"/>
        <w:spacing w:before="120" w:after="0"/>
        <w:rPr>
          <w:rFonts w:ascii="Arial" w:hAnsi="Arial" w:cs="Arial"/>
          <w:sz w:val="24"/>
        </w:rPr>
      </w:pPr>
      <w:r w:rsidRPr="00AF5717">
        <w:rPr>
          <w:rFonts w:ascii="Arial" w:hAnsi="Arial" w:cs="Arial"/>
          <w:sz w:val="24"/>
        </w:rPr>
        <w:t xml:space="preserve">Individual participant data listings and summaries of objective response, best overall response and disease control will be presented by </w:t>
      </w:r>
      <w:ins w:id="2008" w:author="Marmol, Dominika Klaudia" w:date="2026-06-11T10:03:00Z">
        <w:r w:rsidR="00B958DD">
          <w:rPr>
            <w:rFonts w:ascii="Arial" w:hAnsi="Arial" w:cs="Arial"/>
            <w:sz w:val="24"/>
          </w:rPr>
          <w:t>dose</w:t>
        </w:r>
        <w:r w:rsidR="00B958DD" w:rsidRPr="00AF5717">
          <w:rPr>
            <w:rFonts w:ascii="Arial" w:hAnsi="Arial" w:cs="Arial"/>
            <w:sz w:val="24"/>
          </w:rPr>
          <w:t xml:space="preserve"> </w:t>
        </w:r>
      </w:ins>
      <w:del w:id="2009" w:author="Marmol, Dominika Klaudia" w:date="2026-06-11T10:03:00Z">
        <w:r w:rsidR="004A5AFE" w:rsidRPr="00AF5717">
          <w:rPr>
            <w:rFonts w:ascii="Arial" w:hAnsi="Arial" w:cs="Arial"/>
            <w:sz w:val="24"/>
          </w:rPr>
          <w:delText xml:space="preserve">treatment </w:delText>
        </w:r>
      </w:del>
      <w:r w:rsidR="004A5AFE" w:rsidRPr="00AF5717">
        <w:rPr>
          <w:rFonts w:ascii="Arial" w:hAnsi="Arial" w:cs="Arial"/>
          <w:sz w:val="24"/>
        </w:rPr>
        <w:t>group</w:t>
      </w:r>
      <w:r w:rsidRPr="00AF5717">
        <w:rPr>
          <w:rFonts w:ascii="Arial" w:hAnsi="Arial" w:cs="Arial"/>
          <w:sz w:val="24"/>
        </w:rPr>
        <w:t xml:space="preserve"> and total.</w:t>
      </w:r>
    </w:p>
    <w:p w14:paraId="55A0CCE2" w14:textId="47EEA3DB" w:rsidR="00A03E28" w:rsidRPr="00AF5717" w:rsidRDefault="00E27C57" w:rsidP="0096272E">
      <w:pPr>
        <w:pStyle w:val="Paragraph"/>
        <w:spacing w:before="120"/>
        <w:rPr>
          <w:u w:val="single"/>
        </w:rPr>
      </w:pPr>
      <w:r w:rsidRPr="00AF5717">
        <w:rPr>
          <w:u w:val="single"/>
        </w:rPr>
        <w:t>DOR</w:t>
      </w:r>
    </w:p>
    <w:p w14:paraId="090386A2" w14:textId="0AE72DEA" w:rsidR="00A03E28" w:rsidRPr="00AF5717" w:rsidRDefault="00E27C57" w:rsidP="0096272E">
      <w:pPr>
        <w:autoSpaceDE w:val="0"/>
        <w:autoSpaceDN w:val="0"/>
        <w:adjustRightInd w:val="0"/>
        <w:spacing w:before="120" w:after="0"/>
        <w:rPr>
          <w:rFonts w:ascii="Arial" w:hAnsi="Arial" w:cs="Arial"/>
          <w:sz w:val="24"/>
        </w:rPr>
      </w:pPr>
      <w:r w:rsidRPr="00AF5717">
        <w:rPr>
          <w:rFonts w:ascii="Arial" w:hAnsi="Arial" w:cs="Arial"/>
          <w:sz w:val="24"/>
        </w:rPr>
        <w:t>D</w:t>
      </w:r>
      <w:r w:rsidR="00410241" w:rsidRPr="00AF5717">
        <w:rPr>
          <w:rFonts w:ascii="Arial" w:hAnsi="Arial" w:cs="Arial"/>
          <w:sz w:val="24"/>
        </w:rPr>
        <w:t>O</w:t>
      </w:r>
      <w:r w:rsidRPr="00AF5717">
        <w:rPr>
          <w:rFonts w:ascii="Arial" w:hAnsi="Arial" w:cs="Arial"/>
          <w:sz w:val="24"/>
        </w:rPr>
        <w:t xml:space="preserve">R will be analyzed using Kaplan-Meier methodology by </w:t>
      </w:r>
      <w:ins w:id="2010" w:author="Marmol, Dominika Klaudia" w:date="2026-06-11T10:03:00Z">
        <w:r w:rsidR="00B958DD">
          <w:rPr>
            <w:rFonts w:ascii="Arial" w:hAnsi="Arial" w:cs="Arial"/>
            <w:sz w:val="24"/>
          </w:rPr>
          <w:t>dose</w:t>
        </w:r>
        <w:r w:rsidR="00B958DD" w:rsidRPr="00AF5717">
          <w:rPr>
            <w:rFonts w:ascii="Arial" w:hAnsi="Arial" w:cs="Arial"/>
            <w:sz w:val="24"/>
          </w:rPr>
          <w:t xml:space="preserve"> </w:t>
        </w:r>
      </w:ins>
      <w:del w:id="2011" w:author="Marmol, Dominika Klaudia" w:date="2026-06-11T10:03:00Z">
        <w:r w:rsidR="004A5AFE" w:rsidRPr="00AF5717">
          <w:rPr>
            <w:rFonts w:ascii="Arial" w:hAnsi="Arial" w:cs="Arial"/>
            <w:sz w:val="24"/>
          </w:rPr>
          <w:delText xml:space="preserve">treatment </w:delText>
        </w:r>
      </w:del>
      <w:r w:rsidR="004A5AFE" w:rsidRPr="00AF5717">
        <w:rPr>
          <w:rFonts w:ascii="Arial" w:hAnsi="Arial" w:cs="Arial"/>
          <w:sz w:val="24"/>
        </w:rPr>
        <w:t>group</w:t>
      </w:r>
      <w:r w:rsidRPr="00AF5717">
        <w:rPr>
          <w:rFonts w:ascii="Arial" w:hAnsi="Arial" w:cs="Arial"/>
          <w:sz w:val="24"/>
        </w:rPr>
        <w:t>. Trial participants alive and without disease progression at data cut-off date or trial participants lost to follow-up will be censored at the day of their last adequate tumor assessment. DOR will be censored and summarized in the same way as PFS.</w:t>
      </w:r>
      <w:r w:rsidR="00921F33" w:rsidRPr="00AF5717">
        <w:rPr>
          <w:rFonts w:ascii="Arial" w:hAnsi="Arial" w:cs="Arial"/>
          <w:sz w:val="24"/>
        </w:rPr>
        <w:t xml:space="preserve"> </w:t>
      </w:r>
      <w:r w:rsidRPr="00AF5717">
        <w:rPr>
          <w:rFonts w:ascii="Arial" w:hAnsi="Arial" w:cs="Arial"/>
          <w:sz w:val="24"/>
        </w:rPr>
        <w:t xml:space="preserve">For censoring rules refer to </w:t>
      </w:r>
      <w:hyperlink w:anchor="App2" w:history="1">
        <w:r w:rsidR="00A03E28" w:rsidRPr="00AF5717">
          <w:rPr>
            <w:rStyle w:val="Hyperlink"/>
            <w:rFonts w:cs="Arial"/>
            <w:b w:val="0"/>
            <w:bCs/>
          </w:rPr>
          <w:t>Appendix 2</w:t>
        </w:r>
      </w:hyperlink>
      <w:r w:rsidRPr="00AF5717">
        <w:rPr>
          <w:rFonts w:ascii="Arial" w:hAnsi="Arial" w:cs="Arial"/>
          <w:sz w:val="24"/>
        </w:rPr>
        <w:t>.</w:t>
      </w:r>
    </w:p>
    <w:p w14:paraId="1DF17DB2" w14:textId="353FD50B" w:rsidR="00A03E28" w:rsidRPr="00AF5717" w:rsidRDefault="00E27C57" w:rsidP="0096272E">
      <w:pPr>
        <w:pStyle w:val="Paragraph"/>
        <w:spacing w:before="120"/>
        <w:rPr>
          <w:u w:val="single"/>
        </w:rPr>
      </w:pPr>
      <w:r w:rsidRPr="00AF5717">
        <w:rPr>
          <w:u w:val="single"/>
        </w:rPr>
        <w:t>DCR</w:t>
      </w:r>
    </w:p>
    <w:p w14:paraId="064EF014" w14:textId="4BD5E755" w:rsidR="00143541" w:rsidRPr="00AF5717" w:rsidRDefault="00E27C57" w:rsidP="0048186D">
      <w:pPr>
        <w:pStyle w:val="Paragraph"/>
      </w:pPr>
      <w:r w:rsidRPr="00AF5717">
        <w:t xml:space="preserve">DCR will be summarized with frequencies along with two-sided Clopper-Pearson 95% CIs by </w:t>
      </w:r>
      <w:ins w:id="2012" w:author="Marmol, Dominika Klaudia" w:date="2026-06-11T10:03:00Z">
        <w:r w:rsidR="00B958DD">
          <w:rPr>
            <w:rFonts w:cs="Arial"/>
          </w:rPr>
          <w:t>dose</w:t>
        </w:r>
        <w:r w:rsidR="00B958DD" w:rsidRPr="00AF5717">
          <w:rPr>
            <w:rFonts w:cs="Arial"/>
          </w:rPr>
          <w:t xml:space="preserve"> </w:t>
        </w:r>
      </w:ins>
      <w:del w:id="2013" w:author="Marmol, Dominika Klaudia" w:date="2026-06-11T10:03:00Z">
        <w:r w:rsidR="004A5AFE" w:rsidRPr="00AF5717">
          <w:delText xml:space="preserve">treatment </w:delText>
        </w:r>
      </w:del>
      <w:r w:rsidR="004A5AFE" w:rsidRPr="00AF5717">
        <w:t>group</w:t>
      </w:r>
      <w:r w:rsidRPr="00AF5717">
        <w:t>.</w:t>
      </w:r>
    </w:p>
    <w:p w14:paraId="4A9D9302" w14:textId="2C7CDDFF" w:rsidR="00143541" w:rsidRPr="00AF5717" w:rsidRDefault="00E27C57" w:rsidP="0048186D">
      <w:pPr>
        <w:pStyle w:val="Paragraph"/>
      </w:pPr>
      <w:r w:rsidRPr="00AF5717">
        <w:t>Sensitivity and supplementary analyses will not be performed for any of the above secondary endpoints.</w:t>
      </w:r>
    </w:p>
    <w:p w14:paraId="6EB5896F" w14:textId="421D4D72" w:rsidR="00436EA0" w:rsidRPr="00AF5717" w:rsidRDefault="00E27C57" w:rsidP="00AE0666">
      <w:pPr>
        <w:pStyle w:val="Heading3"/>
      </w:pPr>
      <w:bookmarkStart w:id="2014" w:name="_Toc232068027"/>
      <w:r w:rsidRPr="00AF5717">
        <w:t>Secondary Endpoint</w:t>
      </w:r>
      <w:r w:rsidR="00111F16" w:rsidRPr="00AF5717">
        <w:t xml:space="preserve"> </w:t>
      </w:r>
      <w:r w:rsidRPr="00AF5717">
        <w:t>Analys</w:t>
      </w:r>
      <w:r w:rsidR="00701810" w:rsidRPr="00AF5717">
        <w:t>e</w:t>
      </w:r>
      <w:r w:rsidRPr="00AF5717">
        <w:t>s</w:t>
      </w:r>
      <w:r w:rsidR="002E4939" w:rsidRPr="00AF5717">
        <w:t xml:space="preserve"> </w:t>
      </w:r>
      <w:r w:rsidR="00243F8D" w:rsidRPr="00AF5717">
        <w:t>–</w:t>
      </w:r>
      <w:r w:rsidR="002E4939" w:rsidRPr="00AF5717">
        <w:t xml:space="preserve"> PK</w:t>
      </w:r>
      <w:r w:rsidR="00551764" w:rsidRPr="00AF5717">
        <w:t xml:space="preserve"> of BNT317</w:t>
      </w:r>
      <w:bookmarkEnd w:id="2014"/>
    </w:p>
    <w:p w14:paraId="529C0045" w14:textId="2134ED6C" w:rsidR="00243F8D" w:rsidRPr="00AF5717" w:rsidRDefault="00E27C57" w:rsidP="00243F8D">
      <w:pPr>
        <w:pStyle w:val="Paragraph"/>
      </w:pPr>
      <w:ins w:id="2015" w:author="Marmol, Dominika Klaudia" w:date="2026-06-08T08:40:00Z">
        <w:r>
          <w:t xml:space="preserve">Part A only: </w:t>
        </w:r>
      </w:ins>
      <w:r w:rsidR="000E04EE" w:rsidRPr="00AF5717">
        <w:t xml:space="preserve">The </w:t>
      </w:r>
      <w:del w:id="2016" w:author="Marmol, Dominika Klaudia" w:date="2026-06-08T08:40:00Z">
        <w:r w:rsidR="000E04EE" w:rsidRPr="00AF5717">
          <w:delText xml:space="preserve">second </w:delText>
        </w:r>
      </w:del>
      <w:ins w:id="2017" w:author="Marmol, Dominika Klaudia" w:date="2026-06-08T08:40:00Z">
        <w:r>
          <w:t>PK</w:t>
        </w:r>
        <w:r w:rsidRPr="00AF5717">
          <w:t xml:space="preserve"> </w:t>
        </w:r>
      </w:ins>
      <w:r w:rsidR="000E04EE" w:rsidRPr="00AF5717">
        <w:t>secondary objective is:</w:t>
      </w:r>
    </w:p>
    <w:p w14:paraId="631A3DC2" w14:textId="43ED275B" w:rsidR="00243F8D" w:rsidRPr="000B5418" w:rsidRDefault="00E27C57" w:rsidP="00B26A93">
      <w:pPr>
        <w:pStyle w:val="Paragraph"/>
        <w:numPr>
          <w:ilvl w:val="0"/>
          <w:numId w:val="46"/>
        </w:numPr>
        <w:rPr>
          <w:ins w:id="2018" w:author="Marmol, Dominika Klaudia" w:date="2026-06-08T09:28:00Z"/>
        </w:rPr>
      </w:pPr>
      <w:r w:rsidRPr="00AF5717">
        <w:rPr>
          <w:rFonts w:cs="Arial"/>
        </w:rPr>
        <w:t xml:space="preserve">To characterize the PK </w:t>
      </w:r>
      <w:ins w:id="2019" w:author="Marmol, Dominika Klaudia" w:date="2026-06-08T08:39:00Z">
        <w:r w:rsidR="00CF2FF5">
          <w:rPr>
            <w:rFonts w:cs="Arial"/>
          </w:rPr>
          <w:t xml:space="preserve">profile </w:t>
        </w:r>
      </w:ins>
      <w:r w:rsidRPr="00AF5717">
        <w:rPr>
          <w:rFonts w:cs="Arial"/>
        </w:rPr>
        <w:t>of BNT317 in participants with advanced solid tumors.</w:t>
      </w:r>
    </w:p>
    <w:p w14:paraId="23DBEE91" w14:textId="07C7995F" w:rsidR="000B5418" w:rsidRDefault="00E27C57" w:rsidP="000B5418">
      <w:pPr>
        <w:pStyle w:val="Paragraph"/>
        <w:rPr>
          <w:ins w:id="2020" w:author="Marmol, Dominika Klaudia" w:date="2026-06-08T09:28:00Z"/>
          <w:rFonts w:cs="Arial"/>
        </w:rPr>
      </w:pPr>
      <w:ins w:id="2021" w:author="Marmol, Dominika Klaudia" w:date="2026-06-08T09:28:00Z">
        <w:r>
          <w:rPr>
            <w:rFonts w:cs="Arial"/>
          </w:rPr>
          <w:lastRenderedPageBreak/>
          <w:t>Part B1,</w:t>
        </w:r>
      </w:ins>
      <w:ins w:id="2022" w:author="Levasseur, Laurence" w:date="2026-06-10T10:32:00Z">
        <w:r w:rsidR="00740016">
          <w:rPr>
            <w:rFonts w:cs="Arial"/>
          </w:rPr>
          <w:t xml:space="preserve"> </w:t>
        </w:r>
      </w:ins>
      <w:ins w:id="2023" w:author="Marmol, Dominika Klaudia" w:date="2026-06-08T09:28:00Z">
        <w:r>
          <w:rPr>
            <w:rFonts w:cs="Arial"/>
          </w:rPr>
          <w:t>B2,</w:t>
        </w:r>
      </w:ins>
      <w:ins w:id="2024" w:author="Levasseur, Laurence" w:date="2026-06-10T10:32:00Z">
        <w:r w:rsidR="00740016">
          <w:rPr>
            <w:rFonts w:cs="Arial"/>
          </w:rPr>
          <w:t xml:space="preserve"> </w:t>
        </w:r>
      </w:ins>
      <w:ins w:id="2025" w:author="Marmol, Dominika Klaudia" w:date="2026-06-08T09:28:00Z">
        <w:r>
          <w:rPr>
            <w:rFonts w:cs="Arial"/>
          </w:rPr>
          <w:t>B3 only: The PK secondary objective is:</w:t>
        </w:r>
      </w:ins>
    </w:p>
    <w:p w14:paraId="3FFA9364" w14:textId="65EF2E9B" w:rsidR="000B5418" w:rsidRPr="000B5418" w:rsidRDefault="00E27C57">
      <w:pPr>
        <w:pStyle w:val="Paragraph"/>
        <w:numPr>
          <w:ilvl w:val="0"/>
          <w:numId w:val="71"/>
        </w:numPr>
        <w:rPr>
          <w:rFonts w:cs="Arial"/>
        </w:rPr>
        <w:pPrChange w:id="2026" w:author="Marmol, Dominika Klaudia" w:date="2026-06-08T09:38:00Z">
          <w:pPr>
            <w:pStyle w:val="Paragraph"/>
            <w:numPr>
              <w:numId w:val="46"/>
            </w:numPr>
            <w:ind w:left="720" w:hanging="360"/>
          </w:pPr>
        </w:pPrChange>
      </w:pPr>
      <w:ins w:id="2027" w:author="Marmol, Dominika Klaudia" w:date="2026-06-08T09:28:00Z">
        <w:r w:rsidRPr="00755614">
          <w:t>To characterize the PK profile of BNT3</w:t>
        </w:r>
        <w:r>
          <w:t xml:space="preserve">17 as monotherapy (Part B1) or </w:t>
        </w:r>
        <w:r w:rsidRPr="00956FF3">
          <w:t xml:space="preserve">when added to SoC treatment </w:t>
        </w:r>
        <w:r>
          <w:t xml:space="preserve">(Part B2: </w:t>
        </w:r>
        <w:r w:rsidRPr="004F6CD5">
          <w:t>ramucirumab plus paclitaxel</w:t>
        </w:r>
        <w:r>
          <w:t>; Part B3: docetaxel).</w:t>
        </w:r>
      </w:ins>
    </w:p>
    <w:p w14:paraId="56D8DCDF" w14:textId="222C7F5A" w:rsidR="00436EA0" w:rsidRPr="00AF5717" w:rsidRDefault="00E27C57" w:rsidP="00591353">
      <w:pPr>
        <w:pStyle w:val="Heading4"/>
      </w:pPr>
      <w:r w:rsidRPr="00AF5717">
        <w:t>Definition of Endpoint</w:t>
      </w:r>
      <w:r w:rsidR="002E4939" w:rsidRPr="00AF5717">
        <w:t>s</w:t>
      </w:r>
    </w:p>
    <w:p w14:paraId="1761F3F9" w14:textId="33E16EDF" w:rsidR="00243F8D" w:rsidRPr="00AF5717" w:rsidRDefault="00E27C57" w:rsidP="00436EA0">
      <w:pPr>
        <w:pStyle w:val="Paragraph"/>
        <w:rPr>
          <w:del w:id="2028" w:author="Levasseur, Laurence" w:date="2026-06-10T10:35:00Z"/>
          <w:rFonts w:cs="Arial"/>
        </w:rPr>
      </w:pPr>
      <w:ins w:id="2029" w:author="Marmol, Dominika Klaudia" w:date="2026-06-08T08:48:00Z">
        <w:del w:id="2030" w:author="Levasseur, Laurence" w:date="2026-06-10T10:35:00Z">
          <w:r>
            <w:rPr>
              <w:rFonts w:cs="Arial"/>
            </w:rPr>
            <w:delText xml:space="preserve">Part A only: </w:delText>
          </w:r>
        </w:del>
      </w:ins>
      <w:del w:id="2031" w:author="Levasseur, Laurence" w:date="2026-06-10T10:35:00Z">
        <w:r w:rsidR="000E04EE" w:rsidRPr="00AF5717">
          <w:rPr>
            <w:rFonts w:cs="Arial"/>
          </w:rPr>
          <w:delText xml:space="preserve">The following endpoint will be </w:delText>
        </w:r>
        <w:r w:rsidR="007D6A16" w:rsidRPr="00AF5717">
          <w:rPr>
            <w:rFonts w:cs="Arial"/>
          </w:rPr>
          <w:delText>analyzed</w:delText>
        </w:r>
        <w:r w:rsidR="000E04EE" w:rsidRPr="00AF5717">
          <w:rPr>
            <w:rFonts w:cs="Arial"/>
          </w:rPr>
          <w:delText xml:space="preserve"> per </w:delText>
        </w:r>
        <w:r w:rsidR="007D6A16" w:rsidRPr="00AF5717">
          <w:rPr>
            <w:rFonts w:cs="Arial"/>
          </w:rPr>
          <w:delText xml:space="preserve">treatment </w:delText>
        </w:r>
      </w:del>
      <w:ins w:id="2032" w:author="Marmol, Dominika Klaudia" w:date="2026-06-08T08:39:00Z">
        <w:del w:id="2033" w:author="Levasseur, Laurence" w:date="2026-06-10T10:35:00Z">
          <w:r w:rsidR="00CF2FF5">
            <w:rPr>
              <w:rFonts w:cs="Arial"/>
            </w:rPr>
            <w:delText>dose</w:delText>
          </w:r>
          <w:r w:rsidR="00CF2FF5" w:rsidRPr="00AF5717">
            <w:rPr>
              <w:rFonts w:cs="Arial"/>
            </w:rPr>
            <w:delText xml:space="preserve"> </w:delText>
          </w:r>
        </w:del>
      </w:ins>
      <w:del w:id="2034" w:author="Levasseur, Laurence" w:date="2026-06-10T10:35:00Z">
        <w:r w:rsidR="007D6A16" w:rsidRPr="00AF5717">
          <w:rPr>
            <w:rFonts w:cs="Arial"/>
          </w:rPr>
          <w:delText>group</w:delText>
        </w:r>
        <w:r w:rsidR="000E04EE" w:rsidRPr="00AF5717">
          <w:rPr>
            <w:rFonts w:cs="Arial"/>
          </w:rPr>
          <w:delText>:</w:delText>
        </w:r>
      </w:del>
    </w:p>
    <w:p w14:paraId="44C0134E" w14:textId="0DF5D60E" w:rsidR="00551764" w:rsidRDefault="00E27C57" w:rsidP="00B26A93">
      <w:pPr>
        <w:pStyle w:val="Paragraph"/>
        <w:numPr>
          <w:ilvl w:val="0"/>
          <w:numId w:val="46"/>
        </w:numPr>
        <w:rPr>
          <w:ins w:id="2035" w:author="Marmol, Dominika Klaudia" w:date="2026-06-08T09:37:00Z"/>
          <w:del w:id="2036" w:author="Levasseur, Laurence" w:date="2026-06-10T10:35:00Z"/>
          <w:rFonts w:cs="Arial"/>
        </w:rPr>
      </w:pPr>
      <w:del w:id="2037" w:author="Levasseur, Laurence" w:date="2026-06-10T10:35:00Z">
        <w:r w:rsidRPr="00AF5717">
          <w:rPr>
            <w:rFonts w:cs="Arial"/>
          </w:rPr>
          <w:delText>PK parameters (e.g., C</w:delText>
        </w:r>
        <w:r w:rsidRPr="00AF5717">
          <w:rPr>
            <w:rFonts w:cs="Arial"/>
            <w:vertAlign w:val="subscript"/>
          </w:rPr>
          <w:delText>max</w:delText>
        </w:r>
        <w:r w:rsidRPr="00AF5717">
          <w:rPr>
            <w:rFonts w:cs="Arial"/>
          </w:rPr>
          <w:delText>, T</w:delText>
        </w:r>
        <w:r w:rsidRPr="00AF5717">
          <w:rPr>
            <w:rFonts w:cs="Arial"/>
            <w:vertAlign w:val="subscript"/>
          </w:rPr>
          <w:delText>max</w:delText>
        </w:r>
        <w:r w:rsidRPr="00AF5717">
          <w:rPr>
            <w:rFonts w:cs="Arial"/>
          </w:rPr>
          <w:delText>, t</w:delText>
        </w:r>
        <w:r w:rsidRPr="00AF5717">
          <w:rPr>
            <w:rFonts w:cs="Arial"/>
            <w:vertAlign w:val="subscript"/>
          </w:rPr>
          <w:delText>1/2</w:delText>
        </w:r>
        <w:r w:rsidRPr="00AF5717">
          <w:rPr>
            <w:rFonts w:cs="Arial"/>
          </w:rPr>
          <w:delText>, AUC</w:delText>
        </w:r>
        <w:r w:rsidRPr="00AF5717">
          <w:rPr>
            <w:rFonts w:cs="Arial"/>
            <w:vertAlign w:val="subscript"/>
          </w:rPr>
          <w:delText>inf</w:delText>
        </w:r>
        <w:r w:rsidRPr="00AF5717">
          <w:rPr>
            <w:rFonts w:cs="Arial"/>
          </w:rPr>
          <w:delText xml:space="preserve">, </w:delText>
        </w:r>
        <w:r w:rsidR="00B26B59" w:rsidRPr="00AF5717">
          <w:rPr>
            <w:rFonts w:cs="Arial"/>
          </w:rPr>
          <w:delText>AUC</w:delText>
        </w:r>
        <w:r w:rsidR="00B26B59" w:rsidRPr="00AF5717">
          <w:rPr>
            <w:rFonts w:cs="Arial"/>
            <w:vertAlign w:val="subscript"/>
          </w:rPr>
          <w:delText>tau</w:delText>
        </w:r>
        <w:r w:rsidRPr="00AF5717">
          <w:rPr>
            <w:rFonts w:cs="Arial"/>
          </w:rPr>
          <w:delText xml:space="preserve">) derived from concentrations of BNT317 in </w:delText>
        </w:r>
        <w:r w:rsidR="00B26B59" w:rsidRPr="00AF5717">
          <w:rPr>
            <w:rFonts w:cs="Arial"/>
          </w:rPr>
          <w:delText>serum</w:delText>
        </w:r>
        <w:r w:rsidRPr="00AF5717">
          <w:rPr>
            <w:rFonts w:cs="Arial"/>
          </w:rPr>
          <w:delText>, if data permits.</w:delText>
        </w:r>
      </w:del>
    </w:p>
    <w:p w14:paraId="6C9D0551" w14:textId="247B6BC4" w:rsidR="000B5418" w:rsidRDefault="00E27C57" w:rsidP="000B5418">
      <w:pPr>
        <w:pStyle w:val="Paragraph"/>
        <w:rPr>
          <w:ins w:id="2038" w:author="Marmol, Dominika Klaudia" w:date="2026-06-08T09:37:00Z"/>
          <w:rFonts w:cs="Arial"/>
        </w:rPr>
      </w:pPr>
      <w:ins w:id="2039" w:author="Marmol, Dominika Klaudia" w:date="2026-06-08T09:37:00Z">
        <w:r>
          <w:rPr>
            <w:rFonts w:cs="Arial"/>
          </w:rPr>
          <w:t xml:space="preserve">Part </w:t>
        </w:r>
      </w:ins>
      <w:ins w:id="2040" w:author="Levasseur, Laurence" w:date="2026-06-10T10:35:00Z">
        <w:r w:rsidR="00740016">
          <w:rPr>
            <w:rFonts w:cs="Arial"/>
          </w:rPr>
          <w:t xml:space="preserve">A, </w:t>
        </w:r>
      </w:ins>
      <w:ins w:id="2041" w:author="Marmol, Dominika Klaudia" w:date="2026-06-08T09:37:00Z">
        <w:r>
          <w:rPr>
            <w:rFonts w:cs="Arial"/>
          </w:rPr>
          <w:t>B1,</w:t>
        </w:r>
      </w:ins>
      <w:ins w:id="2042" w:author="Levasseur, Laurence" w:date="2026-06-10T10:32:00Z">
        <w:r w:rsidR="00740016">
          <w:rPr>
            <w:rFonts w:cs="Arial"/>
          </w:rPr>
          <w:t xml:space="preserve"> </w:t>
        </w:r>
      </w:ins>
      <w:ins w:id="2043" w:author="Marmol, Dominika Klaudia" w:date="2026-06-08T09:37:00Z">
        <w:r>
          <w:rPr>
            <w:rFonts w:cs="Arial"/>
          </w:rPr>
          <w:t>B2,</w:t>
        </w:r>
      </w:ins>
      <w:ins w:id="2044" w:author="Levasseur, Laurence" w:date="2026-06-10T10:32:00Z">
        <w:r w:rsidR="00740016">
          <w:rPr>
            <w:rFonts w:cs="Arial"/>
          </w:rPr>
          <w:t xml:space="preserve"> </w:t>
        </w:r>
      </w:ins>
      <w:ins w:id="2045" w:author="Marmol, Dominika Klaudia" w:date="2026-06-08T09:37:00Z">
        <w:r>
          <w:rPr>
            <w:rFonts w:cs="Arial"/>
          </w:rPr>
          <w:t>B3</w:t>
        </w:r>
        <w:del w:id="2046" w:author="Levasseur, Laurence" w:date="2026-06-10T10:35:00Z">
          <w:r>
            <w:rPr>
              <w:rFonts w:cs="Arial"/>
            </w:rPr>
            <w:delText xml:space="preserve"> only</w:delText>
          </w:r>
        </w:del>
        <w:r>
          <w:rPr>
            <w:rFonts w:cs="Arial"/>
          </w:rPr>
          <w:t xml:space="preserve">: </w:t>
        </w:r>
        <w:r w:rsidRPr="00AF5717">
          <w:rPr>
            <w:rFonts w:cs="Arial"/>
          </w:rPr>
          <w:t xml:space="preserve">The following endpoint will be analyzed per </w:t>
        </w:r>
        <w:r>
          <w:rPr>
            <w:rFonts w:cs="Arial"/>
          </w:rPr>
          <w:t>dose</w:t>
        </w:r>
        <w:r w:rsidRPr="00AF5717">
          <w:rPr>
            <w:rFonts w:cs="Arial"/>
          </w:rPr>
          <w:t xml:space="preserve"> group</w:t>
        </w:r>
        <w:r>
          <w:rPr>
            <w:rFonts w:cs="Arial"/>
          </w:rPr>
          <w:t>:</w:t>
        </w:r>
      </w:ins>
    </w:p>
    <w:p w14:paraId="081555C1" w14:textId="330B871D" w:rsidR="000B5418" w:rsidRPr="00AF5717" w:rsidRDefault="00E27C57">
      <w:pPr>
        <w:pStyle w:val="Paragraph"/>
        <w:numPr>
          <w:ilvl w:val="0"/>
          <w:numId w:val="71"/>
        </w:numPr>
        <w:rPr>
          <w:rFonts w:cs="Arial"/>
        </w:rPr>
        <w:pPrChange w:id="2047" w:author="Marmol, Dominika Klaudia" w:date="2026-06-08T09:38:00Z">
          <w:pPr>
            <w:pStyle w:val="Paragraph"/>
            <w:numPr>
              <w:numId w:val="46"/>
            </w:numPr>
            <w:ind w:left="720" w:hanging="360"/>
          </w:pPr>
        </w:pPrChange>
      </w:pPr>
      <w:ins w:id="2048" w:author="Marmol, Dominika Klaudia" w:date="2026-06-08T09:37:00Z">
        <w:r w:rsidRPr="00755614">
          <w:t xml:space="preserve">PK </w:t>
        </w:r>
        <w:r w:rsidRPr="00DA4418">
          <w:t xml:space="preserve">concentration over time and </w:t>
        </w:r>
        <w:r w:rsidRPr="00755614">
          <w:t>PK parameters (C</w:t>
        </w:r>
        <w:r w:rsidRPr="00755614">
          <w:rPr>
            <w:vertAlign w:val="subscript"/>
          </w:rPr>
          <w:t>max</w:t>
        </w:r>
        <w:r w:rsidRPr="00755614">
          <w:t xml:space="preserve">, </w:t>
        </w:r>
        <w:r>
          <w:t>T</w:t>
        </w:r>
        <w:r w:rsidRPr="00755614">
          <w:rPr>
            <w:vertAlign w:val="subscript"/>
          </w:rPr>
          <w:t>max</w:t>
        </w:r>
        <w:r w:rsidRPr="00755614">
          <w:t>, t</w:t>
        </w:r>
        <w:r w:rsidRPr="00755614">
          <w:rPr>
            <w:vertAlign w:val="subscript"/>
          </w:rPr>
          <w:t>½</w:t>
        </w:r>
        <w:r w:rsidRPr="00755614">
          <w:t xml:space="preserve">, </w:t>
        </w:r>
        <w:r w:rsidRPr="003157E5">
          <w:rPr>
            <w:szCs w:val="20"/>
          </w:rPr>
          <w:t>AUC</w:t>
        </w:r>
        <w:r w:rsidRPr="003157E5">
          <w:rPr>
            <w:szCs w:val="20"/>
            <w:vertAlign w:val="subscript"/>
          </w:rPr>
          <w:t>inf</w:t>
        </w:r>
        <w:r w:rsidRPr="003157E5">
          <w:rPr>
            <w:szCs w:val="20"/>
          </w:rPr>
          <w:t>, AUC</w:t>
        </w:r>
        <w:r>
          <w:rPr>
            <w:szCs w:val="20"/>
            <w:vertAlign w:val="subscript"/>
          </w:rPr>
          <w:t>tau</w:t>
        </w:r>
        <w:r w:rsidRPr="00755614">
          <w:t xml:space="preserve">) </w:t>
        </w:r>
        <w:r w:rsidRPr="003157E5">
          <w:rPr>
            <w:szCs w:val="20"/>
          </w:rPr>
          <w:t xml:space="preserve">derived from concentrations of BNT317 in </w:t>
        </w:r>
        <w:r>
          <w:rPr>
            <w:szCs w:val="20"/>
          </w:rPr>
          <w:t>serum</w:t>
        </w:r>
        <w:r w:rsidRPr="003157E5">
          <w:rPr>
            <w:szCs w:val="20"/>
          </w:rPr>
          <w:t>, if data permits</w:t>
        </w:r>
        <w:r>
          <w:rPr>
            <w:szCs w:val="20"/>
          </w:rPr>
          <w:t>.</w:t>
        </w:r>
      </w:ins>
    </w:p>
    <w:p w14:paraId="4B908C9E" w14:textId="77777777" w:rsidR="00436EA0" w:rsidRPr="00AF5717" w:rsidRDefault="00E27C57" w:rsidP="00591353">
      <w:pPr>
        <w:pStyle w:val="Heading4"/>
      </w:pPr>
      <w:r w:rsidRPr="00AF5717">
        <w:t>Main Analytical Approach</w:t>
      </w:r>
    </w:p>
    <w:p w14:paraId="62E8E3E0" w14:textId="2CF23568" w:rsidR="000C49D0" w:rsidRPr="00AF5717" w:rsidRDefault="00E27C57" w:rsidP="00436EA0">
      <w:pPr>
        <w:pStyle w:val="Paragraph"/>
      </w:pPr>
      <w:r w:rsidRPr="00AF5717">
        <w:t xml:space="preserve">Details of the PK analyses are included in </w:t>
      </w:r>
      <w:r w:rsidR="00A237EE" w:rsidRPr="00AF5717">
        <w:t xml:space="preserve">Section </w:t>
      </w:r>
      <w:r w:rsidR="00A237EE" w:rsidRPr="00AF5717">
        <w:rPr>
          <w:color w:val="0000FF"/>
        </w:rPr>
        <w:fldChar w:fldCharType="begin"/>
      </w:r>
      <w:r w:rsidR="00A237EE" w:rsidRPr="00AF5717">
        <w:rPr>
          <w:color w:val="0000FF"/>
        </w:rPr>
        <w:instrText xml:space="preserve"> REF _Ref181621178 \r \h </w:instrText>
      </w:r>
      <w:r w:rsidR="00A237EE" w:rsidRPr="00AF5717">
        <w:rPr>
          <w:color w:val="0000FF"/>
        </w:rPr>
      </w:r>
      <w:r w:rsidR="00A237EE" w:rsidRPr="00AF5717">
        <w:rPr>
          <w:color w:val="0000FF"/>
        </w:rPr>
        <w:fldChar w:fldCharType="separate"/>
      </w:r>
      <w:r w:rsidR="00CA5FDB">
        <w:rPr>
          <w:color w:val="0000FF"/>
        </w:rPr>
        <w:t>4.7.1</w:t>
      </w:r>
      <w:r w:rsidR="00A237EE" w:rsidRPr="00AF5717">
        <w:rPr>
          <w:color w:val="0000FF"/>
        </w:rPr>
        <w:fldChar w:fldCharType="end"/>
      </w:r>
      <w:r w:rsidR="00A237EE" w:rsidRPr="00AF5717">
        <w:t>.</w:t>
      </w:r>
    </w:p>
    <w:p w14:paraId="67A39EAC" w14:textId="4E996CE3" w:rsidR="000C49D0" w:rsidRPr="00AF5717" w:rsidRDefault="00E27C57" w:rsidP="000C49D0">
      <w:pPr>
        <w:pStyle w:val="Heading3"/>
      </w:pPr>
      <w:bookmarkStart w:id="2049" w:name="_Toc232068028"/>
      <w:r w:rsidRPr="00AF5717">
        <w:t>Secondary Endpoint Analyses – ADA</w:t>
      </w:r>
      <w:bookmarkEnd w:id="2049"/>
    </w:p>
    <w:p w14:paraId="411794FD" w14:textId="06E6C7DF" w:rsidR="000C49D0" w:rsidRPr="00AF5717" w:rsidRDefault="00E27C57" w:rsidP="000C49D0">
      <w:pPr>
        <w:pStyle w:val="Paragraph"/>
      </w:pPr>
      <w:ins w:id="2050" w:author="Marmol, Dominika Klaudia" w:date="2026-06-08T08:40:00Z">
        <w:r>
          <w:t>Part A only:</w:t>
        </w:r>
      </w:ins>
      <w:ins w:id="2051" w:author="Marmol, Dominika Klaudia" w:date="2026-06-08T08:48:00Z">
        <w:r w:rsidR="004B5993">
          <w:t xml:space="preserve"> </w:t>
        </w:r>
      </w:ins>
      <w:r w:rsidR="000E04EE" w:rsidRPr="00AF5717">
        <w:t xml:space="preserve">The </w:t>
      </w:r>
      <w:del w:id="2052" w:author="Marmol, Dominika Klaudia" w:date="2026-06-08T08:40:00Z">
        <w:r w:rsidR="000E04EE" w:rsidRPr="00AF5717">
          <w:delText xml:space="preserve">third </w:delText>
        </w:r>
      </w:del>
      <w:ins w:id="2053" w:author="Marmol, Dominika Klaudia" w:date="2026-06-08T08:40:00Z">
        <w:r>
          <w:t>immunogenicity</w:t>
        </w:r>
        <w:r w:rsidRPr="00AF5717">
          <w:t xml:space="preserve"> </w:t>
        </w:r>
      </w:ins>
      <w:r w:rsidR="000E04EE" w:rsidRPr="00AF5717">
        <w:t>secondary objective is:</w:t>
      </w:r>
    </w:p>
    <w:p w14:paraId="3A43BCCB" w14:textId="1D0B4AD2" w:rsidR="000C49D0" w:rsidRDefault="00E27C57" w:rsidP="00B26A93">
      <w:pPr>
        <w:pStyle w:val="Paragraph"/>
        <w:numPr>
          <w:ilvl w:val="0"/>
          <w:numId w:val="46"/>
        </w:numPr>
        <w:rPr>
          <w:ins w:id="2054" w:author="Marmol, Dominika Klaudia" w:date="2026-06-08T09:20:00Z"/>
          <w:rFonts w:cs="Arial"/>
        </w:rPr>
      </w:pPr>
      <w:r w:rsidRPr="00AF5717">
        <w:rPr>
          <w:rFonts w:cs="Arial"/>
        </w:rPr>
        <w:t>To evaluate the immunogenicity of BNT317 in participants with advanced solid tumors</w:t>
      </w:r>
      <w:r w:rsidR="00261ED1" w:rsidRPr="00AF5717">
        <w:rPr>
          <w:rFonts w:cs="Arial"/>
        </w:rPr>
        <w:t>.</w:t>
      </w:r>
    </w:p>
    <w:p w14:paraId="0B324E50" w14:textId="77777777" w:rsidR="007B1C7C" w:rsidRDefault="00E27C57" w:rsidP="007B1C7C">
      <w:pPr>
        <w:pStyle w:val="Paragraph"/>
        <w:rPr>
          <w:ins w:id="2055" w:author="Marmol, Dominika Klaudia" w:date="2026-06-08T09:21:00Z"/>
          <w:rFonts w:cs="Arial"/>
        </w:rPr>
      </w:pPr>
      <w:ins w:id="2056" w:author="Marmol, Dominika Klaudia" w:date="2026-06-08T09:21:00Z">
        <w:r>
          <w:rPr>
            <w:rFonts w:cs="Arial"/>
          </w:rPr>
          <w:t>Part B1, B2, B3 only: The immunogenicity secondary objective is:</w:t>
        </w:r>
      </w:ins>
    </w:p>
    <w:p w14:paraId="740E961A" w14:textId="6BB3259E" w:rsidR="007B1C7C" w:rsidRPr="007B1C7C" w:rsidRDefault="00E27C57">
      <w:pPr>
        <w:pStyle w:val="Paragraph"/>
        <w:numPr>
          <w:ilvl w:val="0"/>
          <w:numId w:val="71"/>
        </w:numPr>
        <w:rPr>
          <w:del w:id="2057" w:author="Marmol, Dominika Klaudia" w:date="2026-06-08T09:21:00Z"/>
          <w:rFonts w:cs="Arial"/>
        </w:rPr>
        <w:pPrChange w:id="2058" w:author="Marmol, Dominika Klaudia" w:date="2026-06-08T09:20:00Z">
          <w:pPr>
            <w:pStyle w:val="Paragraph"/>
            <w:numPr>
              <w:numId w:val="46"/>
            </w:numPr>
            <w:ind w:left="720" w:hanging="360"/>
          </w:pPr>
        </w:pPrChange>
      </w:pPr>
      <w:ins w:id="2059" w:author="Marmol, Dominika Klaudia" w:date="2026-06-08T09:21:00Z">
        <w:r w:rsidRPr="00755614">
          <w:t>To evaluate the immunogenicity of BNT3</w:t>
        </w:r>
        <w:r>
          <w:t xml:space="preserve">17 as monotherapy (Part B1) or </w:t>
        </w:r>
        <w:r w:rsidRPr="00956FF3">
          <w:t xml:space="preserve">when added to SoC treatment </w:t>
        </w:r>
        <w:r>
          <w:t xml:space="preserve">(Part B2: </w:t>
        </w:r>
        <w:r w:rsidRPr="004F6CD5">
          <w:t>ramucirumab plus paclitaxel</w:t>
        </w:r>
        <w:r>
          <w:t>; Part B3: docetaxel)</w:t>
        </w:r>
        <w:r w:rsidRPr="00755614">
          <w:t>.</w:t>
        </w:r>
      </w:ins>
    </w:p>
    <w:p w14:paraId="7E9948D5" w14:textId="28AC368B" w:rsidR="00366A98" w:rsidRPr="00AF5717" w:rsidRDefault="00E27C57" w:rsidP="00366A98">
      <w:pPr>
        <w:pStyle w:val="Heading4"/>
      </w:pPr>
      <w:r w:rsidRPr="00AF5717">
        <w:t>Definition of Endpoint</w:t>
      </w:r>
    </w:p>
    <w:p w14:paraId="7EB25A9A" w14:textId="35D11AAC" w:rsidR="000C49D0" w:rsidRPr="00AF5717" w:rsidRDefault="00E27C57" w:rsidP="000C49D0">
      <w:pPr>
        <w:pStyle w:val="Paragraph"/>
      </w:pPr>
      <w:ins w:id="2060" w:author="Marmol, Dominika Klaudia" w:date="2026-06-08T08:47:00Z">
        <w:r>
          <w:t>Par A</w:t>
        </w:r>
      </w:ins>
      <w:ins w:id="2061" w:author="Marmol, Dominika Klaudia" w:date="2026-06-08T09:22:00Z">
        <w:r w:rsidR="007B1C7C">
          <w:t>, B1, B2, B3</w:t>
        </w:r>
      </w:ins>
      <w:ins w:id="2062" w:author="Marmol, Dominika Klaudia" w:date="2026-06-08T08:47:00Z">
        <w:r>
          <w:t xml:space="preserve">: </w:t>
        </w:r>
      </w:ins>
      <w:r w:rsidR="000E04EE" w:rsidRPr="00AF5717">
        <w:t>The following endpoint</w:t>
      </w:r>
      <w:ins w:id="2063" w:author="Marmol, Dominika Klaudia" w:date="2026-06-08T08:44:00Z">
        <w:r w:rsidR="00B403EF">
          <w:t>s</w:t>
        </w:r>
      </w:ins>
      <w:r w:rsidR="000E04EE" w:rsidRPr="00AF5717">
        <w:t xml:space="preserve"> will be </w:t>
      </w:r>
      <w:r w:rsidR="007D6A16" w:rsidRPr="00AF5717">
        <w:t>analyzed</w:t>
      </w:r>
      <w:r w:rsidR="00B26B59" w:rsidRPr="00AF5717">
        <w:t xml:space="preserve"> </w:t>
      </w:r>
      <w:r w:rsidR="000E04EE" w:rsidRPr="00AF5717">
        <w:t xml:space="preserve">per </w:t>
      </w:r>
      <w:del w:id="2064" w:author="Marmol, Dominika Klaudia" w:date="2026-06-08T08:43:00Z">
        <w:r w:rsidR="00BC4D2B" w:rsidRPr="00AF5717">
          <w:delText xml:space="preserve">treatment </w:delText>
        </w:r>
      </w:del>
      <w:ins w:id="2065" w:author="Marmol, Dominika Klaudia" w:date="2026-06-08T08:43:00Z">
        <w:r w:rsidR="00B403EF">
          <w:t>dose</w:t>
        </w:r>
        <w:r w:rsidR="00B403EF" w:rsidRPr="00AF5717">
          <w:t xml:space="preserve"> </w:t>
        </w:r>
      </w:ins>
      <w:r w:rsidR="00BC4D2B" w:rsidRPr="00AF5717">
        <w:t>group</w:t>
      </w:r>
      <w:r w:rsidR="000E04EE" w:rsidRPr="00AF5717">
        <w:t>:</w:t>
      </w:r>
    </w:p>
    <w:p w14:paraId="51BEC461" w14:textId="488BC0CB" w:rsidR="000C49D0" w:rsidRPr="00B403EF" w:rsidRDefault="00E27C57" w:rsidP="00B26A93">
      <w:pPr>
        <w:pStyle w:val="Paragraph"/>
        <w:numPr>
          <w:ilvl w:val="0"/>
          <w:numId w:val="46"/>
        </w:numPr>
        <w:rPr>
          <w:ins w:id="2066" w:author="Marmol, Dominika Klaudia" w:date="2026-06-08T08:45:00Z"/>
        </w:rPr>
      </w:pPr>
      <w:ins w:id="2067" w:author="Marmol, Dominika Klaudia" w:date="2026-06-08T08:44:00Z">
        <w:r>
          <w:rPr>
            <w:rFonts w:cs="Arial"/>
          </w:rPr>
          <w:t>ADA prevalence (</w:t>
        </w:r>
      </w:ins>
      <w:del w:id="2068" w:author="Marmol, Dominika Klaudia" w:date="2026-06-08T08:44:00Z">
        <w:r w:rsidR="00597EDD">
          <w:rPr>
            <w:rFonts w:cs="Arial"/>
          </w:rPr>
          <w:delText xml:space="preserve">The </w:delText>
        </w:r>
      </w:del>
      <w:r w:rsidR="00597EDD">
        <w:rPr>
          <w:rFonts w:cs="Arial"/>
        </w:rPr>
        <w:t xml:space="preserve">proportion of participants who are ADA positive </w:t>
      </w:r>
      <w:ins w:id="2069" w:author="Marmol, Dominika Klaudia" w:date="2026-06-08T08:44:00Z">
        <w:r>
          <w:rPr>
            <w:rFonts w:cs="Arial"/>
          </w:rPr>
          <w:t>[either baseline or post-baseline])</w:t>
        </w:r>
      </w:ins>
      <w:ins w:id="2070" w:author="Marmol, Dominika Klaudia" w:date="2026-06-08T08:45:00Z">
        <w:r>
          <w:rPr>
            <w:rFonts w:cs="Arial"/>
          </w:rPr>
          <w:t xml:space="preserve"> up to the 90-Day Safety Follow-up Visit after the last dose of </w:t>
        </w:r>
      </w:ins>
      <w:del w:id="2071" w:author="Marmol, Dominika Klaudia" w:date="2026-06-08T08:44:00Z">
        <w:r w:rsidR="00597EDD">
          <w:rPr>
            <w:rFonts w:cs="Arial"/>
          </w:rPr>
          <w:delText xml:space="preserve">against </w:delText>
        </w:r>
      </w:del>
      <w:r w:rsidR="00597EDD">
        <w:rPr>
          <w:rFonts w:cs="Arial"/>
        </w:rPr>
        <w:t xml:space="preserve">BNT317 </w:t>
      </w:r>
      <w:ins w:id="2072" w:author="Marmol, Dominika Klaudia" w:date="2026-06-08T08:45:00Z">
        <w:r>
          <w:rPr>
            <w:rFonts w:cs="Arial"/>
          </w:rPr>
          <w:t xml:space="preserve">(if data permits), by dose level. </w:t>
        </w:r>
      </w:ins>
      <w:del w:id="2073" w:author="Marmol, Dominika Klaudia" w:date="2026-06-08T08:45:00Z">
        <w:r w:rsidR="00597EDD">
          <w:rPr>
            <w:rFonts w:cs="Arial"/>
          </w:rPr>
          <w:delText>during the trial.</w:delText>
        </w:r>
      </w:del>
    </w:p>
    <w:p w14:paraId="7B45D591" w14:textId="0595BAB8" w:rsidR="00B403EF" w:rsidRPr="00AF5717" w:rsidRDefault="00E27C57" w:rsidP="00B26A93">
      <w:pPr>
        <w:pStyle w:val="Paragraph"/>
        <w:numPr>
          <w:ilvl w:val="0"/>
          <w:numId w:val="46"/>
        </w:numPr>
      </w:pPr>
      <w:ins w:id="2074" w:author="Marmol, Dominika Klaudia" w:date="2026-06-08T08:45:00Z">
        <w:r>
          <w:t>ADA incidence (proportion of participants having treatment</w:t>
        </w:r>
        <w:r>
          <w:noBreakHyphen/>
          <w:t xml:space="preserve">emergent ADA) </w:t>
        </w:r>
        <w:r w:rsidRPr="00755614">
          <w:t xml:space="preserve">up to </w:t>
        </w:r>
        <w:r>
          <w:t xml:space="preserve">the </w:t>
        </w:r>
        <w:r w:rsidRPr="003157E5">
          <w:t>90</w:t>
        </w:r>
        <w:r>
          <w:noBreakHyphen/>
        </w:r>
        <w:r w:rsidRPr="003157E5">
          <w:t>Day</w:t>
        </w:r>
        <w:r>
          <w:t xml:space="preserve"> Safety </w:t>
        </w:r>
        <w:r w:rsidRPr="003157E5">
          <w:t>Follow-Up</w:t>
        </w:r>
        <w:r>
          <w:t xml:space="preserve"> Visit after the last dose of BNT317 </w:t>
        </w:r>
        <w:r w:rsidRPr="00755614">
          <w:t>(if data permit</w:t>
        </w:r>
        <w:r>
          <w:t>s</w:t>
        </w:r>
        <w:r w:rsidRPr="00755614">
          <w:t>), by dose level</w:t>
        </w:r>
        <w:r>
          <w:t>.</w:t>
        </w:r>
      </w:ins>
    </w:p>
    <w:p w14:paraId="2CA7A410" w14:textId="6C1AE7D5" w:rsidR="000C49D0" w:rsidRPr="00AF5717" w:rsidRDefault="00E27C57" w:rsidP="000C49D0">
      <w:pPr>
        <w:pStyle w:val="Paragraph"/>
        <w:rPr>
          <w:rFonts w:cs="Arial"/>
        </w:rPr>
      </w:pPr>
      <w:r w:rsidRPr="00AF5717">
        <w:rPr>
          <w:rFonts w:cs="Arial"/>
        </w:rPr>
        <w:t xml:space="preserve">For definition of the endpoint refer to Section </w:t>
      </w:r>
      <w:r w:rsidRPr="00AF5717">
        <w:rPr>
          <w:rFonts w:cs="Arial"/>
          <w:color w:val="0000FF"/>
        </w:rPr>
        <w:fldChar w:fldCharType="begin"/>
      </w:r>
      <w:r w:rsidRPr="00AF5717">
        <w:rPr>
          <w:rFonts w:cs="Arial"/>
          <w:color w:val="0000FF"/>
        </w:rPr>
        <w:instrText xml:space="preserve"> REF _Ref180321021 \r \h </w:instrText>
      </w:r>
      <w:r w:rsidR="003124DC" w:rsidRPr="00AF5717">
        <w:rPr>
          <w:rFonts w:cs="Arial"/>
          <w:color w:val="0000FF"/>
        </w:rPr>
        <w:instrText xml:space="preserve"> \* MERGEFORMAT </w:instrText>
      </w:r>
      <w:r w:rsidRPr="00AF5717">
        <w:rPr>
          <w:rFonts w:cs="Arial"/>
          <w:color w:val="0000FF"/>
        </w:rPr>
      </w:r>
      <w:r w:rsidRPr="00AF5717">
        <w:rPr>
          <w:rFonts w:cs="Arial"/>
          <w:color w:val="0000FF"/>
        </w:rPr>
        <w:fldChar w:fldCharType="separate"/>
      </w:r>
      <w:r w:rsidR="00CA5FDB">
        <w:rPr>
          <w:rFonts w:cs="Arial"/>
          <w:color w:val="0000FF"/>
        </w:rPr>
        <w:t>4.7.4</w:t>
      </w:r>
      <w:r w:rsidRPr="00AF5717">
        <w:rPr>
          <w:rFonts w:cs="Arial"/>
          <w:color w:val="0000FF"/>
        </w:rPr>
        <w:fldChar w:fldCharType="end"/>
      </w:r>
      <w:r w:rsidRPr="00AF5717">
        <w:rPr>
          <w:rFonts w:cs="Arial"/>
        </w:rPr>
        <w:t>.</w:t>
      </w:r>
    </w:p>
    <w:p w14:paraId="4BE6AD39" w14:textId="1C84A670" w:rsidR="00366A98" w:rsidRPr="00AF5717" w:rsidRDefault="00E27C57" w:rsidP="00366A98">
      <w:pPr>
        <w:pStyle w:val="Heading4"/>
      </w:pPr>
      <w:r w:rsidRPr="00AF5717">
        <w:t>Main Analytical Approach</w:t>
      </w:r>
    </w:p>
    <w:p w14:paraId="044123C6" w14:textId="28C3602E" w:rsidR="00366A98" w:rsidRPr="00AF5717" w:rsidRDefault="00E27C57" w:rsidP="00366A98">
      <w:pPr>
        <w:pStyle w:val="Paragraph"/>
        <w:rPr>
          <w:rFonts w:cs="Arial"/>
        </w:rPr>
      </w:pPr>
      <w:r w:rsidRPr="00AF5717">
        <w:rPr>
          <w:rFonts w:cs="Arial"/>
        </w:rPr>
        <w:t xml:space="preserve">Details on the ADA analyses are included in Section </w:t>
      </w:r>
      <w:r w:rsidRPr="00AF5717">
        <w:rPr>
          <w:rFonts w:cs="Arial"/>
          <w:color w:val="0000FF"/>
        </w:rPr>
        <w:fldChar w:fldCharType="begin"/>
      </w:r>
      <w:r w:rsidRPr="00AF5717">
        <w:rPr>
          <w:rFonts w:cs="Arial"/>
          <w:color w:val="0000FF"/>
        </w:rPr>
        <w:instrText xml:space="preserve"> REF _Ref180321021 \r \h </w:instrText>
      </w:r>
      <w:r w:rsidR="003124DC" w:rsidRPr="00AF5717">
        <w:rPr>
          <w:rFonts w:cs="Arial"/>
          <w:color w:val="0000FF"/>
        </w:rPr>
        <w:instrText xml:space="preserve"> \* MERGEFORMAT </w:instrText>
      </w:r>
      <w:r w:rsidRPr="00AF5717">
        <w:rPr>
          <w:rFonts w:cs="Arial"/>
          <w:color w:val="0000FF"/>
        </w:rPr>
      </w:r>
      <w:r w:rsidRPr="00AF5717">
        <w:rPr>
          <w:rFonts w:cs="Arial"/>
          <w:color w:val="0000FF"/>
        </w:rPr>
        <w:fldChar w:fldCharType="separate"/>
      </w:r>
      <w:r w:rsidR="00CA5FDB">
        <w:rPr>
          <w:rFonts w:cs="Arial"/>
          <w:color w:val="0000FF"/>
        </w:rPr>
        <w:t>4.7.4</w:t>
      </w:r>
      <w:r w:rsidRPr="00AF5717">
        <w:rPr>
          <w:rFonts w:cs="Arial"/>
          <w:color w:val="0000FF"/>
        </w:rPr>
        <w:fldChar w:fldCharType="end"/>
      </w:r>
      <w:r w:rsidRPr="00AF5717">
        <w:rPr>
          <w:rFonts w:cs="Arial"/>
        </w:rPr>
        <w:t>.</w:t>
      </w:r>
    </w:p>
    <w:p w14:paraId="2CD64008" w14:textId="5E1471B5" w:rsidR="003130FD" w:rsidRPr="00AF5717" w:rsidRDefault="00E27C57" w:rsidP="00AE0666">
      <w:pPr>
        <w:pStyle w:val="Heading2"/>
      </w:pPr>
      <w:bookmarkStart w:id="2075" w:name="_Toc232068029"/>
      <w:r w:rsidRPr="00AF5717">
        <w:t>Exploratory</w:t>
      </w:r>
      <w:r w:rsidR="58159676" w:rsidRPr="00AF5717">
        <w:t xml:space="preserve"> </w:t>
      </w:r>
      <w:r w:rsidRPr="00AF5717">
        <w:t>Endpoint</w:t>
      </w:r>
      <w:r w:rsidR="00DA5484" w:rsidRPr="00AF5717">
        <w:t>s</w:t>
      </w:r>
      <w:r w:rsidRPr="00AF5717">
        <w:t xml:space="preserve"> Analys</w:t>
      </w:r>
      <w:r w:rsidR="58159676" w:rsidRPr="00AF5717">
        <w:t>e</w:t>
      </w:r>
      <w:r w:rsidRPr="00AF5717">
        <w:t>s</w:t>
      </w:r>
      <w:bookmarkEnd w:id="2075"/>
    </w:p>
    <w:p w14:paraId="370306FD" w14:textId="48AA1727" w:rsidR="00AA70A7" w:rsidRPr="00AF5717" w:rsidRDefault="00E27C57" w:rsidP="00AA70A7">
      <w:pPr>
        <w:pStyle w:val="Heading3"/>
      </w:pPr>
      <w:bookmarkStart w:id="2076" w:name="_Toc232068030"/>
      <w:r w:rsidRPr="00AF5717">
        <w:t xml:space="preserve">Exploratory endpoint analyses – </w:t>
      </w:r>
      <w:del w:id="2077" w:author="Marmol, Dominika Klaudia" w:date="2026-06-08T08:48:00Z">
        <w:r w:rsidRPr="00AF5717">
          <w:delText>PD</w:delText>
        </w:r>
      </w:del>
      <w:ins w:id="2078" w:author="Marmol, Dominika Klaudia" w:date="2026-06-08T08:48:00Z">
        <w:r w:rsidR="004B5993">
          <w:t>Pharmacodynamics</w:t>
        </w:r>
      </w:ins>
      <w:bookmarkEnd w:id="2076"/>
    </w:p>
    <w:p w14:paraId="5F00DD98" w14:textId="1B5FE315" w:rsidR="00AA70A7" w:rsidRPr="00AF5717" w:rsidRDefault="00E27C57" w:rsidP="00AA70A7">
      <w:pPr>
        <w:pStyle w:val="Paragraph"/>
      </w:pPr>
      <w:ins w:id="2079" w:author="Marmol, Dominika Klaudia" w:date="2026-06-08T08:49:00Z">
        <w:r>
          <w:t xml:space="preserve">Part A only: </w:t>
        </w:r>
      </w:ins>
      <w:r w:rsidR="000E04EE" w:rsidRPr="00AF5717">
        <w:t xml:space="preserve">The </w:t>
      </w:r>
      <w:del w:id="2080" w:author="Marmol, Dominika Klaudia" w:date="2026-06-08T08:58:00Z">
        <w:r w:rsidR="000E04EE" w:rsidRPr="00AF5717">
          <w:delText xml:space="preserve">first </w:delText>
        </w:r>
      </w:del>
      <w:ins w:id="2081" w:author="Marmol, Dominika Klaudia" w:date="2026-06-08T08:58:00Z">
        <w:r w:rsidR="00726559">
          <w:t>pharmadocynamics</w:t>
        </w:r>
        <w:r w:rsidR="00726559" w:rsidRPr="00AF5717">
          <w:t xml:space="preserve"> </w:t>
        </w:r>
      </w:ins>
      <w:r w:rsidR="000E04EE" w:rsidRPr="00AF5717">
        <w:t>exploratory objective is:</w:t>
      </w:r>
    </w:p>
    <w:p w14:paraId="6CC4FFCE" w14:textId="0C175FC5" w:rsidR="00AA70A7" w:rsidRPr="00AF5717" w:rsidRDefault="00E27C57" w:rsidP="00B26A93">
      <w:pPr>
        <w:pStyle w:val="Paragraph"/>
        <w:numPr>
          <w:ilvl w:val="0"/>
          <w:numId w:val="46"/>
        </w:numPr>
      </w:pPr>
      <w:r w:rsidRPr="00AF5717">
        <w:rPr>
          <w:rFonts w:cs="Arial"/>
        </w:rPr>
        <w:lastRenderedPageBreak/>
        <w:t xml:space="preserve">To evaluate the correlation between BNT317 dose and </w:t>
      </w:r>
      <w:del w:id="2082" w:author="Marmol, Dominika Klaudia" w:date="2026-06-08T08:49:00Z">
        <w:r w:rsidRPr="00AF5717">
          <w:rPr>
            <w:rFonts w:cs="Arial"/>
          </w:rPr>
          <w:delText xml:space="preserve">PD </w:delText>
        </w:r>
      </w:del>
      <w:ins w:id="2083" w:author="Marmol, Dominika Klaudia" w:date="2026-06-08T08:49:00Z">
        <w:r w:rsidR="004B5993">
          <w:rPr>
            <w:rFonts w:cs="Arial"/>
          </w:rPr>
          <w:t>pharmacodynamics</w:t>
        </w:r>
        <w:r w:rsidR="004B5993" w:rsidRPr="00AF5717">
          <w:rPr>
            <w:rFonts w:cs="Arial"/>
          </w:rPr>
          <w:t xml:space="preserve"> </w:t>
        </w:r>
      </w:ins>
      <w:r w:rsidRPr="00AF5717">
        <w:rPr>
          <w:rFonts w:cs="Arial"/>
        </w:rPr>
        <w:t>in peripheral blood.</w:t>
      </w:r>
    </w:p>
    <w:p w14:paraId="0AA1272A" w14:textId="0C27A345" w:rsidR="00AA70A7" w:rsidRPr="00AF5717" w:rsidRDefault="00E27C57" w:rsidP="00AA70A7">
      <w:pPr>
        <w:autoSpaceDE w:val="0"/>
        <w:autoSpaceDN w:val="0"/>
        <w:adjustRightInd w:val="0"/>
        <w:spacing w:after="0"/>
        <w:rPr>
          <w:del w:id="2084" w:author="Marmol, Dominika Klaudia" w:date="2026-06-08T09:18:00Z"/>
          <w:rFonts w:ascii="Arial" w:hAnsi="Arial" w:cs="Arial"/>
          <w:sz w:val="24"/>
        </w:rPr>
      </w:pPr>
      <w:del w:id="2085" w:author="Marmol, Dominika Klaudia" w:date="2026-06-08T09:18:00Z">
        <w:r w:rsidRPr="00AF5717">
          <w:rPr>
            <w:rFonts w:ascii="Arial" w:hAnsi="Arial" w:cs="Arial"/>
            <w:sz w:val="24"/>
          </w:rPr>
          <w:delText>The following exploratory endpoint</w:delText>
        </w:r>
      </w:del>
      <w:del w:id="2086" w:author="Marmol, Dominika Klaudia" w:date="2026-06-08T08:59:00Z">
        <w:r w:rsidRPr="00AF5717">
          <w:rPr>
            <w:rFonts w:ascii="Arial" w:hAnsi="Arial" w:cs="Arial"/>
            <w:sz w:val="24"/>
          </w:rPr>
          <w:delText>s</w:delText>
        </w:r>
      </w:del>
      <w:del w:id="2087" w:author="Marmol, Dominika Klaudia" w:date="2026-06-08T09:18:00Z">
        <w:r w:rsidRPr="00AF5717">
          <w:rPr>
            <w:rFonts w:ascii="Arial" w:hAnsi="Arial" w:cs="Arial"/>
            <w:sz w:val="24"/>
          </w:rPr>
          <w:delText xml:space="preserve"> will be </w:delText>
        </w:r>
        <w:r w:rsidR="008D4FBB" w:rsidRPr="00AF5717">
          <w:rPr>
            <w:rFonts w:ascii="Arial" w:hAnsi="Arial" w:cs="Arial"/>
            <w:sz w:val="24"/>
          </w:rPr>
          <w:delText>analyzed</w:delText>
        </w:r>
        <w:r w:rsidRPr="00AF5717">
          <w:rPr>
            <w:rFonts w:ascii="Arial" w:hAnsi="Arial" w:cs="Arial"/>
            <w:sz w:val="24"/>
          </w:rPr>
          <w:delText xml:space="preserve"> per </w:delText>
        </w:r>
      </w:del>
      <w:del w:id="2088" w:author="Marmol, Dominika Klaudia" w:date="2026-06-08T08:50:00Z">
        <w:r w:rsidR="007D6A16" w:rsidRPr="00AF5717">
          <w:rPr>
            <w:rFonts w:ascii="Arial" w:hAnsi="Arial" w:cs="Arial"/>
            <w:sz w:val="24"/>
          </w:rPr>
          <w:delText xml:space="preserve">treatment </w:delText>
        </w:r>
      </w:del>
      <w:del w:id="2089" w:author="Marmol, Dominika Klaudia" w:date="2026-06-08T09:18:00Z">
        <w:r w:rsidR="007D6A16" w:rsidRPr="00AF5717">
          <w:rPr>
            <w:rFonts w:ascii="Arial" w:hAnsi="Arial" w:cs="Arial"/>
            <w:sz w:val="24"/>
          </w:rPr>
          <w:delText>group</w:delText>
        </w:r>
        <w:r w:rsidRPr="00AF5717">
          <w:rPr>
            <w:rFonts w:ascii="Arial" w:hAnsi="Arial" w:cs="Arial"/>
            <w:sz w:val="24"/>
          </w:rPr>
          <w:delText>:</w:delText>
        </w:r>
      </w:del>
    </w:p>
    <w:p w14:paraId="15DE4246" w14:textId="40E18A4D" w:rsidR="00AA70A7" w:rsidRPr="00AF5717" w:rsidRDefault="00E27C57" w:rsidP="00B26A93">
      <w:pPr>
        <w:pStyle w:val="ListParagraph"/>
        <w:numPr>
          <w:ilvl w:val="0"/>
          <w:numId w:val="46"/>
        </w:numPr>
        <w:autoSpaceDE w:val="0"/>
        <w:autoSpaceDN w:val="0"/>
        <w:adjustRightInd w:val="0"/>
        <w:spacing w:after="0"/>
        <w:rPr>
          <w:del w:id="2090" w:author="Marmol, Dominika Klaudia" w:date="2026-06-08T09:18:00Z"/>
          <w:rFonts w:cs="Arial"/>
        </w:rPr>
      </w:pPr>
      <w:del w:id="2091" w:author="Marmol, Dominika Klaudia" w:date="2026-06-08T09:18:00Z">
        <w:r w:rsidRPr="00AF5717">
          <w:rPr>
            <w:rFonts w:cs="Arial"/>
          </w:rPr>
          <w:delText>Target engagement of PD-1 and/or CD39 in peripheral blood,</w:delText>
        </w:r>
        <w:r w:rsidR="00AB0F05">
          <w:rPr>
            <w:rFonts w:cs="Arial"/>
          </w:rPr>
          <w:delText xml:space="preserve"> </w:delText>
        </w:r>
        <w:r w:rsidRPr="00AF5717">
          <w:rPr>
            <w:rFonts w:cs="Arial"/>
          </w:rPr>
          <w:delText>if data permits.</w:delText>
        </w:r>
      </w:del>
    </w:p>
    <w:p w14:paraId="1F9047E7" w14:textId="77777777" w:rsidR="00AA70A7" w:rsidRPr="00AF5717" w:rsidRDefault="00AA70A7" w:rsidP="00AA70A7">
      <w:pPr>
        <w:autoSpaceDE w:val="0"/>
        <w:autoSpaceDN w:val="0"/>
        <w:adjustRightInd w:val="0"/>
        <w:spacing w:after="0"/>
        <w:rPr>
          <w:rFonts w:cs="Arial"/>
        </w:rPr>
      </w:pPr>
    </w:p>
    <w:p w14:paraId="57CD8029" w14:textId="77777777" w:rsidR="007748BD" w:rsidRDefault="00E27C57" w:rsidP="00AA70A7">
      <w:pPr>
        <w:autoSpaceDE w:val="0"/>
        <w:autoSpaceDN w:val="0"/>
        <w:adjustRightInd w:val="0"/>
        <w:spacing w:after="0"/>
        <w:rPr>
          <w:ins w:id="2092" w:author="Marmol, Dominika Klaudia" w:date="2026-06-08T09:17:00Z"/>
          <w:rFonts w:ascii="Arial" w:hAnsi="Arial" w:cs="Arial"/>
          <w:sz w:val="24"/>
        </w:rPr>
      </w:pPr>
      <w:ins w:id="2093" w:author="Marmol, Dominika Klaudia" w:date="2026-06-08T09:17:00Z">
        <w:r>
          <w:rPr>
            <w:rFonts w:ascii="Arial" w:hAnsi="Arial" w:cs="Arial"/>
            <w:sz w:val="24"/>
          </w:rPr>
          <w:t>Part B1, B2, B3: The pharmacodynamics exploratory objective is:</w:t>
        </w:r>
      </w:ins>
    </w:p>
    <w:p w14:paraId="08555DAF" w14:textId="20A79360" w:rsidR="007748BD" w:rsidRPr="007748BD" w:rsidRDefault="00E27C57" w:rsidP="007748BD">
      <w:pPr>
        <w:pStyle w:val="ListParagraph"/>
        <w:numPr>
          <w:ilvl w:val="0"/>
          <w:numId w:val="71"/>
        </w:numPr>
        <w:autoSpaceDE w:val="0"/>
        <w:autoSpaceDN w:val="0"/>
        <w:adjustRightInd w:val="0"/>
        <w:spacing w:after="0"/>
        <w:rPr>
          <w:ins w:id="2094" w:author="Marmol, Dominika Klaudia" w:date="2026-06-08T09:17:00Z"/>
          <w:rFonts w:cs="Arial"/>
        </w:rPr>
      </w:pPr>
      <w:ins w:id="2095" w:author="Marmol, Dominika Klaudia" w:date="2026-06-08T09:17:00Z">
        <w:r w:rsidRPr="003157E5">
          <w:t xml:space="preserve">To evaluate the correlation between BNT317 dose </w:t>
        </w:r>
        <w:r>
          <w:t xml:space="preserve">as monotherapy (Part B1) or </w:t>
        </w:r>
        <w:r w:rsidRPr="00956FF3">
          <w:t>when added to SoC treatment</w:t>
        </w:r>
        <w:r>
          <w:t xml:space="preserve"> (Part B2: </w:t>
        </w:r>
        <w:r w:rsidRPr="004F6CD5">
          <w:t>ramucirumab plus paclitaxel</w:t>
        </w:r>
        <w:r>
          <w:t xml:space="preserve">; Part B3: docetaxel) </w:t>
        </w:r>
        <w:r w:rsidRPr="003157E5">
          <w:t xml:space="preserve">and </w:t>
        </w:r>
        <w:r>
          <w:t>pharmacodynamics</w:t>
        </w:r>
        <w:r w:rsidRPr="003157E5">
          <w:t xml:space="preserve"> in peripheral blood.</w:t>
        </w:r>
      </w:ins>
    </w:p>
    <w:p w14:paraId="0980EA26" w14:textId="77777777" w:rsidR="007748BD" w:rsidRDefault="007748BD" w:rsidP="007748BD">
      <w:pPr>
        <w:autoSpaceDE w:val="0"/>
        <w:autoSpaceDN w:val="0"/>
        <w:adjustRightInd w:val="0"/>
        <w:spacing w:after="0"/>
        <w:rPr>
          <w:ins w:id="2096" w:author="Marmol, Dominika Klaudia" w:date="2026-06-08T09:18:00Z"/>
          <w:rFonts w:cs="Arial"/>
        </w:rPr>
      </w:pPr>
    </w:p>
    <w:p w14:paraId="44348011" w14:textId="6CFF4B96" w:rsidR="007748BD" w:rsidRPr="00AF5717" w:rsidRDefault="00E27C57" w:rsidP="007748BD">
      <w:pPr>
        <w:autoSpaceDE w:val="0"/>
        <w:autoSpaceDN w:val="0"/>
        <w:adjustRightInd w:val="0"/>
        <w:spacing w:after="0"/>
        <w:rPr>
          <w:ins w:id="2097" w:author="Marmol, Dominika Klaudia" w:date="2026-06-08T09:18:00Z"/>
          <w:rFonts w:ascii="Arial" w:hAnsi="Arial" w:cs="Arial"/>
          <w:sz w:val="24"/>
        </w:rPr>
      </w:pPr>
      <w:ins w:id="2098" w:author="Marmol, Dominika Klaudia" w:date="2026-06-08T09:18:00Z">
        <w:r w:rsidRPr="00AF5717">
          <w:rPr>
            <w:rFonts w:ascii="Arial" w:hAnsi="Arial" w:cs="Arial"/>
            <w:sz w:val="24"/>
          </w:rPr>
          <w:t xml:space="preserve">The following exploratory endpoint will be analyzed per </w:t>
        </w:r>
        <w:r>
          <w:rPr>
            <w:rFonts w:ascii="Arial" w:hAnsi="Arial" w:cs="Arial"/>
            <w:sz w:val="24"/>
          </w:rPr>
          <w:t>dose</w:t>
        </w:r>
        <w:r w:rsidRPr="00AF5717">
          <w:rPr>
            <w:rFonts w:ascii="Arial" w:hAnsi="Arial" w:cs="Arial"/>
            <w:sz w:val="24"/>
          </w:rPr>
          <w:t xml:space="preserve"> group</w:t>
        </w:r>
        <w:r>
          <w:rPr>
            <w:rFonts w:ascii="Arial" w:hAnsi="Arial" w:cs="Arial"/>
            <w:sz w:val="24"/>
          </w:rPr>
          <w:t xml:space="preserve"> by part</w:t>
        </w:r>
        <w:r w:rsidRPr="00AF5717">
          <w:rPr>
            <w:rFonts w:ascii="Arial" w:hAnsi="Arial" w:cs="Arial"/>
            <w:sz w:val="24"/>
          </w:rPr>
          <w:t>:</w:t>
        </w:r>
      </w:ins>
    </w:p>
    <w:p w14:paraId="2D21F36E" w14:textId="6BEEAC8D" w:rsidR="007748BD" w:rsidRPr="00AF5717" w:rsidRDefault="00E27C57" w:rsidP="007748BD">
      <w:pPr>
        <w:pStyle w:val="ListParagraph"/>
        <w:numPr>
          <w:ilvl w:val="0"/>
          <w:numId w:val="46"/>
        </w:numPr>
        <w:autoSpaceDE w:val="0"/>
        <w:autoSpaceDN w:val="0"/>
        <w:adjustRightInd w:val="0"/>
        <w:spacing w:after="0"/>
        <w:rPr>
          <w:ins w:id="2099" w:author="Marmol, Dominika Klaudia" w:date="2026-06-08T09:18:00Z"/>
          <w:rFonts w:cs="Arial"/>
        </w:rPr>
      </w:pPr>
      <w:ins w:id="2100" w:author="Marmol, Dominika Klaudia" w:date="2026-06-08T09:18:00Z">
        <w:r w:rsidRPr="00AF5717">
          <w:rPr>
            <w:rFonts w:cs="Arial"/>
          </w:rPr>
          <w:t>Target engagement of PD-1 and/or CD39 in peripheral blood,</w:t>
        </w:r>
        <w:r>
          <w:rPr>
            <w:rFonts w:cs="Arial"/>
          </w:rPr>
          <w:t xml:space="preserve"> </w:t>
        </w:r>
        <w:r w:rsidRPr="00AF5717">
          <w:rPr>
            <w:rFonts w:cs="Arial"/>
          </w:rPr>
          <w:t xml:space="preserve">if data </w:t>
        </w:r>
        <w:r>
          <w:rPr>
            <w:rFonts w:cs="Arial"/>
          </w:rPr>
          <w:t>necessitates</w:t>
        </w:r>
        <w:r w:rsidRPr="00AF5717">
          <w:rPr>
            <w:rFonts w:cs="Arial"/>
          </w:rPr>
          <w:t>.</w:t>
        </w:r>
      </w:ins>
    </w:p>
    <w:p w14:paraId="35A77D85" w14:textId="77777777" w:rsidR="007748BD" w:rsidRPr="007748BD" w:rsidRDefault="007748BD" w:rsidP="007748BD">
      <w:pPr>
        <w:autoSpaceDE w:val="0"/>
        <w:autoSpaceDN w:val="0"/>
        <w:adjustRightInd w:val="0"/>
        <w:spacing w:after="0"/>
        <w:rPr>
          <w:ins w:id="2101" w:author="Marmol, Dominika Klaudia" w:date="2026-06-08T09:17:00Z"/>
          <w:rFonts w:cs="Arial"/>
        </w:rPr>
      </w:pPr>
    </w:p>
    <w:p w14:paraId="3AC78DDE" w14:textId="62BD0428" w:rsidR="00AA70A7" w:rsidRPr="00AF5717" w:rsidRDefault="00E27C57" w:rsidP="00AA70A7">
      <w:pPr>
        <w:autoSpaceDE w:val="0"/>
        <w:autoSpaceDN w:val="0"/>
        <w:adjustRightInd w:val="0"/>
        <w:spacing w:after="0"/>
        <w:rPr>
          <w:rFonts w:ascii="Arial" w:hAnsi="Arial" w:cs="Arial"/>
          <w:sz w:val="24"/>
        </w:rPr>
      </w:pPr>
      <w:r w:rsidRPr="00AF5717">
        <w:rPr>
          <w:rFonts w:ascii="Arial" w:hAnsi="Arial" w:cs="Arial"/>
          <w:sz w:val="24"/>
        </w:rPr>
        <w:t xml:space="preserve">Details of the PD analyses are included in Section </w:t>
      </w:r>
      <w:r w:rsidRPr="00AF5717">
        <w:rPr>
          <w:rFonts w:ascii="Arial" w:hAnsi="Arial" w:cs="Arial"/>
          <w:color w:val="0000FF"/>
          <w:sz w:val="24"/>
        </w:rPr>
        <w:fldChar w:fldCharType="begin"/>
      </w:r>
      <w:r w:rsidRPr="00AF5717">
        <w:rPr>
          <w:rFonts w:ascii="Arial" w:hAnsi="Arial" w:cs="Arial"/>
          <w:color w:val="0000FF"/>
          <w:sz w:val="24"/>
        </w:rPr>
        <w:instrText xml:space="preserve"> REF _Ref180323157 \r \h  \* MERGEFORMAT </w:instrText>
      </w:r>
      <w:r w:rsidRPr="00AF5717">
        <w:rPr>
          <w:rFonts w:ascii="Arial" w:hAnsi="Arial" w:cs="Arial"/>
          <w:color w:val="0000FF"/>
          <w:sz w:val="24"/>
        </w:rPr>
      </w:r>
      <w:r w:rsidRPr="00AF5717">
        <w:rPr>
          <w:rFonts w:ascii="Arial" w:hAnsi="Arial" w:cs="Arial"/>
          <w:color w:val="0000FF"/>
          <w:sz w:val="24"/>
        </w:rPr>
        <w:fldChar w:fldCharType="separate"/>
      </w:r>
      <w:r w:rsidR="00CA5FDB">
        <w:rPr>
          <w:rFonts w:ascii="Arial" w:hAnsi="Arial" w:cs="Arial"/>
          <w:color w:val="0000FF"/>
          <w:sz w:val="24"/>
        </w:rPr>
        <w:t>4.7.2</w:t>
      </w:r>
      <w:r w:rsidRPr="00AF5717">
        <w:rPr>
          <w:rFonts w:ascii="Arial" w:hAnsi="Arial" w:cs="Arial"/>
          <w:color w:val="0000FF"/>
          <w:sz w:val="24"/>
        </w:rPr>
        <w:fldChar w:fldCharType="end"/>
      </w:r>
      <w:r w:rsidRPr="00AF5717">
        <w:rPr>
          <w:rFonts w:ascii="Arial" w:hAnsi="Arial" w:cs="Arial"/>
          <w:sz w:val="24"/>
        </w:rPr>
        <w:t>.</w:t>
      </w:r>
    </w:p>
    <w:p w14:paraId="77B45AFB" w14:textId="6041ADAF" w:rsidR="00AA70A7" w:rsidRPr="00AF5717" w:rsidRDefault="00E27C57" w:rsidP="00AA70A7">
      <w:pPr>
        <w:pStyle w:val="Heading3"/>
      </w:pPr>
      <w:bookmarkStart w:id="2102" w:name="_Toc232068031"/>
      <w:r w:rsidRPr="00AF5717">
        <w:t xml:space="preserve">Exploratory endpoint analyses – </w:t>
      </w:r>
      <w:r w:rsidRPr="00AF5717">
        <w:rPr>
          <w:rFonts w:cs="Arial"/>
        </w:rPr>
        <w:t>iORR, iDOR, iDCR</w:t>
      </w:r>
      <w:r w:rsidR="00235A88" w:rsidRPr="00AF5717">
        <w:rPr>
          <w:rFonts w:cs="Arial"/>
        </w:rPr>
        <w:t xml:space="preserve"> </w:t>
      </w:r>
      <w:r w:rsidRPr="00AF5717">
        <w:rPr>
          <w:rFonts w:cs="Arial"/>
        </w:rPr>
        <w:t xml:space="preserve">using iRECIST, </w:t>
      </w:r>
      <w:r w:rsidR="00235A88" w:rsidRPr="00AF5717">
        <w:rPr>
          <w:rFonts w:cs="Arial"/>
        </w:rPr>
        <w:t xml:space="preserve">PFS, </w:t>
      </w:r>
      <w:r w:rsidRPr="00AF5717">
        <w:rPr>
          <w:rFonts w:cs="Arial"/>
        </w:rPr>
        <w:t>OS</w:t>
      </w:r>
      <w:bookmarkEnd w:id="2102"/>
    </w:p>
    <w:p w14:paraId="28203C41" w14:textId="56B9D779" w:rsidR="00AA70A7" w:rsidRPr="00AF5717" w:rsidRDefault="00E27C57" w:rsidP="0064148B">
      <w:pPr>
        <w:pStyle w:val="Paragraph"/>
        <w:spacing w:before="120"/>
      </w:pPr>
      <w:ins w:id="2103" w:author="Marmol, Dominika Klaudia" w:date="2026-06-08T08:49:00Z">
        <w:r>
          <w:t xml:space="preserve">Part A only: </w:t>
        </w:r>
      </w:ins>
      <w:r w:rsidR="000E04EE" w:rsidRPr="00AF5717">
        <w:t xml:space="preserve">The </w:t>
      </w:r>
      <w:del w:id="2104" w:author="Marmol, Dominika Klaudia" w:date="2026-06-08T08:58:00Z">
        <w:r w:rsidR="000E04EE" w:rsidRPr="00AF5717">
          <w:delText xml:space="preserve">second </w:delText>
        </w:r>
      </w:del>
      <w:ins w:id="2105" w:author="Marmol, Dominika Klaudia" w:date="2026-06-08T08:58:00Z">
        <w:r w:rsidR="00726559">
          <w:t>efficacy</w:t>
        </w:r>
        <w:r w:rsidR="00726559" w:rsidRPr="00AF5717">
          <w:t xml:space="preserve"> </w:t>
        </w:r>
      </w:ins>
      <w:r w:rsidR="000E04EE" w:rsidRPr="00AF5717">
        <w:t>exploratory objective is:</w:t>
      </w:r>
    </w:p>
    <w:p w14:paraId="73468A1D" w14:textId="02D14C8C" w:rsidR="006C06B7" w:rsidRPr="00AF5717" w:rsidRDefault="00E27C57" w:rsidP="0064148B">
      <w:pPr>
        <w:pStyle w:val="ListParagraph"/>
        <w:numPr>
          <w:ilvl w:val="0"/>
          <w:numId w:val="46"/>
        </w:numPr>
        <w:autoSpaceDE w:val="0"/>
        <w:autoSpaceDN w:val="0"/>
        <w:adjustRightInd w:val="0"/>
        <w:spacing w:before="120"/>
        <w:rPr>
          <w:rFonts w:cs="Arial"/>
        </w:rPr>
      </w:pPr>
      <w:r w:rsidRPr="00AF5717">
        <w:rPr>
          <w:rFonts w:cs="Arial"/>
        </w:rPr>
        <w:t>To determine the antitumor activity of BNT317 in participants with advanced solid tumors.</w:t>
      </w:r>
    </w:p>
    <w:p w14:paraId="01BA5B3B" w14:textId="517302AB" w:rsidR="00AA70A7" w:rsidRPr="00AF5717" w:rsidRDefault="00E27C57" w:rsidP="0064148B">
      <w:pPr>
        <w:autoSpaceDE w:val="0"/>
        <w:autoSpaceDN w:val="0"/>
        <w:adjustRightInd w:val="0"/>
        <w:spacing w:before="120"/>
        <w:rPr>
          <w:rFonts w:ascii="Arial" w:hAnsi="Arial" w:cs="Arial"/>
          <w:sz w:val="24"/>
        </w:rPr>
      </w:pPr>
      <w:r w:rsidRPr="00AF5717">
        <w:rPr>
          <w:rFonts w:ascii="Arial" w:hAnsi="Arial" w:cs="Arial"/>
          <w:sz w:val="24"/>
        </w:rPr>
        <w:t xml:space="preserve">The following exploratory endpoints will be </w:t>
      </w:r>
      <w:r w:rsidR="008D4FBB" w:rsidRPr="00AF5717">
        <w:rPr>
          <w:rFonts w:ascii="Arial" w:hAnsi="Arial" w:cs="Arial"/>
          <w:sz w:val="24"/>
        </w:rPr>
        <w:t>analyzed</w:t>
      </w:r>
      <w:r w:rsidRPr="00AF5717">
        <w:rPr>
          <w:rFonts w:ascii="Arial" w:hAnsi="Arial" w:cs="Arial"/>
          <w:sz w:val="24"/>
        </w:rPr>
        <w:t xml:space="preserve"> </w:t>
      </w:r>
      <w:r w:rsidR="00117933" w:rsidRPr="00AF5717">
        <w:rPr>
          <w:rFonts w:ascii="Arial" w:hAnsi="Arial" w:cs="Arial"/>
          <w:sz w:val="24"/>
        </w:rPr>
        <w:t>by</w:t>
      </w:r>
      <w:r w:rsidRPr="00AF5717">
        <w:rPr>
          <w:rFonts w:ascii="Arial" w:hAnsi="Arial" w:cs="Arial"/>
          <w:sz w:val="24"/>
        </w:rPr>
        <w:t xml:space="preserve"> </w:t>
      </w:r>
      <w:del w:id="2106" w:author="Marmol, Dominika Klaudia" w:date="2026-06-08T09:03:00Z">
        <w:r w:rsidR="004A5AFE" w:rsidRPr="00AF5717">
          <w:rPr>
            <w:rFonts w:ascii="Arial" w:hAnsi="Arial" w:cs="Arial"/>
            <w:sz w:val="24"/>
          </w:rPr>
          <w:delText xml:space="preserve">treatment </w:delText>
        </w:r>
      </w:del>
      <w:ins w:id="2107" w:author="Marmol, Dominika Klaudia" w:date="2026-06-08T09:03:00Z">
        <w:r w:rsidR="001F6DEF">
          <w:rPr>
            <w:rFonts w:ascii="Arial" w:hAnsi="Arial" w:cs="Arial"/>
            <w:sz w:val="24"/>
          </w:rPr>
          <w:t>dose</w:t>
        </w:r>
        <w:r w:rsidR="001F6DEF" w:rsidRPr="00AF5717">
          <w:rPr>
            <w:rFonts w:ascii="Arial" w:hAnsi="Arial" w:cs="Arial"/>
            <w:sz w:val="24"/>
          </w:rPr>
          <w:t xml:space="preserve"> </w:t>
        </w:r>
      </w:ins>
      <w:r w:rsidR="004A5AFE" w:rsidRPr="00AF5717">
        <w:rPr>
          <w:rFonts w:ascii="Arial" w:hAnsi="Arial" w:cs="Arial"/>
          <w:sz w:val="24"/>
        </w:rPr>
        <w:t>group</w:t>
      </w:r>
      <w:r w:rsidR="00CE082C" w:rsidRPr="00AF5717">
        <w:rPr>
          <w:rFonts w:ascii="Arial" w:hAnsi="Arial" w:cs="Arial"/>
          <w:sz w:val="24"/>
        </w:rPr>
        <w:t xml:space="preserve"> using data recorded on the</w:t>
      </w:r>
      <w:r w:rsidR="006C06B7" w:rsidRPr="00AF5717">
        <w:rPr>
          <w:rFonts w:ascii="Arial" w:hAnsi="Arial" w:cs="Arial"/>
          <w:sz w:val="24"/>
        </w:rPr>
        <w:t xml:space="preserve"> </w:t>
      </w:r>
      <w:r w:rsidR="006C06B7" w:rsidRPr="00AF5717">
        <w:rPr>
          <w:rFonts w:ascii="Arial" w:hAnsi="Arial" w:cs="Arial"/>
          <w:sz w:val="24"/>
          <w:lang w:eastAsia="en-GB"/>
        </w:rPr>
        <w:t>‘Tumor Assessment - New Lesion (iRECIST)’,</w:t>
      </w:r>
      <w:r w:rsidR="00CE082C" w:rsidRPr="00AF5717">
        <w:rPr>
          <w:rFonts w:ascii="Arial" w:hAnsi="Arial" w:cs="Arial"/>
          <w:sz w:val="24"/>
        </w:rPr>
        <w:t xml:space="preserve"> ‘Overall Response – iRECIST’ and ‘Death Details’ eCRFs</w:t>
      </w:r>
      <w:r w:rsidRPr="00AF5717">
        <w:rPr>
          <w:rFonts w:ascii="Arial" w:hAnsi="Arial" w:cs="Arial"/>
          <w:sz w:val="24"/>
        </w:rPr>
        <w:t>:</w:t>
      </w:r>
    </w:p>
    <w:p w14:paraId="03FB4C1E" w14:textId="331B3509" w:rsidR="003C2534" w:rsidRDefault="00E27C57" w:rsidP="003C2534">
      <w:pPr>
        <w:pStyle w:val="ListParagraph"/>
        <w:numPr>
          <w:ilvl w:val="0"/>
          <w:numId w:val="46"/>
        </w:numPr>
        <w:autoSpaceDE w:val="0"/>
        <w:autoSpaceDN w:val="0"/>
        <w:adjustRightInd w:val="0"/>
        <w:spacing w:before="120"/>
        <w:rPr>
          <w:ins w:id="2108" w:author="Marmol, Dominika Klaudia" w:date="2026-06-08T09:05:00Z"/>
          <w:rFonts w:cs="Arial"/>
        </w:rPr>
      </w:pPr>
      <w:r w:rsidRPr="00AF5717">
        <w:rPr>
          <w:rFonts w:cs="Arial"/>
        </w:rPr>
        <w:t>T</w:t>
      </w:r>
      <w:r w:rsidR="00AA70A7" w:rsidRPr="00AF5717">
        <w:rPr>
          <w:rFonts w:cs="Arial"/>
        </w:rPr>
        <w:t>umor clinical response measures: iORR, iDOR, iDCR</w:t>
      </w:r>
      <w:r w:rsidR="00235A88" w:rsidRPr="00AF5717">
        <w:rPr>
          <w:rFonts w:cs="Arial"/>
        </w:rPr>
        <w:t xml:space="preserve"> </w:t>
      </w:r>
      <w:r w:rsidR="00AA70A7" w:rsidRPr="00AF5717">
        <w:rPr>
          <w:rFonts w:cs="Arial"/>
        </w:rPr>
        <w:t xml:space="preserve">using iRECIST, </w:t>
      </w:r>
      <w:r w:rsidR="00235A88" w:rsidRPr="00AF5717">
        <w:rPr>
          <w:rFonts w:cs="Arial"/>
        </w:rPr>
        <w:t xml:space="preserve">PFS </w:t>
      </w:r>
      <w:r w:rsidR="00AA70A7" w:rsidRPr="00AF5717">
        <w:rPr>
          <w:rFonts w:cs="Arial"/>
        </w:rPr>
        <w:t>and OS.</w:t>
      </w:r>
    </w:p>
    <w:p w14:paraId="7B431150" w14:textId="5864E03C" w:rsidR="003C2534" w:rsidRDefault="00E27C57" w:rsidP="009F307C">
      <w:pPr>
        <w:autoSpaceDE w:val="0"/>
        <w:autoSpaceDN w:val="0"/>
        <w:adjustRightInd w:val="0"/>
        <w:spacing w:before="120"/>
        <w:rPr>
          <w:ins w:id="2109" w:author="Marmol, Dominika Klaudia" w:date="2026-06-08T09:02:00Z"/>
          <w:rFonts w:ascii="Arial" w:hAnsi="Arial" w:cs="Arial"/>
          <w:sz w:val="24"/>
          <w:szCs w:val="24"/>
        </w:rPr>
      </w:pPr>
      <w:ins w:id="2110" w:author="Marmol, Dominika Klaudia" w:date="2026-06-08T09:01:00Z">
        <w:r w:rsidRPr="009F307C">
          <w:rPr>
            <w:rFonts w:ascii="Arial" w:hAnsi="Arial" w:cs="Arial"/>
            <w:sz w:val="24"/>
            <w:szCs w:val="24"/>
          </w:rPr>
          <w:t>Part B1, B2, B3 only: The efficacy exploratory objective i</w:t>
        </w:r>
      </w:ins>
      <w:ins w:id="2111" w:author="Marmol, Dominika Klaudia" w:date="2026-06-08T09:02:00Z">
        <w:r>
          <w:rPr>
            <w:rFonts w:ascii="Arial" w:hAnsi="Arial" w:cs="Arial"/>
            <w:sz w:val="24"/>
            <w:szCs w:val="24"/>
          </w:rPr>
          <w:t>s:</w:t>
        </w:r>
      </w:ins>
    </w:p>
    <w:p w14:paraId="193A9971" w14:textId="0BFD1BCF" w:rsidR="005F7357" w:rsidRPr="005F7357" w:rsidRDefault="00E27C57" w:rsidP="005F7357">
      <w:pPr>
        <w:pStyle w:val="ListParagraph"/>
        <w:numPr>
          <w:ilvl w:val="0"/>
          <w:numId w:val="71"/>
        </w:numPr>
        <w:autoSpaceDE w:val="0"/>
        <w:autoSpaceDN w:val="0"/>
        <w:adjustRightInd w:val="0"/>
        <w:spacing w:before="120"/>
        <w:rPr>
          <w:ins w:id="2112" w:author="Marmol, Dominika Klaudia" w:date="2026-06-08T09:09:00Z"/>
          <w:rFonts w:cs="Arial"/>
        </w:rPr>
      </w:pPr>
      <w:ins w:id="2113" w:author="Marmol, Dominika Klaudia" w:date="2026-06-08T09:02:00Z">
        <w:r w:rsidRPr="003C2534">
          <w:t>To evaluate preliminary efficacy of BNT317 as monotherapy (Part B1) or when added to SoC treatment (Part B2: ramucirumab plus paclitaxel; Part B3: docetaxel).</w:t>
        </w:r>
      </w:ins>
    </w:p>
    <w:p w14:paraId="3C19BB3A" w14:textId="7970935C" w:rsidR="005F7357" w:rsidRPr="002A031A" w:rsidRDefault="00E27C57">
      <w:pPr>
        <w:autoSpaceDE w:val="0"/>
        <w:autoSpaceDN w:val="0"/>
        <w:adjustRightInd w:val="0"/>
        <w:spacing w:before="120"/>
        <w:rPr>
          <w:ins w:id="2114" w:author="Marmol, Dominika Klaudia" w:date="2026-06-08T09:10:00Z"/>
          <w:rFonts w:cs="Arial"/>
        </w:rPr>
        <w:pPrChange w:id="2115" w:author="Marmol, Dominika Klaudia" w:date="2026-06-08T09:10:00Z">
          <w:pPr>
            <w:pStyle w:val="ListParagraph"/>
            <w:autoSpaceDE w:val="0"/>
            <w:autoSpaceDN w:val="0"/>
            <w:adjustRightInd w:val="0"/>
            <w:spacing w:before="120"/>
          </w:pPr>
        </w:pPrChange>
      </w:pPr>
      <w:ins w:id="2116" w:author="Marmol, Dominika Klaudia" w:date="2026-06-08T09:09:00Z">
        <w:r w:rsidRPr="005F7357">
          <w:rPr>
            <w:rFonts w:ascii="Arial" w:hAnsi="Arial" w:cs="Arial"/>
            <w:sz w:val="24"/>
            <w:szCs w:val="24"/>
            <w:rPrChange w:id="2117" w:author="Marmol, Dominika Klaudia" w:date="2026-06-08T09:11:00Z">
              <w:rPr/>
            </w:rPrChange>
          </w:rPr>
          <w:t xml:space="preserve">The following efficacy exploratory endpoints will be </w:t>
        </w:r>
      </w:ins>
      <w:ins w:id="2118" w:author="Marmol, Dominika Klaudia" w:date="2026-06-08T09:10:00Z">
        <w:r w:rsidRPr="005F7357">
          <w:rPr>
            <w:rFonts w:ascii="Arial" w:hAnsi="Arial" w:cs="Arial"/>
            <w:sz w:val="24"/>
            <w:szCs w:val="24"/>
            <w:rPrChange w:id="2119" w:author="Marmol, Dominika Klaudia" w:date="2026-06-08T09:11:00Z">
              <w:rPr/>
            </w:rPrChange>
          </w:rPr>
          <w:t>analyzed by dose group:</w:t>
        </w:r>
      </w:ins>
    </w:p>
    <w:p w14:paraId="078C43CA" w14:textId="77777777" w:rsidR="005F7357" w:rsidRPr="005F7357" w:rsidRDefault="00E27C57">
      <w:pPr>
        <w:pStyle w:val="Table-List-Bullet"/>
        <w:numPr>
          <w:ilvl w:val="0"/>
          <w:numId w:val="71"/>
        </w:numPr>
        <w:rPr>
          <w:ins w:id="2120" w:author="Marmol, Dominika Klaudia" w:date="2026-06-08T09:10:00Z"/>
          <w:rFonts w:cs="Arial"/>
          <w:sz w:val="24"/>
          <w:rPrChange w:id="2121" w:author="Marmol, Dominika Klaudia" w:date="2026-06-08T09:11:00Z">
            <w:rPr>
              <w:ins w:id="2122" w:author="Marmol, Dominika Klaudia" w:date="2026-06-08T09:10:00Z"/>
            </w:rPr>
          </w:rPrChange>
        </w:rPr>
        <w:pPrChange w:id="2123" w:author="Marmol, Dominika Klaudia" w:date="2026-06-08T09:10:00Z">
          <w:pPr>
            <w:pStyle w:val="Table-List-Bullet"/>
          </w:pPr>
        </w:pPrChange>
      </w:pPr>
      <w:ins w:id="2124" w:author="Marmol, Dominika Klaudia" w:date="2026-06-08T09:10:00Z">
        <w:r w:rsidRPr="005F7357">
          <w:rPr>
            <w:rFonts w:cs="Arial"/>
            <w:sz w:val="24"/>
            <w:rPrChange w:id="2125" w:author="Marmol, Dominika Klaudia" w:date="2026-06-08T09:11:00Z">
              <w:rPr/>
            </w:rPrChange>
          </w:rPr>
          <w:t>PFS, defined as the time from first dose of BNT317 to first objective tumor progression (PD per RECIST v1.1 based on the investigator’s assessment), or death from any cause, whichever occurs first.</w:t>
        </w:r>
      </w:ins>
    </w:p>
    <w:p w14:paraId="785B449B" w14:textId="3C864EDD" w:rsidR="005F7357" w:rsidRDefault="00E27C57" w:rsidP="005F7357">
      <w:pPr>
        <w:pStyle w:val="Table-List-Bullet"/>
        <w:numPr>
          <w:ilvl w:val="0"/>
          <w:numId w:val="71"/>
        </w:numPr>
        <w:rPr>
          <w:ins w:id="2126" w:author="Marmol, Dominika Klaudia" w:date="2026-06-08T09:47:00Z"/>
          <w:rFonts w:cs="Arial"/>
          <w:sz w:val="24"/>
        </w:rPr>
      </w:pPr>
      <w:ins w:id="2127" w:author="Marmol, Dominika Klaudia" w:date="2026-06-08T09:10:00Z">
        <w:r w:rsidRPr="005F7357">
          <w:rPr>
            <w:rFonts w:cs="Arial"/>
            <w:sz w:val="24"/>
            <w:rPrChange w:id="2128" w:author="Marmol, Dominika Klaudia" w:date="2026-06-08T09:11:00Z">
              <w:rPr/>
            </w:rPrChange>
          </w:rPr>
          <w:t>OS, defined as the time from first dose of BNT317 to death from any cause.</w:t>
        </w:r>
      </w:ins>
    </w:p>
    <w:p w14:paraId="1CA69FAB" w14:textId="77777777" w:rsidR="00C50B52" w:rsidRDefault="00C50B52" w:rsidP="00C50B52">
      <w:pPr>
        <w:spacing w:before="120"/>
        <w:rPr>
          <w:ins w:id="2129" w:author="Marmol, Dominika Klaudia" w:date="2026-06-08T09:47:00Z"/>
          <w:rFonts w:ascii="Arial" w:hAnsi="Arial" w:cs="Arial"/>
          <w:sz w:val="24"/>
          <w:szCs w:val="24"/>
        </w:rPr>
      </w:pPr>
    </w:p>
    <w:p w14:paraId="7C8D6291" w14:textId="29B194CF" w:rsidR="00C50B52" w:rsidRPr="005F7357" w:rsidRDefault="00E27C57">
      <w:pPr>
        <w:spacing w:before="120"/>
        <w:rPr>
          <w:rFonts w:cs="Arial"/>
          <w:lang w:eastAsia="en-GB"/>
          <w:rPrChange w:id="2130" w:author="Marmol, Dominika Klaudia" w:date="2026-06-08T09:11:00Z">
            <w:rPr/>
          </w:rPrChange>
        </w:rPr>
        <w:pPrChange w:id="2131" w:author="Marmol, Dominika Klaudia" w:date="2026-06-08T09:47:00Z">
          <w:pPr>
            <w:pStyle w:val="ListParagraph"/>
            <w:numPr>
              <w:numId w:val="71"/>
            </w:numPr>
            <w:autoSpaceDE w:val="0"/>
            <w:autoSpaceDN w:val="0"/>
            <w:adjustRightInd w:val="0"/>
            <w:spacing w:before="120"/>
            <w:ind w:hanging="360"/>
          </w:pPr>
        </w:pPrChange>
      </w:pPr>
      <w:ins w:id="2132" w:author="Marmol, Dominika Klaudia" w:date="2026-06-08T09:47:00Z">
        <w:r w:rsidRPr="009F307C">
          <w:rPr>
            <w:rFonts w:ascii="Arial" w:hAnsi="Arial" w:cs="Arial"/>
            <w:sz w:val="24"/>
            <w:szCs w:val="24"/>
          </w:rPr>
          <w:t xml:space="preserve">For PFS, </w:t>
        </w:r>
        <w:r>
          <w:rPr>
            <w:rFonts w:ascii="Arial" w:hAnsi="Arial" w:cs="Arial"/>
            <w:sz w:val="24"/>
            <w:szCs w:val="24"/>
          </w:rPr>
          <w:t xml:space="preserve">the following eCRFs will be used for identifying progressive disease: </w:t>
        </w:r>
        <w:r w:rsidRPr="009F307C">
          <w:rPr>
            <w:rFonts w:ascii="Arial" w:hAnsi="Arial" w:cs="Arial"/>
            <w:sz w:val="24"/>
            <w:szCs w:val="24"/>
            <w:lang w:eastAsia="en-GB"/>
          </w:rPr>
          <w:t>‘Tumor Assessment - Target Lesion,</w:t>
        </w:r>
        <w:r>
          <w:rPr>
            <w:rFonts w:ascii="Arial" w:hAnsi="Arial" w:cs="Arial"/>
            <w:sz w:val="24"/>
            <w:szCs w:val="24"/>
            <w:lang w:eastAsia="en-GB"/>
          </w:rPr>
          <w:t xml:space="preserve"> </w:t>
        </w:r>
        <w:r w:rsidRPr="009F307C">
          <w:rPr>
            <w:rFonts w:ascii="Arial" w:hAnsi="Arial" w:cs="Arial"/>
            <w:sz w:val="24"/>
            <w:szCs w:val="24"/>
            <w:lang w:eastAsia="en-GB"/>
          </w:rPr>
          <w:t>‘Tumor Assessment - Non-Target Lesion’, ‘Tumor Assessment - New Lesion (RECIST 1.1)’,</w:t>
        </w:r>
        <w:r w:rsidRPr="009F307C">
          <w:rPr>
            <w:rFonts w:ascii="Arial" w:hAnsi="Arial" w:cs="Arial"/>
            <w:sz w:val="24"/>
            <w:szCs w:val="24"/>
          </w:rPr>
          <w:t xml:space="preserve"> ‘Overall Response - RECIST 1.1’</w:t>
        </w:r>
        <w:r>
          <w:rPr>
            <w:rFonts w:ascii="Arial" w:hAnsi="Arial" w:cs="Arial"/>
            <w:sz w:val="24"/>
            <w:szCs w:val="24"/>
          </w:rPr>
          <w:t>.</w:t>
        </w:r>
      </w:ins>
    </w:p>
    <w:p w14:paraId="7CDB42DC" w14:textId="0113320C" w:rsidR="005D0141" w:rsidRPr="00AF5717" w:rsidRDefault="00E27C57" w:rsidP="005D0141">
      <w:pPr>
        <w:pStyle w:val="Heading4"/>
      </w:pPr>
      <w:r w:rsidRPr="00AF5717">
        <w:t>Definition of Endpoints</w:t>
      </w:r>
    </w:p>
    <w:p w14:paraId="68D42213" w14:textId="20F43BE1" w:rsidR="005D0141" w:rsidRPr="00AF5717" w:rsidRDefault="00E27C57" w:rsidP="005D0141">
      <w:pPr>
        <w:rPr>
          <w:rFonts w:ascii="Arial" w:hAnsi="Arial" w:cs="Arial"/>
          <w:u w:val="single"/>
        </w:rPr>
      </w:pPr>
      <w:r w:rsidRPr="00AF5717">
        <w:rPr>
          <w:rFonts w:ascii="Arial" w:hAnsi="Arial" w:cs="Arial"/>
          <w:sz w:val="24"/>
          <w:u w:val="single"/>
        </w:rPr>
        <w:t>iORR, iDOR, iDCR</w:t>
      </w:r>
      <w:r w:rsidRPr="00AF5717">
        <w:rPr>
          <w:rFonts w:ascii="Arial" w:hAnsi="Arial" w:cs="Arial"/>
          <w:u w:val="single"/>
        </w:rPr>
        <w:t xml:space="preserve"> </w:t>
      </w:r>
      <w:r w:rsidRPr="00AF5717">
        <w:rPr>
          <w:rFonts w:ascii="Arial" w:hAnsi="Arial" w:cs="Arial"/>
          <w:sz w:val="24"/>
          <w:u w:val="single"/>
        </w:rPr>
        <w:t>using iRECIST</w:t>
      </w:r>
    </w:p>
    <w:p w14:paraId="0B3F668E" w14:textId="39FB64E7" w:rsidR="005D0141" w:rsidRPr="00AF5717" w:rsidRDefault="00E27C57" w:rsidP="005D0141">
      <w:pPr>
        <w:autoSpaceDE w:val="0"/>
        <w:autoSpaceDN w:val="0"/>
        <w:adjustRightInd w:val="0"/>
        <w:spacing w:after="0"/>
        <w:rPr>
          <w:rFonts w:ascii="Arial" w:hAnsi="Arial" w:cs="Arial"/>
          <w:color w:val="000000"/>
          <w:sz w:val="24"/>
        </w:rPr>
      </w:pPr>
      <w:r w:rsidRPr="00AF5717">
        <w:rPr>
          <w:rFonts w:ascii="Arial" w:hAnsi="Arial" w:cs="Arial"/>
          <w:color w:val="000000"/>
          <w:sz w:val="24"/>
        </w:rPr>
        <w:lastRenderedPageBreak/>
        <w:t xml:space="preserve">The exploratory iRECIST </w:t>
      </w:r>
      <w:r w:rsidR="001203A1" w:rsidRPr="00AF5717">
        <w:rPr>
          <w:rFonts w:ascii="Arial" w:hAnsi="Arial" w:cs="Arial"/>
          <w:color w:val="000000"/>
          <w:sz w:val="24"/>
        </w:rPr>
        <w:t>analyses</w:t>
      </w:r>
      <w:r w:rsidR="00312420" w:rsidRPr="00AF5717">
        <w:rPr>
          <w:rFonts w:ascii="Arial" w:hAnsi="Arial" w:cs="Arial"/>
          <w:color w:val="000000"/>
          <w:sz w:val="24"/>
        </w:rPr>
        <w:t xml:space="preserve"> </w:t>
      </w:r>
      <w:r w:rsidR="001203A1" w:rsidRPr="00AF5717">
        <w:rPr>
          <w:rFonts w:ascii="Arial" w:hAnsi="Arial" w:cs="Arial"/>
          <w:color w:val="000000"/>
          <w:sz w:val="24"/>
        </w:rPr>
        <w:t xml:space="preserve">are </w:t>
      </w:r>
      <w:r w:rsidRPr="00AF5717">
        <w:rPr>
          <w:rFonts w:ascii="Arial" w:hAnsi="Arial" w:cs="Arial"/>
          <w:color w:val="000000"/>
          <w:sz w:val="24"/>
        </w:rPr>
        <w:t xml:space="preserve">based on investigator assessment using iRECIST criteria </w:t>
      </w:r>
      <w:r w:rsidR="00F91664" w:rsidRPr="00AF5717">
        <w:rPr>
          <w:rFonts w:ascii="Arial" w:hAnsi="Arial" w:cs="Arial"/>
          <w:color w:val="000000"/>
          <w:sz w:val="24"/>
        </w:rPr>
        <w:t>(</w:t>
      </w:r>
      <w:hyperlink w:anchor="seymour2019" w:history="1">
        <w:r w:rsidR="005D0141" w:rsidRPr="00AF5717">
          <w:rPr>
            <w:rStyle w:val="Hyperlink"/>
            <w:rFonts w:cs="Arial"/>
            <w:b w:val="0"/>
            <w:bCs/>
          </w:rPr>
          <w:t>Seymour et al. 2019</w:t>
        </w:r>
      </w:hyperlink>
      <w:r w:rsidRPr="00AF5717">
        <w:rPr>
          <w:rFonts w:ascii="Arial" w:hAnsi="Arial" w:cs="Arial"/>
          <w:color w:val="000000"/>
          <w:sz w:val="24"/>
        </w:rPr>
        <w:t>) and are defined as:</w:t>
      </w:r>
    </w:p>
    <w:p w14:paraId="53D66BDC" w14:textId="77777777" w:rsidR="00CA641F" w:rsidRPr="00AF5717" w:rsidRDefault="00E27C57" w:rsidP="00B26A93">
      <w:pPr>
        <w:pStyle w:val="ListParagraph"/>
        <w:numPr>
          <w:ilvl w:val="0"/>
          <w:numId w:val="46"/>
        </w:numPr>
        <w:autoSpaceDE w:val="0"/>
        <w:autoSpaceDN w:val="0"/>
        <w:adjustRightInd w:val="0"/>
        <w:spacing w:after="0"/>
        <w:rPr>
          <w:rFonts w:cs="Arial"/>
          <w:color w:val="000000"/>
        </w:rPr>
      </w:pPr>
      <w:r w:rsidRPr="00AF5717">
        <w:rPr>
          <w:rFonts w:cs="Arial"/>
          <w:color w:val="000000"/>
        </w:rPr>
        <w:t>iORR defined as the proportion of trial participants in whom an iCR or iPR is observed as best overall response.</w:t>
      </w:r>
    </w:p>
    <w:p w14:paraId="5FEAAC4C" w14:textId="03E5F043" w:rsidR="00CA641F" w:rsidRPr="00AF5717" w:rsidRDefault="00E27C57" w:rsidP="00B26A93">
      <w:pPr>
        <w:pStyle w:val="ListParagraph"/>
        <w:numPr>
          <w:ilvl w:val="0"/>
          <w:numId w:val="46"/>
        </w:numPr>
        <w:autoSpaceDE w:val="0"/>
        <w:autoSpaceDN w:val="0"/>
        <w:adjustRightInd w:val="0"/>
        <w:spacing w:after="0"/>
        <w:rPr>
          <w:rFonts w:cs="Arial"/>
          <w:color w:val="000000"/>
        </w:rPr>
      </w:pPr>
      <w:r w:rsidRPr="00AF5717">
        <w:rPr>
          <w:rFonts w:cs="Arial"/>
        </w:rPr>
        <w:t xml:space="preserve">iDCR defined as the proportion of </w:t>
      </w:r>
      <w:r w:rsidR="00430ED7" w:rsidRPr="00AF5717">
        <w:rPr>
          <w:rFonts w:cs="Arial"/>
        </w:rPr>
        <w:t>participants</w:t>
      </w:r>
      <w:r w:rsidRPr="00AF5717">
        <w:rPr>
          <w:rFonts w:cs="Arial"/>
        </w:rPr>
        <w:t xml:space="preserve"> in whom an iCR or iPR or iSD (assessed at least 6 weeks</w:t>
      </w:r>
      <w:ins w:id="2133" w:author="Marmol, Dominika Klaudia" w:date="2026-06-11T09:49:00Z">
        <w:r w:rsidR="002409D7">
          <w:rPr>
            <w:rFonts w:cs="Arial"/>
          </w:rPr>
          <w:t xml:space="preserve"> </w:t>
        </w:r>
        <w:r w:rsidR="002409D7" w:rsidRPr="00755614">
          <w:t>[</w:t>
        </w:r>
        <w:r w:rsidR="002409D7" w:rsidRPr="00755614">
          <w:rPr>
            <w:rFonts w:cs="Arial"/>
          </w:rPr>
          <w:t>±</w:t>
        </w:r>
        <w:r w:rsidR="002409D7">
          <w:t>7</w:t>
        </w:r>
        <w:r w:rsidR="002409D7" w:rsidRPr="00755614">
          <w:t xml:space="preserve"> days] </w:t>
        </w:r>
      </w:ins>
      <w:r w:rsidRPr="00AF5717">
        <w:rPr>
          <w:rFonts w:cs="Arial"/>
        </w:rPr>
        <w:t xml:space="preserve"> after first dose) is observed as best overall response. Trial participants not meeting the criteria for iCR or iPR or iSD will be considered as non</w:t>
      </w:r>
      <w:r w:rsidR="00B306D7" w:rsidRPr="00AF5717">
        <w:rPr>
          <w:rFonts w:cs="Arial"/>
        </w:rPr>
        <w:t>-</w:t>
      </w:r>
      <w:r w:rsidRPr="00AF5717">
        <w:rPr>
          <w:rFonts w:cs="Arial"/>
        </w:rPr>
        <w:t>responders.</w:t>
      </w:r>
    </w:p>
    <w:p w14:paraId="761F9F5B" w14:textId="4BF7402E" w:rsidR="00CA641F" w:rsidRPr="00AF5717" w:rsidRDefault="00E27C57" w:rsidP="00B26A93">
      <w:pPr>
        <w:pStyle w:val="ListParagraph"/>
        <w:numPr>
          <w:ilvl w:val="0"/>
          <w:numId w:val="46"/>
        </w:numPr>
        <w:autoSpaceDE w:val="0"/>
        <w:autoSpaceDN w:val="0"/>
        <w:adjustRightInd w:val="0"/>
        <w:spacing w:after="0"/>
        <w:rPr>
          <w:rFonts w:cs="Arial"/>
          <w:color w:val="000000"/>
        </w:rPr>
      </w:pPr>
      <w:r w:rsidRPr="00AF5717">
        <w:rPr>
          <w:rFonts w:cs="Arial"/>
          <w:color w:val="000000"/>
        </w:rPr>
        <w:t>iDOR defined as the time from first objective response (iCR or iPR) to the first occurrence of objective tumor progression or death from any cause, whichever occurs first. It is noted that, per the iRECIST guidelines, first occurrence of objective tumor progression is the date that progression criteria are met (i.e., the date of iUPD) provided that iCPD is confirmed at the next assessment and iSD, iPR or iCR had not occurred before iCPD. Further details can be seen in the iRECIST guidelines. Only trial participants in whom an iCR or iPR is observed will be analyzed for iDOR. iDOR will be calculated as: Date of first occurrence of iPD</w:t>
      </w:r>
      <w:r w:rsidR="001203A1" w:rsidRPr="00AF5717">
        <w:rPr>
          <w:rFonts w:cs="Arial"/>
          <w:color w:val="000000"/>
        </w:rPr>
        <w:t xml:space="preserve"> (or death)</w:t>
      </w:r>
      <w:r w:rsidRPr="00AF5717">
        <w:rPr>
          <w:rFonts w:cs="Arial"/>
          <w:color w:val="000000"/>
        </w:rPr>
        <w:t xml:space="preserve"> –Date of first objective response + 1.</w:t>
      </w:r>
    </w:p>
    <w:p w14:paraId="75203B06" w14:textId="40E1280F" w:rsidR="005D0141" w:rsidRPr="00AF5717" w:rsidRDefault="00E27C57" w:rsidP="005D0141">
      <w:pPr>
        <w:autoSpaceDE w:val="0"/>
        <w:autoSpaceDN w:val="0"/>
        <w:adjustRightInd w:val="0"/>
        <w:spacing w:after="0"/>
        <w:rPr>
          <w:rFonts w:ascii="Arial" w:hAnsi="Arial" w:cs="Arial"/>
          <w:color w:val="000000"/>
          <w:sz w:val="24"/>
          <w:u w:val="single"/>
        </w:rPr>
      </w:pPr>
      <w:r w:rsidRPr="00AF5717">
        <w:rPr>
          <w:rFonts w:ascii="Arial" w:hAnsi="Arial" w:cs="Arial"/>
          <w:color w:val="000000"/>
          <w:sz w:val="24"/>
          <w:u w:val="single"/>
        </w:rPr>
        <w:t>PFS</w:t>
      </w:r>
    </w:p>
    <w:p w14:paraId="5C7B0301" w14:textId="42230AFB" w:rsidR="00CA641F" w:rsidRPr="00AF5717" w:rsidRDefault="00E27C57" w:rsidP="00126F71">
      <w:pPr>
        <w:autoSpaceDE w:val="0"/>
        <w:autoSpaceDN w:val="0"/>
        <w:adjustRightInd w:val="0"/>
        <w:spacing w:before="120" w:after="0"/>
        <w:rPr>
          <w:rFonts w:ascii="Arial" w:eastAsia="ArialMT" w:hAnsi="Arial" w:cs="Arial"/>
          <w:sz w:val="24"/>
        </w:rPr>
      </w:pPr>
      <w:r w:rsidRPr="00AF5717">
        <w:rPr>
          <w:rFonts w:ascii="Arial" w:eastAsia="ArialMT" w:hAnsi="Arial" w:cs="Arial"/>
          <w:sz w:val="24"/>
        </w:rPr>
        <w:t xml:space="preserve">PFS is defined as time from the first dose of BNT317 to first </w:t>
      </w:r>
      <w:del w:id="2134" w:author="Marmol, Dominika Klaudia" w:date="2026-06-08T08:53:00Z">
        <w:r w:rsidRPr="00AF5717">
          <w:rPr>
            <w:rFonts w:ascii="Arial" w:eastAsia="ArialMT" w:hAnsi="Arial" w:cs="Arial"/>
            <w:sz w:val="24"/>
          </w:rPr>
          <w:delText xml:space="preserve">documented </w:delText>
        </w:r>
      </w:del>
      <w:ins w:id="2135" w:author="Marmol, Dominika Klaudia" w:date="2026-06-08T08:53:00Z">
        <w:r w:rsidR="004B5993">
          <w:rPr>
            <w:rFonts w:ascii="Arial" w:eastAsia="ArialMT" w:hAnsi="Arial" w:cs="Arial"/>
            <w:sz w:val="24"/>
          </w:rPr>
          <w:t xml:space="preserve">objective </w:t>
        </w:r>
      </w:ins>
      <w:r w:rsidRPr="00AF5717">
        <w:rPr>
          <w:rFonts w:ascii="Arial" w:eastAsia="ArialMT" w:hAnsi="Arial" w:cs="Arial"/>
          <w:sz w:val="24"/>
        </w:rPr>
        <w:t xml:space="preserve">tumor progression (progressive disease per RECIST </w:t>
      </w:r>
      <w:ins w:id="2136" w:author="Marmol, Dominika Klaudia" w:date="2026-06-08T08:52:00Z">
        <w:r w:rsidR="004B5993">
          <w:rPr>
            <w:rFonts w:ascii="Arial" w:eastAsia="ArialMT" w:hAnsi="Arial" w:cs="Arial"/>
            <w:sz w:val="24"/>
          </w:rPr>
          <w:t>v</w:t>
        </w:r>
      </w:ins>
      <w:r w:rsidRPr="00AF5717">
        <w:rPr>
          <w:rFonts w:ascii="Arial" w:eastAsia="ArialMT" w:hAnsi="Arial" w:cs="Arial"/>
          <w:sz w:val="24"/>
        </w:rPr>
        <w:t>1.1)</w:t>
      </w:r>
      <w:ins w:id="2137" w:author="Marmol, Dominika Klaudia" w:date="2026-06-08T08:53:00Z">
        <w:r w:rsidR="004B5993">
          <w:rPr>
            <w:rFonts w:ascii="Arial" w:eastAsia="ArialMT" w:hAnsi="Arial" w:cs="Arial"/>
            <w:sz w:val="24"/>
          </w:rPr>
          <w:t xml:space="preserve"> per investigator’s assessment)</w:t>
        </w:r>
      </w:ins>
      <w:r w:rsidRPr="00AF5717">
        <w:rPr>
          <w:rFonts w:ascii="Arial" w:eastAsia="ArialMT" w:hAnsi="Arial" w:cs="Arial"/>
          <w:sz w:val="24"/>
        </w:rPr>
        <w:t xml:space="preserve"> or death </w:t>
      </w:r>
      <w:del w:id="2138" w:author="Marmol, Dominika Klaudia" w:date="2026-06-08T08:53:00Z">
        <w:r w:rsidRPr="00AF5717">
          <w:rPr>
            <w:rFonts w:ascii="Arial" w:eastAsia="ArialMT" w:hAnsi="Arial" w:cs="Arial"/>
            <w:sz w:val="24"/>
          </w:rPr>
          <w:delText>due to</w:delText>
        </w:r>
      </w:del>
      <w:ins w:id="2139" w:author="Marmol, Dominika Klaudia" w:date="2026-06-08T08:53:00Z">
        <w:r w:rsidR="004B5993">
          <w:rPr>
            <w:rFonts w:ascii="Arial" w:eastAsia="ArialMT" w:hAnsi="Arial" w:cs="Arial"/>
            <w:sz w:val="24"/>
          </w:rPr>
          <w:t>from</w:t>
        </w:r>
      </w:ins>
      <w:r w:rsidRPr="00AF5717">
        <w:rPr>
          <w:rFonts w:ascii="Arial" w:eastAsia="ArialMT" w:hAnsi="Arial" w:cs="Arial"/>
          <w:sz w:val="24"/>
        </w:rPr>
        <w:t xml:space="preserve"> any cause</w:t>
      </w:r>
      <w:ins w:id="2140" w:author="Marmol, Dominika Klaudia" w:date="2026-06-08T08:53:00Z">
        <w:r w:rsidR="004B5993">
          <w:rPr>
            <w:rFonts w:ascii="Arial" w:eastAsia="ArialMT" w:hAnsi="Arial" w:cs="Arial"/>
            <w:sz w:val="24"/>
          </w:rPr>
          <w:t>, whichever occurs first</w:t>
        </w:r>
      </w:ins>
      <w:r w:rsidRPr="00AF5717">
        <w:rPr>
          <w:rFonts w:ascii="Arial" w:eastAsia="ArialMT" w:hAnsi="Arial" w:cs="Arial"/>
          <w:sz w:val="24"/>
        </w:rPr>
        <w:t xml:space="preserve">. </w:t>
      </w:r>
    </w:p>
    <w:p w14:paraId="053A28FD" w14:textId="7BB9EC00" w:rsidR="00B07316" w:rsidRDefault="00E27C57" w:rsidP="00E76E84">
      <w:pPr>
        <w:autoSpaceDE w:val="0"/>
        <w:autoSpaceDN w:val="0"/>
        <w:adjustRightInd w:val="0"/>
        <w:spacing w:before="120" w:after="0"/>
        <w:rPr>
          <w:rFonts w:ascii="Arial" w:hAnsi="Arial" w:cs="Arial"/>
          <w:color w:val="000000"/>
          <w:sz w:val="24"/>
          <w:u w:val="single"/>
        </w:rPr>
      </w:pPr>
      <w:r w:rsidRPr="00AF5717">
        <w:rPr>
          <w:rFonts w:ascii="Arial" w:eastAsia="ArialMT" w:hAnsi="Arial" w:cs="Arial"/>
          <w:sz w:val="24"/>
        </w:rPr>
        <w:t>PFS will be censored if no PFS event is observed before the first to occur between: (i) the analysis cut-off date, and (ii) the date when a new antineoplastic therapy is started. The censoring date will be the date of the last adequate tumor assessment prior to cut-off/start of new antineoplastic therapy. PFS will also be censored at this date in the case of a PFS event</w:t>
      </w:r>
      <w:r w:rsidR="00126F71" w:rsidRPr="00AF5717">
        <w:rPr>
          <w:rFonts w:ascii="Arial" w:eastAsia="ArialMT" w:hAnsi="Arial" w:cs="Arial"/>
          <w:sz w:val="24"/>
        </w:rPr>
        <w:t xml:space="preserve"> </w:t>
      </w:r>
      <w:r w:rsidRPr="00AF5717">
        <w:rPr>
          <w:rFonts w:ascii="Arial" w:eastAsia="ArialMT" w:hAnsi="Arial" w:cs="Arial"/>
          <w:sz w:val="24"/>
        </w:rPr>
        <w:t>following two or more missed visits in accordance with the FDA</w:t>
      </w:r>
      <w:r w:rsidR="00126F71" w:rsidRPr="00AF5717">
        <w:rPr>
          <w:rFonts w:ascii="Arial" w:eastAsia="ArialMT" w:hAnsi="Arial" w:cs="Arial"/>
          <w:sz w:val="24"/>
        </w:rPr>
        <w:t xml:space="preserve"> </w:t>
      </w:r>
      <w:r w:rsidR="00126F71" w:rsidRPr="00AF5717">
        <w:rPr>
          <w:rFonts w:ascii="Arial" w:hAnsi="Arial" w:cs="Arial"/>
          <w:color w:val="000000"/>
          <w:sz w:val="24"/>
        </w:rPr>
        <w:t xml:space="preserve">guideline on </w:t>
      </w:r>
      <w:r w:rsidR="00126F71" w:rsidRPr="00AF5717">
        <w:rPr>
          <w:rFonts w:ascii="Arial" w:eastAsia="ArialMT" w:hAnsi="Arial" w:cs="Arial"/>
          <w:color w:val="000000"/>
          <w:sz w:val="24"/>
        </w:rPr>
        <w:t>“</w:t>
      </w:r>
      <w:hyperlink w:anchor="FDAGuidance2018" w:history="1">
        <w:r w:rsidR="00126F71" w:rsidRPr="00AF5717">
          <w:rPr>
            <w:rStyle w:val="Hyperlink"/>
            <w:rFonts w:cs="Arial"/>
            <w:b w:val="0"/>
            <w:bCs/>
          </w:rPr>
          <w:t>Clinical Trial Endpoints for the Approval of Cancer Drugs and Biologics</w:t>
        </w:r>
      </w:hyperlink>
      <w:r w:rsidR="00126F71" w:rsidRPr="00AF5717">
        <w:rPr>
          <w:rFonts w:ascii="Arial" w:eastAsia="ArialMT" w:hAnsi="Arial" w:cs="Arial"/>
          <w:color w:val="000000"/>
          <w:sz w:val="24"/>
        </w:rPr>
        <w:t>”</w:t>
      </w:r>
      <w:r w:rsidR="00126F71" w:rsidRPr="00AF5717">
        <w:rPr>
          <w:rFonts w:ascii="Arial" w:hAnsi="Arial" w:cs="Arial"/>
          <w:color w:val="000000"/>
          <w:sz w:val="24"/>
        </w:rPr>
        <w:t>.</w:t>
      </w:r>
      <w:r w:rsidR="00126F71" w:rsidRPr="00AF5717">
        <w:rPr>
          <w:rFonts w:ascii="Arial" w:eastAsia="ArialMT" w:hAnsi="Arial" w:cs="Arial"/>
          <w:sz w:val="24"/>
        </w:rPr>
        <w:t xml:space="preserve"> </w:t>
      </w:r>
      <w:r w:rsidRPr="00AF5717">
        <w:rPr>
          <w:rFonts w:ascii="Arial" w:eastAsia="ArialMT" w:hAnsi="Arial" w:cs="Arial"/>
          <w:sz w:val="24"/>
        </w:rPr>
        <w:t xml:space="preserve">For PFS censoring rules refer to </w:t>
      </w:r>
      <w:hyperlink w:anchor="App2" w:history="1">
        <w:r w:rsidR="00CA641F" w:rsidRPr="00AF5717">
          <w:rPr>
            <w:rStyle w:val="Hyperlink"/>
            <w:rFonts w:eastAsia="ArialMT" w:cs="Arial"/>
            <w:b w:val="0"/>
            <w:bCs/>
          </w:rPr>
          <w:t>Appendix 2</w:t>
        </w:r>
      </w:hyperlink>
      <w:r w:rsidRPr="00AF5717">
        <w:rPr>
          <w:rFonts w:ascii="Arial" w:eastAsia="ArialMT" w:hAnsi="Arial" w:cs="Arial"/>
          <w:sz w:val="24"/>
        </w:rPr>
        <w:t>.</w:t>
      </w:r>
    </w:p>
    <w:p w14:paraId="452B4731" w14:textId="057F71B7" w:rsidR="005D0141" w:rsidRPr="00AF5717" w:rsidRDefault="00E27C57" w:rsidP="00E76E84">
      <w:pPr>
        <w:autoSpaceDE w:val="0"/>
        <w:autoSpaceDN w:val="0"/>
        <w:adjustRightInd w:val="0"/>
        <w:spacing w:before="120" w:after="0"/>
        <w:rPr>
          <w:rFonts w:ascii="Arial" w:hAnsi="Arial" w:cs="Arial"/>
          <w:color w:val="000000"/>
          <w:sz w:val="24"/>
          <w:u w:val="single"/>
        </w:rPr>
      </w:pPr>
      <w:r w:rsidRPr="00AF5717">
        <w:rPr>
          <w:rFonts w:ascii="Arial" w:hAnsi="Arial" w:cs="Arial"/>
          <w:color w:val="000000"/>
          <w:sz w:val="24"/>
          <w:u w:val="single"/>
        </w:rPr>
        <w:t>OS</w:t>
      </w:r>
    </w:p>
    <w:p w14:paraId="24B7E30E" w14:textId="11D1A88C" w:rsidR="00126F71" w:rsidRPr="00AF5717" w:rsidRDefault="00E27C57" w:rsidP="00283D47">
      <w:pPr>
        <w:autoSpaceDE w:val="0"/>
        <w:autoSpaceDN w:val="0"/>
        <w:adjustRightInd w:val="0"/>
        <w:spacing w:before="120" w:after="0"/>
        <w:rPr>
          <w:rFonts w:ascii="Arial" w:hAnsi="Arial" w:cs="Arial"/>
          <w:color w:val="0000FF"/>
          <w:sz w:val="24"/>
        </w:rPr>
      </w:pPr>
      <w:r w:rsidRPr="00AF5717">
        <w:rPr>
          <w:rFonts w:ascii="Arial" w:hAnsi="Arial" w:cs="Arial"/>
          <w:sz w:val="24"/>
        </w:rPr>
        <w:t>OS is defined as time from the first dose of BNT317 to death due to any cause. If a participant is not known to have died, then OS will be censored at the latest date the participant was known to be alive (on or before the cut-off date).</w:t>
      </w:r>
      <w:r w:rsidRPr="00AF5717">
        <w:rPr>
          <w:rFonts w:ascii="Arial" w:eastAsia="ArialMT" w:hAnsi="Arial" w:cs="Arial"/>
          <w:sz w:val="24"/>
        </w:rPr>
        <w:t xml:space="preserve"> For OS censoring rules refer to </w:t>
      </w:r>
      <w:hyperlink w:anchor="App2" w:history="1">
        <w:r w:rsidR="00126F71" w:rsidRPr="00AF5717">
          <w:rPr>
            <w:rStyle w:val="Hyperlink"/>
            <w:rFonts w:eastAsia="ArialMT" w:cs="Arial"/>
            <w:b w:val="0"/>
            <w:bCs/>
          </w:rPr>
          <w:t>Appendix 2</w:t>
        </w:r>
      </w:hyperlink>
      <w:r w:rsidRPr="00AF5717">
        <w:rPr>
          <w:rFonts w:ascii="Arial" w:eastAsia="ArialMT" w:hAnsi="Arial" w:cs="Arial"/>
          <w:sz w:val="24"/>
        </w:rPr>
        <w:t>.</w:t>
      </w:r>
    </w:p>
    <w:p w14:paraId="3061E079" w14:textId="151FD68D" w:rsidR="00CA641F" w:rsidRPr="00AF5717" w:rsidRDefault="00E27C57" w:rsidP="00CA641F">
      <w:pPr>
        <w:pStyle w:val="Heading4"/>
      </w:pPr>
      <w:r w:rsidRPr="00AF5717">
        <w:t>Main Analytical Approach</w:t>
      </w:r>
    </w:p>
    <w:p w14:paraId="0C1583D2" w14:textId="11993D17" w:rsidR="00CA641F" w:rsidRPr="00AF5717" w:rsidRDefault="00E27C57" w:rsidP="0064148B">
      <w:pPr>
        <w:spacing w:before="120"/>
        <w:rPr>
          <w:rFonts w:ascii="Arial" w:hAnsi="Arial" w:cs="Arial"/>
          <w:u w:val="single"/>
        </w:rPr>
      </w:pPr>
      <w:ins w:id="2141" w:author="Marmol, Dominika Klaudia" w:date="2026-06-08T09:12:00Z">
        <w:r>
          <w:rPr>
            <w:rFonts w:ascii="Arial" w:hAnsi="Arial" w:cs="Arial"/>
            <w:sz w:val="24"/>
            <w:u w:val="single"/>
          </w:rPr>
          <w:t xml:space="preserve">Part A only: </w:t>
        </w:r>
      </w:ins>
      <w:r w:rsidR="000E04EE" w:rsidRPr="00AF5717">
        <w:rPr>
          <w:rFonts w:ascii="Arial" w:hAnsi="Arial" w:cs="Arial"/>
          <w:sz w:val="24"/>
          <w:u w:val="single"/>
        </w:rPr>
        <w:t>iORR, iDOR, iDCR</w:t>
      </w:r>
      <w:r w:rsidR="000E04EE" w:rsidRPr="00AF5717">
        <w:rPr>
          <w:rFonts w:ascii="Arial" w:hAnsi="Arial" w:cs="Arial"/>
          <w:u w:val="single"/>
        </w:rPr>
        <w:t xml:space="preserve"> </w:t>
      </w:r>
      <w:r w:rsidR="000E04EE" w:rsidRPr="00AF5717">
        <w:rPr>
          <w:rFonts w:ascii="Arial" w:hAnsi="Arial" w:cs="Arial"/>
          <w:sz w:val="24"/>
          <w:u w:val="single"/>
        </w:rPr>
        <w:t>using iRECIST</w:t>
      </w:r>
    </w:p>
    <w:p w14:paraId="73B310B7" w14:textId="0494F3A2" w:rsidR="00CA641F" w:rsidRPr="00AF5717" w:rsidRDefault="00E27C57" w:rsidP="0064148B">
      <w:pPr>
        <w:autoSpaceDE w:val="0"/>
        <w:autoSpaceDN w:val="0"/>
        <w:adjustRightInd w:val="0"/>
        <w:spacing w:before="120"/>
        <w:rPr>
          <w:rFonts w:ascii="Arial" w:hAnsi="Arial" w:cs="Arial"/>
          <w:sz w:val="24"/>
        </w:rPr>
      </w:pPr>
      <w:r w:rsidRPr="00AF5717">
        <w:rPr>
          <w:rFonts w:ascii="Arial" w:hAnsi="Arial" w:cs="Arial"/>
          <w:sz w:val="24"/>
        </w:rPr>
        <w:t>Best overall response will be summarized using absolute and relative frequencies (n, %)</w:t>
      </w:r>
      <w:r w:rsidR="0064148B" w:rsidRPr="00AF5717">
        <w:rPr>
          <w:rFonts w:ascii="Arial" w:hAnsi="Arial" w:cs="Arial"/>
          <w:sz w:val="24"/>
        </w:rPr>
        <w:t xml:space="preserve"> </w:t>
      </w:r>
      <w:r w:rsidRPr="00AF5717">
        <w:rPr>
          <w:rFonts w:ascii="Arial" w:hAnsi="Arial" w:cs="Arial"/>
          <w:sz w:val="24"/>
        </w:rPr>
        <w:t xml:space="preserve">by </w:t>
      </w:r>
      <w:ins w:id="2142" w:author="Marmol, Dominika Klaudia" w:date="2026-06-11T10:03:00Z">
        <w:r w:rsidR="00B958DD">
          <w:rPr>
            <w:rFonts w:ascii="Arial" w:hAnsi="Arial" w:cs="Arial"/>
            <w:sz w:val="24"/>
          </w:rPr>
          <w:t>dose</w:t>
        </w:r>
        <w:r w:rsidR="00B958DD" w:rsidRPr="00AF5717">
          <w:rPr>
            <w:rFonts w:ascii="Arial" w:hAnsi="Arial" w:cs="Arial"/>
            <w:sz w:val="24"/>
          </w:rPr>
          <w:t xml:space="preserve"> </w:t>
        </w:r>
      </w:ins>
      <w:del w:id="2143" w:author="Marmol, Dominika Klaudia" w:date="2026-06-11T10:03:00Z">
        <w:r w:rsidR="00766B58" w:rsidRPr="00AF5717">
          <w:rPr>
            <w:rFonts w:ascii="Arial" w:hAnsi="Arial" w:cs="Arial"/>
            <w:sz w:val="24"/>
          </w:rPr>
          <w:delText xml:space="preserve">treatment </w:delText>
        </w:r>
      </w:del>
      <w:r w:rsidR="001F2B3B" w:rsidRPr="00AF5717">
        <w:rPr>
          <w:rFonts w:ascii="Arial" w:hAnsi="Arial" w:cs="Arial"/>
          <w:sz w:val="24"/>
        </w:rPr>
        <w:t>group</w:t>
      </w:r>
      <w:r w:rsidRPr="00AF5717">
        <w:rPr>
          <w:rFonts w:ascii="Arial" w:hAnsi="Arial" w:cs="Arial"/>
          <w:sz w:val="24"/>
        </w:rPr>
        <w:t>.</w:t>
      </w:r>
    </w:p>
    <w:p w14:paraId="65E8D595" w14:textId="0B88B762" w:rsidR="00CA641F" w:rsidRPr="00AF5717" w:rsidRDefault="00E27C57" w:rsidP="0064148B">
      <w:pPr>
        <w:autoSpaceDE w:val="0"/>
        <w:autoSpaceDN w:val="0"/>
        <w:adjustRightInd w:val="0"/>
        <w:spacing w:before="120"/>
        <w:rPr>
          <w:rFonts w:ascii="Arial" w:hAnsi="Arial" w:cs="Arial"/>
          <w:sz w:val="24"/>
        </w:rPr>
      </w:pPr>
      <w:r w:rsidRPr="00AF5717">
        <w:rPr>
          <w:rFonts w:ascii="Arial" w:hAnsi="Arial" w:cs="Arial"/>
          <w:sz w:val="24"/>
        </w:rPr>
        <w:t xml:space="preserve">The iORR and iDCR will be summarized using absolute and relative frequencies (n, %) along with </w:t>
      </w:r>
      <w:r w:rsidR="00B306D7" w:rsidRPr="00AF5717">
        <w:rPr>
          <w:rFonts w:ascii="Arial" w:hAnsi="Arial" w:cs="Arial"/>
          <w:sz w:val="24"/>
        </w:rPr>
        <w:t>2</w:t>
      </w:r>
      <w:r w:rsidRPr="00AF5717">
        <w:rPr>
          <w:rFonts w:ascii="Arial" w:hAnsi="Arial" w:cs="Arial"/>
          <w:sz w:val="24"/>
        </w:rPr>
        <w:t xml:space="preserve">-sided 95% Clopper-Pearson CIs by </w:t>
      </w:r>
      <w:ins w:id="2144" w:author="Marmol, Dominika Klaudia" w:date="2026-06-11T10:03:00Z">
        <w:r w:rsidR="00B958DD">
          <w:rPr>
            <w:rFonts w:ascii="Arial" w:hAnsi="Arial" w:cs="Arial"/>
            <w:sz w:val="24"/>
          </w:rPr>
          <w:t>dose</w:t>
        </w:r>
        <w:r w:rsidR="00B958DD" w:rsidRPr="00AF5717">
          <w:rPr>
            <w:rFonts w:ascii="Arial" w:hAnsi="Arial" w:cs="Arial"/>
            <w:sz w:val="24"/>
          </w:rPr>
          <w:t xml:space="preserve"> </w:t>
        </w:r>
      </w:ins>
      <w:del w:id="2145" w:author="Marmol, Dominika Klaudia" w:date="2026-06-11T10:03:00Z">
        <w:r w:rsidR="00766B58" w:rsidRPr="00AF5717">
          <w:rPr>
            <w:rFonts w:ascii="Arial" w:hAnsi="Arial" w:cs="Arial"/>
            <w:sz w:val="24"/>
          </w:rPr>
          <w:delText xml:space="preserve">treatment </w:delText>
        </w:r>
      </w:del>
      <w:r w:rsidR="00E752D6" w:rsidRPr="00AF5717">
        <w:rPr>
          <w:rFonts w:ascii="Arial" w:hAnsi="Arial" w:cs="Arial"/>
          <w:sz w:val="24"/>
        </w:rPr>
        <w:t>group</w:t>
      </w:r>
      <w:r w:rsidRPr="00AF5717">
        <w:rPr>
          <w:rFonts w:ascii="Arial" w:hAnsi="Arial" w:cs="Arial"/>
          <w:sz w:val="24"/>
        </w:rPr>
        <w:t xml:space="preserve">. Trial participants not meeting the </w:t>
      </w:r>
      <w:r w:rsidRPr="00AF5717">
        <w:rPr>
          <w:rFonts w:ascii="Arial" w:hAnsi="Arial" w:cs="Arial"/>
          <w:sz w:val="24"/>
        </w:rPr>
        <w:lastRenderedPageBreak/>
        <w:t xml:space="preserve">criteria for iCR or iPR for iORR (iCR or iPR or iSD for iDCR), including those without any post-baseline tumor assessments, will be considered as non-responders. </w:t>
      </w:r>
    </w:p>
    <w:p w14:paraId="53901138" w14:textId="316E0CAB" w:rsidR="00CA641F" w:rsidRPr="00AF5717" w:rsidRDefault="00E27C57" w:rsidP="0064148B">
      <w:pPr>
        <w:autoSpaceDE w:val="0"/>
        <w:autoSpaceDN w:val="0"/>
        <w:adjustRightInd w:val="0"/>
        <w:spacing w:before="120"/>
        <w:rPr>
          <w:rFonts w:ascii="Arial" w:hAnsi="Arial" w:cs="Arial"/>
          <w:sz w:val="24"/>
        </w:rPr>
      </w:pPr>
      <w:r w:rsidRPr="00AF5717">
        <w:rPr>
          <w:rFonts w:ascii="Arial" w:hAnsi="Arial" w:cs="Arial"/>
          <w:sz w:val="24"/>
        </w:rPr>
        <w:t>iDOR will be analyzed as a time to event endpoint using Kaplan-Meier methodology. If too</w:t>
      </w:r>
    </w:p>
    <w:p w14:paraId="34B82537" w14:textId="5B47A8A2" w:rsidR="00E724FB" w:rsidRDefault="00E27C57" w:rsidP="0064148B">
      <w:pPr>
        <w:autoSpaceDE w:val="0"/>
        <w:autoSpaceDN w:val="0"/>
        <w:adjustRightInd w:val="0"/>
        <w:spacing w:before="120"/>
        <w:rPr>
          <w:ins w:id="2146" w:author="Marmol, Dominika Klaudia" w:date="2026-06-08T09:41:00Z"/>
          <w:rFonts w:ascii="Arial" w:hAnsi="Arial" w:cs="Arial"/>
          <w:sz w:val="24"/>
          <w:u w:val="single"/>
        </w:rPr>
      </w:pPr>
      <w:r w:rsidRPr="00AF5717">
        <w:rPr>
          <w:rFonts w:ascii="Arial" w:hAnsi="Arial" w:cs="Arial"/>
          <w:sz w:val="24"/>
        </w:rPr>
        <w:t>few trial participants and responses (less than 10 trial participants in a dose</w:t>
      </w:r>
      <w:r w:rsidR="006612DF" w:rsidRPr="00AF5717">
        <w:rPr>
          <w:rFonts w:ascii="Arial" w:hAnsi="Arial" w:cs="Arial"/>
          <w:sz w:val="24"/>
        </w:rPr>
        <w:t xml:space="preserve"> group</w:t>
      </w:r>
      <w:r w:rsidRPr="00AF5717">
        <w:rPr>
          <w:rFonts w:ascii="Arial" w:hAnsi="Arial" w:cs="Arial"/>
          <w:sz w:val="24"/>
        </w:rPr>
        <w:t>, with less than five of those trial participants with a CR or PR) are observed, the analysis of iDOR will be omitted.</w:t>
      </w:r>
    </w:p>
    <w:p w14:paraId="0D0DEFCD" w14:textId="56B027DF" w:rsidR="00F065B4" w:rsidRDefault="00E27C57" w:rsidP="0064148B">
      <w:pPr>
        <w:autoSpaceDE w:val="0"/>
        <w:autoSpaceDN w:val="0"/>
        <w:adjustRightInd w:val="0"/>
        <w:spacing w:before="120"/>
        <w:rPr>
          <w:ins w:id="2147" w:author="Marmol, Dominika Klaudia" w:date="2026-06-08T09:12:00Z"/>
          <w:rFonts w:ascii="Arial" w:hAnsi="Arial" w:cs="Arial"/>
          <w:sz w:val="24"/>
          <w:u w:val="single"/>
        </w:rPr>
      </w:pPr>
      <w:ins w:id="2148" w:author="Marmol, Dominika Klaudia" w:date="2026-06-08T09:12:00Z">
        <w:r>
          <w:rPr>
            <w:rFonts w:ascii="Arial" w:hAnsi="Arial" w:cs="Arial"/>
            <w:sz w:val="24"/>
            <w:u w:val="single"/>
          </w:rPr>
          <w:t>Part A, B1, B2, and B3</w:t>
        </w:r>
      </w:ins>
      <w:ins w:id="2149" w:author="Marmol, Dominika Klaudia" w:date="2026-06-08T09:41:00Z">
        <w:r w:rsidR="00E724FB">
          <w:rPr>
            <w:rFonts w:ascii="Arial" w:hAnsi="Arial" w:cs="Arial"/>
            <w:sz w:val="24"/>
            <w:u w:val="single"/>
          </w:rPr>
          <w:t>: PFS and OS</w:t>
        </w:r>
      </w:ins>
    </w:p>
    <w:p w14:paraId="2C448EB8" w14:textId="0C88A95F" w:rsidR="00126F71" w:rsidRPr="00AF5717" w:rsidRDefault="00E27C57" w:rsidP="0064148B">
      <w:pPr>
        <w:autoSpaceDE w:val="0"/>
        <w:autoSpaceDN w:val="0"/>
        <w:adjustRightInd w:val="0"/>
        <w:spacing w:before="120"/>
        <w:rPr>
          <w:del w:id="2150" w:author="Marmol, Dominika Klaudia" w:date="2026-06-08T09:47:00Z"/>
          <w:rFonts w:ascii="Arial" w:hAnsi="Arial" w:cs="Arial"/>
          <w:sz w:val="24"/>
          <w:u w:val="single"/>
        </w:rPr>
      </w:pPr>
      <w:del w:id="2151" w:author="Marmol, Dominika Klaudia" w:date="2026-06-08T09:47:00Z">
        <w:r w:rsidRPr="00AF5717">
          <w:rPr>
            <w:rFonts w:ascii="Arial" w:hAnsi="Arial" w:cs="Arial"/>
            <w:sz w:val="24"/>
            <w:u w:val="single"/>
          </w:rPr>
          <w:delText>PFS</w:delText>
        </w:r>
      </w:del>
    </w:p>
    <w:p w14:paraId="3D4C7E98" w14:textId="5D90F565" w:rsidR="00C67282" w:rsidRPr="00AF5717" w:rsidRDefault="00E27C57" w:rsidP="0064148B">
      <w:pPr>
        <w:autoSpaceDE w:val="0"/>
        <w:autoSpaceDN w:val="0"/>
        <w:adjustRightInd w:val="0"/>
        <w:spacing w:before="120"/>
        <w:rPr>
          <w:rFonts w:ascii="Arial" w:hAnsi="Arial" w:cs="Arial"/>
          <w:sz w:val="24"/>
        </w:rPr>
      </w:pPr>
      <w:r w:rsidRPr="00AF5717">
        <w:rPr>
          <w:rFonts w:ascii="Arial" w:hAnsi="Arial" w:cs="Arial"/>
          <w:sz w:val="24"/>
        </w:rPr>
        <w:t>PFS will be derived for all trial participants and presented graphically as well as summarized using survival analysis methods.</w:t>
      </w:r>
    </w:p>
    <w:p w14:paraId="6133AFE1" w14:textId="458DDB04" w:rsidR="00C67282" w:rsidRPr="00AF5717" w:rsidRDefault="00E27C57" w:rsidP="0064148B">
      <w:pPr>
        <w:autoSpaceDE w:val="0"/>
        <w:autoSpaceDN w:val="0"/>
        <w:adjustRightInd w:val="0"/>
        <w:spacing w:before="120"/>
        <w:rPr>
          <w:rFonts w:ascii="Arial" w:hAnsi="Arial" w:cs="Arial"/>
          <w:sz w:val="24"/>
        </w:rPr>
      </w:pPr>
      <w:r w:rsidRPr="00AF5717">
        <w:rPr>
          <w:rFonts w:ascii="Arial" w:hAnsi="Arial" w:cs="Arial"/>
          <w:sz w:val="24"/>
        </w:rPr>
        <w:t>The quartile estimates of PFS from the Kaplan-Meier product limit algorithm will be presented. The 2-sided 95% CI will be presented as well. The number of events may be small, and thereby limit use of the Kaplan-Meier method to provide reliable information. In this case, descriptive statistics (e.g., n, mean, standard deviation, median, minimum, and maximum) for PFS will be presented.</w:t>
      </w:r>
    </w:p>
    <w:p w14:paraId="2DF3F532" w14:textId="5BE4FF72" w:rsidR="00126F71" w:rsidRPr="00AF5717" w:rsidRDefault="00E27C57" w:rsidP="0064148B">
      <w:pPr>
        <w:autoSpaceDE w:val="0"/>
        <w:autoSpaceDN w:val="0"/>
        <w:adjustRightInd w:val="0"/>
        <w:spacing w:before="120"/>
        <w:rPr>
          <w:del w:id="2152" w:author="Marmol, Dominika Klaudia" w:date="2026-06-08T09:47:00Z"/>
          <w:rFonts w:ascii="Arial" w:hAnsi="Arial" w:cs="Arial"/>
          <w:sz w:val="24"/>
          <w:u w:val="single"/>
        </w:rPr>
      </w:pPr>
      <w:del w:id="2153" w:author="Marmol, Dominika Klaudia" w:date="2026-06-08T09:47:00Z">
        <w:r w:rsidRPr="00AF5717">
          <w:rPr>
            <w:rFonts w:ascii="Arial" w:hAnsi="Arial" w:cs="Arial"/>
            <w:sz w:val="24"/>
            <w:u w:val="single"/>
          </w:rPr>
          <w:delText>OS</w:delText>
        </w:r>
      </w:del>
    </w:p>
    <w:p w14:paraId="114FB0FE" w14:textId="4D25B679" w:rsidR="00283D47" w:rsidRPr="00AF5717" w:rsidRDefault="00E27C57" w:rsidP="0064148B">
      <w:pPr>
        <w:autoSpaceDE w:val="0"/>
        <w:autoSpaceDN w:val="0"/>
        <w:adjustRightInd w:val="0"/>
        <w:spacing w:before="120"/>
        <w:rPr>
          <w:rFonts w:ascii="Arial" w:hAnsi="Arial" w:cs="Arial"/>
          <w:sz w:val="24"/>
        </w:rPr>
      </w:pPr>
      <w:r w:rsidRPr="00AF5717">
        <w:rPr>
          <w:rFonts w:ascii="Arial" w:hAnsi="Arial" w:cs="Arial"/>
          <w:sz w:val="24"/>
        </w:rPr>
        <w:t>OS will be analyzed using the same techniques and presented in the same manner as</w:t>
      </w:r>
      <w:r w:rsidR="004D3885" w:rsidRPr="00AF5717">
        <w:rPr>
          <w:rFonts w:ascii="Arial" w:hAnsi="Arial" w:cs="Arial"/>
          <w:sz w:val="24"/>
        </w:rPr>
        <w:t xml:space="preserve"> </w:t>
      </w:r>
      <w:r w:rsidRPr="00AF5717">
        <w:rPr>
          <w:rFonts w:ascii="Arial" w:hAnsi="Arial" w:cs="Arial"/>
          <w:sz w:val="24"/>
        </w:rPr>
        <w:t>PFS.</w:t>
      </w:r>
    </w:p>
    <w:p w14:paraId="736114FA" w14:textId="1EE680A5" w:rsidR="008E2871" w:rsidRPr="00AF5717" w:rsidRDefault="00E27C57" w:rsidP="00CA7B51">
      <w:pPr>
        <w:pStyle w:val="Heading2"/>
      </w:pPr>
      <w:bookmarkStart w:id="2154" w:name="_Toc146619367"/>
      <w:bookmarkStart w:id="2155" w:name="_Toc146635239"/>
      <w:bookmarkStart w:id="2156" w:name="_Toc232068032"/>
      <w:bookmarkEnd w:id="2154"/>
      <w:bookmarkEnd w:id="2155"/>
      <w:r w:rsidRPr="00AF5717">
        <w:t xml:space="preserve">Other </w:t>
      </w:r>
      <w:r w:rsidR="00133A57" w:rsidRPr="00AF5717">
        <w:t>Analyses</w:t>
      </w:r>
      <w:bookmarkEnd w:id="2156"/>
    </w:p>
    <w:p w14:paraId="1A5F38F9" w14:textId="1FECAB6B" w:rsidR="00041FD8" w:rsidRPr="00AF5717" w:rsidRDefault="00E27C57" w:rsidP="00041FD8">
      <w:pPr>
        <w:pStyle w:val="Paragraph"/>
        <w:rPr>
          <w:rFonts w:cs="Arial"/>
        </w:rPr>
      </w:pPr>
      <w:bookmarkStart w:id="2157" w:name="_Toc146619369"/>
      <w:bookmarkStart w:id="2158" w:name="_Toc146635241"/>
      <w:bookmarkStart w:id="2159" w:name="_Ref180320425"/>
      <w:bookmarkStart w:id="2160" w:name="_Toc515363274"/>
      <w:bookmarkStart w:id="2161" w:name="_Toc65153664"/>
      <w:bookmarkEnd w:id="2157"/>
      <w:bookmarkEnd w:id="2158"/>
      <w:r w:rsidRPr="00AF5717">
        <w:rPr>
          <w:rFonts w:cs="Arial"/>
          <w:color w:val="000000"/>
        </w:rPr>
        <w:t>Analysis methods for PK, PD, and immunogenicity endpoints are provided in this section.</w:t>
      </w:r>
    </w:p>
    <w:p w14:paraId="5B35CF1F" w14:textId="4A977717" w:rsidR="00F21274" w:rsidRPr="00AF5717" w:rsidRDefault="00E27C57" w:rsidP="003473CE">
      <w:pPr>
        <w:pStyle w:val="Heading3"/>
        <w:rPr>
          <w:rFonts w:cs="Arial"/>
        </w:rPr>
      </w:pPr>
      <w:bookmarkStart w:id="2162" w:name="_Ref181621178"/>
      <w:bookmarkStart w:id="2163" w:name="_Toc232068033"/>
      <w:r w:rsidRPr="00AF5717">
        <w:rPr>
          <w:rFonts w:cs="Arial"/>
        </w:rPr>
        <w:t>Pharmacokinetic</w:t>
      </w:r>
      <w:r w:rsidR="0008557B" w:rsidRPr="00AF5717">
        <w:rPr>
          <w:rFonts w:cs="Arial"/>
        </w:rPr>
        <w:t xml:space="preserve"> </w:t>
      </w:r>
      <w:r w:rsidR="4F766E66" w:rsidRPr="00AF5717">
        <w:rPr>
          <w:rFonts w:cs="Arial"/>
        </w:rPr>
        <w:t>Analyses</w:t>
      </w:r>
      <w:bookmarkEnd w:id="2159"/>
      <w:bookmarkEnd w:id="2162"/>
      <w:bookmarkEnd w:id="2163"/>
    </w:p>
    <w:p w14:paraId="71D378F4" w14:textId="77777777" w:rsidR="00FF6DC3" w:rsidRPr="00AF5717" w:rsidRDefault="00E27C57" w:rsidP="00FF6DC3">
      <w:pPr>
        <w:pStyle w:val="Paragraph"/>
      </w:pPr>
      <w:bookmarkStart w:id="2164" w:name="_Toc146619371"/>
      <w:bookmarkStart w:id="2165" w:name="_Toc146635243"/>
      <w:bookmarkStart w:id="2166" w:name="_Ref138856095"/>
      <w:bookmarkEnd w:id="2164"/>
      <w:bookmarkEnd w:id="2165"/>
      <w:r w:rsidRPr="00AF5717">
        <w:t>The PK analysis will be performed on the PK set which includes all trial participants from the FAS who have received at least one dose of BNT317 and have at least one reportable post</w:t>
      </w:r>
      <w:r w:rsidRPr="00AF5717">
        <w:noBreakHyphen/>
        <w:t>dose PK concentration. Participants in the PK set will be used for all PK summaries and statistical analyses unless impacted by protocol deviations or events with potential to affect the serum PK concentration of BNT317.</w:t>
      </w:r>
    </w:p>
    <w:p w14:paraId="22DD7EF2" w14:textId="5B91F63D" w:rsidR="00FF6DC3" w:rsidRPr="00AF5717" w:rsidRDefault="00E27C57" w:rsidP="00FF6DC3">
      <w:pPr>
        <w:pStyle w:val="Paragraph"/>
      </w:pPr>
      <w:r w:rsidRPr="00AF5717">
        <w:t xml:space="preserve">Protocol deviations and trial data will be reviewed to identify participants or data points which may be adversely affected, and thus will be excluded from PK analyses and/or summaries. Samples collected outside of the pre-determined time window of the specified time post-dose will be included for the purpose of PK parameter </w:t>
      </w:r>
      <w:r w:rsidR="008D4FBB" w:rsidRPr="00AF5717">
        <w:t>calculation but</w:t>
      </w:r>
      <w:r w:rsidRPr="00AF5717">
        <w:t xml:space="preserve"> will be excluded for the purpose of summarizing concentrations of each timepoint. Changes to the procedures or events which may impact the quality of the PK data will be considered important protocol deviations or events. Examples </w:t>
      </w:r>
      <w:r w:rsidR="008D4FBB" w:rsidRPr="00AF5717">
        <w:t>include but</w:t>
      </w:r>
      <w:r w:rsidRPr="00AF5717">
        <w:t xml:space="preserve"> may not be limited to sample processing errors that lead to inaccurate bio</w:t>
      </w:r>
      <w:r w:rsidR="008D4FBB">
        <w:t>-</w:t>
      </w:r>
      <w:r w:rsidRPr="00AF5717">
        <w:t xml:space="preserve">analytical results, </w:t>
      </w:r>
      <w:r w:rsidR="00B26B59" w:rsidRPr="00AF5717">
        <w:t xml:space="preserve">dose modifications, </w:t>
      </w:r>
      <w:r w:rsidRPr="00AF5717">
        <w:t>and/or missed, incomplete, or inaccurate dosing. In the case of an important protocol deviation or event which may alter the evaluation of the PK of BNT317, affected PK data will be excluded from PK analyses and summaries. Other protocol deviations or events which are not expected to markedly impact the PK results and associated data interpretation will not be considered important protocol deviations for PK analyses. A listing of data excluded from PK analyses and/or summaries will be prepared.</w:t>
      </w:r>
    </w:p>
    <w:p w14:paraId="39165F5A" w14:textId="77777777" w:rsidR="00FF6DC3" w:rsidRPr="00AF5717" w:rsidRDefault="00E27C57" w:rsidP="00FF6DC3">
      <w:pPr>
        <w:pStyle w:val="Heading4"/>
      </w:pPr>
      <w:bookmarkStart w:id="2167" w:name="_Toc179966231"/>
      <w:bookmarkStart w:id="2168" w:name="_Toc179966232"/>
      <w:r w:rsidRPr="00AF5717">
        <w:lastRenderedPageBreak/>
        <w:t>Serum Concentrations</w:t>
      </w:r>
      <w:bookmarkEnd w:id="2167"/>
    </w:p>
    <w:p w14:paraId="516F66DC" w14:textId="29E01133" w:rsidR="00B26B59" w:rsidRPr="00AF5717" w:rsidRDefault="00E27C57" w:rsidP="00B26B59">
      <w:pPr>
        <w:pStyle w:val="Paragraph"/>
      </w:pPr>
      <w:r w:rsidRPr="00AF5717">
        <w:t xml:space="preserve">Pharmacokinetic samples for measurement of serum BNT317 levels will be collected at the timepoints listed in Table 5 </w:t>
      </w:r>
      <w:ins w:id="2169" w:author="Levasseur, Laurence" w:date="2026-06-10T10:38:00Z">
        <w:r w:rsidR="003934CA">
          <w:t xml:space="preserve">and Table 15 </w:t>
        </w:r>
      </w:ins>
      <w:r w:rsidRPr="00AF5717">
        <w:t>of the CTP. However, if a BNT317-related SAE or a Grade ≥ 3 irAE occurs in a participant, if possible, the investigator should collect an additional unscheduled PK biosample (ideally within 72 h of the event). The PK samples should be collected from the contralateral arm (not the arm which was used for the BNT317 infusion).</w:t>
      </w:r>
    </w:p>
    <w:p w14:paraId="39C9EB73" w14:textId="33636ACB" w:rsidR="00B26B59" w:rsidRPr="00AF5717" w:rsidRDefault="00E27C57" w:rsidP="00B26B59">
      <w:pPr>
        <w:pStyle w:val="Paragraph"/>
      </w:pPr>
      <w:r w:rsidRPr="00AF5717">
        <w:t xml:space="preserve">The actual date and time (24-h clock time) of each biosample should be recorded. Biosamples for PK analysis should be collected, handled, </w:t>
      </w:r>
      <w:r w:rsidR="00AB0F05" w:rsidRPr="00AF5717">
        <w:t>stored,</w:t>
      </w:r>
      <w:r w:rsidRPr="00AF5717">
        <w:t xml:space="preserve"> and shipped as outlined in the Laboratory Manual. Pharmacokinetic biosamples will be analyzed centrally by a specialty laboratory. </w:t>
      </w:r>
    </w:p>
    <w:p w14:paraId="2842C25D" w14:textId="16B6EB4F" w:rsidR="00FF6DC3" w:rsidRPr="00AF5717" w:rsidRDefault="00E27C57" w:rsidP="00FF6DC3">
      <w:pPr>
        <w:pStyle w:val="Paragraph"/>
      </w:pPr>
      <w:r w:rsidRPr="00AF5717">
        <w:t xml:space="preserve">Serum concentrations of BNT317 will be summarized using descriptive statistics (number of participants [N], number of observations [n], number of below the limit of quantification observations [nBLQ], mean, SD, coefficient of variation [CV%], median, minimum, maximum, geometric mean, and geometric CV%) by </w:t>
      </w:r>
      <w:ins w:id="2170" w:author="Levasseur, Laurence" w:date="2026-06-10T10:42:00Z">
        <w:del w:id="2171" w:author="Marmol, Dominika Klaudia" w:date="2026-06-11T08:57:00Z">
          <w:r w:rsidR="003934CA">
            <w:delText>study</w:delText>
          </w:r>
        </w:del>
      </w:ins>
      <w:ins w:id="2172" w:author="Marmol, Dominika Klaudia" w:date="2026-06-11T08:57:00Z">
        <w:r w:rsidR="001C09E8">
          <w:t>trial</w:t>
        </w:r>
      </w:ins>
      <w:ins w:id="2173" w:author="Levasseur, Laurence" w:date="2026-06-10T10:42:00Z">
        <w:r w:rsidR="003934CA">
          <w:t xml:space="preserve"> pa</w:t>
        </w:r>
      </w:ins>
      <w:ins w:id="2174" w:author="Levasseur, Laurence" w:date="2026-06-10T10:43:00Z">
        <w:r w:rsidR="003934CA">
          <w:t xml:space="preserve">rt and </w:t>
        </w:r>
      </w:ins>
      <w:ins w:id="2175" w:author="Marmol, Dominika Klaudia" w:date="2026-06-11T10:03:00Z">
        <w:r w:rsidR="00B958DD">
          <w:rPr>
            <w:rFonts w:cs="Arial"/>
          </w:rPr>
          <w:t>dose</w:t>
        </w:r>
        <w:r w:rsidR="00B958DD" w:rsidRPr="00AF5717">
          <w:rPr>
            <w:rFonts w:cs="Arial"/>
          </w:rPr>
          <w:t xml:space="preserve"> </w:t>
        </w:r>
      </w:ins>
      <w:del w:id="2176" w:author="Marmol, Dominika Klaudia" w:date="2026-06-11T10:03:00Z">
        <w:r w:rsidR="00766B58" w:rsidRPr="00AF5717">
          <w:delText xml:space="preserve">treatment </w:delText>
        </w:r>
      </w:del>
      <w:r w:rsidR="00766B58" w:rsidRPr="00AF5717">
        <w:t>group</w:t>
      </w:r>
      <w:r w:rsidRPr="00AF5717">
        <w:t>, cycle, and scheduled timepoint as applicable based on the PK set. If n for a summary level is ≥ 3, all descriptive statistics will be presented; if n = 2, minimum and maximum will be presented and all other descriptive statistics will be reported as not determined (ND); if n = 1, the single available value will be presented for minimum and maximum, and all other descriptive statistics will be reported as ND.</w:t>
      </w:r>
    </w:p>
    <w:p w14:paraId="242722BC" w14:textId="77777777" w:rsidR="00FF6DC3" w:rsidRPr="00AF5717" w:rsidRDefault="00E27C57" w:rsidP="00FF6DC3">
      <w:pPr>
        <w:pStyle w:val="Paragraph"/>
      </w:pPr>
      <w:r w:rsidRPr="00AF5717">
        <w:t>All PK concentrations will be reported and analyzed with the same precision as the source data provided by the bio-analytical laboratory regardless of how many significant figures or decimals the data carry. For presentation of summary statistics, the mean, SD, median, and geometric mean will be presented with 1 more decimal precision as the source data and the minimum and maximum values will match the source data. Additionally, CV% and geometric CV% will be presented to 1 decimal place. Actual elapsed times from start of the IV infusion will be rounded to 2 decimal places.</w:t>
      </w:r>
    </w:p>
    <w:p w14:paraId="0C6C3B93" w14:textId="4BCC4412" w:rsidR="00FF6DC3" w:rsidRPr="00AF5717" w:rsidRDefault="00E27C57" w:rsidP="00FF6DC3">
      <w:pPr>
        <w:pStyle w:val="Paragraph"/>
      </w:pPr>
      <w:r w:rsidRPr="00AF5717">
        <w:t>A listing of PK blood sample collection times as well as derived sampling time deviations and serum BNT317 concentrations will be provided</w:t>
      </w:r>
      <w:ins w:id="2177" w:author="Levasseur, Laurence" w:date="2026-06-10T10:45:00Z">
        <w:r w:rsidR="003934CA">
          <w:t xml:space="preserve"> for each </w:t>
        </w:r>
        <w:del w:id="2178" w:author="Marmol, Dominika Klaudia" w:date="2026-06-11T08:57:00Z">
          <w:r w:rsidR="003934CA">
            <w:delText>study</w:delText>
          </w:r>
        </w:del>
      </w:ins>
      <w:ins w:id="2179" w:author="Marmol, Dominika Klaudia" w:date="2026-06-11T08:57:00Z">
        <w:r w:rsidR="001C09E8">
          <w:t>trial</w:t>
        </w:r>
      </w:ins>
      <w:ins w:id="2180" w:author="Levasseur, Laurence" w:date="2026-06-10T10:45:00Z">
        <w:r w:rsidR="003934CA">
          <w:t xml:space="preserve"> part</w:t>
        </w:r>
      </w:ins>
      <w:r w:rsidRPr="00AF5717">
        <w:t>. Concentrations that are below the limit of quantification (BLQ) will be treated as 0 for the computation of descriptive statistics. Means which fall below the lower limit of quantification will be reported as BLQ, with SD and CV% reported as ND. Minimum, median, and/or maximum values that are below the lower limit of quantification will also be reported as BLQ. If there are any BLQ results at a given scheduled timepoint, the geometric mean and geometric CV% will be reported as ND.</w:t>
      </w:r>
    </w:p>
    <w:p w14:paraId="485735DD" w14:textId="1FD9E619" w:rsidR="00FF6DC3" w:rsidRPr="00AF5717" w:rsidRDefault="00E27C57" w:rsidP="00FF6DC3">
      <w:pPr>
        <w:pStyle w:val="Paragraph"/>
      </w:pPr>
      <w:r w:rsidRPr="00AF5717">
        <w:t xml:space="preserve">Figures of arithmetic mean concentration-time data (± SD on linear scale, as appropriate) of BNT317 following dosing on Cycle 1 and Cycle 3 will be presented by </w:t>
      </w:r>
      <w:ins w:id="2181" w:author="Levasseur, Laurence" w:date="2026-06-10T10:44:00Z">
        <w:del w:id="2182" w:author="Marmol, Dominika Klaudia" w:date="2026-06-11T08:57:00Z">
          <w:r w:rsidR="003934CA">
            <w:delText>study</w:delText>
          </w:r>
        </w:del>
      </w:ins>
      <w:ins w:id="2183" w:author="Marmol, Dominika Klaudia" w:date="2026-06-11T08:57:00Z">
        <w:r w:rsidR="001C09E8">
          <w:t>trial</w:t>
        </w:r>
      </w:ins>
      <w:ins w:id="2184" w:author="Levasseur, Laurence" w:date="2026-06-10T10:44:00Z">
        <w:r w:rsidR="003934CA">
          <w:t xml:space="preserve"> part and </w:t>
        </w:r>
      </w:ins>
      <w:ins w:id="2185" w:author="Marmol, Dominika Klaudia" w:date="2026-06-11T10:04:00Z">
        <w:r w:rsidR="00B958DD">
          <w:rPr>
            <w:rFonts w:cs="Arial"/>
          </w:rPr>
          <w:t>dose</w:t>
        </w:r>
        <w:r w:rsidR="00B958DD" w:rsidRPr="00AF5717">
          <w:rPr>
            <w:rFonts w:cs="Arial"/>
          </w:rPr>
          <w:t xml:space="preserve"> </w:t>
        </w:r>
      </w:ins>
      <w:del w:id="2186" w:author="Marmol, Dominika Klaudia" w:date="2026-06-11T10:04:00Z">
        <w:r w:rsidR="00766B58" w:rsidRPr="00AF5717">
          <w:delText xml:space="preserve">treatment </w:delText>
        </w:r>
      </w:del>
      <w:r w:rsidR="00766B58" w:rsidRPr="00AF5717">
        <w:t>group</w:t>
      </w:r>
      <w:r w:rsidRPr="00AF5717">
        <w:t xml:space="preserve"> on linear and semi-logarithmic scales. Individual participant concentration-time data will be graphically presented on linear and semi-logarithmic scales</w:t>
      </w:r>
      <w:ins w:id="2187" w:author="Levasseur, Laurence" w:date="2026-06-10T10:45:00Z">
        <w:r w:rsidR="003934CA">
          <w:t xml:space="preserve"> for each </w:t>
        </w:r>
        <w:del w:id="2188" w:author="Marmol, Dominika Klaudia" w:date="2026-06-11T08:57:00Z">
          <w:r w:rsidR="003934CA">
            <w:delText>study</w:delText>
          </w:r>
        </w:del>
      </w:ins>
      <w:ins w:id="2189" w:author="Marmol, Dominika Klaudia" w:date="2026-06-11T08:57:00Z">
        <w:r w:rsidR="001C09E8">
          <w:t>trial</w:t>
        </w:r>
      </w:ins>
      <w:ins w:id="2190" w:author="Levasseur, Laurence" w:date="2026-06-10T10:45:00Z">
        <w:r w:rsidR="003934CA">
          <w:t xml:space="preserve"> part</w:t>
        </w:r>
      </w:ins>
      <w:r w:rsidRPr="00AF5717">
        <w:t xml:space="preserve">, with Cycle 1 and Cycle 3 overlaid. Mean and individual concentrations which are BLQ will be displayed as 0 in the graphic presentations on linear </w:t>
      </w:r>
      <w:r w:rsidR="00AB0F05" w:rsidRPr="00AF5717">
        <w:t>scale but</w:t>
      </w:r>
      <w:r w:rsidRPr="00AF5717">
        <w:t xml:space="preserve"> will not be plotted on semi-logarithmic scale.</w:t>
      </w:r>
    </w:p>
    <w:p w14:paraId="1DB8474B" w14:textId="35460D43" w:rsidR="00FF6DC3" w:rsidRPr="00AF5717" w:rsidRDefault="00E27C57" w:rsidP="00FF6DC3">
      <w:pPr>
        <w:pStyle w:val="Heading4"/>
      </w:pPr>
      <w:r w:rsidRPr="00AF5717">
        <w:lastRenderedPageBreak/>
        <w:t>Serum Pharmacokinetic Parameters</w:t>
      </w:r>
      <w:bookmarkEnd w:id="2168"/>
    </w:p>
    <w:p w14:paraId="71DABF6F" w14:textId="30C8630C" w:rsidR="00FF6DC3" w:rsidRPr="00AF5717" w:rsidRDefault="00E27C57" w:rsidP="00FF6DC3">
      <w:pPr>
        <w:pStyle w:val="Paragraph"/>
      </w:pPr>
      <w:r w:rsidRPr="00AF5717">
        <w:t>Pharmacokinetic parameters will be estimated by non-compartmental analysis using Phoenix® WinNonlin® Version 8.</w:t>
      </w:r>
      <w:del w:id="2191" w:author="Levasseur, Laurence" w:date="2026-06-10T10:45:00Z">
        <w:r w:rsidR="001C7C78" w:rsidRPr="00AF5717">
          <w:delText xml:space="preserve">5 </w:delText>
        </w:r>
      </w:del>
      <w:ins w:id="2192" w:author="Levasseur, Laurence" w:date="2026-06-10T10:45:00Z">
        <w:r w:rsidR="003934CA">
          <w:t>6</w:t>
        </w:r>
        <w:r w:rsidR="003934CA" w:rsidRPr="00AF5717">
          <w:t xml:space="preserve"> </w:t>
        </w:r>
      </w:ins>
      <w:r w:rsidRPr="00AF5717">
        <w:t>or higher (Certara, L.P., Princeton, New Jersey, USA) using the actual elapsed time from start of the IV infusion. Preliminary PK analyses performed during the trial in support of dose escalation will follow the same methodology as the final PK analysis detailed below, except for the use of nominal time.</w:t>
      </w:r>
    </w:p>
    <w:p w14:paraId="6FEEEF58" w14:textId="77777777" w:rsidR="00FF6DC3" w:rsidRPr="00AF5717" w:rsidRDefault="00E27C57" w:rsidP="00FF6DC3">
      <w:pPr>
        <w:pStyle w:val="Paragraph"/>
      </w:pPr>
      <w:r w:rsidRPr="00AF5717">
        <w:t>Participants with partial data will be evaluated on a case-by-case basis to determine if sufficient data are available for reliable estimation of PK parameters. A minimum of 3 quantifiable concentration-time data points will be required for calculation of PK parameters.</w:t>
      </w:r>
    </w:p>
    <w:p w14:paraId="3C610412" w14:textId="4A0A1A5F" w:rsidR="00FF6DC3" w:rsidRPr="00AF5717" w:rsidRDefault="00E27C57" w:rsidP="00FF6DC3">
      <w:pPr>
        <w:pStyle w:val="Paragraph"/>
      </w:pPr>
      <w:r w:rsidRPr="00AF5717">
        <w:t>For PK parameter calculations at Cycle 1 and Cycle 3, the Cycle 2 pre-dose sample will be treated as the Cycle 1 336 h post-dose sample and the Cycle 4 pre</w:t>
      </w:r>
      <w:r w:rsidRPr="00AF5717">
        <w:noBreakHyphen/>
        <w:t xml:space="preserve">dose sample will be treated as the Cycle 3 336 h post-dose sample. </w:t>
      </w:r>
    </w:p>
    <w:p w14:paraId="70E5FF2D" w14:textId="10AC5CFB" w:rsidR="00FF6DC3" w:rsidRPr="00AF5717" w:rsidRDefault="00E27C57" w:rsidP="00FF6DC3">
      <w:pPr>
        <w:pStyle w:val="Paragraph"/>
      </w:pPr>
      <w:r w:rsidRPr="00AF5717">
        <w:t>Pre-dose samples that are BLQ will be assigned a numerical value of 0. Any other BLQ concentrations will be assigned a value of 0 if they precede quantifiable samples in the initial portion of the profile. A BLQ value that occurs between quantifiable data points, especially prior to C</w:t>
      </w:r>
      <w:r w:rsidRPr="00AF5717">
        <w:rPr>
          <w:vertAlign w:val="subscript"/>
        </w:rPr>
        <w:t>max</w:t>
      </w:r>
      <w:r w:rsidRPr="00AF5717">
        <w:t>, will be evaluated to determine if an assigned concentration of 0 makes sense, or if exclusion of the data is warranted. Following C</w:t>
      </w:r>
      <w:r w:rsidRPr="00AF5717">
        <w:rPr>
          <w:vertAlign w:val="subscript"/>
        </w:rPr>
        <w:t>max</w:t>
      </w:r>
      <w:r w:rsidRPr="00AF5717">
        <w:t xml:space="preserve">, BLQ values embedded between </w:t>
      </w:r>
      <w:r w:rsidR="001C7C78" w:rsidRPr="00AF5717">
        <w:t>2 </w:t>
      </w:r>
      <w:r w:rsidRPr="00AF5717">
        <w:t xml:space="preserve">quantifiable data points will be treated as missing when calculating PK parameters. If a BLQ value occurs at the end of the collection interval (after the last quantifiable concentration), it will be treated as 0. If consecutive BLQ concentrations are followed by quantifiable concentrations in the terminal portion of the concentration-time curve, these quantified values will be excluded from the PK analysis by setting them to missing, unless otherwise warranted by the concentration-time profile. </w:t>
      </w:r>
    </w:p>
    <w:p w14:paraId="427B5CFB" w14:textId="10CA483B" w:rsidR="00FF6DC3" w:rsidRPr="00AF5717" w:rsidRDefault="00E27C57" w:rsidP="00FF6DC3">
      <w:pPr>
        <w:pStyle w:val="Paragraph"/>
      </w:pPr>
      <w:r w:rsidRPr="00AF5717">
        <w:t>A missing Cycle 1 pre-dose concentration will be set to a numerical value of 0. A missing Cycle 3 pre-dose concentration will be set to the 336 h post-dose concentration (i</w:t>
      </w:r>
      <w:r w:rsidR="00EB3348" w:rsidRPr="00AF5717">
        <w:t>.</w:t>
      </w:r>
      <w:r w:rsidRPr="00AF5717">
        <w:t>e</w:t>
      </w:r>
      <w:r w:rsidR="00EB3348" w:rsidRPr="00AF5717">
        <w:t>.</w:t>
      </w:r>
      <w:r w:rsidRPr="00AF5717">
        <w:t xml:space="preserve">, Cycle 4 pre-dose concentration) assuming steady-state conditions. Likewise, if the 336 h post-dose sample is missing on Cycle 3, it will be set to the Cycle 3 pre-dose concentration. Any other missing post-dose concentrations will not be imputed. </w:t>
      </w:r>
    </w:p>
    <w:p w14:paraId="11AAD7F0" w14:textId="748E1D80" w:rsidR="00FF6DC3" w:rsidRPr="00AF5717" w:rsidRDefault="00E27C57" w:rsidP="00FF6DC3">
      <w:pPr>
        <w:pStyle w:val="Paragraph"/>
      </w:pPr>
      <w:r w:rsidRPr="00AF5717">
        <w:t>Any anomalous concentration values observed at pre-dose on Cycle 1 will be used for the computation of PK parameters. If the anomalous pre-dose concentration is not greater than 5% of the C</w:t>
      </w:r>
      <w:r w:rsidRPr="00AF5717">
        <w:rPr>
          <w:vertAlign w:val="subscript"/>
        </w:rPr>
        <w:t>max</w:t>
      </w:r>
      <w:r w:rsidRPr="00AF5717">
        <w:t xml:space="preserve"> for the affected profile, the PK parameters will be calculated and reported in the by</w:t>
      </w:r>
      <w:r w:rsidRPr="00AF5717">
        <w:noBreakHyphen/>
        <w:t>participant data listing and included in summaries. If the anomalous concentration is greater than 5% of C</w:t>
      </w:r>
      <w:r w:rsidRPr="00AF5717">
        <w:rPr>
          <w:vertAlign w:val="subscript"/>
        </w:rPr>
        <w:t>max</w:t>
      </w:r>
      <w:r w:rsidRPr="00AF5717">
        <w:t xml:space="preserve"> for the affected profile, the impact of the anomalous pre-dose concentration will be reviewed with the Sponsor for possible exclusion of the affected participant from Cycle 1 summaries for both concentrations and derived PK parameters.</w:t>
      </w:r>
    </w:p>
    <w:p w14:paraId="622AC1FD" w14:textId="77777777" w:rsidR="00FF6DC3" w:rsidRPr="00AF5717" w:rsidRDefault="00E27C57" w:rsidP="00FF6DC3">
      <w:pPr>
        <w:pStyle w:val="Paragraph"/>
      </w:pPr>
      <w:r w:rsidRPr="00AF5717">
        <w:t xml:space="preserve">If the actual elapsed time from start of the IV infusion is missing, then the scheduled sampling time will be used for the estimation of the PK parameters, unless otherwise warranted by the data. </w:t>
      </w:r>
    </w:p>
    <w:p w14:paraId="1D6102C5" w14:textId="77777777" w:rsidR="00FF6DC3" w:rsidRPr="00AF5717" w:rsidRDefault="00E27C57" w:rsidP="00FF6DC3">
      <w:pPr>
        <w:pStyle w:val="Paragraph"/>
      </w:pPr>
      <w:r w:rsidRPr="00AF5717">
        <w:t>The following serum PK parameters of BNT317 will be calculated for Cycle 1 and Cycle 3:</w:t>
      </w:r>
    </w:p>
    <w:tbl>
      <w:tblPr>
        <w:tblStyle w:val="TableGrid"/>
        <w:tblW w:w="0" w:type="auto"/>
        <w:tblLook w:val="04A0" w:firstRow="1" w:lastRow="0" w:firstColumn="1" w:lastColumn="0" w:noHBand="0" w:noVBand="1"/>
      </w:tblPr>
      <w:tblGrid>
        <w:gridCol w:w="2335"/>
        <w:gridCol w:w="7634"/>
      </w:tblGrid>
      <w:tr w:rsidR="008F5115" w14:paraId="303DDB68" w14:textId="77777777">
        <w:trPr>
          <w:cantSplit/>
        </w:trPr>
        <w:tc>
          <w:tcPr>
            <w:tcW w:w="2335" w:type="dxa"/>
          </w:tcPr>
          <w:p w14:paraId="2DB3FCB6" w14:textId="77777777" w:rsidR="00FF6DC3" w:rsidRPr="00AF5717" w:rsidRDefault="00E27C57">
            <w:pPr>
              <w:pStyle w:val="TableText"/>
              <w:rPr>
                <w:sz w:val="24"/>
              </w:rPr>
            </w:pPr>
            <w:r w:rsidRPr="00AF5717">
              <w:rPr>
                <w:sz w:val="24"/>
              </w:rPr>
              <w:lastRenderedPageBreak/>
              <w:t>C</w:t>
            </w:r>
            <w:r w:rsidRPr="00AF5717">
              <w:rPr>
                <w:sz w:val="24"/>
                <w:vertAlign w:val="subscript"/>
              </w:rPr>
              <w:t>max</w:t>
            </w:r>
          </w:p>
        </w:tc>
        <w:tc>
          <w:tcPr>
            <w:tcW w:w="7634" w:type="dxa"/>
          </w:tcPr>
          <w:p w14:paraId="6CF28DFC" w14:textId="0B0EAB45" w:rsidR="00FF6DC3" w:rsidRPr="00AF5717" w:rsidRDefault="00E27C57">
            <w:pPr>
              <w:pStyle w:val="TableText"/>
              <w:rPr>
                <w:sz w:val="24"/>
              </w:rPr>
            </w:pPr>
            <w:r w:rsidRPr="00AF5717">
              <w:rPr>
                <w:sz w:val="24"/>
              </w:rPr>
              <w:t>Maximum observed concentration (µg/mL), obtained directly from the observed concentration-time data.</w:t>
            </w:r>
          </w:p>
        </w:tc>
      </w:tr>
      <w:tr w:rsidR="008F5115" w14:paraId="27FE94E7" w14:textId="77777777">
        <w:trPr>
          <w:cantSplit/>
        </w:trPr>
        <w:tc>
          <w:tcPr>
            <w:tcW w:w="2335" w:type="dxa"/>
          </w:tcPr>
          <w:p w14:paraId="5016FD1F" w14:textId="77777777" w:rsidR="00FF6DC3" w:rsidRPr="00AF5717" w:rsidRDefault="00E27C57">
            <w:pPr>
              <w:pStyle w:val="TableText"/>
              <w:rPr>
                <w:sz w:val="24"/>
              </w:rPr>
            </w:pPr>
            <w:r w:rsidRPr="00AF5717">
              <w:rPr>
                <w:sz w:val="24"/>
              </w:rPr>
              <w:t>T</w:t>
            </w:r>
            <w:r w:rsidRPr="00AF5717">
              <w:rPr>
                <w:sz w:val="24"/>
                <w:vertAlign w:val="subscript"/>
              </w:rPr>
              <w:t>max</w:t>
            </w:r>
          </w:p>
        </w:tc>
        <w:tc>
          <w:tcPr>
            <w:tcW w:w="7634" w:type="dxa"/>
          </w:tcPr>
          <w:p w14:paraId="1CF96E06" w14:textId="77777777" w:rsidR="00FF6DC3" w:rsidRPr="00AF5717" w:rsidRDefault="00E27C57">
            <w:pPr>
              <w:pStyle w:val="TableText"/>
              <w:rPr>
                <w:sz w:val="24"/>
              </w:rPr>
            </w:pPr>
            <w:r w:rsidRPr="00AF5717">
              <w:rPr>
                <w:sz w:val="24"/>
              </w:rPr>
              <w:t>Time to reach maximum observed concentration (h), obtained directly from the observed concentration-time data.</w:t>
            </w:r>
          </w:p>
        </w:tc>
      </w:tr>
      <w:tr w:rsidR="008F5115" w14:paraId="2CB73827" w14:textId="77777777">
        <w:trPr>
          <w:cantSplit/>
        </w:trPr>
        <w:tc>
          <w:tcPr>
            <w:tcW w:w="2335" w:type="dxa"/>
          </w:tcPr>
          <w:p w14:paraId="6CA328A6" w14:textId="77777777" w:rsidR="00FF6DC3" w:rsidRPr="00AF5717" w:rsidRDefault="00E27C57">
            <w:pPr>
              <w:pStyle w:val="TableText"/>
              <w:rPr>
                <w:sz w:val="24"/>
              </w:rPr>
            </w:pPr>
            <w:r w:rsidRPr="00AF5717">
              <w:rPr>
                <w:sz w:val="24"/>
              </w:rPr>
              <w:t>AUC</w:t>
            </w:r>
            <w:r w:rsidRPr="00AF5717">
              <w:rPr>
                <w:sz w:val="24"/>
                <w:vertAlign w:val="subscript"/>
              </w:rPr>
              <w:t>last</w:t>
            </w:r>
          </w:p>
        </w:tc>
        <w:tc>
          <w:tcPr>
            <w:tcW w:w="7634" w:type="dxa"/>
          </w:tcPr>
          <w:p w14:paraId="4A5B5420" w14:textId="4C8A6E9C" w:rsidR="00FF6DC3" w:rsidRPr="00AF5717" w:rsidRDefault="00E27C57">
            <w:pPr>
              <w:pStyle w:val="TableText"/>
              <w:rPr>
                <w:sz w:val="24"/>
              </w:rPr>
            </w:pPr>
            <w:r w:rsidRPr="00AF5717">
              <w:rPr>
                <w:sz w:val="24"/>
              </w:rPr>
              <w:t>Area under the concentration-time curve from time zero (pre-dose) to time of last quantifiable concentration (µg·</w:t>
            </w:r>
            <w:r w:rsidR="001C7C78" w:rsidRPr="00AF5717">
              <w:rPr>
                <w:sz w:val="24"/>
              </w:rPr>
              <w:t>day</w:t>
            </w:r>
            <w:r w:rsidRPr="00AF5717">
              <w:rPr>
                <w:sz w:val="24"/>
              </w:rPr>
              <w:t>/mL), calculated by linear up/log down trapezoidal summation.</w:t>
            </w:r>
          </w:p>
        </w:tc>
      </w:tr>
      <w:tr w:rsidR="008F5115" w14:paraId="15A86AAB" w14:textId="77777777">
        <w:trPr>
          <w:cantSplit/>
        </w:trPr>
        <w:tc>
          <w:tcPr>
            <w:tcW w:w="2335" w:type="dxa"/>
          </w:tcPr>
          <w:p w14:paraId="0BF1F28F" w14:textId="77777777" w:rsidR="00FF6DC3" w:rsidRPr="00AF5717" w:rsidRDefault="00E27C57">
            <w:pPr>
              <w:pStyle w:val="TableText"/>
              <w:rPr>
                <w:sz w:val="24"/>
              </w:rPr>
            </w:pPr>
            <w:r w:rsidRPr="00AF5717">
              <w:rPr>
                <w:sz w:val="24"/>
              </w:rPr>
              <w:t>AUC</w:t>
            </w:r>
            <w:r w:rsidRPr="00AF5717">
              <w:rPr>
                <w:sz w:val="24"/>
                <w:vertAlign w:val="subscript"/>
              </w:rPr>
              <w:t>tau</w:t>
            </w:r>
          </w:p>
        </w:tc>
        <w:tc>
          <w:tcPr>
            <w:tcW w:w="7634" w:type="dxa"/>
          </w:tcPr>
          <w:p w14:paraId="5BF308E0" w14:textId="0EA4D7B5" w:rsidR="00FF6DC3" w:rsidRPr="00AF5717" w:rsidRDefault="00E27C57">
            <w:pPr>
              <w:pStyle w:val="TableText"/>
              <w:rPr>
                <w:sz w:val="24"/>
              </w:rPr>
            </w:pPr>
            <w:r w:rsidRPr="00AF5717">
              <w:rPr>
                <w:sz w:val="24"/>
              </w:rPr>
              <w:t>Area under the concentration-time curve during a dosing interval “tau” (µg·</w:t>
            </w:r>
            <w:r w:rsidR="001C7C78" w:rsidRPr="00AF5717">
              <w:rPr>
                <w:sz w:val="24"/>
              </w:rPr>
              <w:t>day</w:t>
            </w:r>
            <w:r w:rsidRPr="00AF5717">
              <w:rPr>
                <w:sz w:val="24"/>
              </w:rPr>
              <w:t>/mL), calculated by linear up/log down trapezoidal summation. The actual elapsed time at the end of the 2-week dosing interval will be used for the calculation. If the concentration at the end of the dosing interval is missing</w:t>
            </w:r>
            <w:r w:rsidR="001C7C78" w:rsidRPr="00AF5717">
              <w:rPr>
                <w:sz w:val="24"/>
              </w:rPr>
              <w:t xml:space="preserve"> and the profile has not fallen to BLQ at the previous timepoint, the concentration at time “tau” will be imputed by extrapolation using the </w:t>
            </w:r>
            <w:r w:rsidR="001C7C78" w:rsidRPr="00AF5717">
              <w:rPr>
                <w:rFonts w:cs="Arial"/>
                <w:sz w:val="24"/>
              </w:rPr>
              <w:t>λ</w:t>
            </w:r>
            <w:r w:rsidR="001C7C78" w:rsidRPr="00AF5717">
              <w:rPr>
                <w:sz w:val="24"/>
                <w:vertAlign w:val="subscript"/>
              </w:rPr>
              <w:t>z</w:t>
            </w:r>
            <w:r w:rsidR="001C7C78" w:rsidRPr="00AF5717">
              <w:rPr>
                <w:sz w:val="24"/>
              </w:rPr>
              <w:t xml:space="preserve"> estimate from the profile, if available and deemed reliable (Rsq,adj </w:t>
            </w:r>
            <w:r w:rsidR="001C7C78" w:rsidRPr="00AF5717">
              <w:rPr>
                <w:rFonts w:cs="Arial"/>
                <w:sz w:val="24"/>
              </w:rPr>
              <w:t>≥</w:t>
            </w:r>
            <w:r w:rsidR="001C7C78" w:rsidRPr="00AF5717">
              <w:rPr>
                <w:sz w:val="24"/>
              </w:rPr>
              <w:t xml:space="preserve"> 0.800)</w:t>
            </w:r>
            <w:r w:rsidRPr="00AF5717">
              <w:rPr>
                <w:sz w:val="24"/>
              </w:rPr>
              <w:t xml:space="preserve">. </w:t>
            </w:r>
          </w:p>
        </w:tc>
      </w:tr>
      <w:tr w:rsidR="008F5115" w14:paraId="761CE34A" w14:textId="77777777">
        <w:trPr>
          <w:cantSplit/>
        </w:trPr>
        <w:tc>
          <w:tcPr>
            <w:tcW w:w="2335" w:type="dxa"/>
          </w:tcPr>
          <w:p w14:paraId="7910EE2C" w14:textId="77777777" w:rsidR="00FF6DC3" w:rsidRPr="00AF5717" w:rsidRDefault="00E27C57">
            <w:pPr>
              <w:pStyle w:val="TableText"/>
              <w:rPr>
                <w:sz w:val="24"/>
              </w:rPr>
            </w:pPr>
            <w:r w:rsidRPr="00AF5717">
              <w:rPr>
                <w:sz w:val="24"/>
              </w:rPr>
              <w:t>AUC</w:t>
            </w:r>
            <w:r w:rsidRPr="00AF5717">
              <w:rPr>
                <w:sz w:val="24"/>
                <w:vertAlign w:val="subscript"/>
              </w:rPr>
              <w:t>inf</w:t>
            </w:r>
          </w:p>
        </w:tc>
        <w:tc>
          <w:tcPr>
            <w:tcW w:w="7634" w:type="dxa"/>
          </w:tcPr>
          <w:p w14:paraId="198DF5D6" w14:textId="282B9578" w:rsidR="00FF6DC3" w:rsidRPr="00AF5717" w:rsidRDefault="00E27C57">
            <w:pPr>
              <w:pStyle w:val="TableText"/>
              <w:rPr>
                <w:sz w:val="24"/>
              </w:rPr>
            </w:pPr>
            <w:r w:rsidRPr="00AF5717">
              <w:rPr>
                <w:sz w:val="24"/>
              </w:rPr>
              <w:t>Area under the concentration-time curve from time zero (pre-dose) extrapolated to infinite time (µg·</w:t>
            </w:r>
            <w:r w:rsidR="001C7C78" w:rsidRPr="00AF5717">
              <w:rPr>
                <w:sz w:val="24"/>
              </w:rPr>
              <w:t>day</w:t>
            </w:r>
            <w:r w:rsidRPr="00AF5717">
              <w:rPr>
                <w:sz w:val="24"/>
              </w:rPr>
              <w:t>/mL), calculated as AUC</w:t>
            </w:r>
            <w:r w:rsidRPr="00AF5717">
              <w:rPr>
                <w:sz w:val="24"/>
                <w:vertAlign w:val="subscript"/>
              </w:rPr>
              <w:t>last</w:t>
            </w:r>
            <w:r w:rsidRPr="00AF5717">
              <w:rPr>
                <w:sz w:val="24"/>
              </w:rPr>
              <w:t xml:space="preserve"> and extrapolated to infinity by addition of the last quantifiable observed concentration divided by the apparent terminal rate constant: AUC</w:t>
            </w:r>
            <w:r w:rsidRPr="00AF5717">
              <w:rPr>
                <w:sz w:val="24"/>
                <w:vertAlign w:val="subscript"/>
              </w:rPr>
              <w:t>last</w:t>
            </w:r>
            <w:r w:rsidRPr="00AF5717">
              <w:rPr>
                <w:sz w:val="24"/>
              </w:rPr>
              <w:t> + C</w:t>
            </w:r>
            <w:r w:rsidRPr="00AF5717">
              <w:rPr>
                <w:sz w:val="24"/>
                <w:vertAlign w:val="subscript"/>
              </w:rPr>
              <w:t>last</w:t>
            </w:r>
            <w:r w:rsidRPr="00AF5717">
              <w:rPr>
                <w:sz w:val="24"/>
              </w:rPr>
              <w:t>/</w:t>
            </w:r>
            <w:r w:rsidR="00A35E36" w:rsidRPr="00AF5717">
              <w:rPr>
                <w:rFonts w:ascii="Segoe UI" w:hAnsi="Segoe UI" w:cs="Segoe UI"/>
                <w:sz w:val="24"/>
              </w:rPr>
              <w:t>λ</w:t>
            </w:r>
            <w:r w:rsidR="00A35E36" w:rsidRPr="00AF5717">
              <w:rPr>
                <w:sz w:val="24"/>
                <w:vertAlign w:val="subscript"/>
              </w:rPr>
              <w:t>z</w:t>
            </w:r>
            <w:r w:rsidR="00A35E36" w:rsidRPr="00AF5717">
              <w:rPr>
                <w:sz w:val="24"/>
              </w:rPr>
              <w:t xml:space="preserve"> </w:t>
            </w:r>
            <w:r w:rsidRPr="00AF5717">
              <w:rPr>
                <w:sz w:val="24"/>
              </w:rPr>
              <w:t>(Cycle 1 only).</w:t>
            </w:r>
          </w:p>
        </w:tc>
      </w:tr>
      <w:tr w:rsidR="008F5115" w14:paraId="1F70291C" w14:textId="77777777">
        <w:trPr>
          <w:cantSplit/>
        </w:trPr>
        <w:tc>
          <w:tcPr>
            <w:tcW w:w="2335" w:type="dxa"/>
          </w:tcPr>
          <w:p w14:paraId="4D4871D6" w14:textId="77777777" w:rsidR="00FF6DC3" w:rsidRPr="00AF5717" w:rsidRDefault="00E27C57">
            <w:pPr>
              <w:pStyle w:val="TableText"/>
              <w:rPr>
                <w:sz w:val="24"/>
              </w:rPr>
            </w:pPr>
            <w:r w:rsidRPr="00AF5717">
              <w:rPr>
                <w:sz w:val="24"/>
              </w:rPr>
              <w:t>t</w:t>
            </w:r>
            <w:r w:rsidRPr="00AF5717">
              <w:rPr>
                <w:sz w:val="24"/>
                <w:vertAlign w:val="subscript"/>
              </w:rPr>
              <w:t>1/2</w:t>
            </w:r>
          </w:p>
        </w:tc>
        <w:tc>
          <w:tcPr>
            <w:tcW w:w="7634" w:type="dxa"/>
          </w:tcPr>
          <w:p w14:paraId="6F440491" w14:textId="74B83E50" w:rsidR="00FF6DC3" w:rsidRPr="00AF5717" w:rsidRDefault="00E27C57">
            <w:pPr>
              <w:pStyle w:val="TableText"/>
              <w:rPr>
                <w:sz w:val="24"/>
              </w:rPr>
            </w:pPr>
            <w:r w:rsidRPr="00AF5717">
              <w:rPr>
                <w:sz w:val="24"/>
              </w:rPr>
              <w:t>Terminal elimination half-life (</w:t>
            </w:r>
            <w:r w:rsidR="001C7C78" w:rsidRPr="00AF5717">
              <w:rPr>
                <w:sz w:val="24"/>
              </w:rPr>
              <w:t>day</w:t>
            </w:r>
            <w:r w:rsidRPr="00AF5717">
              <w:rPr>
                <w:sz w:val="24"/>
              </w:rPr>
              <w:t>), determined as ln2/</w:t>
            </w:r>
            <w:r w:rsidR="00A35E36" w:rsidRPr="00AF5717">
              <w:rPr>
                <w:rFonts w:ascii="Segoe UI" w:hAnsi="Segoe UI" w:cs="Segoe UI"/>
                <w:sz w:val="24"/>
              </w:rPr>
              <w:t>λ</w:t>
            </w:r>
            <w:r w:rsidR="00A35E36" w:rsidRPr="00AF5717">
              <w:rPr>
                <w:sz w:val="24"/>
                <w:vertAlign w:val="subscript"/>
              </w:rPr>
              <w:t>z</w:t>
            </w:r>
            <w:r w:rsidRPr="00AF5717">
              <w:rPr>
                <w:sz w:val="24"/>
              </w:rPr>
              <w:t>.</w:t>
            </w:r>
          </w:p>
        </w:tc>
      </w:tr>
      <w:tr w:rsidR="008F5115" w14:paraId="2609A22A" w14:textId="77777777">
        <w:trPr>
          <w:cantSplit/>
        </w:trPr>
        <w:tc>
          <w:tcPr>
            <w:tcW w:w="2335" w:type="dxa"/>
          </w:tcPr>
          <w:p w14:paraId="2CE5E985" w14:textId="3A40C802" w:rsidR="00FF6DC3" w:rsidRPr="00AF5717" w:rsidRDefault="00E27C57">
            <w:pPr>
              <w:pStyle w:val="TableText"/>
              <w:rPr>
                <w:sz w:val="24"/>
              </w:rPr>
            </w:pPr>
            <w:r w:rsidRPr="00AF5717">
              <w:rPr>
                <w:rFonts w:ascii="Segoe UI" w:hAnsi="Segoe UI" w:cs="Segoe UI"/>
                <w:sz w:val="24"/>
              </w:rPr>
              <w:t>λ</w:t>
            </w:r>
            <w:r w:rsidRPr="00AF5717">
              <w:rPr>
                <w:sz w:val="24"/>
                <w:vertAlign w:val="subscript"/>
              </w:rPr>
              <w:t>z</w:t>
            </w:r>
          </w:p>
        </w:tc>
        <w:tc>
          <w:tcPr>
            <w:tcW w:w="7634" w:type="dxa"/>
          </w:tcPr>
          <w:p w14:paraId="0B3C5EB3" w14:textId="66418B6B" w:rsidR="00FF6DC3" w:rsidRPr="00AF5717" w:rsidRDefault="00E27C57">
            <w:pPr>
              <w:pStyle w:val="TableText"/>
              <w:rPr>
                <w:sz w:val="24"/>
              </w:rPr>
            </w:pPr>
            <w:r w:rsidRPr="00AF5717">
              <w:rPr>
                <w:sz w:val="24"/>
              </w:rPr>
              <w:t>Apparent terminal rate constant (</w:t>
            </w:r>
            <w:r w:rsidR="001C7C78" w:rsidRPr="00AF5717">
              <w:rPr>
                <w:sz w:val="24"/>
              </w:rPr>
              <w:t>day</w:t>
            </w:r>
            <w:r w:rsidRPr="00AF5717">
              <w:rPr>
                <w:sz w:val="24"/>
              </w:rPr>
              <w:t>), determined by linear regression of the terminal points of the log-linear concentration-time curve. The Best Fit method utilized by Phoenix</w:t>
            </w:r>
            <w:r w:rsidR="003C7A93" w:rsidRPr="00AF5717">
              <w:t xml:space="preserve"> </w:t>
            </w:r>
            <w:r w:rsidR="003C7A93" w:rsidRPr="00AF5717">
              <w:rPr>
                <w:sz w:val="24"/>
              </w:rPr>
              <w:t>®</w:t>
            </w:r>
            <w:r w:rsidRPr="00AF5717">
              <w:rPr>
                <w:sz w:val="24"/>
              </w:rPr>
              <w:t xml:space="preserve"> </w:t>
            </w:r>
            <w:r w:rsidR="001C7C78" w:rsidRPr="00AF5717">
              <w:rPr>
                <w:sz w:val="24"/>
              </w:rPr>
              <w:t>WinNonlin</w:t>
            </w:r>
            <w:r w:rsidR="001C7C78" w:rsidRPr="00AF5717">
              <w:t> </w:t>
            </w:r>
            <w:r w:rsidR="003C7A93" w:rsidRPr="00AF5717">
              <w:rPr>
                <w:sz w:val="24"/>
              </w:rPr>
              <w:t>®</w:t>
            </w:r>
            <w:r w:rsidRPr="00AF5717">
              <w:rPr>
                <w:sz w:val="24"/>
              </w:rPr>
              <w:t xml:space="preserve"> will be used to identify the terminal linear phase of the concentration-time profile, with visual assessment and adjustment of the selected data points by the PK scientist, if warranted. A minimum of 3 data points will be used for determination.</w:t>
            </w:r>
          </w:p>
        </w:tc>
      </w:tr>
      <w:tr w:rsidR="008F5115" w14:paraId="16522624" w14:textId="77777777">
        <w:trPr>
          <w:cantSplit/>
        </w:trPr>
        <w:tc>
          <w:tcPr>
            <w:tcW w:w="2335" w:type="dxa"/>
          </w:tcPr>
          <w:p w14:paraId="5A9EF461" w14:textId="77777777" w:rsidR="00FF6DC3" w:rsidRPr="00AF5717" w:rsidRDefault="00E27C57">
            <w:pPr>
              <w:pStyle w:val="TableText"/>
              <w:rPr>
                <w:sz w:val="24"/>
              </w:rPr>
            </w:pPr>
            <w:r w:rsidRPr="00AF5717">
              <w:rPr>
                <w:sz w:val="24"/>
              </w:rPr>
              <w:t>CL</w:t>
            </w:r>
          </w:p>
        </w:tc>
        <w:tc>
          <w:tcPr>
            <w:tcW w:w="7634" w:type="dxa"/>
          </w:tcPr>
          <w:p w14:paraId="1F122640" w14:textId="27C196A2" w:rsidR="00FF6DC3" w:rsidRPr="00AF5717" w:rsidRDefault="00E27C57">
            <w:pPr>
              <w:pStyle w:val="TableText"/>
              <w:rPr>
                <w:sz w:val="24"/>
              </w:rPr>
            </w:pPr>
            <w:r w:rsidRPr="00AF5717">
              <w:rPr>
                <w:sz w:val="24"/>
              </w:rPr>
              <w:t>Total body clearance (L/</w:t>
            </w:r>
            <w:r w:rsidR="001C7C78" w:rsidRPr="00AF5717">
              <w:rPr>
                <w:sz w:val="24"/>
              </w:rPr>
              <w:t>day</w:t>
            </w:r>
            <w:r w:rsidRPr="00AF5717">
              <w:rPr>
                <w:sz w:val="24"/>
              </w:rPr>
              <w:t>), calculated as dose divided by AUC</w:t>
            </w:r>
            <w:r w:rsidRPr="00AF5717">
              <w:rPr>
                <w:sz w:val="24"/>
                <w:vertAlign w:val="subscript"/>
              </w:rPr>
              <w:t>inf</w:t>
            </w:r>
            <w:r w:rsidRPr="00AF5717">
              <w:rPr>
                <w:sz w:val="24"/>
              </w:rPr>
              <w:t xml:space="preserve"> (Cycle 1) or dose divided by AUC</w:t>
            </w:r>
            <w:r w:rsidRPr="00AF5717">
              <w:rPr>
                <w:sz w:val="24"/>
                <w:vertAlign w:val="subscript"/>
              </w:rPr>
              <w:t>tau</w:t>
            </w:r>
            <w:r w:rsidRPr="00AF5717">
              <w:rPr>
                <w:sz w:val="24"/>
              </w:rPr>
              <w:t xml:space="preserve"> (Cycle 3).</w:t>
            </w:r>
          </w:p>
        </w:tc>
      </w:tr>
      <w:tr w:rsidR="008F5115" w14:paraId="50C31B87" w14:textId="77777777">
        <w:trPr>
          <w:cantSplit/>
        </w:trPr>
        <w:tc>
          <w:tcPr>
            <w:tcW w:w="2335" w:type="dxa"/>
          </w:tcPr>
          <w:p w14:paraId="688DF217" w14:textId="35CE83DF" w:rsidR="00FF6DC3" w:rsidRPr="00AF5717" w:rsidRDefault="00E27C57">
            <w:pPr>
              <w:pStyle w:val="TableText"/>
              <w:rPr>
                <w:sz w:val="24"/>
              </w:rPr>
            </w:pPr>
            <w:r w:rsidRPr="00AF5717">
              <w:rPr>
                <w:sz w:val="24"/>
              </w:rPr>
              <w:t>V</w:t>
            </w:r>
            <w:r w:rsidRPr="00AF5717">
              <w:rPr>
                <w:sz w:val="24"/>
                <w:vertAlign w:val="subscript"/>
              </w:rPr>
              <w:t>z</w:t>
            </w:r>
          </w:p>
        </w:tc>
        <w:tc>
          <w:tcPr>
            <w:tcW w:w="7634" w:type="dxa"/>
          </w:tcPr>
          <w:p w14:paraId="288D5358" w14:textId="30B853FF" w:rsidR="00FF6DC3" w:rsidRPr="00AF5717" w:rsidRDefault="00E27C57">
            <w:pPr>
              <w:pStyle w:val="TableText"/>
              <w:rPr>
                <w:sz w:val="24"/>
              </w:rPr>
            </w:pPr>
            <w:r w:rsidRPr="00AF5717">
              <w:rPr>
                <w:sz w:val="24"/>
              </w:rPr>
              <w:t>Volume of distribution (L), calculated as dose divided by (</w:t>
            </w:r>
            <w:r w:rsidR="00A35E36" w:rsidRPr="00AF5717">
              <w:rPr>
                <w:rFonts w:ascii="Segoe UI" w:hAnsi="Segoe UI" w:cs="Segoe UI"/>
                <w:sz w:val="24"/>
              </w:rPr>
              <w:t>λ</w:t>
            </w:r>
            <w:r w:rsidR="00A35E36" w:rsidRPr="00AF5717">
              <w:rPr>
                <w:sz w:val="24"/>
                <w:vertAlign w:val="subscript"/>
              </w:rPr>
              <w:t>z</w:t>
            </w:r>
            <w:r w:rsidRPr="00AF5717">
              <w:rPr>
                <w:sz w:val="24"/>
              </w:rPr>
              <w:t>*AUC</w:t>
            </w:r>
            <w:r w:rsidRPr="00AF5717">
              <w:rPr>
                <w:sz w:val="24"/>
                <w:vertAlign w:val="subscript"/>
              </w:rPr>
              <w:t>inf</w:t>
            </w:r>
            <w:r w:rsidRPr="00AF5717">
              <w:rPr>
                <w:sz w:val="24"/>
              </w:rPr>
              <w:t>) for Cycle 1 or dose divided by (</w:t>
            </w:r>
            <w:r w:rsidR="00A35E36" w:rsidRPr="00AF5717">
              <w:rPr>
                <w:rFonts w:ascii="Segoe UI" w:hAnsi="Segoe UI" w:cs="Segoe UI"/>
                <w:sz w:val="24"/>
              </w:rPr>
              <w:t>λ</w:t>
            </w:r>
            <w:r w:rsidR="00A35E36" w:rsidRPr="00AF5717">
              <w:rPr>
                <w:sz w:val="24"/>
                <w:vertAlign w:val="subscript"/>
              </w:rPr>
              <w:t>z</w:t>
            </w:r>
            <w:r w:rsidRPr="00AF5717">
              <w:rPr>
                <w:sz w:val="24"/>
              </w:rPr>
              <w:t>*AUC</w:t>
            </w:r>
            <w:r w:rsidRPr="00AF5717">
              <w:rPr>
                <w:sz w:val="24"/>
                <w:vertAlign w:val="subscript"/>
              </w:rPr>
              <w:t>tau</w:t>
            </w:r>
            <w:r w:rsidRPr="00AF5717">
              <w:rPr>
                <w:sz w:val="24"/>
              </w:rPr>
              <w:t>) for Cycle 3.</w:t>
            </w:r>
          </w:p>
        </w:tc>
      </w:tr>
      <w:tr w:rsidR="008F5115" w14:paraId="678E38F3" w14:textId="77777777">
        <w:trPr>
          <w:cantSplit/>
        </w:trPr>
        <w:tc>
          <w:tcPr>
            <w:tcW w:w="2335" w:type="dxa"/>
          </w:tcPr>
          <w:p w14:paraId="7E43AF80" w14:textId="482EF56B" w:rsidR="00250C81" w:rsidRPr="00AF5717" w:rsidRDefault="00E27C57">
            <w:pPr>
              <w:pStyle w:val="TableText"/>
              <w:rPr>
                <w:sz w:val="24"/>
              </w:rPr>
            </w:pPr>
            <w:r w:rsidRPr="00AF5717">
              <w:rPr>
                <w:sz w:val="24"/>
              </w:rPr>
              <w:t>V</w:t>
            </w:r>
            <w:r w:rsidRPr="00AF5717">
              <w:rPr>
                <w:sz w:val="24"/>
                <w:vertAlign w:val="subscript"/>
              </w:rPr>
              <w:t>ss</w:t>
            </w:r>
          </w:p>
        </w:tc>
        <w:tc>
          <w:tcPr>
            <w:tcW w:w="7634" w:type="dxa"/>
          </w:tcPr>
          <w:p w14:paraId="05B0B7F7" w14:textId="052F1C6E" w:rsidR="00250C81" w:rsidRPr="00AF5717" w:rsidRDefault="00E27C57">
            <w:pPr>
              <w:pStyle w:val="TableText"/>
              <w:rPr>
                <w:sz w:val="24"/>
              </w:rPr>
            </w:pPr>
            <w:r w:rsidRPr="00AF5717">
              <w:rPr>
                <w:sz w:val="24"/>
              </w:rPr>
              <w:t>Volume of distribution at steady-state (L), calculated as MRT</w:t>
            </w:r>
            <w:r w:rsidRPr="00AF5717">
              <w:rPr>
                <w:sz w:val="24"/>
                <w:vertAlign w:val="subscript"/>
              </w:rPr>
              <w:t>inf</w:t>
            </w:r>
            <w:r w:rsidRPr="00AF5717">
              <w:rPr>
                <w:sz w:val="24"/>
              </w:rPr>
              <w:t>*CL.</w:t>
            </w:r>
          </w:p>
        </w:tc>
      </w:tr>
      <w:tr w:rsidR="008F5115" w14:paraId="2E12EE0F" w14:textId="77777777">
        <w:trPr>
          <w:cantSplit/>
        </w:trPr>
        <w:tc>
          <w:tcPr>
            <w:tcW w:w="2335" w:type="dxa"/>
          </w:tcPr>
          <w:p w14:paraId="6803EB99" w14:textId="77777777" w:rsidR="00FF6DC3" w:rsidRPr="00AF5717" w:rsidRDefault="00E27C57">
            <w:pPr>
              <w:pStyle w:val="TableText"/>
              <w:rPr>
                <w:sz w:val="24"/>
              </w:rPr>
            </w:pPr>
            <w:r w:rsidRPr="00AF5717">
              <w:rPr>
                <w:sz w:val="24"/>
              </w:rPr>
              <w:t>AR_AUC</w:t>
            </w:r>
            <w:r w:rsidRPr="00AF5717">
              <w:rPr>
                <w:sz w:val="24"/>
                <w:vertAlign w:val="subscript"/>
              </w:rPr>
              <w:t>tau</w:t>
            </w:r>
          </w:p>
        </w:tc>
        <w:tc>
          <w:tcPr>
            <w:tcW w:w="7634" w:type="dxa"/>
          </w:tcPr>
          <w:p w14:paraId="79723973" w14:textId="30EA3EA1" w:rsidR="00FF6DC3" w:rsidRPr="00AF5717" w:rsidRDefault="00E27C57">
            <w:pPr>
              <w:pStyle w:val="TableText"/>
              <w:rPr>
                <w:sz w:val="24"/>
              </w:rPr>
            </w:pPr>
            <w:r w:rsidRPr="00AF5717">
              <w:rPr>
                <w:sz w:val="24"/>
              </w:rPr>
              <w:t>Accumulation ratio, calculated as Cycle 3 AUC</w:t>
            </w:r>
            <w:r w:rsidRPr="00AF5717">
              <w:rPr>
                <w:sz w:val="24"/>
                <w:vertAlign w:val="subscript"/>
              </w:rPr>
              <w:t>tau</w:t>
            </w:r>
            <w:r w:rsidRPr="00AF5717">
              <w:rPr>
                <w:sz w:val="24"/>
              </w:rPr>
              <w:t xml:space="preserve"> divided by </w:t>
            </w:r>
            <w:r w:rsidR="001C7C78" w:rsidRPr="00AF5717">
              <w:rPr>
                <w:sz w:val="24"/>
              </w:rPr>
              <w:t>Cycle </w:t>
            </w:r>
            <w:r w:rsidRPr="00AF5717">
              <w:rPr>
                <w:sz w:val="24"/>
              </w:rPr>
              <w:t>1 AUC</w:t>
            </w:r>
            <w:r w:rsidRPr="00AF5717">
              <w:rPr>
                <w:sz w:val="24"/>
                <w:vertAlign w:val="subscript"/>
              </w:rPr>
              <w:t>tau</w:t>
            </w:r>
            <w:r w:rsidRPr="00AF5717">
              <w:rPr>
                <w:sz w:val="24"/>
              </w:rPr>
              <w:t>.</w:t>
            </w:r>
          </w:p>
        </w:tc>
      </w:tr>
    </w:tbl>
    <w:p w14:paraId="274383E7" w14:textId="77777777" w:rsidR="00FF6DC3" w:rsidRPr="00AF5717" w:rsidRDefault="00FF6DC3" w:rsidP="00FF6DC3">
      <w:pPr>
        <w:pStyle w:val="Paragraph"/>
      </w:pPr>
    </w:p>
    <w:p w14:paraId="6427EF36" w14:textId="77777777" w:rsidR="00FF6DC3" w:rsidRPr="00AF5717" w:rsidRDefault="00E27C57" w:rsidP="00FF6DC3">
      <w:pPr>
        <w:pStyle w:val="Paragraph"/>
      </w:pPr>
      <w:r w:rsidRPr="00AF5717">
        <w:lastRenderedPageBreak/>
        <w:t>The following diagnostic parameters will also be reported in a data listing, but will not be summarized:</w:t>
      </w:r>
    </w:p>
    <w:tbl>
      <w:tblPr>
        <w:tblStyle w:val="TableGrid"/>
        <w:tblW w:w="0" w:type="auto"/>
        <w:tblLook w:val="04A0" w:firstRow="1" w:lastRow="0" w:firstColumn="1" w:lastColumn="0" w:noHBand="0" w:noVBand="1"/>
      </w:tblPr>
      <w:tblGrid>
        <w:gridCol w:w="2335"/>
        <w:gridCol w:w="7634"/>
      </w:tblGrid>
      <w:tr w:rsidR="008F5115" w14:paraId="6BE33006" w14:textId="77777777">
        <w:trPr>
          <w:cantSplit/>
        </w:trPr>
        <w:tc>
          <w:tcPr>
            <w:tcW w:w="2335" w:type="dxa"/>
          </w:tcPr>
          <w:p w14:paraId="6B10D098" w14:textId="77777777" w:rsidR="00FF6DC3" w:rsidRPr="00AF5717" w:rsidRDefault="00E27C57">
            <w:pPr>
              <w:pStyle w:val="TableText"/>
              <w:rPr>
                <w:sz w:val="24"/>
              </w:rPr>
            </w:pPr>
            <w:r w:rsidRPr="00AF5717">
              <w:rPr>
                <w:sz w:val="24"/>
              </w:rPr>
              <w:t>Rsq,adj</w:t>
            </w:r>
          </w:p>
        </w:tc>
        <w:tc>
          <w:tcPr>
            <w:tcW w:w="7634" w:type="dxa"/>
          </w:tcPr>
          <w:p w14:paraId="7F1F3939" w14:textId="4F6238B9" w:rsidR="00FF6DC3" w:rsidRPr="00AF5717" w:rsidRDefault="00E27C57">
            <w:pPr>
              <w:pStyle w:val="TableText"/>
              <w:rPr>
                <w:sz w:val="24"/>
              </w:rPr>
            </w:pPr>
            <w:r w:rsidRPr="00AF5717">
              <w:rPr>
                <w:sz w:val="24"/>
              </w:rPr>
              <w:t xml:space="preserve">Adjusted coefficient of determination for calculation of </w:t>
            </w:r>
            <w:r w:rsidR="00A35E36" w:rsidRPr="00AF5717">
              <w:rPr>
                <w:rFonts w:ascii="Segoe UI" w:hAnsi="Segoe UI" w:cs="Segoe UI"/>
                <w:sz w:val="24"/>
              </w:rPr>
              <w:t>λ</w:t>
            </w:r>
            <w:r w:rsidR="00A35E36" w:rsidRPr="00AF5717">
              <w:rPr>
                <w:sz w:val="24"/>
                <w:vertAlign w:val="subscript"/>
              </w:rPr>
              <w:t>z</w:t>
            </w:r>
            <w:r w:rsidRPr="00AF5717">
              <w:rPr>
                <w:sz w:val="24"/>
              </w:rPr>
              <w:t xml:space="preserve">. If Rsq,adj is &lt; 0.800, then </w:t>
            </w:r>
            <w:r w:rsidR="00A35E36" w:rsidRPr="00AF5717">
              <w:rPr>
                <w:rFonts w:ascii="Segoe UI" w:hAnsi="Segoe UI" w:cs="Segoe UI"/>
                <w:sz w:val="24"/>
              </w:rPr>
              <w:t>λ</w:t>
            </w:r>
            <w:r w:rsidR="00A35E36" w:rsidRPr="00AF5717">
              <w:rPr>
                <w:sz w:val="24"/>
                <w:vertAlign w:val="subscript"/>
              </w:rPr>
              <w:t>z</w:t>
            </w:r>
            <w:r w:rsidR="00A35E36" w:rsidRPr="00AF5717">
              <w:rPr>
                <w:sz w:val="24"/>
              </w:rPr>
              <w:t xml:space="preserve"> </w:t>
            </w:r>
            <w:r w:rsidRPr="00AF5717">
              <w:rPr>
                <w:sz w:val="24"/>
              </w:rPr>
              <w:t>and associated parameters t</w:t>
            </w:r>
            <w:r w:rsidRPr="00AF5717">
              <w:rPr>
                <w:sz w:val="24"/>
                <w:vertAlign w:val="subscript"/>
              </w:rPr>
              <w:t>1/2</w:t>
            </w:r>
            <w:r w:rsidRPr="00AF5717">
              <w:rPr>
                <w:sz w:val="24"/>
              </w:rPr>
              <w:t>, AUC</w:t>
            </w:r>
            <w:r w:rsidRPr="00AF5717">
              <w:rPr>
                <w:sz w:val="24"/>
                <w:vertAlign w:val="subscript"/>
              </w:rPr>
              <w:t>inf</w:t>
            </w:r>
            <w:r w:rsidRPr="00AF5717">
              <w:rPr>
                <w:sz w:val="24"/>
              </w:rPr>
              <w:t xml:space="preserve">, CL, </w:t>
            </w:r>
            <w:r w:rsidR="00250C81" w:rsidRPr="00AF5717">
              <w:rPr>
                <w:sz w:val="24"/>
              </w:rPr>
              <w:t>V</w:t>
            </w:r>
            <w:r w:rsidR="00250C81" w:rsidRPr="00AF5717">
              <w:rPr>
                <w:sz w:val="24"/>
                <w:vertAlign w:val="subscript"/>
              </w:rPr>
              <w:t>z</w:t>
            </w:r>
            <w:r w:rsidR="00250C81" w:rsidRPr="00AF5717">
              <w:rPr>
                <w:sz w:val="24"/>
              </w:rPr>
              <w:t>, and V</w:t>
            </w:r>
            <w:r w:rsidR="00250C81" w:rsidRPr="00AF5717">
              <w:rPr>
                <w:sz w:val="24"/>
                <w:vertAlign w:val="subscript"/>
              </w:rPr>
              <w:t>ss</w:t>
            </w:r>
            <w:r w:rsidR="00250C81" w:rsidRPr="00AF5717">
              <w:rPr>
                <w:sz w:val="24"/>
              </w:rPr>
              <w:t xml:space="preserve"> </w:t>
            </w:r>
            <w:r w:rsidRPr="00AF5717">
              <w:rPr>
                <w:sz w:val="24"/>
              </w:rPr>
              <w:t>will be listed but excluded from summary and inferential statistics.</w:t>
            </w:r>
          </w:p>
        </w:tc>
      </w:tr>
      <w:tr w:rsidR="008F5115" w14:paraId="47AD61ED" w14:textId="77777777">
        <w:trPr>
          <w:cantSplit/>
        </w:trPr>
        <w:tc>
          <w:tcPr>
            <w:tcW w:w="2335" w:type="dxa"/>
          </w:tcPr>
          <w:p w14:paraId="05B63AD0" w14:textId="1949D5F0" w:rsidR="00FF6DC3" w:rsidRPr="00AF5717" w:rsidRDefault="00E27C57">
            <w:pPr>
              <w:pStyle w:val="TableText"/>
              <w:rPr>
                <w:sz w:val="24"/>
              </w:rPr>
            </w:pPr>
            <w:r w:rsidRPr="00AF5717">
              <w:rPr>
                <w:rFonts w:ascii="Segoe UI" w:hAnsi="Segoe UI" w:cs="Segoe UI"/>
                <w:sz w:val="24"/>
              </w:rPr>
              <w:t>λ</w:t>
            </w:r>
            <w:r w:rsidRPr="00AF5717">
              <w:rPr>
                <w:sz w:val="24"/>
                <w:vertAlign w:val="subscript"/>
              </w:rPr>
              <w:t xml:space="preserve">z </w:t>
            </w:r>
            <w:r w:rsidRPr="00AF5717">
              <w:rPr>
                <w:sz w:val="20"/>
                <w:szCs w:val="20"/>
                <w:vertAlign w:val="subscript"/>
              </w:rPr>
              <w:t>lower</w:t>
            </w:r>
          </w:p>
        </w:tc>
        <w:tc>
          <w:tcPr>
            <w:tcW w:w="7634" w:type="dxa"/>
          </w:tcPr>
          <w:p w14:paraId="3AFAEEF1" w14:textId="22F99845" w:rsidR="00FF6DC3" w:rsidRPr="00AF5717" w:rsidRDefault="00E27C57">
            <w:pPr>
              <w:pStyle w:val="TableText"/>
              <w:rPr>
                <w:sz w:val="24"/>
              </w:rPr>
            </w:pPr>
            <w:r w:rsidRPr="00AF5717">
              <w:rPr>
                <w:sz w:val="24"/>
              </w:rPr>
              <w:t xml:space="preserve">Starting timepoint of the log-linear regression to determine </w:t>
            </w:r>
            <w:r w:rsidR="00A35E36" w:rsidRPr="00AF5717">
              <w:rPr>
                <w:rFonts w:ascii="Segoe UI" w:hAnsi="Segoe UI" w:cs="Segoe UI"/>
                <w:sz w:val="24"/>
              </w:rPr>
              <w:t>λ</w:t>
            </w:r>
            <w:r w:rsidR="00A35E36" w:rsidRPr="00AF5717">
              <w:rPr>
                <w:sz w:val="24"/>
                <w:vertAlign w:val="subscript"/>
              </w:rPr>
              <w:t xml:space="preserve">z </w:t>
            </w:r>
            <w:r w:rsidRPr="00AF5717">
              <w:rPr>
                <w:sz w:val="24"/>
              </w:rPr>
              <w:t>(</w:t>
            </w:r>
            <w:r w:rsidR="00250C81" w:rsidRPr="00AF5717">
              <w:rPr>
                <w:sz w:val="24"/>
              </w:rPr>
              <w:t>day</w:t>
            </w:r>
            <w:r w:rsidRPr="00AF5717">
              <w:rPr>
                <w:sz w:val="24"/>
              </w:rPr>
              <w:t>).</w:t>
            </w:r>
          </w:p>
        </w:tc>
      </w:tr>
      <w:tr w:rsidR="008F5115" w14:paraId="1AD68F88" w14:textId="77777777">
        <w:trPr>
          <w:cantSplit/>
        </w:trPr>
        <w:tc>
          <w:tcPr>
            <w:tcW w:w="2335" w:type="dxa"/>
          </w:tcPr>
          <w:p w14:paraId="61929AC9" w14:textId="22449CFC" w:rsidR="00FF6DC3" w:rsidRPr="00AF5717" w:rsidRDefault="00E27C57">
            <w:pPr>
              <w:pStyle w:val="TableText"/>
              <w:rPr>
                <w:sz w:val="24"/>
              </w:rPr>
            </w:pPr>
            <w:r w:rsidRPr="00AF5717">
              <w:rPr>
                <w:rFonts w:ascii="Segoe UI" w:hAnsi="Segoe UI" w:cs="Segoe UI"/>
                <w:sz w:val="24"/>
              </w:rPr>
              <w:t>λ</w:t>
            </w:r>
            <w:r w:rsidRPr="00AF5717">
              <w:rPr>
                <w:sz w:val="24"/>
                <w:vertAlign w:val="subscript"/>
              </w:rPr>
              <w:t xml:space="preserve">z </w:t>
            </w:r>
            <w:r w:rsidRPr="00AF5717">
              <w:rPr>
                <w:sz w:val="20"/>
                <w:szCs w:val="20"/>
                <w:vertAlign w:val="subscript"/>
              </w:rPr>
              <w:t>upper</w:t>
            </w:r>
          </w:p>
        </w:tc>
        <w:tc>
          <w:tcPr>
            <w:tcW w:w="7634" w:type="dxa"/>
          </w:tcPr>
          <w:p w14:paraId="5048FB1E" w14:textId="7E88A3A8" w:rsidR="00FF6DC3" w:rsidRPr="00AF5717" w:rsidRDefault="00E27C57">
            <w:pPr>
              <w:pStyle w:val="TableText"/>
              <w:rPr>
                <w:sz w:val="24"/>
              </w:rPr>
            </w:pPr>
            <w:r w:rsidRPr="00AF5717">
              <w:rPr>
                <w:sz w:val="24"/>
              </w:rPr>
              <w:t xml:space="preserve">Ending timepoint of the log-linear regression to determine </w:t>
            </w:r>
            <w:r w:rsidR="00A35E36" w:rsidRPr="00AF5717">
              <w:rPr>
                <w:rFonts w:ascii="Segoe UI" w:hAnsi="Segoe UI" w:cs="Segoe UI"/>
                <w:sz w:val="24"/>
              </w:rPr>
              <w:t>λ</w:t>
            </w:r>
            <w:r w:rsidR="00A35E36" w:rsidRPr="00AF5717">
              <w:rPr>
                <w:sz w:val="24"/>
                <w:vertAlign w:val="subscript"/>
              </w:rPr>
              <w:t xml:space="preserve">z </w:t>
            </w:r>
            <w:r w:rsidR="00A35E36" w:rsidRPr="00AF5717">
              <w:rPr>
                <w:sz w:val="24"/>
              </w:rPr>
              <w:t>(</w:t>
            </w:r>
            <w:r w:rsidR="00250C81" w:rsidRPr="00AF5717">
              <w:rPr>
                <w:sz w:val="24"/>
              </w:rPr>
              <w:t>day</w:t>
            </w:r>
            <w:r w:rsidR="00A35E36" w:rsidRPr="00AF5717">
              <w:rPr>
                <w:sz w:val="24"/>
              </w:rPr>
              <w:t>).</w:t>
            </w:r>
          </w:p>
        </w:tc>
      </w:tr>
      <w:tr w:rsidR="008F5115" w14:paraId="0A311F62" w14:textId="77777777">
        <w:trPr>
          <w:cantSplit/>
        </w:trPr>
        <w:tc>
          <w:tcPr>
            <w:tcW w:w="2335" w:type="dxa"/>
          </w:tcPr>
          <w:p w14:paraId="344D21E2" w14:textId="77777777" w:rsidR="00FF6DC3" w:rsidRPr="00AF5717" w:rsidRDefault="00E27C57">
            <w:pPr>
              <w:pStyle w:val="TableText"/>
              <w:rPr>
                <w:sz w:val="24"/>
              </w:rPr>
            </w:pPr>
            <w:r w:rsidRPr="00AF5717">
              <w:rPr>
                <w:sz w:val="24"/>
              </w:rPr>
              <w:t>%AUCex</w:t>
            </w:r>
          </w:p>
        </w:tc>
        <w:tc>
          <w:tcPr>
            <w:tcW w:w="7634" w:type="dxa"/>
          </w:tcPr>
          <w:p w14:paraId="0E19ADE7" w14:textId="4BD0E0D4" w:rsidR="00FF6DC3" w:rsidRPr="00AF5717" w:rsidRDefault="00E27C57">
            <w:pPr>
              <w:pStyle w:val="TableText"/>
              <w:rPr>
                <w:sz w:val="24"/>
              </w:rPr>
            </w:pPr>
            <w:r w:rsidRPr="00AF5717">
              <w:rPr>
                <w:sz w:val="24"/>
              </w:rPr>
              <w:t>Percentage of AUC</w:t>
            </w:r>
            <w:r w:rsidRPr="00AF5717">
              <w:rPr>
                <w:sz w:val="24"/>
                <w:vertAlign w:val="subscript"/>
              </w:rPr>
              <w:t>inf</w:t>
            </w:r>
            <w:r w:rsidRPr="00AF5717">
              <w:rPr>
                <w:sz w:val="24"/>
              </w:rPr>
              <w:t xml:space="preserve"> obtained by extrapolation (%), calculated as [(C</w:t>
            </w:r>
            <w:r w:rsidRPr="00AF5717">
              <w:rPr>
                <w:sz w:val="24"/>
                <w:vertAlign w:val="subscript"/>
              </w:rPr>
              <w:t>last</w:t>
            </w:r>
            <w:r w:rsidRPr="00AF5717">
              <w:rPr>
                <w:sz w:val="24"/>
              </w:rPr>
              <w:t>/</w:t>
            </w:r>
            <w:r w:rsidR="00A35E36" w:rsidRPr="00AF5717">
              <w:rPr>
                <w:rFonts w:ascii="Segoe UI" w:hAnsi="Segoe UI" w:cs="Segoe UI"/>
                <w:sz w:val="24"/>
              </w:rPr>
              <w:t>λ</w:t>
            </w:r>
            <w:r w:rsidR="00A35E36" w:rsidRPr="00AF5717">
              <w:rPr>
                <w:sz w:val="24"/>
                <w:vertAlign w:val="subscript"/>
              </w:rPr>
              <w:t>z</w:t>
            </w:r>
            <w:r w:rsidRPr="00AF5717">
              <w:rPr>
                <w:sz w:val="24"/>
              </w:rPr>
              <w:t>)/AUC</w:t>
            </w:r>
            <w:r w:rsidRPr="00AF5717">
              <w:rPr>
                <w:sz w:val="24"/>
                <w:vertAlign w:val="subscript"/>
              </w:rPr>
              <w:t>inf</w:t>
            </w:r>
            <w:r w:rsidRPr="00AF5717">
              <w:rPr>
                <w:sz w:val="24"/>
              </w:rPr>
              <w:t>*100] (Cycle 1 only). If %AUCex is &gt; 20.0%, then AUC</w:t>
            </w:r>
            <w:r w:rsidRPr="00AF5717">
              <w:rPr>
                <w:sz w:val="24"/>
                <w:vertAlign w:val="subscript"/>
              </w:rPr>
              <w:t>inf</w:t>
            </w:r>
            <w:r w:rsidRPr="00AF5717">
              <w:rPr>
                <w:sz w:val="24"/>
              </w:rPr>
              <w:t xml:space="preserve"> and associated parameters CL</w:t>
            </w:r>
            <w:r w:rsidR="00250C81" w:rsidRPr="00AF5717">
              <w:rPr>
                <w:sz w:val="24"/>
              </w:rPr>
              <w:t>, V</w:t>
            </w:r>
            <w:r w:rsidR="00250C81" w:rsidRPr="00AF5717">
              <w:rPr>
                <w:sz w:val="24"/>
                <w:vertAlign w:val="subscript"/>
              </w:rPr>
              <w:t>z</w:t>
            </w:r>
            <w:r w:rsidR="00250C81" w:rsidRPr="00AF5717">
              <w:rPr>
                <w:sz w:val="24"/>
              </w:rPr>
              <w:t>, and V</w:t>
            </w:r>
            <w:r w:rsidR="00250C81" w:rsidRPr="00AF5717">
              <w:rPr>
                <w:sz w:val="24"/>
                <w:vertAlign w:val="subscript"/>
              </w:rPr>
              <w:t>ss</w:t>
            </w:r>
            <w:r w:rsidR="00250C81" w:rsidRPr="00AF5717">
              <w:rPr>
                <w:sz w:val="24"/>
              </w:rPr>
              <w:t xml:space="preserve"> </w:t>
            </w:r>
            <w:r w:rsidRPr="00AF5717">
              <w:rPr>
                <w:sz w:val="24"/>
              </w:rPr>
              <w:t xml:space="preserve">will be listed but excluded from summary and inferential statistics. </w:t>
            </w:r>
          </w:p>
        </w:tc>
      </w:tr>
    </w:tbl>
    <w:p w14:paraId="198DA960" w14:textId="77777777" w:rsidR="00FF6DC3" w:rsidRPr="00AF5717" w:rsidRDefault="00FF6DC3" w:rsidP="00FF6DC3">
      <w:pPr>
        <w:pStyle w:val="Paragraph"/>
      </w:pPr>
    </w:p>
    <w:p w14:paraId="6AA7993F" w14:textId="77777777" w:rsidR="00FF6DC3" w:rsidRPr="00AF5717" w:rsidRDefault="00E27C57" w:rsidP="00FF6DC3">
      <w:pPr>
        <w:pStyle w:val="Paragraph"/>
      </w:pPr>
      <w:r w:rsidRPr="00AF5717">
        <w:t>No dose adjustment needs to be made for any molecular conversions between administered drug product and analyte measured when calculating PK parameters requiring dose.</w:t>
      </w:r>
    </w:p>
    <w:p w14:paraId="3AAEE9C4" w14:textId="0FD0757D" w:rsidR="00FF6DC3" w:rsidRPr="00AF5717" w:rsidRDefault="00E27C57" w:rsidP="00FF6DC3">
      <w:pPr>
        <w:pStyle w:val="Paragraph"/>
      </w:pPr>
      <w:r w:rsidRPr="00AF5717">
        <w:t xml:space="preserve">Serum PK parameters of BNT317 will be summarized by </w:t>
      </w:r>
      <w:ins w:id="2193" w:author="Levasseur, Laurence" w:date="2026-06-10T10:55:00Z">
        <w:del w:id="2194" w:author="Marmol, Dominika Klaudia" w:date="2026-06-11T08:58:00Z">
          <w:r w:rsidR="001A365A">
            <w:delText>study</w:delText>
          </w:r>
        </w:del>
      </w:ins>
      <w:ins w:id="2195" w:author="Marmol, Dominika Klaudia" w:date="2026-06-11T08:58:00Z">
        <w:r w:rsidR="001C09E8">
          <w:t>trial</w:t>
        </w:r>
      </w:ins>
      <w:ins w:id="2196" w:author="Levasseur, Laurence" w:date="2026-06-10T10:55:00Z">
        <w:r w:rsidR="001A365A">
          <w:t xml:space="preserve"> part, </w:t>
        </w:r>
      </w:ins>
      <w:ins w:id="2197" w:author="Marmol, Dominika Klaudia" w:date="2026-06-11T10:04:00Z">
        <w:r w:rsidR="00B958DD">
          <w:rPr>
            <w:rFonts w:cs="Arial"/>
          </w:rPr>
          <w:t>dose</w:t>
        </w:r>
        <w:r w:rsidR="00B958DD" w:rsidRPr="00AF5717">
          <w:rPr>
            <w:rFonts w:cs="Arial"/>
          </w:rPr>
          <w:t xml:space="preserve"> </w:t>
        </w:r>
      </w:ins>
      <w:del w:id="2198" w:author="Marmol, Dominika Klaudia" w:date="2026-06-11T10:04:00Z">
        <w:r w:rsidR="00766B58" w:rsidRPr="00AF5717">
          <w:delText xml:space="preserve">treatment </w:delText>
        </w:r>
      </w:del>
      <w:r w:rsidR="00766B58" w:rsidRPr="00AF5717">
        <w:t>group</w:t>
      </w:r>
      <w:r w:rsidRPr="00AF5717">
        <w:t>, and cycle using descriptive statistics including N, n, mean, SD, CV%, median, minimum, maximum, geometric mean, and geometric CV%. However, only N, n, median, minimum, and maximum will be calculated for T</w:t>
      </w:r>
      <w:r w:rsidRPr="00AF5717">
        <w:rPr>
          <w:vertAlign w:val="subscript"/>
        </w:rPr>
        <w:t>max</w:t>
      </w:r>
      <w:r w:rsidRPr="00AF5717">
        <w:t>. If n for a summary level is ≥ 3, all descriptive statistics will be presented; if n = 2, minimum and maximum will be presented and all other descriptive statistics will be reported as ND; if n = 1, the single available value will be presented for minimum and maximum, and all other descriptive statistics will be reported as ND. A listing of individual PK parameters will be provided</w:t>
      </w:r>
      <w:ins w:id="2199" w:author="Levasseur, Laurence" w:date="2026-06-10T10:56:00Z">
        <w:r w:rsidR="001A365A">
          <w:t xml:space="preserve"> for each </w:t>
        </w:r>
        <w:del w:id="2200" w:author="Marmol, Dominika Klaudia" w:date="2026-06-11T08:58:00Z">
          <w:r w:rsidR="001A365A">
            <w:delText>study</w:delText>
          </w:r>
        </w:del>
      </w:ins>
      <w:ins w:id="2201" w:author="Marmol, Dominika Klaudia" w:date="2026-06-11T08:58:00Z">
        <w:r w:rsidR="001C09E8">
          <w:t>trial</w:t>
        </w:r>
      </w:ins>
      <w:ins w:id="2202" w:author="Levasseur, Laurence" w:date="2026-06-10T10:56:00Z">
        <w:r w:rsidR="001A365A">
          <w:t xml:space="preserve"> part</w:t>
        </w:r>
      </w:ins>
      <w:r w:rsidRPr="00AF5717">
        <w:t xml:space="preserve">. </w:t>
      </w:r>
    </w:p>
    <w:p w14:paraId="634AE2E9" w14:textId="77777777" w:rsidR="00FF6DC3" w:rsidRPr="00AF5717" w:rsidRDefault="00E27C57" w:rsidP="00FF6DC3">
      <w:pPr>
        <w:pStyle w:val="Paragraph"/>
      </w:pPr>
      <w:r w:rsidRPr="00AF5717">
        <w:t>Derived PK parameters will be rounded for reporting purposes in data listings; however, the unrounded PK parameters will be considered the source data for the calculation of descriptive statistics and statistical analyses. For reporting of most derived PK parameters, 3 significant digits will be used as the standard rounding procedure, with the following exceptions:</w:t>
      </w:r>
    </w:p>
    <w:p w14:paraId="4AEFF543" w14:textId="73B23333" w:rsidR="00FF6DC3" w:rsidRPr="00AF5717" w:rsidRDefault="00E27C57" w:rsidP="00B26A93">
      <w:pPr>
        <w:pStyle w:val="Paragraph"/>
        <w:numPr>
          <w:ilvl w:val="0"/>
          <w:numId w:val="47"/>
        </w:numPr>
      </w:pPr>
      <w:r w:rsidRPr="00AF5717">
        <w:t>Parameters directly derived from source data (e</w:t>
      </w:r>
      <w:r w:rsidR="00EB3348" w:rsidRPr="00AF5717">
        <w:t>.</w:t>
      </w:r>
      <w:r w:rsidRPr="00AF5717">
        <w:t>g</w:t>
      </w:r>
      <w:r w:rsidR="00EB3348" w:rsidRPr="00AF5717">
        <w:t>.</w:t>
      </w:r>
      <w:r w:rsidRPr="00AF5717">
        <w:t>, C</w:t>
      </w:r>
      <w:r w:rsidRPr="00AF5717">
        <w:rPr>
          <w:vertAlign w:val="subscript"/>
        </w:rPr>
        <w:t>max</w:t>
      </w:r>
      <w:r w:rsidRPr="00AF5717">
        <w:t>) will be reported and analyzed with the same precision as the source data provided by the bio-analytical laboratory.</w:t>
      </w:r>
    </w:p>
    <w:p w14:paraId="72A0E567" w14:textId="0EA1B53B" w:rsidR="00FF6DC3" w:rsidRPr="00AF5717" w:rsidRDefault="00E27C57" w:rsidP="00B26A93">
      <w:pPr>
        <w:pStyle w:val="Paragraph"/>
        <w:numPr>
          <w:ilvl w:val="0"/>
          <w:numId w:val="47"/>
        </w:numPr>
      </w:pPr>
      <w:r w:rsidRPr="00AF5717">
        <w:t>Parameters derived from actual elapsed sample collection times (e</w:t>
      </w:r>
      <w:r w:rsidR="00EB3348" w:rsidRPr="00AF5717">
        <w:t>.</w:t>
      </w:r>
      <w:r w:rsidRPr="00AF5717">
        <w:t>g</w:t>
      </w:r>
      <w:r w:rsidR="00EB3348" w:rsidRPr="00AF5717">
        <w:t>.</w:t>
      </w:r>
      <w:r w:rsidRPr="00AF5717">
        <w:t>, T</w:t>
      </w:r>
      <w:r w:rsidRPr="00AF5717">
        <w:rPr>
          <w:vertAlign w:val="subscript"/>
        </w:rPr>
        <w:t>max</w:t>
      </w:r>
      <w:r w:rsidRPr="00AF5717">
        <w:t xml:space="preserve">) will be reported with 2 decimal places. </w:t>
      </w:r>
    </w:p>
    <w:p w14:paraId="218D86FF" w14:textId="77777777" w:rsidR="00FF6DC3" w:rsidRPr="00AF5717" w:rsidRDefault="00E27C57" w:rsidP="00FF6DC3">
      <w:pPr>
        <w:pStyle w:val="Paragraph"/>
      </w:pPr>
      <w:r w:rsidRPr="00AF5717">
        <w:t>For presentation of summary statistics, the mean, SD, median, and geometric mean will be presented with 1 more decimal precision as the reported rounded data and the minimum and maximum values will match the reported rounded data. Additionally, CV% and geometric CV% will be presented to 1 decimal place.</w:t>
      </w:r>
    </w:p>
    <w:p w14:paraId="47D932A2" w14:textId="3F844C6E" w:rsidR="00FF6DC3" w:rsidRPr="00AF5717" w:rsidRDefault="00E27C57" w:rsidP="00FF6DC3">
      <w:pPr>
        <w:pStyle w:val="Paragraph"/>
      </w:pPr>
      <w:r w:rsidRPr="00AF5717">
        <w:t>Dose proportionality of PK parameters AUC</w:t>
      </w:r>
      <w:r w:rsidRPr="00AF5717">
        <w:rPr>
          <w:vertAlign w:val="subscript"/>
        </w:rPr>
        <w:t>last</w:t>
      </w:r>
      <w:r w:rsidRPr="00AF5717">
        <w:t xml:space="preserve"> and AUC</w:t>
      </w:r>
      <w:r w:rsidRPr="00AF5717">
        <w:rPr>
          <w:vertAlign w:val="subscript"/>
        </w:rPr>
        <w:t>tau</w:t>
      </w:r>
      <w:r w:rsidRPr="00AF5717">
        <w:t xml:space="preserve"> over the administered dose range will be assessed graphically for Cycle 1 and Cycle 3 </w:t>
      </w:r>
      <w:ins w:id="2203" w:author="Levasseur, Laurence" w:date="2026-06-10T10:58:00Z">
        <w:r w:rsidR="005247F0">
          <w:t xml:space="preserve">in Part A </w:t>
        </w:r>
      </w:ins>
      <w:r w:rsidRPr="00AF5717">
        <w:t xml:space="preserve">by plotting individual and </w:t>
      </w:r>
      <w:r w:rsidRPr="00AF5717">
        <w:lastRenderedPageBreak/>
        <w:t xml:space="preserve">geometric mean PK parameters versus dose on a log-log scale. Dose proportionality will also be statistically evaluated for Cycle 1 and Cycle 3 </w:t>
      </w:r>
      <w:ins w:id="2204" w:author="Levasseur, Laurence" w:date="2026-06-10T10:59:00Z">
        <w:r w:rsidR="005247F0">
          <w:t xml:space="preserve">in Part A </w:t>
        </w:r>
      </w:ins>
      <w:r w:rsidRPr="00AF5717">
        <w:t xml:space="preserve">as an exploratory analysis using the power model approach, using the following model: </w:t>
      </w:r>
      <m:oMath>
        <m:func>
          <m:funcPr>
            <m:ctrlPr>
              <w:rPr>
                <w:rFonts w:ascii="Cambria Math" w:hAnsi="Cambria Math" w:cs="Arial"/>
                <w:bCs/>
                <w:noProof/>
                <w:snapToGrid w:val="0"/>
                <w:lang w:eastAsia="en-GB" w:bidi="en-US"/>
              </w:rPr>
            </m:ctrlPr>
          </m:funcPr>
          <m:fName>
            <m:r>
              <m:rPr>
                <m:sty m:val="p"/>
              </m:rPr>
              <w:rPr>
                <w:rFonts w:ascii="Cambria Math" w:hAnsi="Cambria Math" w:cs="Arial"/>
                <w:noProof/>
                <w:snapToGrid w:val="0"/>
                <w:lang w:eastAsia="en-GB" w:bidi="en-US"/>
              </w:rPr>
              <m:t>ln</m:t>
            </m:r>
          </m:fName>
          <m:e>
            <m:d>
              <m:dPr>
                <m:ctrlPr>
                  <w:rPr>
                    <w:rFonts w:ascii="Cambria Math" w:hAnsi="Cambria Math" w:cs="Arial"/>
                    <w:bCs/>
                    <w:noProof/>
                    <w:snapToGrid w:val="0"/>
                    <w:lang w:eastAsia="en-GB" w:bidi="en-US"/>
                  </w:rPr>
                </m:ctrlPr>
              </m:dPr>
              <m:e>
                <m:sSub>
                  <m:sSubPr>
                    <m:ctrlPr>
                      <w:rPr>
                        <w:rFonts w:ascii="Cambria Math" w:hAnsi="Cambria Math" w:cs="Arial"/>
                        <w:bCs/>
                        <w:noProof/>
                        <w:snapToGrid w:val="0"/>
                        <w:lang w:eastAsia="en-GB" w:bidi="en-US"/>
                      </w:rPr>
                    </m:ctrlPr>
                  </m:sSubPr>
                  <m:e>
                    <m:r>
                      <w:rPr>
                        <w:rFonts w:ascii="Cambria Math" w:hAnsi="Cambria Math" w:cs="Arial"/>
                        <w:noProof/>
                        <w:snapToGrid w:val="0"/>
                        <w:lang w:eastAsia="en-GB" w:bidi="en-US"/>
                      </w:rPr>
                      <m:t>Y</m:t>
                    </m:r>
                  </m:e>
                  <m:sub>
                    <m:r>
                      <w:rPr>
                        <w:rFonts w:ascii="Cambria Math" w:hAnsi="Cambria Math" w:cs="Arial"/>
                        <w:noProof/>
                        <w:snapToGrid w:val="0"/>
                        <w:lang w:eastAsia="en-GB" w:bidi="en-US"/>
                      </w:rPr>
                      <m:t>i</m:t>
                    </m:r>
                  </m:sub>
                </m:sSub>
              </m:e>
            </m:d>
          </m:e>
        </m:func>
        <m:r>
          <m:rPr>
            <m:sty m:val="p"/>
          </m:rPr>
          <w:rPr>
            <w:rFonts w:ascii="Cambria Math" w:hAnsi="Cambria Math" w:cs="Arial"/>
            <w:noProof/>
            <w:snapToGrid w:val="0"/>
            <w:lang w:eastAsia="en-GB" w:bidi="en-US"/>
          </w:rPr>
          <m:t>=</m:t>
        </m:r>
        <m:sSub>
          <m:sSubPr>
            <m:ctrlPr>
              <w:rPr>
                <w:rFonts w:ascii="Cambria Math" w:hAnsi="Cambria Math" w:cs="Arial"/>
                <w:bCs/>
                <w:noProof/>
                <w:snapToGrid w:val="0"/>
                <w:lang w:eastAsia="en-GB" w:bidi="en-US"/>
              </w:rPr>
            </m:ctrlPr>
          </m:sSubPr>
          <m:e>
            <m:r>
              <w:rPr>
                <w:rFonts w:ascii="Cambria Math" w:hAnsi="Cambria Math" w:cs="Arial"/>
                <w:noProof/>
                <w:snapToGrid w:val="0"/>
                <w:lang w:eastAsia="en-GB" w:bidi="en-US"/>
              </w:rPr>
              <m:t>β</m:t>
            </m:r>
          </m:e>
          <m:sub>
            <m:r>
              <m:rPr>
                <m:sty m:val="p"/>
              </m:rPr>
              <w:rPr>
                <w:rFonts w:ascii="Cambria Math" w:hAnsi="Cambria Math" w:cs="Arial"/>
                <w:noProof/>
                <w:snapToGrid w:val="0"/>
                <w:lang w:eastAsia="en-GB" w:bidi="en-US"/>
              </w:rPr>
              <m:t>0</m:t>
            </m:r>
          </m:sub>
        </m:sSub>
        <m:r>
          <m:rPr>
            <m:sty m:val="p"/>
          </m:rPr>
          <w:rPr>
            <w:rFonts w:ascii="Cambria Math" w:hAnsi="Cambria Math" w:cs="Arial"/>
            <w:noProof/>
            <w:snapToGrid w:val="0"/>
            <w:lang w:eastAsia="en-GB" w:bidi="en-US"/>
          </w:rPr>
          <m:t>+</m:t>
        </m:r>
        <m:sSub>
          <m:sSubPr>
            <m:ctrlPr>
              <w:rPr>
                <w:rFonts w:ascii="Cambria Math" w:hAnsi="Cambria Math" w:cs="Arial"/>
                <w:bCs/>
                <w:noProof/>
                <w:snapToGrid w:val="0"/>
                <w:lang w:eastAsia="en-GB" w:bidi="en-US"/>
              </w:rPr>
            </m:ctrlPr>
          </m:sSubPr>
          <m:e>
            <m:r>
              <w:rPr>
                <w:rFonts w:ascii="Cambria Math" w:hAnsi="Cambria Math" w:cs="Arial"/>
                <w:noProof/>
                <w:snapToGrid w:val="0"/>
                <w:lang w:eastAsia="en-GB" w:bidi="en-US"/>
              </w:rPr>
              <m:t>β</m:t>
            </m:r>
          </m:e>
          <m:sub>
            <m:r>
              <m:rPr>
                <m:sty m:val="p"/>
              </m:rPr>
              <w:rPr>
                <w:rFonts w:ascii="Cambria Math" w:hAnsi="Cambria Math" w:cs="Arial"/>
                <w:noProof/>
                <w:snapToGrid w:val="0"/>
                <w:lang w:eastAsia="en-GB" w:bidi="en-US"/>
              </w:rPr>
              <m:t>1</m:t>
            </m:r>
          </m:sub>
        </m:sSub>
        <m:func>
          <m:funcPr>
            <m:ctrlPr>
              <w:rPr>
                <w:rFonts w:ascii="Cambria Math" w:hAnsi="Cambria Math" w:cs="Arial"/>
                <w:bCs/>
                <w:noProof/>
                <w:snapToGrid w:val="0"/>
                <w:lang w:eastAsia="en-GB" w:bidi="en-US"/>
              </w:rPr>
            </m:ctrlPr>
          </m:funcPr>
          <m:fName>
            <m:r>
              <m:rPr>
                <m:sty m:val="p"/>
              </m:rPr>
              <w:rPr>
                <w:rFonts w:ascii="Cambria Math" w:hAnsi="Cambria Math" w:cs="Arial"/>
                <w:noProof/>
                <w:snapToGrid w:val="0"/>
                <w:lang w:eastAsia="en-GB" w:bidi="en-US"/>
              </w:rPr>
              <m:t>ln</m:t>
            </m:r>
          </m:fName>
          <m:e>
            <m:d>
              <m:dPr>
                <m:ctrlPr>
                  <w:rPr>
                    <w:rFonts w:ascii="Cambria Math" w:hAnsi="Cambria Math" w:cs="Arial"/>
                    <w:bCs/>
                    <w:noProof/>
                    <w:snapToGrid w:val="0"/>
                    <w:lang w:eastAsia="en-GB" w:bidi="en-US"/>
                  </w:rPr>
                </m:ctrlPr>
              </m:dPr>
              <m:e>
                <m:sSub>
                  <m:sSubPr>
                    <m:ctrlPr>
                      <w:rPr>
                        <w:rFonts w:ascii="Cambria Math" w:hAnsi="Cambria Math" w:cs="Arial"/>
                        <w:bCs/>
                        <w:noProof/>
                        <w:snapToGrid w:val="0"/>
                        <w:lang w:eastAsia="en-GB" w:bidi="en-US"/>
                      </w:rPr>
                    </m:ctrlPr>
                  </m:sSubPr>
                  <m:e>
                    <m:r>
                      <w:rPr>
                        <w:rFonts w:ascii="Cambria Math" w:hAnsi="Cambria Math" w:cs="Arial"/>
                        <w:noProof/>
                        <w:snapToGrid w:val="0"/>
                        <w:lang w:eastAsia="en-GB" w:bidi="en-US"/>
                      </w:rPr>
                      <m:t>D</m:t>
                    </m:r>
                  </m:e>
                  <m:sub>
                    <m:r>
                      <w:rPr>
                        <w:rFonts w:ascii="Cambria Math" w:hAnsi="Cambria Math" w:cs="Arial"/>
                        <w:noProof/>
                        <w:snapToGrid w:val="0"/>
                        <w:lang w:eastAsia="en-GB" w:bidi="en-US"/>
                      </w:rPr>
                      <m:t>i</m:t>
                    </m:r>
                  </m:sub>
                </m:sSub>
              </m:e>
            </m:d>
            <m:r>
              <m:rPr>
                <m:sty m:val="p"/>
              </m:rPr>
              <w:rPr>
                <w:rFonts w:ascii="Cambria Math" w:hAnsi="Cambria Math" w:cs="Arial"/>
                <w:noProof/>
                <w:snapToGrid w:val="0"/>
                <w:lang w:eastAsia="en-GB" w:bidi="en-US"/>
              </w:rPr>
              <m:t>+</m:t>
            </m:r>
            <m:sSub>
              <m:sSubPr>
                <m:ctrlPr>
                  <w:rPr>
                    <w:rFonts w:ascii="Cambria Math" w:hAnsi="Cambria Math" w:cs="Arial"/>
                    <w:bCs/>
                    <w:noProof/>
                    <w:snapToGrid w:val="0"/>
                    <w:lang w:eastAsia="en-GB" w:bidi="en-US"/>
                  </w:rPr>
                </m:ctrlPr>
              </m:sSubPr>
              <m:e>
                <m:r>
                  <w:rPr>
                    <w:rFonts w:ascii="Cambria Math" w:hAnsi="Cambria Math" w:cs="Arial"/>
                    <w:noProof/>
                    <w:snapToGrid w:val="0"/>
                    <w:lang w:eastAsia="en-GB" w:bidi="en-US"/>
                  </w:rPr>
                  <m:t>ε</m:t>
                </m:r>
              </m:e>
              <m:sub>
                <m:r>
                  <w:rPr>
                    <w:rFonts w:ascii="Cambria Math" w:hAnsi="Cambria Math" w:cs="Arial"/>
                    <w:noProof/>
                    <w:snapToGrid w:val="0"/>
                    <w:lang w:eastAsia="en-GB" w:bidi="en-US"/>
                  </w:rPr>
                  <m:t>i</m:t>
                </m:r>
              </m:sub>
            </m:sSub>
          </m:e>
        </m:func>
      </m:oMath>
      <w:r w:rsidRPr="00AF5717">
        <w:rPr>
          <w:bCs/>
          <w:snapToGrid w:val="0"/>
          <w:lang w:eastAsia="en-GB" w:bidi="en-US"/>
        </w:rPr>
        <w:t xml:space="preserve">, </w:t>
      </w:r>
      <w:r w:rsidRPr="00AF5717">
        <w:t xml:space="preserve">where Yi is the PK parameter for </w:t>
      </w:r>
      <w:r w:rsidR="00430ED7" w:rsidRPr="00AF5717">
        <w:t>participant</w:t>
      </w:r>
      <w:r w:rsidRPr="00AF5717">
        <w:t xml:space="preserve"> i, Di is the dose, εi is the random error, and β0 and β1 are the intercept and the slope of the model, respectively. The intercept β0 and the slope β1 will be estimated with 90% confidence intervals (CI) for each PK parameter. Parameters will be estimated using ordinary least</w:t>
      </w:r>
      <w:r w:rsidRPr="00AF5717">
        <w:noBreakHyphen/>
        <w:t xml:space="preserve">squares approach or equivalent. </w:t>
      </w:r>
      <w:r w:rsidR="00250C81" w:rsidRPr="00AF5717">
        <w:t xml:space="preserve">Dose proportionality will be assessed based on whether the 90% confidence interval for the slope β1 includes 1 or not. </w:t>
      </w:r>
      <w:r w:rsidRPr="00AF5717">
        <w:t xml:space="preserve">A minimum of 3 </w:t>
      </w:r>
      <w:ins w:id="2205" w:author="Marmol, Dominika Klaudia" w:date="2026-06-11T10:04:00Z">
        <w:r w:rsidR="00B958DD">
          <w:rPr>
            <w:rFonts w:cs="Arial"/>
          </w:rPr>
          <w:t>dose</w:t>
        </w:r>
        <w:r w:rsidR="00B958DD" w:rsidRPr="00AF5717">
          <w:rPr>
            <w:rFonts w:cs="Arial"/>
          </w:rPr>
          <w:t xml:space="preserve"> </w:t>
        </w:r>
      </w:ins>
      <w:del w:id="2206" w:author="Marmol, Dominika Klaudia" w:date="2026-06-11T10:04:00Z">
        <w:r w:rsidR="00766B58" w:rsidRPr="00AF5717">
          <w:rPr>
            <w:rFonts w:cs="Arial"/>
          </w:rPr>
          <w:delText xml:space="preserve">treatment </w:delText>
        </w:r>
      </w:del>
      <w:r w:rsidR="00766B58" w:rsidRPr="00AF5717">
        <w:rPr>
          <w:rFonts w:cs="Arial"/>
        </w:rPr>
        <w:t xml:space="preserve">groups </w:t>
      </w:r>
      <w:r w:rsidRPr="00AF5717">
        <w:t xml:space="preserve">will be included in this exploratory analysis. If the duration of the IV infusion is similar for all </w:t>
      </w:r>
      <w:ins w:id="2207" w:author="Marmol, Dominika Klaudia" w:date="2026-06-11T10:04:00Z">
        <w:r w:rsidR="00B958DD">
          <w:rPr>
            <w:rFonts w:cs="Arial"/>
          </w:rPr>
          <w:t>dose</w:t>
        </w:r>
        <w:r w:rsidR="00B958DD" w:rsidRPr="00AF5717">
          <w:rPr>
            <w:rFonts w:cs="Arial"/>
          </w:rPr>
          <w:t xml:space="preserve"> </w:t>
        </w:r>
      </w:ins>
      <w:del w:id="2208" w:author="Marmol, Dominika Klaudia" w:date="2026-06-11T10:04:00Z">
        <w:r w:rsidR="00766B58" w:rsidRPr="00AF5717">
          <w:rPr>
            <w:rFonts w:cs="Arial"/>
          </w:rPr>
          <w:delText xml:space="preserve">treatment </w:delText>
        </w:r>
      </w:del>
      <w:r w:rsidR="00766B58" w:rsidRPr="00AF5717">
        <w:rPr>
          <w:rFonts w:cs="Arial"/>
        </w:rPr>
        <w:t>groups</w:t>
      </w:r>
      <w:r w:rsidRPr="00AF5717">
        <w:t>, C</w:t>
      </w:r>
      <w:r w:rsidRPr="00AF5717">
        <w:rPr>
          <w:vertAlign w:val="subscript"/>
        </w:rPr>
        <w:t>max</w:t>
      </w:r>
      <w:r w:rsidRPr="00AF5717">
        <w:t xml:space="preserve"> will also be included in the </w:t>
      </w:r>
      <w:ins w:id="2209" w:author="Levasseur, Laurence" w:date="2026-06-10T11:00:00Z">
        <w:r w:rsidR="005247F0">
          <w:t xml:space="preserve">graphjcal and statistical </w:t>
        </w:r>
      </w:ins>
      <w:r w:rsidRPr="00AF5717">
        <w:t>dose proportionality assessments.</w:t>
      </w:r>
    </w:p>
    <w:p w14:paraId="08DF4516" w14:textId="2FC07849" w:rsidR="0008557B" w:rsidRPr="00AF5717" w:rsidRDefault="00E27C57" w:rsidP="0008557B">
      <w:pPr>
        <w:pStyle w:val="Heading3"/>
        <w:rPr>
          <w:rFonts w:cs="Arial"/>
        </w:rPr>
      </w:pPr>
      <w:bookmarkStart w:id="2210" w:name="_Ref180322538"/>
      <w:bookmarkStart w:id="2211" w:name="_Ref180323157"/>
      <w:bookmarkStart w:id="2212" w:name="_Toc232068034"/>
      <w:r w:rsidRPr="00AF5717">
        <w:rPr>
          <w:rFonts w:cs="Arial"/>
        </w:rPr>
        <w:t>Pharmacodynamic Analyses</w:t>
      </w:r>
      <w:bookmarkEnd w:id="2210"/>
      <w:bookmarkEnd w:id="2211"/>
      <w:bookmarkEnd w:id="2212"/>
    </w:p>
    <w:p w14:paraId="7EC9EF66" w14:textId="58333815" w:rsidR="00F562D7" w:rsidRDefault="00E27C57" w:rsidP="00191A9F">
      <w:pPr>
        <w:autoSpaceDE w:val="0"/>
        <w:autoSpaceDN w:val="0"/>
        <w:adjustRightInd w:val="0"/>
        <w:spacing w:before="120"/>
        <w:rPr>
          <w:rFonts w:ascii="Arial" w:hAnsi="Arial" w:cs="Arial"/>
          <w:sz w:val="24"/>
          <w:szCs w:val="24"/>
        </w:rPr>
      </w:pPr>
      <w:bookmarkStart w:id="2213" w:name="_Toc146619373"/>
      <w:bookmarkStart w:id="2214" w:name="_Toc146635245"/>
      <w:bookmarkEnd w:id="2213"/>
      <w:bookmarkEnd w:id="2214"/>
      <w:del w:id="2215" w:author="Marmol, Dominika Klaudia" w:date="2026-06-08T09:42:00Z">
        <w:r>
          <w:rPr>
            <w:rFonts w:ascii="Arial" w:hAnsi="Arial" w:cs="Arial"/>
            <w:sz w:val="24"/>
            <w:szCs w:val="24"/>
          </w:rPr>
          <w:delText xml:space="preserve">Not applicable. </w:delText>
        </w:r>
      </w:del>
      <w:r>
        <w:rPr>
          <w:rFonts w:ascii="Arial" w:hAnsi="Arial" w:cs="Arial"/>
          <w:sz w:val="24"/>
          <w:szCs w:val="24"/>
        </w:rPr>
        <w:t xml:space="preserve">Predictive biomarker analysis is further discussed in Section </w:t>
      </w:r>
      <w:r w:rsidR="00E42B7F" w:rsidRPr="00E42B7F">
        <w:rPr>
          <w:rFonts w:ascii="Arial" w:hAnsi="Arial" w:cs="Arial"/>
          <w:color w:val="0000FF"/>
          <w:sz w:val="24"/>
          <w:szCs w:val="24"/>
        </w:rPr>
        <w:fldChar w:fldCharType="begin"/>
      </w:r>
      <w:r w:rsidR="00E42B7F" w:rsidRPr="00E42B7F">
        <w:rPr>
          <w:rFonts w:ascii="Arial" w:hAnsi="Arial" w:cs="Arial"/>
          <w:color w:val="0000FF"/>
          <w:sz w:val="24"/>
          <w:szCs w:val="24"/>
        </w:rPr>
        <w:instrText xml:space="preserve"> REF _Ref231804219 \r \h </w:instrText>
      </w:r>
      <w:r w:rsidR="00E42B7F">
        <w:rPr>
          <w:rFonts w:ascii="Arial" w:hAnsi="Arial" w:cs="Arial"/>
          <w:color w:val="0000FF"/>
          <w:sz w:val="24"/>
          <w:szCs w:val="24"/>
        </w:rPr>
        <w:instrText xml:space="preserve"> \* MERGEFORMAT </w:instrText>
      </w:r>
      <w:r w:rsidR="00E42B7F" w:rsidRPr="00E42B7F">
        <w:rPr>
          <w:rFonts w:ascii="Arial" w:hAnsi="Arial" w:cs="Arial"/>
          <w:color w:val="0000FF"/>
          <w:sz w:val="24"/>
          <w:szCs w:val="24"/>
        </w:rPr>
      </w:r>
      <w:r w:rsidR="00E42B7F" w:rsidRPr="00E42B7F">
        <w:rPr>
          <w:rFonts w:ascii="Arial" w:hAnsi="Arial" w:cs="Arial"/>
          <w:color w:val="0000FF"/>
          <w:sz w:val="24"/>
          <w:szCs w:val="24"/>
        </w:rPr>
        <w:fldChar w:fldCharType="separate"/>
      </w:r>
      <w:r w:rsidR="00E42B7F" w:rsidRPr="00E42B7F">
        <w:rPr>
          <w:rFonts w:ascii="Arial" w:hAnsi="Arial" w:cs="Arial"/>
          <w:color w:val="0000FF"/>
          <w:sz w:val="24"/>
          <w:szCs w:val="24"/>
        </w:rPr>
        <w:t>4.7.5</w:t>
      </w:r>
      <w:r w:rsidR="00E42B7F" w:rsidRPr="00E42B7F">
        <w:rPr>
          <w:rFonts w:ascii="Arial" w:hAnsi="Arial" w:cs="Arial"/>
          <w:color w:val="0000FF"/>
          <w:sz w:val="24"/>
          <w:szCs w:val="24"/>
        </w:rPr>
        <w:fldChar w:fldCharType="end"/>
      </w:r>
      <w:r>
        <w:rPr>
          <w:rFonts w:ascii="Arial" w:hAnsi="Arial" w:cs="Arial"/>
          <w:sz w:val="24"/>
          <w:szCs w:val="24"/>
        </w:rPr>
        <w:t>.</w:t>
      </w:r>
    </w:p>
    <w:p w14:paraId="585B080F" w14:textId="50AC85F8" w:rsidR="0008557B" w:rsidRPr="00AF5717" w:rsidRDefault="00E27C57" w:rsidP="0008557B">
      <w:pPr>
        <w:pStyle w:val="Heading3"/>
        <w:rPr>
          <w:rFonts w:cs="Arial"/>
        </w:rPr>
      </w:pPr>
      <w:bookmarkStart w:id="2216" w:name="_Toc232068035"/>
      <w:r w:rsidRPr="00AF5717">
        <w:rPr>
          <w:rFonts w:cs="Arial"/>
        </w:rPr>
        <w:t>Pharmacogenomic Analyses</w:t>
      </w:r>
      <w:bookmarkEnd w:id="2216"/>
    </w:p>
    <w:p w14:paraId="6B0893CD" w14:textId="0D34E216" w:rsidR="003778E9" w:rsidRPr="00AF5717" w:rsidRDefault="00E27C57" w:rsidP="003778E9">
      <w:pPr>
        <w:pStyle w:val="Paragraph"/>
        <w:rPr>
          <w:rFonts w:cs="Arial"/>
          <w:i/>
          <w:iCs/>
        </w:rPr>
      </w:pPr>
      <w:r w:rsidRPr="00AF5717">
        <w:rPr>
          <w:rStyle w:val="Instructionaltext"/>
          <w:i w:val="0"/>
          <w:iCs w:val="0"/>
          <w:color w:val="auto"/>
          <w:sz w:val="24"/>
        </w:rPr>
        <w:t>Not applicable.</w:t>
      </w:r>
    </w:p>
    <w:p w14:paraId="755B102A" w14:textId="2DA9FCD1" w:rsidR="006405A8" w:rsidRPr="00AF5717" w:rsidRDefault="00E27C57" w:rsidP="00381F5D">
      <w:pPr>
        <w:pStyle w:val="Heading3"/>
        <w:rPr>
          <w:rFonts w:cs="Arial"/>
        </w:rPr>
      </w:pPr>
      <w:bookmarkStart w:id="2217" w:name="_Toc146619375"/>
      <w:bookmarkStart w:id="2218" w:name="_Toc146635247"/>
      <w:bookmarkStart w:id="2219" w:name="_Ref180321021"/>
      <w:bookmarkStart w:id="2220" w:name="_Toc232068036"/>
      <w:bookmarkEnd w:id="2217"/>
      <w:bookmarkEnd w:id="2218"/>
      <w:r w:rsidRPr="00AF5717">
        <w:rPr>
          <w:rFonts w:cs="Arial"/>
        </w:rPr>
        <w:t>Immunogenicity Analyses</w:t>
      </w:r>
      <w:bookmarkEnd w:id="2166"/>
      <w:bookmarkEnd w:id="2219"/>
      <w:bookmarkEnd w:id="2220"/>
    </w:p>
    <w:p w14:paraId="3014171B" w14:textId="22012362" w:rsidR="000A1473" w:rsidRPr="00AF5717" w:rsidRDefault="00E27C57" w:rsidP="00140FA5">
      <w:pPr>
        <w:pStyle w:val="Paragraph"/>
      </w:pPr>
      <w:r w:rsidRPr="00AF5717">
        <w:t xml:space="preserve">Immunogenicity will be </w:t>
      </w:r>
      <w:r w:rsidR="00D0299E" w:rsidRPr="00AF5717">
        <w:t>performed on the immunogenicity analysis set which includes</w:t>
      </w:r>
      <w:r w:rsidR="005F55D1" w:rsidRPr="00AF5717">
        <w:t xml:space="preserve"> trial participants from the FAS who have received at least one dose of IMP, had at least one valid ADA measurements result post-first dose</w:t>
      </w:r>
      <w:r w:rsidR="0064148B" w:rsidRPr="00AF5717">
        <w:t xml:space="preserve">. </w:t>
      </w:r>
      <w:r w:rsidRPr="00AF5717">
        <w:rPr>
          <w:rFonts w:cs="Arial"/>
          <w:color w:val="000000"/>
        </w:rPr>
        <w:t xml:space="preserve">Sample collection time points for ADA analyses are given in </w:t>
      </w:r>
      <w:hyperlink w:anchor="App1" w:history="1">
        <w:r w:rsidR="000A1473" w:rsidRPr="00AF5717">
          <w:rPr>
            <w:rStyle w:val="Hyperlink"/>
            <w:rFonts w:cs="Arial"/>
            <w:b w:val="0"/>
            <w:bCs/>
          </w:rPr>
          <w:t>Appendix 1</w:t>
        </w:r>
      </w:hyperlink>
      <w:r w:rsidRPr="00AF5717">
        <w:rPr>
          <w:rFonts w:cs="Arial"/>
          <w:color w:val="000000"/>
        </w:rPr>
        <w:t>.</w:t>
      </w:r>
    </w:p>
    <w:p w14:paraId="4D28498A" w14:textId="497F58A4" w:rsidR="00140FA5" w:rsidRPr="00AF5717" w:rsidRDefault="00E27C57" w:rsidP="00140FA5">
      <w:pPr>
        <w:pStyle w:val="Paragraph"/>
        <w:rPr>
          <w:rFonts w:cs="Arial"/>
        </w:rPr>
      </w:pPr>
      <w:r w:rsidRPr="00AF5717">
        <w:rPr>
          <w:rFonts w:cs="Arial"/>
        </w:rPr>
        <w:t xml:space="preserve">The definitions specified in </w:t>
      </w:r>
      <w:r w:rsidRPr="007C6D43">
        <w:rPr>
          <w:rFonts w:cs="Arial"/>
          <w:color w:val="0000FF"/>
        </w:rPr>
        <w:fldChar w:fldCharType="begin"/>
      </w:r>
      <w:r w:rsidRPr="007C6D43">
        <w:rPr>
          <w:rFonts w:cs="Arial"/>
          <w:color w:val="0000FF"/>
        </w:rPr>
        <w:instrText xml:space="preserve"> REF _Ref181620521 \h </w:instrText>
      </w:r>
      <w:r w:rsidR="007C6D43">
        <w:rPr>
          <w:rFonts w:cs="Arial"/>
          <w:color w:val="0000FF"/>
        </w:rPr>
        <w:instrText xml:space="preserve"> \* MERGEFORMAT </w:instrText>
      </w:r>
      <w:r w:rsidRPr="007C6D43">
        <w:rPr>
          <w:rFonts w:cs="Arial"/>
          <w:color w:val="0000FF"/>
        </w:rPr>
      </w:r>
      <w:r w:rsidRPr="007C6D43">
        <w:rPr>
          <w:rFonts w:cs="Arial"/>
          <w:color w:val="0000FF"/>
        </w:rPr>
        <w:fldChar w:fldCharType="separate"/>
      </w:r>
      <w:ins w:id="2221" w:author="Marmol, Dominika Klaudia" w:date="2026-06-08T17:30:00Z">
        <w:r w:rsidR="00BA3F5D" w:rsidRPr="00BA3F5D">
          <w:rPr>
            <w:rFonts w:cs="Arial"/>
            <w:color w:val="0000FF"/>
            <w:rPrChange w:id="2222" w:author="Marmol, Dominika Klaudia" w:date="2026-06-08T17:30:00Z">
              <w:rPr>
                <w:rFonts w:cs="Arial"/>
              </w:rPr>
            </w:rPrChange>
          </w:rPr>
          <w:t>Table </w:t>
        </w:r>
        <w:r w:rsidR="00BA3F5D" w:rsidRPr="00BA3F5D">
          <w:rPr>
            <w:rFonts w:cs="Arial"/>
            <w:color w:val="0000FF"/>
            <w:rPrChange w:id="2223" w:author="Marmol, Dominika Klaudia" w:date="2026-06-08T17:30:00Z">
              <w:rPr>
                <w:rFonts w:cs="Arial"/>
                <w:noProof/>
              </w:rPr>
            </w:rPrChange>
          </w:rPr>
          <w:t>6</w:t>
        </w:r>
      </w:ins>
      <w:del w:id="2224" w:author="Marmol, Dominika Klaudia" w:date="2026-06-08T17:30:00Z">
        <w:r w:rsidR="00CA5FDB" w:rsidRPr="00CA5FDB">
          <w:rPr>
            <w:rFonts w:cs="Arial"/>
            <w:color w:val="0000FF"/>
          </w:rPr>
          <w:delText>Table 5</w:delText>
        </w:r>
      </w:del>
      <w:r w:rsidRPr="007C6D43">
        <w:rPr>
          <w:rFonts w:cs="Arial"/>
          <w:color w:val="0000FF"/>
        </w:rPr>
        <w:fldChar w:fldCharType="end"/>
      </w:r>
      <w:r w:rsidRPr="00AF5717">
        <w:rPr>
          <w:rFonts w:cs="Arial"/>
          <w:color w:val="0000FF"/>
        </w:rPr>
        <w:t xml:space="preserve"> </w:t>
      </w:r>
      <w:r w:rsidRPr="00AF5717">
        <w:rPr>
          <w:rFonts w:cs="Arial"/>
        </w:rPr>
        <w:t xml:space="preserve">will be used. </w:t>
      </w:r>
    </w:p>
    <w:p w14:paraId="6002D355" w14:textId="7A1ECBFB" w:rsidR="00140FA5" w:rsidRPr="00AF5717" w:rsidRDefault="00E27C57" w:rsidP="00140FA5">
      <w:pPr>
        <w:pStyle w:val="Caption"/>
        <w:keepNext/>
        <w:rPr>
          <w:rFonts w:ascii="Arial" w:hAnsi="Arial" w:cs="Arial"/>
          <w:sz w:val="24"/>
          <w:szCs w:val="24"/>
        </w:rPr>
      </w:pPr>
      <w:bookmarkStart w:id="2225" w:name="_Ref181620521"/>
      <w:bookmarkStart w:id="2226" w:name="_Toc232068067"/>
      <w:r w:rsidRPr="00AF5717">
        <w:rPr>
          <w:rFonts w:ascii="Arial" w:hAnsi="Arial" w:cs="Arial"/>
          <w:sz w:val="24"/>
          <w:szCs w:val="24"/>
        </w:rPr>
        <w:t>Table</w:t>
      </w:r>
      <w:r w:rsidR="00281AAD">
        <w:rPr>
          <w:rFonts w:ascii="Arial" w:hAnsi="Arial" w:cs="Arial"/>
          <w:sz w:val="24"/>
          <w:szCs w:val="24"/>
        </w:rPr>
        <w:t> </w:t>
      </w:r>
      <w:r w:rsidRPr="00AF5717">
        <w:rPr>
          <w:rFonts w:ascii="Arial" w:hAnsi="Arial" w:cs="Arial"/>
          <w:sz w:val="24"/>
          <w:szCs w:val="24"/>
        </w:rPr>
        <w:fldChar w:fldCharType="begin"/>
      </w:r>
      <w:r w:rsidRPr="00AF5717">
        <w:rPr>
          <w:rFonts w:ascii="Arial" w:hAnsi="Arial" w:cs="Arial"/>
          <w:sz w:val="24"/>
          <w:szCs w:val="24"/>
        </w:rPr>
        <w:instrText xml:space="preserve"> SEQ Table \* ARABIC </w:instrText>
      </w:r>
      <w:r w:rsidRPr="00AF5717">
        <w:rPr>
          <w:rFonts w:ascii="Arial" w:hAnsi="Arial" w:cs="Arial"/>
          <w:sz w:val="24"/>
          <w:szCs w:val="24"/>
        </w:rPr>
        <w:fldChar w:fldCharType="separate"/>
      </w:r>
      <w:ins w:id="2227" w:author="Marmol, Dominika Klaudia" w:date="2026-06-08T16:54:00Z">
        <w:r w:rsidR="00201CA3">
          <w:rPr>
            <w:rFonts w:ascii="Arial" w:hAnsi="Arial" w:cs="Arial"/>
            <w:noProof/>
            <w:sz w:val="24"/>
            <w:szCs w:val="24"/>
          </w:rPr>
          <w:t>6</w:t>
        </w:r>
      </w:ins>
      <w:del w:id="2228" w:author="Marmol, Dominika Klaudia" w:date="2026-06-08T10:13:00Z">
        <w:r w:rsidR="00CA5FDB">
          <w:rPr>
            <w:rFonts w:ascii="Arial" w:hAnsi="Arial" w:cs="Arial"/>
            <w:noProof/>
            <w:sz w:val="24"/>
            <w:szCs w:val="24"/>
          </w:rPr>
          <w:delText>5</w:delText>
        </w:r>
      </w:del>
      <w:r w:rsidRPr="00AF5717">
        <w:rPr>
          <w:rFonts w:ascii="Arial" w:hAnsi="Arial" w:cs="Arial"/>
          <w:sz w:val="24"/>
          <w:szCs w:val="24"/>
        </w:rPr>
        <w:fldChar w:fldCharType="end"/>
      </w:r>
      <w:bookmarkEnd w:id="2225"/>
      <w:r w:rsidRPr="00AF5717">
        <w:rPr>
          <w:rFonts w:ascii="Arial" w:hAnsi="Arial" w:cs="Arial"/>
          <w:sz w:val="24"/>
          <w:szCs w:val="24"/>
        </w:rPr>
        <w:t>:</w:t>
      </w:r>
      <w:r w:rsidR="00366A98" w:rsidRPr="00AF5717">
        <w:rPr>
          <w:rFonts w:ascii="Arial" w:hAnsi="Arial" w:cs="Arial"/>
          <w:sz w:val="24"/>
          <w:szCs w:val="24"/>
        </w:rPr>
        <w:tab/>
      </w:r>
      <w:r w:rsidRPr="00AF5717">
        <w:rPr>
          <w:rFonts w:ascii="Arial" w:hAnsi="Arial" w:cs="Arial"/>
          <w:sz w:val="24"/>
          <w:szCs w:val="24"/>
        </w:rPr>
        <w:t>ADA Categories- Definitions</w:t>
      </w:r>
      <w:bookmarkEnd w:id="2226"/>
    </w:p>
    <w:tbl>
      <w:tblPr>
        <w:tblStyle w:val="TableGrid"/>
        <w:tblW w:w="5000" w:type="pct"/>
        <w:tblLook w:val="04A0" w:firstRow="1" w:lastRow="0" w:firstColumn="1" w:lastColumn="0" w:noHBand="0" w:noVBand="1"/>
      </w:tblPr>
      <w:tblGrid>
        <w:gridCol w:w="3240"/>
        <w:gridCol w:w="6729"/>
      </w:tblGrid>
      <w:tr w:rsidR="008F5115" w14:paraId="130FDAE7" w14:textId="77777777" w:rsidTr="00140FA5">
        <w:tc>
          <w:tcPr>
            <w:tcW w:w="1625" w:type="pct"/>
          </w:tcPr>
          <w:p w14:paraId="3B1F15D1" w14:textId="77777777" w:rsidR="00257FAD" w:rsidRPr="00AF5717" w:rsidRDefault="00E27C57" w:rsidP="0005768A">
            <w:pPr>
              <w:pStyle w:val="TableText"/>
              <w:keepNext/>
              <w:rPr>
                <w:rStyle w:val="Instructionaltext"/>
                <w:color w:val="auto"/>
                <w:sz w:val="24"/>
              </w:rPr>
            </w:pPr>
            <w:r w:rsidRPr="00AF5717">
              <w:rPr>
                <w:sz w:val="24"/>
              </w:rPr>
              <w:t>ADA Positive Sample</w:t>
            </w:r>
          </w:p>
        </w:tc>
        <w:tc>
          <w:tcPr>
            <w:tcW w:w="3375" w:type="pct"/>
          </w:tcPr>
          <w:p w14:paraId="3294D72E" w14:textId="153DF623" w:rsidR="00257FAD" w:rsidRPr="00AF5717" w:rsidRDefault="00E27C57" w:rsidP="00257FAD">
            <w:pPr>
              <w:pStyle w:val="TableText"/>
              <w:rPr>
                <w:rStyle w:val="Instructionaltext"/>
                <w:color w:val="auto"/>
                <w:sz w:val="24"/>
              </w:rPr>
            </w:pPr>
            <w:r w:rsidRPr="00AF5717">
              <w:rPr>
                <w:sz w:val="24"/>
              </w:rPr>
              <w:t xml:space="preserve">A sample confirmed to be positive for the presence of reactive antibodies. A sample must be positive in both the screening assay and the confirmation assay. </w:t>
            </w:r>
          </w:p>
        </w:tc>
      </w:tr>
      <w:tr w:rsidR="008F5115" w14:paraId="3E074701" w14:textId="77777777" w:rsidTr="00140FA5">
        <w:tc>
          <w:tcPr>
            <w:tcW w:w="1625" w:type="pct"/>
          </w:tcPr>
          <w:p w14:paraId="624D8591" w14:textId="77777777" w:rsidR="00257FAD" w:rsidRPr="00AF5717" w:rsidRDefault="00E27C57" w:rsidP="0005768A">
            <w:pPr>
              <w:pStyle w:val="TableText"/>
              <w:keepNext/>
              <w:rPr>
                <w:rStyle w:val="Instructionaltext"/>
                <w:color w:val="auto"/>
                <w:sz w:val="24"/>
              </w:rPr>
            </w:pPr>
            <w:r w:rsidRPr="00AF5717">
              <w:rPr>
                <w:sz w:val="24"/>
              </w:rPr>
              <w:t>ADA Negative Sample</w:t>
            </w:r>
          </w:p>
        </w:tc>
        <w:tc>
          <w:tcPr>
            <w:tcW w:w="3375" w:type="pct"/>
          </w:tcPr>
          <w:p w14:paraId="5309E79D" w14:textId="77777777" w:rsidR="00257FAD" w:rsidRPr="00AF5717" w:rsidRDefault="00E27C57" w:rsidP="00257FAD">
            <w:pPr>
              <w:pStyle w:val="TableText"/>
              <w:rPr>
                <w:rStyle w:val="Instructionaltext"/>
                <w:color w:val="auto"/>
                <w:sz w:val="24"/>
              </w:rPr>
            </w:pPr>
            <w:r w:rsidRPr="00AF5717">
              <w:rPr>
                <w:sz w:val="24"/>
              </w:rPr>
              <w:t>A sample that is reported as negative by the screening assay or by the confirmation assay.</w:t>
            </w:r>
          </w:p>
        </w:tc>
      </w:tr>
      <w:tr w:rsidR="008F5115" w14:paraId="72D859CB" w14:textId="77777777" w:rsidTr="00140FA5">
        <w:tc>
          <w:tcPr>
            <w:tcW w:w="1625" w:type="pct"/>
          </w:tcPr>
          <w:p w14:paraId="383BCA74" w14:textId="77777777" w:rsidR="00257FAD" w:rsidRPr="00AF5717" w:rsidRDefault="00E27C57" w:rsidP="0005768A">
            <w:pPr>
              <w:pStyle w:val="TableText"/>
              <w:keepNext/>
              <w:rPr>
                <w:rStyle w:val="Instructionaltext"/>
                <w:color w:val="auto"/>
                <w:sz w:val="24"/>
              </w:rPr>
            </w:pPr>
            <w:r w:rsidRPr="00AF5717">
              <w:rPr>
                <w:sz w:val="24"/>
              </w:rPr>
              <w:t xml:space="preserve">Treatment-induced ADA </w:t>
            </w:r>
          </w:p>
        </w:tc>
        <w:tc>
          <w:tcPr>
            <w:tcW w:w="3375" w:type="pct"/>
          </w:tcPr>
          <w:p w14:paraId="68D29CDB" w14:textId="7464A7A5" w:rsidR="00257FAD" w:rsidRPr="00AF5717" w:rsidRDefault="00E27C57" w:rsidP="00257FAD">
            <w:pPr>
              <w:pStyle w:val="TableText"/>
              <w:rPr>
                <w:rStyle w:val="Instructionaltext"/>
                <w:color w:val="auto"/>
                <w:sz w:val="24"/>
              </w:rPr>
            </w:pPr>
            <w:r w:rsidRPr="00AF5717">
              <w:rPr>
                <w:sz w:val="24"/>
              </w:rPr>
              <w:t xml:space="preserve">A sample that is reported as positive after trial treatment administration in a </w:t>
            </w:r>
            <w:r w:rsidR="009B25CD" w:rsidRPr="00AF5717">
              <w:rPr>
                <w:sz w:val="24"/>
              </w:rPr>
              <w:t>participant</w:t>
            </w:r>
            <w:r w:rsidRPr="00AF5717">
              <w:rPr>
                <w:sz w:val="24"/>
              </w:rPr>
              <w:t xml:space="preserve"> with no pre-treatment ADA positive samples.</w:t>
            </w:r>
          </w:p>
        </w:tc>
      </w:tr>
      <w:tr w:rsidR="008F5115" w14:paraId="535066E5" w14:textId="77777777" w:rsidTr="00140FA5">
        <w:tc>
          <w:tcPr>
            <w:tcW w:w="1625" w:type="pct"/>
          </w:tcPr>
          <w:p w14:paraId="70F9B196" w14:textId="77777777" w:rsidR="00257FAD" w:rsidRPr="00AF5717" w:rsidRDefault="00E27C57" w:rsidP="00257FAD">
            <w:pPr>
              <w:pStyle w:val="TableText"/>
              <w:rPr>
                <w:rStyle w:val="Instructionaltext"/>
                <w:color w:val="auto"/>
                <w:sz w:val="24"/>
              </w:rPr>
            </w:pPr>
            <w:r w:rsidRPr="00AF5717">
              <w:rPr>
                <w:sz w:val="24"/>
              </w:rPr>
              <w:t>Treatment-boosted ADA</w:t>
            </w:r>
          </w:p>
        </w:tc>
        <w:tc>
          <w:tcPr>
            <w:tcW w:w="3375" w:type="pct"/>
          </w:tcPr>
          <w:p w14:paraId="361EB69D" w14:textId="2B70CEDA" w:rsidR="00257FAD" w:rsidRPr="00AF5717" w:rsidRDefault="00E27C57" w:rsidP="00257FAD">
            <w:pPr>
              <w:pStyle w:val="TableText"/>
              <w:rPr>
                <w:rStyle w:val="Instructionaltext"/>
                <w:color w:val="auto"/>
                <w:sz w:val="24"/>
              </w:rPr>
            </w:pPr>
            <w:r w:rsidRPr="00AF5717">
              <w:rPr>
                <w:sz w:val="24"/>
              </w:rPr>
              <w:t xml:space="preserve">A sample </w:t>
            </w:r>
            <w:r w:rsidR="007C030D" w:rsidRPr="00AF5717">
              <w:rPr>
                <w:sz w:val="24"/>
              </w:rPr>
              <w:t xml:space="preserve">of which the ADA titer </w:t>
            </w:r>
            <w:r w:rsidRPr="00AF5717">
              <w:rPr>
                <w:sz w:val="24"/>
              </w:rPr>
              <w:t xml:space="preserve">increases by a pre-defined </w:t>
            </w:r>
            <w:r w:rsidR="00745EE4" w:rsidRPr="00AF5717">
              <w:rPr>
                <w:sz w:val="24"/>
              </w:rPr>
              <w:t xml:space="preserve">threshold </w:t>
            </w:r>
            <w:r w:rsidRPr="00AF5717">
              <w:rPr>
                <w:sz w:val="24"/>
              </w:rPr>
              <w:t xml:space="preserve">relative to baseline in a </w:t>
            </w:r>
            <w:r w:rsidR="009B25CD" w:rsidRPr="00AF5717">
              <w:rPr>
                <w:sz w:val="24"/>
              </w:rPr>
              <w:t>participant</w:t>
            </w:r>
            <w:r w:rsidRPr="00AF5717">
              <w:rPr>
                <w:sz w:val="24"/>
              </w:rPr>
              <w:t xml:space="preserve"> with an ADA positive sample before </w:t>
            </w:r>
            <w:r w:rsidR="00430ED7" w:rsidRPr="00AF5717">
              <w:rPr>
                <w:sz w:val="24"/>
              </w:rPr>
              <w:t>trial</w:t>
            </w:r>
            <w:r w:rsidRPr="00AF5717">
              <w:rPr>
                <w:sz w:val="24"/>
              </w:rPr>
              <w:t xml:space="preserve"> treatment administration. For this </w:t>
            </w:r>
            <w:r w:rsidR="00430ED7" w:rsidRPr="00AF5717">
              <w:rPr>
                <w:sz w:val="24"/>
              </w:rPr>
              <w:t>trial</w:t>
            </w:r>
            <w:r w:rsidRPr="00AF5717">
              <w:rPr>
                <w:sz w:val="24"/>
              </w:rPr>
              <w:t>, a</w:t>
            </w:r>
            <w:r w:rsidR="00480FEE" w:rsidRPr="00AF5717">
              <w:rPr>
                <w:sz w:val="24"/>
              </w:rPr>
              <w:t xml:space="preserve"> more than</w:t>
            </w:r>
            <w:r w:rsidRPr="00AF5717">
              <w:rPr>
                <w:sz w:val="24"/>
              </w:rPr>
              <w:t xml:space="preserve"> 4-fold increase is the pre-defined </w:t>
            </w:r>
            <w:r w:rsidR="00745EE4" w:rsidRPr="00AF5717">
              <w:rPr>
                <w:sz w:val="24"/>
              </w:rPr>
              <w:t>threshold</w:t>
            </w:r>
            <w:r w:rsidRPr="00AF5717">
              <w:rPr>
                <w:sz w:val="24"/>
              </w:rPr>
              <w:t>.</w:t>
            </w:r>
          </w:p>
        </w:tc>
      </w:tr>
      <w:tr w:rsidR="008F5115" w14:paraId="5AEA290F" w14:textId="77777777" w:rsidTr="00140FA5">
        <w:tc>
          <w:tcPr>
            <w:tcW w:w="1625" w:type="pct"/>
          </w:tcPr>
          <w:p w14:paraId="78B140B8" w14:textId="6CB9CD6A" w:rsidR="003C6A5E" w:rsidRPr="00AF5717" w:rsidRDefault="00E27C57" w:rsidP="003C6A5E">
            <w:pPr>
              <w:pStyle w:val="TableText"/>
              <w:rPr>
                <w:sz w:val="24"/>
              </w:rPr>
            </w:pPr>
            <w:r w:rsidRPr="00AF5717">
              <w:rPr>
                <w:rFonts w:cs="Arial"/>
                <w:sz w:val="24"/>
              </w:rPr>
              <w:lastRenderedPageBreak/>
              <w:t>Treatment-unaffected ADA</w:t>
            </w:r>
          </w:p>
        </w:tc>
        <w:tc>
          <w:tcPr>
            <w:tcW w:w="3375" w:type="pct"/>
          </w:tcPr>
          <w:p w14:paraId="430CBE37" w14:textId="6FA01E0E" w:rsidR="003C6A5E" w:rsidRPr="00AF5717" w:rsidRDefault="00E27C57" w:rsidP="003C6A5E">
            <w:pPr>
              <w:pStyle w:val="TableText"/>
              <w:rPr>
                <w:sz w:val="24"/>
              </w:rPr>
            </w:pPr>
            <w:r w:rsidRPr="00AF5717">
              <w:rPr>
                <w:rFonts w:cs="Arial"/>
                <w:sz w:val="24"/>
              </w:rPr>
              <w:t xml:space="preserve">A sample that does not increase </w:t>
            </w:r>
            <w:r w:rsidR="00BB369C" w:rsidRPr="00AF5717">
              <w:rPr>
                <w:rFonts w:cs="Arial"/>
                <w:sz w:val="24"/>
              </w:rPr>
              <w:t xml:space="preserve">to a level higher than </w:t>
            </w:r>
            <w:r w:rsidRPr="00AF5717">
              <w:rPr>
                <w:rFonts w:cs="Arial"/>
                <w:sz w:val="24"/>
              </w:rPr>
              <w:t xml:space="preserve">a pre-defined </w:t>
            </w:r>
            <w:r w:rsidR="00BB369C" w:rsidRPr="00AF5717">
              <w:rPr>
                <w:sz w:val="24"/>
              </w:rPr>
              <w:t xml:space="preserve">threshold </w:t>
            </w:r>
            <w:r w:rsidRPr="00AF5717">
              <w:rPr>
                <w:rFonts w:cs="Arial"/>
                <w:sz w:val="24"/>
              </w:rPr>
              <w:t xml:space="preserve">relative to baseline in a participant with an ADA-positive sample before trial treatment administration. For this </w:t>
            </w:r>
            <w:r w:rsidRPr="00AF5717">
              <w:rPr>
                <w:rFonts w:cs="Arial"/>
                <w:bCs/>
                <w:sz w:val="24"/>
              </w:rPr>
              <w:t>trial</w:t>
            </w:r>
            <w:r w:rsidRPr="00AF5717">
              <w:rPr>
                <w:rFonts w:cs="Arial"/>
                <w:sz w:val="24"/>
              </w:rPr>
              <w:t>, a</w:t>
            </w:r>
            <w:r w:rsidR="00D9230F" w:rsidRPr="00AF5717">
              <w:rPr>
                <w:rFonts w:cs="Arial"/>
                <w:sz w:val="24"/>
              </w:rPr>
              <w:t xml:space="preserve"> </w:t>
            </w:r>
            <w:r w:rsidR="00480FEE" w:rsidRPr="00AF5717">
              <w:rPr>
                <w:rFonts w:cs="Arial"/>
                <w:sz w:val="24"/>
              </w:rPr>
              <w:t xml:space="preserve">more than </w:t>
            </w:r>
            <w:r w:rsidRPr="00AF5717">
              <w:rPr>
                <w:rFonts w:cs="Arial"/>
                <w:sz w:val="24"/>
              </w:rPr>
              <w:t xml:space="preserve">4-fold increase is the pre-defined </w:t>
            </w:r>
            <w:r w:rsidR="00BB369C" w:rsidRPr="00AF5717">
              <w:rPr>
                <w:sz w:val="24"/>
              </w:rPr>
              <w:t>threshold</w:t>
            </w:r>
            <w:r w:rsidRPr="00AF5717">
              <w:rPr>
                <w:rFonts w:cs="Arial"/>
                <w:sz w:val="24"/>
              </w:rPr>
              <w:t>.</w:t>
            </w:r>
          </w:p>
        </w:tc>
      </w:tr>
    </w:tbl>
    <w:p w14:paraId="31F89C63" w14:textId="7815CE29" w:rsidR="008720FB" w:rsidRPr="00AF5717" w:rsidRDefault="00E27C57" w:rsidP="0064148B">
      <w:pPr>
        <w:pStyle w:val="Paragraph"/>
        <w:spacing w:before="120"/>
        <w:rPr>
          <w:rStyle w:val="Instructionaltext"/>
          <w:rFonts w:cs="Arial"/>
          <w:i w:val="0"/>
          <w:iCs w:val="0"/>
          <w:color w:val="auto"/>
          <w:sz w:val="24"/>
        </w:rPr>
      </w:pPr>
      <w:r w:rsidRPr="00AF5717">
        <w:rPr>
          <w:rStyle w:val="Instructionaltext"/>
          <w:rFonts w:cs="Arial"/>
          <w:i w:val="0"/>
          <w:iCs w:val="0"/>
          <w:color w:val="auto"/>
          <w:sz w:val="24"/>
        </w:rPr>
        <w:t xml:space="preserve">The number </w:t>
      </w:r>
      <w:r w:rsidR="00CE67CC" w:rsidRPr="00AF5717">
        <w:rPr>
          <w:rStyle w:val="Instructionaltext"/>
          <w:rFonts w:cs="Arial"/>
          <w:i w:val="0"/>
          <w:iCs w:val="0"/>
          <w:color w:val="auto"/>
          <w:sz w:val="24"/>
        </w:rPr>
        <w:t xml:space="preserve">and </w:t>
      </w:r>
      <w:r w:rsidRPr="00AF5717">
        <w:rPr>
          <w:rStyle w:val="Instructionaltext"/>
          <w:rFonts w:cs="Arial"/>
          <w:i w:val="0"/>
          <w:iCs w:val="0"/>
          <w:color w:val="auto"/>
          <w:sz w:val="24"/>
        </w:rPr>
        <w:t>percentage of participants with ADA positive</w:t>
      </w:r>
      <w:r w:rsidR="001A5D76" w:rsidRPr="00AF5717">
        <w:rPr>
          <w:rStyle w:val="Instructionaltext"/>
          <w:rFonts w:cs="Arial"/>
          <w:i w:val="0"/>
          <w:iCs w:val="0"/>
          <w:color w:val="auto"/>
          <w:sz w:val="24"/>
        </w:rPr>
        <w:t>,</w:t>
      </w:r>
      <w:r w:rsidRPr="00AF5717">
        <w:rPr>
          <w:rStyle w:val="Instructionaltext"/>
          <w:rFonts w:cs="Arial"/>
          <w:i w:val="0"/>
          <w:iCs w:val="0"/>
          <w:color w:val="auto"/>
          <w:sz w:val="24"/>
        </w:rPr>
        <w:t xml:space="preserve"> negative</w:t>
      </w:r>
      <w:r w:rsidR="001A5D76" w:rsidRPr="00AF5717">
        <w:rPr>
          <w:rStyle w:val="Instructionaltext"/>
          <w:rFonts w:cs="Arial"/>
          <w:i w:val="0"/>
          <w:iCs w:val="0"/>
          <w:color w:val="auto"/>
          <w:sz w:val="24"/>
        </w:rPr>
        <w:t>, or missing</w:t>
      </w:r>
      <w:r w:rsidRPr="00AF5717">
        <w:rPr>
          <w:rStyle w:val="Instructionaltext"/>
          <w:rFonts w:cs="Arial"/>
          <w:i w:val="0"/>
          <w:iCs w:val="0"/>
          <w:color w:val="auto"/>
          <w:sz w:val="24"/>
        </w:rPr>
        <w:t xml:space="preserve"> samples at baseline and each visit will be summarized </w:t>
      </w:r>
      <w:r w:rsidR="003C6A5E" w:rsidRPr="00AF5717">
        <w:rPr>
          <w:rStyle w:val="Instructionaltext"/>
          <w:rFonts w:cs="Arial"/>
          <w:i w:val="0"/>
          <w:iCs w:val="0"/>
          <w:color w:val="auto"/>
          <w:sz w:val="24"/>
        </w:rPr>
        <w:t xml:space="preserve">by </w:t>
      </w:r>
      <w:ins w:id="2229" w:author="Marmol, Dominika Klaudia" w:date="2026-06-11T10:04:00Z">
        <w:r w:rsidR="00B958DD">
          <w:rPr>
            <w:rFonts w:cs="Arial"/>
          </w:rPr>
          <w:t>dose</w:t>
        </w:r>
        <w:r w:rsidR="00B958DD" w:rsidRPr="00AF5717">
          <w:rPr>
            <w:rFonts w:cs="Arial"/>
          </w:rPr>
          <w:t xml:space="preserve"> </w:t>
        </w:r>
      </w:ins>
      <w:del w:id="2230" w:author="Marmol, Dominika Klaudia" w:date="2026-06-11T10:04:00Z">
        <w:r w:rsidR="00766B58" w:rsidRPr="00AF5717">
          <w:rPr>
            <w:rStyle w:val="Instructionaltext"/>
            <w:rFonts w:cs="Arial"/>
            <w:i w:val="0"/>
            <w:iCs w:val="0"/>
            <w:color w:val="auto"/>
            <w:sz w:val="24"/>
          </w:rPr>
          <w:delText xml:space="preserve">treatment </w:delText>
        </w:r>
      </w:del>
      <w:r w:rsidR="00766B58" w:rsidRPr="00AF5717">
        <w:rPr>
          <w:rStyle w:val="Instructionaltext"/>
          <w:rFonts w:cs="Arial"/>
          <w:i w:val="0"/>
          <w:iCs w:val="0"/>
          <w:color w:val="auto"/>
          <w:sz w:val="24"/>
        </w:rPr>
        <w:t>group</w:t>
      </w:r>
      <w:r w:rsidRPr="00AF5717">
        <w:rPr>
          <w:rStyle w:val="Instructionaltext"/>
          <w:rFonts w:cs="Arial"/>
          <w:i w:val="0"/>
          <w:iCs w:val="0"/>
          <w:color w:val="auto"/>
          <w:sz w:val="24"/>
        </w:rPr>
        <w:t xml:space="preserve">. For each post-baseline visit, the number and percentage of </w:t>
      </w:r>
      <w:r w:rsidR="00430ED7" w:rsidRPr="00AF5717">
        <w:rPr>
          <w:rStyle w:val="Instructionaltext"/>
          <w:rFonts w:cs="Arial"/>
          <w:i w:val="0"/>
          <w:iCs w:val="0"/>
          <w:color w:val="auto"/>
          <w:sz w:val="24"/>
        </w:rPr>
        <w:t>participants</w:t>
      </w:r>
      <w:r w:rsidRPr="00AF5717">
        <w:rPr>
          <w:rStyle w:val="Instructionaltext"/>
          <w:rFonts w:cs="Arial"/>
          <w:i w:val="0"/>
          <w:iCs w:val="0"/>
          <w:color w:val="auto"/>
          <w:sz w:val="24"/>
        </w:rPr>
        <w:t xml:space="preserve"> who have treatment-induced ADA</w:t>
      </w:r>
      <w:r w:rsidR="007200FE" w:rsidRPr="00AF5717">
        <w:rPr>
          <w:rStyle w:val="Instructionaltext"/>
          <w:rFonts w:cs="Arial"/>
          <w:i w:val="0"/>
          <w:iCs w:val="0"/>
          <w:color w:val="auto"/>
          <w:sz w:val="24"/>
        </w:rPr>
        <w:t>, treatment-boosted ADA, treatment-unaffected, or with only ADA negative samples at baseline and post-baseline</w:t>
      </w:r>
      <w:r w:rsidR="00CE67CC" w:rsidRPr="00AF5717">
        <w:rPr>
          <w:rStyle w:val="Instructionaltext"/>
          <w:rFonts w:cs="Arial"/>
          <w:i w:val="0"/>
          <w:iCs w:val="0"/>
          <w:color w:val="auto"/>
          <w:sz w:val="24"/>
        </w:rPr>
        <w:t xml:space="preserve"> will be summarized</w:t>
      </w:r>
      <w:r w:rsidR="007200FE" w:rsidRPr="00AF5717">
        <w:rPr>
          <w:rStyle w:val="Instructionaltext"/>
          <w:rFonts w:cs="Arial"/>
          <w:i w:val="0"/>
          <w:iCs w:val="0"/>
          <w:color w:val="auto"/>
          <w:sz w:val="24"/>
        </w:rPr>
        <w:t xml:space="preserve">. </w:t>
      </w:r>
      <w:r w:rsidR="0081663A">
        <w:rPr>
          <w:rStyle w:val="Instructionaltext"/>
          <w:rFonts w:cs="Arial"/>
          <w:i w:val="0"/>
          <w:iCs w:val="0"/>
          <w:color w:val="auto"/>
          <w:sz w:val="24"/>
        </w:rPr>
        <w:t>Participants who are ADA positive at baseline and become negative post-baseline will also be summarized.</w:t>
      </w:r>
    </w:p>
    <w:p w14:paraId="24A79E20" w14:textId="7FFDC470" w:rsidR="00140FA5" w:rsidRPr="00AF5717" w:rsidRDefault="00E27C57" w:rsidP="0064148B">
      <w:pPr>
        <w:autoSpaceDE w:val="0"/>
        <w:autoSpaceDN w:val="0"/>
        <w:adjustRightInd w:val="0"/>
        <w:spacing w:before="120"/>
        <w:rPr>
          <w:rFonts w:ascii="Arial" w:hAnsi="Arial" w:cs="Arial"/>
          <w:sz w:val="24"/>
          <w:szCs w:val="24"/>
        </w:rPr>
      </w:pPr>
      <w:r w:rsidRPr="00AF5717">
        <w:rPr>
          <w:rFonts w:ascii="Arial" w:hAnsi="Arial" w:cs="Arial"/>
          <w:sz w:val="24"/>
          <w:szCs w:val="24"/>
        </w:rPr>
        <w:t>ADA prevalence, which is the percentage of trial participants who were ADA positive at any time point (baseline or post-baseline), will be summarized. The ADA incidence will also be reported, which is the proportion of trial participants having treatment-emergent ADA during the trial period. Treatment-emergent ADA includes trial participants who were ADA negative</w:t>
      </w:r>
      <w:r w:rsidR="00F77911" w:rsidRPr="00AF5717">
        <w:rPr>
          <w:rFonts w:ascii="Arial" w:hAnsi="Arial" w:cs="Arial"/>
          <w:sz w:val="24"/>
          <w:szCs w:val="24"/>
        </w:rPr>
        <w:t xml:space="preserve"> (or missing)</w:t>
      </w:r>
      <w:r w:rsidRPr="00AF5717">
        <w:rPr>
          <w:rFonts w:ascii="Arial" w:hAnsi="Arial" w:cs="Arial"/>
          <w:sz w:val="24"/>
          <w:szCs w:val="24"/>
        </w:rPr>
        <w:t xml:space="preserve"> at baseline and became ADA positive post-baseline (treatment-induced ADA), and trial participants who were ADA positive at baseline and post-baseline but had an increase in ADA titer of defined threshold</w:t>
      </w:r>
      <w:r w:rsidR="00412F9B" w:rsidRPr="00AF5717">
        <w:rPr>
          <w:rFonts w:ascii="Arial" w:hAnsi="Arial" w:cs="Arial"/>
          <w:sz w:val="24"/>
          <w:szCs w:val="24"/>
        </w:rPr>
        <w:t xml:space="preserve"> </w:t>
      </w:r>
      <w:r w:rsidRPr="00AF5717">
        <w:rPr>
          <w:rFonts w:ascii="Arial" w:hAnsi="Arial" w:cs="Arial"/>
          <w:sz w:val="24"/>
          <w:szCs w:val="24"/>
        </w:rPr>
        <w:t>from baseline to post-baseline (treatment-boosted ADA).</w:t>
      </w:r>
    </w:p>
    <w:p w14:paraId="08844B22" w14:textId="77777777" w:rsidR="0064148B" w:rsidRPr="00AF5717" w:rsidRDefault="00E27C57" w:rsidP="0064148B">
      <w:pPr>
        <w:autoSpaceDE w:val="0"/>
        <w:autoSpaceDN w:val="0"/>
        <w:adjustRightInd w:val="0"/>
        <w:spacing w:before="120"/>
        <w:rPr>
          <w:rFonts w:ascii="Arial" w:hAnsi="Arial" w:cs="Arial"/>
          <w:sz w:val="24"/>
          <w:szCs w:val="24"/>
        </w:rPr>
      </w:pPr>
      <w:r w:rsidRPr="00AF5717">
        <w:rPr>
          <w:rFonts w:ascii="Arial" w:hAnsi="Arial" w:cs="Arial"/>
          <w:sz w:val="24"/>
          <w:szCs w:val="24"/>
        </w:rPr>
        <w:t xml:space="preserve">The effect of ADA on PK may be evaluated, if data permits, by summarizing the PK profile of ADA positive trial participants and ADA negative trial participants. </w:t>
      </w:r>
    </w:p>
    <w:p w14:paraId="2EA50C9C" w14:textId="77777777" w:rsidR="0064148B" w:rsidRPr="00AF5717" w:rsidRDefault="00E27C57" w:rsidP="0064148B">
      <w:pPr>
        <w:autoSpaceDE w:val="0"/>
        <w:autoSpaceDN w:val="0"/>
        <w:adjustRightInd w:val="0"/>
        <w:spacing w:before="120"/>
        <w:rPr>
          <w:rFonts w:ascii="Arial" w:hAnsi="Arial" w:cs="Arial"/>
          <w:sz w:val="24"/>
          <w:szCs w:val="24"/>
        </w:rPr>
      </w:pPr>
      <w:r w:rsidRPr="00AF5717">
        <w:rPr>
          <w:rFonts w:ascii="Arial" w:hAnsi="Arial" w:cs="Arial"/>
          <w:sz w:val="24"/>
          <w:szCs w:val="24"/>
        </w:rPr>
        <w:t>The effect of ADA on efficacy and safety, if data permits, will be evaluated by summarizing the key efficacy and safety endpoints in the ADA positive trial participants and ADA negative trial participants.</w:t>
      </w:r>
    </w:p>
    <w:p w14:paraId="31240CBF" w14:textId="77777777" w:rsidR="0064148B" w:rsidRPr="00AF5717" w:rsidRDefault="00E27C57" w:rsidP="0064148B">
      <w:pPr>
        <w:autoSpaceDE w:val="0"/>
        <w:autoSpaceDN w:val="0"/>
        <w:adjustRightInd w:val="0"/>
        <w:spacing w:before="120"/>
        <w:rPr>
          <w:rFonts w:ascii="Arial" w:hAnsi="Arial" w:cs="Arial"/>
          <w:sz w:val="24"/>
          <w:szCs w:val="24"/>
        </w:rPr>
      </w:pPr>
      <w:r w:rsidRPr="00AF5717">
        <w:rPr>
          <w:rFonts w:ascii="Arial" w:hAnsi="Arial" w:cs="Arial"/>
          <w:sz w:val="24"/>
          <w:szCs w:val="24"/>
        </w:rPr>
        <w:t>The assessment of neutralizing ADA prevalence will be evaluated if data permits.</w:t>
      </w:r>
    </w:p>
    <w:p w14:paraId="6C904D6B" w14:textId="413BE098" w:rsidR="00140FA5" w:rsidRPr="00AF5717" w:rsidRDefault="00E27C57" w:rsidP="0064148B">
      <w:pPr>
        <w:autoSpaceDE w:val="0"/>
        <w:autoSpaceDN w:val="0"/>
        <w:adjustRightInd w:val="0"/>
        <w:spacing w:before="120"/>
        <w:rPr>
          <w:rFonts w:ascii="Arial" w:hAnsi="Arial" w:cs="Arial"/>
          <w:sz w:val="24"/>
          <w:szCs w:val="24"/>
        </w:rPr>
      </w:pPr>
      <w:r w:rsidRPr="00AF5717">
        <w:rPr>
          <w:rFonts w:ascii="Arial" w:hAnsi="Arial" w:cs="Arial"/>
          <w:sz w:val="24"/>
          <w:szCs w:val="24"/>
        </w:rPr>
        <w:t>A by-participant listing of ADA results will be produced.</w:t>
      </w:r>
    </w:p>
    <w:p w14:paraId="17603574" w14:textId="0276DA55" w:rsidR="00431145" w:rsidRPr="00AF5717" w:rsidRDefault="00E27C57" w:rsidP="00431145">
      <w:pPr>
        <w:pStyle w:val="Heading3"/>
        <w:rPr>
          <w:rFonts w:cs="Arial"/>
        </w:rPr>
      </w:pPr>
      <w:bookmarkStart w:id="2231" w:name="_Toc146619377"/>
      <w:bookmarkStart w:id="2232" w:name="_Toc146635249"/>
      <w:bookmarkStart w:id="2233" w:name="_Ref231804219"/>
      <w:bookmarkStart w:id="2234" w:name="_Toc232068037"/>
      <w:bookmarkEnd w:id="2231"/>
      <w:bookmarkEnd w:id="2232"/>
      <w:r w:rsidRPr="00AF5717">
        <w:rPr>
          <w:rFonts w:cs="Arial"/>
        </w:rPr>
        <w:t>Biomarker Analyses</w:t>
      </w:r>
      <w:bookmarkEnd w:id="2233"/>
      <w:bookmarkEnd w:id="2234"/>
    </w:p>
    <w:p w14:paraId="7BE4E740" w14:textId="5E511E98" w:rsidR="00260AF2" w:rsidRPr="003854C8" w:rsidRDefault="00E27C57" w:rsidP="00260AF2">
      <w:pPr>
        <w:rPr>
          <w:rFonts w:ascii="Arial" w:eastAsiaTheme="minorEastAsia" w:hAnsi="Arial" w:cs="Arial"/>
          <w:sz w:val="24"/>
          <w:szCs w:val="24"/>
          <w:lang w:eastAsia="ja-JP"/>
        </w:rPr>
      </w:pPr>
      <w:r w:rsidRPr="003854C8">
        <w:rPr>
          <w:rFonts w:ascii="Arial" w:eastAsiaTheme="minorEastAsia" w:hAnsi="Arial" w:cs="Arial"/>
          <w:sz w:val="24"/>
          <w:szCs w:val="24"/>
        </w:rPr>
        <w:t>The analyzed biomarkers will include</w:t>
      </w:r>
      <w:r w:rsidR="00B07316">
        <w:rPr>
          <w:rFonts w:ascii="Arial" w:eastAsiaTheme="minorEastAsia" w:hAnsi="Arial" w:cs="Arial"/>
          <w:sz w:val="24"/>
          <w:szCs w:val="24"/>
        </w:rPr>
        <w:t xml:space="preserve"> </w:t>
      </w:r>
      <w:r w:rsidRPr="003854C8">
        <w:rPr>
          <w:rFonts w:ascii="Arial" w:eastAsiaTheme="minorEastAsia" w:hAnsi="Arial" w:cs="Arial"/>
          <w:sz w:val="24"/>
          <w:szCs w:val="24"/>
        </w:rPr>
        <w:t xml:space="preserve">(if data permits), target </w:t>
      </w:r>
      <w:r w:rsidR="007419D0" w:rsidRPr="003854C8">
        <w:rPr>
          <w:rFonts w:ascii="Arial" w:eastAsiaTheme="minorEastAsia" w:hAnsi="Arial" w:cs="Arial"/>
          <w:sz w:val="24"/>
          <w:szCs w:val="24"/>
        </w:rPr>
        <w:t>occupancy</w:t>
      </w:r>
      <w:r w:rsidRPr="003854C8">
        <w:rPr>
          <w:rFonts w:ascii="Arial" w:eastAsiaTheme="minorEastAsia" w:hAnsi="Arial" w:cs="Arial"/>
          <w:sz w:val="24"/>
          <w:szCs w:val="24"/>
        </w:rPr>
        <w:t xml:space="preserve"> of PD-1 and CD39 as a PD marker in the periphery to confirm the mechanism of action of BNT317. This will be a surrogate marker for tissue binding. </w:t>
      </w:r>
      <w:r w:rsidRPr="003854C8">
        <w:rPr>
          <w:rFonts w:ascii="Arial" w:eastAsiaTheme="minorEastAsia" w:hAnsi="Arial" w:cs="Arial"/>
          <w:sz w:val="24"/>
          <w:szCs w:val="24"/>
          <w:lang w:eastAsia="ja-JP"/>
        </w:rPr>
        <w:t xml:space="preserve">The availability of the two targets in peripheral blood may be very different for the two targets and saturation of target may occur at different doses. Therefore, comparisons and dose level assessments may differ between the two targets. </w:t>
      </w:r>
    </w:p>
    <w:p w14:paraId="4CBE77DF" w14:textId="31FA00C5" w:rsidR="00260AF2" w:rsidRPr="003854C8" w:rsidRDefault="00E27C57" w:rsidP="00260AF2">
      <w:pPr>
        <w:autoSpaceDE w:val="0"/>
        <w:autoSpaceDN w:val="0"/>
        <w:adjustRightInd w:val="0"/>
        <w:spacing w:before="120"/>
        <w:rPr>
          <w:rFonts w:ascii="Arial" w:eastAsiaTheme="minorEastAsia" w:hAnsi="Arial" w:cs="Arial"/>
          <w:sz w:val="24"/>
          <w:szCs w:val="24"/>
        </w:rPr>
      </w:pPr>
      <w:r w:rsidRPr="003854C8">
        <w:rPr>
          <w:rFonts w:ascii="Arial" w:eastAsiaTheme="minorEastAsia" w:hAnsi="Arial" w:cs="Arial"/>
          <w:sz w:val="24"/>
          <w:szCs w:val="24"/>
        </w:rPr>
        <w:t xml:space="preserve">Target </w:t>
      </w:r>
      <w:r w:rsidR="007419D0" w:rsidRPr="003854C8">
        <w:rPr>
          <w:rFonts w:ascii="Arial" w:eastAsiaTheme="minorEastAsia" w:hAnsi="Arial" w:cs="Arial"/>
          <w:sz w:val="24"/>
          <w:szCs w:val="24"/>
        </w:rPr>
        <w:t>occupancy</w:t>
      </w:r>
      <w:r w:rsidRPr="003854C8">
        <w:rPr>
          <w:rFonts w:ascii="Arial" w:eastAsiaTheme="minorEastAsia" w:hAnsi="Arial" w:cs="Arial"/>
          <w:sz w:val="24"/>
          <w:szCs w:val="24"/>
        </w:rPr>
        <w:t xml:space="preserve"> will be assessed by flow cytometry using peripheral blood pre-dose (cycles 1-8), end of infusion (cycles 1-3), and 72h post-dose (cycles 1 and 3). Participants with partial data will be evaluated on a case-by-case basis to determine whether missing data prevents evaluation for a particular parameter. For example, if a patient is missing the end of infusion time-point, that patient may be excluded from maximum target occupancy assessments if other participants had maximum target occupancy at that time point. </w:t>
      </w:r>
    </w:p>
    <w:p w14:paraId="05C9336E" w14:textId="628567FB" w:rsidR="00260AF2" w:rsidRPr="003854C8" w:rsidRDefault="00E27C57" w:rsidP="003854C8">
      <w:pPr>
        <w:autoSpaceDE w:val="0"/>
        <w:autoSpaceDN w:val="0"/>
        <w:adjustRightInd w:val="0"/>
        <w:spacing w:before="120"/>
        <w:rPr>
          <w:rFonts w:asciiTheme="minorHAnsi" w:eastAsiaTheme="minorEastAsia" w:hAnsiTheme="minorHAnsi" w:cstheme="minorBidi"/>
        </w:rPr>
      </w:pPr>
      <w:r w:rsidRPr="003854C8">
        <w:rPr>
          <w:rFonts w:ascii="Arial" w:eastAsiaTheme="minorEastAsia" w:hAnsi="Arial" w:cs="Arial"/>
          <w:sz w:val="24"/>
          <w:szCs w:val="24"/>
        </w:rPr>
        <w:lastRenderedPageBreak/>
        <w:t xml:space="preserve">The change in the percentage of free CD39 on B-cells and free PD-1 on T-cells from baseline to post-dose timepoints and changes between post-dose time points. The relationship between maximum target occupancy and dose level will be assessed. Changes in maximum target occupancy between cycles 1 and 3 will be assessed, as well as changes in pre-infusion time points across all cycles. </w:t>
      </w:r>
      <w:r w:rsidR="004D50C7" w:rsidRPr="003854C8">
        <w:rPr>
          <w:rFonts w:ascii="Arial" w:eastAsiaTheme="minorEastAsia" w:hAnsi="Arial" w:cs="Arial"/>
          <w:sz w:val="24"/>
          <w:szCs w:val="24"/>
        </w:rPr>
        <w:t>This will be summarized in a separate report.</w:t>
      </w:r>
      <w:r w:rsidR="004D50C7">
        <w:rPr>
          <w:rFonts w:asciiTheme="minorHAnsi" w:eastAsiaTheme="minorEastAsia" w:hAnsiTheme="minorHAnsi" w:cstheme="minorBidi"/>
          <w:sz w:val="24"/>
          <w:szCs w:val="24"/>
        </w:rPr>
        <w:t xml:space="preserve"> </w:t>
      </w:r>
    </w:p>
    <w:p w14:paraId="51751FD3" w14:textId="24A2A61A" w:rsidR="00F21274" w:rsidRPr="00AF5717" w:rsidRDefault="00E27C57" w:rsidP="003473CE">
      <w:pPr>
        <w:pStyle w:val="Heading3"/>
        <w:rPr>
          <w:rFonts w:cs="Arial"/>
        </w:rPr>
      </w:pPr>
      <w:bookmarkStart w:id="2235" w:name="_Toc146619379"/>
      <w:bookmarkStart w:id="2236" w:name="_Toc146635251"/>
      <w:bookmarkStart w:id="2237" w:name="_Toc232068038"/>
      <w:bookmarkEnd w:id="2235"/>
      <w:bookmarkEnd w:id="2236"/>
      <w:r w:rsidRPr="00AF5717">
        <w:rPr>
          <w:rFonts w:cs="Arial"/>
        </w:rPr>
        <w:t>Health Outcomes</w:t>
      </w:r>
      <w:r w:rsidR="00E23CE4" w:rsidRPr="00AF5717">
        <w:rPr>
          <w:rFonts w:cs="Arial"/>
        </w:rPr>
        <w:t xml:space="preserve"> Analyses</w:t>
      </w:r>
      <w:bookmarkEnd w:id="2237"/>
    </w:p>
    <w:bookmarkEnd w:id="2160"/>
    <w:bookmarkEnd w:id="2161"/>
    <w:p w14:paraId="49DA057E" w14:textId="11B856D9" w:rsidR="003778E9" w:rsidRPr="00AF5717" w:rsidRDefault="00E27C57" w:rsidP="003778E9">
      <w:pPr>
        <w:pStyle w:val="Paragraph"/>
        <w:rPr>
          <w:rFonts w:cs="Arial"/>
          <w:i/>
          <w:iCs/>
        </w:rPr>
      </w:pPr>
      <w:r w:rsidRPr="00AF5717">
        <w:rPr>
          <w:rStyle w:val="Instructionaltext"/>
          <w:i w:val="0"/>
          <w:iCs w:val="0"/>
          <w:color w:val="auto"/>
          <w:sz w:val="24"/>
        </w:rPr>
        <w:t>Not applicable.</w:t>
      </w:r>
    </w:p>
    <w:p w14:paraId="24D0D78E" w14:textId="77777777" w:rsidR="0019737D" w:rsidRPr="00AF5717" w:rsidRDefault="00E27C57" w:rsidP="00CA7B51">
      <w:pPr>
        <w:pStyle w:val="Heading2"/>
      </w:pPr>
      <w:bookmarkStart w:id="2238" w:name="_Toc146619381"/>
      <w:bookmarkStart w:id="2239" w:name="_Toc146635253"/>
      <w:bookmarkStart w:id="2240" w:name="_Toc232068039"/>
      <w:bookmarkEnd w:id="2238"/>
      <w:bookmarkEnd w:id="2239"/>
      <w:r w:rsidRPr="00AF5717">
        <w:t>Safety Analyses</w:t>
      </w:r>
      <w:bookmarkEnd w:id="2240"/>
    </w:p>
    <w:p w14:paraId="0376A1F8" w14:textId="3563460F" w:rsidR="003778E9" w:rsidRPr="00AF5717" w:rsidRDefault="00E27C57" w:rsidP="00366A98">
      <w:pPr>
        <w:pStyle w:val="Body-Text"/>
        <w:rPr>
          <w:rFonts w:cs="Arial"/>
        </w:rPr>
      </w:pPr>
      <w:r w:rsidRPr="00AF5717">
        <w:rPr>
          <w:rFonts w:cs="Arial"/>
        </w:rPr>
        <w:t xml:space="preserve">Safety data that will be summarized includes AEs, clinical laboratory parameters, vital </w:t>
      </w:r>
      <w:r w:rsidR="00AB0F05" w:rsidRPr="00AF5717">
        <w:rPr>
          <w:rFonts w:cs="Arial"/>
        </w:rPr>
        <w:t>signs,</w:t>
      </w:r>
      <w:r w:rsidRPr="00AF5717">
        <w:rPr>
          <w:rFonts w:cs="Arial"/>
        </w:rPr>
        <w:t xml:space="preserve"> and ECGs. All safety analyses will be based on the FAS and will be summarized descriptively by </w:t>
      </w:r>
      <w:ins w:id="2241" w:author="Marmol, Dominika Klaudia" w:date="2026-06-11T10:04:00Z">
        <w:r w:rsidR="00B958DD">
          <w:rPr>
            <w:rFonts w:cs="Arial"/>
          </w:rPr>
          <w:t>dose</w:t>
        </w:r>
        <w:r w:rsidR="00B958DD" w:rsidRPr="00AF5717">
          <w:rPr>
            <w:rFonts w:cs="Arial"/>
          </w:rPr>
          <w:t xml:space="preserve"> </w:t>
        </w:r>
      </w:ins>
      <w:del w:id="2242" w:author="Marmol, Dominika Klaudia" w:date="2026-06-11T10:04:00Z">
        <w:r w:rsidR="00766B58" w:rsidRPr="00AF5717">
          <w:rPr>
            <w:rFonts w:cs="Arial"/>
          </w:rPr>
          <w:delText xml:space="preserve">treatment </w:delText>
        </w:r>
      </w:del>
      <w:r w:rsidR="00766B58" w:rsidRPr="00AF5717">
        <w:rPr>
          <w:rFonts w:cs="Arial"/>
        </w:rPr>
        <w:t>group</w:t>
      </w:r>
      <w:r w:rsidRPr="00AF5717">
        <w:rPr>
          <w:rFonts w:cs="Arial"/>
        </w:rPr>
        <w:t>.</w:t>
      </w:r>
    </w:p>
    <w:p w14:paraId="0499103E" w14:textId="791CB33B" w:rsidR="00F8001E" w:rsidRPr="00AF5717" w:rsidRDefault="00E27C57" w:rsidP="003473CE">
      <w:pPr>
        <w:pStyle w:val="Heading3"/>
        <w:rPr>
          <w:rFonts w:cs="Arial"/>
          <w:b w:val="0"/>
          <w:bCs/>
        </w:rPr>
      </w:pPr>
      <w:bookmarkStart w:id="2243" w:name="_Toc146619383"/>
      <w:bookmarkStart w:id="2244" w:name="_Toc146635255"/>
      <w:bookmarkStart w:id="2245" w:name="_Toc232068040"/>
      <w:bookmarkEnd w:id="2243"/>
      <w:bookmarkEnd w:id="2244"/>
      <w:r w:rsidRPr="00AF5717">
        <w:rPr>
          <w:rFonts w:cs="Arial"/>
        </w:rPr>
        <w:t>Extent of Exposure</w:t>
      </w:r>
      <w:bookmarkEnd w:id="2245"/>
    </w:p>
    <w:p w14:paraId="68661282" w14:textId="5DD1FAF2" w:rsidR="00A86003" w:rsidRPr="00AF5717" w:rsidRDefault="00E27C57" w:rsidP="000D59A1">
      <w:pPr>
        <w:pStyle w:val="Paragraph"/>
        <w:rPr>
          <w:rFonts w:cs="Arial"/>
        </w:rPr>
      </w:pPr>
      <w:r w:rsidRPr="00AF5717">
        <w:rPr>
          <w:rFonts w:cs="Arial"/>
          <w:bCs/>
        </w:rPr>
        <w:t>Administration of trial treatment will be presented as indicated on the</w:t>
      </w:r>
      <w:ins w:id="2246" w:author="Anthony D'Amelio" w:date="2026-06-16T07:40:00Z" w16du:dateUtc="2026-06-16T11:40:00Z">
        <w:r w:rsidR="00CB54E1">
          <w:rPr>
            <w:rFonts w:cs="Arial"/>
            <w:bCs/>
          </w:rPr>
          <w:t xml:space="preserve"> individual trial compound</w:t>
        </w:r>
      </w:ins>
      <w:r w:rsidR="009D304E">
        <w:rPr>
          <w:rFonts w:cs="Arial"/>
          <w:bCs/>
        </w:rPr>
        <w:t xml:space="preserve"> </w:t>
      </w:r>
      <w:r w:rsidR="00C4597C" w:rsidRPr="00AF5717">
        <w:rPr>
          <w:rFonts w:cs="Arial"/>
          <w:bCs/>
        </w:rPr>
        <w:t>‘</w:t>
      </w:r>
      <w:commentRangeStart w:id="2247"/>
      <w:commentRangeStart w:id="2248"/>
      <w:commentRangeStart w:id="2249"/>
      <w:commentRangeStart w:id="2250"/>
      <w:r w:rsidR="00C4597C" w:rsidRPr="00AF5717">
        <w:rPr>
          <w:rFonts w:cs="Arial"/>
          <w:bCs/>
        </w:rPr>
        <w:t>Study Drug Administration’</w:t>
      </w:r>
      <w:commentRangeEnd w:id="2247"/>
      <w:r w:rsidR="00DF5520">
        <w:rPr>
          <w:rStyle w:val="CommentReference"/>
          <w:rFonts w:cs="Arial"/>
          <w:bCs/>
          <w:sz w:val="24"/>
          <w:szCs w:val="24"/>
        </w:rPr>
        <w:commentReference w:id="2247"/>
      </w:r>
      <w:commentRangeEnd w:id="2248"/>
      <w:r w:rsidR="00D43B75">
        <w:rPr>
          <w:rStyle w:val="CommentReference"/>
          <w:rFonts w:cs="Arial"/>
          <w:bCs/>
          <w:sz w:val="24"/>
          <w:szCs w:val="24"/>
        </w:rPr>
        <w:commentReference w:id="2248"/>
      </w:r>
      <w:commentRangeEnd w:id="2249"/>
      <w:r w:rsidR="002E3F17">
        <w:rPr>
          <w:rStyle w:val="CommentReference"/>
          <w:rFonts w:cs="Arial"/>
          <w:bCs/>
          <w:sz w:val="24"/>
          <w:szCs w:val="24"/>
        </w:rPr>
        <w:commentReference w:id="2249"/>
      </w:r>
      <w:commentRangeEnd w:id="2250"/>
      <w:r w:rsidR="00DA251A">
        <w:rPr>
          <w:rStyle w:val="CommentReference"/>
          <w:rFonts w:cs="Arial"/>
          <w:bCs/>
          <w:sz w:val="24"/>
          <w:szCs w:val="24"/>
        </w:rPr>
        <w:commentReference w:id="2250"/>
      </w:r>
      <w:r w:rsidR="009D304E">
        <w:rPr>
          <w:rFonts w:cs="Arial"/>
          <w:bCs/>
        </w:rPr>
        <w:t xml:space="preserve"> eCRF</w:t>
      </w:r>
      <w:ins w:id="2253" w:author="Anthony D'Amelio" w:date="2026-06-16T07:40:00Z" w16du:dateUtc="2026-06-16T11:40:00Z">
        <w:r w:rsidR="00CB54E1">
          <w:rPr>
            <w:rFonts w:cs="Arial"/>
            <w:bCs/>
          </w:rPr>
          <w:t xml:space="preserve"> (BNT317: Study Drug Administration, Ramucirumab: Study Drug Administration</w:t>
        </w:r>
      </w:ins>
      <w:ins w:id="2254" w:author="Anthony D'Amelio" w:date="2026-06-16T07:41:00Z" w16du:dateUtc="2026-06-16T11:41:00Z">
        <w:r w:rsidR="00CB54E1">
          <w:rPr>
            <w:rFonts w:cs="Arial"/>
            <w:bCs/>
          </w:rPr>
          <w:t xml:space="preserve"> Ramucirumab, Paclitaxel</w:t>
        </w:r>
        <w:r w:rsidR="002F0F68">
          <w:rPr>
            <w:rFonts w:cs="Arial"/>
            <w:bCs/>
          </w:rPr>
          <w:t>: Study Drug Administration Paclitaxel, Docetaxel: Study Drug Administration Docetaxel)</w:t>
        </w:r>
      </w:ins>
      <w:r w:rsidRPr="00AF5717">
        <w:rPr>
          <w:rFonts w:cs="Arial"/>
        </w:rPr>
        <w:t xml:space="preserve">. </w:t>
      </w:r>
    </w:p>
    <w:p w14:paraId="3276F52D" w14:textId="2DE07D20" w:rsidR="00ED7691" w:rsidRPr="00AF5717" w:rsidRDefault="00E27C57" w:rsidP="4E1E0473">
      <w:pPr>
        <w:pStyle w:val="Paragraph"/>
        <w:rPr>
          <w:rFonts w:cs="Arial"/>
        </w:rPr>
      </w:pPr>
      <w:r w:rsidRPr="00AF5717">
        <w:rPr>
          <w:rFonts w:cs="Arial"/>
        </w:rPr>
        <w:t xml:space="preserve">The following dose exposure variables will be derived and </w:t>
      </w:r>
      <w:r w:rsidR="00DD0F58" w:rsidRPr="00AF5717">
        <w:rPr>
          <w:rFonts w:cs="Arial"/>
        </w:rPr>
        <w:t>summarized descriptively</w:t>
      </w:r>
      <w:r w:rsidRPr="00AF5717">
        <w:rPr>
          <w:rFonts w:cs="Arial"/>
        </w:rPr>
        <w:t xml:space="preserve"> for each </w:t>
      </w:r>
      <w:ins w:id="2255" w:author="Marmol, Dominika Klaudia" w:date="2026-06-11T10:04:00Z">
        <w:r w:rsidR="00B958DD">
          <w:rPr>
            <w:rFonts w:cs="Arial"/>
          </w:rPr>
          <w:t>dose</w:t>
        </w:r>
        <w:r w:rsidR="00B958DD" w:rsidRPr="00AF5717">
          <w:rPr>
            <w:rFonts w:cs="Arial"/>
          </w:rPr>
          <w:t xml:space="preserve"> </w:t>
        </w:r>
      </w:ins>
      <w:del w:id="2256" w:author="Marmol, Dominika Klaudia" w:date="2026-06-11T10:04:00Z">
        <w:r w:rsidR="00766B58" w:rsidRPr="00AF5717">
          <w:rPr>
            <w:rFonts w:cs="Arial"/>
          </w:rPr>
          <w:delText xml:space="preserve">treatment </w:delText>
        </w:r>
      </w:del>
      <w:r w:rsidR="00766B58" w:rsidRPr="00AF5717">
        <w:rPr>
          <w:rFonts w:cs="Arial"/>
        </w:rPr>
        <w:t>group</w:t>
      </w:r>
      <w:r w:rsidR="00D527CF" w:rsidRPr="00AF5717">
        <w:rPr>
          <w:rFonts w:cs="Arial"/>
        </w:rPr>
        <w:t xml:space="preserve">: </w:t>
      </w:r>
    </w:p>
    <w:p w14:paraId="4EE9893A" w14:textId="0CFFC82F" w:rsidR="00ED7691" w:rsidRPr="00AF5717" w:rsidRDefault="00E27C57" w:rsidP="4E1E0473">
      <w:pPr>
        <w:pStyle w:val="Paragraph"/>
        <w:numPr>
          <w:ilvl w:val="0"/>
          <w:numId w:val="48"/>
        </w:numPr>
        <w:rPr>
          <w:rFonts w:cs="Arial"/>
        </w:rPr>
      </w:pPr>
      <w:r w:rsidRPr="00AF5717">
        <w:rPr>
          <w:rFonts w:cs="Arial"/>
        </w:rPr>
        <w:t>N</w:t>
      </w:r>
      <w:r w:rsidR="002C5FB9" w:rsidRPr="00AF5717">
        <w:rPr>
          <w:rFonts w:cs="Arial"/>
        </w:rPr>
        <w:t>umber of cycles</w:t>
      </w:r>
      <w:r w:rsidR="00A86D5C" w:rsidRPr="00AF5717">
        <w:rPr>
          <w:rFonts w:cs="Arial"/>
        </w:rPr>
        <w:t xml:space="preserve"> of treatment received</w:t>
      </w:r>
      <w:r w:rsidRPr="00AF5717">
        <w:rPr>
          <w:rFonts w:cs="Arial"/>
        </w:rPr>
        <w:t>.</w:t>
      </w:r>
    </w:p>
    <w:p w14:paraId="7C05416C" w14:textId="1229400D" w:rsidR="00ED7691" w:rsidRPr="00AF5717" w:rsidRDefault="00E27C57" w:rsidP="008204FF">
      <w:pPr>
        <w:pStyle w:val="ListBullet"/>
        <w:ind w:left="720"/>
        <w:rPr>
          <w:rFonts w:cs="Arial"/>
        </w:rPr>
      </w:pPr>
      <w:r w:rsidRPr="00AF5717">
        <w:rPr>
          <w:rFonts w:cs="Arial"/>
        </w:rPr>
        <w:t>T</w:t>
      </w:r>
      <w:r w:rsidR="002C5FB9" w:rsidRPr="00AF5717">
        <w:rPr>
          <w:rFonts w:cs="Arial"/>
        </w:rPr>
        <w:t xml:space="preserve">reatment duration </w:t>
      </w:r>
      <w:r w:rsidRPr="00AF5717">
        <w:rPr>
          <w:rFonts w:cs="Arial"/>
        </w:rPr>
        <w:t>(weeks)</w:t>
      </w:r>
      <w:r w:rsidR="008204FF" w:rsidRPr="00AF5717">
        <w:rPr>
          <w:rFonts w:cs="Arial"/>
        </w:rPr>
        <w:t xml:space="preserve"> define</w:t>
      </w:r>
      <w:r w:rsidR="008256C1" w:rsidRPr="00AF5717">
        <w:rPr>
          <w:rFonts w:cs="Arial"/>
        </w:rPr>
        <w:t>d</w:t>
      </w:r>
      <w:r w:rsidR="008204FF" w:rsidRPr="00AF5717">
        <w:rPr>
          <w:rFonts w:cs="Arial"/>
        </w:rPr>
        <w:t xml:space="preserve"> as follows: </w:t>
      </w:r>
      <w:r w:rsidR="008256C1" w:rsidRPr="00AF5717">
        <w:rPr>
          <w:rFonts w:cs="Arial"/>
        </w:rPr>
        <w:t>(</w:t>
      </w:r>
      <w:r w:rsidR="008204FF" w:rsidRPr="00AF5717">
        <w:rPr>
          <w:rFonts w:cs="Arial"/>
        </w:rPr>
        <w:t>date of last administration – date of first administration + planned dosing interval)/7, where the planned dosing interval (days) is defined as the planned time between two consecutive administrations</w:t>
      </w:r>
      <w:r w:rsidR="00274814" w:rsidRPr="00AF5717">
        <w:rPr>
          <w:rFonts w:cs="Arial"/>
        </w:rPr>
        <w:t xml:space="preserve"> (i.e. 14 days)</w:t>
      </w:r>
      <w:r w:rsidR="008204FF" w:rsidRPr="00AF5717">
        <w:rPr>
          <w:rFonts w:cs="Arial"/>
        </w:rPr>
        <w:t>.</w:t>
      </w:r>
    </w:p>
    <w:p w14:paraId="66BE0979" w14:textId="1088C16C" w:rsidR="00ED7691" w:rsidRPr="00AF5717" w:rsidRDefault="00E27C57" w:rsidP="4E1E0473">
      <w:pPr>
        <w:pStyle w:val="Paragraph"/>
        <w:numPr>
          <w:ilvl w:val="0"/>
          <w:numId w:val="48"/>
        </w:numPr>
        <w:rPr>
          <w:rFonts w:cs="Arial"/>
        </w:rPr>
      </w:pPr>
      <w:r w:rsidRPr="00AF5717">
        <w:rPr>
          <w:rFonts w:cs="Arial"/>
        </w:rPr>
        <w:t>C</w:t>
      </w:r>
      <w:r w:rsidR="002C5FB9" w:rsidRPr="00AF5717">
        <w:rPr>
          <w:rFonts w:cs="Arial"/>
        </w:rPr>
        <w:t>umulative dose</w:t>
      </w:r>
      <w:r w:rsidRPr="00AF5717">
        <w:rPr>
          <w:rFonts w:cs="Arial"/>
        </w:rPr>
        <w:t xml:space="preserve"> (mg)</w:t>
      </w:r>
      <w:r w:rsidR="008204FF" w:rsidRPr="00AF5717">
        <w:rPr>
          <w:rFonts w:cs="Arial"/>
        </w:rPr>
        <w:t xml:space="preserve"> </w:t>
      </w:r>
      <w:r w:rsidR="00927AC6" w:rsidRPr="00AF5717">
        <w:rPr>
          <w:rFonts w:cs="Arial"/>
        </w:rPr>
        <w:t>defined</w:t>
      </w:r>
      <w:r w:rsidR="008204FF" w:rsidRPr="00AF5717">
        <w:rPr>
          <w:rFonts w:cs="Arial"/>
        </w:rPr>
        <w:t xml:space="preserve"> as sum of all administered doses.</w:t>
      </w:r>
    </w:p>
    <w:p w14:paraId="665BAB13" w14:textId="4EBDCFFD" w:rsidR="00927AC6" w:rsidRPr="00AF5717" w:rsidRDefault="00E27C57">
      <w:pPr>
        <w:pStyle w:val="ListBullet"/>
        <w:numPr>
          <w:ilvl w:val="0"/>
          <w:numId w:val="48"/>
        </w:numPr>
        <w:rPr>
          <w:rFonts w:cs="Arial"/>
        </w:rPr>
      </w:pPr>
      <w:r w:rsidRPr="00AF5717">
        <w:rPr>
          <w:rFonts w:cs="Arial"/>
        </w:rPr>
        <w:t>Actual d</w:t>
      </w:r>
      <w:r w:rsidR="002C5FB9" w:rsidRPr="00AF5717">
        <w:rPr>
          <w:rFonts w:cs="Arial"/>
        </w:rPr>
        <w:t>ose intensity</w:t>
      </w:r>
      <w:r w:rsidR="008256C1" w:rsidRPr="00AF5717">
        <w:rPr>
          <w:rFonts w:cs="Arial"/>
        </w:rPr>
        <w:t xml:space="preserve"> (mg/weeks) </w:t>
      </w:r>
      <w:r w:rsidRPr="00AF5717">
        <w:rPr>
          <w:rFonts w:cs="Arial"/>
        </w:rPr>
        <w:t>defined as cumulative dose (mg)/treatment duration (weeks)</w:t>
      </w:r>
      <w:r w:rsidR="00E43244" w:rsidRPr="00AF5717">
        <w:rPr>
          <w:rFonts w:cs="Arial"/>
        </w:rPr>
        <w:t>.</w:t>
      </w:r>
    </w:p>
    <w:p w14:paraId="4CE7F339" w14:textId="78D90D97" w:rsidR="002C5FB9" w:rsidRPr="00AF5717" w:rsidRDefault="00E27C57" w:rsidP="00927AC6">
      <w:pPr>
        <w:pStyle w:val="Paragraph"/>
        <w:numPr>
          <w:ilvl w:val="0"/>
          <w:numId w:val="48"/>
        </w:numPr>
        <w:rPr>
          <w:rFonts w:cs="Arial"/>
        </w:rPr>
      </w:pPr>
      <w:r w:rsidRPr="00AF5717">
        <w:rPr>
          <w:rFonts w:cs="Arial"/>
        </w:rPr>
        <w:t>Relative dose intensity (RDI) is defined as 100 x (</w:t>
      </w:r>
      <w:r w:rsidR="008256C1" w:rsidRPr="00AF5717">
        <w:rPr>
          <w:rFonts w:cs="Arial"/>
        </w:rPr>
        <w:t>a</w:t>
      </w:r>
      <w:r w:rsidRPr="00AF5717">
        <w:rPr>
          <w:rFonts w:cs="Arial"/>
        </w:rPr>
        <w:t>ctual</w:t>
      </w:r>
      <w:r w:rsidR="008256C1" w:rsidRPr="00AF5717">
        <w:rPr>
          <w:rFonts w:cs="Arial"/>
        </w:rPr>
        <w:t xml:space="preserve"> dose intensity (mg/week)</w:t>
      </w:r>
      <w:r w:rsidRPr="00AF5717">
        <w:rPr>
          <w:rFonts w:cs="Arial"/>
        </w:rPr>
        <w:t>/</w:t>
      </w:r>
      <w:r w:rsidR="008256C1" w:rsidRPr="00AF5717">
        <w:rPr>
          <w:rFonts w:cs="Arial"/>
        </w:rPr>
        <w:t>p</w:t>
      </w:r>
      <w:r w:rsidRPr="00AF5717">
        <w:rPr>
          <w:rFonts w:cs="Arial"/>
        </w:rPr>
        <w:t xml:space="preserve">lanned </w:t>
      </w:r>
      <w:r w:rsidR="008256C1" w:rsidRPr="00AF5717">
        <w:rPr>
          <w:rFonts w:cs="Arial"/>
        </w:rPr>
        <w:t>d</w:t>
      </w:r>
      <w:r w:rsidRPr="00AF5717">
        <w:rPr>
          <w:rFonts w:cs="Arial"/>
        </w:rPr>
        <w:t xml:space="preserve">ose </w:t>
      </w:r>
      <w:r w:rsidR="008256C1" w:rsidRPr="00AF5717">
        <w:rPr>
          <w:rFonts w:cs="Arial"/>
        </w:rPr>
        <w:t>i</w:t>
      </w:r>
      <w:r w:rsidRPr="00AF5717">
        <w:rPr>
          <w:rFonts w:cs="Arial"/>
        </w:rPr>
        <w:t>ntensity</w:t>
      </w:r>
      <w:r w:rsidR="008256C1" w:rsidRPr="00AF5717">
        <w:rPr>
          <w:rFonts w:cs="Arial"/>
        </w:rPr>
        <w:t xml:space="preserve"> (mg/week</w:t>
      </w:r>
      <w:r w:rsidRPr="00AF5717">
        <w:rPr>
          <w:rFonts w:cs="Arial"/>
        </w:rPr>
        <w:t>) and expressed as a percentage</w:t>
      </w:r>
      <w:r w:rsidR="00EE6C07" w:rsidRPr="00AF5717">
        <w:rPr>
          <w:rFonts w:cs="Arial"/>
        </w:rPr>
        <w:t>.</w:t>
      </w:r>
    </w:p>
    <w:p w14:paraId="6448CA34" w14:textId="6B411B4B" w:rsidR="008204FF" w:rsidRPr="00AF5717" w:rsidRDefault="00E27C57" w:rsidP="008204FF">
      <w:pPr>
        <w:pStyle w:val="Paragraph"/>
        <w:rPr>
          <w:rFonts w:cs="Arial"/>
        </w:rPr>
      </w:pPr>
      <w:r w:rsidRPr="00AF5717">
        <w:rPr>
          <w:rFonts w:cs="Arial"/>
        </w:rPr>
        <w:t xml:space="preserve">For participants who did not receive any amount of a compound, the dose exposure parameters for that </w:t>
      </w:r>
      <w:ins w:id="2257" w:author="Marmol, Dominika Klaudia" w:date="2026-06-11T10:04:00Z">
        <w:r w:rsidR="00B958DD">
          <w:rPr>
            <w:rFonts w:cs="Arial"/>
          </w:rPr>
          <w:t>dose</w:t>
        </w:r>
        <w:r w:rsidR="00B958DD" w:rsidRPr="00AF5717">
          <w:rPr>
            <w:rFonts w:cs="Arial"/>
          </w:rPr>
          <w:t xml:space="preserve"> </w:t>
        </w:r>
      </w:ins>
      <w:del w:id="2258" w:author="Marmol, Dominika Klaudia" w:date="2026-06-11T10:04:00Z">
        <w:r w:rsidR="00766B58" w:rsidRPr="00AF5717">
          <w:rPr>
            <w:rFonts w:cs="Arial"/>
          </w:rPr>
          <w:delText xml:space="preserve">treatment </w:delText>
        </w:r>
      </w:del>
      <w:r w:rsidR="00766B58" w:rsidRPr="00AF5717">
        <w:rPr>
          <w:rFonts w:cs="Arial"/>
        </w:rPr>
        <w:t>group</w:t>
      </w:r>
      <w:r w:rsidR="0064148B" w:rsidRPr="00AF5717">
        <w:rPr>
          <w:rFonts w:cs="Arial"/>
        </w:rPr>
        <w:t xml:space="preserve"> </w:t>
      </w:r>
      <w:r w:rsidRPr="00AF5717">
        <w:rPr>
          <w:rFonts w:cs="Arial"/>
        </w:rPr>
        <w:t>(number of cycles, duration of treatment, cumulative dose, dose intensity, and RDI) will be set to 0.</w:t>
      </w:r>
    </w:p>
    <w:p w14:paraId="0F642A3A" w14:textId="56315DC0" w:rsidR="0036264C" w:rsidRPr="00AF5717" w:rsidRDefault="00E27C57" w:rsidP="0036264C">
      <w:pPr>
        <w:pStyle w:val="Paragraph"/>
        <w:rPr>
          <w:rFonts w:cs="Arial"/>
        </w:rPr>
      </w:pPr>
      <w:r w:rsidRPr="00AF5717">
        <w:rPr>
          <w:rFonts w:cs="Arial"/>
        </w:rPr>
        <w:t>Additionally, the RDI will be presented categorically (i.e., number and percentage of participants with RDI of &lt;60%, 60</w:t>
      </w:r>
      <w:r w:rsidR="00E43244" w:rsidRPr="00AF5717">
        <w:rPr>
          <w:rFonts w:cs="Arial"/>
        </w:rPr>
        <w:t>≤</w:t>
      </w:r>
      <w:r w:rsidRPr="00AF5717">
        <w:rPr>
          <w:rFonts w:cs="Arial"/>
        </w:rPr>
        <w:t xml:space="preserve"> to &lt;80%, 80</w:t>
      </w:r>
      <w:r w:rsidR="00E43244" w:rsidRPr="00AF5717">
        <w:rPr>
          <w:rFonts w:cs="Arial"/>
        </w:rPr>
        <w:t>≤</w:t>
      </w:r>
      <w:r w:rsidRPr="00AF5717">
        <w:rPr>
          <w:rFonts w:cs="Arial"/>
        </w:rPr>
        <w:t xml:space="preserve"> to &lt;90%, 90</w:t>
      </w:r>
      <w:r w:rsidR="00E43244" w:rsidRPr="00AF5717">
        <w:rPr>
          <w:rFonts w:cs="Arial"/>
        </w:rPr>
        <w:t>≤</w:t>
      </w:r>
      <w:r w:rsidRPr="00AF5717">
        <w:rPr>
          <w:rFonts w:cs="Arial"/>
        </w:rPr>
        <w:t xml:space="preserve"> to &lt;110%, ≥110%). </w:t>
      </w:r>
    </w:p>
    <w:p w14:paraId="010D184E" w14:textId="4A5301E1" w:rsidR="00C4597C" w:rsidRPr="00AF5717" w:rsidRDefault="00E27C57" w:rsidP="008204FF">
      <w:pPr>
        <w:pStyle w:val="Paragraph"/>
        <w:rPr>
          <w:rFonts w:cs="Arial"/>
        </w:rPr>
      </w:pPr>
      <w:r w:rsidRPr="00AF5717">
        <w:rPr>
          <w:rFonts w:cs="Arial"/>
        </w:rPr>
        <w:lastRenderedPageBreak/>
        <w:t xml:space="preserve">Moreover, the number and percentage of participants with </w:t>
      </w:r>
      <w:r w:rsidR="00A74FA8" w:rsidRPr="00AF5717">
        <w:rPr>
          <w:rFonts w:cs="Arial"/>
        </w:rPr>
        <w:t xml:space="preserve">dose rate adjustments, </w:t>
      </w:r>
      <w:r w:rsidRPr="00AF5717">
        <w:rPr>
          <w:rFonts w:cs="Arial"/>
        </w:rPr>
        <w:t>dose adjustments (reductions, increase)</w:t>
      </w:r>
      <w:r w:rsidR="00A74FA8" w:rsidRPr="00AF5717">
        <w:rPr>
          <w:rFonts w:cs="Arial"/>
        </w:rPr>
        <w:t>,</w:t>
      </w:r>
      <w:r w:rsidRPr="00AF5717">
        <w:rPr>
          <w:rFonts w:cs="Arial"/>
        </w:rPr>
        <w:t xml:space="preserve"> and interruptions along with reasons will be produced by </w:t>
      </w:r>
      <w:ins w:id="2259" w:author="Marmol, Dominika Klaudia" w:date="2026-06-11T10:04:00Z">
        <w:r w:rsidR="00B958DD">
          <w:rPr>
            <w:rFonts w:cs="Arial"/>
          </w:rPr>
          <w:t>dose</w:t>
        </w:r>
        <w:r w:rsidR="00B958DD" w:rsidRPr="00AF5717">
          <w:rPr>
            <w:rFonts w:cs="Arial"/>
          </w:rPr>
          <w:t xml:space="preserve"> </w:t>
        </w:r>
      </w:ins>
      <w:del w:id="2260" w:author="Marmol, Dominika Klaudia" w:date="2026-06-11T10:04:00Z">
        <w:r w:rsidR="00766B58" w:rsidRPr="00AF5717">
          <w:rPr>
            <w:rFonts w:cs="Arial"/>
          </w:rPr>
          <w:delText xml:space="preserve">treatment </w:delText>
        </w:r>
      </w:del>
      <w:r w:rsidR="00766B58" w:rsidRPr="00AF5717">
        <w:rPr>
          <w:rFonts w:cs="Arial"/>
        </w:rPr>
        <w:t>group</w:t>
      </w:r>
      <w:r w:rsidR="0064148B" w:rsidRPr="00AF5717">
        <w:rPr>
          <w:rFonts w:cs="Arial"/>
        </w:rPr>
        <w:t xml:space="preserve"> </w:t>
      </w:r>
      <w:r w:rsidR="0036264C" w:rsidRPr="00AF5717">
        <w:rPr>
          <w:rFonts w:cs="Arial"/>
        </w:rPr>
        <w:t>will be produced.</w:t>
      </w:r>
    </w:p>
    <w:p w14:paraId="4193E669" w14:textId="5B44723C" w:rsidR="00B36656" w:rsidRPr="00AF5717" w:rsidRDefault="00E27C57" w:rsidP="000D59A1">
      <w:pPr>
        <w:pStyle w:val="Paragraph"/>
        <w:rPr>
          <w:rFonts w:cs="Arial"/>
        </w:rPr>
      </w:pPr>
      <w:r w:rsidRPr="00AF5717">
        <w:rPr>
          <w:rFonts w:cs="Arial"/>
        </w:rPr>
        <w:t>Associated by</w:t>
      </w:r>
      <w:r w:rsidR="008204FF" w:rsidRPr="00AF5717">
        <w:rPr>
          <w:rFonts w:cs="Arial"/>
        </w:rPr>
        <w:t>-participant listing</w:t>
      </w:r>
      <w:r w:rsidRPr="00AF5717">
        <w:rPr>
          <w:rFonts w:cs="Arial"/>
        </w:rPr>
        <w:t>s will also be</w:t>
      </w:r>
      <w:r w:rsidR="008204FF" w:rsidRPr="00AF5717">
        <w:rPr>
          <w:rFonts w:cs="Arial"/>
        </w:rPr>
        <w:t xml:space="preserve"> produced.</w:t>
      </w:r>
    </w:p>
    <w:p w14:paraId="7B10672C" w14:textId="4A971C92" w:rsidR="00B36656" w:rsidRPr="00AF5717" w:rsidRDefault="00E27C57" w:rsidP="000D59A1">
      <w:pPr>
        <w:pStyle w:val="Paragraph"/>
        <w:rPr>
          <w:rFonts w:cs="Arial"/>
        </w:rPr>
      </w:pPr>
      <w:r w:rsidRPr="00AF5717">
        <w:rPr>
          <w:rFonts w:cs="Arial"/>
        </w:rPr>
        <w:t>Drug overdose information and medication error data as reported on the ‘Investigational Drug Overdose Report’ and ‘Medication Error Report’ eCRF</w:t>
      </w:r>
      <w:r w:rsidR="001D5EA4" w:rsidRPr="00AF5717">
        <w:rPr>
          <w:rFonts w:cs="Arial"/>
        </w:rPr>
        <w:t>s w</w:t>
      </w:r>
      <w:r w:rsidRPr="00AF5717">
        <w:rPr>
          <w:rFonts w:cs="Arial"/>
        </w:rPr>
        <w:t>ill be listed for all participants in the FAS.</w:t>
      </w:r>
    </w:p>
    <w:p w14:paraId="18CFC706" w14:textId="5F10655D" w:rsidR="008E2871" w:rsidRPr="00AF5717" w:rsidRDefault="00E27C57" w:rsidP="003473CE">
      <w:pPr>
        <w:pStyle w:val="Heading3"/>
        <w:rPr>
          <w:rFonts w:cs="Arial"/>
        </w:rPr>
      </w:pPr>
      <w:bookmarkStart w:id="2261" w:name="_Toc146619385"/>
      <w:bookmarkStart w:id="2262" w:name="_Toc146635257"/>
      <w:bookmarkStart w:id="2263" w:name="_Toc232068041"/>
      <w:bookmarkEnd w:id="2261"/>
      <w:bookmarkEnd w:id="2262"/>
      <w:r w:rsidRPr="00AF5717">
        <w:rPr>
          <w:rFonts w:cs="Arial"/>
        </w:rPr>
        <w:t>Adverse Events</w:t>
      </w:r>
      <w:bookmarkEnd w:id="2263"/>
    </w:p>
    <w:p w14:paraId="4A275B4C" w14:textId="26D40FB4" w:rsidR="00505C58" w:rsidRPr="00AF5717" w:rsidRDefault="00E27C57" w:rsidP="00505C58">
      <w:pPr>
        <w:pStyle w:val="Heading4"/>
      </w:pPr>
      <w:r w:rsidRPr="00AF5717">
        <w:t>Adverse Events</w:t>
      </w:r>
    </w:p>
    <w:p w14:paraId="1A57E72B" w14:textId="2E8D866C" w:rsidR="00833CF8" w:rsidRPr="00AF5717" w:rsidRDefault="00E27C57" w:rsidP="00833CF8">
      <w:pPr>
        <w:pStyle w:val="Paragraph"/>
        <w:rPr>
          <w:rFonts w:cs="Arial"/>
          <w:i/>
          <w:iCs/>
        </w:rPr>
      </w:pPr>
      <w:r w:rsidRPr="00AF5717">
        <w:rPr>
          <w:rFonts w:cs="Arial"/>
        </w:rPr>
        <w:t xml:space="preserve">The AE analyses to answer primary </w:t>
      </w:r>
      <w:r w:rsidR="00430ED7" w:rsidRPr="00AF5717">
        <w:rPr>
          <w:rFonts w:cs="Arial"/>
        </w:rPr>
        <w:t>trial</w:t>
      </w:r>
      <w:r w:rsidRPr="00AF5717">
        <w:rPr>
          <w:rFonts w:cs="Arial"/>
        </w:rPr>
        <w:t xml:space="preserve"> objectives are described in</w:t>
      </w:r>
      <w:r w:rsidRPr="00AF5717">
        <w:rPr>
          <w:rFonts w:cs="Arial"/>
          <w:i/>
          <w:iCs/>
        </w:rPr>
        <w:t xml:space="preserve"> </w:t>
      </w:r>
      <w:r w:rsidR="00FB013D" w:rsidRPr="00AF5717">
        <w:rPr>
          <w:rFonts w:cs="Arial"/>
        </w:rPr>
        <w:t xml:space="preserve">Section </w:t>
      </w:r>
      <w:r w:rsidR="00FB013D" w:rsidRPr="00AF5717">
        <w:rPr>
          <w:rFonts w:cs="Arial"/>
          <w:color w:val="0000FF"/>
        </w:rPr>
        <w:fldChar w:fldCharType="begin"/>
      </w:r>
      <w:r w:rsidR="00FB013D" w:rsidRPr="00AF5717">
        <w:rPr>
          <w:rFonts w:cs="Arial"/>
          <w:color w:val="0000FF"/>
        </w:rPr>
        <w:instrText xml:space="preserve"> REF _Ref181620268 \r \h </w:instrText>
      </w:r>
      <w:r w:rsidR="00552258" w:rsidRPr="00AF5717">
        <w:rPr>
          <w:rFonts w:cs="Arial"/>
          <w:color w:val="0000FF"/>
        </w:rPr>
        <w:instrText xml:space="preserve"> \* MERGEFORMAT </w:instrText>
      </w:r>
      <w:r w:rsidR="00FB013D" w:rsidRPr="00AF5717">
        <w:rPr>
          <w:rFonts w:cs="Arial"/>
          <w:color w:val="0000FF"/>
        </w:rPr>
      </w:r>
      <w:r w:rsidR="00FB013D" w:rsidRPr="00AF5717">
        <w:rPr>
          <w:rFonts w:cs="Arial"/>
          <w:color w:val="0000FF"/>
        </w:rPr>
        <w:fldChar w:fldCharType="separate"/>
      </w:r>
      <w:r w:rsidR="00CA5FDB">
        <w:rPr>
          <w:rFonts w:cs="Arial"/>
          <w:color w:val="0000FF"/>
        </w:rPr>
        <w:t>4.4</w:t>
      </w:r>
      <w:r w:rsidR="00FB013D" w:rsidRPr="00AF5717">
        <w:rPr>
          <w:rFonts w:cs="Arial"/>
          <w:color w:val="0000FF"/>
        </w:rPr>
        <w:fldChar w:fldCharType="end"/>
      </w:r>
      <w:r w:rsidRPr="00AF5717">
        <w:rPr>
          <w:rFonts w:cs="Arial"/>
        </w:rPr>
        <w:t>.</w:t>
      </w:r>
      <w:bookmarkStart w:id="2264" w:name="_Toc146619387"/>
      <w:bookmarkStart w:id="2265" w:name="_Toc146635259"/>
      <w:bookmarkEnd w:id="2264"/>
      <w:bookmarkEnd w:id="2265"/>
    </w:p>
    <w:p w14:paraId="40D3C8CB" w14:textId="254F2F4D" w:rsidR="0048186D" w:rsidRPr="00AF5717" w:rsidRDefault="00E27C57" w:rsidP="00591353">
      <w:pPr>
        <w:pStyle w:val="Heading4"/>
      </w:pPr>
      <w:bookmarkStart w:id="2266" w:name="_Toc146619389"/>
      <w:bookmarkStart w:id="2267" w:name="_Toc146635261"/>
      <w:bookmarkStart w:id="2268" w:name="_Toc146619391"/>
      <w:bookmarkStart w:id="2269" w:name="_Toc146635263"/>
      <w:bookmarkStart w:id="2270" w:name="_Ref181628445"/>
      <w:bookmarkEnd w:id="2266"/>
      <w:bookmarkEnd w:id="2267"/>
      <w:bookmarkEnd w:id="2268"/>
      <w:bookmarkEnd w:id="2269"/>
      <w:r w:rsidRPr="00AF5717">
        <w:t>Adverse Events of Special Interest</w:t>
      </w:r>
      <w:bookmarkEnd w:id="2270"/>
    </w:p>
    <w:p w14:paraId="5BCDA3CE" w14:textId="55735717" w:rsidR="0036264C" w:rsidRPr="00AF5717" w:rsidRDefault="00E27C57" w:rsidP="0036264C">
      <w:pPr>
        <w:autoSpaceDE w:val="0"/>
        <w:autoSpaceDN w:val="0"/>
        <w:adjustRightInd w:val="0"/>
        <w:spacing w:after="0"/>
        <w:rPr>
          <w:rFonts w:ascii="Arial" w:hAnsi="Arial" w:cs="Arial"/>
          <w:sz w:val="24"/>
        </w:rPr>
      </w:pPr>
      <w:r w:rsidRPr="00AF5717">
        <w:rPr>
          <w:rFonts w:ascii="Arial" w:hAnsi="Arial" w:cs="Arial"/>
          <w:sz w:val="24"/>
        </w:rPr>
        <w:t xml:space="preserve">The definition of AESI can be found in CTP Section 8.6.8. AESIs will be </w:t>
      </w:r>
      <w:r w:rsidR="00001800" w:rsidRPr="00AF5717">
        <w:rPr>
          <w:rFonts w:ascii="Arial" w:hAnsi="Arial" w:cs="Arial"/>
          <w:sz w:val="24"/>
        </w:rPr>
        <w:t>summarized</w:t>
      </w:r>
      <w:r w:rsidRPr="00AF5717">
        <w:rPr>
          <w:rFonts w:ascii="Arial" w:hAnsi="Arial" w:cs="Arial"/>
          <w:sz w:val="24"/>
        </w:rPr>
        <w:t xml:space="preserve"> as reported on the ‘Adverse Event’ eCRF.</w:t>
      </w:r>
    </w:p>
    <w:p w14:paraId="7D9FA2AB" w14:textId="394401C8" w:rsidR="0036264C" w:rsidRPr="00AF5717" w:rsidRDefault="00E27C57" w:rsidP="0036264C">
      <w:pPr>
        <w:pStyle w:val="List-Bullet"/>
        <w:numPr>
          <w:ilvl w:val="0"/>
          <w:numId w:val="0"/>
        </w:numPr>
        <w:spacing w:before="120"/>
        <w:rPr>
          <w:rFonts w:cs="Arial"/>
        </w:rPr>
      </w:pPr>
      <w:r w:rsidRPr="00AF5717">
        <w:rPr>
          <w:rFonts w:cs="Arial"/>
        </w:rPr>
        <w:t xml:space="preserve">An overall AESI summary will be provided including a summary by </w:t>
      </w:r>
      <w:ins w:id="2271" w:author="Marmol, Dominika Klaudia" w:date="2026-06-11T10:04:00Z">
        <w:r w:rsidR="00B958DD">
          <w:rPr>
            <w:rFonts w:cs="Arial"/>
          </w:rPr>
          <w:t>dose</w:t>
        </w:r>
        <w:r w:rsidR="00B958DD" w:rsidRPr="00AF5717">
          <w:rPr>
            <w:rFonts w:cs="Arial"/>
          </w:rPr>
          <w:t xml:space="preserve"> </w:t>
        </w:r>
      </w:ins>
      <w:del w:id="2272" w:author="Marmol, Dominika Klaudia" w:date="2026-06-11T10:04:00Z">
        <w:r w:rsidR="00766B58" w:rsidRPr="00AF5717">
          <w:rPr>
            <w:rFonts w:cs="Arial"/>
          </w:rPr>
          <w:delText xml:space="preserve">treatment </w:delText>
        </w:r>
      </w:del>
      <w:r w:rsidR="00766B58" w:rsidRPr="00AF5717">
        <w:rPr>
          <w:rFonts w:cs="Arial"/>
        </w:rPr>
        <w:t>group</w:t>
      </w:r>
      <w:r w:rsidR="00D9230F" w:rsidRPr="00AF5717">
        <w:rPr>
          <w:rFonts w:cs="Arial"/>
        </w:rPr>
        <w:t xml:space="preserve"> </w:t>
      </w:r>
      <w:r w:rsidRPr="00AF5717">
        <w:rPr>
          <w:rFonts w:cs="Arial"/>
        </w:rPr>
        <w:t>of the number and percentage of participants with at least one:</w:t>
      </w:r>
    </w:p>
    <w:p w14:paraId="70307E4B" w14:textId="77777777" w:rsidR="0036264C" w:rsidRPr="00AF5717" w:rsidRDefault="00E27C57" w:rsidP="0036264C">
      <w:pPr>
        <w:pStyle w:val="List-Bullet"/>
        <w:numPr>
          <w:ilvl w:val="0"/>
          <w:numId w:val="52"/>
        </w:numPr>
        <w:jc w:val="both"/>
        <w:rPr>
          <w:rFonts w:cs="Arial"/>
        </w:rPr>
      </w:pPr>
      <w:r w:rsidRPr="00AF5717">
        <w:rPr>
          <w:rFonts w:cs="Arial"/>
        </w:rPr>
        <w:t xml:space="preserve">AESI. </w:t>
      </w:r>
    </w:p>
    <w:p w14:paraId="0F69ECF9" w14:textId="28EC5C62" w:rsidR="0036264C" w:rsidRPr="00AF5717" w:rsidRDefault="00E27C57" w:rsidP="0036264C">
      <w:pPr>
        <w:pStyle w:val="List-Bullet"/>
        <w:numPr>
          <w:ilvl w:val="0"/>
          <w:numId w:val="52"/>
        </w:numPr>
        <w:jc w:val="both"/>
        <w:rPr>
          <w:rFonts w:cs="Arial"/>
        </w:rPr>
      </w:pPr>
      <w:r>
        <w:rPr>
          <w:rFonts w:cs="Arial"/>
        </w:rPr>
        <w:t>Drug</w:t>
      </w:r>
      <w:r w:rsidRPr="00AF5717">
        <w:rPr>
          <w:rFonts w:cs="Arial"/>
        </w:rPr>
        <w:t xml:space="preserve">-related AESI. </w:t>
      </w:r>
    </w:p>
    <w:p w14:paraId="6DB4CB52" w14:textId="77777777" w:rsidR="0036264C" w:rsidRPr="00AF5717" w:rsidRDefault="00E27C57" w:rsidP="0036264C">
      <w:pPr>
        <w:pStyle w:val="List-Bullet"/>
        <w:numPr>
          <w:ilvl w:val="0"/>
          <w:numId w:val="52"/>
        </w:numPr>
        <w:jc w:val="both"/>
        <w:rPr>
          <w:rFonts w:cs="Arial"/>
        </w:rPr>
      </w:pPr>
      <w:r w:rsidRPr="00AF5717">
        <w:rPr>
          <w:rFonts w:cs="Arial"/>
        </w:rPr>
        <w:t>Serious AESI.</w:t>
      </w:r>
    </w:p>
    <w:p w14:paraId="4BE8F1D7" w14:textId="2DD3604E" w:rsidR="0036264C" w:rsidRPr="00AF5717" w:rsidRDefault="00E27C57" w:rsidP="0036264C">
      <w:pPr>
        <w:pStyle w:val="List-Bullet"/>
        <w:numPr>
          <w:ilvl w:val="0"/>
          <w:numId w:val="52"/>
        </w:numPr>
        <w:jc w:val="both"/>
        <w:rPr>
          <w:rFonts w:cs="Arial"/>
        </w:rPr>
      </w:pPr>
      <w:r w:rsidRPr="00AF5717">
        <w:rPr>
          <w:rFonts w:cs="Arial"/>
        </w:rPr>
        <w:t xml:space="preserve">Serious </w:t>
      </w:r>
      <w:r w:rsidR="00AB0F05">
        <w:rPr>
          <w:rFonts w:cs="Arial"/>
        </w:rPr>
        <w:t>drug</w:t>
      </w:r>
      <w:r w:rsidRPr="00AF5717">
        <w:rPr>
          <w:rFonts w:cs="Arial"/>
        </w:rPr>
        <w:t xml:space="preserve">-related AESI. </w:t>
      </w:r>
    </w:p>
    <w:p w14:paraId="4292920F" w14:textId="5EFC585C" w:rsidR="0036264C" w:rsidRPr="00AF5717" w:rsidRDefault="00E27C57" w:rsidP="0036264C">
      <w:pPr>
        <w:pStyle w:val="List-Bullet"/>
        <w:numPr>
          <w:ilvl w:val="0"/>
          <w:numId w:val="52"/>
        </w:numPr>
        <w:jc w:val="both"/>
        <w:rPr>
          <w:rFonts w:cs="Arial"/>
        </w:rPr>
      </w:pPr>
      <w:r w:rsidRPr="00AF5717">
        <w:rPr>
          <w:rFonts w:cs="Arial"/>
        </w:rPr>
        <w:t xml:space="preserve">Grade ≥3 AESI. </w:t>
      </w:r>
    </w:p>
    <w:p w14:paraId="0BFA11D5" w14:textId="11D6B69D" w:rsidR="0036264C" w:rsidRPr="00AF5717" w:rsidRDefault="00E27C57" w:rsidP="0036264C">
      <w:pPr>
        <w:pStyle w:val="List-Bullet"/>
        <w:numPr>
          <w:ilvl w:val="0"/>
          <w:numId w:val="52"/>
        </w:numPr>
        <w:jc w:val="both"/>
        <w:rPr>
          <w:rFonts w:cs="Arial"/>
        </w:rPr>
      </w:pPr>
      <w:r w:rsidRPr="00AF5717">
        <w:rPr>
          <w:rFonts w:cs="Arial"/>
        </w:rPr>
        <w:t xml:space="preserve">Drug-related Grade ≥3 AESI. </w:t>
      </w:r>
    </w:p>
    <w:p w14:paraId="138ADDB1" w14:textId="6D924CB1" w:rsidR="0036264C" w:rsidRPr="00AF5717" w:rsidRDefault="00E27C57" w:rsidP="0036264C">
      <w:pPr>
        <w:pStyle w:val="List-Bullet"/>
        <w:numPr>
          <w:ilvl w:val="0"/>
          <w:numId w:val="52"/>
        </w:numPr>
        <w:jc w:val="both"/>
        <w:rPr>
          <w:rFonts w:cs="Arial"/>
        </w:rPr>
      </w:pPr>
      <w:r w:rsidRPr="00AF5717">
        <w:rPr>
          <w:rFonts w:cs="Arial"/>
        </w:rPr>
        <w:t xml:space="preserve">AESI leading to dose rate reduced. </w:t>
      </w:r>
    </w:p>
    <w:p w14:paraId="51678373" w14:textId="77777777" w:rsidR="0036264C" w:rsidRPr="00AF5717" w:rsidRDefault="00E27C57" w:rsidP="0036264C">
      <w:pPr>
        <w:pStyle w:val="List-Bullet"/>
        <w:numPr>
          <w:ilvl w:val="0"/>
          <w:numId w:val="52"/>
        </w:numPr>
        <w:jc w:val="both"/>
        <w:rPr>
          <w:rFonts w:cs="Arial"/>
        </w:rPr>
      </w:pPr>
      <w:r w:rsidRPr="00AF5717">
        <w:rPr>
          <w:rFonts w:cs="Arial"/>
        </w:rPr>
        <w:t xml:space="preserve">AESI leading to dose reduced. </w:t>
      </w:r>
    </w:p>
    <w:p w14:paraId="0B2ABCCE" w14:textId="17ABE7BE" w:rsidR="0036264C" w:rsidRPr="00AF5717" w:rsidRDefault="00E27C57" w:rsidP="0036264C">
      <w:pPr>
        <w:pStyle w:val="List-Bullet"/>
        <w:numPr>
          <w:ilvl w:val="0"/>
          <w:numId w:val="52"/>
        </w:numPr>
        <w:jc w:val="both"/>
        <w:rPr>
          <w:rFonts w:cs="Arial"/>
        </w:rPr>
      </w:pPr>
      <w:r w:rsidRPr="00AF5717">
        <w:rPr>
          <w:rFonts w:cs="Arial"/>
        </w:rPr>
        <w:t xml:space="preserve">AESI leading to </w:t>
      </w:r>
      <w:r w:rsidR="00753DBA" w:rsidRPr="00AF5717">
        <w:rPr>
          <w:rFonts w:cs="Arial"/>
        </w:rPr>
        <w:t>treatment interrupted</w:t>
      </w:r>
      <w:r w:rsidRPr="00AF5717">
        <w:rPr>
          <w:rFonts w:cs="Arial"/>
        </w:rPr>
        <w:t>.</w:t>
      </w:r>
    </w:p>
    <w:p w14:paraId="0199DF24" w14:textId="1EE6CE8C" w:rsidR="0036264C" w:rsidRPr="00AF5717" w:rsidRDefault="00E27C57" w:rsidP="0036264C">
      <w:pPr>
        <w:pStyle w:val="List-Bullet"/>
        <w:numPr>
          <w:ilvl w:val="0"/>
          <w:numId w:val="52"/>
        </w:numPr>
        <w:jc w:val="both"/>
        <w:rPr>
          <w:rFonts w:cs="Arial"/>
        </w:rPr>
      </w:pPr>
      <w:r w:rsidRPr="00AF5717">
        <w:rPr>
          <w:rFonts w:cs="Arial"/>
        </w:rPr>
        <w:t xml:space="preserve">AESI leading to </w:t>
      </w:r>
      <w:r w:rsidR="00753DBA" w:rsidRPr="00AF5717">
        <w:rPr>
          <w:rFonts w:cs="Arial"/>
        </w:rPr>
        <w:t>treatment withdrawn</w:t>
      </w:r>
      <w:r w:rsidRPr="00AF5717">
        <w:rPr>
          <w:rFonts w:cs="Arial"/>
        </w:rPr>
        <w:t xml:space="preserve">. </w:t>
      </w:r>
    </w:p>
    <w:p w14:paraId="07121351" w14:textId="0B932DB2" w:rsidR="0036264C" w:rsidRPr="00AF5717" w:rsidRDefault="00E27C57" w:rsidP="0036264C">
      <w:pPr>
        <w:pStyle w:val="List-Bullet"/>
        <w:numPr>
          <w:ilvl w:val="0"/>
          <w:numId w:val="52"/>
        </w:numPr>
        <w:jc w:val="both"/>
        <w:rPr>
          <w:rFonts w:cs="Arial"/>
        </w:rPr>
      </w:pPr>
      <w:r w:rsidRPr="00AF5717">
        <w:rPr>
          <w:rFonts w:cs="Arial"/>
        </w:rPr>
        <w:t xml:space="preserve">Drug-related AESI leading to dose rate reduced. </w:t>
      </w:r>
    </w:p>
    <w:p w14:paraId="5B7BB67C" w14:textId="77777777" w:rsidR="0036264C" w:rsidRPr="00AF5717" w:rsidRDefault="00E27C57" w:rsidP="0036264C">
      <w:pPr>
        <w:pStyle w:val="List-Bullet"/>
        <w:numPr>
          <w:ilvl w:val="0"/>
          <w:numId w:val="52"/>
        </w:numPr>
        <w:jc w:val="both"/>
        <w:rPr>
          <w:rFonts w:cs="Arial"/>
        </w:rPr>
      </w:pPr>
      <w:r w:rsidRPr="00AF5717">
        <w:rPr>
          <w:rFonts w:cs="Arial"/>
        </w:rPr>
        <w:t xml:space="preserve">Drug-related AESI leading to dose reduced. </w:t>
      </w:r>
    </w:p>
    <w:p w14:paraId="341490E5" w14:textId="513568C5" w:rsidR="0036264C" w:rsidRPr="00AF5717" w:rsidRDefault="00E27C57" w:rsidP="0036264C">
      <w:pPr>
        <w:pStyle w:val="List-Bullet"/>
        <w:numPr>
          <w:ilvl w:val="0"/>
          <w:numId w:val="52"/>
        </w:numPr>
        <w:jc w:val="both"/>
        <w:rPr>
          <w:rFonts w:cs="Arial"/>
        </w:rPr>
      </w:pPr>
      <w:r w:rsidRPr="00AF5717">
        <w:rPr>
          <w:rFonts w:cs="Arial"/>
        </w:rPr>
        <w:t xml:space="preserve">Drug-related AESI leading to </w:t>
      </w:r>
      <w:r w:rsidR="001B5169" w:rsidRPr="00AF5717">
        <w:rPr>
          <w:rFonts w:cs="Arial"/>
        </w:rPr>
        <w:t>treatment interrupted</w:t>
      </w:r>
      <w:r w:rsidRPr="00AF5717">
        <w:rPr>
          <w:rFonts w:cs="Arial"/>
        </w:rPr>
        <w:t xml:space="preserve">. </w:t>
      </w:r>
    </w:p>
    <w:p w14:paraId="14077B42" w14:textId="3F75933D" w:rsidR="0036264C" w:rsidRPr="00AF5717" w:rsidRDefault="00E27C57" w:rsidP="0036264C">
      <w:pPr>
        <w:pStyle w:val="List-Bullet"/>
        <w:numPr>
          <w:ilvl w:val="0"/>
          <w:numId w:val="52"/>
        </w:numPr>
        <w:jc w:val="both"/>
        <w:rPr>
          <w:rFonts w:cs="Arial"/>
        </w:rPr>
      </w:pPr>
      <w:r w:rsidRPr="00AF5717">
        <w:rPr>
          <w:rFonts w:cs="Arial"/>
        </w:rPr>
        <w:t xml:space="preserve">Drug-related AESI leading to </w:t>
      </w:r>
      <w:r w:rsidR="001B5169" w:rsidRPr="00AF5717">
        <w:rPr>
          <w:rFonts w:cs="Arial"/>
        </w:rPr>
        <w:t>treatment withdrawn</w:t>
      </w:r>
      <w:r w:rsidRPr="00AF5717">
        <w:rPr>
          <w:rFonts w:cs="Arial"/>
        </w:rPr>
        <w:t xml:space="preserve">. </w:t>
      </w:r>
    </w:p>
    <w:p w14:paraId="7E105330" w14:textId="77777777" w:rsidR="0036264C" w:rsidRPr="00AF5717" w:rsidRDefault="00E27C57" w:rsidP="0036264C">
      <w:pPr>
        <w:pStyle w:val="List-Bullet"/>
        <w:numPr>
          <w:ilvl w:val="0"/>
          <w:numId w:val="52"/>
        </w:numPr>
        <w:jc w:val="both"/>
        <w:rPr>
          <w:rFonts w:cs="Arial"/>
        </w:rPr>
      </w:pPr>
      <w:r w:rsidRPr="00AF5717">
        <w:rPr>
          <w:rFonts w:cs="Arial"/>
        </w:rPr>
        <w:t>Death due to an AESI.</w:t>
      </w:r>
    </w:p>
    <w:p w14:paraId="60998C13" w14:textId="5FD0B586" w:rsidR="0036264C" w:rsidRPr="00AF5717" w:rsidRDefault="00E27C57" w:rsidP="001A02F3">
      <w:pPr>
        <w:pStyle w:val="List-Bullet"/>
        <w:numPr>
          <w:ilvl w:val="0"/>
          <w:numId w:val="52"/>
        </w:numPr>
        <w:jc w:val="both"/>
        <w:rPr>
          <w:rFonts w:cs="Arial"/>
        </w:rPr>
      </w:pPr>
      <w:r w:rsidRPr="00AF5717">
        <w:rPr>
          <w:rFonts w:cs="Arial"/>
        </w:rPr>
        <w:lastRenderedPageBreak/>
        <w:t>Death due to a drug-related AESI.</w:t>
      </w:r>
    </w:p>
    <w:p w14:paraId="29F99C1E" w14:textId="77777777" w:rsidR="0036264C" w:rsidRPr="00AF5717" w:rsidRDefault="00E27C57" w:rsidP="0036264C">
      <w:pPr>
        <w:pStyle w:val="Paragraph"/>
        <w:rPr>
          <w:rFonts w:cs="Arial"/>
        </w:rPr>
      </w:pPr>
      <w:r w:rsidRPr="00AF5717">
        <w:rPr>
          <w:rFonts w:cs="Arial"/>
        </w:rPr>
        <w:t>By-participant listings will also be created.</w:t>
      </w:r>
    </w:p>
    <w:p w14:paraId="017E24ED" w14:textId="71228FCF" w:rsidR="008E2871" w:rsidRPr="00AF5717" w:rsidRDefault="00E27C57" w:rsidP="00B26A93">
      <w:pPr>
        <w:pStyle w:val="Heading3"/>
        <w:rPr>
          <w:rFonts w:cs="Arial"/>
        </w:rPr>
      </w:pPr>
      <w:bookmarkStart w:id="2273" w:name="_Toc232068042"/>
      <w:r w:rsidRPr="00AF5717">
        <w:rPr>
          <w:rFonts w:cs="Arial"/>
        </w:rPr>
        <w:t>Laboratory Data</w:t>
      </w:r>
      <w:bookmarkEnd w:id="2273"/>
    </w:p>
    <w:p w14:paraId="77187E21" w14:textId="131C25EA" w:rsidR="00243CE6" w:rsidRPr="00AF5717" w:rsidRDefault="00E27C57" w:rsidP="0098610C">
      <w:pPr>
        <w:pStyle w:val="Paragraph"/>
        <w:rPr>
          <w:rFonts w:cs="Arial"/>
        </w:rPr>
      </w:pPr>
      <w:r w:rsidRPr="00AF5717">
        <w:rPr>
          <w:rFonts w:cs="Arial"/>
        </w:rPr>
        <w:t>Laboratory data to be summarized includes hematology, chemistry, coagulation, serology, folic stimulating hormone test, thyroid function test, myocardial enzymes, and urinalysis and will be analy</w:t>
      </w:r>
      <w:r w:rsidR="0064148B" w:rsidRPr="00AF5717">
        <w:rPr>
          <w:rFonts w:cs="Arial"/>
        </w:rPr>
        <w:t>z</w:t>
      </w:r>
      <w:r w:rsidRPr="00AF5717">
        <w:rPr>
          <w:rFonts w:cs="Arial"/>
        </w:rPr>
        <w:t xml:space="preserve">ed at all available timepoints and reported for FAS. </w:t>
      </w:r>
      <w:r w:rsidR="00A8375F" w:rsidRPr="00AF5717">
        <w:rPr>
          <w:rFonts w:cs="Arial"/>
        </w:rPr>
        <w:t>For the analyses and reporting of the trial results, the local laboratory values will be used.</w:t>
      </w:r>
    </w:p>
    <w:p w14:paraId="6613ED4B" w14:textId="6D6BF29B" w:rsidR="0098610C" w:rsidRPr="00AF5717" w:rsidRDefault="00E27C57" w:rsidP="0098610C">
      <w:pPr>
        <w:pStyle w:val="Paragraph"/>
        <w:rPr>
          <w:rFonts w:cs="Arial"/>
        </w:rPr>
      </w:pPr>
      <w:r w:rsidRPr="00AF5717">
        <w:rPr>
          <w:rFonts w:cs="Arial"/>
        </w:rPr>
        <w:t xml:space="preserve">Data from following </w:t>
      </w:r>
      <w:r w:rsidR="00147D2D" w:rsidRPr="00AF5717">
        <w:rPr>
          <w:rFonts w:cs="Arial"/>
        </w:rPr>
        <w:t>e</w:t>
      </w:r>
      <w:r w:rsidRPr="00AF5717">
        <w:rPr>
          <w:rFonts w:cs="Arial"/>
        </w:rPr>
        <w:t>CRFs will be used: ‘Hematology – Local’, ‘Chemistry – Local’, ‘Coagulation – Local’, ‘Serology – Local’, ‘Folic Stimulating Hormone Test’, ‘Thyroid Function – Local’, ‘Myocardial Enzymes – Local’, ‘Urinalysis – Local’.</w:t>
      </w:r>
    </w:p>
    <w:p w14:paraId="6A08E65F" w14:textId="16676124" w:rsidR="00D81C25" w:rsidRPr="00AF5717" w:rsidRDefault="00E27C57" w:rsidP="00243CE6">
      <w:pPr>
        <w:autoSpaceDE w:val="0"/>
        <w:autoSpaceDN w:val="0"/>
        <w:adjustRightInd w:val="0"/>
        <w:spacing w:before="120" w:after="0"/>
        <w:rPr>
          <w:rFonts w:ascii="Arial" w:hAnsi="Arial" w:cs="Arial"/>
          <w:sz w:val="24"/>
        </w:rPr>
      </w:pPr>
      <w:r w:rsidRPr="00AF5717">
        <w:rPr>
          <w:rFonts w:ascii="Arial" w:hAnsi="Arial" w:cs="Arial"/>
          <w:sz w:val="24"/>
        </w:rPr>
        <w:t xml:space="preserve">Grading of laboratory values will be assigned programmatically as per the CTCAE v5.0 </w:t>
      </w:r>
      <w:ins w:id="2274" w:author="Marmol, Dominika Klaudia" w:date="2026-06-08T10:03:00Z">
        <w:r w:rsidR="00216155">
          <w:rPr>
            <w:rFonts w:ascii="Arial" w:hAnsi="Arial" w:cs="Arial"/>
            <w:sz w:val="24"/>
          </w:rPr>
          <w:t xml:space="preserve">or higher </w:t>
        </w:r>
      </w:ins>
      <w:r w:rsidRPr="00AF5717">
        <w:rPr>
          <w:rFonts w:ascii="Arial" w:hAnsi="Arial" w:cs="Arial"/>
          <w:sz w:val="24"/>
        </w:rPr>
        <w:t xml:space="preserve">(refer to </w:t>
      </w:r>
      <w:hyperlink w:anchor="App4" w:history="1">
        <w:r w:rsidR="00D81C25" w:rsidRPr="00AF5717">
          <w:rPr>
            <w:rStyle w:val="Hyperlink"/>
            <w:rFonts w:cs="Arial"/>
            <w:b w:val="0"/>
            <w:bCs/>
          </w:rPr>
          <w:t>Appendix 4</w:t>
        </w:r>
      </w:hyperlink>
      <w:r w:rsidRPr="00AF5717">
        <w:rPr>
          <w:rFonts w:ascii="Arial" w:hAnsi="Arial" w:cs="Arial"/>
          <w:sz w:val="24"/>
        </w:rPr>
        <w:t xml:space="preserve">). The calculation of CTCAE grades will be based on the observed laboratory values only, clinical assessments will not be taken into account. </w:t>
      </w:r>
    </w:p>
    <w:p w14:paraId="58CDCFFA" w14:textId="34E53145" w:rsidR="00D81C25" w:rsidRPr="00AF5717" w:rsidRDefault="00E27C57" w:rsidP="001E7091">
      <w:pPr>
        <w:autoSpaceDE w:val="0"/>
        <w:autoSpaceDN w:val="0"/>
        <w:adjustRightInd w:val="0"/>
        <w:spacing w:before="120" w:after="0"/>
        <w:rPr>
          <w:rFonts w:ascii="Arial" w:hAnsi="Arial" w:cs="Arial"/>
          <w:sz w:val="24"/>
        </w:rPr>
      </w:pPr>
      <w:r w:rsidRPr="00AF5717">
        <w:rPr>
          <w:rFonts w:ascii="Arial" w:hAnsi="Arial" w:cs="Arial"/>
          <w:sz w:val="24"/>
        </w:rPr>
        <w:t xml:space="preserve">CTCAE Grade 0 will be assigned for all non-missing values not graded as 1 or higher. For laboratory tests where grades are not defined by the CTCAE, results will be categorized as low/normal/high based on laboratory normal ranges. </w:t>
      </w:r>
    </w:p>
    <w:p w14:paraId="1A9A01C1" w14:textId="6AB0848E" w:rsidR="00D81C25" w:rsidRPr="00AF5717" w:rsidRDefault="00E27C57" w:rsidP="001E7091">
      <w:pPr>
        <w:pStyle w:val="Paragraph"/>
        <w:spacing w:before="120"/>
        <w:rPr>
          <w:rFonts w:cs="Arial"/>
          <w:iCs/>
        </w:rPr>
      </w:pPr>
      <w:r w:rsidRPr="00AF5717">
        <w:rPr>
          <w:rFonts w:cs="Arial"/>
          <w:iCs/>
        </w:rPr>
        <w:t>Normal ranges established by the local laboratory will be used to determine whether the value is lower (L), within (N) or higher (H) than the reference range for that parameter.</w:t>
      </w:r>
    </w:p>
    <w:p w14:paraId="2E01F5C8" w14:textId="0EA0DB12" w:rsidR="00D81C25" w:rsidRPr="00AF5717" w:rsidRDefault="00E27C57" w:rsidP="00D81C25">
      <w:pPr>
        <w:pStyle w:val="Paragraph"/>
        <w:spacing w:before="120"/>
        <w:rPr>
          <w:rFonts w:cs="Arial"/>
        </w:rPr>
      </w:pPr>
      <w:r w:rsidRPr="00AF5717">
        <w:rPr>
          <w:rFonts w:cs="Arial"/>
        </w:rPr>
        <w:t>For any laboratory value reported using a non-numeric qualifier (e.g., less than (&lt;xx.x) a certain value, or greater than (&gt;yy.y) a certain value), the inequality sign will be removed</w:t>
      </w:r>
      <w:r w:rsidR="00AB0F05">
        <w:rPr>
          <w:rFonts w:cs="Arial"/>
        </w:rPr>
        <w:t>,</w:t>
      </w:r>
      <w:r w:rsidRPr="00AF5717">
        <w:rPr>
          <w:rFonts w:cs="Arial"/>
        </w:rPr>
        <w:t xml:space="preserve"> and the resulting numeric value used as the observed value, or for change from baseline calculations. When evaluating the value to determine the CTCAE severity grade, the numeric values will be used; however, if the numeric value is equal to a cutoff value, the inequality signs (&lt;xx.x or &gt;yy.y) will be considered.</w:t>
      </w:r>
      <w:r w:rsidR="007A735E" w:rsidRPr="00AF5717">
        <w:t xml:space="preserve"> </w:t>
      </w:r>
      <w:r w:rsidR="007A735E" w:rsidRPr="00AF5717">
        <w:rPr>
          <w:rFonts w:cs="Arial"/>
        </w:rPr>
        <w:t>In by-participant data listings, any laboratory values reported using a non-numeric qualifier will be presented as recorded.</w:t>
      </w:r>
    </w:p>
    <w:p w14:paraId="0E0A13B3" w14:textId="4B2BC2AB" w:rsidR="00A8375F" w:rsidRPr="00AF5717" w:rsidRDefault="00E27C57" w:rsidP="00243CE6">
      <w:pPr>
        <w:autoSpaceDE w:val="0"/>
        <w:autoSpaceDN w:val="0"/>
        <w:adjustRightInd w:val="0"/>
        <w:spacing w:before="120" w:after="0"/>
        <w:rPr>
          <w:rFonts w:ascii="Arial" w:hAnsi="Arial" w:cs="Arial"/>
          <w:sz w:val="24"/>
        </w:rPr>
      </w:pPr>
      <w:r w:rsidRPr="00AF5717">
        <w:rPr>
          <w:rFonts w:ascii="Arial" w:hAnsi="Arial" w:cs="Arial"/>
          <w:sz w:val="24"/>
        </w:rPr>
        <w:t>The following summaries will be generated separately for hematology, and biochemistry tests:</w:t>
      </w:r>
    </w:p>
    <w:p w14:paraId="22A7C834" w14:textId="77777777" w:rsidR="00A8375F" w:rsidRPr="00AF5717" w:rsidRDefault="00E27C57" w:rsidP="00243CE6">
      <w:pPr>
        <w:pStyle w:val="ListParagraph"/>
        <w:numPr>
          <w:ilvl w:val="0"/>
          <w:numId w:val="49"/>
        </w:numPr>
        <w:autoSpaceDE w:val="0"/>
        <w:autoSpaceDN w:val="0"/>
        <w:adjustRightInd w:val="0"/>
        <w:spacing w:before="120" w:after="0"/>
        <w:ind w:left="714" w:hanging="357"/>
        <w:rPr>
          <w:rFonts w:cs="Arial"/>
        </w:rPr>
      </w:pPr>
      <w:r w:rsidRPr="00AF5717">
        <w:rPr>
          <w:rFonts w:cs="Arial"/>
        </w:rPr>
        <w:t>Listing of all laboratory data with values flagged to show the corresponding CTCAE grades, if applicable, and the classifications relative to the laboratory normal ranges.</w:t>
      </w:r>
    </w:p>
    <w:p w14:paraId="3C865E26" w14:textId="77777777" w:rsidR="00A8375F" w:rsidRPr="00AF5717" w:rsidRDefault="00E27C57" w:rsidP="00243CE6">
      <w:pPr>
        <w:pStyle w:val="ListParagraph"/>
        <w:numPr>
          <w:ilvl w:val="0"/>
          <w:numId w:val="49"/>
        </w:numPr>
        <w:autoSpaceDE w:val="0"/>
        <w:autoSpaceDN w:val="0"/>
        <w:adjustRightInd w:val="0"/>
        <w:spacing w:before="120" w:after="0"/>
        <w:ind w:left="714" w:hanging="357"/>
        <w:rPr>
          <w:rFonts w:cs="Arial"/>
        </w:rPr>
      </w:pPr>
      <w:r w:rsidRPr="00AF5717">
        <w:rPr>
          <w:rFonts w:cs="Arial"/>
        </w:rPr>
        <w:t>For laboratory tests where grades are defined by the CTCAE:</w:t>
      </w:r>
    </w:p>
    <w:p w14:paraId="5AB94416" w14:textId="644B0E44" w:rsidR="00A8375F" w:rsidRPr="00AF5717" w:rsidRDefault="00E27C57" w:rsidP="00243CE6">
      <w:pPr>
        <w:pStyle w:val="ListParagraph"/>
        <w:numPr>
          <w:ilvl w:val="1"/>
          <w:numId w:val="49"/>
        </w:numPr>
        <w:autoSpaceDE w:val="0"/>
        <w:autoSpaceDN w:val="0"/>
        <w:adjustRightInd w:val="0"/>
        <w:spacing w:before="120" w:after="0"/>
        <w:ind w:left="1434" w:hanging="357"/>
        <w:rPr>
          <w:rFonts w:cs="Arial"/>
        </w:rPr>
      </w:pPr>
      <w:r w:rsidRPr="00AF5717">
        <w:rPr>
          <w:rFonts w:cs="Arial"/>
        </w:rPr>
        <w:t>Worst post-baseline CTCAE grade (regardless of the baseline status). Each participant will be counted only once for the worst grade observed post</w:t>
      </w:r>
      <w:r w:rsidR="00243CE6" w:rsidRPr="00AF5717">
        <w:rPr>
          <w:rFonts w:cs="Arial"/>
        </w:rPr>
        <w:t>-</w:t>
      </w:r>
      <w:r w:rsidRPr="00AF5717">
        <w:rPr>
          <w:rFonts w:cs="Arial"/>
        </w:rPr>
        <w:t>baseline.</w:t>
      </w:r>
    </w:p>
    <w:p w14:paraId="39B69DDF" w14:textId="2E6F2976" w:rsidR="00A8375F" w:rsidRPr="00AF5717" w:rsidRDefault="00E27C57" w:rsidP="00A8375F">
      <w:pPr>
        <w:pStyle w:val="ListParagraph"/>
        <w:numPr>
          <w:ilvl w:val="1"/>
          <w:numId w:val="49"/>
        </w:numPr>
        <w:autoSpaceDE w:val="0"/>
        <w:autoSpaceDN w:val="0"/>
        <w:adjustRightInd w:val="0"/>
        <w:spacing w:after="0"/>
        <w:rPr>
          <w:rFonts w:cs="Arial"/>
        </w:rPr>
      </w:pPr>
      <w:r w:rsidRPr="00AF5717">
        <w:rPr>
          <w:rFonts w:cs="Arial"/>
        </w:rPr>
        <w:t>Shift tables using CTCAE grades to compare baseline to the worst on</w:t>
      </w:r>
      <w:r w:rsidR="00243CE6" w:rsidRPr="00AF5717">
        <w:rPr>
          <w:rFonts w:cs="Arial"/>
        </w:rPr>
        <w:t>-</w:t>
      </w:r>
      <w:r w:rsidRPr="00AF5717">
        <w:rPr>
          <w:rFonts w:cs="Arial"/>
        </w:rPr>
        <w:t>treatment value.</w:t>
      </w:r>
    </w:p>
    <w:p w14:paraId="239AA021" w14:textId="77777777" w:rsidR="00A8375F" w:rsidRPr="00AF5717" w:rsidRDefault="00E27C57" w:rsidP="00A8375F">
      <w:pPr>
        <w:pStyle w:val="ListParagraph"/>
        <w:numPr>
          <w:ilvl w:val="0"/>
          <w:numId w:val="49"/>
        </w:numPr>
        <w:autoSpaceDE w:val="0"/>
        <w:autoSpaceDN w:val="0"/>
        <w:adjustRightInd w:val="0"/>
        <w:spacing w:after="0"/>
        <w:rPr>
          <w:rFonts w:cs="Arial"/>
        </w:rPr>
      </w:pPr>
      <w:r w:rsidRPr="00AF5717">
        <w:rPr>
          <w:rFonts w:cs="Arial"/>
        </w:rPr>
        <w:t>For laboratory tests where grades are not defined by the CTCAE:</w:t>
      </w:r>
    </w:p>
    <w:p w14:paraId="407DC66E" w14:textId="5517F28F" w:rsidR="00A8375F" w:rsidRPr="00AF5717" w:rsidRDefault="00E27C57" w:rsidP="00A8375F">
      <w:pPr>
        <w:pStyle w:val="ListParagraph"/>
        <w:numPr>
          <w:ilvl w:val="1"/>
          <w:numId w:val="49"/>
        </w:numPr>
        <w:autoSpaceDE w:val="0"/>
        <w:autoSpaceDN w:val="0"/>
        <w:adjustRightInd w:val="0"/>
        <w:spacing w:after="0"/>
        <w:rPr>
          <w:rFonts w:cs="Arial"/>
        </w:rPr>
      </w:pPr>
      <w:r w:rsidRPr="00AF5717">
        <w:rPr>
          <w:rFonts w:cs="Arial"/>
        </w:rPr>
        <w:t>Shift tables using the low/normal/high/ (low and high) (or other project</w:t>
      </w:r>
      <w:r w:rsidR="00243CE6" w:rsidRPr="00AF5717">
        <w:rPr>
          <w:rFonts w:cs="Arial"/>
        </w:rPr>
        <w:t>-</w:t>
      </w:r>
      <w:r w:rsidRPr="00AF5717">
        <w:rPr>
          <w:rFonts w:cs="Arial"/>
        </w:rPr>
        <w:t>specific) classification to compare baseline to the worst on-treatment value.</w:t>
      </w:r>
    </w:p>
    <w:p w14:paraId="04B067AD" w14:textId="767EDB1E" w:rsidR="00A8375F" w:rsidRPr="00AF5717" w:rsidRDefault="00E27C57" w:rsidP="001E7091">
      <w:pPr>
        <w:pStyle w:val="Paragraph"/>
        <w:spacing w:before="120"/>
        <w:rPr>
          <w:rFonts w:cs="Arial"/>
        </w:rPr>
      </w:pPr>
      <w:r w:rsidRPr="00AF5717">
        <w:rPr>
          <w:rFonts w:cs="Arial"/>
        </w:rPr>
        <w:lastRenderedPageBreak/>
        <w:t xml:space="preserve">Figures plotting time course of raw and change in laboratory tests over time may be also produced. </w:t>
      </w:r>
      <w:r w:rsidRPr="00AF5717">
        <w:rPr>
          <w:rFonts w:cs="Arial"/>
          <w:iCs/>
        </w:rPr>
        <w:t xml:space="preserve">Scatter plots will be produced for each laboratory parameter comparing baseline and end of trial values, with each </w:t>
      </w:r>
      <w:ins w:id="2275" w:author="Marmol, Dominika Klaudia" w:date="2026-06-11T10:04:00Z">
        <w:r w:rsidR="00B958DD">
          <w:rPr>
            <w:rFonts w:cs="Arial"/>
          </w:rPr>
          <w:t>dose</w:t>
        </w:r>
        <w:r w:rsidR="00B958DD" w:rsidRPr="00AF5717">
          <w:rPr>
            <w:rFonts w:cs="Arial"/>
          </w:rPr>
          <w:t xml:space="preserve"> </w:t>
        </w:r>
      </w:ins>
      <w:del w:id="2276" w:author="Marmol, Dominika Klaudia" w:date="2026-06-11T10:04:00Z">
        <w:r w:rsidR="00766B58" w:rsidRPr="00AF5717">
          <w:rPr>
            <w:rFonts w:cs="Arial"/>
          </w:rPr>
          <w:delText xml:space="preserve">treatment </w:delText>
        </w:r>
      </w:del>
      <w:r w:rsidR="00766B58" w:rsidRPr="00AF5717">
        <w:rPr>
          <w:rFonts w:cs="Arial"/>
        </w:rPr>
        <w:t xml:space="preserve">group </w:t>
      </w:r>
      <w:r w:rsidRPr="00AF5717">
        <w:rPr>
          <w:rFonts w:cs="Arial"/>
          <w:iCs/>
        </w:rPr>
        <w:t xml:space="preserve">represented by a distinct symbol. In addition, clinically laboratory values for each parameter may be plotted over time using a box and whisker plot, if appropriate. </w:t>
      </w:r>
    </w:p>
    <w:p w14:paraId="5B899669" w14:textId="485C20B9" w:rsidR="00C9205C" w:rsidRPr="00AF5717" w:rsidRDefault="00E27C57" w:rsidP="00790432">
      <w:pPr>
        <w:pStyle w:val="Paragraph"/>
        <w:rPr>
          <w:rFonts w:cs="Arial"/>
          <w:iCs/>
        </w:rPr>
      </w:pPr>
      <w:r w:rsidRPr="00AF5717">
        <w:rPr>
          <w:rFonts w:cs="Arial"/>
          <w:iCs/>
        </w:rPr>
        <w:t xml:space="preserve">A summary </w:t>
      </w:r>
      <w:r w:rsidR="00D81C25" w:rsidRPr="00AF5717">
        <w:rPr>
          <w:rFonts w:cs="Arial"/>
          <w:iCs/>
        </w:rPr>
        <w:t>and a listing of urinalysis results</w:t>
      </w:r>
      <w:r w:rsidRPr="00AF5717">
        <w:rPr>
          <w:rFonts w:cs="Arial"/>
          <w:iCs/>
        </w:rPr>
        <w:t xml:space="preserve"> will be presented displaying normal, abnormal (not clinically significant)</w:t>
      </w:r>
      <w:r w:rsidR="00D81C25" w:rsidRPr="00AF5717">
        <w:rPr>
          <w:rFonts w:cs="Arial"/>
          <w:iCs/>
        </w:rPr>
        <w:t>, ab</w:t>
      </w:r>
      <w:r w:rsidRPr="00AF5717">
        <w:rPr>
          <w:rFonts w:cs="Arial"/>
          <w:iCs/>
        </w:rPr>
        <w:t>normal (clinically significant) results.</w:t>
      </w:r>
      <w:r w:rsidR="00D81C25" w:rsidRPr="00AF5717">
        <w:rPr>
          <w:rFonts w:cs="Arial"/>
          <w:iCs/>
        </w:rPr>
        <w:t xml:space="preserve"> </w:t>
      </w:r>
    </w:p>
    <w:p w14:paraId="107B4E23" w14:textId="6BADFAC7" w:rsidR="00D81C25" w:rsidRPr="00AF5717" w:rsidRDefault="00E27C57" w:rsidP="00790432">
      <w:pPr>
        <w:pStyle w:val="Paragraph"/>
        <w:rPr>
          <w:rFonts w:cs="Arial"/>
        </w:rPr>
      </w:pPr>
      <w:r w:rsidRPr="00AF5717">
        <w:rPr>
          <w:rFonts w:cs="Arial"/>
          <w:iCs/>
        </w:rPr>
        <w:t>C</w:t>
      </w:r>
      <w:r w:rsidRPr="00AF5717">
        <w:rPr>
          <w:rFonts w:cs="Arial"/>
        </w:rPr>
        <w:t>oagulation, serology, folic stimulating hormone test, thyroid function test, and myocardial enzymes results will be listed for all participants in the FAS.</w:t>
      </w:r>
    </w:p>
    <w:p w14:paraId="66116A01" w14:textId="083F82CE" w:rsidR="00C9205C" w:rsidRPr="00AF5717" w:rsidRDefault="00E27C57" w:rsidP="00C9205C">
      <w:pPr>
        <w:pStyle w:val="Paragraph"/>
        <w:rPr>
          <w:rFonts w:cs="Arial"/>
          <w:iCs/>
          <w:u w:val="single"/>
        </w:rPr>
      </w:pPr>
      <w:r w:rsidRPr="00AF5717">
        <w:rPr>
          <w:rFonts w:cs="Arial"/>
          <w:iCs/>
          <w:u w:val="single"/>
        </w:rPr>
        <w:t xml:space="preserve">Liver Function Tests - Potential Hy’s Law </w:t>
      </w:r>
    </w:p>
    <w:p w14:paraId="451C8FB0" w14:textId="77777777" w:rsidR="00C9205C" w:rsidRPr="00AF5717" w:rsidRDefault="00E27C57" w:rsidP="00C9205C">
      <w:pPr>
        <w:pStyle w:val="Paragraph"/>
        <w:rPr>
          <w:rFonts w:cs="Arial"/>
        </w:rPr>
      </w:pPr>
      <w:r w:rsidRPr="00AF5717">
        <w:rPr>
          <w:rFonts w:cs="Arial"/>
        </w:rPr>
        <w:t>Participants who present with the following laboratory abnormalities should be evaluated further as potential drug-induced liver injury (Hy’s law) cases to definitively determine the etiology of the abnormal laboratory values:</w:t>
      </w:r>
    </w:p>
    <w:p w14:paraId="73C13F48" w14:textId="582804D6" w:rsidR="00C9205C" w:rsidRPr="00AF5717" w:rsidRDefault="00E27C57" w:rsidP="00C9205C">
      <w:pPr>
        <w:pStyle w:val="Paragraph"/>
        <w:numPr>
          <w:ilvl w:val="0"/>
          <w:numId w:val="50"/>
        </w:numPr>
        <w:rPr>
          <w:rFonts w:cs="Arial"/>
        </w:rPr>
      </w:pPr>
      <w:r w:rsidRPr="00AF5717">
        <w:rPr>
          <w:rFonts w:cs="Arial"/>
        </w:rPr>
        <w:t>Participants with aspartate transaminase (AST)/</w:t>
      </w:r>
      <w:r w:rsidRPr="00AF5717">
        <w:t>a</w:t>
      </w:r>
      <w:r w:rsidRPr="00AF5717">
        <w:rPr>
          <w:rFonts w:cs="Arial"/>
        </w:rPr>
        <w:t>lanine aminotransferase (ALT) and Total bilirubin baseline values within the normal range who subsequently present with AST</w:t>
      </w:r>
      <w:r w:rsidR="00594A44">
        <w:rPr>
          <w:rFonts w:cs="Arial"/>
        </w:rPr>
        <w:t xml:space="preserve"> or </w:t>
      </w:r>
      <w:r w:rsidRPr="00AF5717">
        <w:rPr>
          <w:rFonts w:cs="Arial"/>
        </w:rPr>
        <w:t xml:space="preserve">ALT values </w:t>
      </w:r>
      <w:r w:rsidR="00594A44">
        <w:rPr>
          <w:rFonts w:cs="Arial"/>
        </w:rPr>
        <w:t>&gt;</w:t>
      </w:r>
      <w:r w:rsidRPr="00AF5717">
        <w:rPr>
          <w:rFonts w:cs="Arial"/>
        </w:rPr>
        <w:t xml:space="preserve">3 × upper limit of normal (ULN) AND a total bilirubin value </w:t>
      </w:r>
      <w:r w:rsidR="00594A44">
        <w:rPr>
          <w:rFonts w:cs="Arial"/>
        </w:rPr>
        <w:t>&gt;</w:t>
      </w:r>
      <w:r w:rsidRPr="00AF5717">
        <w:rPr>
          <w:rFonts w:cs="Arial"/>
        </w:rPr>
        <w:t xml:space="preserve">2 × ULN with no </w:t>
      </w:r>
      <w:r w:rsidR="005724D8">
        <w:rPr>
          <w:rFonts w:cs="Arial"/>
        </w:rPr>
        <w:t xml:space="preserve">other reason for </w:t>
      </w:r>
      <w:r w:rsidR="00F74D32">
        <w:rPr>
          <w:rFonts w:cs="Arial"/>
        </w:rPr>
        <w:t>liver injury</w:t>
      </w:r>
      <w:r w:rsidRPr="00AF5717">
        <w:rPr>
          <w:rFonts w:cs="Arial"/>
        </w:rPr>
        <w:t xml:space="preserve"> AND an alkaline phosphatase (ALP) value &lt;2 × ULN.</w:t>
      </w:r>
    </w:p>
    <w:p w14:paraId="57A5A005" w14:textId="48D30B0E" w:rsidR="00C9205C" w:rsidRPr="00AF5717" w:rsidRDefault="00E27C57" w:rsidP="00C9205C">
      <w:pPr>
        <w:pStyle w:val="Paragraph"/>
        <w:rPr>
          <w:rFonts w:cs="Arial"/>
        </w:rPr>
      </w:pPr>
      <w:r w:rsidRPr="00AF5717">
        <w:rPr>
          <w:rFonts w:cs="Arial"/>
        </w:rPr>
        <w:t xml:space="preserve">A following summary of number and percentage of participant by </w:t>
      </w:r>
      <w:ins w:id="2277" w:author="Marmol, Dominika Klaudia" w:date="2026-06-11T10:04:00Z">
        <w:r w:rsidR="00B958DD">
          <w:rPr>
            <w:rFonts w:cs="Arial"/>
          </w:rPr>
          <w:t>dose</w:t>
        </w:r>
        <w:r w:rsidR="00B958DD" w:rsidRPr="00AF5717">
          <w:rPr>
            <w:rFonts w:cs="Arial"/>
          </w:rPr>
          <w:t xml:space="preserve"> </w:t>
        </w:r>
      </w:ins>
      <w:del w:id="2278" w:author="Marmol, Dominika Klaudia" w:date="2026-06-11T10:04:00Z">
        <w:r w:rsidR="00766B58" w:rsidRPr="00AF5717">
          <w:rPr>
            <w:rFonts w:cs="Arial"/>
          </w:rPr>
          <w:delText xml:space="preserve">treatment </w:delText>
        </w:r>
      </w:del>
      <w:r w:rsidR="00766B58" w:rsidRPr="00AF5717">
        <w:rPr>
          <w:rFonts w:cs="Arial"/>
        </w:rPr>
        <w:t xml:space="preserve">group </w:t>
      </w:r>
      <w:r w:rsidRPr="00AF5717">
        <w:rPr>
          <w:rFonts w:cs="Arial"/>
        </w:rPr>
        <w:t>will be produced</w:t>
      </w:r>
      <w:r w:rsidR="00144E35" w:rsidRPr="00AF5717">
        <w:rPr>
          <w:rFonts w:cs="Arial"/>
        </w:rPr>
        <w:t>:</w:t>
      </w:r>
    </w:p>
    <w:p w14:paraId="07F8CB31" w14:textId="124E6BB9" w:rsidR="00C9205C" w:rsidRPr="00AF5717" w:rsidRDefault="00E27C57" w:rsidP="00C9205C">
      <w:pPr>
        <w:pStyle w:val="Default"/>
        <w:numPr>
          <w:ilvl w:val="0"/>
          <w:numId w:val="51"/>
        </w:numPr>
        <w:rPr>
          <w:rFonts w:ascii="Arial" w:hAnsi="Arial" w:cs="Arial"/>
        </w:rPr>
      </w:pPr>
      <w:r w:rsidRPr="00AF5717">
        <w:rPr>
          <w:rFonts w:ascii="Arial" w:hAnsi="Arial" w:cs="Arial"/>
        </w:rPr>
        <w:t xml:space="preserve">AST </w:t>
      </w:r>
      <w:r w:rsidR="00854E40">
        <w:rPr>
          <w:rFonts w:ascii="Arial" w:hAnsi="Arial" w:cs="Arial"/>
        </w:rPr>
        <w:t>&gt;</w:t>
      </w:r>
      <w:r w:rsidRPr="00AF5717">
        <w:rPr>
          <w:rFonts w:ascii="Arial" w:hAnsi="Arial" w:cs="Arial"/>
        </w:rPr>
        <w:t xml:space="preserve"> 3 × ULN.</w:t>
      </w:r>
    </w:p>
    <w:p w14:paraId="6E97D570" w14:textId="658753D9" w:rsidR="00C9205C" w:rsidRPr="00AF5717" w:rsidRDefault="00E27C57" w:rsidP="00C9205C">
      <w:pPr>
        <w:pStyle w:val="Default"/>
        <w:numPr>
          <w:ilvl w:val="0"/>
          <w:numId w:val="51"/>
        </w:numPr>
        <w:rPr>
          <w:rFonts w:ascii="Arial" w:hAnsi="Arial" w:cs="Arial"/>
        </w:rPr>
      </w:pPr>
      <w:r w:rsidRPr="00AF5717">
        <w:rPr>
          <w:rFonts w:ascii="Arial" w:hAnsi="Arial" w:cs="Arial"/>
        </w:rPr>
        <w:t xml:space="preserve">ALT </w:t>
      </w:r>
      <w:r w:rsidR="00854E40">
        <w:rPr>
          <w:rFonts w:ascii="Arial" w:hAnsi="Arial" w:cs="Arial"/>
        </w:rPr>
        <w:t>&gt;</w:t>
      </w:r>
      <w:r w:rsidR="00854E40" w:rsidRPr="00AF5717">
        <w:rPr>
          <w:rFonts w:ascii="Arial" w:hAnsi="Arial" w:cs="Arial"/>
        </w:rPr>
        <w:t xml:space="preserve"> </w:t>
      </w:r>
      <w:r w:rsidRPr="00AF5717">
        <w:rPr>
          <w:rFonts w:ascii="Arial" w:hAnsi="Arial" w:cs="Arial"/>
        </w:rPr>
        <w:t>3 × ULN.</w:t>
      </w:r>
    </w:p>
    <w:p w14:paraId="51E42432" w14:textId="13A89C27" w:rsidR="00C9205C" w:rsidRPr="00AF5717" w:rsidRDefault="00E27C57" w:rsidP="00C9205C">
      <w:pPr>
        <w:pStyle w:val="Default"/>
        <w:numPr>
          <w:ilvl w:val="0"/>
          <w:numId w:val="51"/>
        </w:numPr>
        <w:rPr>
          <w:rFonts w:ascii="Arial" w:hAnsi="Arial" w:cs="Arial"/>
        </w:rPr>
      </w:pPr>
      <w:r w:rsidRPr="00AF5717">
        <w:rPr>
          <w:rFonts w:ascii="Arial" w:hAnsi="Arial" w:cs="Arial"/>
        </w:rPr>
        <w:t xml:space="preserve">AST or ALT </w:t>
      </w:r>
      <w:r w:rsidR="00854E40">
        <w:rPr>
          <w:rFonts w:ascii="Arial" w:hAnsi="Arial" w:cs="Arial"/>
        </w:rPr>
        <w:t>&gt;</w:t>
      </w:r>
      <w:r w:rsidR="00854E40" w:rsidRPr="00AF5717">
        <w:rPr>
          <w:rFonts w:ascii="Arial" w:hAnsi="Arial" w:cs="Arial"/>
        </w:rPr>
        <w:t xml:space="preserve"> </w:t>
      </w:r>
      <w:r w:rsidRPr="00AF5717">
        <w:rPr>
          <w:rFonts w:ascii="Arial" w:hAnsi="Arial" w:cs="Arial"/>
        </w:rPr>
        <w:t>3 × ULN.</w:t>
      </w:r>
    </w:p>
    <w:p w14:paraId="384D6B68" w14:textId="6723E09C" w:rsidR="00C9205C" w:rsidRPr="00AF5717" w:rsidRDefault="00E27C57" w:rsidP="00C9205C">
      <w:pPr>
        <w:pStyle w:val="Default"/>
        <w:numPr>
          <w:ilvl w:val="0"/>
          <w:numId w:val="51"/>
        </w:numPr>
        <w:rPr>
          <w:rFonts w:ascii="Arial" w:hAnsi="Arial" w:cs="Arial"/>
        </w:rPr>
      </w:pPr>
      <w:r w:rsidRPr="00AF5717">
        <w:rPr>
          <w:rFonts w:ascii="Arial" w:hAnsi="Arial" w:cs="Arial"/>
        </w:rPr>
        <w:t xml:space="preserve">Total bilirubin </w:t>
      </w:r>
      <w:r w:rsidR="00854E40">
        <w:rPr>
          <w:rFonts w:ascii="Arial" w:hAnsi="Arial" w:cs="Arial"/>
        </w:rPr>
        <w:t>&gt;</w:t>
      </w:r>
      <w:r w:rsidR="00854E40" w:rsidRPr="00AF5717">
        <w:rPr>
          <w:rFonts w:ascii="Arial" w:hAnsi="Arial" w:cs="Arial"/>
        </w:rPr>
        <w:t xml:space="preserve"> </w:t>
      </w:r>
      <w:r w:rsidRPr="00AF5717">
        <w:rPr>
          <w:rFonts w:ascii="Arial" w:hAnsi="Arial" w:cs="Arial"/>
        </w:rPr>
        <w:t>2 × ULN.</w:t>
      </w:r>
    </w:p>
    <w:p w14:paraId="0D1E3513" w14:textId="666CB9D4" w:rsidR="00C9205C" w:rsidRPr="00AF5717" w:rsidRDefault="00E27C57" w:rsidP="00C9205C">
      <w:pPr>
        <w:pStyle w:val="Default"/>
        <w:numPr>
          <w:ilvl w:val="0"/>
          <w:numId w:val="51"/>
        </w:numPr>
        <w:rPr>
          <w:rFonts w:ascii="Arial" w:hAnsi="Arial" w:cs="Arial"/>
        </w:rPr>
      </w:pPr>
      <w:r w:rsidRPr="00AF5717">
        <w:rPr>
          <w:rFonts w:ascii="Arial" w:hAnsi="Arial" w:cs="Arial"/>
        </w:rPr>
        <w:t xml:space="preserve">Total bilirubin </w:t>
      </w:r>
      <w:r w:rsidR="00854E40">
        <w:rPr>
          <w:rFonts w:ascii="Arial" w:hAnsi="Arial" w:cs="Arial"/>
        </w:rPr>
        <w:t>≤</w:t>
      </w:r>
      <w:r w:rsidRPr="00AF5717">
        <w:rPr>
          <w:rFonts w:ascii="Arial" w:hAnsi="Arial" w:cs="Arial"/>
        </w:rPr>
        <w:t xml:space="preserve"> 2 × UL</w:t>
      </w:r>
      <w:r w:rsidR="00EB4312" w:rsidRPr="00AF5717">
        <w:rPr>
          <w:rFonts w:ascii="Arial" w:hAnsi="Arial" w:cs="Arial"/>
        </w:rPr>
        <w:t>N</w:t>
      </w:r>
      <w:r w:rsidRPr="00AF5717">
        <w:rPr>
          <w:rFonts w:ascii="Arial" w:hAnsi="Arial" w:cs="Arial"/>
        </w:rPr>
        <w:t>.</w:t>
      </w:r>
    </w:p>
    <w:p w14:paraId="5AE6C788" w14:textId="77777777" w:rsidR="00C9205C" w:rsidRPr="00AF5717" w:rsidRDefault="00E27C57" w:rsidP="00C9205C">
      <w:pPr>
        <w:pStyle w:val="Default"/>
        <w:numPr>
          <w:ilvl w:val="0"/>
          <w:numId w:val="51"/>
        </w:numPr>
        <w:rPr>
          <w:rFonts w:ascii="Arial" w:hAnsi="Arial" w:cs="Arial"/>
        </w:rPr>
      </w:pPr>
      <w:r w:rsidRPr="00AF5717">
        <w:rPr>
          <w:rFonts w:ascii="Arial" w:hAnsi="Arial" w:cs="Arial"/>
        </w:rPr>
        <w:t>ALP&lt; 2 × ULN.</w:t>
      </w:r>
    </w:p>
    <w:p w14:paraId="62819DFF" w14:textId="77777777" w:rsidR="00C9205C" w:rsidRPr="00AF5717" w:rsidRDefault="00E27C57" w:rsidP="00C9205C">
      <w:pPr>
        <w:pStyle w:val="Default"/>
        <w:numPr>
          <w:ilvl w:val="0"/>
          <w:numId w:val="51"/>
        </w:numPr>
        <w:rPr>
          <w:rFonts w:ascii="Arial" w:hAnsi="Arial" w:cs="Arial"/>
        </w:rPr>
      </w:pPr>
      <w:r w:rsidRPr="00AF5717">
        <w:rPr>
          <w:rFonts w:ascii="Arial" w:hAnsi="Arial" w:cs="Arial"/>
        </w:rPr>
        <w:t>ALP</w:t>
      </w:r>
      <w:r w:rsidRPr="00AF5717">
        <w:rPr>
          <w:rStyle w:val="Heading1Char"/>
          <w:rFonts w:cs="Arial"/>
        </w:rPr>
        <w:t xml:space="preserve"> </w:t>
      </w:r>
      <w:r w:rsidRPr="00AF5717">
        <w:rPr>
          <w:rFonts w:ascii="Arial" w:hAnsi="Arial" w:cs="Arial"/>
        </w:rPr>
        <w:t>≥</w:t>
      </w:r>
      <w:r w:rsidRPr="00AF5717">
        <w:rPr>
          <w:rFonts w:ascii="Arial" w:hAnsi="Arial" w:cs="Arial"/>
          <w:color w:val="auto"/>
        </w:rPr>
        <w:t xml:space="preserve"> 2 </w:t>
      </w:r>
      <w:r w:rsidRPr="00AF5717">
        <w:rPr>
          <w:rFonts w:ascii="Arial" w:hAnsi="Arial" w:cs="Arial"/>
        </w:rPr>
        <w:t>×</w:t>
      </w:r>
      <w:r w:rsidRPr="00AF5717">
        <w:rPr>
          <w:rFonts w:ascii="Arial" w:hAnsi="Arial" w:cs="Arial"/>
          <w:color w:val="auto"/>
        </w:rPr>
        <w:t xml:space="preserve"> ULN.</w:t>
      </w:r>
    </w:p>
    <w:p w14:paraId="21972790" w14:textId="54E27B07" w:rsidR="00C9205C" w:rsidRPr="00AF5717" w:rsidRDefault="00E27C57" w:rsidP="00C9205C">
      <w:pPr>
        <w:pStyle w:val="Default"/>
        <w:numPr>
          <w:ilvl w:val="0"/>
          <w:numId w:val="51"/>
        </w:numPr>
        <w:rPr>
          <w:rFonts w:ascii="Arial" w:hAnsi="Arial" w:cs="Arial"/>
        </w:rPr>
      </w:pPr>
      <w:r w:rsidRPr="00AF5717">
        <w:rPr>
          <w:rFonts w:ascii="Arial" w:hAnsi="Arial" w:cs="Arial"/>
        </w:rPr>
        <w:t xml:space="preserve">AST or ALT </w:t>
      </w:r>
      <w:r w:rsidR="00854E40">
        <w:rPr>
          <w:rFonts w:ascii="Arial" w:hAnsi="Arial" w:cs="Arial"/>
        </w:rPr>
        <w:t>&gt;</w:t>
      </w:r>
      <w:r w:rsidRPr="00AF5717">
        <w:rPr>
          <w:rFonts w:ascii="Arial" w:hAnsi="Arial" w:cs="Arial"/>
        </w:rPr>
        <w:t xml:space="preserve">3 × ULN and total bilirubin </w:t>
      </w:r>
      <w:r w:rsidR="00854E40">
        <w:rPr>
          <w:rFonts w:ascii="Arial" w:hAnsi="Arial" w:cs="Arial"/>
        </w:rPr>
        <w:t>&gt;</w:t>
      </w:r>
      <w:r w:rsidRPr="00AF5717">
        <w:rPr>
          <w:rFonts w:ascii="Arial" w:hAnsi="Arial" w:cs="Arial"/>
        </w:rPr>
        <w:t>2 × ULN.</w:t>
      </w:r>
    </w:p>
    <w:p w14:paraId="3ED596AE" w14:textId="1DABB0C3" w:rsidR="00C9205C" w:rsidRPr="00AF5717" w:rsidRDefault="00E27C57" w:rsidP="00C9205C">
      <w:pPr>
        <w:pStyle w:val="Default"/>
        <w:numPr>
          <w:ilvl w:val="0"/>
          <w:numId w:val="51"/>
        </w:numPr>
        <w:rPr>
          <w:rFonts w:ascii="Arial" w:hAnsi="Arial" w:cs="Arial"/>
        </w:rPr>
      </w:pPr>
      <w:r w:rsidRPr="00AF5717">
        <w:rPr>
          <w:rFonts w:ascii="Arial" w:hAnsi="Arial" w:cs="Arial"/>
        </w:rPr>
        <w:t xml:space="preserve">AST or ALT </w:t>
      </w:r>
      <w:r w:rsidR="00854E40">
        <w:rPr>
          <w:rFonts w:ascii="Arial" w:hAnsi="Arial" w:cs="Arial"/>
        </w:rPr>
        <w:t>&gt;</w:t>
      </w:r>
      <w:r w:rsidRPr="00AF5717">
        <w:rPr>
          <w:rFonts w:ascii="Arial" w:hAnsi="Arial" w:cs="Arial"/>
        </w:rPr>
        <w:t xml:space="preserve">3 × ULN and total bilirubin </w:t>
      </w:r>
      <w:r w:rsidR="00854E40">
        <w:rPr>
          <w:rFonts w:ascii="Arial" w:hAnsi="Arial" w:cs="Arial"/>
        </w:rPr>
        <w:t>≤</w:t>
      </w:r>
      <w:r w:rsidRPr="00AF5717">
        <w:rPr>
          <w:rFonts w:ascii="Arial" w:hAnsi="Arial" w:cs="Arial"/>
        </w:rPr>
        <w:t>2 × ULN.</w:t>
      </w:r>
    </w:p>
    <w:p w14:paraId="2DA0F11B" w14:textId="0F359FCF" w:rsidR="00C9205C" w:rsidRPr="00AF5717" w:rsidRDefault="00E27C57" w:rsidP="00C9205C">
      <w:pPr>
        <w:pStyle w:val="Default"/>
        <w:numPr>
          <w:ilvl w:val="0"/>
          <w:numId w:val="51"/>
        </w:numPr>
        <w:rPr>
          <w:rFonts w:ascii="Arial" w:hAnsi="Arial" w:cs="Arial"/>
        </w:rPr>
      </w:pPr>
      <w:r w:rsidRPr="00AF5717">
        <w:rPr>
          <w:rFonts w:ascii="Arial" w:hAnsi="Arial" w:cs="Arial"/>
        </w:rPr>
        <w:t xml:space="preserve">AST or ALT </w:t>
      </w:r>
      <w:r w:rsidR="00854E40">
        <w:rPr>
          <w:rFonts w:ascii="Arial" w:hAnsi="Arial" w:cs="Arial"/>
        </w:rPr>
        <w:t>&gt;</w:t>
      </w:r>
      <w:r w:rsidRPr="00AF5717">
        <w:rPr>
          <w:rFonts w:ascii="Arial" w:hAnsi="Arial" w:cs="Arial"/>
        </w:rPr>
        <w:t xml:space="preserve">3 × ULN and total bilirubin </w:t>
      </w:r>
      <w:r w:rsidR="00854E40">
        <w:rPr>
          <w:rFonts w:ascii="Arial" w:hAnsi="Arial" w:cs="Arial"/>
        </w:rPr>
        <w:t>&gt;</w:t>
      </w:r>
      <w:r w:rsidRPr="00AF5717">
        <w:rPr>
          <w:rFonts w:ascii="Arial" w:hAnsi="Arial" w:cs="Arial"/>
        </w:rPr>
        <w:t>2 × ULN and ALP&lt; 2 × ULN.</w:t>
      </w:r>
    </w:p>
    <w:p w14:paraId="124E5AAC" w14:textId="77777777" w:rsidR="00C9205C" w:rsidRPr="00AF5717" w:rsidRDefault="00E27C57" w:rsidP="000C0D98">
      <w:pPr>
        <w:pStyle w:val="Paragraph"/>
        <w:spacing w:before="120"/>
        <w:rPr>
          <w:rFonts w:cs="Arial"/>
        </w:rPr>
      </w:pPr>
      <w:r w:rsidRPr="00AF5717">
        <w:rPr>
          <w:rFonts w:cs="Arial"/>
        </w:rPr>
        <w:t>For overall summary and summaries combining multiple tests, the tests (AST, ALT, bilirubin, and ALP) should be based on values obtained at the same visit.</w:t>
      </w:r>
    </w:p>
    <w:p w14:paraId="26C66655" w14:textId="77777777" w:rsidR="00C9205C" w:rsidRPr="00AF5717" w:rsidRDefault="00E27C57" w:rsidP="00C9205C">
      <w:pPr>
        <w:pStyle w:val="Paragraph"/>
        <w:rPr>
          <w:rFonts w:cs="Arial"/>
        </w:rPr>
      </w:pPr>
      <w:r w:rsidRPr="00AF5717">
        <w:rPr>
          <w:rFonts w:cs="Arial"/>
        </w:rPr>
        <w:t>A scatter plot will be produced of maximum post-baseline bilirubin (× ULN) against the maximum post-baseline ALT or AST (x ULN) to help identify potential cases of drug-induced liver injury or Hy’s law.</w:t>
      </w:r>
    </w:p>
    <w:p w14:paraId="43DA0829" w14:textId="58739E42" w:rsidR="00C9205C" w:rsidRDefault="00E27C57" w:rsidP="00790432">
      <w:pPr>
        <w:pStyle w:val="Paragraph"/>
        <w:rPr>
          <w:ins w:id="2279" w:author="Marmol, Dominika Klaudia" w:date="2026-06-08T10:03:00Z"/>
          <w:rFonts w:cs="Arial"/>
        </w:rPr>
      </w:pPr>
      <w:r w:rsidRPr="00AF5717">
        <w:rPr>
          <w:rFonts w:cs="Arial"/>
        </w:rPr>
        <w:t>A listing of liver function tests results of participants with abnormal liver function test results meeting the above criteria will also be provided.</w:t>
      </w:r>
    </w:p>
    <w:p w14:paraId="74D6DCC5" w14:textId="247A095A" w:rsidR="00E57810" w:rsidRPr="00E57810" w:rsidRDefault="00E27C57" w:rsidP="00E57810">
      <w:pPr>
        <w:pStyle w:val="Body-Text"/>
      </w:pPr>
      <w:ins w:id="2280" w:author="Marmol, Dominika Klaudia" w:date="2026-06-08T10:03:00Z">
        <w:r>
          <w:lastRenderedPageBreak/>
          <w:t>Any clinical laboratory safety data generated during the dose escalation period will be separately listed for the Dose Escalation Set.</w:t>
        </w:r>
      </w:ins>
    </w:p>
    <w:p w14:paraId="03C86EBD" w14:textId="7F2BA611" w:rsidR="003130FD" w:rsidRPr="00AF5717" w:rsidRDefault="00E27C57" w:rsidP="003473CE">
      <w:pPr>
        <w:pStyle w:val="Heading3"/>
        <w:rPr>
          <w:rFonts w:cs="Arial"/>
        </w:rPr>
      </w:pPr>
      <w:bookmarkStart w:id="2281" w:name="_Toc146619394"/>
      <w:bookmarkStart w:id="2282" w:name="_Toc146635266"/>
      <w:bookmarkStart w:id="2283" w:name="_Toc232068043"/>
      <w:bookmarkEnd w:id="2281"/>
      <w:bookmarkEnd w:id="2282"/>
      <w:r w:rsidRPr="00AF5717">
        <w:rPr>
          <w:rFonts w:cs="Arial"/>
        </w:rPr>
        <w:t>Vital Signs</w:t>
      </w:r>
      <w:bookmarkEnd w:id="2283"/>
    </w:p>
    <w:p w14:paraId="17EBA7B0" w14:textId="4B3B83D7" w:rsidR="00E6019C" w:rsidRPr="00AF5717" w:rsidRDefault="00E27C57" w:rsidP="00E6019C">
      <w:pPr>
        <w:pStyle w:val="Paragraph"/>
        <w:rPr>
          <w:rFonts w:cs="Arial"/>
          <w:iCs/>
        </w:rPr>
      </w:pPr>
      <w:r w:rsidRPr="00AF5717">
        <w:rPr>
          <w:rFonts w:cs="Arial"/>
          <w:iCs/>
        </w:rPr>
        <w:t xml:space="preserve">Vital sign parameters to be summarized include systolic blood pressure (mmHg), diastolic blood pressure (mmHg), respiratory rate (breath/min), body temperature </w:t>
      </w:r>
      <w:r w:rsidRPr="00AF5717">
        <w:rPr>
          <w:rFonts w:cs="Arial"/>
        </w:rPr>
        <w:t>(⁰C)</w:t>
      </w:r>
      <w:r w:rsidRPr="00AF5717">
        <w:rPr>
          <w:rFonts w:cs="Arial"/>
          <w:iCs/>
        </w:rPr>
        <w:t xml:space="preserve">, and pulse </w:t>
      </w:r>
      <w:r w:rsidR="004F0A4A" w:rsidRPr="00AF5717">
        <w:rPr>
          <w:rFonts w:cs="Arial"/>
          <w:iCs/>
        </w:rPr>
        <w:t>rate</w:t>
      </w:r>
      <w:r w:rsidR="00001800">
        <w:rPr>
          <w:rFonts w:cs="Arial"/>
          <w:iCs/>
        </w:rPr>
        <w:t xml:space="preserve"> </w:t>
      </w:r>
      <w:r w:rsidR="004F0A4A" w:rsidRPr="00AF5717">
        <w:rPr>
          <w:rFonts w:cs="Arial"/>
          <w:iCs/>
        </w:rPr>
        <w:t>(</w:t>
      </w:r>
      <w:r w:rsidRPr="00AF5717">
        <w:rPr>
          <w:rFonts w:cs="Arial"/>
          <w:iCs/>
        </w:rPr>
        <w:t xml:space="preserve">bpm) and will be assessed at the timepoints as indicated in the SoA </w:t>
      </w:r>
      <w:r w:rsidR="002B1213" w:rsidRPr="00AF5717">
        <w:rPr>
          <w:rFonts w:cs="Arial"/>
          <w:iCs/>
        </w:rPr>
        <w:t>(</w:t>
      </w:r>
      <w:hyperlink w:anchor="App1" w:history="1">
        <w:r w:rsidR="00E6019C" w:rsidRPr="00AF5717">
          <w:rPr>
            <w:rStyle w:val="Hyperlink"/>
            <w:rFonts w:cs="Arial"/>
            <w:b w:val="0"/>
            <w:bCs/>
          </w:rPr>
          <w:t>Appendix 1</w:t>
        </w:r>
      </w:hyperlink>
      <w:r w:rsidR="002B1213" w:rsidRPr="00AF5717">
        <w:rPr>
          <w:rStyle w:val="Hyperlink"/>
          <w:rFonts w:cs="Arial"/>
          <w:b w:val="0"/>
          <w:bCs/>
          <w:color w:val="auto"/>
        </w:rPr>
        <w:t>)</w:t>
      </w:r>
      <w:r w:rsidRPr="00AF5717">
        <w:rPr>
          <w:rStyle w:val="Instructionaltext"/>
          <w:rFonts w:cs="Arial"/>
          <w:i w:val="0"/>
          <w:iCs w:val="0"/>
          <w:color w:val="auto"/>
          <w:sz w:val="24"/>
        </w:rPr>
        <w:t>.</w:t>
      </w:r>
    </w:p>
    <w:p w14:paraId="468CB8C6" w14:textId="26E75678" w:rsidR="00E6019C" w:rsidRPr="00AF5717" w:rsidRDefault="00E27C57" w:rsidP="00E6019C">
      <w:pPr>
        <w:pStyle w:val="Paragraph"/>
        <w:rPr>
          <w:rFonts w:cs="Arial"/>
          <w:iCs/>
        </w:rPr>
      </w:pPr>
      <w:r w:rsidRPr="00AF5717">
        <w:rPr>
          <w:rFonts w:cs="Arial"/>
          <w:iCs/>
        </w:rPr>
        <w:t>Vital signs will be summarized (as indicated on the “</w:t>
      </w:r>
      <w:r w:rsidRPr="00AF5717">
        <w:rPr>
          <w:rFonts w:cs="Arial"/>
        </w:rPr>
        <w:t>Vital Signs</w:t>
      </w:r>
      <w:r w:rsidRPr="00AF5717">
        <w:rPr>
          <w:rFonts w:cs="Arial"/>
          <w:iCs/>
        </w:rPr>
        <w:t>” eCRF) for actual value for each visit as well as the change from baseline for each post-baseline visit using descriptive statistics.</w:t>
      </w:r>
    </w:p>
    <w:p w14:paraId="17E3C43A" w14:textId="20411A13" w:rsidR="00E6019C" w:rsidRDefault="00E27C57" w:rsidP="00470A2D">
      <w:pPr>
        <w:pStyle w:val="Paragraph"/>
        <w:rPr>
          <w:ins w:id="2284" w:author="Marmol, Dominika Klaudia" w:date="2026-06-08T10:04:00Z"/>
          <w:rFonts w:cs="Arial"/>
          <w:iCs/>
        </w:rPr>
      </w:pPr>
      <w:r w:rsidRPr="00AF5717">
        <w:rPr>
          <w:rFonts w:cs="Arial"/>
          <w:iCs/>
        </w:rPr>
        <w:t>A by-</w:t>
      </w:r>
      <w:r w:rsidRPr="00AF5717">
        <w:rPr>
          <w:rStyle w:val="Instructionaltext"/>
          <w:rFonts w:eastAsia="Arial" w:cs="Arial"/>
          <w:i w:val="0"/>
          <w:iCs w:val="0"/>
          <w:color w:val="auto"/>
          <w:sz w:val="24"/>
        </w:rPr>
        <w:t xml:space="preserve">participant </w:t>
      </w:r>
      <w:r w:rsidRPr="00AF5717">
        <w:rPr>
          <w:rFonts w:cs="Arial"/>
          <w:iCs/>
        </w:rPr>
        <w:t>listing will also be produced with abnormal clinically significant values as indicated on the eCRF flagged.</w:t>
      </w:r>
    </w:p>
    <w:p w14:paraId="25763348" w14:textId="3BD979D9" w:rsidR="00E57810" w:rsidRPr="00AF5717" w:rsidRDefault="00E27C57" w:rsidP="00470A2D">
      <w:pPr>
        <w:pStyle w:val="Paragraph"/>
        <w:rPr>
          <w:rFonts w:cs="Arial"/>
          <w:iCs/>
        </w:rPr>
      </w:pPr>
      <w:ins w:id="2285" w:author="Marmol, Dominika Klaudia" w:date="2026-06-08T10:04:00Z">
        <w:r>
          <w:t>Any vital sign data generated during the dose escalation period will be separately listed for the Dose Escalation Set.</w:t>
        </w:r>
      </w:ins>
    </w:p>
    <w:p w14:paraId="06AD4A82" w14:textId="3479B494" w:rsidR="0048186D" w:rsidRPr="00AF5717" w:rsidRDefault="00E27C57" w:rsidP="003473CE">
      <w:pPr>
        <w:pStyle w:val="Heading3"/>
        <w:rPr>
          <w:rFonts w:cs="Arial"/>
        </w:rPr>
      </w:pPr>
      <w:bookmarkStart w:id="2286" w:name="_Toc232068044"/>
      <w:r w:rsidRPr="00AF5717">
        <w:rPr>
          <w:rFonts w:cs="Arial"/>
        </w:rPr>
        <w:t xml:space="preserve">Electrocardiogram </w:t>
      </w:r>
      <w:r w:rsidR="006E10E0" w:rsidRPr="00AF5717">
        <w:rPr>
          <w:rFonts w:cs="Arial"/>
        </w:rPr>
        <w:t>Parameters</w:t>
      </w:r>
      <w:bookmarkEnd w:id="2286"/>
    </w:p>
    <w:p w14:paraId="3C528CB7" w14:textId="05B91DEC" w:rsidR="0071487D" w:rsidRPr="00AF5717" w:rsidRDefault="00E27C57" w:rsidP="0071487D">
      <w:pPr>
        <w:pStyle w:val="Body-Text"/>
        <w:rPr>
          <w:rFonts w:cs="Arial"/>
        </w:rPr>
      </w:pPr>
      <w:r w:rsidRPr="00AF5717">
        <w:rPr>
          <w:rFonts w:cs="Arial"/>
        </w:rPr>
        <w:t>The ECG data will be assessed at the timepoints as indicated in the SoA (</w:t>
      </w:r>
      <w:hyperlink w:anchor="App1" w:history="1">
        <w:r w:rsidR="0071487D" w:rsidRPr="00AF5717">
          <w:rPr>
            <w:rStyle w:val="Hyperlink"/>
            <w:rFonts w:cs="Arial"/>
            <w:b w:val="0"/>
            <w:bCs/>
          </w:rPr>
          <w:t>Appendix 1</w:t>
        </w:r>
      </w:hyperlink>
      <w:r w:rsidRPr="00AF5717">
        <w:rPr>
          <w:rFonts w:cs="Arial"/>
        </w:rPr>
        <w:t xml:space="preserve">). </w:t>
      </w:r>
      <w:r w:rsidRPr="00AF5717">
        <w:rPr>
          <w:rFonts w:cs="Arial"/>
          <w:lang w:eastAsia="ja-JP"/>
        </w:rPr>
        <w:t xml:space="preserve">ECG parameters to be </w:t>
      </w:r>
      <w:r w:rsidR="00767ADF" w:rsidRPr="00AF5717">
        <w:rPr>
          <w:rFonts w:cs="Arial"/>
          <w:lang w:eastAsia="ja-JP"/>
        </w:rPr>
        <w:t>reported</w:t>
      </w:r>
      <w:r w:rsidRPr="00AF5717">
        <w:rPr>
          <w:rFonts w:cs="Arial"/>
          <w:lang w:eastAsia="ja-JP"/>
        </w:rPr>
        <w:t xml:space="preserve"> include</w:t>
      </w:r>
      <w:r w:rsidR="00241D8F" w:rsidRPr="00AF5717">
        <w:rPr>
          <w:rFonts w:cs="Arial"/>
          <w:lang w:eastAsia="ja-JP"/>
        </w:rPr>
        <w:t xml:space="preserve"> </w:t>
      </w:r>
      <w:r w:rsidR="00241D8F" w:rsidRPr="00AF5717">
        <w:rPr>
          <w:rFonts w:cs="Arial"/>
        </w:rPr>
        <w:t>heart rate</w:t>
      </w:r>
      <w:r w:rsidRPr="00AF5717">
        <w:rPr>
          <w:rFonts w:cs="Arial"/>
        </w:rPr>
        <w:t xml:space="preserve"> (beats/min), PR </w:t>
      </w:r>
      <w:r w:rsidR="00241D8F" w:rsidRPr="00AF5717">
        <w:rPr>
          <w:rFonts w:cs="Arial"/>
        </w:rPr>
        <w:t>i</w:t>
      </w:r>
      <w:r w:rsidRPr="00AF5717">
        <w:rPr>
          <w:rFonts w:cs="Arial"/>
        </w:rPr>
        <w:t xml:space="preserve">nterval, QRS </w:t>
      </w:r>
      <w:r w:rsidR="00241D8F" w:rsidRPr="00AF5717">
        <w:rPr>
          <w:rFonts w:cs="Arial"/>
        </w:rPr>
        <w:t>d</w:t>
      </w:r>
      <w:r w:rsidRPr="00AF5717">
        <w:rPr>
          <w:rFonts w:cs="Arial"/>
        </w:rPr>
        <w:t xml:space="preserve">uration, QT </w:t>
      </w:r>
      <w:r w:rsidR="00241D8F" w:rsidRPr="00AF5717">
        <w:rPr>
          <w:rFonts w:cs="Arial"/>
        </w:rPr>
        <w:t>i</w:t>
      </w:r>
      <w:r w:rsidRPr="00AF5717">
        <w:rPr>
          <w:rFonts w:cs="Arial"/>
        </w:rPr>
        <w:t>nterval</w:t>
      </w:r>
      <w:del w:id="2287" w:author="Marmol, Dominika Klaudia" w:date="2026-06-11T10:13:00Z">
        <w:r w:rsidRPr="00AF5717">
          <w:rPr>
            <w:rFonts w:cs="Arial"/>
          </w:rPr>
          <w:delText>, QTcB</w:delText>
        </w:r>
      </w:del>
      <w:r w:rsidRPr="00AF5717">
        <w:rPr>
          <w:rFonts w:cs="Arial"/>
        </w:rPr>
        <w:t xml:space="preserve">, QTcF, and RR </w:t>
      </w:r>
      <w:r w:rsidR="00EE0606" w:rsidRPr="00AF5717">
        <w:rPr>
          <w:rFonts w:cs="Arial"/>
        </w:rPr>
        <w:t>i</w:t>
      </w:r>
      <w:r w:rsidRPr="00AF5717">
        <w:rPr>
          <w:rFonts w:cs="Arial"/>
        </w:rPr>
        <w:t>nterval</w:t>
      </w:r>
      <w:r w:rsidR="00EE0606" w:rsidRPr="00AF5717">
        <w:rPr>
          <w:rFonts w:cs="Arial"/>
        </w:rPr>
        <w:t xml:space="preserve"> in msec</w:t>
      </w:r>
      <w:r w:rsidRPr="00AF5717">
        <w:rPr>
          <w:rFonts w:cs="Arial"/>
        </w:rPr>
        <w:t xml:space="preserve">. ECG data for </w:t>
      </w:r>
      <w:r w:rsidR="00767ADF" w:rsidRPr="00AF5717">
        <w:rPr>
          <w:rFonts w:cs="Arial"/>
        </w:rPr>
        <w:t>the summaries</w:t>
      </w:r>
      <w:r w:rsidRPr="00AF5717">
        <w:rPr>
          <w:rFonts w:cs="Arial"/>
        </w:rPr>
        <w:t xml:space="preserve"> will be obtained from</w:t>
      </w:r>
      <w:r w:rsidR="00EE0606" w:rsidRPr="00AF5717">
        <w:rPr>
          <w:rFonts w:cs="Arial"/>
        </w:rPr>
        <w:t xml:space="preserve"> the</w:t>
      </w:r>
      <w:r w:rsidRPr="00AF5717">
        <w:rPr>
          <w:rFonts w:cs="Arial"/>
        </w:rPr>
        <w:t xml:space="preserve"> following eCRFs: ‘Electrocardiogram – Local’, ‘Electrocardiogram - Local – Log’, ‘Electrocardiogram - Local - Log (Triplicate)’.</w:t>
      </w:r>
    </w:p>
    <w:p w14:paraId="53C0052A" w14:textId="4A7E69BB" w:rsidR="004F0A4A" w:rsidRPr="00AF5717" w:rsidRDefault="00E27C57" w:rsidP="004F0A4A">
      <w:pPr>
        <w:autoSpaceDE w:val="0"/>
        <w:autoSpaceDN w:val="0"/>
        <w:adjustRightInd w:val="0"/>
        <w:spacing w:before="120"/>
        <w:rPr>
          <w:rFonts w:ascii="Arial" w:hAnsi="Arial" w:cs="Arial"/>
          <w:sz w:val="24"/>
          <w:szCs w:val="24"/>
        </w:rPr>
      </w:pPr>
      <w:r w:rsidRPr="00AF5717">
        <w:rPr>
          <w:rFonts w:ascii="Arial" w:hAnsi="Arial" w:cs="Arial"/>
          <w:sz w:val="24"/>
          <w:szCs w:val="24"/>
        </w:rPr>
        <w:t xml:space="preserve">Categorical analysis of QT/QTc interval data based on the number of trial participants meeting or exceeding </w:t>
      </w:r>
      <w:r w:rsidR="00785E20" w:rsidRPr="00AF5717">
        <w:rPr>
          <w:rFonts w:ascii="Arial" w:hAnsi="Arial" w:cs="Arial"/>
          <w:sz w:val="24"/>
          <w:szCs w:val="24"/>
        </w:rPr>
        <w:t xml:space="preserve">predefined limits </w:t>
      </w:r>
      <w:r w:rsidRPr="00AF5717">
        <w:rPr>
          <w:rFonts w:ascii="Arial" w:hAnsi="Arial" w:cs="Arial"/>
          <w:sz w:val="24"/>
          <w:szCs w:val="24"/>
        </w:rPr>
        <w:t>in terms of absolute QT/QTc intervals or changes from baseline will be presented. In addition, a listing of these trial participants will be produced.</w:t>
      </w:r>
    </w:p>
    <w:p w14:paraId="7A91FB60" w14:textId="1EF8564E" w:rsidR="00C15D22" w:rsidRPr="00AF5717" w:rsidRDefault="00E27C57" w:rsidP="004F0A4A">
      <w:pPr>
        <w:pStyle w:val="Paragraph"/>
        <w:spacing w:before="120"/>
        <w:rPr>
          <w:rFonts w:cs="Arial"/>
          <w:lang w:eastAsia="ja-JP"/>
        </w:rPr>
      </w:pPr>
      <w:r w:rsidRPr="00AF5717">
        <w:rPr>
          <w:rFonts w:cs="Arial"/>
          <w:lang w:eastAsia="ja-JP"/>
        </w:rPr>
        <w:t xml:space="preserve">ECG parameters will be summarized descriptively by visit and </w:t>
      </w:r>
      <w:ins w:id="2288" w:author="Marmol, Dominika Klaudia" w:date="2026-06-11T10:04:00Z">
        <w:r w:rsidR="00B958DD">
          <w:rPr>
            <w:rFonts w:cs="Arial"/>
          </w:rPr>
          <w:t>dose</w:t>
        </w:r>
        <w:r w:rsidR="00B958DD" w:rsidRPr="00AF5717">
          <w:rPr>
            <w:rFonts w:cs="Arial"/>
          </w:rPr>
          <w:t xml:space="preserve"> </w:t>
        </w:r>
      </w:ins>
      <w:del w:id="2289" w:author="Marmol, Dominika Klaudia" w:date="2026-06-11T10:04:00Z">
        <w:r w:rsidR="00766B58" w:rsidRPr="00AF5717">
          <w:rPr>
            <w:rFonts w:cs="Arial"/>
          </w:rPr>
          <w:delText xml:space="preserve">treatment </w:delText>
        </w:r>
      </w:del>
      <w:r w:rsidR="00766B58" w:rsidRPr="00AF5717">
        <w:rPr>
          <w:rFonts w:cs="Arial"/>
        </w:rPr>
        <w:t xml:space="preserve">group </w:t>
      </w:r>
      <w:r w:rsidRPr="00AF5717">
        <w:rPr>
          <w:rFonts w:cs="Arial"/>
          <w:lang w:eastAsia="ja-JP"/>
        </w:rPr>
        <w:t>for actual values and changes from baseline. Means of triplicate measurements will be used for this summary.</w:t>
      </w:r>
      <w:r w:rsidR="00DE559F" w:rsidRPr="00AF5717">
        <w:rPr>
          <w:rFonts w:cs="Arial"/>
          <w:lang w:eastAsia="ja-JP"/>
        </w:rPr>
        <w:t xml:space="preserve"> If there are no 3 available measurements at a given timepoint, the mean will be calculated based on the number of measurements for which data are provided.</w:t>
      </w:r>
    </w:p>
    <w:p w14:paraId="164F6F5D" w14:textId="10301BEE" w:rsidR="00AF3EEB" w:rsidRPr="00AF5717" w:rsidRDefault="00E27C57" w:rsidP="00DE559F">
      <w:pPr>
        <w:pStyle w:val="Paragraph"/>
        <w:rPr>
          <w:rFonts w:cs="Arial"/>
          <w:lang w:eastAsia="ja-JP"/>
        </w:rPr>
      </w:pPr>
      <w:r w:rsidRPr="00AF5717">
        <w:rPr>
          <w:rFonts w:cs="Arial"/>
          <w:lang w:eastAsia="ja-JP"/>
        </w:rPr>
        <w:t xml:space="preserve">ECGs will be judged by the investigator as “Normal”, “Abnormal Not Clinically Significant (NCS)” and “Abnormal Clinically Significant (CS)”. The number and percentage of </w:t>
      </w:r>
      <w:r w:rsidR="009B25CD" w:rsidRPr="00AF5717">
        <w:rPr>
          <w:rFonts w:cs="Arial"/>
          <w:lang w:eastAsia="ja-JP"/>
        </w:rPr>
        <w:t>participant</w:t>
      </w:r>
      <w:r w:rsidRPr="00AF5717">
        <w:rPr>
          <w:rFonts w:cs="Arial"/>
          <w:lang w:eastAsia="ja-JP"/>
        </w:rPr>
        <w:t>s in each category will be summarized for each parameter</w:t>
      </w:r>
      <w:r w:rsidR="00241D8F" w:rsidRPr="00AF5717">
        <w:rPr>
          <w:rFonts w:cs="Arial"/>
          <w:lang w:eastAsia="ja-JP"/>
        </w:rPr>
        <w:t xml:space="preserve"> by </w:t>
      </w:r>
      <w:ins w:id="2290" w:author="Marmol, Dominika Klaudia" w:date="2026-06-11T10:04:00Z">
        <w:r w:rsidR="00B958DD">
          <w:rPr>
            <w:rFonts w:cs="Arial"/>
          </w:rPr>
          <w:t>dose</w:t>
        </w:r>
        <w:r w:rsidR="00B958DD" w:rsidRPr="00AF5717">
          <w:rPr>
            <w:rFonts w:cs="Arial"/>
          </w:rPr>
          <w:t xml:space="preserve"> </w:t>
        </w:r>
      </w:ins>
      <w:del w:id="2291" w:author="Marmol, Dominika Klaudia" w:date="2026-06-11T10:04:00Z">
        <w:r w:rsidR="00766B58" w:rsidRPr="00AF5717">
          <w:rPr>
            <w:rFonts w:cs="Arial"/>
          </w:rPr>
          <w:delText xml:space="preserve">treatment </w:delText>
        </w:r>
      </w:del>
      <w:r w:rsidR="00766B58" w:rsidRPr="00AF5717">
        <w:rPr>
          <w:rFonts w:cs="Arial"/>
        </w:rPr>
        <w:t>group</w:t>
      </w:r>
      <w:r w:rsidRPr="00AF5717">
        <w:rPr>
          <w:rFonts w:cs="Arial"/>
          <w:lang w:eastAsia="ja-JP"/>
        </w:rPr>
        <w:t>. Worst case result among the triplicate measurements of the categories will be considered for this summary.</w:t>
      </w:r>
    </w:p>
    <w:p w14:paraId="208220E1" w14:textId="7BB60A9D" w:rsidR="008720FB" w:rsidRPr="00AF5717" w:rsidRDefault="00E27C57" w:rsidP="00DE559F">
      <w:pPr>
        <w:pStyle w:val="Paragraph"/>
        <w:rPr>
          <w:rFonts w:cs="Arial"/>
          <w:lang w:eastAsia="ja-JP"/>
        </w:rPr>
      </w:pPr>
      <w:r w:rsidRPr="00AF5717">
        <w:rPr>
          <w:rFonts w:cs="Arial"/>
          <w:lang w:eastAsia="ja-JP"/>
        </w:rPr>
        <w:t xml:space="preserve">Additionally, the following cut-points in </w:t>
      </w:r>
      <w:r w:rsidR="00DB6006" w:rsidRPr="00AF5717">
        <w:rPr>
          <w:rFonts w:cs="Arial"/>
          <w:lang w:eastAsia="ja-JP"/>
        </w:rPr>
        <w:t xml:space="preserve">QTcF </w:t>
      </w:r>
      <w:r w:rsidRPr="00AF5717">
        <w:rPr>
          <w:rFonts w:cs="Arial"/>
          <w:lang w:eastAsia="ja-JP"/>
        </w:rPr>
        <w:t xml:space="preserve">(observed data and change from Baseline), based on the mean of the triplicate data, will be summarized categorically (number and percentage of participants) by </w:t>
      </w:r>
      <w:ins w:id="2292" w:author="Marmol, Dominika Klaudia" w:date="2026-06-11T10:04:00Z">
        <w:r w:rsidR="00B958DD">
          <w:rPr>
            <w:rFonts w:cs="Arial"/>
          </w:rPr>
          <w:t>dose</w:t>
        </w:r>
        <w:r w:rsidR="00B958DD" w:rsidRPr="00AF5717">
          <w:rPr>
            <w:rFonts w:cs="Arial"/>
          </w:rPr>
          <w:t xml:space="preserve"> </w:t>
        </w:r>
      </w:ins>
      <w:del w:id="2293" w:author="Marmol, Dominika Klaudia" w:date="2026-06-11T10:04:00Z">
        <w:r w:rsidR="00766B58" w:rsidRPr="00AF5717">
          <w:rPr>
            <w:rFonts w:cs="Arial"/>
          </w:rPr>
          <w:delText xml:space="preserve">treatment </w:delText>
        </w:r>
      </w:del>
      <w:r w:rsidR="00766B58" w:rsidRPr="00AF5717">
        <w:rPr>
          <w:rFonts w:cs="Arial"/>
        </w:rPr>
        <w:t xml:space="preserve">group </w:t>
      </w:r>
      <w:r w:rsidRPr="00AF5717">
        <w:rPr>
          <w:rFonts w:cs="Arial"/>
          <w:lang w:eastAsia="ja-JP"/>
        </w:rPr>
        <w:t xml:space="preserve">at each timepoint. </w:t>
      </w:r>
    </w:p>
    <w:p w14:paraId="484F2563" w14:textId="77777777" w:rsidR="008720FB" w:rsidRPr="00AF5717" w:rsidRDefault="008720FB" w:rsidP="00DE559F">
      <w:pPr>
        <w:pStyle w:val="Paragraph"/>
        <w:rPr>
          <w:rFonts w:cs="Arial"/>
          <w:i/>
          <w:iCs/>
          <w:lang w:eastAsia="ja-JP"/>
        </w:rPr>
        <w:sectPr w:rsidR="008720FB" w:rsidRPr="00AF5717" w:rsidSect="007B3266">
          <w:headerReference w:type="default" r:id="rId23"/>
          <w:footerReference w:type="default" r:id="rId24"/>
          <w:pgSz w:w="12240" w:h="15840" w:code="1"/>
          <w:pgMar w:top="850" w:right="850" w:bottom="1699" w:left="1411" w:header="720" w:footer="720" w:gutter="0"/>
          <w:cols w:space="720"/>
          <w:docGrid w:linePitch="360"/>
        </w:sectPr>
      </w:pPr>
    </w:p>
    <w:p w14:paraId="259987E8" w14:textId="0ADECD99" w:rsidR="00891B1D" w:rsidRPr="00AF5717" w:rsidRDefault="00E27C57" w:rsidP="000D59A1">
      <w:pPr>
        <w:pStyle w:val="Paragraph"/>
        <w:rPr>
          <w:rFonts w:cs="Arial"/>
          <w:lang w:eastAsia="ja-JP"/>
        </w:rPr>
      </w:pPr>
      <w:r w:rsidRPr="00AF5717">
        <w:rPr>
          <w:rFonts w:cs="Arial"/>
          <w:lang w:eastAsia="ja-JP"/>
        </w:rPr>
        <w:t xml:space="preserve">For observed data: </w:t>
      </w:r>
    </w:p>
    <w:p w14:paraId="0DFF84C9" w14:textId="77777777" w:rsidR="00891B1D" w:rsidRPr="00AF5717" w:rsidRDefault="00E27C57" w:rsidP="00B26A93">
      <w:pPr>
        <w:pStyle w:val="Paragraph"/>
        <w:numPr>
          <w:ilvl w:val="0"/>
          <w:numId w:val="32"/>
        </w:numPr>
        <w:rPr>
          <w:rFonts w:cs="Arial"/>
          <w:lang w:eastAsia="ja-JP"/>
        </w:rPr>
      </w:pPr>
      <w:r w:rsidRPr="00AF5717">
        <w:rPr>
          <w:rFonts w:cs="Arial"/>
          <w:lang w:eastAsia="ja-JP"/>
        </w:rPr>
        <w:t xml:space="preserve">&lt;450 msec </w:t>
      </w:r>
    </w:p>
    <w:p w14:paraId="1E95BAA9" w14:textId="77777777" w:rsidR="00891B1D" w:rsidRPr="00AF5717" w:rsidRDefault="00E27C57" w:rsidP="00B26A93">
      <w:pPr>
        <w:pStyle w:val="Paragraph"/>
        <w:numPr>
          <w:ilvl w:val="0"/>
          <w:numId w:val="32"/>
        </w:numPr>
        <w:rPr>
          <w:rFonts w:cs="Arial"/>
          <w:lang w:eastAsia="ja-JP"/>
        </w:rPr>
      </w:pPr>
      <w:r w:rsidRPr="00AF5717">
        <w:rPr>
          <w:rFonts w:cs="Arial"/>
          <w:lang w:eastAsia="ja-JP"/>
        </w:rPr>
        <w:t xml:space="preserve">≥450 to &lt;480 msec </w:t>
      </w:r>
    </w:p>
    <w:p w14:paraId="71269C3D" w14:textId="77777777" w:rsidR="00891B1D" w:rsidRPr="00AF5717" w:rsidRDefault="00E27C57" w:rsidP="00B26A93">
      <w:pPr>
        <w:pStyle w:val="Paragraph"/>
        <w:numPr>
          <w:ilvl w:val="0"/>
          <w:numId w:val="32"/>
        </w:numPr>
        <w:rPr>
          <w:rFonts w:cs="Arial"/>
          <w:lang w:eastAsia="ja-JP"/>
        </w:rPr>
      </w:pPr>
      <w:r w:rsidRPr="00AF5717">
        <w:rPr>
          <w:rFonts w:cs="Arial"/>
          <w:lang w:eastAsia="ja-JP"/>
        </w:rPr>
        <w:lastRenderedPageBreak/>
        <w:t xml:space="preserve">≥480 to &lt;500 msec </w:t>
      </w:r>
    </w:p>
    <w:p w14:paraId="7144CEDC" w14:textId="77777777" w:rsidR="00891B1D" w:rsidRPr="00AF5717" w:rsidRDefault="00E27C57" w:rsidP="00B26A93">
      <w:pPr>
        <w:pStyle w:val="Paragraph"/>
        <w:numPr>
          <w:ilvl w:val="0"/>
          <w:numId w:val="32"/>
        </w:numPr>
        <w:rPr>
          <w:rFonts w:cs="Arial"/>
          <w:lang w:eastAsia="ja-JP"/>
        </w:rPr>
      </w:pPr>
      <w:r w:rsidRPr="00AF5717">
        <w:rPr>
          <w:rFonts w:cs="Arial"/>
          <w:lang w:eastAsia="ja-JP"/>
        </w:rPr>
        <w:t xml:space="preserve">≥500 msec </w:t>
      </w:r>
    </w:p>
    <w:p w14:paraId="77C0D41E" w14:textId="6AEF7812" w:rsidR="00891B1D" w:rsidRPr="00AF5717" w:rsidRDefault="00E27C57" w:rsidP="000D59A1">
      <w:pPr>
        <w:pStyle w:val="Paragraph"/>
        <w:rPr>
          <w:rFonts w:cs="Arial"/>
          <w:lang w:eastAsia="ja-JP"/>
        </w:rPr>
      </w:pPr>
      <w:r w:rsidRPr="00AF5717">
        <w:rPr>
          <w:rFonts w:cs="Arial"/>
          <w:lang w:eastAsia="ja-JP"/>
        </w:rPr>
        <w:t xml:space="preserve">For absolute change from baseline in QTcF: </w:t>
      </w:r>
    </w:p>
    <w:p w14:paraId="3B966907" w14:textId="77777777" w:rsidR="00891B1D" w:rsidRPr="00AF5717" w:rsidRDefault="00E27C57" w:rsidP="00B26A93">
      <w:pPr>
        <w:pStyle w:val="Paragraph"/>
        <w:numPr>
          <w:ilvl w:val="0"/>
          <w:numId w:val="33"/>
        </w:numPr>
        <w:rPr>
          <w:rFonts w:cs="Arial"/>
          <w:lang w:eastAsia="ja-JP"/>
        </w:rPr>
      </w:pPr>
      <w:r w:rsidRPr="00AF5717">
        <w:rPr>
          <w:rFonts w:cs="Arial"/>
          <w:lang w:eastAsia="ja-JP"/>
        </w:rPr>
        <w:t xml:space="preserve">&lt;30 msec </w:t>
      </w:r>
    </w:p>
    <w:p w14:paraId="1447FB33" w14:textId="77777777" w:rsidR="00891B1D" w:rsidRPr="00AF5717" w:rsidRDefault="00E27C57" w:rsidP="00B26A93">
      <w:pPr>
        <w:pStyle w:val="Paragraph"/>
        <w:numPr>
          <w:ilvl w:val="0"/>
          <w:numId w:val="33"/>
        </w:numPr>
        <w:rPr>
          <w:rFonts w:cs="Arial"/>
          <w:lang w:eastAsia="ja-JP"/>
        </w:rPr>
      </w:pPr>
      <w:r w:rsidRPr="00AF5717">
        <w:rPr>
          <w:rFonts w:cs="Arial"/>
          <w:lang w:eastAsia="ja-JP"/>
        </w:rPr>
        <w:t xml:space="preserve">≥30 to &lt;60 msec </w:t>
      </w:r>
    </w:p>
    <w:p w14:paraId="287C9C36" w14:textId="77777777" w:rsidR="00891B1D" w:rsidRPr="00AF5717" w:rsidRDefault="00E27C57" w:rsidP="00B26A93">
      <w:pPr>
        <w:pStyle w:val="Paragraph"/>
        <w:numPr>
          <w:ilvl w:val="0"/>
          <w:numId w:val="33"/>
        </w:numPr>
        <w:rPr>
          <w:rFonts w:cs="Arial"/>
          <w:lang w:eastAsia="ja-JP"/>
        </w:rPr>
      </w:pPr>
      <w:r w:rsidRPr="00AF5717">
        <w:rPr>
          <w:rFonts w:cs="Arial"/>
          <w:lang w:eastAsia="ja-JP"/>
        </w:rPr>
        <w:t xml:space="preserve">≥60 msec </w:t>
      </w:r>
    </w:p>
    <w:p w14:paraId="731C6D09" w14:textId="044DA5E3" w:rsidR="00AF3EEB" w:rsidRDefault="00E27C57" w:rsidP="00AF3EEB">
      <w:pPr>
        <w:pStyle w:val="Paragraph"/>
        <w:rPr>
          <w:ins w:id="2302" w:author="Marmol, Dominika Klaudia" w:date="2026-06-08T10:04:00Z"/>
        </w:rPr>
      </w:pPr>
      <w:bookmarkStart w:id="2303" w:name="_Toc146619397"/>
      <w:bookmarkStart w:id="2304" w:name="_Toc146635269"/>
      <w:bookmarkEnd w:id="2303"/>
      <w:bookmarkEnd w:id="2304"/>
      <w:r w:rsidRPr="00AF5717">
        <w:t>A by-participant listing with all ECG parameter results will be produced for FAS.</w:t>
      </w:r>
    </w:p>
    <w:p w14:paraId="66B1A1CA" w14:textId="44E5808E" w:rsidR="00E57810" w:rsidRPr="00AF5717" w:rsidRDefault="00E27C57" w:rsidP="00E57810">
      <w:pPr>
        <w:pStyle w:val="Body-Text"/>
      </w:pPr>
      <w:ins w:id="2305" w:author="Marmol, Dominika Klaudia" w:date="2026-06-08T10:04:00Z">
        <w:r>
          <w:t>Any ECG safety data generated during the dose escalation period will be separately listed for the Dose Escalation Set.</w:t>
        </w:r>
      </w:ins>
    </w:p>
    <w:p w14:paraId="1D0F404E" w14:textId="379298EC" w:rsidR="008E2871" w:rsidRPr="00AF5717" w:rsidRDefault="00E27C57" w:rsidP="003473CE">
      <w:pPr>
        <w:pStyle w:val="Heading3"/>
        <w:rPr>
          <w:rFonts w:cs="Arial"/>
        </w:rPr>
      </w:pPr>
      <w:bookmarkStart w:id="2306" w:name="_Toc232068045"/>
      <w:r w:rsidRPr="00AF5717">
        <w:rPr>
          <w:rFonts w:cs="Arial"/>
        </w:rPr>
        <w:t>Other Safety Assessments</w:t>
      </w:r>
      <w:bookmarkEnd w:id="2306"/>
    </w:p>
    <w:p w14:paraId="59163E6A" w14:textId="20B664D2" w:rsidR="00470A2D" w:rsidRPr="001C38FF" w:rsidRDefault="00E27C57">
      <w:pPr>
        <w:pStyle w:val="Body-Text"/>
        <w:pPrChange w:id="2307" w:author="Marmol, Dominika Klaudia" w:date="2026-06-08T10:05:00Z">
          <w:pPr>
            <w:pStyle w:val="Paragraph"/>
          </w:pPr>
        </w:pPrChange>
      </w:pPr>
      <w:r w:rsidRPr="00AF5717">
        <w:rPr>
          <w:rFonts w:cs="Arial"/>
        </w:rPr>
        <w:t xml:space="preserve">Other safety assessments include physical examination, </w:t>
      </w:r>
      <w:r w:rsidR="004B5B09" w:rsidRPr="00AF5717">
        <w:rPr>
          <w:rFonts w:cs="Arial"/>
        </w:rPr>
        <w:t>pregnancy information, hospitalizations, ECHO/MUGA scans, and ECOG</w:t>
      </w:r>
      <w:r w:rsidR="005E79B5" w:rsidRPr="00AF5717">
        <w:rPr>
          <w:rFonts w:cs="Arial"/>
        </w:rPr>
        <w:t xml:space="preserve"> performance status</w:t>
      </w:r>
      <w:r w:rsidR="004B5B09" w:rsidRPr="00AF5717">
        <w:rPr>
          <w:rFonts w:cs="Arial"/>
        </w:rPr>
        <w:t>. Analyses of these are described in the following subsections</w:t>
      </w:r>
      <w:r w:rsidR="003A4AEF" w:rsidRPr="00AF5717">
        <w:rPr>
          <w:rFonts w:cs="Arial"/>
        </w:rPr>
        <w:t xml:space="preserve"> and will be performed for the FAS</w:t>
      </w:r>
      <w:r w:rsidR="004B5B09" w:rsidRPr="00AF5717">
        <w:rPr>
          <w:rFonts w:cs="Arial"/>
        </w:rPr>
        <w:t>.</w:t>
      </w:r>
      <w:ins w:id="2308" w:author="Marmol, Dominika Klaudia" w:date="2026-06-08T10:05:00Z">
        <w:r w:rsidR="001C38FF">
          <w:rPr>
            <w:rFonts w:cs="Arial"/>
          </w:rPr>
          <w:t xml:space="preserve"> </w:t>
        </w:r>
        <w:r w:rsidR="001C38FF">
          <w:t>Any safety data generated during the dose escalation period will be separately listed for the Dose Escalation Set.</w:t>
        </w:r>
      </w:ins>
    </w:p>
    <w:p w14:paraId="5CC65EEB" w14:textId="515EB712" w:rsidR="00E23CE4" w:rsidRPr="00AF5717" w:rsidRDefault="00E27C57" w:rsidP="00591353">
      <w:pPr>
        <w:pStyle w:val="Heading4"/>
      </w:pPr>
      <w:bookmarkStart w:id="2309" w:name="_Toc146619400"/>
      <w:bookmarkStart w:id="2310" w:name="_Toc146635272"/>
      <w:bookmarkEnd w:id="2309"/>
      <w:bookmarkEnd w:id="2310"/>
      <w:r w:rsidRPr="00AF5717">
        <w:t>Physical Examination</w:t>
      </w:r>
    </w:p>
    <w:p w14:paraId="1C44AB31" w14:textId="4B7F7A90" w:rsidR="00EE0606" w:rsidRPr="00AF5717" w:rsidRDefault="00E27C57" w:rsidP="00EE0606">
      <w:pPr>
        <w:pStyle w:val="Paragraph"/>
        <w:rPr>
          <w:rFonts w:cs="Arial"/>
        </w:rPr>
      </w:pPr>
      <w:bookmarkStart w:id="2311" w:name="_Toc146619402"/>
      <w:bookmarkStart w:id="2312" w:name="_Toc146635274"/>
      <w:bookmarkEnd w:id="2311"/>
      <w:bookmarkEnd w:id="2312"/>
      <w:r w:rsidRPr="00AF5717">
        <w:rPr>
          <w:rFonts w:cs="Arial"/>
        </w:rPr>
        <w:t>Physical examination data as reported on the ‘Physical Examination - Traditional’, ‘Physical Examination’ eCRFs will be listed for all participants.</w:t>
      </w:r>
    </w:p>
    <w:p w14:paraId="41344E70" w14:textId="583E80AA" w:rsidR="00E23CE4" w:rsidRPr="00AF5717" w:rsidRDefault="00E27C57" w:rsidP="00591353">
      <w:pPr>
        <w:pStyle w:val="Heading4"/>
      </w:pPr>
      <w:r w:rsidRPr="00AF5717">
        <w:t>Pr</w:t>
      </w:r>
      <w:r w:rsidR="00100048" w:rsidRPr="00AF5717">
        <w:t>eg</w:t>
      </w:r>
      <w:r w:rsidRPr="00AF5717">
        <w:t>nancy Test</w:t>
      </w:r>
      <w:r w:rsidR="004B5B09" w:rsidRPr="00AF5717">
        <w:t xml:space="preserve"> </w:t>
      </w:r>
    </w:p>
    <w:p w14:paraId="6D22B26C" w14:textId="7FB4C25C" w:rsidR="008E2871" w:rsidRPr="00AF5717" w:rsidRDefault="00E27C57" w:rsidP="0048186D">
      <w:pPr>
        <w:pStyle w:val="Paragraph"/>
        <w:rPr>
          <w:rFonts w:cs="Arial"/>
        </w:rPr>
      </w:pPr>
      <w:r w:rsidRPr="00AF5717">
        <w:rPr>
          <w:rFonts w:cs="Arial"/>
        </w:rPr>
        <w:t xml:space="preserve">Urine </w:t>
      </w:r>
      <w:r w:rsidR="2AD6780A" w:rsidRPr="00AF5717">
        <w:rPr>
          <w:rFonts w:cs="Arial"/>
        </w:rPr>
        <w:t>and serum</w:t>
      </w:r>
      <w:r w:rsidR="00790432" w:rsidRPr="00AF5717">
        <w:rPr>
          <w:rFonts w:cs="Arial"/>
        </w:rPr>
        <w:t xml:space="preserve"> pr</w:t>
      </w:r>
      <w:r w:rsidR="00100048" w:rsidRPr="00AF5717">
        <w:rPr>
          <w:rFonts w:cs="Arial"/>
        </w:rPr>
        <w:t>eg</w:t>
      </w:r>
      <w:r w:rsidR="00790432" w:rsidRPr="00AF5717">
        <w:rPr>
          <w:rFonts w:cs="Arial"/>
        </w:rPr>
        <w:t xml:space="preserve">nancy tests </w:t>
      </w:r>
      <w:r w:rsidR="005E79B5" w:rsidRPr="00AF5717">
        <w:rPr>
          <w:rFonts w:cs="Arial"/>
        </w:rPr>
        <w:t>as reported on the ‘Pregnancy Test’</w:t>
      </w:r>
      <w:r w:rsidR="005E79B5" w:rsidRPr="00AF5717">
        <w:rPr>
          <w:rFonts w:ascii="TimesNewRomanPS-BoldMT" w:cs="TimesNewRomanPS-BoldMT"/>
          <w:b/>
          <w:bCs/>
          <w:sz w:val="20"/>
          <w:szCs w:val="20"/>
        </w:rPr>
        <w:t xml:space="preserve"> </w:t>
      </w:r>
      <w:r w:rsidR="005E79B5" w:rsidRPr="00AF5717">
        <w:rPr>
          <w:rFonts w:cs="Arial"/>
        </w:rPr>
        <w:t>eCRF</w:t>
      </w:r>
      <w:r w:rsidR="005E79B5" w:rsidRPr="00AF5717">
        <w:rPr>
          <w:rFonts w:ascii="TimesNewRomanPS-BoldMT" w:cs="TimesNewRomanPS-BoldMT"/>
          <w:b/>
          <w:bCs/>
          <w:sz w:val="20"/>
          <w:szCs w:val="20"/>
        </w:rPr>
        <w:t xml:space="preserve"> </w:t>
      </w:r>
      <w:r w:rsidR="00790432" w:rsidRPr="00AF5717">
        <w:rPr>
          <w:rFonts w:cs="Arial"/>
        </w:rPr>
        <w:t xml:space="preserve">will be presented in </w:t>
      </w:r>
      <w:r w:rsidR="00FA47E3" w:rsidRPr="00AF5717">
        <w:rPr>
          <w:rFonts w:cs="Arial"/>
        </w:rPr>
        <w:t xml:space="preserve">the </w:t>
      </w:r>
      <w:r w:rsidR="00790432" w:rsidRPr="00AF5717">
        <w:rPr>
          <w:rFonts w:cs="Arial"/>
        </w:rPr>
        <w:t xml:space="preserve">data listing for all </w:t>
      </w:r>
      <w:r w:rsidR="005E79B5" w:rsidRPr="00AF5717">
        <w:rPr>
          <w:rFonts w:cs="Arial"/>
        </w:rPr>
        <w:t>women</w:t>
      </w:r>
      <w:r w:rsidR="00790432" w:rsidRPr="00AF5717">
        <w:rPr>
          <w:rFonts w:cs="Arial"/>
        </w:rPr>
        <w:t xml:space="preserve"> of child-bearing potential</w:t>
      </w:r>
      <w:r w:rsidR="004B5B09" w:rsidRPr="00AF5717">
        <w:rPr>
          <w:rFonts w:cs="Arial"/>
        </w:rPr>
        <w:t>.</w:t>
      </w:r>
    </w:p>
    <w:p w14:paraId="06781A0F" w14:textId="5014E959" w:rsidR="004B5B09" w:rsidRPr="00AF5717" w:rsidRDefault="00E27C57" w:rsidP="004B5B09">
      <w:pPr>
        <w:pStyle w:val="Heading4"/>
      </w:pPr>
      <w:r w:rsidRPr="00AF5717">
        <w:t>Pregnancies</w:t>
      </w:r>
    </w:p>
    <w:p w14:paraId="7F9999F8" w14:textId="587C564C" w:rsidR="004B5B09" w:rsidRPr="00AF5717" w:rsidRDefault="00E27C57" w:rsidP="004B5B09">
      <w:pPr>
        <w:rPr>
          <w:rFonts w:ascii="Arial" w:hAnsi="Arial" w:cs="Arial"/>
          <w:sz w:val="24"/>
        </w:rPr>
      </w:pPr>
      <w:r w:rsidRPr="00AF5717">
        <w:rPr>
          <w:rFonts w:ascii="Arial" w:hAnsi="Arial" w:cs="Arial"/>
          <w:sz w:val="24"/>
        </w:rPr>
        <w:t>Pregnancy related information as reported on the ‘Pregnancy Report’ eCRF will be listed for all participants</w:t>
      </w:r>
      <w:r w:rsidR="003A4AEF" w:rsidRPr="00AF5717">
        <w:rPr>
          <w:rFonts w:ascii="Arial" w:hAnsi="Arial" w:cs="Arial"/>
          <w:sz w:val="24"/>
        </w:rPr>
        <w:t>.</w:t>
      </w:r>
    </w:p>
    <w:p w14:paraId="4A6206EF" w14:textId="0F9C209E" w:rsidR="005E79B5" w:rsidRPr="00AF5717" w:rsidRDefault="00E27C57" w:rsidP="005E79B5">
      <w:pPr>
        <w:pStyle w:val="Heading4"/>
      </w:pPr>
      <w:r w:rsidRPr="00AF5717">
        <w:t>Hospitalizations</w:t>
      </w:r>
    </w:p>
    <w:p w14:paraId="6DDF1199" w14:textId="556BD15A" w:rsidR="005E79B5" w:rsidRPr="00AF5717" w:rsidRDefault="00E27C57" w:rsidP="005E79B5">
      <w:pPr>
        <w:rPr>
          <w:rFonts w:ascii="Arial" w:hAnsi="Arial" w:cs="Arial"/>
          <w:sz w:val="24"/>
        </w:rPr>
      </w:pPr>
      <w:r w:rsidRPr="00AF5717">
        <w:rPr>
          <w:rFonts w:ascii="Arial" w:hAnsi="Arial" w:cs="Arial"/>
          <w:sz w:val="24"/>
        </w:rPr>
        <w:t>Hospitalizations information as reported on the ‘Hospitalization’ eCRF will be listed for all participants</w:t>
      </w:r>
      <w:r w:rsidR="003A4AEF" w:rsidRPr="00AF5717">
        <w:rPr>
          <w:rFonts w:ascii="Arial" w:hAnsi="Arial" w:cs="Arial"/>
          <w:sz w:val="24"/>
        </w:rPr>
        <w:t>.</w:t>
      </w:r>
    </w:p>
    <w:p w14:paraId="45138971" w14:textId="188F43D1" w:rsidR="005E79B5" w:rsidRPr="00AF5717" w:rsidRDefault="00E27C57" w:rsidP="005E79B5">
      <w:pPr>
        <w:pStyle w:val="Heading4"/>
      </w:pPr>
      <w:r w:rsidRPr="00AF5717">
        <w:t>ECHO/MUGA scans</w:t>
      </w:r>
    </w:p>
    <w:p w14:paraId="6830387E" w14:textId="3B65A178" w:rsidR="00FA47E3" w:rsidRPr="00AF5717" w:rsidRDefault="00E27C57" w:rsidP="00767EDD">
      <w:pPr>
        <w:pStyle w:val="Paragraph"/>
        <w:spacing w:before="60" w:after="60"/>
        <w:rPr>
          <w:rFonts w:cs="Arial"/>
        </w:rPr>
      </w:pPr>
      <w:r w:rsidRPr="00AF5717">
        <w:rPr>
          <w:rFonts w:cs="Arial"/>
        </w:rPr>
        <w:t xml:space="preserve">The following summaries will be provided for </w:t>
      </w:r>
      <w:r w:rsidR="00767EDD" w:rsidRPr="00AF5717">
        <w:rPr>
          <w:rFonts w:cs="Arial"/>
        </w:rPr>
        <w:t>Left ventricular ejection fraction (</w:t>
      </w:r>
      <w:r w:rsidRPr="00AF5717">
        <w:rPr>
          <w:rFonts w:cs="Arial"/>
        </w:rPr>
        <w:t>LVEF</w:t>
      </w:r>
      <w:r w:rsidR="00767EDD" w:rsidRPr="00AF5717">
        <w:rPr>
          <w:rFonts w:cs="Arial"/>
        </w:rPr>
        <w:t>)</w:t>
      </w:r>
      <w:r w:rsidRPr="00AF5717">
        <w:rPr>
          <w:rFonts w:cs="Arial"/>
        </w:rPr>
        <w:t xml:space="preserve"> data using results indicated on the “ECHO</w:t>
      </w:r>
      <w:r w:rsidR="001D7985" w:rsidRPr="00AF5717">
        <w:rPr>
          <w:rFonts w:cs="Arial"/>
        </w:rPr>
        <w:t>/</w:t>
      </w:r>
      <w:r w:rsidRPr="00AF5717">
        <w:rPr>
          <w:rFonts w:cs="Arial"/>
        </w:rPr>
        <w:t>MUGA” eCRF:</w:t>
      </w:r>
    </w:p>
    <w:p w14:paraId="1CF4272C" w14:textId="302E0543" w:rsidR="00FA47E3" w:rsidRPr="00AF5717" w:rsidRDefault="00E27C57" w:rsidP="00E819FE">
      <w:pPr>
        <w:pStyle w:val="ListParagraph"/>
        <w:numPr>
          <w:ilvl w:val="0"/>
          <w:numId w:val="53"/>
        </w:numPr>
        <w:ind w:left="357" w:hanging="357"/>
        <w:rPr>
          <w:rFonts w:cs="Arial"/>
        </w:rPr>
      </w:pPr>
      <w:r w:rsidRPr="00AF5717">
        <w:rPr>
          <w:rFonts w:cs="Arial"/>
        </w:rPr>
        <w:t>Actual and change from baseline by visit</w:t>
      </w:r>
      <w:r w:rsidR="004F0A4A" w:rsidRPr="00AF5717">
        <w:rPr>
          <w:rFonts w:cs="Arial"/>
        </w:rPr>
        <w:t>.</w:t>
      </w:r>
    </w:p>
    <w:p w14:paraId="5D8F7DF4" w14:textId="63AD4748" w:rsidR="00FA47E3" w:rsidRPr="00AF5717" w:rsidRDefault="00E27C57" w:rsidP="00E819FE">
      <w:pPr>
        <w:pStyle w:val="ListParagraph"/>
        <w:numPr>
          <w:ilvl w:val="0"/>
          <w:numId w:val="53"/>
        </w:numPr>
        <w:ind w:left="357" w:hanging="357"/>
        <w:rPr>
          <w:rFonts w:cs="Arial"/>
        </w:rPr>
      </w:pPr>
      <w:r w:rsidRPr="00AF5717">
        <w:rPr>
          <w:rFonts w:cs="Arial"/>
        </w:rPr>
        <w:lastRenderedPageBreak/>
        <w:t>Shift from baseline according to worst post-baseline result in each clinical significance category (Normal; Abnormal, NCS; Abnormal, CS) for overall interpretation of LVEF measurements.</w:t>
      </w:r>
    </w:p>
    <w:p w14:paraId="2A19FF0D" w14:textId="77777777" w:rsidR="00A14926" w:rsidRPr="00AF5717" w:rsidRDefault="00E27C57" w:rsidP="00A14926">
      <w:pPr>
        <w:pStyle w:val="ListParagraph"/>
        <w:numPr>
          <w:ilvl w:val="0"/>
          <w:numId w:val="53"/>
        </w:numPr>
        <w:ind w:left="357" w:hanging="357"/>
        <w:rPr>
          <w:rFonts w:cs="Arial"/>
        </w:rPr>
      </w:pPr>
      <w:r w:rsidRPr="00AF5717">
        <w:rPr>
          <w:rFonts w:cs="Arial"/>
        </w:rPr>
        <w:t xml:space="preserve">The number and percentage of participants in the following LVEF categories will be summarized: </w:t>
      </w:r>
    </w:p>
    <w:p w14:paraId="03E64811" w14:textId="77777777" w:rsidR="00A14926" w:rsidRPr="00AF5717" w:rsidRDefault="00E27C57" w:rsidP="00A14926">
      <w:pPr>
        <w:pStyle w:val="ListParagraph"/>
        <w:numPr>
          <w:ilvl w:val="0"/>
          <w:numId w:val="53"/>
        </w:numPr>
        <w:ind w:left="924" w:hanging="357"/>
        <w:rPr>
          <w:rFonts w:cs="Arial"/>
        </w:rPr>
      </w:pPr>
      <w:r w:rsidRPr="00AF5717">
        <w:rPr>
          <w:rFonts w:cs="Arial"/>
        </w:rPr>
        <w:t xml:space="preserve">LVEF decrease of ≥10 percentage points to an absolute value ≥45% and &lt;50% </w:t>
      </w:r>
    </w:p>
    <w:p w14:paraId="07CC6F3D" w14:textId="77777777" w:rsidR="00A14926" w:rsidRPr="00AF5717" w:rsidRDefault="00E27C57" w:rsidP="00A14926">
      <w:pPr>
        <w:pStyle w:val="ListParagraph"/>
        <w:numPr>
          <w:ilvl w:val="0"/>
          <w:numId w:val="53"/>
        </w:numPr>
        <w:ind w:left="924" w:hanging="357"/>
        <w:rPr>
          <w:rFonts w:cs="Arial"/>
        </w:rPr>
      </w:pPr>
      <w:r w:rsidRPr="00AF5717">
        <w:rPr>
          <w:rFonts w:cs="Arial"/>
        </w:rPr>
        <w:t xml:space="preserve">LVEF decrease of ≥15 percentage points to an absolute value of ≥50% </w:t>
      </w:r>
    </w:p>
    <w:p w14:paraId="6225D518" w14:textId="77777777" w:rsidR="00A14926" w:rsidRPr="00AF5717" w:rsidRDefault="00E27C57" w:rsidP="00A14926">
      <w:pPr>
        <w:pStyle w:val="ListParagraph"/>
        <w:numPr>
          <w:ilvl w:val="0"/>
          <w:numId w:val="53"/>
        </w:numPr>
        <w:ind w:left="924" w:hanging="357"/>
        <w:rPr>
          <w:rFonts w:cs="Arial"/>
        </w:rPr>
      </w:pPr>
      <w:r w:rsidRPr="00AF5717">
        <w:rPr>
          <w:rFonts w:cs="Arial"/>
        </w:rPr>
        <w:t xml:space="preserve">LVEF decrease of ≥10 and ≤15 percentage points to an absolute value of ≥40% and ≤45% </w:t>
      </w:r>
    </w:p>
    <w:p w14:paraId="3D96354D" w14:textId="77777777" w:rsidR="00A14926" w:rsidRPr="00AF5717" w:rsidRDefault="00E27C57" w:rsidP="00A14926">
      <w:pPr>
        <w:pStyle w:val="ListParagraph"/>
        <w:numPr>
          <w:ilvl w:val="0"/>
          <w:numId w:val="53"/>
        </w:numPr>
        <w:ind w:left="924" w:hanging="357"/>
        <w:rPr>
          <w:rFonts w:cs="Arial"/>
        </w:rPr>
      </w:pPr>
      <w:r w:rsidRPr="00AF5717">
        <w:rPr>
          <w:rFonts w:cs="Arial"/>
        </w:rPr>
        <w:t xml:space="preserve">LVEF decrease of ≥16 and ≤20 percentage points to an absolute value of ≥40% and ≤45% </w:t>
      </w:r>
    </w:p>
    <w:p w14:paraId="3F689B23" w14:textId="554E72C8" w:rsidR="00FA47E3" w:rsidRPr="00AF5717" w:rsidRDefault="00E27C57" w:rsidP="00A14926">
      <w:pPr>
        <w:pStyle w:val="ListParagraph"/>
        <w:numPr>
          <w:ilvl w:val="0"/>
          <w:numId w:val="53"/>
        </w:numPr>
        <w:ind w:left="924" w:hanging="357"/>
        <w:rPr>
          <w:rFonts w:cs="Arial"/>
        </w:rPr>
      </w:pPr>
      <w:r w:rsidRPr="00AF5717">
        <w:rPr>
          <w:rFonts w:cs="Arial"/>
        </w:rPr>
        <w:t xml:space="preserve">LVEF decrease of ≥20 percentage points or to an absolute value of &lt;40% </w:t>
      </w:r>
    </w:p>
    <w:p w14:paraId="2B146C33" w14:textId="77777777" w:rsidR="00FA47E3" w:rsidRPr="00AF5717" w:rsidRDefault="00E27C57" w:rsidP="00FA47E3">
      <w:pPr>
        <w:rPr>
          <w:rFonts w:ascii="Arial" w:hAnsi="Arial" w:cs="Arial"/>
          <w:sz w:val="24"/>
        </w:rPr>
      </w:pPr>
      <w:r w:rsidRPr="00AF5717">
        <w:rPr>
          <w:rFonts w:ascii="Arial" w:hAnsi="Arial" w:cs="Arial"/>
          <w:sz w:val="24"/>
        </w:rPr>
        <w:t>Additional LVEF categories may also be summarized as appropriate.</w:t>
      </w:r>
    </w:p>
    <w:p w14:paraId="2CFD5E92" w14:textId="2EDAB72A" w:rsidR="00FA47E3" w:rsidRPr="00AF5717" w:rsidRDefault="00E27C57" w:rsidP="00FA47E3">
      <w:pPr>
        <w:rPr>
          <w:rFonts w:ascii="Arial" w:hAnsi="Arial" w:cs="Arial"/>
          <w:sz w:val="24"/>
        </w:rPr>
      </w:pPr>
      <w:r w:rsidRPr="00AF5717">
        <w:rPr>
          <w:rFonts w:ascii="Arial" w:hAnsi="Arial" w:cs="Arial"/>
          <w:sz w:val="24"/>
        </w:rPr>
        <w:t>ECHO and MUGA scan data will be also presented in by-participant data listing</w:t>
      </w:r>
      <w:r w:rsidR="003A4AEF" w:rsidRPr="00AF5717">
        <w:rPr>
          <w:rFonts w:ascii="Arial" w:hAnsi="Arial" w:cs="Arial"/>
          <w:sz w:val="24"/>
        </w:rPr>
        <w:t>.</w:t>
      </w:r>
    </w:p>
    <w:p w14:paraId="0AF0558B" w14:textId="6FAE4247" w:rsidR="005E79B5" w:rsidRPr="00AF5717" w:rsidRDefault="00E27C57" w:rsidP="005E79B5">
      <w:pPr>
        <w:pStyle w:val="Heading4"/>
      </w:pPr>
      <w:r w:rsidRPr="00AF5717">
        <w:t>ECOG performance status</w:t>
      </w:r>
    </w:p>
    <w:p w14:paraId="56B30169" w14:textId="37D0B114" w:rsidR="0019613B" w:rsidRPr="00AF5717" w:rsidRDefault="00E27C57" w:rsidP="0019613B">
      <w:pPr>
        <w:pStyle w:val="Paragraph"/>
        <w:rPr>
          <w:rFonts w:cs="Arial"/>
        </w:rPr>
      </w:pPr>
      <w:r w:rsidRPr="00AF5717">
        <w:rPr>
          <w:rFonts w:cs="Arial"/>
        </w:rPr>
        <w:t xml:space="preserve">ECOG as indicated by the investigator on the “ECOG” eCRF will be summarized by performance status for each visit by </w:t>
      </w:r>
      <w:ins w:id="2313" w:author="Marmol, Dominika Klaudia" w:date="2026-06-11T10:04:00Z">
        <w:r w:rsidR="00B958DD">
          <w:rPr>
            <w:rFonts w:cs="Arial"/>
          </w:rPr>
          <w:t>dose</w:t>
        </w:r>
        <w:r w:rsidR="00B958DD" w:rsidRPr="00AF5717">
          <w:rPr>
            <w:rFonts w:cs="Arial"/>
          </w:rPr>
          <w:t xml:space="preserve"> </w:t>
        </w:r>
      </w:ins>
      <w:del w:id="2314" w:author="Marmol, Dominika Klaudia" w:date="2026-06-11T10:04:00Z">
        <w:r w:rsidR="00766B58" w:rsidRPr="00AF5717">
          <w:rPr>
            <w:rFonts w:cs="Arial"/>
          </w:rPr>
          <w:delText xml:space="preserve">treatment </w:delText>
        </w:r>
      </w:del>
      <w:r w:rsidR="00766B58" w:rsidRPr="00AF5717">
        <w:rPr>
          <w:rFonts w:cs="Arial"/>
        </w:rPr>
        <w:t xml:space="preserve">group </w:t>
      </w:r>
      <w:r w:rsidRPr="00AF5717">
        <w:rPr>
          <w:rFonts w:cs="Arial"/>
        </w:rPr>
        <w:t xml:space="preserve">as categorized below for all </w:t>
      </w:r>
      <w:r w:rsidRPr="00AF5717">
        <w:rPr>
          <w:rStyle w:val="Instructionaltext"/>
          <w:rFonts w:eastAsia="Arial" w:cs="Arial"/>
          <w:i w:val="0"/>
          <w:iCs w:val="0"/>
          <w:color w:val="auto"/>
          <w:sz w:val="24"/>
        </w:rPr>
        <w:t xml:space="preserve">participants </w:t>
      </w:r>
      <w:r w:rsidRPr="00AF5717">
        <w:rPr>
          <w:rFonts w:cs="Arial"/>
        </w:rPr>
        <w:t xml:space="preserve">in the </w:t>
      </w:r>
      <w:r w:rsidR="003424DA" w:rsidRPr="00AF5717">
        <w:rPr>
          <w:rFonts w:cs="Arial"/>
        </w:rPr>
        <w:t>FAS</w:t>
      </w:r>
      <w:r w:rsidRPr="00AF5717">
        <w:rPr>
          <w:rFonts w:cs="Arial"/>
        </w:rPr>
        <w:t>:</w:t>
      </w:r>
    </w:p>
    <w:p w14:paraId="2C49F622" w14:textId="77777777" w:rsidR="0019613B" w:rsidRPr="00AF5717" w:rsidRDefault="00E27C57" w:rsidP="00E819FE">
      <w:pPr>
        <w:pStyle w:val="Paragraph"/>
        <w:numPr>
          <w:ilvl w:val="0"/>
          <w:numId w:val="54"/>
        </w:numPr>
        <w:rPr>
          <w:rFonts w:cs="Arial"/>
        </w:rPr>
      </w:pPr>
      <w:r w:rsidRPr="00AF5717">
        <w:rPr>
          <w:rFonts w:cs="Arial"/>
        </w:rPr>
        <w:t>Score 0: Fully active, able to carry on all pre-disease performance without restriction.</w:t>
      </w:r>
    </w:p>
    <w:p w14:paraId="2C7439CA" w14:textId="77777777" w:rsidR="0019613B" w:rsidRPr="00AF5717" w:rsidRDefault="00E27C57" w:rsidP="00E819FE">
      <w:pPr>
        <w:pStyle w:val="Paragraph"/>
        <w:numPr>
          <w:ilvl w:val="0"/>
          <w:numId w:val="54"/>
        </w:numPr>
        <w:rPr>
          <w:rFonts w:cs="Arial"/>
        </w:rPr>
      </w:pPr>
      <w:r w:rsidRPr="00AF5717">
        <w:rPr>
          <w:rFonts w:cs="Arial"/>
        </w:rPr>
        <w:t>Score 1: Restricted in physically strenuous but ambulatory and able to carry out work of a light or sedentary nature (e.g., light housework, office work).</w:t>
      </w:r>
    </w:p>
    <w:p w14:paraId="01D9C025" w14:textId="77777777" w:rsidR="0019613B" w:rsidRPr="00AF5717" w:rsidRDefault="00E27C57" w:rsidP="00E819FE">
      <w:pPr>
        <w:pStyle w:val="Paragraph"/>
        <w:numPr>
          <w:ilvl w:val="0"/>
          <w:numId w:val="54"/>
        </w:numPr>
        <w:rPr>
          <w:rFonts w:cs="Arial"/>
        </w:rPr>
      </w:pPr>
      <w:r w:rsidRPr="00AF5717">
        <w:rPr>
          <w:rFonts w:cs="Arial"/>
        </w:rPr>
        <w:t>Score 2: Ambulatory and capable of all self-care, but unable to carry out any work activities. Up and about more than 50% of waking hours.</w:t>
      </w:r>
    </w:p>
    <w:p w14:paraId="19AD030A" w14:textId="77777777" w:rsidR="0019613B" w:rsidRPr="00AF5717" w:rsidRDefault="00E27C57" w:rsidP="00E819FE">
      <w:pPr>
        <w:pStyle w:val="Paragraph"/>
        <w:numPr>
          <w:ilvl w:val="0"/>
          <w:numId w:val="54"/>
        </w:numPr>
        <w:rPr>
          <w:rFonts w:cs="Arial"/>
        </w:rPr>
      </w:pPr>
      <w:r w:rsidRPr="00AF5717">
        <w:rPr>
          <w:rFonts w:cs="Arial"/>
        </w:rPr>
        <w:t>Score 3: Capable of only limited self-care, confined to bed or chair more than 50% of waking hours.</w:t>
      </w:r>
    </w:p>
    <w:p w14:paraId="1D5A67EF" w14:textId="77777777" w:rsidR="0019613B" w:rsidRPr="00AF5717" w:rsidRDefault="00E27C57" w:rsidP="00E819FE">
      <w:pPr>
        <w:pStyle w:val="Paragraph"/>
        <w:numPr>
          <w:ilvl w:val="0"/>
          <w:numId w:val="54"/>
        </w:numPr>
        <w:rPr>
          <w:rFonts w:cs="Arial"/>
        </w:rPr>
      </w:pPr>
      <w:r w:rsidRPr="00AF5717">
        <w:rPr>
          <w:rFonts w:cs="Arial"/>
        </w:rPr>
        <w:t>Score 4: Completely disabled. Cannot carry on any self-care. Totally confined to bed or chair.</w:t>
      </w:r>
    </w:p>
    <w:p w14:paraId="30520960" w14:textId="77777777" w:rsidR="0019613B" w:rsidRPr="00AF5717" w:rsidRDefault="00E27C57" w:rsidP="00E819FE">
      <w:pPr>
        <w:pStyle w:val="Paragraph"/>
        <w:numPr>
          <w:ilvl w:val="0"/>
          <w:numId w:val="54"/>
        </w:numPr>
        <w:rPr>
          <w:rFonts w:cs="Arial"/>
        </w:rPr>
      </w:pPr>
      <w:r w:rsidRPr="00AF5717">
        <w:rPr>
          <w:rFonts w:cs="Arial"/>
        </w:rPr>
        <w:t>Score 5: Dead.</w:t>
      </w:r>
    </w:p>
    <w:p w14:paraId="563856AD" w14:textId="28D9DCF7" w:rsidR="005E79B5" w:rsidRPr="00AF5717" w:rsidRDefault="00E27C57" w:rsidP="004B5B09">
      <w:pPr>
        <w:rPr>
          <w:rFonts w:ascii="Arial" w:hAnsi="Arial" w:cs="Arial"/>
          <w:sz w:val="24"/>
        </w:rPr>
      </w:pPr>
      <w:r w:rsidRPr="00AF5717">
        <w:rPr>
          <w:rFonts w:ascii="Arial" w:hAnsi="Arial" w:cs="Arial"/>
          <w:sz w:val="24"/>
        </w:rPr>
        <w:t>A shift table will be produced showing the number and percentage of participants shifting from baseline to a worst post-baseline result (0, 1, 2, 3, 4, 5) in each category.</w:t>
      </w:r>
    </w:p>
    <w:p w14:paraId="51D053FE" w14:textId="745D65AC" w:rsidR="00470A2D" w:rsidRPr="00AF5717" w:rsidRDefault="00E27C57" w:rsidP="00CA7B51">
      <w:pPr>
        <w:pStyle w:val="Heading2"/>
      </w:pPr>
      <w:bookmarkStart w:id="2315" w:name="_Toc146619404"/>
      <w:bookmarkStart w:id="2316" w:name="_Toc146635276"/>
      <w:bookmarkStart w:id="2317" w:name="_Ref146114537"/>
      <w:bookmarkStart w:id="2318" w:name="_Toc232068046"/>
      <w:bookmarkEnd w:id="2315"/>
      <w:bookmarkEnd w:id="2316"/>
      <w:r w:rsidRPr="00AF5717">
        <w:t>Subgroup Analyses of Interest</w:t>
      </w:r>
      <w:bookmarkEnd w:id="2317"/>
      <w:bookmarkEnd w:id="2318"/>
    </w:p>
    <w:p w14:paraId="1115AF23" w14:textId="108D9EF6" w:rsidR="002719DF" w:rsidRPr="00AF5717" w:rsidRDefault="00E27C57" w:rsidP="002719DF">
      <w:pPr>
        <w:pStyle w:val="Paragraph"/>
        <w:rPr>
          <w:rFonts w:cs="Arial"/>
        </w:rPr>
      </w:pPr>
      <w:r w:rsidRPr="00AF5717">
        <w:rPr>
          <w:rFonts w:cs="Arial"/>
        </w:rPr>
        <w:t>There will be no subgroup analysis.</w:t>
      </w:r>
    </w:p>
    <w:p w14:paraId="0C82BCDD" w14:textId="290D7B5B" w:rsidR="00951F24" w:rsidRPr="00F518D2" w:rsidRDefault="00E27C57" w:rsidP="00951F24">
      <w:pPr>
        <w:pStyle w:val="Heading1"/>
        <w:rPr>
          <w:rFonts w:cs="Arial"/>
          <w:szCs w:val="24"/>
          <w:rPrChange w:id="2319" w:author="Marmol, Dominika Klaudia" w:date="2026-06-08T19:13:00Z">
            <w:rPr>
              <w:rFonts w:cs="Arial"/>
              <w:szCs w:val="24"/>
              <w:highlight w:val="green"/>
            </w:rPr>
          </w:rPrChange>
        </w:rPr>
      </w:pPr>
      <w:bookmarkStart w:id="2320" w:name="_Toc146619406"/>
      <w:bookmarkStart w:id="2321" w:name="_Toc146635278"/>
      <w:bookmarkStart w:id="2322" w:name="_Toc232068047"/>
      <w:bookmarkEnd w:id="2320"/>
      <w:bookmarkEnd w:id="2321"/>
      <w:r w:rsidRPr="00F518D2">
        <w:rPr>
          <w:rFonts w:cs="Arial"/>
          <w:caps w:val="0"/>
          <w:szCs w:val="24"/>
          <w:rPrChange w:id="2323" w:author="Marmol, Dominika Klaudia" w:date="2026-06-08T19:13:00Z">
            <w:rPr>
              <w:rFonts w:cs="Arial"/>
              <w:caps w:val="0"/>
              <w:szCs w:val="24"/>
              <w:highlight w:val="green"/>
            </w:rPr>
          </w:rPrChange>
        </w:rPr>
        <w:lastRenderedPageBreak/>
        <w:t>INTERIM ANALYSIS AND ANALYSIS SEQUENCE</w:t>
      </w:r>
      <w:bookmarkEnd w:id="2322"/>
    </w:p>
    <w:p w14:paraId="2C3708BA" w14:textId="77777777" w:rsidR="000E0DF1" w:rsidRDefault="00E27C57" w:rsidP="000E0DF1">
      <w:pPr>
        <w:autoSpaceDE w:val="0"/>
        <w:autoSpaceDN w:val="0"/>
        <w:adjustRightInd w:val="0"/>
        <w:spacing w:after="0"/>
        <w:rPr>
          <w:rFonts w:ascii="Arial" w:hAnsi="Arial" w:cs="Arial"/>
          <w:sz w:val="24"/>
        </w:rPr>
      </w:pPr>
      <w:bookmarkStart w:id="2324" w:name="_Toc146619408"/>
      <w:bookmarkStart w:id="2325" w:name="_Toc146635280"/>
      <w:bookmarkEnd w:id="2324"/>
      <w:bookmarkEnd w:id="2325"/>
      <w:r w:rsidRPr="00AF5717">
        <w:rPr>
          <w:rFonts w:ascii="Arial" w:hAnsi="Arial" w:cs="Arial"/>
          <w:sz w:val="24"/>
        </w:rPr>
        <w:t xml:space="preserve">No formal interim analysis is planned for this trial. </w:t>
      </w:r>
      <w:r w:rsidRPr="00AF5717">
        <w:rPr>
          <w:rFonts w:ascii="Arial" w:hAnsi="Arial" w:cs="Arial"/>
          <w:i/>
          <w:iCs/>
          <w:sz w:val="24"/>
        </w:rPr>
        <w:t xml:space="preserve">Ad hoc </w:t>
      </w:r>
      <w:r w:rsidRPr="00AF5717">
        <w:rPr>
          <w:rFonts w:ascii="Arial" w:hAnsi="Arial" w:cs="Arial"/>
          <w:sz w:val="24"/>
        </w:rPr>
        <w:t>interim analysis may be conducted as the data emerging from this trial may be needed for timely decisions on dose selection for further development of BNT317.</w:t>
      </w:r>
    </w:p>
    <w:p w14:paraId="6A67B4E0" w14:textId="77777777" w:rsidR="006F31EB" w:rsidRDefault="00E27C57" w:rsidP="006F31EB">
      <w:pPr>
        <w:pStyle w:val="Body-Text"/>
        <w:rPr>
          <w:ins w:id="2326" w:author="Marmol, Dominika Klaudia" w:date="2026-06-03T21:51:00Z"/>
          <w:rStyle w:val="Body-TextChar"/>
          <w:rFonts w:eastAsia="Arial"/>
        </w:rPr>
      </w:pPr>
      <w:ins w:id="2327" w:author="Marmol, Dominika Klaudia" w:date="2026-06-03T21:51:00Z">
        <w:r>
          <w:rPr>
            <w:rStyle w:val="Body-TextChar"/>
            <w:rFonts w:eastAsia="Arial"/>
          </w:rPr>
          <w:t xml:space="preserve">In Parts B1 and B2, unconfirmed ORR will be examined after 20 participants in each dose group become response-evaluable. </w:t>
        </w:r>
      </w:ins>
    </w:p>
    <w:p w14:paraId="2792EC4A" w14:textId="77777777" w:rsidR="006F31EB" w:rsidRDefault="00E27C57" w:rsidP="006F31EB">
      <w:pPr>
        <w:pStyle w:val="Body-Text"/>
        <w:rPr>
          <w:ins w:id="2328" w:author="Marmol, Dominika Klaudia" w:date="2026-06-03T21:51:00Z"/>
          <w:rStyle w:val="Body-TextChar"/>
          <w:rFonts w:eastAsia="Arial"/>
        </w:rPr>
      </w:pPr>
      <w:ins w:id="2329" w:author="Marmol, Dominika Klaudia" w:date="2026-06-03T21:51:00Z">
        <w:r>
          <w:rPr>
            <w:rStyle w:val="Body-TextChar"/>
            <w:rFonts w:eastAsia="Arial"/>
          </w:rPr>
          <w:t>In Part B3, unconfirmed ORR will be examined after 10 participants in the dose group become response-evaluable.</w:t>
        </w:r>
      </w:ins>
    </w:p>
    <w:p w14:paraId="09A0BAF0" w14:textId="0CEA1E04" w:rsidR="006F31EB" w:rsidRPr="006F31EB" w:rsidRDefault="00E27C57" w:rsidP="006F31EB">
      <w:pPr>
        <w:pStyle w:val="Body-Text"/>
        <w:rPr>
          <w:rFonts w:eastAsia="Arial"/>
          <w:szCs w:val="24"/>
        </w:rPr>
      </w:pPr>
      <w:ins w:id="2330" w:author="Marmol, Dominika Klaudia" w:date="2026-06-03T21:51:00Z">
        <w:r>
          <w:rPr>
            <w:rStyle w:val="Body-TextChar"/>
            <w:rFonts w:eastAsia="Arial"/>
          </w:rPr>
          <w:t>The primary analysis of the trial will be performed based on all available data from a clinical DCO that will occur six months after the first BNT317 treatment of the last enrolled participant on the trial.</w:t>
        </w:r>
      </w:ins>
    </w:p>
    <w:p w14:paraId="34FA1DE8" w14:textId="7DA7BCA2" w:rsidR="000E0DF1" w:rsidRPr="00AF5717" w:rsidRDefault="00E27C57" w:rsidP="000E0DF1">
      <w:pPr>
        <w:autoSpaceDE w:val="0"/>
        <w:autoSpaceDN w:val="0"/>
        <w:adjustRightInd w:val="0"/>
        <w:spacing w:before="120" w:after="0"/>
        <w:rPr>
          <w:rFonts w:ascii="Arial" w:hAnsi="Arial" w:cs="Arial"/>
          <w:sz w:val="24"/>
        </w:rPr>
      </w:pPr>
      <w:r w:rsidRPr="00AF5717">
        <w:rPr>
          <w:rFonts w:ascii="Arial" w:hAnsi="Arial" w:cs="Arial"/>
          <w:sz w:val="24"/>
        </w:rPr>
        <w:t xml:space="preserve">A final analysis will be performed when </w:t>
      </w:r>
      <w:ins w:id="2331" w:author="Marmol, Dominika Klaudia" w:date="2026-06-03T21:52:00Z">
        <w:r w:rsidR="006F31EB">
          <w:rPr>
            <w:rFonts w:ascii="Arial" w:hAnsi="Arial" w:cs="Arial"/>
            <w:sz w:val="24"/>
          </w:rPr>
          <w:t xml:space="preserve">the </w:t>
        </w:r>
      </w:ins>
      <w:del w:id="2332" w:author="Marmol, Dominika Klaudia" w:date="2026-06-03T21:52:00Z">
        <w:r w:rsidRPr="00AF5717">
          <w:rPr>
            <w:rFonts w:ascii="Arial" w:hAnsi="Arial" w:cs="Arial"/>
            <w:sz w:val="24"/>
          </w:rPr>
          <w:delText>the last trial participant completes the trial or is</w:delText>
        </w:r>
        <w:r w:rsidR="00854ADA" w:rsidRPr="00AF5717">
          <w:rPr>
            <w:rFonts w:ascii="Arial" w:hAnsi="Arial" w:cs="Arial"/>
            <w:sz w:val="24"/>
          </w:rPr>
          <w:delText xml:space="preserve"> withdrawn from the trial</w:delText>
        </w:r>
        <w:r w:rsidR="00854ADA" w:rsidRPr="006F31EB">
          <w:rPr>
            <w:rFonts w:ascii="Arial" w:hAnsi="Arial" w:cs="Arial"/>
            <w:sz w:val="24"/>
            <w:szCs w:val="24"/>
          </w:rPr>
          <w:delText>.</w:delText>
        </w:r>
      </w:del>
      <w:ins w:id="2333" w:author="Marmol, Dominika Klaudia" w:date="2026-06-03T21:52:00Z">
        <w:r w:rsidR="006F31EB" w:rsidRPr="006F31EB">
          <w:rPr>
            <w:rFonts w:ascii="Arial" w:hAnsi="Arial" w:cs="Arial"/>
            <w:sz w:val="24"/>
            <w:szCs w:val="24"/>
          </w:rPr>
          <w:t xml:space="preserve"> </w:t>
        </w:r>
        <w:r w:rsidR="006F31EB" w:rsidRPr="006F31EB">
          <w:rPr>
            <w:rFonts w:ascii="Arial" w:eastAsia="Arial" w:hAnsi="Arial" w:cs="Arial"/>
            <w:sz w:val="24"/>
            <w:szCs w:val="24"/>
          </w:rPr>
          <w:t>end</w:t>
        </w:r>
        <w:r w:rsidR="006F31EB" w:rsidRPr="006F31EB">
          <w:rPr>
            <w:rFonts w:ascii="Arial" w:eastAsia="Arial" w:hAnsi="Arial" w:cs="Arial"/>
            <w:sz w:val="24"/>
            <w:szCs w:val="24"/>
          </w:rPr>
          <w:noBreakHyphen/>
          <w:t>of</w:t>
        </w:r>
        <w:r w:rsidR="006F31EB" w:rsidRPr="006F31EB">
          <w:rPr>
            <w:rFonts w:ascii="Arial" w:eastAsia="Arial" w:hAnsi="Arial" w:cs="Arial"/>
            <w:sz w:val="24"/>
            <w:szCs w:val="24"/>
          </w:rPr>
          <w:noBreakHyphen/>
          <w:t>trial</w:t>
        </w:r>
        <w:del w:id="2334" w:author="BNT" w:date="2026-05-08T09:57:00Z">
          <w:r w:rsidR="006F31EB" w:rsidRPr="006F31EB">
            <w:rPr>
              <w:rFonts w:ascii="Arial" w:eastAsia="Arial" w:hAnsi="Arial" w:cs="Arial"/>
              <w:sz w:val="24"/>
              <w:szCs w:val="24"/>
            </w:rPr>
            <w:delText>.</w:delText>
          </w:r>
        </w:del>
        <w:r w:rsidR="006F31EB" w:rsidRPr="006F31EB">
          <w:rPr>
            <w:rFonts w:ascii="Arial" w:eastAsia="Arial" w:hAnsi="Arial" w:cs="Arial"/>
            <w:sz w:val="24"/>
            <w:szCs w:val="24"/>
          </w:rPr>
          <w:t xml:space="preserve"> criterion is reached (see CTP </w:t>
        </w:r>
        <w:r w:rsidR="006F31EB" w:rsidRPr="006F31EB">
          <w:rPr>
            <w:rFonts w:ascii="Arial" w:hAnsi="Arial" w:cs="Arial"/>
            <w:sz w:val="24"/>
            <w:szCs w:val="24"/>
          </w:rPr>
          <w:t>Section</w:t>
        </w:r>
      </w:ins>
      <w:ins w:id="2335" w:author="Marmol, Dominika Klaudia" w:date="2026-06-03T21:53:00Z">
        <w:r w:rsidR="006F31EB">
          <w:rPr>
            <w:rFonts w:ascii="Arial" w:hAnsi="Arial" w:cs="Arial"/>
            <w:color w:val="0000FF"/>
            <w:sz w:val="24"/>
            <w:szCs w:val="24"/>
          </w:rPr>
          <w:t xml:space="preserve"> 4.4)</w:t>
        </w:r>
      </w:ins>
      <w:ins w:id="2336" w:author="Marmol, Dominika Klaudia" w:date="2026-06-03T21:52:00Z">
        <w:r w:rsidR="006F31EB" w:rsidRPr="006F31EB">
          <w:rPr>
            <w:rFonts w:ascii="Arial" w:hAnsi="Arial" w:cs="Arial"/>
            <w:sz w:val="24"/>
            <w:szCs w:val="24"/>
          </w:rPr>
          <w:t>.</w:t>
        </w:r>
      </w:ins>
    </w:p>
    <w:p w14:paraId="7E75E36D" w14:textId="53ACA9FB" w:rsidR="00951F24" w:rsidRPr="00F518D2" w:rsidRDefault="00E27C57" w:rsidP="000E0DF1">
      <w:pPr>
        <w:pStyle w:val="Heading1"/>
        <w:rPr>
          <w:rFonts w:cs="Arial"/>
        </w:rPr>
      </w:pPr>
      <w:bookmarkStart w:id="2337" w:name="_Toc232068048"/>
      <w:r w:rsidRPr="00F518D2">
        <w:rPr>
          <w:rFonts w:cs="Arial"/>
          <w:caps w:val="0"/>
        </w:rPr>
        <w:t>SAMPLE SIZE DETERMINATION</w:t>
      </w:r>
      <w:bookmarkEnd w:id="2337"/>
    </w:p>
    <w:p w14:paraId="4F3C0D41" w14:textId="5E4FA361" w:rsidR="00973ED9" w:rsidRDefault="00E27C57" w:rsidP="00973ED9">
      <w:pPr>
        <w:pStyle w:val="Body-Text"/>
        <w:rPr>
          <w:ins w:id="2338" w:author="Marmol, Dominika Klaudia" w:date="2026-06-03T21:56:00Z"/>
          <w:rFonts w:eastAsia="Calibri"/>
        </w:rPr>
      </w:pPr>
      <w:ins w:id="2339" w:author="Marmol, Dominika Klaudia" w:date="2026-06-03T21:56:00Z">
        <w:r>
          <w:rPr>
            <w:rFonts w:eastAsia="Calibri"/>
          </w:rPr>
          <w:t xml:space="preserve">Up to a maximum of 248 participants may be enrolled into the trial. For further details on the sample size of each dose group, see </w:t>
        </w:r>
      </w:ins>
      <w:ins w:id="2340" w:author="Marmol, Dominika Klaudia" w:date="2026-06-08T19:14:00Z">
        <w:r w:rsidR="00F518D2" w:rsidRPr="00F518D2">
          <w:rPr>
            <w:rFonts w:eastAsia="Calibri"/>
            <w:color w:val="0000FF"/>
            <w:szCs w:val="24"/>
            <w:rPrChange w:id="2341" w:author="Marmol, Dominika Klaudia" w:date="2026-06-08T19:14:00Z">
              <w:rPr>
                <w:rFonts w:eastAsia="Calibri"/>
                <w:szCs w:val="24"/>
              </w:rPr>
            </w:rPrChange>
          </w:rPr>
          <w:fldChar w:fldCharType="begin"/>
        </w:r>
        <w:r w:rsidR="00F518D2" w:rsidRPr="00F518D2">
          <w:rPr>
            <w:rFonts w:eastAsia="Calibri"/>
            <w:color w:val="0000FF"/>
            <w:szCs w:val="24"/>
            <w:rPrChange w:id="2342" w:author="Marmol, Dominika Klaudia" w:date="2026-06-08T19:14:00Z">
              <w:rPr>
                <w:rFonts w:eastAsia="Calibri"/>
                <w:szCs w:val="24"/>
              </w:rPr>
            </w:rPrChange>
          </w:rPr>
          <w:instrText xml:space="preserve"> REF _Ref224822093 \h </w:instrText>
        </w:r>
      </w:ins>
      <w:r w:rsidR="00F518D2" w:rsidRPr="00F518D2">
        <w:rPr>
          <w:rFonts w:eastAsia="Calibri"/>
          <w:color w:val="0000FF"/>
          <w:szCs w:val="24"/>
          <w:rPrChange w:id="2343" w:author="Marmol, Dominika Klaudia" w:date="2026-06-08T19:14:00Z">
            <w:rPr>
              <w:rFonts w:eastAsia="Calibri"/>
              <w:szCs w:val="24"/>
            </w:rPr>
          </w:rPrChange>
        </w:rPr>
        <w:instrText xml:space="preserve"> \* MERGEFORMAT </w:instrText>
      </w:r>
      <w:r w:rsidR="00F518D2" w:rsidRPr="00F518D2">
        <w:rPr>
          <w:rFonts w:eastAsia="Calibri"/>
          <w:color w:val="0000FF"/>
          <w:szCs w:val="24"/>
          <w:rPrChange w:id="2344" w:author="Marmol, Dominika Klaudia" w:date="2026-06-08T19:14:00Z">
            <w:rPr>
              <w:rFonts w:eastAsia="Calibri"/>
              <w:color w:val="0000FF"/>
              <w:szCs w:val="24"/>
            </w:rPr>
          </w:rPrChange>
        </w:rPr>
      </w:r>
      <w:ins w:id="2345" w:author="Marmol, Dominika Klaudia" w:date="2026-06-08T19:14:00Z">
        <w:r w:rsidR="00F518D2" w:rsidRPr="00F518D2">
          <w:rPr>
            <w:rFonts w:eastAsia="Calibri"/>
            <w:color w:val="0000FF"/>
            <w:szCs w:val="24"/>
            <w:rPrChange w:id="2346" w:author="Marmol, Dominika Klaudia" w:date="2026-06-08T19:14:00Z">
              <w:rPr>
                <w:rFonts w:eastAsia="Calibri"/>
                <w:szCs w:val="24"/>
              </w:rPr>
            </w:rPrChange>
          </w:rPr>
          <w:fldChar w:fldCharType="separate"/>
        </w:r>
        <w:r w:rsidR="00F518D2" w:rsidRPr="00F518D2">
          <w:rPr>
            <w:color w:val="0000FF"/>
            <w:szCs w:val="24"/>
            <w:rPrChange w:id="2347" w:author="Marmol, Dominika Klaudia" w:date="2026-06-08T19:14:00Z">
              <w:rPr>
                <w:sz w:val="20"/>
              </w:rPr>
            </w:rPrChange>
          </w:rPr>
          <w:t>Table </w:t>
        </w:r>
        <w:r w:rsidR="00F518D2" w:rsidRPr="00F518D2">
          <w:rPr>
            <w:noProof/>
            <w:color w:val="0000FF"/>
            <w:szCs w:val="24"/>
            <w:rPrChange w:id="2348" w:author="Marmol, Dominika Klaudia" w:date="2026-06-08T19:14:00Z">
              <w:rPr>
                <w:noProof/>
                <w:sz w:val="20"/>
              </w:rPr>
            </w:rPrChange>
          </w:rPr>
          <w:t>3</w:t>
        </w:r>
        <w:r w:rsidR="00F518D2" w:rsidRPr="00F518D2">
          <w:rPr>
            <w:rFonts w:eastAsia="Calibri"/>
            <w:color w:val="0000FF"/>
            <w:szCs w:val="24"/>
            <w:rPrChange w:id="2349" w:author="Marmol, Dominika Klaudia" w:date="2026-06-08T19:14:00Z">
              <w:rPr>
                <w:rFonts w:eastAsia="Calibri"/>
                <w:szCs w:val="24"/>
              </w:rPr>
            </w:rPrChange>
          </w:rPr>
          <w:fldChar w:fldCharType="end"/>
        </w:r>
        <w:r w:rsidR="00F518D2">
          <w:rPr>
            <w:rFonts w:eastAsia="Calibri"/>
          </w:rPr>
          <w:t>.</w:t>
        </w:r>
      </w:ins>
    </w:p>
    <w:p w14:paraId="4DD55433" w14:textId="77777777" w:rsidR="00973ED9" w:rsidRPr="00755614" w:rsidRDefault="00E27C57" w:rsidP="00973ED9">
      <w:pPr>
        <w:pStyle w:val="HeadingNoNum3"/>
        <w:rPr>
          <w:ins w:id="2350" w:author="Marmol, Dominika Klaudia" w:date="2026-06-03T21:56:00Z"/>
          <w:i/>
        </w:rPr>
      </w:pPr>
      <w:ins w:id="2351" w:author="Marmol, Dominika Klaudia" w:date="2026-06-03T21:56:00Z">
        <w:r w:rsidRPr="00755614">
          <w:t xml:space="preserve">Part A </w:t>
        </w:r>
      </w:ins>
    </w:p>
    <w:p w14:paraId="0C0BFD5A" w14:textId="77777777" w:rsidR="00973ED9" w:rsidRDefault="00E27C57" w:rsidP="00973ED9">
      <w:pPr>
        <w:pStyle w:val="Body-Text"/>
        <w:rPr>
          <w:ins w:id="2352" w:author="Marmol, Dominika Klaudia" w:date="2026-06-03T21:56:00Z"/>
          <w:rFonts w:eastAsia="Calibri"/>
        </w:rPr>
      </w:pPr>
      <w:ins w:id="2353" w:author="Marmol, Dominika Klaudia" w:date="2026-06-03T21:56:00Z">
        <w:r w:rsidRPr="003157E5">
          <w:rPr>
            <w:rFonts w:eastAsia="Calibri"/>
          </w:rPr>
          <w:t xml:space="preserve">The sample size is driven by the BOIN design. In the dose escalation </w:t>
        </w:r>
        <w:del w:id="2354" w:author="BNT" w:date="2026-05-08T09:57:00Z">
          <w:r w:rsidRPr="003157E5">
            <w:rPr>
              <w:rFonts w:eastAsia="Calibri"/>
            </w:rPr>
            <w:delText>phase</w:delText>
          </w:r>
        </w:del>
        <w:r>
          <w:rPr>
            <w:rFonts w:eastAsia="Calibri"/>
          </w:rPr>
          <w:t>part</w:t>
        </w:r>
        <w:r w:rsidRPr="003157E5">
          <w:rPr>
            <w:rFonts w:eastAsia="Calibri"/>
          </w:rPr>
          <w:t xml:space="preserve">, this trial uses </w:t>
        </w:r>
        <w:del w:id="2355" w:author="BNT" w:date="2026-05-08T09:57:00Z">
          <w:r w:rsidRPr="003157E5">
            <w:rPr>
              <w:rFonts w:eastAsia="Calibri"/>
            </w:rPr>
            <w:delText xml:space="preserve">an </w:delText>
          </w:r>
        </w:del>
        <w:r w:rsidRPr="003157E5">
          <w:rPr>
            <w:rFonts w:eastAsia="Calibri"/>
          </w:rPr>
          <w:t xml:space="preserve">accelerated titration </w:t>
        </w:r>
        <w:del w:id="2356" w:author="BNT" w:date="2026-05-08T09:57:00Z">
          <w:r w:rsidRPr="003157E5">
            <w:rPr>
              <w:rFonts w:eastAsia="Calibri"/>
            </w:rPr>
            <w:delText xml:space="preserve">design </w:delText>
          </w:r>
        </w:del>
        <w:r>
          <w:rPr>
            <w:rFonts w:eastAsia="Calibri"/>
          </w:rPr>
          <w:t xml:space="preserve">for </w:t>
        </w:r>
        <w:r w:rsidRPr="003157E5">
          <w:rPr>
            <w:rFonts w:eastAsia="Calibri"/>
          </w:rPr>
          <w:t xml:space="preserve">dose group DL1 and BOIN design for dose groups </w:t>
        </w:r>
        <w:del w:id="2357" w:author="BNT" w:date="2026-05-08T09:57:00Z">
          <w:r w:rsidRPr="003157E5">
            <w:rPr>
              <w:rFonts w:eastAsia="Calibri"/>
            </w:rPr>
            <w:delText>D2, DL3, and DL4,</w:delText>
          </w:r>
        </w:del>
        <w:r>
          <w:rPr>
            <w:rFonts w:eastAsia="Calibri"/>
          </w:rPr>
          <w:t>DL2 through DL6 (DL6 is optional)</w:t>
        </w:r>
        <w:r w:rsidRPr="003157E5">
          <w:rPr>
            <w:rFonts w:eastAsia="Calibri"/>
          </w:rPr>
          <w:t xml:space="preserve">, to evaluate BNT317 monotherapy. </w:t>
        </w:r>
        <w:del w:id="2358" w:author="BNT" w:date="2026-05-08T09:57:00Z">
          <w:r w:rsidRPr="003157E5">
            <w:rPr>
              <w:rFonts w:eastAsia="Calibri"/>
            </w:rPr>
            <w:delText xml:space="preserve">The total number of </w:delText>
          </w:r>
        </w:del>
        <w:r>
          <w:rPr>
            <w:rFonts w:eastAsia="Calibri"/>
          </w:rPr>
          <w:t xml:space="preserve">For doses DL2 through DL6, sample size will initially include up to nine DLT-evaluable participants </w:t>
        </w:r>
        <w:del w:id="2359" w:author="BNT" w:date="2026-05-08T09:57:00Z">
          <w:r w:rsidRPr="003157E5">
            <w:rPr>
              <w:rFonts w:eastAsia="Calibri"/>
            </w:rPr>
            <w:delText>will be up to 21.</w:delText>
          </w:r>
        </w:del>
        <w:r w:rsidRPr="00540EA3">
          <w:rPr>
            <w:rFonts w:eastAsia="Calibri"/>
          </w:rPr>
          <w:t>per dose group depending on the occurrence of DLTs</w:t>
        </w:r>
        <w:r>
          <w:rPr>
            <w:rFonts w:eastAsia="Calibri"/>
          </w:rPr>
          <w:t xml:space="preserve">. If a dose level (from DL2 onward) is declared safe, additional participants may be first backfilled in each dose level up to a total of 15 participants per dose level to obtain additional safety, efficacy, and PK data for MTD determination. </w:t>
        </w:r>
        <w:r w:rsidRPr="003157E5">
          <w:rPr>
            <w:rFonts w:eastAsia="Calibri"/>
          </w:rPr>
          <w:t>Non-DLT-evaluable participants will be replaced</w:t>
        </w:r>
        <w:del w:id="2360" w:author="BNT" w:date="2026-05-08T09:57:00Z">
          <w:r w:rsidRPr="003157E5">
            <w:rPr>
              <w:rFonts w:eastAsia="Calibri"/>
            </w:rPr>
            <w:delText>. If intermediate dose levels (i.e., 400 mg and 900 mg) and additional dose level (i.e., 1800 mg)</w:delText>
          </w:r>
        </w:del>
        <w:r>
          <w:rPr>
            <w:rFonts w:eastAsia="Calibri"/>
          </w:rPr>
          <w:t xml:space="preserve"> if there are </w:t>
        </w:r>
        <w:del w:id="2361" w:author="BNT" w:date="2026-05-08T09:57:00Z">
          <w:r w:rsidRPr="003157E5">
            <w:rPr>
              <w:rFonts w:eastAsia="Calibri"/>
            </w:rPr>
            <w:delText xml:space="preserve">tested, the total number of </w:delText>
          </w:r>
        </w:del>
        <w:r>
          <w:rPr>
            <w:rFonts w:eastAsia="Calibri"/>
          </w:rPr>
          <w:t xml:space="preserve">less than three DLT-evaluable participants </w:t>
        </w:r>
        <w:del w:id="2362" w:author="BNT" w:date="2026-05-08T09:57:00Z">
          <w:r w:rsidRPr="003157E5">
            <w:rPr>
              <w:rFonts w:eastAsia="Calibri"/>
            </w:rPr>
            <w:delText>will be up to 39</w:delText>
          </w:r>
        </w:del>
        <w:r>
          <w:rPr>
            <w:rFonts w:eastAsia="Calibri"/>
          </w:rPr>
          <w:t xml:space="preserve">with a dose group unless an event not related to the IMP (e.g., traffic accident, clear disease progression) leads to trial termination close to or before the defined DLT evaluation period. In such cases, the participant might be deemed evaluable if the SRC agrees. Furthermore, after MTD determination, backfilling up to 21 participants per dose group may occur to support </w:t>
        </w:r>
        <w:r>
          <w:t>additional safety, efficacy, tolerability, and PK/pharmacodynamic data in specific populations or indications. Therefore, for this part of the trial, the sample size can be up to a maximum of 78 participants.</w:t>
        </w:r>
      </w:ins>
    </w:p>
    <w:p w14:paraId="43030A7C" w14:textId="77777777" w:rsidR="00973ED9" w:rsidRDefault="00E27C57" w:rsidP="00973ED9">
      <w:pPr>
        <w:pStyle w:val="Body-Text"/>
        <w:rPr>
          <w:ins w:id="2363" w:author="Marmol, Dominika Klaudia" w:date="2026-06-03T21:56:00Z"/>
        </w:rPr>
      </w:pPr>
      <w:ins w:id="2364" w:author="Marmol, Dominika Klaudia" w:date="2026-06-03T21:56:00Z">
        <w:r w:rsidRPr="003157E5">
          <w:t>If acceptable tolerability is shown</w:t>
        </w:r>
        <w:del w:id="2365" w:author="BNT" w:date="2026-05-08T09:57:00Z">
          <w:r w:rsidRPr="003157E5">
            <w:delText xml:space="preserve"> and clinically justified</w:delText>
          </w:r>
        </w:del>
        <w:r w:rsidRPr="003157E5">
          <w:t xml:space="preserve"> (as assessed by the sponsor, in consultation with the SRC </w:t>
        </w:r>
        <w:r>
          <w:rPr>
            <w:color w:val="000000" w:themeColor="text1"/>
          </w:rPr>
          <w:t xml:space="preserve">or equivalent forum </w:t>
        </w:r>
        <w:r w:rsidRPr="003157E5">
          <w:t xml:space="preserve">and investigators, based on the available safety, PK, and </w:t>
        </w:r>
        <w:del w:id="2366" w:author="BNT" w:date="2026-05-08T09:57:00Z">
          <w:r w:rsidRPr="003157E5">
            <w:delText>PD</w:delText>
          </w:r>
        </w:del>
        <w:r>
          <w:t>pharmacodynamic</w:t>
        </w:r>
        <w:r w:rsidRPr="003157E5">
          <w:t xml:space="preserve"> data), </w:t>
        </w:r>
        <w:del w:id="2367" w:author="BNT" w:date="2026-05-08T09:57:00Z">
          <w:r w:rsidRPr="003157E5">
            <w:delText xml:space="preserve">dose groups may be backfilled to ensure </w:delText>
          </w:r>
          <w:r>
            <w:delText>up to</w:delText>
          </w:r>
          <w:r w:rsidRPr="003157E5">
            <w:delText>10 </w:delText>
          </w:r>
        </w:del>
        <w:r w:rsidRPr="003157E5">
          <w:t xml:space="preserve">additional trial participants </w:t>
        </w:r>
        <w:del w:id="2368" w:author="BNT" w:date="2026-05-08T09:57:00Z">
          <w:r w:rsidRPr="003157E5">
            <w:delText>are</w:delText>
          </w:r>
        </w:del>
        <w:r w:rsidRPr="003157E5">
          <w:t xml:space="preserve">may be treated </w:t>
        </w:r>
        <w:del w:id="2369" w:author="BNT" w:date="2026-05-08T09:57:00Z">
          <w:r w:rsidRPr="003157E5">
            <w:delText>per</w:delText>
          </w:r>
        </w:del>
        <w:r w:rsidRPr="003157E5">
          <w:t xml:space="preserve">to evaluate unplanned intermediate dose levels between </w:t>
        </w:r>
        <w:r>
          <w:t>p</w:t>
        </w:r>
        <w:r w:rsidRPr="003157E5">
          <w:t xml:space="preserve">lanned dose </w:t>
        </w:r>
        <w:del w:id="2370" w:author="BNT" w:date="2026-05-08T09:57:00Z">
          <w:r w:rsidRPr="003157E5">
            <w:delText>group (</w:delText>
          </w:r>
        </w:del>
        <w:r w:rsidRPr="003157E5">
          <w:t>levels (i.e</w:t>
        </w:r>
        <w:del w:id="2371" w:author="BNT" w:date="2026-05-08T09:57:00Z">
          <w:r w:rsidRPr="003157E5">
            <w:delText xml:space="preserve">.g., DL1, DL2, etc.). This would allow for </w:delText>
          </w:r>
        </w:del>
        <w:r w:rsidRPr="003157E5">
          <w:t>., 400 mg</w:t>
        </w:r>
        <w:r>
          <w:t xml:space="preserve">, </w:t>
        </w:r>
        <w:r w:rsidRPr="003157E5">
          <w:t>900 mg</w:t>
        </w:r>
        <w:r>
          <w:t>, 1500 mg, and 2100 mg</w:t>
        </w:r>
        <w:r w:rsidRPr="003157E5">
          <w:t xml:space="preserve">) to further </w:t>
        </w:r>
        <w:del w:id="2372" w:author="BNT" w:date="2026-05-08T09:57:00Z">
          <w:r w:rsidRPr="003157E5">
            <w:delText>assessment of dose- and exposure-response relationships for clinical activity,</w:delText>
          </w:r>
        </w:del>
        <w:r w:rsidRPr="003157E5">
          <w:t>characterize safety</w:t>
        </w:r>
        <w:del w:id="2373" w:author="BNT" w:date="2026-05-08T09:57:00Z">
          <w:r w:rsidRPr="003157E5">
            <w:delText>,</w:delText>
          </w:r>
        </w:del>
        <w:r w:rsidRPr="003157E5">
          <w:t xml:space="preserve"> and tolerability</w:t>
        </w:r>
        <w:del w:id="2374" w:author="BNT" w:date="2026-05-08T09:57:00Z">
          <w:r w:rsidRPr="003157E5">
            <w:delText xml:space="preserve"> to support dose optimization.</w:delText>
          </w:r>
        </w:del>
        <w:r w:rsidRPr="003157E5">
          <w:t xml:space="preserve">, if needed. </w:t>
        </w:r>
      </w:ins>
    </w:p>
    <w:p w14:paraId="66B61801" w14:textId="77777777" w:rsidR="00973ED9" w:rsidRPr="003157E5" w:rsidRDefault="00E27C57" w:rsidP="00973ED9">
      <w:pPr>
        <w:pStyle w:val="Body-Text"/>
        <w:rPr>
          <w:ins w:id="2375" w:author="Marmol, Dominika Klaudia" w:date="2026-06-03T21:56:00Z"/>
          <w:del w:id="2376" w:author="BNT" w:date="2026-05-08T09:57:00Z"/>
        </w:rPr>
      </w:pPr>
      <w:ins w:id="2377" w:author="Marmol, Dominika Klaudia" w:date="2026-06-03T21:56:00Z">
        <w:del w:id="2378" w:author="BNT" w:date="2026-05-08T09:57:00Z">
          <w:r w:rsidRPr="003157E5">
            <w:lastRenderedPageBreak/>
            <w:delText xml:space="preserve">If acceptable tolerability is shown (as assessed by the sponsor, in consultation with the SRC </w:delText>
          </w:r>
          <w:r>
            <w:rPr>
              <w:color w:val="000000" w:themeColor="text1"/>
            </w:rPr>
            <w:delText xml:space="preserve">or equivalent forum </w:delText>
          </w:r>
          <w:r w:rsidRPr="003157E5">
            <w:delText>and investigators, based on the available safety, PK, and PD data), additional trial participants may be treated to evaluate unplanned intermediate dose levels between two planned dose levels (i.e., 400 mg and 900 mg) to further characterize safety and tolerability, if needed. Additional trial participants may also be treated to evaluate an additional dose level of 1800 mg or higher (if justified).</w:delText>
          </w:r>
        </w:del>
      </w:ins>
    </w:p>
    <w:p w14:paraId="72C3B9D9" w14:textId="77777777" w:rsidR="00973ED9" w:rsidRPr="00755614" w:rsidRDefault="00E27C57" w:rsidP="00973ED9">
      <w:pPr>
        <w:pStyle w:val="HeadingNoNum3"/>
        <w:rPr>
          <w:ins w:id="2379" w:author="Marmol, Dominika Klaudia" w:date="2026-06-03T21:56:00Z"/>
          <w:i/>
        </w:rPr>
      </w:pPr>
      <w:ins w:id="2380" w:author="Marmol, Dominika Klaudia" w:date="2026-06-03T21:56:00Z">
        <w:r w:rsidRPr="00755614">
          <w:t xml:space="preserve">Part </w:t>
        </w:r>
        <w:r>
          <w:t>B1 and Part B2</w:t>
        </w:r>
      </w:ins>
    </w:p>
    <w:p w14:paraId="59BDB1B7" w14:textId="77777777" w:rsidR="00973ED9" w:rsidRDefault="00E27C57" w:rsidP="00973ED9">
      <w:pPr>
        <w:pStyle w:val="Body-Text"/>
        <w:rPr>
          <w:ins w:id="2381" w:author="Marmol, Dominika Klaudia" w:date="2026-06-03T21:56:00Z"/>
          <w:color w:val="000000" w:themeColor="text1"/>
        </w:rPr>
      </w:pPr>
      <w:ins w:id="2382" w:author="Marmol, Dominika Klaudia" w:date="2026-06-03T21:56:00Z">
        <w:r w:rsidRPr="00755614">
          <w:rPr>
            <w:color w:val="000000" w:themeColor="text1"/>
          </w:rPr>
          <w:t>In Part </w:t>
        </w:r>
        <w:r>
          <w:rPr>
            <w:color w:val="000000" w:themeColor="text1"/>
          </w:rPr>
          <w:t>B1</w:t>
        </w:r>
        <w:r w:rsidRPr="00755614">
          <w:rPr>
            <w:color w:val="000000" w:themeColor="text1"/>
          </w:rPr>
          <w:t xml:space="preserve">, </w:t>
        </w:r>
        <w:r>
          <w:rPr>
            <w:color w:val="000000" w:themeColor="text1"/>
          </w:rPr>
          <w:t>~</w:t>
        </w:r>
        <w:r>
          <w:rPr>
            <w:rFonts w:cs="Arial"/>
            <w:color w:val="000000" w:themeColor="text1"/>
          </w:rPr>
          <w:t xml:space="preserve">40 to 80 </w:t>
        </w:r>
        <w:r w:rsidRPr="00755614">
          <w:rPr>
            <w:color w:val="000000" w:themeColor="text1"/>
          </w:rPr>
          <w:t>participants</w:t>
        </w:r>
        <w:r>
          <w:rPr>
            <w:color w:val="000000" w:themeColor="text1"/>
          </w:rPr>
          <w:t xml:space="preserve"> across two dose groups (20 to 40 per dose group) selected from Part A</w:t>
        </w:r>
        <w:r w:rsidRPr="00755614">
          <w:rPr>
            <w:color w:val="000000" w:themeColor="text1"/>
          </w:rPr>
          <w:t xml:space="preserve"> will be randomized</w:t>
        </w:r>
        <w:r>
          <w:rPr>
            <w:color w:val="000000" w:themeColor="text1"/>
          </w:rPr>
          <w:t xml:space="preserve"> in a 1:1 fashion (20 to 40 per dose group) stratified by IMDC status to determine OBD for BNT317 </w:t>
        </w:r>
        <w:r w:rsidRPr="00863BE9">
          <w:rPr>
            <w:color w:val="000000" w:themeColor="text1"/>
          </w:rPr>
          <w:t>when added to SoC treatment</w:t>
        </w:r>
        <w:r>
          <w:rPr>
            <w:color w:val="000000" w:themeColor="text1"/>
          </w:rPr>
          <w:t>.</w:t>
        </w:r>
      </w:ins>
    </w:p>
    <w:p w14:paraId="5D57AB4C" w14:textId="77777777" w:rsidR="00973ED9" w:rsidRPr="00755614" w:rsidRDefault="00E27C57" w:rsidP="00973ED9">
      <w:pPr>
        <w:pStyle w:val="Body-Text"/>
        <w:rPr>
          <w:ins w:id="2383" w:author="Marmol, Dominika Klaudia" w:date="2026-06-03T21:56:00Z"/>
          <w:color w:val="000000" w:themeColor="text1"/>
        </w:rPr>
      </w:pPr>
      <w:ins w:id="2384" w:author="Marmol, Dominika Klaudia" w:date="2026-06-03T21:56:00Z">
        <w:r>
          <w:rPr>
            <w:color w:val="000000" w:themeColor="text1"/>
          </w:rPr>
          <w:t>In Part B2, ~40 to 80 participants across two dose groups selected from Part A</w:t>
        </w:r>
        <w:r w:rsidRPr="00755614">
          <w:rPr>
            <w:color w:val="000000" w:themeColor="text1"/>
          </w:rPr>
          <w:t xml:space="preserve"> will be randomized</w:t>
        </w:r>
        <w:r>
          <w:rPr>
            <w:color w:val="000000" w:themeColor="text1"/>
          </w:rPr>
          <w:t xml:space="preserve"> in a 1:1 fashion (20 to 40 per dose group) stratified by </w:t>
        </w:r>
        <w:r w:rsidRPr="001F087E">
          <w:rPr>
            <w:i/>
            <w:iCs/>
            <w:color w:val="000000" w:themeColor="text1"/>
          </w:rPr>
          <w:t>H.</w:t>
        </w:r>
        <w:r>
          <w:rPr>
            <w:i/>
            <w:iCs/>
            <w:color w:val="000000" w:themeColor="text1"/>
          </w:rPr>
          <w:t> </w:t>
        </w:r>
        <w:r w:rsidRPr="001F087E">
          <w:rPr>
            <w:i/>
            <w:iCs/>
            <w:color w:val="000000" w:themeColor="text1"/>
          </w:rPr>
          <w:t>pylori</w:t>
        </w:r>
        <w:r>
          <w:rPr>
            <w:color w:val="000000" w:themeColor="text1"/>
          </w:rPr>
          <w:t xml:space="preserve"> status based on medical history to determine OBD for BNT317 </w:t>
        </w:r>
        <w:r w:rsidRPr="00863BE9">
          <w:rPr>
            <w:color w:val="000000" w:themeColor="text1"/>
          </w:rPr>
          <w:t>when added to SoC treatment</w:t>
        </w:r>
        <w:r>
          <w:rPr>
            <w:color w:val="000000" w:themeColor="text1"/>
          </w:rPr>
          <w:t>.</w:t>
        </w:r>
      </w:ins>
    </w:p>
    <w:p w14:paraId="07535915" w14:textId="48A982C8" w:rsidR="00973ED9" w:rsidRPr="00755614" w:rsidRDefault="00E27C57" w:rsidP="00973ED9">
      <w:pPr>
        <w:pStyle w:val="Body-Text"/>
        <w:rPr>
          <w:ins w:id="2385" w:author="Marmol, Dominika Klaudia" w:date="2026-06-03T21:56:00Z"/>
          <w:color w:val="000000" w:themeColor="text1"/>
        </w:rPr>
      </w:pPr>
      <w:r>
        <w:rPr>
          <w:color w:val="0000FF"/>
        </w:rPr>
        <w:fldChar w:fldCharType="begin"/>
      </w:r>
      <w:r>
        <w:rPr>
          <w:color w:val="0000FF"/>
        </w:rPr>
        <w:instrText xml:space="preserve"> REF _Ref189127640 \h </w:instrText>
      </w:r>
      <w:r>
        <w:rPr>
          <w:color w:val="0000FF"/>
        </w:rPr>
      </w:r>
      <w:r>
        <w:rPr>
          <w:color w:val="0000FF"/>
        </w:rPr>
        <w:fldChar w:fldCharType="separate"/>
      </w:r>
      <w:ins w:id="2386" w:author="Marmol, Dominika Klaudia" w:date="2026-06-08T17:31:00Z">
        <w:r w:rsidR="00BA3F5D" w:rsidRPr="00201CA3">
          <w:rPr>
            <w:szCs w:val="24"/>
          </w:rPr>
          <w:t>Table </w:t>
        </w:r>
        <w:r w:rsidR="00BA3F5D">
          <w:rPr>
            <w:noProof/>
          </w:rPr>
          <w:t>7</w:t>
        </w:r>
      </w:ins>
      <w:del w:id="2387" w:author="Marmol, Dominika Klaudia" w:date="2026-06-08T17:31:00Z">
        <w:r w:rsidR="00EB3B66" w:rsidRPr="00EB3B66">
          <w:rPr>
            <w:szCs w:val="24"/>
          </w:rPr>
          <w:delText>Table </w:delText>
        </w:r>
        <w:r w:rsidR="00EB3B66" w:rsidRPr="00EB3B66">
          <w:rPr>
            <w:noProof/>
            <w:szCs w:val="24"/>
          </w:rPr>
          <w:delText>5</w:delText>
        </w:r>
      </w:del>
      <w:del w:id="2388" w:author="Marmol, Dominika Klaudia" w:date="2026-06-08T10:14:00Z">
        <w:r w:rsidRPr="00755614">
          <w:delText>Table </w:delText>
        </w:r>
        <w:r>
          <w:rPr>
            <w:noProof/>
          </w:rPr>
          <w:delText>4</w:delText>
        </w:r>
      </w:del>
      <w:r>
        <w:rPr>
          <w:color w:val="0000FF"/>
        </w:rPr>
        <w:fldChar w:fldCharType="end"/>
      </w:r>
      <w:r>
        <w:rPr>
          <w:color w:val="0000FF"/>
        </w:rPr>
        <w:t xml:space="preserve"> </w:t>
      </w:r>
      <w:r w:rsidRPr="00755614">
        <w:rPr>
          <w:color w:val="000000" w:themeColor="text1"/>
        </w:rPr>
        <w:t xml:space="preserve"> </w:t>
      </w:r>
      <w:ins w:id="2389" w:author="Marmol, Dominika Klaudia" w:date="2026-06-03T21:56:00Z">
        <w:r w:rsidRPr="00755614">
          <w:rPr>
            <w:color w:val="000000" w:themeColor="text1"/>
          </w:rPr>
          <w:t xml:space="preserve">summarizes the probabilities of observing various ORR thresholds for a range of true ORRs under a sample size of 20 </w:t>
        </w:r>
        <w:r>
          <w:rPr>
            <w:color w:val="000000" w:themeColor="text1"/>
          </w:rPr>
          <w:t>and 40 </w:t>
        </w:r>
        <w:r w:rsidRPr="00755614">
          <w:rPr>
            <w:color w:val="000000" w:themeColor="text1"/>
          </w:rPr>
          <w:t xml:space="preserve">per </w:t>
        </w:r>
        <w:r>
          <w:rPr>
            <w:color w:val="000000" w:themeColor="text1"/>
          </w:rPr>
          <w:t>dose group</w:t>
        </w:r>
        <w:r w:rsidRPr="00755614">
          <w:rPr>
            <w:color w:val="000000" w:themeColor="text1"/>
          </w:rPr>
          <w:t>.</w:t>
        </w:r>
      </w:ins>
    </w:p>
    <w:p w14:paraId="238D1F45" w14:textId="570DB2D4" w:rsidR="00973ED9" w:rsidRPr="00EB3B66" w:rsidRDefault="00E27C57" w:rsidP="00973ED9">
      <w:pPr>
        <w:pStyle w:val="TableCaption"/>
        <w:rPr>
          <w:ins w:id="2390" w:author="Marmol, Dominika Klaudia" w:date="2026-06-03T21:56:00Z"/>
          <w:sz w:val="24"/>
          <w:rPrChange w:id="2391" w:author="Marmol, Dominika Klaudia" w:date="2026-06-08T10:13:00Z">
            <w:rPr>
              <w:ins w:id="2392" w:author="Marmol, Dominika Klaudia" w:date="2026-06-03T21:56:00Z"/>
            </w:rPr>
          </w:rPrChange>
        </w:rPr>
      </w:pPr>
      <w:bookmarkStart w:id="2393" w:name="_Ref189127640"/>
      <w:bookmarkStart w:id="2394" w:name="_Toc189128489"/>
      <w:bookmarkStart w:id="2395" w:name="_Toc223095997"/>
      <w:bookmarkStart w:id="2396" w:name="_Toc229131358"/>
      <w:bookmarkStart w:id="2397" w:name="_Toc232068068"/>
      <w:r w:rsidRPr="00201CA3">
        <w:rPr>
          <w:sz w:val="24"/>
        </w:rPr>
        <w:t>Table </w:t>
      </w:r>
      <w:r w:rsidRPr="00EB3B66">
        <w:rPr>
          <w:sz w:val="24"/>
          <w:rPrChange w:id="2398" w:author="Marmol, Dominika Klaudia" w:date="2026-06-08T10:13:00Z">
            <w:rPr/>
          </w:rPrChange>
        </w:rPr>
        <w:fldChar w:fldCharType="begin"/>
      </w:r>
      <w:r w:rsidRPr="00201CA3">
        <w:rPr>
          <w:sz w:val="24"/>
        </w:rPr>
        <w:instrText>SEQ Table \* ARABIC</w:instrText>
      </w:r>
      <w:r w:rsidRPr="00EB3B66">
        <w:rPr>
          <w:sz w:val="24"/>
          <w:rPrChange w:id="2399" w:author="Marmol, Dominika Klaudia" w:date="2026-06-08T10:13:00Z">
            <w:rPr/>
          </w:rPrChange>
        </w:rPr>
        <w:fldChar w:fldCharType="separate"/>
      </w:r>
      <w:ins w:id="2400" w:author="Marmol, Dominika Klaudia" w:date="2026-06-08T16:55:00Z">
        <w:r w:rsidR="00201CA3">
          <w:rPr>
            <w:noProof/>
            <w:sz w:val="24"/>
          </w:rPr>
          <w:t>7</w:t>
        </w:r>
      </w:ins>
      <w:del w:id="2401" w:author="Marmol, Dominika Klaudia" w:date="2026-06-03T21:57:00Z">
        <w:r w:rsidRPr="00201CA3">
          <w:rPr>
            <w:noProof/>
            <w:sz w:val="24"/>
          </w:rPr>
          <w:delText>28</w:delText>
        </w:r>
      </w:del>
      <w:r w:rsidRPr="00EB3B66">
        <w:rPr>
          <w:sz w:val="24"/>
          <w:rPrChange w:id="2402" w:author="Marmol, Dominika Klaudia" w:date="2026-06-08T10:13:00Z">
            <w:rPr/>
          </w:rPrChange>
        </w:rPr>
        <w:fldChar w:fldCharType="end"/>
      </w:r>
      <w:bookmarkEnd w:id="2393"/>
      <w:r w:rsidRPr="00EB3B66">
        <w:rPr>
          <w:sz w:val="24"/>
          <w:rPrChange w:id="2403" w:author="Marmol, Dominika Klaudia" w:date="2026-06-08T10:13:00Z">
            <w:rPr/>
          </w:rPrChange>
        </w:rPr>
        <w:t>:</w:t>
      </w:r>
      <w:ins w:id="2404" w:author="Marmol, Dominika Klaudia" w:date="2026-06-03T21:56:00Z">
        <w:r w:rsidRPr="00EB3B66">
          <w:rPr>
            <w:sz w:val="24"/>
            <w:rPrChange w:id="2405" w:author="Marmol, Dominika Klaudia" w:date="2026-06-08T10:13:00Z">
              <w:rPr/>
            </w:rPrChange>
          </w:rPr>
          <w:tab/>
        </w:r>
        <w:bookmarkEnd w:id="2394"/>
        <w:r w:rsidRPr="00EB3B66">
          <w:rPr>
            <w:sz w:val="24"/>
            <w:rPrChange w:id="2406" w:author="Marmol, Dominika Klaudia" w:date="2026-06-08T10:13:00Z">
              <w:rPr/>
            </w:rPrChange>
          </w:rPr>
          <w:t>ORR probability thresholds</w:t>
        </w:r>
        <w:bookmarkEnd w:id="2395"/>
        <w:bookmarkEnd w:id="2396"/>
        <w:bookmarkEnd w:id="2397"/>
      </w:ins>
    </w:p>
    <w:tbl>
      <w:tblPr>
        <w:tblStyle w:val="TableGrid"/>
        <w:tblW w:w="5000" w:type="pct"/>
        <w:tblLook w:val="04A0" w:firstRow="1" w:lastRow="0" w:firstColumn="1" w:lastColumn="0" w:noHBand="0" w:noVBand="1"/>
      </w:tblPr>
      <w:tblGrid>
        <w:gridCol w:w="865"/>
        <w:gridCol w:w="1073"/>
        <w:gridCol w:w="2062"/>
        <w:gridCol w:w="1956"/>
        <w:gridCol w:w="2109"/>
        <w:gridCol w:w="1904"/>
      </w:tblGrid>
      <w:tr w:rsidR="008F5115" w14:paraId="2EC06337" w14:textId="77777777" w:rsidTr="0096351B">
        <w:trPr>
          <w:trHeight w:val="284"/>
          <w:tblHeader/>
          <w:ins w:id="2407" w:author="Marmol, Dominika Klaudia" w:date="2026-06-03T21:56:00Z"/>
        </w:trPr>
        <w:tc>
          <w:tcPr>
            <w:tcW w:w="836" w:type="dxa"/>
            <w:shd w:val="clear" w:color="auto" w:fill="F2F2F2" w:themeFill="background1" w:themeFillShade="F2"/>
          </w:tcPr>
          <w:p w14:paraId="77F56D15" w14:textId="77777777" w:rsidR="00973ED9" w:rsidRPr="00755614" w:rsidRDefault="00E27C57" w:rsidP="0096351B">
            <w:pPr>
              <w:pStyle w:val="Table-1row-Centered"/>
              <w:rPr>
                <w:ins w:id="2408" w:author="Marmol, Dominika Klaudia" w:date="2026-06-03T21:56:00Z"/>
              </w:rPr>
            </w:pPr>
            <w:ins w:id="2409" w:author="Marmol, Dominika Klaudia" w:date="2026-06-03T21:56:00Z">
              <w:r w:rsidRPr="00755614">
                <w:t>N</w:t>
              </w:r>
            </w:ins>
          </w:p>
        </w:tc>
        <w:tc>
          <w:tcPr>
            <w:tcW w:w="1036" w:type="dxa"/>
            <w:shd w:val="clear" w:color="auto" w:fill="F2F2F2" w:themeFill="background1" w:themeFillShade="F2"/>
          </w:tcPr>
          <w:p w14:paraId="1D66C8B9" w14:textId="77777777" w:rsidR="00973ED9" w:rsidRPr="00755614" w:rsidRDefault="00E27C57" w:rsidP="0096351B">
            <w:pPr>
              <w:pStyle w:val="Table-1row-Centered"/>
              <w:rPr>
                <w:ins w:id="2410" w:author="Marmol, Dominika Klaudia" w:date="2026-06-03T21:56:00Z"/>
              </w:rPr>
            </w:pPr>
            <w:ins w:id="2411" w:author="Marmol, Dominika Klaudia" w:date="2026-06-03T21:56:00Z">
              <w:r w:rsidRPr="00755614">
                <w:t>True ORR</w:t>
              </w:r>
            </w:ins>
          </w:p>
        </w:tc>
        <w:tc>
          <w:tcPr>
            <w:tcW w:w="1991" w:type="dxa"/>
            <w:shd w:val="clear" w:color="auto" w:fill="F2F2F2" w:themeFill="background1" w:themeFillShade="F2"/>
          </w:tcPr>
          <w:p w14:paraId="0B2F320F" w14:textId="77777777" w:rsidR="00973ED9" w:rsidRPr="00755614" w:rsidRDefault="00E27C57" w:rsidP="0096351B">
            <w:pPr>
              <w:pStyle w:val="Table-1row-Centered"/>
              <w:rPr>
                <w:ins w:id="2412" w:author="Marmol, Dominika Klaudia" w:date="2026-06-03T21:56:00Z"/>
              </w:rPr>
            </w:pPr>
            <w:ins w:id="2413" w:author="Marmol, Dominika Klaudia" w:date="2026-06-03T21:56:00Z">
              <w:r w:rsidRPr="00755614">
                <w:t xml:space="preserve">Probability to observe an ORR of </w:t>
              </w:r>
              <w:r w:rsidRPr="00755614">
                <w:rPr>
                  <w:rFonts w:cs="Arial"/>
                </w:rPr>
                <w:t>≥</w:t>
              </w:r>
              <w:r>
                <w:t>2</w:t>
              </w:r>
              <w:r w:rsidRPr="00755614">
                <w:t>0%</w:t>
              </w:r>
            </w:ins>
          </w:p>
        </w:tc>
        <w:tc>
          <w:tcPr>
            <w:tcW w:w="1889" w:type="dxa"/>
            <w:shd w:val="clear" w:color="auto" w:fill="F2F2F2" w:themeFill="background1" w:themeFillShade="F2"/>
          </w:tcPr>
          <w:p w14:paraId="2CA01C8D" w14:textId="77777777" w:rsidR="00973ED9" w:rsidRPr="00755614" w:rsidRDefault="00E27C57" w:rsidP="0096351B">
            <w:pPr>
              <w:pStyle w:val="Table-1row-Centered"/>
              <w:rPr>
                <w:ins w:id="2414" w:author="Marmol, Dominika Klaudia" w:date="2026-06-03T21:56:00Z"/>
              </w:rPr>
            </w:pPr>
            <w:ins w:id="2415" w:author="Marmol, Dominika Klaudia" w:date="2026-06-03T21:56:00Z">
              <w:r w:rsidRPr="00755614">
                <w:t xml:space="preserve">Probability to observe an ORR of </w:t>
              </w:r>
              <w:r w:rsidRPr="00755614">
                <w:rPr>
                  <w:rFonts w:cs="Arial"/>
                </w:rPr>
                <w:t>≥</w:t>
              </w:r>
              <w:r>
                <w:t>3</w:t>
              </w:r>
              <w:r w:rsidRPr="00755614">
                <w:t>0%</w:t>
              </w:r>
            </w:ins>
          </w:p>
        </w:tc>
        <w:tc>
          <w:tcPr>
            <w:tcW w:w="2037" w:type="dxa"/>
            <w:shd w:val="clear" w:color="auto" w:fill="F2F2F2" w:themeFill="background1" w:themeFillShade="F2"/>
          </w:tcPr>
          <w:p w14:paraId="1574226B" w14:textId="77777777" w:rsidR="00973ED9" w:rsidRPr="00755614" w:rsidRDefault="00E27C57" w:rsidP="0096351B">
            <w:pPr>
              <w:pStyle w:val="Table-1row-Centered"/>
              <w:rPr>
                <w:ins w:id="2416" w:author="Marmol, Dominika Klaudia" w:date="2026-06-03T21:56:00Z"/>
              </w:rPr>
            </w:pPr>
            <w:ins w:id="2417" w:author="Marmol, Dominika Klaudia" w:date="2026-06-03T21:56:00Z">
              <w:r w:rsidRPr="00755614">
                <w:t xml:space="preserve">Probability to observe an ORR of </w:t>
              </w:r>
              <w:r w:rsidRPr="00755614">
                <w:rPr>
                  <w:rFonts w:cs="Arial"/>
                </w:rPr>
                <w:t>≥</w:t>
              </w:r>
              <w:r>
                <w:t>4</w:t>
              </w:r>
              <w:r w:rsidRPr="00755614">
                <w:t>0%</w:t>
              </w:r>
            </w:ins>
          </w:p>
        </w:tc>
        <w:tc>
          <w:tcPr>
            <w:tcW w:w="1839" w:type="dxa"/>
            <w:shd w:val="clear" w:color="auto" w:fill="F2F2F2" w:themeFill="background1" w:themeFillShade="F2"/>
          </w:tcPr>
          <w:p w14:paraId="23592A81" w14:textId="77777777" w:rsidR="00973ED9" w:rsidRPr="00755614" w:rsidRDefault="00E27C57" w:rsidP="0096351B">
            <w:pPr>
              <w:pStyle w:val="Table-1row-Centered"/>
              <w:rPr>
                <w:ins w:id="2418" w:author="Marmol, Dominika Klaudia" w:date="2026-06-03T21:56:00Z"/>
              </w:rPr>
            </w:pPr>
            <w:ins w:id="2419" w:author="Marmol, Dominika Klaudia" w:date="2026-06-03T21:56:00Z">
              <w:r w:rsidRPr="00755614">
                <w:t xml:space="preserve">Probability to observe an ORR of </w:t>
              </w:r>
              <w:r w:rsidRPr="00755614">
                <w:rPr>
                  <w:rFonts w:cs="Arial"/>
                </w:rPr>
                <w:t>≥</w:t>
              </w:r>
              <w:r>
                <w:t>5</w:t>
              </w:r>
              <w:r w:rsidRPr="00755614">
                <w:t>0%</w:t>
              </w:r>
            </w:ins>
          </w:p>
        </w:tc>
      </w:tr>
      <w:tr w:rsidR="008F5115" w14:paraId="797B6202" w14:textId="77777777" w:rsidTr="0096351B">
        <w:trPr>
          <w:trHeight w:val="284"/>
          <w:ins w:id="2420" w:author="Marmol, Dominika Klaudia" w:date="2026-06-03T21:56:00Z"/>
        </w:trPr>
        <w:tc>
          <w:tcPr>
            <w:tcW w:w="836" w:type="dxa"/>
          </w:tcPr>
          <w:p w14:paraId="25AB1258" w14:textId="77777777" w:rsidR="00973ED9" w:rsidRPr="00755614" w:rsidRDefault="00E27C57" w:rsidP="0096351B">
            <w:pPr>
              <w:pStyle w:val="Table-Text-Centered"/>
              <w:rPr>
                <w:ins w:id="2421" w:author="Marmol, Dominika Klaudia" w:date="2026-06-03T21:56:00Z"/>
              </w:rPr>
            </w:pPr>
            <w:ins w:id="2422" w:author="Marmol, Dominika Klaudia" w:date="2026-06-03T21:56:00Z">
              <w:r>
                <w:t>20</w:t>
              </w:r>
            </w:ins>
          </w:p>
        </w:tc>
        <w:tc>
          <w:tcPr>
            <w:tcW w:w="1036" w:type="dxa"/>
          </w:tcPr>
          <w:p w14:paraId="2EEB79E2" w14:textId="77777777" w:rsidR="00973ED9" w:rsidRPr="00755614" w:rsidRDefault="00E27C57" w:rsidP="0096351B">
            <w:pPr>
              <w:pStyle w:val="Table-Text-Centered"/>
              <w:rPr>
                <w:ins w:id="2423" w:author="Marmol, Dominika Klaudia" w:date="2026-06-03T21:56:00Z"/>
              </w:rPr>
            </w:pPr>
            <w:ins w:id="2424" w:author="Marmol, Dominika Klaudia" w:date="2026-06-03T21:56:00Z">
              <w:r>
                <w:t>15%</w:t>
              </w:r>
            </w:ins>
          </w:p>
        </w:tc>
        <w:tc>
          <w:tcPr>
            <w:tcW w:w="1991" w:type="dxa"/>
          </w:tcPr>
          <w:p w14:paraId="1AAFAA9F" w14:textId="77777777" w:rsidR="00973ED9" w:rsidRPr="00755614" w:rsidRDefault="00E27C57" w:rsidP="0096351B">
            <w:pPr>
              <w:pStyle w:val="Table-Text-Centered"/>
              <w:rPr>
                <w:ins w:id="2425" w:author="Marmol, Dominika Klaudia" w:date="2026-06-03T21:56:00Z"/>
              </w:rPr>
            </w:pPr>
            <w:ins w:id="2426" w:author="Marmol, Dominika Klaudia" w:date="2026-06-03T21:56:00Z">
              <w:r>
                <w:t>35.2%</w:t>
              </w:r>
            </w:ins>
          </w:p>
        </w:tc>
        <w:tc>
          <w:tcPr>
            <w:tcW w:w="1889" w:type="dxa"/>
          </w:tcPr>
          <w:p w14:paraId="60314F3B" w14:textId="77777777" w:rsidR="00973ED9" w:rsidRPr="00755614" w:rsidRDefault="00E27C57" w:rsidP="0096351B">
            <w:pPr>
              <w:pStyle w:val="Table-Text-Centered"/>
              <w:rPr>
                <w:ins w:id="2427" w:author="Marmol, Dominika Klaudia" w:date="2026-06-03T21:56:00Z"/>
              </w:rPr>
            </w:pPr>
            <w:ins w:id="2428" w:author="Marmol, Dominika Klaudia" w:date="2026-06-03T21:56:00Z">
              <w:r>
                <w:t>6.7%</w:t>
              </w:r>
            </w:ins>
          </w:p>
        </w:tc>
        <w:tc>
          <w:tcPr>
            <w:tcW w:w="2037" w:type="dxa"/>
          </w:tcPr>
          <w:p w14:paraId="5EB9707C" w14:textId="77777777" w:rsidR="00973ED9" w:rsidRPr="00755614" w:rsidRDefault="00E27C57" w:rsidP="0096351B">
            <w:pPr>
              <w:pStyle w:val="Table-Text-Centered"/>
              <w:rPr>
                <w:ins w:id="2429" w:author="Marmol, Dominika Klaudia" w:date="2026-06-03T21:56:00Z"/>
              </w:rPr>
            </w:pPr>
            <w:ins w:id="2430" w:author="Marmol, Dominika Klaudia" w:date="2026-06-03T21:56:00Z">
              <w:r>
                <w:t>0.6%</w:t>
              </w:r>
            </w:ins>
          </w:p>
        </w:tc>
        <w:tc>
          <w:tcPr>
            <w:tcW w:w="1839" w:type="dxa"/>
          </w:tcPr>
          <w:p w14:paraId="0B1D2E06" w14:textId="77777777" w:rsidR="00973ED9" w:rsidRPr="00755614" w:rsidRDefault="00E27C57" w:rsidP="0096351B">
            <w:pPr>
              <w:pStyle w:val="Table-Text-Centered"/>
              <w:rPr>
                <w:ins w:id="2431" w:author="Marmol, Dominika Klaudia" w:date="2026-06-03T21:56:00Z"/>
              </w:rPr>
            </w:pPr>
            <w:ins w:id="2432" w:author="Marmol, Dominika Klaudia" w:date="2026-06-03T21:56:00Z">
              <w:r>
                <w:t>&lt;0.1%</w:t>
              </w:r>
            </w:ins>
          </w:p>
        </w:tc>
      </w:tr>
      <w:tr w:rsidR="008F5115" w14:paraId="211E9887" w14:textId="77777777" w:rsidTr="0096351B">
        <w:trPr>
          <w:trHeight w:val="284"/>
          <w:ins w:id="2433" w:author="Marmol, Dominika Klaudia" w:date="2026-06-03T21:56:00Z"/>
        </w:trPr>
        <w:tc>
          <w:tcPr>
            <w:tcW w:w="836" w:type="dxa"/>
          </w:tcPr>
          <w:p w14:paraId="0D6BF206" w14:textId="77777777" w:rsidR="00973ED9" w:rsidRPr="00755614" w:rsidRDefault="00E27C57" w:rsidP="0096351B">
            <w:pPr>
              <w:pStyle w:val="Table-Text-Centered"/>
              <w:rPr>
                <w:ins w:id="2434" w:author="Marmol, Dominika Klaudia" w:date="2026-06-03T21:56:00Z"/>
              </w:rPr>
            </w:pPr>
            <w:ins w:id="2435" w:author="Marmol, Dominika Klaudia" w:date="2026-06-03T21:56:00Z">
              <w:r w:rsidRPr="00755614">
                <w:t>20</w:t>
              </w:r>
            </w:ins>
          </w:p>
        </w:tc>
        <w:tc>
          <w:tcPr>
            <w:tcW w:w="1036" w:type="dxa"/>
          </w:tcPr>
          <w:p w14:paraId="01307712" w14:textId="77777777" w:rsidR="00973ED9" w:rsidRPr="00755614" w:rsidRDefault="00E27C57" w:rsidP="0096351B">
            <w:pPr>
              <w:pStyle w:val="Table-Text-Centered"/>
              <w:rPr>
                <w:ins w:id="2436" w:author="Marmol, Dominika Klaudia" w:date="2026-06-03T21:56:00Z"/>
              </w:rPr>
            </w:pPr>
            <w:ins w:id="2437" w:author="Marmol, Dominika Klaudia" w:date="2026-06-03T21:56:00Z">
              <w:r w:rsidRPr="00755614">
                <w:t>2</w:t>
              </w:r>
              <w:r>
                <w:t>0</w:t>
              </w:r>
              <w:r w:rsidRPr="00755614">
                <w:t>%</w:t>
              </w:r>
            </w:ins>
          </w:p>
        </w:tc>
        <w:tc>
          <w:tcPr>
            <w:tcW w:w="1991" w:type="dxa"/>
          </w:tcPr>
          <w:p w14:paraId="3B54AB6E" w14:textId="77777777" w:rsidR="00973ED9" w:rsidRPr="00755614" w:rsidRDefault="00E27C57" w:rsidP="0096351B">
            <w:pPr>
              <w:pStyle w:val="Table-Text-Centered"/>
              <w:rPr>
                <w:ins w:id="2438" w:author="Marmol, Dominika Klaudia" w:date="2026-06-03T21:56:00Z"/>
              </w:rPr>
            </w:pPr>
            <w:ins w:id="2439" w:author="Marmol, Dominika Klaudia" w:date="2026-06-03T21:56:00Z">
              <w:r>
                <w:t>58.9%</w:t>
              </w:r>
            </w:ins>
          </w:p>
        </w:tc>
        <w:tc>
          <w:tcPr>
            <w:tcW w:w="1889" w:type="dxa"/>
          </w:tcPr>
          <w:p w14:paraId="3A417627" w14:textId="77777777" w:rsidR="00973ED9" w:rsidRPr="00755614" w:rsidRDefault="00E27C57" w:rsidP="0096351B">
            <w:pPr>
              <w:pStyle w:val="Table-Text-Centered"/>
              <w:rPr>
                <w:ins w:id="2440" w:author="Marmol, Dominika Klaudia" w:date="2026-06-03T21:56:00Z"/>
              </w:rPr>
            </w:pPr>
            <w:ins w:id="2441" w:author="Marmol, Dominika Klaudia" w:date="2026-06-03T21:56:00Z">
              <w:r>
                <w:t>19.6%</w:t>
              </w:r>
            </w:ins>
          </w:p>
        </w:tc>
        <w:tc>
          <w:tcPr>
            <w:tcW w:w="2037" w:type="dxa"/>
          </w:tcPr>
          <w:p w14:paraId="7C5E7747" w14:textId="77777777" w:rsidR="00973ED9" w:rsidRPr="00755614" w:rsidRDefault="00E27C57" w:rsidP="0096351B">
            <w:pPr>
              <w:pStyle w:val="Table-Text-Centered"/>
              <w:rPr>
                <w:ins w:id="2442" w:author="Marmol, Dominika Klaudia" w:date="2026-06-03T21:56:00Z"/>
              </w:rPr>
            </w:pPr>
            <w:ins w:id="2443" w:author="Marmol, Dominika Klaudia" w:date="2026-06-03T21:56:00Z">
              <w:r>
                <w:t>3.2%</w:t>
              </w:r>
            </w:ins>
          </w:p>
        </w:tc>
        <w:tc>
          <w:tcPr>
            <w:tcW w:w="1839" w:type="dxa"/>
          </w:tcPr>
          <w:p w14:paraId="4F12D913" w14:textId="77777777" w:rsidR="00973ED9" w:rsidRPr="00755614" w:rsidRDefault="00E27C57" w:rsidP="0096351B">
            <w:pPr>
              <w:pStyle w:val="Table-Text-Centered"/>
              <w:rPr>
                <w:ins w:id="2444" w:author="Marmol, Dominika Klaudia" w:date="2026-06-03T21:56:00Z"/>
              </w:rPr>
            </w:pPr>
            <w:ins w:id="2445" w:author="Marmol, Dominika Klaudia" w:date="2026-06-03T21:56:00Z">
              <w:r>
                <w:t>0.3%</w:t>
              </w:r>
            </w:ins>
          </w:p>
        </w:tc>
      </w:tr>
      <w:tr w:rsidR="008F5115" w14:paraId="7B7EB910" w14:textId="77777777" w:rsidTr="0096351B">
        <w:trPr>
          <w:trHeight w:val="284"/>
          <w:ins w:id="2446" w:author="Marmol, Dominika Klaudia" w:date="2026-06-03T21:56:00Z"/>
        </w:trPr>
        <w:tc>
          <w:tcPr>
            <w:tcW w:w="836" w:type="dxa"/>
          </w:tcPr>
          <w:p w14:paraId="2DCE38BA" w14:textId="77777777" w:rsidR="00973ED9" w:rsidRPr="00755614" w:rsidRDefault="00E27C57" w:rsidP="0096351B">
            <w:pPr>
              <w:pStyle w:val="Table-Text-Centered"/>
              <w:rPr>
                <w:ins w:id="2447" w:author="Marmol, Dominika Klaudia" w:date="2026-06-03T21:56:00Z"/>
              </w:rPr>
            </w:pPr>
            <w:ins w:id="2448" w:author="Marmol, Dominika Klaudia" w:date="2026-06-03T21:56:00Z">
              <w:r>
                <w:t>20</w:t>
              </w:r>
            </w:ins>
          </w:p>
        </w:tc>
        <w:tc>
          <w:tcPr>
            <w:tcW w:w="1036" w:type="dxa"/>
          </w:tcPr>
          <w:p w14:paraId="5B630E90" w14:textId="77777777" w:rsidR="00973ED9" w:rsidRPr="00755614" w:rsidRDefault="00E27C57" w:rsidP="0096351B">
            <w:pPr>
              <w:pStyle w:val="Table-Text-Centered"/>
              <w:rPr>
                <w:ins w:id="2449" w:author="Marmol, Dominika Klaudia" w:date="2026-06-03T21:56:00Z"/>
              </w:rPr>
            </w:pPr>
            <w:ins w:id="2450" w:author="Marmol, Dominika Klaudia" w:date="2026-06-03T21:56:00Z">
              <w:r>
                <w:t>25%</w:t>
              </w:r>
            </w:ins>
          </w:p>
        </w:tc>
        <w:tc>
          <w:tcPr>
            <w:tcW w:w="1991" w:type="dxa"/>
          </w:tcPr>
          <w:p w14:paraId="02327FBC" w14:textId="77777777" w:rsidR="00973ED9" w:rsidRDefault="00E27C57" w:rsidP="0096351B">
            <w:pPr>
              <w:pStyle w:val="Table-Text-Centered"/>
              <w:rPr>
                <w:ins w:id="2451" w:author="Marmol, Dominika Klaudia" w:date="2026-06-03T21:56:00Z"/>
              </w:rPr>
            </w:pPr>
            <w:ins w:id="2452" w:author="Marmol, Dominika Klaudia" w:date="2026-06-03T21:56:00Z">
              <w:r>
                <w:t>77.5%</w:t>
              </w:r>
            </w:ins>
          </w:p>
        </w:tc>
        <w:tc>
          <w:tcPr>
            <w:tcW w:w="1889" w:type="dxa"/>
          </w:tcPr>
          <w:p w14:paraId="665B0578" w14:textId="77777777" w:rsidR="00973ED9" w:rsidRPr="00755614" w:rsidRDefault="00E27C57" w:rsidP="0096351B">
            <w:pPr>
              <w:pStyle w:val="Table-Text-Centered"/>
              <w:rPr>
                <w:ins w:id="2453" w:author="Marmol, Dominika Klaudia" w:date="2026-06-03T21:56:00Z"/>
              </w:rPr>
            </w:pPr>
            <w:ins w:id="2454" w:author="Marmol, Dominika Klaudia" w:date="2026-06-03T21:56:00Z">
              <w:r>
                <w:t>38.3%</w:t>
              </w:r>
            </w:ins>
          </w:p>
        </w:tc>
        <w:tc>
          <w:tcPr>
            <w:tcW w:w="2037" w:type="dxa"/>
          </w:tcPr>
          <w:p w14:paraId="4CEDB2F3" w14:textId="77777777" w:rsidR="00973ED9" w:rsidRPr="00755614" w:rsidRDefault="00E27C57" w:rsidP="0096351B">
            <w:pPr>
              <w:pStyle w:val="Table-Text-Centered"/>
              <w:rPr>
                <w:ins w:id="2455" w:author="Marmol, Dominika Klaudia" w:date="2026-06-03T21:56:00Z"/>
              </w:rPr>
            </w:pPr>
            <w:ins w:id="2456" w:author="Marmol, Dominika Klaudia" w:date="2026-06-03T21:56:00Z">
              <w:r>
                <w:t>10.2%</w:t>
              </w:r>
            </w:ins>
          </w:p>
        </w:tc>
        <w:tc>
          <w:tcPr>
            <w:tcW w:w="1839" w:type="dxa"/>
          </w:tcPr>
          <w:p w14:paraId="55F6E367" w14:textId="77777777" w:rsidR="00973ED9" w:rsidRPr="00755614" w:rsidRDefault="00E27C57" w:rsidP="0096351B">
            <w:pPr>
              <w:pStyle w:val="Table-Text-Centered"/>
              <w:rPr>
                <w:ins w:id="2457" w:author="Marmol, Dominika Klaudia" w:date="2026-06-03T21:56:00Z"/>
              </w:rPr>
            </w:pPr>
            <w:ins w:id="2458" w:author="Marmol, Dominika Klaudia" w:date="2026-06-03T21:56:00Z">
              <w:r>
                <w:t>1.4%</w:t>
              </w:r>
            </w:ins>
          </w:p>
        </w:tc>
      </w:tr>
      <w:tr w:rsidR="008F5115" w14:paraId="3695FE04" w14:textId="77777777" w:rsidTr="0096351B">
        <w:trPr>
          <w:trHeight w:val="284"/>
          <w:ins w:id="2459" w:author="Marmol, Dominika Klaudia" w:date="2026-06-03T21:56:00Z"/>
        </w:trPr>
        <w:tc>
          <w:tcPr>
            <w:tcW w:w="836" w:type="dxa"/>
          </w:tcPr>
          <w:p w14:paraId="478E8210" w14:textId="77777777" w:rsidR="00973ED9" w:rsidRPr="00755614" w:rsidRDefault="00E27C57" w:rsidP="0096351B">
            <w:pPr>
              <w:pStyle w:val="Table-Text-Centered"/>
              <w:rPr>
                <w:ins w:id="2460" w:author="Marmol, Dominika Klaudia" w:date="2026-06-03T21:56:00Z"/>
              </w:rPr>
            </w:pPr>
            <w:ins w:id="2461" w:author="Marmol, Dominika Klaudia" w:date="2026-06-03T21:56:00Z">
              <w:r w:rsidRPr="00755614">
                <w:t>20</w:t>
              </w:r>
            </w:ins>
          </w:p>
        </w:tc>
        <w:tc>
          <w:tcPr>
            <w:tcW w:w="1036" w:type="dxa"/>
          </w:tcPr>
          <w:p w14:paraId="41208557" w14:textId="77777777" w:rsidR="00973ED9" w:rsidRPr="00755614" w:rsidRDefault="00E27C57" w:rsidP="0096351B">
            <w:pPr>
              <w:pStyle w:val="Table-Text-Centered"/>
              <w:rPr>
                <w:ins w:id="2462" w:author="Marmol, Dominika Klaudia" w:date="2026-06-03T21:56:00Z"/>
              </w:rPr>
            </w:pPr>
            <w:ins w:id="2463" w:author="Marmol, Dominika Klaudia" w:date="2026-06-03T21:56:00Z">
              <w:r w:rsidRPr="00755614">
                <w:t>30%</w:t>
              </w:r>
            </w:ins>
          </w:p>
        </w:tc>
        <w:tc>
          <w:tcPr>
            <w:tcW w:w="1991" w:type="dxa"/>
          </w:tcPr>
          <w:p w14:paraId="17A8392B" w14:textId="77777777" w:rsidR="00973ED9" w:rsidRPr="00755614" w:rsidRDefault="00E27C57" w:rsidP="0096351B">
            <w:pPr>
              <w:pStyle w:val="Table-Text-Centered"/>
              <w:rPr>
                <w:ins w:id="2464" w:author="Marmol, Dominika Klaudia" w:date="2026-06-03T21:56:00Z"/>
              </w:rPr>
            </w:pPr>
            <w:ins w:id="2465" w:author="Marmol, Dominika Klaudia" w:date="2026-06-03T21:56:00Z">
              <w:r>
                <w:t>89.3%</w:t>
              </w:r>
            </w:ins>
          </w:p>
        </w:tc>
        <w:tc>
          <w:tcPr>
            <w:tcW w:w="1889" w:type="dxa"/>
          </w:tcPr>
          <w:p w14:paraId="2BA5E2F1" w14:textId="77777777" w:rsidR="00973ED9" w:rsidRPr="00755614" w:rsidRDefault="00E27C57" w:rsidP="0096351B">
            <w:pPr>
              <w:pStyle w:val="Table-Text-Centered"/>
              <w:rPr>
                <w:ins w:id="2466" w:author="Marmol, Dominika Klaudia" w:date="2026-06-03T21:56:00Z"/>
              </w:rPr>
            </w:pPr>
            <w:ins w:id="2467" w:author="Marmol, Dominika Klaudia" w:date="2026-06-03T21:56:00Z">
              <w:r>
                <w:t>58.4%</w:t>
              </w:r>
            </w:ins>
          </w:p>
        </w:tc>
        <w:tc>
          <w:tcPr>
            <w:tcW w:w="2037" w:type="dxa"/>
          </w:tcPr>
          <w:p w14:paraId="15FFF37F" w14:textId="77777777" w:rsidR="00973ED9" w:rsidRPr="00755614" w:rsidRDefault="00E27C57" w:rsidP="0096351B">
            <w:pPr>
              <w:pStyle w:val="Table-Text-Centered"/>
              <w:rPr>
                <w:ins w:id="2468" w:author="Marmol, Dominika Klaudia" w:date="2026-06-03T21:56:00Z"/>
              </w:rPr>
            </w:pPr>
            <w:ins w:id="2469" w:author="Marmol, Dominika Klaudia" w:date="2026-06-03T21:56:00Z">
              <w:r>
                <w:t>22.8%</w:t>
              </w:r>
            </w:ins>
          </w:p>
        </w:tc>
        <w:tc>
          <w:tcPr>
            <w:tcW w:w="1839" w:type="dxa"/>
          </w:tcPr>
          <w:p w14:paraId="172D0E9B" w14:textId="77777777" w:rsidR="00973ED9" w:rsidRPr="00755614" w:rsidRDefault="00E27C57" w:rsidP="0096351B">
            <w:pPr>
              <w:pStyle w:val="Table-Text-Centered"/>
              <w:rPr>
                <w:ins w:id="2470" w:author="Marmol, Dominika Klaudia" w:date="2026-06-03T21:56:00Z"/>
              </w:rPr>
            </w:pPr>
            <w:ins w:id="2471" w:author="Marmol, Dominika Klaudia" w:date="2026-06-03T21:56:00Z">
              <w:r>
                <w:t>4.8%</w:t>
              </w:r>
            </w:ins>
          </w:p>
        </w:tc>
      </w:tr>
      <w:tr w:rsidR="008F5115" w14:paraId="213280D1" w14:textId="77777777" w:rsidTr="0096351B">
        <w:trPr>
          <w:trHeight w:val="284"/>
          <w:ins w:id="2472" w:author="Marmol, Dominika Klaudia" w:date="2026-06-03T21:56:00Z"/>
        </w:trPr>
        <w:tc>
          <w:tcPr>
            <w:tcW w:w="836" w:type="dxa"/>
          </w:tcPr>
          <w:p w14:paraId="333EB1A7" w14:textId="77777777" w:rsidR="00973ED9" w:rsidRPr="00755614" w:rsidRDefault="00E27C57" w:rsidP="0096351B">
            <w:pPr>
              <w:pStyle w:val="Table-Text-Centered"/>
              <w:rPr>
                <w:ins w:id="2473" w:author="Marmol, Dominika Klaudia" w:date="2026-06-03T21:56:00Z"/>
              </w:rPr>
            </w:pPr>
            <w:ins w:id="2474" w:author="Marmol, Dominika Klaudia" w:date="2026-06-03T21:56:00Z">
              <w:r>
                <w:t>20</w:t>
              </w:r>
            </w:ins>
          </w:p>
        </w:tc>
        <w:tc>
          <w:tcPr>
            <w:tcW w:w="1036" w:type="dxa"/>
          </w:tcPr>
          <w:p w14:paraId="0732111D" w14:textId="77777777" w:rsidR="00973ED9" w:rsidRPr="00755614" w:rsidRDefault="00E27C57" w:rsidP="0096351B">
            <w:pPr>
              <w:pStyle w:val="Table-Text-Centered"/>
              <w:rPr>
                <w:ins w:id="2475" w:author="Marmol, Dominika Klaudia" w:date="2026-06-03T21:56:00Z"/>
              </w:rPr>
            </w:pPr>
            <w:ins w:id="2476" w:author="Marmol, Dominika Klaudia" w:date="2026-06-03T21:56:00Z">
              <w:r>
                <w:t>35%</w:t>
              </w:r>
            </w:ins>
          </w:p>
        </w:tc>
        <w:tc>
          <w:tcPr>
            <w:tcW w:w="1991" w:type="dxa"/>
          </w:tcPr>
          <w:p w14:paraId="26C736EA" w14:textId="77777777" w:rsidR="00973ED9" w:rsidRPr="00755614" w:rsidRDefault="00E27C57" w:rsidP="0096351B">
            <w:pPr>
              <w:pStyle w:val="Table-Text-Centered"/>
              <w:rPr>
                <w:ins w:id="2477" w:author="Marmol, Dominika Klaudia" w:date="2026-06-03T21:56:00Z"/>
              </w:rPr>
            </w:pPr>
            <w:ins w:id="2478" w:author="Marmol, Dominika Klaudia" w:date="2026-06-03T21:56:00Z">
              <w:r>
                <w:t>95.6%</w:t>
              </w:r>
            </w:ins>
          </w:p>
        </w:tc>
        <w:tc>
          <w:tcPr>
            <w:tcW w:w="1889" w:type="dxa"/>
          </w:tcPr>
          <w:p w14:paraId="43927D62" w14:textId="77777777" w:rsidR="00973ED9" w:rsidRPr="00755614" w:rsidRDefault="00E27C57" w:rsidP="0096351B">
            <w:pPr>
              <w:pStyle w:val="Table-Text-Centered"/>
              <w:rPr>
                <w:ins w:id="2479" w:author="Marmol, Dominika Klaudia" w:date="2026-06-03T21:56:00Z"/>
              </w:rPr>
            </w:pPr>
            <w:ins w:id="2480" w:author="Marmol, Dominika Klaudia" w:date="2026-06-03T21:56:00Z">
              <w:r>
                <w:t>75.5%</w:t>
              </w:r>
            </w:ins>
          </w:p>
        </w:tc>
        <w:tc>
          <w:tcPr>
            <w:tcW w:w="2037" w:type="dxa"/>
          </w:tcPr>
          <w:p w14:paraId="65E0F24A" w14:textId="77777777" w:rsidR="00973ED9" w:rsidRPr="00755614" w:rsidRDefault="00E27C57" w:rsidP="0096351B">
            <w:pPr>
              <w:pStyle w:val="Table-Text-Centered"/>
              <w:rPr>
                <w:ins w:id="2481" w:author="Marmol, Dominika Klaudia" w:date="2026-06-03T21:56:00Z"/>
              </w:rPr>
            </w:pPr>
            <w:ins w:id="2482" w:author="Marmol, Dominika Klaudia" w:date="2026-06-03T21:56:00Z">
              <w:r>
                <w:t>39.9%</w:t>
              </w:r>
            </w:ins>
          </w:p>
        </w:tc>
        <w:tc>
          <w:tcPr>
            <w:tcW w:w="1839" w:type="dxa"/>
          </w:tcPr>
          <w:p w14:paraId="01BBEAFC" w14:textId="77777777" w:rsidR="00973ED9" w:rsidRPr="00755614" w:rsidRDefault="00E27C57" w:rsidP="0096351B">
            <w:pPr>
              <w:pStyle w:val="Table-Text-Centered"/>
              <w:rPr>
                <w:ins w:id="2483" w:author="Marmol, Dominika Klaudia" w:date="2026-06-03T21:56:00Z"/>
              </w:rPr>
            </w:pPr>
            <w:ins w:id="2484" w:author="Marmol, Dominika Klaudia" w:date="2026-06-03T21:56:00Z">
              <w:r>
                <w:t>12.2%</w:t>
              </w:r>
            </w:ins>
          </w:p>
        </w:tc>
      </w:tr>
      <w:tr w:rsidR="008F5115" w14:paraId="706D712D" w14:textId="77777777" w:rsidTr="0096351B">
        <w:trPr>
          <w:trHeight w:val="284"/>
          <w:ins w:id="2485" w:author="Marmol, Dominika Klaudia" w:date="2026-06-03T21:56:00Z"/>
        </w:trPr>
        <w:tc>
          <w:tcPr>
            <w:tcW w:w="836" w:type="dxa"/>
          </w:tcPr>
          <w:p w14:paraId="29849F68" w14:textId="77777777" w:rsidR="00973ED9" w:rsidRPr="00755614" w:rsidRDefault="00E27C57" w:rsidP="0096351B">
            <w:pPr>
              <w:pStyle w:val="Table-Text-Centered"/>
              <w:rPr>
                <w:ins w:id="2486" w:author="Marmol, Dominika Klaudia" w:date="2026-06-03T21:56:00Z"/>
              </w:rPr>
            </w:pPr>
            <w:ins w:id="2487" w:author="Marmol, Dominika Klaudia" w:date="2026-06-03T21:56:00Z">
              <w:r w:rsidRPr="00755614">
                <w:t>20</w:t>
              </w:r>
            </w:ins>
          </w:p>
        </w:tc>
        <w:tc>
          <w:tcPr>
            <w:tcW w:w="1036" w:type="dxa"/>
          </w:tcPr>
          <w:p w14:paraId="5FE41C37" w14:textId="77777777" w:rsidR="00973ED9" w:rsidRPr="00755614" w:rsidRDefault="00E27C57" w:rsidP="0096351B">
            <w:pPr>
              <w:pStyle w:val="Table-Text-Centered"/>
              <w:rPr>
                <w:ins w:id="2488" w:author="Marmol, Dominika Klaudia" w:date="2026-06-03T21:56:00Z"/>
              </w:rPr>
            </w:pPr>
            <w:ins w:id="2489" w:author="Marmol, Dominika Klaudia" w:date="2026-06-03T21:56:00Z">
              <w:r w:rsidRPr="00755614">
                <w:t>40%</w:t>
              </w:r>
            </w:ins>
          </w:p>
        </w:tc>
        <w:tc>
          <w:tcPr>
            <w:tcW w:w="1991" w:type="dxa"/>
          </w:tcPr>
          <w:p w14:paraId="4D1B561A" w14:textId="77777777" w:rsidR="00973ED9" w:rsidRPr="00755614" w:rsidRDefault="00E27C57" w:rsidP="0096351B">
            <w:pPr>
              <w:pStyle w:val="Table-Text-Centered"/>
              <w:rPr>
                <w:ins w:id="2490" w:author="Marmol, Dominika Klaudia" w:date="2026-06-03T21:56:00Z"/>
              </w:rPr>
            </w:pPr>
            <w:ins w:id="2491" w:author="Marmol, Dominika Klaudia" w:date="2026-06-03T21:56:00Z">
              <w:r>
                <w:t>98.4%</w:t>
              </w:r>
            </w:ins>
          </w:p>
        </w:tc>
        <w:tc>
          <w:tcPr>
            <w:tcW w:w="1889" w:type="dxa"/>
          </w:tcPr>
          <w:p w14:paraId="2CC30168" w14:textId="77777777" w:rsidR="00973ED9" w:rsidRPr="00755614" w:rsidRDefault="00E27C57" w:rsidP="0096351B">
            <w:pPr>
              <w:pStyle w:val="Table-Text-Centered"/>
              <w:rPr>
                <w:ins w:id="2492" w:author="Marmol, Dominika Klaudia" w:date="2026-06-03T21:56:00Z"/>
              </w:rPr>
            </w:pPr>
            <w:ins w:id="2493" w:author="Marmol, Dominika Klaudia" w:date="2026-06-03T21:56:00Z">
              <w:r>
                <w:t>87.4%</w:t>
              </w:r>
            </w:ins>
          </w:p>
        </w:tc>
        <w:tc>
          <w:tcPr>
            <w:tcW w:w="2037" w:type="dxa"/>
          </w:tcPr>
          <w:p w14:paraId="5019C414" w14:textId="77777777" w:rsidR="00973ED9" w:rsidRPr="00755614" w:rsidRDefault="00E27C57" w:rsidP="0096351B">
            <w:pPr>
              <w:pStyle w:val="Table-Text-Centered"/>
              <w:rPr>
                <w:ins w:id="2494" w:author="Marmol, Dominika Klaudia" w:date="2026-06-03T21:56:00Z"/>
              </w:rPr>
            </w:pPr>
            <w:ins w:id="2495" w:author="Marmol, Dominika Klaudia" w:date="2026-06-03T21:56:00Z">
              <w:r>
                <w:t>58.4%</w:t>
              </w:r>
            </w:ins>
          </w:p>
        </w:tc>
        <w:tc>
          <w:tcPr>
            <w:tcW w:w="1839" w:type="dxa"/>
          </w:tcPr>
          <w:p w14:paraId="0784102E" w14:textId="77777777" w:rsidR="00973ED9" w:rsidRPr="00755614" w:rsidRDefault="00E27C57" w:rsidP="0096351B">
            <w:pPr>
              <w:pStyle w:val="Table-Text-Centered"/>
              <w:rPr>
                <w:ins w:id="2496" w:author="Marmol, Dominika Klaudia" w:date="2026-06-03T21:56:00Z"/>
              </w:rPr>
            </w:pPr>
            <w:ins w:id="2497" w:author="Marmol, Dominika Klaudia" w:date="2026-06-03T21:56:00Z">
              <w:r>
                <w:t>24.5%</w:t>
              </w:r>
            </w:ins>
          </w:p>
        </w:tc>
      </w:tr>
      <w:tr w:rsidR="008F5115" w14:paraId="5E361DED" w14:textId="77777777" w:rsidTr="0096351B">
        <w:trPr>
          <w:trHeight w:val="284"/>
          <w:ins w:id="2498" w:author="Marmol, Dominika Klaudia" w:date="2026-06-03T21:56:00Z"/>
        </w:trPr>
        <w:tc>
          <w:tcPr>
            <w:tcW w:w="836" w:type="dxa"/>
          </w:tcPr>
          <w:p w14:paraId="319BBB97" w14:textId="77777777" w:rsidR="00973ED9" w:rsidRPr="00755614" w:rsidRDefault="00E27C57" w:rsidP="0096351B">
            <w:pPr>
              <w:pStyle w:val="Table-Text-Centered"/>
              <w:rPr>
                <w:ins w:id="2499" w:author="Marmol, Dominika Klaudia" w:date="2026-06-03T21:56:00Z"/>
              </w:rPr>
            </w:pPr>
            <w:ins w:id="2500" w:author="Marmol, Dominika Klaudia" w:date="2026-06-03T21:56:00Z">
              <w:r>
                <w:t>20</w:t>
              </w:r>
            </w:ins>
          </w:p>
        </w:tc>
        <w:tc>
          <w:tcPr>
            <w:tcW w:w="1036" w:type="dxa"/>
          </w:tcPr>
          <w:p w14:paraId="3E786D97" w14:textId="77777777" w:rsidR="00973ED9" w:rsidRPr="00755614" w:rsidRDefault="00E27C57" w:rsidP="0096351B">
            <w:pPr>
              <w:pStyle w:val="Table-Text-Centered"/>
              <w:rPr>
                <w:ins w:id="2501" w:author="Marmol, Dominika Klaudia" w:date="2026-06-03T21:56:00Z"/>
              </w:rPr>
            </w:pPr>
            <w:ins w:id="2502" w:author="Marmol, Dominika Klaudia" w:date="2026-06-03T21:56:00Z">
              <w:r>
                <w:t>45%</w:t>
              </w:r>
            </w:ins>
          </w:p>
        </w:tc>
        <w:tc>
          <w:tcPr>
            <w:tcW w:w="1991" w:type="dxa"/>
          </w:tcPr>
          <w:p w14:paraId="2D111C9D" w14:textId="77777777" w:rsidR="00973ED9" w:rsidRPr="00755614" w:rsidRDefault="00E27C57" w:rsidP="0096351B">
            <w:pPr>
              <w:pStyle w:val="Table-Text-Centered"/>
              <w:rPr>
                <w:ins w:id="2503" w:author="Marmol, Dominika Klaudia" w:date="2026-06-03T21:56:00Z"/>
              </w:rPr>
            </w:pPr>
            <w:ins w:id="2504" w:author="Marmol, Dominika Klaudia" w:date="2026-06-03T21:56:00Z">
              <w:r>
                <w:t>99.5%</w:t>
              </w:r>
            </w:ins>
          </w:p>
        </w:tc>
        <w:tc>
          <w:tcPr>
            <w:tcW w:w="1889" w:type="dxa"/>
          </w:tcPr>
          <w:p w14:paraId="048375F3" w14:textId="77777777" w:rsidR="00973ED9" w:rsidRPr="00755614" w:rsidRDefault="00E27C57" w:rsidP="0096351B">
            <w:pPr>
              <w:pStyle w:val="Table-Text-Centered"/>
              <w:rPr>
                <w:ins w:id="2505" w:author="Marmol, Dominika Klaudia" w:date="2026-06-03T21:56:00Z"/>
              </w:rPr>
            </w:pPr>
            <w:ins w:id="2506" w:author="Marmol, Dominika Klaudia" w:date="2026-06-03T21:56:00Z">
              <w:r>
                <w:t>94.5%</w:t>
              </w:r>
            </w:ins>
          </w:p>
        </w:tc>
        <w:tc>
          <w:tcPr>
            <w:tcW w:w="2037" w:type="dxa"/>
          </w:tcPr>
          <w:p w14:paraId="4250A69F" w14:textId="77777777" w:rsidR="00973ED9" w:rsidRPr="00755614" w:rsidRDefault="00E27C57" w:rsidP="0096351B">
            <w:pPr>
              <w:pStyle w:val="Table-Text-Centered"/>
              <w:rPr>
                <w:ins w:id="2507" w:author="Marmol, Dominika Klaudia" w:date="2026-06-03T21:56:00Z"/>
              </w:rPr>
            </w:pPr>
            <w:ins w:id="2508" w:author="Marmol, Dominika Klaudia" w:date="2026-06-03T21:56:00Z">
              <w:r>
                <w:t>74.8%</w:t>
              </w:r>
            </w:ins>
          </w:p>
        </w:tc>
        <w:tc>
          <w:tcPr>
            <w:tcW w:w="1839" w:type="dxa"/>
          </w:tcPr>
          <w:p w14:paraId="2B14F635" w14:textId="77777777" w:rsidR="00973ED9" w:rsidRPr="00755614" w:rsidRDefault="00E27C57" w:rsidP="0096351B">
            <w:pPr>
              <w:pStyle w:val="Table-Text-Centered"/>
              <w:rPr>
                <w:ins w:id="2509" w:author="Marmol, Dominika Klaudia" w:date="2026-06-03T21:56:00Z"/>
              </w:rPr>
            </w:pPr>
            <w:ins w:id="2510" w:author="Marmol, Dominika Klaudia" w:date="2026-06-03T21:56:00Z">
              <w:r>
                <w:t>40.9%</w:t>
              </w:r>
            </w:ins>
          </w:p>
        </w:tc>
      </w:tr>
      <w:tr w:rsidR="008F5115" w14:paraId="7EF04ED4" w14:textId="77777777" w:rsidTr="0096351B">
        <w:trPr>
          <w:trHeight w:val="284"/>
          <w:ins w:id="2511" w:author="Marmol, Dominika Klaudia" w:date="2026-06-03T21:56:00Z"/>
        </w:trPr>
        <w:tc>
          <w:tcPr>
            <w:tcW w:w="836" w:type="dxa"/>
          </w:tcPr>
          <w:p w14:paraId="5D2702A9" w14:textId="77777777" w:rsidR="00973ED9" w:rsidRPr="00755614" w:rsidRDefault="00E27C57" w:rsidP="0096351B">
            <w:pPr>
              <w:pStyle w:val="Table-Text-Centered"/>
              <w:rPr>
                <w:ins w:id="2512" w:author="Marmol, Dominika Klaudia" w:date="2026-06-03T21:56:00Z"/>
              </w:rPr>
            </w:pPr>
            <w:ins w:id="2513" w:author="Marmol, Dominika Klaudia" w:date="2026-06-03T21:56:00Z">
              <w:r w:rsidRPr="00755614">
                <w:t>20</w:t>
              </w:r>
            </w:ins>
          </w:p>
        </w:tc>
        <w:tc>
          <w:tcPr>
            <w:tcW w:w="1036" w:type="dxa"/>
          </w:tcPr>
          <w:p w14:paraId="3C9DE702" w14:textId="77777777" w:rsidR="00973ED9" w:rsidRPr="00755614" w:rsidRDefault="00E27C57" w:rsidP="0096351B">
            <w:pPr>
              <w:pStyle w:val="Table-Text-Centered"/>
              <w:rPr>
                <w:ins w:id="2514" w:author="Marmol, Dominika Klaudia" w:date="2026-06-03T21:56:00Z"/>
              </w:rPr>
            </w:pPr>
            <w:ins w:id="2515" w:author="Marmol, Dominika Klaudia" w:date="2026-06-03T21:56:00Z">
              <w:r w:rsidRPr="00755614">
                <w:t>50%</w:t>
              </w:r>
            </w:ins>
          </w:p>
        </w:tc>
        <w:tc>
          <w:tcPr>
            <w:tcW w:w="1991" w:type="dxa"/>
          </w:tcPr>
          <w:p w14:paraId="10B41ADC" w14:textId="77777777" w:rsidR="00973ED9" w:rsidRPr="00755614" w:rsidRDefault="00E27C57" w:rsidP="0096351B">
            <w:pPr>
              <w:pStyle w:val="Table-Text-Centered"/>
              <w:rPr>
                <w:ins w:id="2516" w:author="Marmol, Dominika Klaudia" w:date="2026-06-03T21:56:00Z"/>
              </w:rPr>
            </w:pPr>
            <w:ins w:id="2517" w:author="Marmol, Dominika Klaudia" w:date="2026-06-03T21:56:00Z">
              <w:r>
                <w:t>99.9%</w:t>
              </w:r>
            </w:ins>
          </w:p>
        </w:tc>
        <w:tc>
          <w:tcPr>
            <w:tcW w:w="1889" w:type="dxa"/>
          </w:tcPr>
          <w:p w14:paraId="6877294F" w14:textId="77777777" w:rsidR="00973ED9" w:rsidRPr="00755614" w:rsidRDefault="00E27C57" w:rsidP="0096351B">
            <w:pPr>
              <w:pStyle w:val="Table-Text-Centered"/>
              <w:rPr>
                <w:ins w:id="2518" w:author="Marmol, Dominika Klaudia" w:date="2026-06-03T21:56:00Z"/>
              </w:rPr>
            </w:pPr>
            <w:ins w:id="2519" w:author="Marmol, Dominika Klaudia" w:date="2026-06-03T21:56:00Z">
              <w:r>
                <w:t>97.9%</w:t>
              </w:r>
            </w:ins>
          </w:p>
        </w:tc>
        <w:tc>
          <w:tcPr>
            <w:tcW w:w="2037" w:type="dxa"/>
          </w:tcPr>
          <w:p w14:paraId="3E78AF2A" w14:textId="77777777" w:rsidR="00973ED9" w:rsidRPr="00755614" w:rsidRDefault="00E27C57" w:rsidP="0096351B">
            <w:pPr>
              <w:pStyle w:val="Table-Text-Centered"/>
              <w:rPr>
                <w:ins w:id="2520" w:author="Marmol, Dominika Klaudia" w:date="2026-06-03T21:56:00Z"/>
              </w:rPr>
            </w:pPr>
            <w:ins w:id="2521" w:author="Marmol, Dominika Klaudia" w:date="2026-06-03T21:56:00Z">
              <w:r>
                <w:t>86.8%</w:t>
              </w:r>
            </w:ins>
          </w:p>
        </w:tc>
        <w:tc>
          <w:tcPr>
            <w:tcW w:w="1839" w:type="dxa"/>
          </w:tcPr>
          <w:p w14:paraId="36E4B493" w14:textId="77777777" w:rsidR="00973ED9" w:rsidRPr="00755614" w:rsidRDefault="00E27C57" w:rsidP="0096351B">
            <w:pPr>
              <w:pStyle w:val="Table-Text-Centered"/>
              <w:rPr>
                <w:ins w:id="2522" w:author="Marmol, Dominika Klaudia" w:date="2026-06-03T21:56:00Z"/>
              </w:rPr>
            </w:pPr>
            <w:ins w:id="2523" w:author="Marmol, Dominika Klaudia" w:date="2026-06-03T21:56:00Z">
              <w:r>
                <w:t>58.9%</w:t>
              </w:r>
            </w:ins>
          </w:p>
        </w:tc>
      </w:tr>
      <w:tr w:rsidR="008F5115" w14:paraId="0EA6F977" w14:textId="77777777" w:rsidTr="0096351B">
        <w:trPr>
          <w:trHeight w:val="284"/>
          <w:ins w:id="2524" w:author="Marmol, Dominika Klaudia" w:date="2026-06-03T21:56:00Z"/>
        </w:trPr>
        <w:tc>
          <w:tcPr>
            <w:tcW w:w="836" w:type="dxa"/>
          </w:tcPr>
          <w:p w14:paraId="640D1CA4" w14:textId="77777777" w:rsidR="00973ED9" w:rsidRPr="00755614" w:rsidRDefault="00E27C57" w:rsidP="0096351B">
            <w:pPr>
              <w:pStyle w:val="Table-Text-Centered"/>
              <w:rPr>
                <w:ins w:id="2525" w:author="Marmol, Dominika Klaudia" w:date="2026-06-03T21:56:00Z"/>
              </w:rPr>
            </w:pPr>
            <w:ins w:id="2526" w:author="Marmol, Dominika Klaudia" w:date="2026-06-03T21:56:00Z">
              <w:r>
                <w:t>20</w:t>
              </w:r>
            </w:ins>
          </w:p>
        </w:tc>
        <w:tc>
          <w:tcPr>
            <w:tcW w:w="1036" w:type="dxa"/>
          </w:tcPr>
          <w:p w14:paraId="6610A2B5" w14:textId="77777777" w:rsidR="00973ED9" w:rsidRPr="00755614" w:rsidRDefault="00E27C57" w:rsidP="0096351B">
            <w:pPr>
              <w:pStyle w:val="Table-Text-Centered"/>
              <w:rPr>
                <w:ins w:id="2527" w:author="Marmol, Dominika Klaudia" w:date="2026-06-03T21:56:00Z"/>
              </w:rPr>
            </w:pPr>
            <w:ins w:id="2528" w:author="Marmol, Dominika Klaudia" w:date="2026-06-03T21:56:00Z">
              <w:r>
                <w:t>55%</w:t>
              </w:r>
            </w:ins>
          </w:p>
        </w:tc>
        <w:tc>
          <w:tcPr>
            <w:tcW w:w="1991" w:type="dxa"/>
          </w:tcPr>
          <w:p w14:paraId="273EDF82" w14:textId="77777777" w:rsidR="00973ED9" w:rsidRPr="00755614" w:rsidRDefault="00E27C57" w:rsidP="0096351B">
            <w:pPr>
              <w:pStyle w:val="Table-Text-Centered"/>
              <w:rPr>
                <w:ins w:id="2529" w:author="Marmol, Dominika Klaudia" w:date="2026-06-03T21:56:00Z"/>
              </w:rPr>
            </w:pPr>
            <w:ins w:id="2530" w:author="Marmol, Dominika Klaudia" w:date="2026-06-03T21:56:00Z">
              <w:r>
                <w:t>&gt;99.9%</w:t>
              </w:r>
            </w:ins>
          </w:p>
        </w:tc>
        <w:tc>
          <w:tcPr>
            <w:tcW w:w="1889" w:type="dxa"/>
          </w:tcPr>
          <w:p w14:paraId="32114B54" w14:textId="77777777" w:rsidR="00973ED9" w:rsidRPr="00755614" w:rsidRDefault="00E27C57" w:rsidP="0096351B">
            <w:pPr>
              <w:pStyle w:val="Table-Text-Centered"/>
              <w:rPr>
                <w:ins w:id="2531" w:author="Marmol, Dominika Klaudia" w:date="2026-06-03T21:56:00Z"/>
              </w:rPr>
            </w:pPr>
            <w:ins w:id="2532" w:author="Marmol, Dominika Klaudia" w:date="2026-06-03T21:56:00Z">
              <w:r>
                <w:t>99.4%</w:t>
              </w:r>
            </w:ins>
          </w:p>
        </w:tc>
        <w:tc>
          <w:tcPr>
            <w:tcW w:w="2037" w:type="dxa"/>
          </w:tcPr>
          <w:p w14:paraId="5C83ABD5" w14:textId="77777777" w:rsidR="00973ED9" w:rsidRPr="00755614" w:rsidRDefault="00E27C57" w:rsidP="0096351B">
            <w:pPr>
              <w:pStyle w:val="Table-Text-Centered"/>
              <w:rPr>
                <w:ins w:id="2533" w:author="Marmol, Dominika Klaudia" w:date="2026-06-03T21:56:00Z"/>
              </w:rPr>
            </w:pPr>
            <w:ins w:id="2534" w:author="Marmol, Dominika Klaudia" w:date="2026-06-03T21:56:00Z">
              <w:r>
                <w:t>94.2%</w:t>
              </w:r>
            </w:ins>
          </w:p>
        </w:tc>
        <w:tc>
          <w:tcPr>
            <w:tcW w:w="1839" w:type="dxa"/>
          </w:tcPr>
          <w:p w14:paraId="4263EDCF" w14:textId="77777777" w:rsidR="00973ED9" w:rsidRPr="00755614" w:rsidRDefault="00E27C57" w:rsidP="0096351B">
            <w:pPr>
              <w:pStyle w:val="Table-Text-Centered"/>
              <w:rPr>
                <w:ins w:id="2535" w:author="Marmol, Dominika Klaudia" w:date="2026-06-03T21:56:00Z"/>
              </w:rPr>
            </w:pPr>
            <w:ins w:id="2536" w:author="Marmol, Dominika Klaudia" w:date="2026-06-03T21:56:00Z">
              <w:r>
                <w:t>75.1%</w:t>
              </w:r>
            </w:ins>
          </w:p>
        </w:tc>
      </w:tr>
      <w:tr w:rsidR="008F5115" w14:paraId="455771C4" w14:textId="77777777" w:rsidTr="0096351B">
        <w:trPr>
          <w:trHeight w:val="284"/>
          <w:ins w:id="2537" w:author="Marmol, Dominika Klaudia" w:date="2026-06-03T21:56:00Z"/>
        </w:trPr>
        <w:tc>
          <w:tcPr>
            <w:tcW w:w="836" w:type="dxa"/>
          </w:tcPr>
          <w:p w14:paraId="36BD06D9" w14:textId="77777777" w:rsidR="00973ED9" w:rsidRPr="00755614" w:rsidRDefault="00E27C57" w:rsidP="0096351B">
            <w:pPr>
              <w:pStyle w:val="Table-Text-Centered"/>
              <w:rPr>
                <w:ins w:id="2538" w:author="Marmol, Dominika Klaudia" w:date="2026-06-03T21:56:00Z"/>
              </w:rPr>
            </w:pPr>
            <w:ins w:id="2539" w:author="Marmol, Dominika Klaudia" w:date="2026-06-03T21:56:00Z">
              <w:r>
                <w:t>20</w:t>
              </w:r>
            </w:ins>
          </w:p>
        </w:tc>
        <w:tc>
          <w:tcPr>
            <w:tcW w:w="1036" w:type="dxa"/>
          </w:tcPr>
          <w:p w14:paraId="0CBC8AA7" w14:textId="77777777" w:rsidR="00973ED9" w:rsidRPr="00755614" w:rsidRDefault="00E27C57" w:rsidP="0096351B">
            <w:pPr>
              <w:pStyle w:val="Table-Text-Centered"/>
              <w:rPr>
                <w:ins w:id="2540" w:author="Marmol, Dominika Klaudia" w:date="2026-06-03T21:56:00Z"/>
              </w:rPr>
            </w:pPr>
            <w:ins w:id="2541" w:author="Marmol, Dominika Klaudia" w:date="2026-06-03T21:56:00Z">
              <w:r>
                <w:t>60%</w:t>
              </w:r>
            </w:ins>
          </w:p>
        </w:tc>
        <w:tc>
          <w:tcPr>
            <w:tcW w:w="1991" w:type="dxa"/>
          </w:tcPr>
          <w:p w14:paraId="381FD7A6" w14:textId="77777777" w:rsidR="00973ED9" w:rsidRPr="00755614" w:rsidRDefault="00E27C57" w:rsidP="0096351B">
            <w:pPr>
              <w:pStyle w:val="Table-Text-Centered"/>
              <w:rPr>
                <w:ins w:id="2542" w:author="Marmol, Dominika Klaudia" w:date="2026-06-03T21:56:00Z"/>
              </w:rPr>
            </w:pPr>
            <w:ins w:id="2543" w:author="Marmol, Dominika Klaudia" w:date="2026-06-03T21:56:00Z">
              <w:r>
                <w:t>&gt;99.9%</w:t>
              </w:r>
            </w:ins>
          </w:p>
        </w:tc>
        <w:tc>
          <w:tcPr>
            <w:tcW w:w="1889" w:type="dxa"/>
          </w:tcPr>
          <w:p w14:paraId="38A0D0E0" w14:textId="77777777" w:rsidR="00973ED9" w:rsidRPr="00755614" w:rsidRDefault="00E27C57" w:rsidP="0096351B">
            <w:pPr>
              <w:pStyle w:val="Table-Text-Centered"/>
              <w:rPr>
                <w:ins w:id="2544" w:author="Marmol, Dominika Klaudia" w:date="2026-06-03T21:56:00Z"/>
              </w:rPr>
            </w:pPr>
            <w:ins w:id="2545" w:author="Marmol, Dominika Klaudia" w:date="2026-06-03T21:56:00Z">
              <w:r>
                <w:t>99.8%</w:t>
              </w:r>
            </w:ins>
          </w:p>
        </w:tc>
        <w:tc>
          <w:tcPr>
            <w:tcW w:w="2037" w:type="dxa"/>
          </w:tcPr>
          <w:p w14:paraId="0C79E57D" w14:textId="77777777" w:rsidR="00973ED9" w:rsidRPr="00755614" w:rsidRDefault="00E27C57" w:rsidP="0096351B">
            <w:pPr>
              <w:pStyle w:val="Table-Text-Centered"/>
              <w:rPr>
                <w:ins w:id="2546" w:author="Marmol, Dominika Klaudia" w:date="2026-06-03T21:56:00Z"/>
              </w:rPr>
            </w:pPr>
            <w:ins w:id="2547" w:author="Marmol, Dominika Klaudia" w:date="2026-06-03T21:56:00Z">
              <w:r>
                <w:t>97.9%</w:t>
              </w:r>
            </w:ins>
          </w:p>
        </w:tc>
        <w:tc>
          <w:tcPr>
            <w:tcW w:w="1839" w:type="dxa"/>
          </w:tcPr>
          <w:p w14:paraId="3B65A428" w14:textId="77777777" w:rsidR="00973ED9" w:rsidRPr="00755614" w:rsidRDefault="00E27C57" w:rsidP="0096351B">
            <w:pPr>
              <w:pStyle w:val="Table-Text-Centered"/>
              <w:rPr>
                <w:ins w:id="2548" w:author="Marmol, Dominika Klaudia" w:date="2026-06-03T21:56:00Z"/>
              </w:rPr>
            </w:pPr>
            <w:ins w:id="2549" w:author="Marmol, Dominika Klaudia" w:date="2026-06-03T21:56:00Z">
              <w:r>
                <w:t>87.2%</w:t>
              </w:r>
            </w:ins>
          </w:p>
        </w:tc>
      </w:tr>
      <w:tr w:rsidR="008F5115" w14:paraId="077604AB" w14:textId="77777777" w:rsidTr="0096351B">
        <w:trPr>
          <w:trHeight w:val="284"/>
          <w:ins w:id="2550" w:author="Marmol, Dominika Klaudia" w:date="2026-06-03T21:56:00Z"/>
        </w:trPr>
        <w:tc>
          <w:tcPr>
            <w:tcW w:w="836" w:type="dxa"/>
          </w:tcPr>
          <w:p w14:paraId="46B440DF" w14:textId="77777777" w:rsidR="00973ED9" w:rsidRDefault="00E27C57" w:rsidP="0096351B">
            <w:pPr>
              <w:pStyle w:val="Table-Text-Centered"/>
              <w:rPr>
                <w:ins w:id="2551" w:author="Marmol, Dominika Klaudia" w:date="2026-06-03T21:56:00Z"/>
              </w:rPr>
            </w:pPr>
            <w:ins w:id="2552" w:author="Marmol, Dominika Klaudia" w:date="2026-06-03T21:56:00Z">
              <w:r>
                <w:t>40</w:t>
              </w:r>
            </w:ins>
          </w:p>
        </w:tc>
        <w:tc>
          <w:tcPr>
            <w:tcW w:w="1036" w:type="dxa"/>
          </w:tcPr>
          <w:p w14:paraId="0C298E98" w14:textId="77777777" w:rsidR="00973ED9" w:rsidRDefault="00E27C57" w:rsidP="0096351B">
            <w:pPr>
              <w:pStyle w:val="Table-Text-Centered"/>
              <w:rPr>
                <w:ins w:id="2553" w:author="Marmol, Dominika Klaudia" w:date="2026-06-03T21:56:00Z"/>
              </w:rPr>
            </w:pPr>
            <w:ins w:id="2554" w:author="Marmol, Dominika Klaudia" w:date="2026-06-03T21:56:00Z">
              <w:r>
                <w:t>15%</w:t>
              </w:r>
            </w:ins>
          </w:p>
        </w:tc>
        <w:tc>
          <w:tcPr>
            <w:tcW w:w="1991" w:type="dxa"/>
          </w:tcPr>
          <w:p w14:paraId="3150200E" w14:textId="77777777" w:rsidR="00973ED9" w:rsidRDefault="00E27C57" w:rsidP="0096351B">
            <w:pPr>
              <w:pStyle w:val="Table-Text-Centered"/>
              <w:rPr>
                <w:ins w:id="2555" w:author="Marmol, Dominika Klaudia" w:date="2026-06-03T21:56:00Z"/>
              </w:rPr>
            </w:pPr>
            <w:ins w:id="2556" w:author="Marmol, Dominika Klaudia" w:date="2026-06-03T21:56:00Z">
              <w:r>
                <w:t>24.4%</w:t>
              </w:r>
            </w:ins>
          </w:p>
        </w:tc>
        <w:tc>
          <w:tcPr>
            <w:tcW w:w="1889" w:type="dxa"/>
          </w:tcPr>
          <w:p w14:paraId="69EA93D2" w14:textId="77777777" w:rsidR="00973ED9" w:rsidRDefault="00E27C57" w:rsidP="0096351B">
            <w:pPr>
              <w:pStyle w:val="Table-Text-Centered"/>
              <w:rPr>
                <w:ins w:id="2557" w:author="Marmol, Dominika Klaudia" w:date="2026-06-03T21:56:00Z"/>
              </w:rPr>
            </w:pPr>
            <w:ins w:id="2558" w:author="Marmol, Dominika Klaudia" w:date="2026-06-03T21:56:00Z">
              <w:r>
                <w:t>1.2%</w:t>
              </w:r>
            </w:ins>
          </w:p>
        </w:tc>
        <w:tc>
          <w:tcPr>
            <w:tcW w:w="2037" w:type="dxa"/>
          </w:tcPr>
          <w:p w14:paraId="6735DE37" w14:textId="77777777" w:rsidR="00973ED9" w:rsidRDefault="00E27C57" w:rsidP="0096351B">
            <w:pPr>
              <w:pStyle w:val="Table-Text-Centered"/>
              <w:rPr>
                <w:ins w:id="2559" w:author="Marmol, Dominika Klaudia" w:date="2026-06-03T21:56:00Z"/>
              </w:rPr>
            </w:pPr>
            <w:ins w:id="2560" w:author="Marmol, Dominika Klaudia" w:date="2026-06-03T21:56:00Z">
              <w:r w:rsidRPr="00B5200C">
                <w:t>&lt;0.1%</w:t>
              </w:r>
            </w:ins>
          </w:p>
        </w:tc>
        <w:tc>
          <w:tcPr>
            <w:tcW w:w="1839" w:type="dxa"/>
          </w:tcPr>
          <w:p w14:paraId="189AD8A6" w14:textId="77777777" w:rsidR="00973ED9" w:rsidRDefault="00E27C57" w:rsidP="0096351B">
            <w:pPr>
              <w:pStyle w:val="Table-Text-Centered"/>
              <w:rPr>
                <w:ins w:id="2561" w:author="Marmol, Dominika Klaudia" w:date="2026-06-03T21:56:00Z"/>
              </w:rPr>
            </w:pPr>
            <w:ins w:id="2562" w:author="Marmol, Dominika Klaudia" w:date="2026-06-03T21:56:00Z">
              <w:r>
                <w:t>&lt;0.1%</w:t>
              </w:r>
            </w:ins>
          </w:p>
        </w:tc>
      </w:tr>
      <w:tr w:rsidR="008F5115" w14:paraId="7570B11D" w14:textId="77777777" w:rsidTr="0096351B">
        <w:trPr>
          <w:trHeight w:val="284"/>
          <w:ins w:id="2563" w:author="Marmol, Dominika Klaudia" w:date="2026-06-03T21:56:00Z"/>
        </w:trPr>
        <w:tc>
          <w:tcPr>
            <w:tcW w:w="836" w:type="dxa"/>
          </w:tcPr>
          <w:p w14:paraId="559DB59D" w14:textId="77777777" w:rsidR="00973ED9" w:rsidRDefault="00E27C57" w:rsidP="0096351B">
            <w:pPr>
              <w:pStyle w:val="Table-Text-Centered"/>
              <w:rPr>
                <w:ins w:id="2564" w:author="Marmol, Dominika Klaudia" w:date="2026-06-03T21:56:00Z"/>
              </w:rPr>
            </w:pPr>
            <w:ins w:id="2565" w:author="Marmol, Dominika Klaudia" w:date="2026-06-03T21:56:00Z">
              <w:r>
                <w:t>40</w:t>
              </w:r>
            </w:ins>
          </w:p>
        </w:tc>
        <w:tc>
          <w:tcPr>
            <w:tcW w:w="1036" w:type="dxa"/>
          </w:tcPr>
          <w:p w14:paraId="1E4D294B" w14:textId="77777777" w:rsidR="00973ED9" w:rsidRDefault="00E27C57" w:rsidP="0096351B">
            <w:pPr>
              <w:pStyle w:val="Table-Text-Centered"/>
              <w:rPr>
                <w:ins w:id="2566" w:author="Marmol, Dominika Klaudia" w:date="2026-06-03T21:56:00Z"/>
              </w:rPr>
            </w:pPr>
            <w:ins w:id="2567" w:author="Marmol, Dominika Klaudia" w:date="2026-06-03T21:56:00Z">
              <w:r w:rsidRPr="00755614">
                <w:t>2</w:t>
              </w:r>
              <w:r>
                <w:t>0</w:t>
              </w:r>
              <w:r w:rsidRPr="00755614">
                <w:t>%</w:t>
              </w:r>
            </w:ins>
          </w:p>
        </w:tc>
        <w:tc>
          <w:tcPr>
            <w:tcW w:w="1991" w:type="dxa"/>
          </w:tcPr>
          <w:p w14:paraId="1135F33F" w14:textId="77777777" w:rsidR="00973ED9" w:rsidRDefault="00E27C57" w:rsidP="0096351B">
            <w:pPr>
              <w:pStyle w:val="Table-Text-Centered"/>
              <w:rPr>
                <w:ins w:id="2568" w:author="Marmol, Dominika Klaudia" w:date="2026-06-03T21:56:00Z"/>
              </w:rPr>
            </w:pPr>
            <w:ins w:id="2569" w:author="Marmol, Dominika Klaudia" w:date="2026-06-03T21:56:00Z">
              <w:r>
                <w:t>56.3%</w:t>
              </w:r>
            </w:ins>
          </w:p>
        </w:tc>
        <w:tc>
          <w:tcPr>
            <w:tcW w:w="1889" w:type="dxa"/>
          </w:tcPr>
          <w:p w14:paraId="5DC178EC" w14:textId="77777777" w:rsidR="00973ED9" w:rsidRDefault="00E27C57" w:rsidP="0096351B">
            <w:pPr>
              <w:pStyle w:val="Table-Text-Centered"/>
              <w:rPr>
                <w:ins w:id="2570" w:author="Marmol, Dominika Klaudia" w:date="2026-06-03T21:56:00Z"/>
              </w:rPr>
            </w:pPr>
            <w:ins w:id="2571" w:author="Marmol, Dominika Klaudia" w:date="2026-06-03T21:56:00Z">
              <w:r>
                <w:t>8.8%</w:t>
              </w:r>
            </w:ins>
          </w:p>
        </w:tc>
        <w:tc>
          <w:tcPr>
            <w:tcW w:w="2037" w:type="dxa"/>
          </w:tcPr>
          <w:p w14:paraId="6248E90C" w14:textId="77777777" w:rsidR="00973ED9" w:rsidRDefault="00E27C57" w:rsidP="0096351B">
            <w:pPr>
              <w:pStyle w:val="Table-Text-Centered"/>
              <w:rPr>
                <w:ins w:id="2572" w:author="Marmol, Dominika Klaudia" w:date="2026-06-03T21:56:00Z"/>
              </w:rPr>
            </w:pPr>
            <w:ins w:id="2573" w:author="Marmol, Dominika Klaudia" w:date="2026-06-03T21:56:00Z">
              <w:r w:rsidRPr="00B5200C">
                <w:t>0.</w:t>
              </w:r>
              <w:r>
                <w:t>3</w:t>
              </w:r>
              <w:r w:rsidRPr="00B5200C">
                <w:t>%</w:t>
              </w:r>
            </w:ins>
          </w:p>
        </w:tc>
        <w:tc>
          <w:tcPr>
            <w:tcW w:w="1839" w:type="dxa"/>
          </w:tcPr>
          <w:p w14:paraId="2221601B" w14:textId="77777777" w:rsidR="00973ED9" w:rsidRDefault="00E27C57" w:rsidP="0096351B">
            <w:pPr>
              <w:pStyle w:val="Table-Text-Centered"/>
              <w:rPr>
                <w:ins w:id="2574" w:author="Marmol, Dominika Klaudia" w:date="2026-06-03T21:56:00Z"/>
              </w:rPr>
            </w:pPr>
            <w:ins w:id="2575" w:author="Marmol, Dominika Klaudia" w:date="2026-06-03T21:56:00Z">
              <w:r>
                <w:t>&lt;0.1%</w:t>
              </w:r>
            </w:ins>
          </w:p>
        </w:tc>
      </w:tr>
      <w:tr w:rsidR="008F5115" w14:paraId="6554B0AA" w14:textId="77777777" w:rsidTr="0096351B">
        <w:trPr>
          <w:trHeight w:val="284"/>
          <w:ins w:id="2576" w:author="Marmol, Dominika Klaudia" w:date="2026-06-03T21:56:00Z"/>
        </w:trPr>
        <w:tc>
          <w:tcPr>
            <w:tcW w:w="836" w:type="dxa"/>
          </w:tcPr>
          <w:p w14:paraId="7F47A669" w14:textId="77777777" w:rsidR="00973ED9" w:rsidRDefault="00E27C57" w:rsidP="0096351B">
            <w:pPr>
              <w:pStyle w:val="Table-Text-Centered"/>
              <w:rPr>
                <w:ins w:id="2577" w:author="Marmol, Dominika Klaudia" w:date="2026-06-03T21:56:00Z"/>
              </w:rPr>
            </w:pPr>
            <w:ins w:id="2578" w:author="Marmol, Dominika Klaudia" w:date="2026-06-03T21:56:00Z">
              <w:r>
                <w:t>40</w:t>
              </w:r>
            </w:ins>
          </w:p>
        </w:tc>
        <w:tc>
          <w:tcPr>
            <w:tcW w:w="1036" w:type="dxa"/>
          </w:tcPr>
          <w:p w14:paraId="7AC7F42A" w14:textId="77777777" w:rsidR="00973ED9" w:rsidRDefault="00E27C57" w:rsidP="0096351B">
            <w:pPr>
              <w:pStyle w:val="Table-Text-Centered"/>
              <w:rPr>
                <w:ins w:id="2579" w:author="Marmol, Dominika Klaudia" w:date="2026-06-03T21:56:00Z"/>
              </w:rPr>
            </w:pPr>
            <w:ins w:id="2580" w:author="Marmol, Dominika Klaudia" w:date="2026-06-03T21:56:00Z">
              <w:r>
                <w:t>25%</w:t>
              </w:r>
            </w:ins>
          </w:p>
        </w:tc>
        <w:tc>
          <w:tcPr>
            <w:tcW w:w="1991" w:type="dxa"/>
          </w:tcPr>
          <w:p w14:paraId="63EEF05B" w14:textId="77777777" w:rsidR="00973ED9" w:rsidRDefault="00E27C57" w:rsidP="0096351B">
            <w:pPr>
              <w:pStyle w:val="Table-Text-Centered"/>
              <w:rPr>
                <w:ins w:id="2581" w:author="Marmol, Dominika Klaudia" w:date="2026-06-03T21:56:00Z"/>
              </w:rPr>
            </w:pPr>
            <w:ins w:id="2582" w:author="Marmol, Dominika Klaudia" w:date="2026-06-03T21:56:00Z">
              <w:r>
                <w:t>81.8%</w:t>
              </w:r>
            </w:ins>
          </w:p>
        </w:tc>
        <w:tc>
          <w:tcPr>
            <w:tcW w:w="1889" w:type="dxa"/>
          </w:tcPr>
          <w:p w14:paraId="6087D20F" w14:textId="77777777" w:rsidR="00973ED9" w:rsidRDefault="00E27C57" w:rsidP="0096351B">
            <w:pPr>
              <w:pStyle w:val="Table-Text-Centered"/>
              <w:rPr>
                <w:ins w:id="2583" w:author="Marmol, Dominika Klaudia" w:date="2026-06-03T21:56:00Z"/>
              </w:rPr>
            </w:pPr>
            <w:ins w:id="2584" w:author="Marmol, Dominika Klaudia" w:date="2026-06-03T21:56:00Z">
              <w:r>
                <w:t>28.5%</w:t>
              </w:r>
            </w:ins>
          </w:p>
        </w:tc>
        <w:tc>
          <w:tcPr>
            <w:tcW w:w="2037" w:type="dxa"/>
          </w:tcPr>
          <w:p w14:paraId="55928514" w14:textId="77777777" w:rsidR="00973ED9" w:rsidRDefault="00E27C57" w:rsidP="0096351B">
            <w:pPr>
              <w:pStyle w:val="Table-Text-Centered"/>
              <w:rPr>
                <w:ins w:id="2585" w:author="Marmol, Dominika Klaudia" w:date="2026-06-03T21:56:00Z"/>
              </w:rPr>
            </w:pPr>
            <w:ins w:id="2586" w:author="Marmol, Dominika Klaudia" w:date="2026-06-03T21:56:00Z">
              <w:r>
                <w:t>2.6%</w:t>
              </w:r>
            </w:ins>
          </w:p>
        </w:tc>
        <w:tc>
          <w:tcPr>
            <w:tcW w:w="1839" w:type="dxa"/>
          </w:tcPr>
          <w:p w14:paraId="7108453A" w14:textId="77777777" w:rsidR="00973ED9" w:rsidRDefault="00E27C57" w:rsidP="0096351B">
            <w:pPr>
              <w:pStyle w:val="Table-Text-Centered"/>
              <w:rPr>
                <w:ins w:id="2587" w:author="Marmol, Dominika Klaudia" w:date="2026-06-03T21:56:00Z"/>
              </w:rPr>
            </w:pPr>
            <w:ins w:id="2588" w:author="Marmol, Dominika Klaudia" w:date="2026-06-03T21:56:00Z">
              <w:r>
                <w:t>&lt;0.1%</w:t>
              </w:r>
            </w:ins>
          </w:p>
        </w:tc>
      </w:tr>
      <w:tr w:rsidR="008F5115" w14:paraId="50B5A8F5" w14:textId="77777777" w:rsidTr="0096351B">
        <w:trPr>
          <w:trHeight w:val="284"/>
          <w:ins w:id="2589" w:author="Marmol, Dominika Klaudia" w:date="2026-06-03T21:56:00Z"/>
        </w:trPr>
        <w:tc>
          <w:tcPr>
            <w:tcW w:w="836" w:type="dxa"/>
          </w:tcPr>
          <w:p w14:paraId="7D0A477D" w14:textId="77777777" w:rsidR="00973ED9" w:rsidRDefault="00E27C57" w:rsidP="0096351B">
            <w:pPr>
              <w:pStyle w:val="Table-Text-Centered"/>
              <w:rPr>
                <w:ins w:id="2590" w:author="Marmol, Dominika Klaudia" w:date="2026-06-03T21:56:00Z"/>
              </w:rPr>
            </w:pPr>
            <w:ins w:id="2591" w:author="Marmol, Dominika Klaudia" w:date="2026-06-03T21:56:00Z">
              <w:r>
                <w:t>40</w:t>
              </w:r>
            </w:ins>
          </w:p>
        </w:tc>
        <w:tc>
          <w:tcPr>
            <w:tcW w:w="1036" w:type="dxa"/>
          </w:tcPr>
          <w:p w14:paraId="0E658F88" w14:textId="77777777" w:rsidR="00973ED9" w:rsidRDefault="00E27C57" w:rsidP="0096351B">
            <w:pPr>
              <w:pStyle w:val="Table-Text-Centered"/>
              <w:rPr>
                <w:ins w:id="2592" w:author="Marmol, Dominika Klaudia" w:date="2026-06-03T21:56:00Z"/>
              </w:rPr>
            </w:pPr>
            <w:ins w:id="2593" w:author="Marmol, Dominika Klaudia" w:date="2026-06-03T21:56:00Z">
              <w:r w:rsidRPr="00755614">
                <w:t>30%</w:t>
              </w:r>
            </w:ins>
          </w:p>
        </w:tc>
        <w:tc>
          <w:tcPr>
            <w:tcW w:w="1991" w:type="dxa"/>
          </w:tcPr>
          <w:p w14:paraId="69401777" w14:textId="77777777" w:rsidR="00973ED9" w:rsidRDefault="00E27C57" w:rsidP="0096351B">
            <w:pPr>
              <w:pStyle w:val="Table-Text-Centered"/>
              <w:rPr>
                <w:ins w:id="2594" w:author="Marmol, Dominika Klaudia" w:date="2026-06-03T21:56:00Z"/>
              </w:rPr>
            </w:pPr>
            <w:ins w:id="2595" w:author="Marmol, Dominika Klaudia" w:date="2026-06-03T21:56:00Z">
              <w:r>
                <w:t>94.5%</w:t>
              </w:r>
            </w:ins>
          </w:p>
        </w:tc>
        <w:tc>
          <w:tcPr>
            <w:tcW w:w="1889" w:type="dxa"/>
          </w:tcPr>
          <w:p w14:paraId="5AD11FDF" w14:textId="77777777" w:rsidR="00973ED9" w:rsidRDefault="00E27C57" w:rsidP="0096351B">
            <w:pPr>
              <w:pStyle w:val="Table-Text-Centered"/>
              <w:rPr>
                <w:ins w:id="2596" w:author="Marmol, Dominika Klaudia" w:date="2026-06-03T21:56:00Z"/>
              </w:rPr>
            </w:pPr>
            <w:ins w:id="2597" w:author="Marmol, Dominika Klaudia" w:date="2026-06-03T21:56:00Z">
              <w:r>
                <w:t>55.9%</w:t>
              </w:r>
            </w:ins>
          </w:p>
        </w:tc>
        <w:tc>
          <w:tcPr>
            <w:tcW w:w="2037" w:type="dxa"/>
          </w:tcPr>
          <w:p w14:paraId="23C0A094" w14:textId="77777777" w:rsidR="00973ED9" w:rsidRDefault="00E27C57" w:rsidP="0096351B">
            <w:pPr>
              <w:pStyle w:val="Table-Text-Centered"/>
              <w:rPr>
                <w:ins w:id="2598" w:author="Marmol, Dominika Klaudia" w:date="2026-06-03T21:56:00Z"/>
              </w:rPr>
            </w:pPr>
            <w:ins w:id="2599" w:author="Marmol, Dominika Klaudia" w:date="2026-06-03T21:56:00Z">
              <w:r>
                <w:t>11.5%</w:t>
              </w:r>
            </w:ins>
          </w:p>
        </w:tc>
        <w:tc>
          <w:tcPr>
            <w:tcW w:w="1839" w:type="dxa"/>
          </w:tcPr>
          <w:p w14:paraId="2FDD1D31" w14:textId="77777777" w:rsidR="00973ED9" w:rsidRDefault="00E27C57" w:rsidP="0096351B">
            <w:pPr>
              <w:pStyle w:val="Table-Text-Centered"/>
              <w:rPr>
                <w:ins w:id="2600" w:author="Marmol, Dominika Klaudia" w:date="2026-06-03T21:56:00Z"/>
              </w:rPr>
            </w:pPr>
            <w:ins w:id="2601" w:author="Marmol, Dominika Klaudia" w:date="2026-06-03T21:56:00Z">
              <w:r>
                <w:t>0.6%</w:t>
              </w:r>
            </w:ins>
          </w:p>
        </w:tc>
      </w:tr>
      <w:tr w:rsidR="008F5115" w14:paraId="70FDAF01" w14:textId="77777777" w:rsidTr="0096351B">
        <w:trPr>
          <w:trHeight w:val="284"/>
          <w:ins w:id="2602" w:author="Marmol, Dominika Klaudia" w:date="2026-06-03T21:56:00Z"/>
        </w:trPr>
        <w:tc>
          <w:tcPr>
            <w:tcW w:w="836" w:type="dxa"/>
          </w:tcPr>
          <w:p w14:paraId="641F95C5" w14:textId="77777777" w:rsidR="00973ED9" w:rsidRDefault="00E27C57" w:rsidP="0096351B">
            <w:pPr>
              <w:pStyle w:val="Table-Text-Centered"/>
              <w:rPr>
                <w:ins w:id="2603" w:author="Marmol, Dominika Klaudia" w:date="2026-06-03T21:56:00Z"/>
              </w:rPr>
            </w:pPr>
            <w:ins w:id="2604" w:author="Marmol, Dominika Klaudia" w:date="2026-06-03T21:56:00Z">
              <w:r>
                <w:t>40</w:t>
              </w:r>
            </w:ins>
          </w:p>
        </w:tc>
        <w:tc>
          <w:tcPr>
            <w:tcW w:w="1036" w:type="dxa"/>
          </w:tcPr>
          <w:p w14:paraId="2AC18D72" w14:textId="77777777" w:rsidR="00973ED9" w:rsidRDefault="00E27C57" w:rsidP="0096351B">
            <w:pPr>
              <w:pStyle w:val="Table-Text-Centered"/>
              <w:rPr>
                <w:ins w:id="2605" w:author="Marmol, Dominika Klaudia" w:date="2026-06-03T21:56:00Z"/>
              </w:rPr>
            </w:pPr>
            <w:ins w:id="2606" w:author="Marmol, Dominika Klaudia" w:date="2026-06-03T21:56:00Z">
              <w:r>
                <w:t>35%</w:t>
              </w:r>
            </w:ins>
          </w:p>
        </w:tc>
        <w:tc>
          <w:tcPr>
            <w:tcW w:w="1991" w:type="dxa"/>
          </w:tcPr>
          <w:p w14:paraId="5E5C10F3" w14:textId="77777777" w:rsidR="00973ED9" w:rsidRDefault="00E27C57" w:rsidP="0096351B">
            <w:pPr>
              <w:pStyle w:val="Table-Text-Centered"/>
              <w:rPr>
                <w:ins w:id="2607" w:author="Marmol, Dominika Klaudia" w:date="2026-06-03T21:56:00Z"/>
              </w:rPr>
            </w:pPr>
            <w:ins w:id="2608" w:author="Marmol, Dominika Klaudia" w:date="2026-06-03T21:56:00Z">
              <w:r>
                <w:t>98.8%</w:t>
              </w:r>
            </w:ins>
          </w:p>
        </w:tc>
        <w:tc>
          <w:tcPr>
            <w:tcW w:w="1889" w:type="dxa"/>
          </w:tcPr>
          <w:p w14:paraId="0D031F82" w14:textId="77777777" w:rsidR="00973ED9" w:rsidRDefault="00E27C57" w:rsidP="0096351B">
            <w:pPr>
              <w:pStyle w:val="Table-Text-Centered"/>
              <w:rPr>
                <w:ins w:id="2609" w:author="Marmol, Dominika Klaudia" w:date="2026-06-03T21:56:00Z"/>
              </w:rPr>
            </w:pPr>
            <w:ins w:id="2610" w:author="Marmol, Dominika Klaudia" w:date="2026-06-03T21:56:00Z">
              <w:r>
                <w:t>79.5%</w:t>
              </w:r>
            </w:ins>
          </w:p>
        </w:tc>
        <w:tc>
          <w:tcPr>
            <w:tcW w:w="2037" w:type="dxa"/>
          </w:tcPr>
          <w:p w14:paraId="4BDC80EA" w14:textId="77777777" w:rsidR="00973ED9" w:rsidRDefault="00E27C57" w:rsidP="0096351B">
            <w:pPr>
              <w:pStyle w:val="Table-Text-Centered"/>
              <w:rPr>
                <w:ins w:id="2611" w:author="Marmol, Dominika Klaudia" w:date="2026-06-03T21:56:00Z"/>
              </w:rPr>
            </w:pPr>
            <w:ins w:id="2612" w:author="Marmol, Dominika Klaudia" w:date="2026-06-03T21:56:00Z">
              <w:r>
                <w:t>30.5%</w:t>
              </w:r>
            </w:ins>
          </w:p>
        </w:tc>
        <w:tc>
          <w:tcPr>
            <w:tcW w:w="1839" w:type="dxa"/>
          </w:tcPr>
          <w:p w14:paraId="654A5DCF" w14:textId="77777777" w:rsidR="00973ED9" w:rsidRDefault="00E27C57" w:rsidP="0096351B">
            <w:pPr>
              <w:pStyle w:val="Table-Text-Centered"/>
              <w:rPr>
                <w:ins w:id="2613" w:author="Marmol, Dominika Klaudia" w:date="2026-06-03T21:56:00Z"/>
              </w:rPr>
            </w:pPr>
            <w:ins w:id="2614" w:author="Marmol, Dominika Klaudia" w:date="2026-06-03T21:56:00Z">
              <w:r>
                <w:t>3.6%</w:t>
              </w:r>
            </w:ins>
          </w:p>
        </w:tc>
      </w:tr>
      <w:tr w:rsidR="008F5115" w14:paraId="184AC164" w14:textId="77777777" w:rsidTr="0096351B">
        <w:trPr>
          <w:trHeight w:val="284"/>
          <w:ins w:id="2615" w:author="Marmol, Dominika Klaudia" w:date="2026-06-03T21:56:00Z"/>
        </w:trPr>
        <w:tc>
          <w:tcPr>
            <w:tcW w:w="836" w:type="dxa"/>
          </w:tcPr>
          <w:p w14:paraId="4F2FAD47" w14:textId="77777777" w:rsidR="00973ED9" w:rsidRDefault="00E27C57" w:rsidP="0096351B">
            <w:pPr>
              <w:pStyle w:val="Table-Text-Centered"/>
              <w:rPr>
                <w:ins w:id="2616" w:author="Marmol, Dominika Klaudia" w:date="2026-06-03T21:56:00Z"/>
              </w:rPr>
            </w:pPr>
            <w:ins w:id="2617" w:author="Marmol, Dominika Klaudia" w:date="2026-06-03T21:56:00Z">
              <w:r>
                <w:t>40</w:t>
              </w:r>
            </w:ins>
          </w:p>
        </w:tc>
        <w:tc>
          <w:tcPr>
            <w:tcW w:w="1036" w:type="dxa"/>
          </w:tcPr>
          <w:p w14:paraId="731756A1" w14:textId="77777777" w:rsidR="00973ED9" w:rsidRDefault="00E27C57" w:rsidP="0096351B">
            <w:pPr>
              <w:pStyle w:val="Table-Text-Centered"/>
              <w:rPr>
                <w:ins w:id="2618" w:author="Marmol, Dominika Klaudia" w:date="2026-06-03T21:56:00Z"/>
              </w:rPr>
            </w:pPr>
            <w:ins w:id="2619" w:author="Marmol, Dominika Klaudia" w:date="2026-06-03T21:56:00Z">
              <w:r w:rsidRPr="00755614">
                <w:t>40%</w:t>
              </w:r>
            </w:ins>
          </w:p>
        </w:tc>
        <w:tc>
          <w:tcPr>
            <w:tcW w:w="1991" w:type="dxa"/>
          </w:tcPr>
          <w:p w14:paraId="61635686" w14:textId="77777777" w:rsidR="00973ED9" w:rsidRDefault="00E27C57" w:rsidP="0096351B">
            <w:pPr>
              <w:pStyle w:val="Table-Text-Centered"/>
              <w:rPr>
                <w:ins w:id="2620" w:author="Marmol, Dominika Klaudia" w:date="2026-06-03T21:56:00Z"/>
              </w:rPr>
            </w:pPr>
            <w:ins w:id="2621" w:author="Marmol, Dominika Klaudia" w:date="2026-06-03T21:56:00Z">
              <w:r>
                <w:t>99.8%</w:t>
              </w:r>
            </w:ins>
          </w:p>
        </w:tc>
        <w:tc>
          <w:tcPr>
            <w:tcW w:w="1889" w:type="dxa"/>
          </w:tcPr>
          <w:p w14:paraId="3AFB2C38" w14:textId="77777777" w:rsidR="00973ED9" w:rsidRDefault="00E27C57" w:rsidP="0096351B">
            <w:pPr>
              <w:pStyle w:val="Table-Text-Centered"/>
              <w:rPr>
                <w:ins w:id="2622" w:author="Marmol, Dominika Klaudia" w:date="2026-06-03T21:56:00Z"/>
              </w:rPr>
            </w:pPr>
            <w:ins w:id="2623" w:author="Marmol, Dominika Klaudia" w:date="2026-06-03T21:56:00Z">
              <w:r>
                <w:t>92.9%</w:t>
              </w:r>
            </w:ins>
          </w:p>
        </w:tc>
        <w:tc>
          <w:tcPr>
            <w:tcW w:w="2037" w:type="dxa"/>
          </w:tcPr>
          <w:p w14:paraId="50DC3C81" w14:textId="77777777" w:rsidR="00973ED9" w:rsidRDefault="00E27C57" w:rsidP="0096351B">
            <w:pPr>
              <w:pStyle w:val="Table-Text-Centered"/>
              <w:rPr>
                <w:ins w:id="2624" w:author="Marmol, Dominika Klaudia" w:date="2026-06-03T21:56:00Z"/>
              </w:rPr>
            </w:pPr>
            <w:ins w:id="2625" w:author="Marmol, Dominika Klaudia" w:date="2026-06-03T21:56:00Z">
              <w:r>
                <w:t>56.0%</w:t>
              </w:r>
            </w:ins>
          </w:p>
        </w:tc>
        <w:tc>
          <w:tcPr>
            <w:tcW w:w="1839" w:type="dxa"/>
          </w:tcPr>
          <w:p w14:paraId="2C0A0ABD" w14:textId="77777777" w:rsidR="00973ED9" w:rsidRDefault="00E27C57" w:rsidP="0096351B">
            <w:pPr>
              <w:pStyle w:val="Table-Text-Centered"/>
              <w:rPr>
                <w:ins w:id="2626" w:author="Marmol, Dominika Klaudia" w:date="2026-06-03T21:56:00Z"/>
              </w:rPr>
            </w:pPr>
            <w:ins w:id="2627" w:author="Marmol, Dominika Klaudia" w:date="2026-06-03T21:56:00Z">
              <w:r>
                <w:t>13.0%</w:t>
              </w:r>
            </w:ins>
          </w:p>
        </w:tc>
      </w:tr>
      <w:tr w:rsidR="008F5115" w14:paraId="5E15685C" w14:textId="77777777" w:rsidTr="0096351B">
        <w:trPr>
          <w:trHeight w:val="284"/>
          <w:ins w:id="2628" w:author="Marmol, Dominika Klaudia" w:date="2026-06-03T21:56:00Z"/>
        </w:trPr>
        <w:tc>
          <w:tcPr>
            <w:tcW w:w="836" w:type="dxa"/>
          </w:tcPr>
          <w:p w14:paraId="06E9CCCF" w14:textId="77777777" w:rsidR="00973ED9" w:rsidRDefault="00E27C57" w:rsidP="0096351B">
            <w:pPr>
              <w:pStyle w:val="Table-Text-Centered"/>
              <w:rPr>
                <w:ins w:id="2629" w:author="Marmol, Dominika Klaudia" w:date="2026-06-03T21:56:00Z"/>
              </w:rPr>
            </w:pPr>
            <w:ins w:id="2630" w:author="Marmol, Dominika Klaudia" w:date="2026-06-03T21:56:00Z">
              <w:r>
                <w:t>40</w:t>
              </w:r>
            </w:ins>
          </w:p>
        </w:tc>
        <w:tc>
          <w:tcPr>
            <w:tcW w:w="1036" w:type="dxa"/>
          </w:tcPr>
          <w:p w14:paraId="5262CC82" w14:textId="77777777" w:rsidR="00973ED9" w:rsidRDefault="00E27C57" w:rsidP="0096351B">
            <w:pPr>
              <w:pStyle w:val="Table-Text-Centered"/>
              <w:rPr>
                <w:ins w:id="2631" w:author="Marmol, Dominika Klaudia" w:date="2026-06-03T21:56:00Z"/>
              </w:rPr>
            </w:pPr>
            <w:ins w:id="2632" w:author="Marmol, Dominika Klaudia" w:date="2026-06-03T21:56:00Z">
              <w:r>
                <w:t>45%</w:t>
              </w:r>
            </w:ins>
          </w:p>
        </w:tc>
        <w:tc>
          <w:tcPr>
            <w:tcW w:w="1991" w:type="dxa"/>
          </w:tcPr>
          <w:p w14:paraId="334C709E" w14:textId="77777777" w:rsidR="00973ED9" w:rsidRDefault="00E27C57" w:rsidP="0096351B">
            <w:pPr>
              <w:pStyle w:val="Table-Text-Centered"/>
              <w:rPr>
                <w:ins w:id="2633" w:author="Marmol, Dominika Klaudia" w:date="2026-06-03T21:56:00Z"/>
              </w:rPr>
            </w:pPr>
            <w:ins w:id="2634" w:author="Marmol, Dominika Klaudia" w:date="2026-06-03T21:56:00Z">
              <w:r>
                <w:t>&gt;99.9%</w:t>
              </w:r>
            </w:ins>
          </w:p>
        </w:tc>
        <w:tc>
          <w:tcPr>
            <w:tcW w:w="1889" w:type="dxa"/>
          </w:tcPr>
          <w:p w14:paraId="16892BA0" w14:textId="77777777" w:rsidR="00973ED9" w:rsidRDefault="00E27C57" w:rsidP="0096351B">
            <w:pPr>
              <w:pStyle w:val="Table-Text-Centered"/>
              <w:rPr>
                <w:ins w:id="2635" w:author="Marmol, Dominika Klaudia" w:date="2026-06-03T21:56:00Z"/>
              </w:rPr>
            </w:pPr>
            <w:ins w:id="2636" w:author="Marmol, Dominika Klaudia" w:date="2026-06-03T21:56:00Z">
              <w:r>
                <w:t>98.2%</w:t>
              </w:r>
            </w:ins>
          </w:p>
        </w:tc>
        <w:tc>
          <w:tcPr>
            <w:tcW w:w="2037" w:type="dxa"/>
          </w:tcPr>
          <w:p w14:paraId="275B64E1" w14:textId="77777777" w:rsidR="00973ED9" w:rsidRDefault="00E27C57" w:rsidP="0096351B">
            <w:pPr>
              <w:pStyle w:val="Table-Text-Centered"/>
              <w:rPr>
                <w:ins w:id="2637" w:author="Marmol, Dominika Klaudia" w:date="2026-06-03T21:56:00Z"/>
              </w:rPr>
            </w:pPr>
            <w:ins w:id="2638" w:author="Marmol, Dominika Klaudia" w:date="2026-06-03T21:56:00Z">
              <w:r>
                <w:t>78.6%</w:t>
              </w:r>
            </w:ins>
          </w:p>
        </w:tc>
        <w:tc>
          <w:tcPr>
            <w:tcW w:w="1839" w:type="dxa"/>
          </w:tcPr>
          <w:p w14:paraId="7839D7B6" w14:textId="77777777" w:rsidR="00973ED9" w:rsidRDefault="00E27C57" w:rsidP="0096351B">
            <w:pPr>
              <w:pStyle w:val="Table-Text-Centered"/>
              <w:rPr>
                <w:ins w:id="2639" w:author="Marmol, Dominika Klaudia" w:date="2026-06-03T21:56:00Z"/>
              </w:rPr>
            </w:pPr>
            <w:ins w:id="2640" w:author="Marmol, Dominika Klaudia" w:date="2026-06-03T21:56:00Z">
              <w:r>
                <w:t>31.6%</w:t>
              </w:r>
            </w:ins>
          </w:p>
        </w:tc>
      </w:tr>
      <w:tr w:rsidR="008F5115" w14:paraId="009295EF" w14:textId="77777777" w:rsidTr="0096351B">
        <w:trPr>
          <w:trHeight w:val="284"/>
          <w:ins w:id="2641" w:author="Marmol, Dominika Klaudia" w:date="2026-06-03T21:56:00Z"/>
        </w:trPr>
        <w:tc>
          <w:tcPr>
            <w:tcW w:w="836" w:type="dxa"/>
          </w:tcPr>
          <w:p w14:paraId="76518C60" w14:textId="77777777" w:rsidR="00973ED9" w:rsidRDefault="00E27C57" w:rsidP="0096351B">
            <w:pPr>
              <w:pStyle w:val="Table-Text-Centered"/>
              <w:rPr>
                <w:ins w:id="2642" w:author="Marmol, Dominika Klaudia" w:date="2026-06-03T21:56:00Z"/>
              </w:rPr>
            </w:pPr>
            <w:ins w:id="2643" w:author="Marmol, Dominika Klaudia" w:date="2026-06-03T21:56:00Z">
              <w:r>
                <w:t>40</w:t>
              </w:r>
            </w:ins>
          </w:p>
        </w:tc>
        <w:tc>
          <w:tcPr>
            <w:tcW w:w="1036" w:type="dxa"/>
          </w:tcPr>
          <w:p w14:paraId="318341DA" w14:textId="77777777" w:rsidR="00973ED9" w:rsidRDefault="00E27C57" w:rsidP="0096351B">
            <w:pPr>
              <w:pStyle w:val="Table-Text-Centered"/>
              <w:rPr>
                <w:ins w:id="2644" w:author="Marmol, Dominika Klaudia" w:date="2026-06-03T21:56:00Z"/>
              </w:rPr>
            </w:pPr>
            <w:ins w:id="2645" w:author="Marmol, Dominika Klaudia" w:date="2026-06-03T21:56:00Z">
              <w:r w:rsidRPr="00755614">
                <w:t>50%</w:t>
              </w:r>
            </w:ins>
          </w:p>
        </w:tc>
        <w:tc>
          <w:tcPr>
            <w:tcW w:w="1991" w:type="dxa"/>
          </w:tcPr>
          <w:p w14:paraId="13820F28" w14:textId="77777777" w:rsidR="00973ED9" w:rsidRDefault="00E27C57" w:rsidP="0096351B">
            <w:pPr>
              <w:pStyle w:val="Table-Text-Centered"/>
              <w:rPr>
                <w:ins w:id="2646" w:author="Marmol, Dominika Klaudia" w:date="2026-06-03T21:56:00Z"/>
              </w:rPr>
            </w:pPr>
            <w:ins w:id="2647" w:author="Marmol, Dominika Klaudia" w:date="2026-06-03T21:56:00Z">
              <w:r>
                <w:t>&gt;99.9%</w:t>
              </w:r>
            </w:ins>
          </w:p>
        </w:tc>
        <w:tc>
          <w:tcPr>
            <w:tcW w:w="1889" w:type="dxa"/>
          </w:tcPr>
          <w:p w14:paraId="7F8C2587" w14:textId="77777777" w:rsidR="00973ED9" w:rsidRDefault="00E27C57" w:rsidP="0096351B">
            <w:pPr>
              <w:pStyle w:val="Table-Text-Centered"/>
              <w:rPr>
                <w:ins w:id="2648" w:author="Marmol, Dominika Klaudia" w:date="2026-06-03T21:56:00Z"/>
              </w:rPr>
            </w:pPr>
            <w:ins w:id="2649" w:author="Marmol, Dominika Klaudia" w:date="2026-06-03T21:56:00Z">
              <w:r>
                <w:t>99.7%</w:t>
              </w:r>
            </w:ins>
          </w:p>
        </w:tc>
        <w:tc>
          <w:tcPr>
            <w:tcW w:w="2037" w:type="dxa"/>
          </w:tcPr>
          <w:p w14:paraId="3E88AE7E" w14:textId="77777777" w:rsidR="00973ED9" w:rsidRDefault="00E27C57" w:rsidP="0096351B">
            <w:pPr>
              <w:pStyle w:val="Table-Text-Centered"/>
              <w:rPr>
                <w:ins w:id="2650" w:author="Marmol, Dominika Klaudia" w:date="2026-06-03T21:56:00Z"/>
              </w:rPr>
            </w:pPr>
            <w:ins w:id="2651" w:author="Marmol, Dominika Klaudia" w:date="2026-06-03T21:56:00Z">
              <w:r>
                <w:t>92.3%</w:t>
              </w:r>
            </w:ins>
          </w:p>
        </w:tc>
        <w:tc>
          <w:tcPr>
            <w:tcW w:w="1839" w:type="dxa"/>
          </w:tcPr>
          <w:p w14:paraId="1C9AFAC2" w14:textId="77777777" w:rsidR="00973ED9" w:rsidRDefault="00E27C57" w:rsidP="0096351B">
            <w:pPr>
              <w:pStyle w:val="Table-Text-Centered"/>
              <w:rPr>
                <w:ins w:id="2652" w:author="Marmol, Dominika Klaudia" w:date="2026-06-03T21:56:00Z"/>
              </w:rPr>
            </w:pPr>
            <w:ins w:id="2653" w:author="Marmol, Dominika Klaudia" w:date="2026-06-03T21:56:00Z">
              <w:r>
                <w:t>56.3%</w:t>
              </w:r>
            </w:ins>
          </w:p>
        </w:tc>
      </w:tr>
      <w:tr w:rsidR="008F5115" w14:paraId="3FA64693" w14:textId="77777777" w:rsidTr="0096351B">
        <w:trPr>
          <w:trHeight w:val="284"/>
          <w:ins w:id="2654" w:author="Marmol, Dominika Klaudia" w:date="2026-06-03T21:56:00Z"/>
        </w:trPr>
        <w:tc>
          <w:tcPr>
            <w:tcW w:w="836" w:type="dxa"/>
          </w:tcPr>
          <w:p w14:paraId="128EA0CF" w14:textId="77777777" w:rsidR="00973ED9" w:rsidRDefault="00E27C57" w:rsidP="0096351B">
            <w:pPr>
              <w:pStyle w:val="Table-Text-Centered"/>
              <w:rPr>
                <w:ins w:id="2655" w:author="Marmol, Dominika Klaudia" w:date="2026-06-03T21:56:00Z"/>
              </w:rPr>
            </w:pPr>
            <w:ins w:id="2656" w:author="Marmol, Dominika Klaudia" w:date="2026-06-03T21:56:00Z">
              <w:r>
                <w:t>40</w:t>
              </w:r>
            </w:ins>
          </w:p>
        </w:tc>
        <w:tc>
          <w:tcPr>
            <w:tcW w:w="1036" w:type="dxa"/>
          </w:tcPr>
          <w:p w14:paraId="04BBD469" w14:textId="77777777" w:rsidR="00973ED9" w:rsidRDefault="00E27C57" w:rsidP="0096351B">
            <w:pPr>
              <w:pStyle w:val="Table-Text-Centered"/>
              <w:rPr>
                <w:ins w:id="2657" w:author="Marmol, Dominika Klaudia" w:date="2026-06-03T21:56:00Z"/>
              </w:rPr>
            </w:pPr>
            <w:ins w:id="2658" w:author="Marmol, Dominika Klaudia" w:date="2026-06-03T21:56:00Z">
              <w:r>
                <w:t>55%</w:t>
              </w:r>
            </w:ins>
          </w:p>
        </w:tc>
        <w:tc>
          <w:tcPr>
            <w:tcW w:w="1991" w:type="dxa"/>
          </w:tcPr>
          <w:p w14:paraId="34D06965" w14:textId="77777777" w:rsidR="00973ED9" w:rsidRDefault="00E27C57" w:rsidP="0096351B">
            <w:pPr>
              <w:pStyle w:val="Table-Text-Centered"/>
              <w:rPr>
                <w:ins w:id="2659" w:author="Marmol, Dominika Klaudia" w:date="2026-06-03T21:56:00Z"/>
              </w:rPr>
            </w:pPr>
            <w:ins w:id="2660" w:author="Marmol, Dominika Klaudia" w:date="2026-06-03T21:56:00Z">
              <w:r>
                <w:t>&gt;99.9%</w:t>
              </w:r>
            </w:ins>
          </w:p>
        </w:tc>
        <w:tc>
          <w:tcPr>
            <w:tcW w:w="1889" w:type="dxa"/>
          </w:tcPr>
          <w:p w14:paraId="3A680E16" w14:textId="77777777" w:rsidR="00973ED9" w:rsidRDefault="00E27C57" w:rsidP="0096351B">
            <w:pPr>
              <w:pStyle w:val="Table-Text-Centered"/>
              <w:rPr>
                <w:ins w:id="2661" w:author="Marmol, Dominika Klaudia" w:date="2026-06-03T21:56:00Z"/>
              </w:rPr>
            </w:pPr>
            <w:ins w:id="2662" w:author="Marmol, Dominika Klaudia" w:date="2026-06-03T21:56:00Z">
              <w:r>
                <w:t>&gt;99.9%</w:t>
              </w:r>
            </w:ins>
          </w:p>
        </w:tc>
        <w:tc>
          <w:tcPr>
            <w:tcW w:w="2037" w:type="dxa"/>
          </w:tcPr>
          <w:p w14:paraId="44F141A3" w14:textId="77777777" w:rsidR="00973ED9" w:rsidRDefault="00E27C57" w:rsidP="0096351B">
            <w:pPr>
              <w:pStyle w:val="Table-Text-Centered"/>
              <w:rPr>
                <w:ins w:id="2663" w:author="Marmol, Dominika Klaudia" w:date="2026-06-03T21:56:00Z"/>
              </w:rPr>
            </w:pPr>
            <w:ins w:id="2664" w:author="Marmol, Dominika Klaudia" w:date="2026-06-03T21:56:00Z">
              <w:r>
                <w:t>98.0%</w:t>
              </w:r>
            </w:ins>
          </w:p>
        </w:tc>
        <w:tc>
          <w:tcPr>
            <w:tcW w:w="1839" w:type="dxa"/>
          </w:tcPr>
          <w:p w14:paraId="766FF210" w14:textId="77777777" w:rsidR="00973ED9" w:rsidRDefault="00E27C57" w:rsidP="0096351B">
            <w:pPr>
              <w:pStyle w:val="Table-Text-Centered"/>
              <w:rPr>
                <w:ins w:id="2665" w:author="Marmol, Dominika Klaudia" w:date="2026-06-03T21:56:00Z"/>
              </w:rPr>
            </w:pPr>
            <w:ins w:id="2666" w:author="Marmol, Dominika Klaudia" w:date="2026-06-03T21:56:00Z">
              <w:r>
                <w:t>78.7%</w:t>
              </w:r>
            </w:ins>
          </w:p>
        </w:tc>
      </w:tr>
      <w:tr w:rsidR="008F5115" w14:paraId="7130715B" w14:textId="77777777" w:rsidTr="0096351B">
        <w:trPr>
          <w:trHeight w:val="284"/>
          <w:ins w:id="2667" w:author="Marmol, Dominika Klaudia" w:date="2026-06-03T21:56:00Z"/>
        </w:trPr>
        <w:tc>
          <w:tcPr>
            <w:tcW w:w="836" w:type="dxa"/>
          </w:tcPr>
          <w:p w14:paraId="68EE4B7E" w14:textId="77777777" w:rsidR="00973ED9" w:rsidRDefault="00E27C57" w:rsidP="0096351B">
            <w:pPr>
              <w:pStyle w:val="Table-Text-Centered"/>
              <w:rPr>
                <w:ins w:id="2668" w:author="Marmol, Dominika Klaudia" w:date="2026-06-03T21:56:00Z"/>
              </w:rPr>
            </w:pPr>
            <w:ins w:id="2669" w:author="Marmol, Dominika Klaudia" w:date="2026-06-03T21:56:00Z">
              <w:r>
                <w:t>40</w:t>
              </w:r>
            </w:ins>
          </w:p>
        </w:tc>
        <w:tc>
          <w:tcPr>
            <w:tcW w:w="1036" w:type="dxa"/>
          </w:tcPr>
          <w:p w14:paraId="18D315AA" w14:textId="77777777" w:rsidR="00973ED9" w:rsidRDefault="00E27C57" w:rsidP="0096351B">
            <w:pPr>
              <w:pStyle w:val="Table-Text-Centered"/>
              <w:rPr>
                <w:ins w:id="2670" w:author="Marmol, Dominika Klaudia" w:date="2026-06-03T21:56:00Z"/>
              </w:rPr>
            </w:pPr>
            <w:ins w:id="2671" w:author="Marmol, Dominika Klaudia" w:date="2026-06-03T21:56:00Z">
              <w:r>
                <w:t>60%</w:t>
              </w:r>
            </w:ins>
          </w:p>
        </w:tc>
        <w:tc>
          <w:tcPr>
            <w:tcW w:w="1991" w:type="dxa"/>
          </w:tcPr>
          <w:p w14:paraId="74F2DC04" w14:textId="77777777" w:rsidR="00973ED9" w:rsidRDefault="00E27C57" w:rsidP="0096351B">
            <w:pPr>
              <w:pStyle w:val="Table-Text-Centered"/>
              <w:rPr>
                <w:ins w:id="2672" w:author="Marmol, Dominika Klaudia" w:date="2026-06-03T21:56:00Z"/>
              </w:rPr>
            </w:pPr>
            <w:ins w:id="2673" w:author="Marmol, Dominika Klaudia" w:date="2026-06-03T21:56:00Z">
              <w:r>
                <w:t>&gt;99.9%</w:t>
              </w:r>
            </w:ins>
          </w:p>
        </w:tc>
        <w:tc>
          <w:tcPr>
            <w:tcW w:w="1889" w:type="dxa"/>
          </w:tcPr>
          <w:p w14:paraId="23EF8DAD" w14:textId="77777777" w:rsidR="00973ED9" w:rsidRDefault="00E27C57" w:rsidP="0096351B">
            <w:pPr>
              <w:pStyle w:val="Table-Text-Centered"/>
              <w:rPr>
                <w:ins w:id="2674" w:author="Marmol, Dominika Klaudia" w:date="2026-06-03T21:56:00Z"/>
              </w:rPr>
            </w:pPr>
            <w:ins w:id="2675" w:author="Marmol, Dominika Klaudia" w:date="2026-06-03T21:56:00Z">
              <w:r>
                <w:t>&gt;99.9%</w:t>
              </w:r>
            </w:ins>
          </w:p>
        </w:tc>
        <w:tc>
          <w:tcPr>
            <w:tcW w:w="2037" w:type="dxa"/>
          </w:tcPr>
          <w:p w14:paraId="381AE204" w14:textId="77777777" w:rsidR="00973ED9" w:rsidRDefault="00E27C57" w:rsidP="0096351B">
            <w:pPr>
              <w:pStyle w:val="Table-Text-Centered"/>
              <w:rPr>
                <w:ins w:id="2676" w:author="Marmol, Dominika Klaudia" w:date="2026-06-03T21:56:00Z"/>
              </w:rPr>
            </w:pPr>
            <w:ins w:id="2677" w:author="Marmol, Dominika Klaudia" w:date="2026-06-03T21:56:00Z">
              <w:r>
                <w:t>99.7%</w:t>
              </w:r>
            </w:ins>
          </w:p>
        </w:tc>
        <w:tc>
          <w:tcPr>
            <w:tcW w:w="1839" w:type="dxa"/>
          </w:tcPr>
          <w:p w14:paraId="7A5D87D2" w14:textId="77777777" w:rsidR="00973ED9" w:rsidRDefault="00E27C57" w:rsidP="0096351B">
            <w:pPr>
              <w:pStyle w:val="Table-Text-Centered"/>
              <w:rPr>
                <w:ins w:id="2678" w:author="Marmol, Dominika Klaudia" w:date="2026-06-03T21:56:00Z"/>
              </w:rPr>
            </w:pPr>
            <w:ins w:id="2679" w:author="Marmol, Dominika Klaudia" w:date="2026-06-03T21:56:00Z">
              <w:r>
                <w:t>92.6%</w:t>
              </w:r>
            </w:ins>
          </w:p>
        </w:tc>
      </w:tr>
    </w:tbl>
    <w:p w14:paraId="6A79A9D1" w14:textId="77777777" w:rsidR="00973ED9" w:rsidRPr="00755614" w:rsidRDefault="00973ED9" w:rsidP="00973ED9">
      <w:pPr>
        <w:pStyle w:val="Body-TextNospace"/>
        <w:rPr>
          <w:ins w:id="2680" w:author="Marmol, Dominika Klaudia" w:date="2026-06-03T21:56:00Z"/>
        </w:rPr>
      </w:pPr>
    </w:p>
    <w:p w14:paraId="58749735" w14:textId="77777777" w:rsidR="00973ED9" w:rsidRDefault="00E27C57" w:rsidP="00973ED9">
      <w:pPr>
        <w:pStyle w:val="Body-Text"/>
        <w:rPr>
          <w:ins w:id="2681" w:author="Marmol, Dominika Klaudia" w:date="2026-06-03T21:56:00Z"/>
          <w:color w:val="000000" w:themeColor="text1"/>
        </w:rPr>
      </w:pPr>
      <w:ins w:id="2682" w:author="Marmol, Dominika Klaudia" w:date="2026-06-03T21:56:00Z">
        <w:r w:rsidRPr="00755614">
          <w:rPr>
            <w:color w:val="000000" w:themeColor="text1"/>
          </w:rPr>
          <w:t xml:space="preserve">In addition, 20 participants per </w:t>
        </w:r>
        <w:r>
          <w:rPr>
            <w:color w:val="000000" w:themeColor="text1"/>
          </w:rPr>
          <w:t>dose level</w:t>
        </w:r>
        <w:r w:rsidRPr="00755614">
          <w:rPr>
            <w:color w:val="000000" w:themeColor="text1"/>
          </w:rPr>
          <w:t xml:space="preserve"> will result in 87.8% and 98.8% probability of detecting an AE with true rates of 10% and 20%, respectively</w:t>
        </w:r>
        <w:r>
          <w:rPr>
            <w:color w:val="000000" w:themeColor="text1"/>
          </w:rPr>
          <w:t>.</w:t>
        </w:r>
      </w:ins>
    </w:p>
    <w:p w14:paraId="0BD9B5C2" w14:textId="77777777" w:rsidR="00973ED9" w:rsidRPr="00755614" w:rsidRDefault="00E27C57" w:rsidP="00973ED9">
      <w:pPr>
        <w:pStyle w:val="HeadingNoNum3"/>
        <w:rPr>
          <w:ins w:id="2683" w:author="Marmol, Dominika Klaudia" w:date="2026-06-03T21:56:00Z"/>
          <w:i/>
        </w:rPr>
      </w:pPr>
      <w:ins w:id="2684" w:author="Marmol, Dominika Klaudia" w:date="2026-06-03T21:56:00Z">
        <w:r w:rsidRPr="00755614">
          <w:lastRenderedPageBreak/>
          <w:t xml:space="preserve">Part </w:t>
        </w:r>
        <w:r>
          <w:t>B3</w:t>
        </w:r>
      </w:ins>
    </w:p>
    <w:p w14:paraId="3A1E7D5D" w14:textId="77777777" w:rsidR="00973ED9" w:rsidRPr="00B46AB8" w:rsidRDefault="00E27C57" w:rsidP="00973ED9">
      <w:pPr>
        <w:pStyle w:val="Body-Text"/>
        <w:rPr>
          <w:ins w:id="2685" w:author="Marmol, Dominika Klaudia" w:date="2026-06-03T21:56:00Z"/>
          <w:color w:val="000000" w:themeColor="text1"/>
        </w:rPr>
      </w:pPr>
      <w:ins w:id="2686" w:author="Marmol, Dominika Klaudia" w:date="2026-06-03T21:56:00Z">
        <w:r w:rsidRPr="00044EA5">
          <w:rPr>
            <w:color w:val="000000" w:themeColor="text1"/>
          </w:rPr>
          <w:t>For Part</w:t>
        </w:r>
        <w:r>
          <w:rPr>
            <w:color w:val="000000" w:themeColor="text1"/>
          </w:rPr>
          <w:t> </w:t>
        </w:r>
        <w:r w:rsidRPr="00044EA5">
          <w:rPr>
            <w:color w:val="000000" w:themeColor="text1"/>
          </w:rPr>
          <w:t>B3, 10</w:t>
        </w:r>
        <w:r>
          <w:rPr>
            <w:color w:val="000000" w:themeColor="text1"/>
          </w:rPr>
          <w:t> </w:t>
        </w:r>
        <w:r w:rsidRPr="00044EA5">
          <w:rPr>
            <w:color w:val="000000" w:themeColor="text1"/>
          </w:rPr>
          <w:t>participants with 2L+ AGA-negative NSCLC will be enrolled to further evaluate BNT317 when added to SoC treatment with the higher of the two BNT317 dose groups being investigated in Parts</w:t>
        </w:r>
        <w:r>
          <w:rPr>
            <w:color w:val="000000" w:themeColor="text1"/>
          </w:rPr>
          <w:t> </w:t>
        </w:r>
        <w:r w:rsidRPr="00044EA5">
          <w:rPr>
            <w:color w:val="000000" w:themeColor="text1"/>
          </w:rPr>
          <w:t>B1 and B2.</w:t>
        </w:r>
      </w:ins>
    </w:p>
    <w:p w14:paraId="5A83C0CA" w14:textId="77777777" w:rsidR="00973ED9" w:rsidRPr="00AF5717" w:rsidRDefault="00973ED9" w:rsidP="004527CC">
      <w:pPr>
        <w:autoSpaceDE w:val="0"/>
        <w:autoSpaceDN w:val="0"/>
        <w:adjustRightInd w:val="0"/>
        <w:spacing w:before="120" w:after="0"/>
        <w:rPr>
          <w:ins w:id="2687" w:author="Marmol, Dominika Klaudia" w:date="2026-06-03T21:56:00Z"/>
          <w:rFonts w:ascii="Arial" w:hAnsi="Arial" w:cs="Arial"/>
          <w:sz w:val="24"/>
        </w:rPr>
      </w:pPr>
    </w:p>
    <w:p w14:paraId="6CE2DE17" w14:textId="75EE7457" w:rsidR="000A4031" w:rsidRPr="00AF5717" w:rsidRDefault="00E27C57" w:rsidP="21B8C7C5">
      <w:pPr>
        <w:pStyle w:val="Heading1"/>
        <w:rPr>
          <w:rFonts w:cs="Arial"/>
        </w:rPr>
      </w:pPr>
      <w:bookmarkStart w:id="2688" w:name="_Ref67046997"/>
      <w:bookmarkStart w:id="2689" w:name="_Ref139898392"/>
      <w:bookmarkStart w:id="2690" w:name="_Toc232068049"/>
      <w:r w:rsidRPr="00AF5717">
        <w:rPr>
          <w:rFonts w:cs="Arial"/>
          <w:caps w:val="0"/>
        </w:rPr>
        <w:t xml:space="preserve">CHANGES FROM AND ADDITIONS TO METHODS PLANNED IN THE </w:t>
      </w:r>
      <w:bookmarkEnd w:id="2688"/>
      <w:r w:rsidRPr="00AF5717">
        <w:rPr>
          <w:rFonts w:cs="Arial"/>
          <w:caps w:val="0"/>
        </w:rPr>
        <w:t>PROTOCOL</w:t>
      </w:r>
      <w:bookmarkEnd w:id="2689"/>
      <w:bookmarkEnd w:id="2690"/>
    </w:p>
    <w:p w14:paraId="5920ABF6" w14:textId="7CB33B3E" w:rsidR="00FE1624" w:rsidRPr="00AF5717" w:rsidRDefault="00E27C57" w:rsidP="004527CC">
      <w:pPr>
        <w:pStyle w:val="Paragraph"/>
        <w:rPr>
          <w:rFonts w:cs="Arial"/>
        </w:rPr>
      </w:pPr>
      <w:bookmarkStart w:id="2691" w:name="_Toc146619411"/>
      <w:bookmarkStart w:id="2692" w:name="_Toc146635283"/>
      <w:bookmarkEnd w:id="2691"/>
      <w:bookmarkEnd w:id="2692"/>
      <w:r>
        <w:rPr>
          <w:rFonts w:cs="Arial"/>
        </w:rPr>
        <w:t>Not applicable.</w:t>
      </w:r>
    </w:p>
    <w:p w14:paraId="63026FC3" w14:textId="5A44F0FD" w:rsidR="00FE1624" w:rsidRPr="00AF5717" w:rsidRDefault="00E27C57" w:rsidP="00FE1624">
      <w:pPr>
        <w:spacing w:after="0"/>
        <w:rPr>
          <w:rFonts w:ascii="Arial" w:hAnsi="Arial" w:cs="Arial"/>
          <w:sz w:val="24"/>
        </w:rPr>
      </w:pPr>
      <w:r w:rsidRPr="00AF5717">
        <w:rPr>
          <w:rFonts w:cs="Arial"/>
        </w:rPr>
        <w:br w:type="page"/>
      </w:r>
    </w:p>
    <w:p w14:paraId="7AFA9480" w14:textId="612289B7" w:rsidR="00B54465" w:rsidRPr="00AF5717" w:rsidRDefault="00E27C57" w:rsidP="00E23CE4">
      <w:pPr>
        <w:pStyle w:val="Heading1"/>
        <w:rPr>
          <w:rFonts w:cs="Arial"/>
          <w:szCs w:val="24"/>
        </w:rPr>
      </w:pPr>
      <w:bookmarkStart w:id="2693" w:name="_Toc232068050"/>
      <w:r w:rsidRPr="00AF5717">
        <w:rPr>
          <w:rFonts w:cs="Arial"/>
          <w:caps w:val="0"/>
          <w:szCs w:val="24"/>
        </w:rPr>
        <w:lastRenderedPageBreak/>
        <w:t>REFERENCES</w:t>
      </w:r>
      <w:bookmarkEnd w:id="2693"/>
    </w:p>
    <w:p w14:paraId="38364CA8" w14:textId="77777777" w:rsidR="00AF6127" w:rsidRPr="00AF5717" w:rsidRDefault="00E27C57" w:rsidP="00AF6127">
      <w:pPr>
        <w:autoSpaceDE w:val="0"/>
        <w:autoSpaceDN w:val="0"/>
        <w:adjustRightInd w:val="0"/>
        <w:spacing w:after="0"/>
        <w:rPr>
          <w:rFonts w:ascii="Arial" w:hAnsi="Arial" w:cs="Arial"/>
          <w:sz w:val="24"/>
        </w:rPr>
      </w:pPr>
      <w:bookmarkStart w:id="2694" w:name="Eisenhauer2008"/>
      <w:bookmarkStart w:id="2695" w:name="Eisenhauer2009"/>
      <w:r w:rsidRPr="00DB238E">
        <w:rPr>
          <w:rFonts w:ascii="Arial" w:hAnsi="Arial" w:cs="Arial"/>
          <w:sz w:val="24"/>
          <w:lang w:val="de-DE"/>
        </w:rPr>
        <w:t xml:space="preserve">Eisenhauer EA, Therasse P, Bogaerts J, et al. </w:t>
      </w:r>
      <w:r w:rsidRPr="00AF5717">
        <w:rPr>
          <w:rFonts w:ascii="Arial" w:hAnsi="Arial" w:cs="Arial"/>
          <w:sz w:val="24"/>
        </w:rPr>
        <w:t>New response evaluation criteria in solid</w:t>
      </w:r>
    </w:p>
    <w:p w14:paraId="1627996F" w14:textId="77777777" w:rsidR="00AF6127" w:rsidRPr="003854C8" w:rsidRDefault="00E27C57" w:rsidP="00AF6127">
      <w:pPr>
        <w:autoSpaceDE w:val="0"/>
        <w:autoSpaceDN w:val="0"/>
        <w:adjustRightInd w:val="0"/>
        <w:spacing w:after="0"/>
        <w:rPr>
          <w:rFonts w:ascii="Arial" w:hAnsi="Arial" w:cs="Arial"/>
          <w:sz w:val="24"/>
        </w:rPr>
      </w:pPr>
      <w:r w:rsidRPr="00AF5717">
        <w:rPr>
          <w:rFonts w:ascii="Arial" w:hAnsi="Arial" w:cs="Arial"/>
          <w:sz w:val="24"/>
        </w:rPr>
        <w:t xml:space="preserve">tumours: revised RECIST guideline (version 1.1). </w:t>
      </w:r>
      <w:r w:rsidRPr="003854C8">
        <w:rPr>
          <w:rFonts w:ascii="Arial" w:hAnsi="Arial" w:cs="Arial"/>
          <w:sz w:val="24"/>
        </w:rPr>
        <w:t>Eur J Cancer. 2009;45(2):228-247.</w:t>
      </w:r>
    </w:p>
    <w:p w14:paraId="2C6CD32E" w14:textId="6B3968CE" w:rsidR="00AF6127" w:rsidRPr="003854C8" w:rsidRDefault="00E27C57" w:rsidP="00AF6127">
      <w:pPr>
        <w:autoSpaceDE w:val="0"/>
        <w:autoSpaceDN w:val="0"/>
        <w:adjustRightInd w:val="0"/>
        <w:spacing w:after="0"/>
        <w:rPr>
          <w:rFonts w:ascii="Arial" w:hAnsi="Arial" w:cs="Arial"/>
          <w:sz w:val="24"/>
        </w:rPr>
      </w:pPr>
      <w:r w:rsidRPr="003854C8">
        <w:rPr>
          <w:rFonts w:ascii="Arial" w:hAnsi="Arial" w:cs="Arial"/>
          <w:sz w:val="24"/>
        </w:rPr>
        <w:t>doi:10.1016/j.ejca.2008.10.026</w:t>
      </w:r>
      <w:r w:rsidR="003D4042" w:rsidRPr="003854C8">
        <w:rPr>
          <w:rFonts w:ascii="Arial" w:hAnsi="Arial" w:cs="Arial"/>
          <w:sz w:val="24"/>
        </w:rPr>
        <w:t>.</w:t>
      </w:r>
    </w:p>
    <w:p w14:paraId="0A4A79E8" w14:textId="1D2841B1" w:rsidR="00FE1624" w:rsidRPr="00AF5717" w:rsidRDefault="00E27C57" w:rsidP="00AF6127">
      <w:pPr>
        <w:autoSpaceDE w:val="0"/>
        <w:autoSpaceDN w:val="0"/>
        <w:adjustRightInd w:val="0"/>
        <w:spacing w:before="120" w:after="0"/>
        <w:rPr>
          <w:rFonts w:ascii="Arial" w:hAnsi="Arial" w:cs="Arial"/>
          <w:sz w:val="24"/>
        </w:rPr>
      </w:pPr>
      <w:bookmarkStart w:id="2696" w:name="FDAGuidance2018"/>
      <w:bookmarkEnd w:id="2694"/>
      <w:bookmarkEnd w:id="2695"/>
      <w:r w:rsidRPr="00AF5717">
        <w:rPr>
          <w:rFonts w:ascii="Arial" w:hAnsi="Arial" w:cs="Arial"/>
          <w:sz w:val="24"/>
        </w:rPr>
        <w:t>FDA Guidance: Clinical Trial Endpoints for the Approval of Cancer Drugs and Biologics</w:t>
      </w:r>
    </w:p>
    <w:p w14:paraId="6A3C3C40" w14:textId="22DBF47C" w:rsidR="00126F71" w:rsidRPr="00AF5717" w:rsidRDefault="00E27C57" w:rsidP="00FE1624">
      <w:pPr>
        <w:pStyle w:val="Paragraph"/>
        <w:rPr>
          <w:rFonts w:cs="Arial"/>
        </w:rPr>
      </w:pPr>
      <w:r w:rsidRPr="00AF5717">
        <w:rPr>
          <w:rFonts w:cs="Arial"/>
        </w:rPr>
        <w:t>Guidance for Industry. December 2018.</w:t>
      </w:r>
      <w:bookmarkStart w:id="2697" w:name="_Toc146619413"/>
      <w:bookmarkStart w:id="2698" w:name="_Toc146635285"/>
      <w:bookmarkStart w:id="2699" w:name="_Toc54617586"/>
      <w:bookmarkEnd w:id="2697"/>
      <w:bookmarkEnd w:id="2698"/>
    </w:p>
    <w:p w14:paraId="41842A29" w14:textId="77777777" w:rsidR="009519D0" w:rsidRPr="00AF5717" w:rsidRDefault="00E27C57" w:rsidP="009519D0">
      <w:pPr>
        <w:pStyle w:val="Body-Text"/>
        <w:spacing w:after="0"/>
      </w:pPr>
      <w:bookmarkStart w:id="2700" w:name="nci"/>
      <w:bookmarkEnd w:id="2696"/>
      <w:r w:rsidRPr="00AF5717">
        <w:t>NCI-CTCAE V5.0 Toxicity/AE Grading. Accessed on 12 APR 2024 at:</w:t>
      </w:r>
    </w:p>
    <w:p w14:paraId="45D1CF95" w14:textId="65CA9018" w:rsidR="009519D0" w:rsidRPr="00AF5717" w:rsidRDefault="00E27C57" w:rsidP="009519D0">
      <w:pPr>
        <w:pStyle w:val="Body-Text"/>
        <w:spacing w:after="0"/>
      </w:pPr>
      <w:r w:rsidRPr="00AF5717">
        <w:t>https://ctep.cancer.gov/protocoldevelopment/electronic_applications/docs/ctcae_v5_quick_reference_5x7.pdf</w:t>
      </w:r>
      <w:bookmarkEnd w:id="2700"/>
      <w:r w:rsidR="003D4042" w:rsidRPr="00AF5717">
        <w:t>.</w:t>
      </w:r>
    </w:p>
    <w:p w14:paraId="225D5ECD" w14:textId="77777777" w:rsidR="00C231BF" w:rsidRPr="00AF5717" w:rsidRDefault="00E27C57" w:rsidP="009519D0">
      <w:pPr>
        <w:autoSpaceDE w:val="0"/>
        <w:autoSpaceDN w:val="0"/>
        <w:adjustRightInd w:val="0"/>
        <w:spacing w:before="120" w:after="0"/>
        <w:rPr>
          <w:rFonts w:ascii="Arial" w:hAnsi="Arial" w:cs="Arial"/>
          <w:sz w:val="24"/>
        </w:rPr>
      </w:pPr>
      <w:bookmarkStart w:id="2701" w:name="seymour2019"/>
      <w:r w:rsidRPr="00AF5717">
        <w:rPr>
          <w:rFonts w:ascii="Arial" w:hAnsi="Arial" w:cs="Arial"/>
          <w:sz w:val="24"/>
        </w:rPr>
        <w:t>Seymour L, Bogaerts J, Perrone A, et al. iRECIST: guidelines for response criteria for use</w:t>
      </w:r>
    </w:p>
    <w:p w14:paraId="730AB3F7" w14:textId="77777777" w:rsidR="00C231BF" w:rsidRPr="00AF5717" w:rsidRDefault="00E27C57" w:rsidP="00C231BF">
      <w:pPr>
        <w:autoSpaceDE w:val="0"/>
        <w:autoSpaceDN w:val="0"/>
        <w:adjustRightInd w:val="0"/>
        <w:spacing w:after="0"/>
        <w:rPr>
          <w:rFonts w:ascii="Arial" w:hAnsi="Arial" w:cs="Arial"/>
          <w:sz w:val="24"/>
        </w:rPr>
      </w:pPr>
      <w:r w:rsidRPr="00AF5717">
        <w:rPr>
          <w:rFonts w:ascii="Arial" w:hAnsi="Arial" w:cs="Arial"/>
          <w:sz w:val="24"/>
        </w:rPr>
        <w:t>in trials testing immunotherapeutics [published correction appears in Lancet Oncol. 2019</w:t>
      </w:r>
    </w:p>
    <w:p w14:paraId="7CA6EE3B" w14:textId="77777777" w:rsidR="00C231BF" w:rsidRPr="00AF5717" w:rsidRDefault="00E27C57" w:rsidP="00C231BF">
      <w:pPr>
        <w:autoSpaceDE w:val="0"/>
        <w:autoSpaceDN w:val="0"/>
        <w:adjustRightInd w:val="0"/>
        <w:spacing w:after="0"/>
        <w:rPr>
          <w:rFonts w:ascii="Arial" w:hAnsi="Arial" w:cs="Arial"/>
          <w:sz w:val="24"/>
        </w:rPr>
      </w:pPr>
      <w:r w:rsidRPr="00AF5717">
        <w:rPr>
          <w:rFonts w:ascii="Arial" w:hAnsi="Arial" w:cs="Arial"/>
          <w:sz w:val="24"/>
        </w:rPr>
        <w:t>May;20(5):e242. doi: 10.1016/S1470-2045(19)30240-2]. Lancet Oncol. 2017;18(3):e143-</w:t>
      </w:r>
    </w:p>
    <w:p w14:paraId="61A62591" w14:textId="78823FD3" w:rsidR="00120794" w:rsidRPr="00AF5717" w:rsidRDefault="00E27C57" w:rsidP="00C231BF">
      <w:pPr>
        <w:pStyle w:val="Paragraph"/>
        <w:rPr>
          <w:rFonts w:cs="Arial"/>
        </w:rPr>
      </w:pPr>
      <w:r w:rsidRPr="00AF5717">
        <w:rPr>
          <w:rFonts w:cs="Arial"/>
        </w:rPr>
        <w:t>e152. doi:10.1016/S1470-2045(17)30074-8.</w:t>
      </w:r>
    </w:p>
    <w:p w14:paraId="4D6E73AF" w14:textId="77777777" w:rsidR="00120794" w:rsidRPr="00AF5717" w:rsidRDefault="00E27C57" w:rsidP="00120794">
      <w:pPr>
        <w:autoSpaceDE w:val="0"/>
        <w:autoSpaceDN w:val="0"/>
        <w:adjustRightInd w:val="0"/>
        <w:spacing w:after="0"/>
        <w:rPr>
          <w:rFonts w:ascii="Arial" w:hAnsi="Arial" w:cs="Arial"/>
          <w:sz w:val="24"/>
        </w:rPr>
      </w:pPr>
      <w:bookmarkStart w:id="2702" w:name="schwartz2016"/>
      <w:r w:rsidRPr="003854C8">
        <w:rPr>
          <w:rFonts w:ascii="Arial" w:hAnsi="Arial" w:cs="Arial"/>
          <w:sz w:val="24"/>
          <w:lang w:val="de-DE"/>
        </w:rPr>
        <w:t xml:space="preserve">Schwartz LH, Litière S, de Vries E, et al. </w:t>
      </w:r>
      <w:r w:rsidRPr="00AF5717">
        <w:rPr>
          <w:rFonts w:ascii="Arial" w:hAnsi="Arial" w:cs="Arial"/>
          <w:sz w:val="24"/>
        </w:rPr>
        <w:t>RECIST 1.1-Update and clarification: From the</w:t>
      </w:r>
    </w:p>
    <w:p w14:paraId="5A88B480" w14:textId="7CB503D4" w:rsidR="00120794" w:rsidRPr="00AF5717" w:rsidRDefault="00E27C57" w:rsidP="00120794">
      <w:pPr>
        <w:pStyle w:val="Paragraph"/>
        <w:rPr>
          <w:rFonts w:cs="Arial"/>
        </w:rPr>
        <w:sectPr w:rsidR="00120794" w:rsidRPr="00AF5717" w:rsidSect="008720FB">
          <w:type w:val="continuous"/>
          <w:pgSz w:w="12240" w:h="15840" w:code="1"/>
          <w:pgMar w:top="850" w:right="850" w:bottom="1699" w:left="1411" w:header="720" w:footer="720" w:gutter="0"/>
          <w:cols w:space="720"/>
          <w:docGrid w:linePitch="360"/>
        </w:sectPr>
      </w:pPr>
      <w:r w:rsidRPr="00AF5717">
        <w:rPr>
          <w:rFonts w:cs="Arial"/>
        </w:rPr>
        <w:t>RECIST committee. Eur J Cancer. 2016;62:132-137. doi:10.1016/j.ejca.2016.03.081</w:t>
      </w:r>
      <w:r w:rsidR="003D4042" w:rsidRPr="00AF5717">
        <w:rPr>
          <w:rFonts w:cs="Arial"/>
        </w:rPr>
        <w:t>.</w:t>
      </w:r>
    </w:p>
    <w:p w14:paraId="24A9C74A" w14:textId="708E95DC" w:rsidR="00D51089" w:rsidRPr="00AF5717" w:rsidRDefault="00E27C57" w:rsidP="00E23CE4">
      <w:pPr>
        <w:pStyle w:val="Heading1"/>
        <w:rPr>
          <w:rFonts w:cs="Arial"/>
          <w:szCs w:val="24"/>
        </w:rPr>
      </w:pPr>
      <w:bookmarkStart w:id="2703" w:name="_Toc232068051"/>
      <w:bookmarkEnd w:id="2701"/>
      <w:bookmarkEnd w:id="2702"/>
      <w:r w:rsidRPr="00AF5717">
        <w:rPr>
          <w:rFonts w:cs="Arial"/>
          <w:caps w:val="0"/>
          <w:szCs w:val="24"/>
        </w:rPr>
        <w:lastRenderedPageBreak/>
        <w:t>SUPPORTING DOCUMENTATION</w:t>
      </w:r>
      <w:bookmarkEnd w:id="2699"/>
      <w:bookmarkEnd w:id="2703"/>
    </w:p>
    <w:p w14:paraId="6E3F40AF" w14:textId="21DF2F16" w:rsidR="00CD4015" w:rsidRPr="00AF5717" w:rsidRDefault="00E27C57" w:rsidP="00CA7B51">
      <w:pPr>
        <w:pStyle w:val="Heading2Unnumbered"/>
      </w:pPr>
      <w:bookmarkStart w:id="2704" w:name="App1"/>
      <w:bookmarkStart w:id="2705" w:name="_Toc232068052"/>
      <w:bookmarkEnd w:id="1644"/>
      <w:bookmarkEnd w:id="1645"/>
      <w:bookmarkEnd w:id="1646"/>
      <w:bookmarkEnd w:id="1647"/>
      <w:bookmarkEnd w:id="1648"/>
      <w:bookmarkEnd w:id="1649"/>
      <w:bookmarkEnd w:id="1650"/>
      <w:r w:rsidRPr="00AF5717">
        <w:t>Appendix</w:t>
      </w:r>
      <w:r w:rsidR="007318CA" w:rsidRPr="00AF5717">
        <w:t> </w:t>
      </w:r>
      <w:r w:rsidRPr="00AF5717">
        <w:fldChar w:fldCharType="begin"/>
      </w:r>
      <w:r w:rsidRPr="00AF5717">
        <w:instrText>SEQ Appendix \* ARABIC</w:instrText>
      </w:r>
      <w:r w:rsidRPr="00AF5717">
        <w:fldChar w:fldCharType="separate"/>
      </w:r>
      <w:r w:rsidR="00CA5FDB">
        <w:rPr>
          <w:noProof/>
        </w:rPr>
        <w:t>1</w:t>
      </w:r>
      <w:r w:rsidRPr="00AF5717">
        <w:fldChar w:fldCharType="end"/>
      </w:r>
      <w:r w:rsidR="005030B8" w:rsidRPr="00AF5717">
        <w:rPr>
          <w:noProof/>
        </w:rPr>
        <w:t xml:space="preserve"> </w:t>
      </w:r>
      <w:bookmarkEnd w:id="2704"/>
      <w:r w:rsidR="005030B8" w:rsidRPr="00AF5717">
        <w:rPr>
          <w:noProof/>
        </w:rPr>
        <w:t>Schedule of Procedures/Assessments</w:t>
      </w:r>
      <w:bookmarkEnd w:id="2705"/>
    </w:p>
    <w:p w14:paraId="5C27C69C" w14:textId="3D0A8658" w:rsidR="0015442B" w:rsidRPr="000B4929" w:rsidRDefault="00E27C57" w:rsidP="0015442B">
      <w:pPr>
        <w:pStyle w:val="Body-TextSynopsis"/>
        <w:rPr>
          <w:ins w:id="2706" w:author="Marmol, Dominika Klaudia" w:date="2026-06-08T17:35:00Z"/>
          <w:sz w:val="24"/>
          <w:szCs w:val="24"/>
          <w:rPrChange w:id="2707" w:author="Marmol, Dominika Klaudia" w:date="2026-06-08T17:39:00Z">
            <w:rPr>
              <w:ins w:id="2708" w:author="Marmol, Dominika Klaudia" w:date="2026-06-08T17:35:00Z"/>
            </w:rPr>
          </w:rPrChange>
        </w:rPr>
      </w:pPr>
      <w:ins w:id="2709" w:author="Marmol, Dominika Klaudia" w:date="2026-06-08T17:35:00Z">
        <w:r w:rsidRPr="000B4929">
          <w:rPr>
            <w:sz w:val="24"/>
            <w:szCs w:val="24"/>
            <w:rPrChange w:id="2710" w:author="Marmol, Dominika Klaudia" w:date="2026-06-08T17:39:00Z">
              <w:rPr/>
            </w:rPrChange>
          </w:rPr>
          <w:t xml:space="preserve">For Part A, see </w:t>
        </w:r>
        <w:r w:rsidRPr="000B4929">
          <w:rPr>
            <w:sz w:val="24"/>
            <w:szCs w:val="24"/>
            <w:rPrChange w:id="2711" w:author="Marmol, Dominika Klaudia" w:date="2026-06-08T17:39:00Z">
              <w:rPr/>
            </w:rPrChange>
          </w:rPr>
          <w:fldChar w:fldCharType="begin"/>
        </w:r>
        <w:r w:rsidRPr="000B4929">
          <w:rPr>
            <w:sz w:val="24"/>
            <w:szCs w:val="24"/>
            <w:rPrChange w:id="2712" w:author="Marmol, Dominika Klaudia" w:date="2026-06-08T17:39:00Z">
              <w:rPr/>
            </w:rPrChange>
          </w:rPr>
          <w:instrText xml:space="preserve"> REF _Ref181635107 \h </w:instrText>
        </w:r>
      </w:ins>
      <w:r w:rsidRPr="000B4929">
        <w:rPr>
          <w:sz w:val="24"/>
          <w:szCs w:val="24"/>
          <w:rPrChange w:id="2713" w:author="Marmol, Dominika Klaudia" w:date="2026-06-08T17:39:00Z">
            <w:rPr/>
          </w:rPrChange>
        </w:rPr>
        <w:instrText xml:space="preserve"> \* MERGEFORMAT </w:instrText>
      </w:r>
      <w:r w:rsidRPr="000B4929">
        <w:rPr>
          <w:sz w:val="24"/>
          <w:szCs w:val="24"/>
          <w:rPrChange w:id="2714" w:author="Marmol, Dominika Klaudia" w:date="2026-06-08T17:39:00Z">
            <w:rPr>
              <w:sz w:val="24"/>
              <w:szCs w:val="24"/>
            </w:rPr>
          </w:rPrChange>
        </w:rPr>
      </w:r>
      <w:ins w:id="2715" w:author="Marmol, Dominika Klaudia" w:date="2026-06-08T17:35:00Z">
        <w:r w:rsidRPr="000B4929">
          <w:rPr>
            <w:sz w:val="24"/>
            <w:szCs w:val="24"/>
            <w:rPrChange w:id="2716" w:author="Marmol, Dominika Klaudia" w:date="2026-06-08T17:39:00Z">
              <w:rPr/>
            </w:rPrChange>
          </w:rPr>
          <w:fldChar w:fldCharType="separate"/>
        </w:r>
        <w:r w:rsidRPr="000B4929">
          <w:rPr>
            <w:rFonts w:cs="Arial"/>
            <w:sz w:val="24"/>
            <w:szCs w:val="24"/>
          </w:rPr>
          <w:t>Table </w:t>
        </w:r>
        <w:r w:rsidRPr="000B4929">
          <w:rPr>
            <w:rFonts w:cs="Arial"/>
            <w:noProof/>
            <w:sz w:val="24"/>
            <w:szCs w:val="24"/>
          </w:rPr>
          <w:t>8</w:t>
        </w:r>
        <w:r w:rsidRPr="000B4929">
          <w:rPr>
            <w:sz w:val="24"/>
            <w:szCs w:val="24"/>
            <w:rPrChange w:id="2717" w:author="Marmol, Dominika Klaudia" w:date="2026-06-08T17:39:00Z">
              <w:rPr/>
            </w:rPrChange>
          </w:rPr>
          <w:fldChar w:fldCharType="end"/>
        </w:r>
        <w:r w:rsidRPr="000B4929">
          <w:rPr>
            <w:sz w:val="24"/>
            <w:szCs w:val="24"/>
            <w:rPrChange w:id="2718" w:author="Marmol, Dominika Klaudia" w:date="2026-06-08T17:39:00Z">
              <w:rPr/>
            </w:rPrChange>
          </w:rPr>
          <w:t xml:space="preserve"> </w:t>
        </w:r>
      </w:ins>
      <w:del w:id="2719" w:author="Marmol, Dominika Klaudia" w:date="2026-06-08T17:35:00Z">
        <w:r w:rsidRPr="000B4929">
          <w:rPr>
            <w:color w:val="0000FF"/>
            <w:sz w:val="24"/>
            <w:szCs w:val="24"/>
            <w:rPrChange w:id="2720" w:author="Marmol, Dominika Klaudia" w:date="2026-06-08T17:39:00Z">
              <w:rPr>
                <w:color w:val="0000FF"/>
              </w:rPr>
            </w:rPrChange>
          </w:rPr>
          <w:fldChar w:fldCharType="begin"/>
        </w:r>
        <w:r w:rsidRPr="000B4929">
          <w:rPr>
            <w:color w:val="0000FF"/>
            <w:sz w:val="24"/>
            <w:szCs w:val="24"/>
            <w:rPrChange w:id="2721" w:author="Marmol, Dominika Klaudia" w:date="2026-06-08T17:39:00Z">
              <w:rPr>
                <w:color w:val="0000FF"/>
              </w:rPr>
            </w:rPrChange>
          </w:rPr>
          <w:delInstrText xml:space="preserve"> REF _Ref157521508 \h  \* MERGEFORMAT </w:delInstrText>
        </w:r>
        <w:r w:rsidRPr="000B4929">
          <w:rPr>
            <w:color w:val="0000FF"/>
            <w:sz w:val="24"/>
            <w:szCs w:val="24"/>
            <w:rPrChange w:id="2722" w:author="Marmol, Dominika Klaudia" w:date="2026-06-08T17:39:00Z">
              <w:rPr>
                <w:color w:val="0000FF"/>
                <w:sz w:val="24"/>
                <w:szCs w:val="24"/>
              </w:rPr>
            </w:rPrChange>
          </w:rPr>
        </w:r>
        <w:r w:rsidRPr="000B4929">
          <w:rPr>
            <w:color w:val="0000FF"/>
            <w:sz w:val="24"/>
            <w:szCs w:val="24"/>
            <w:rPrChange w:id="2723" w:author="Marmol, Dominika Klaudia" w:date="2026-06-08T17:39:00Z">
              <w:rPr>
                <w:color w:val="0000FF"/>
              </w:rPr>
            </w:rPrChange>
          </w:rPr>
          <w:fldChar w:fldCharType="separate"/>
        </w:r>
        <w:r w:rsidRPr="000B4929">
          <w:rPr>
            <w:color w:val="0000FF"/>
            <w:sz w:val="24"/>
            <w:szCs w:val="24"/>
            <w:rPrChange w:id="2724" w:author="Marmol, Dominika Klaudia" w:date="2026-06-08T17:39:00Z">
              <w:rPr>
                <w:color w:val="0000FF"/>
              </w:rPr>
            </w:rPrChange>
          </w:rPr>
          <w:delText>Table 3</w:delText>
        </w:r>
        <w:r w:rsidRPr="000B4929">
          <w:rPr>
            <w:color w:val="0000FF"/>
            <w:sz w:val="24"/>
            <w:szCs w:val="24"/>
            <w:rPrChange w:id="2725" w:author="Marmol, Dominika Klaudia" w:date="2026-06-08T17:39:00Z">
              <w:rPr>
                <w:color w:val="0000FF"/>
              </w:rPr>
            </w:rPrChange>
          </w:rPr>
          <w:fldChar w:fldCharType="end"/>
        </w:r>
      </w:del>
      <w:ins w:id="2726" w:author="Marmol, Dominika Klaudia" w:date="2026-06-08T17:35:00Z">
        <w:r w:rsidRPr="000B4929">
          <w:rPr>
            <w:sz w:val="24"/>
            <w:szCs w:val="24"/>
            <w:rPrChange w:id="2727" w:author="Marmol, Dominika Klaudia" w:date="2026-06-08T17:39:00Z">
              <w:rPr/>
            </w:rPrChange>
          </w:rPr>
          <w:t xml:space="preserve">, </w:t>
        </w:r>
        <w:r w:rsidRPr="000B4929">
          <w:rPr>
            <w:color w:val="0000FF"/>
            <w:sz w:val="24"/>
            <w:szCs w:val="24"/>
            <w:rPrChange w:id="2728" w:author="Marmol, Dominika Klaudia" w:date="2026-06-08T17:39:00Z">
              <w:rPr>
                <w:color w:val="0000FF"/>
              </w:rPr>
            </w:rPrChange>
          </w:rPr>
          <w:fldChar w:fldCharType="begin"/>
        </w:r>
        <w:r w:rsidRPr="000B4929">
          <w:rPr>
            <w:sz w:val="24"/>
            <w:szCs w:val="24"/>
            <w:rPrChange w:id="2729" w:author="Marmol, Dominika Klaudia" w:date="2026-06-08T17:39:00Z">
              <w:rPr/>
            </w:rPrChange>
          </w:rPr>
          <w:instrText xml:space="preserve"> REF _Ref227448973 \h </w:instrText>
        </w:r>
      </w:ins>
      <w:r w:rsidRPr="000B4929">
        <w:rPr>
          <w:color w:val="0000FF"/>
          <w:sz w:val="24"/>
          <w:szCs w:val="24"/>
          <w:rPrChange w:id="2730" w:author="Marmol, Dominika Klaudia" w:date="2026-06-08T17:39:00Z">
            <w:rPr>
              <w:color w:val="0000FF"/>
            </w:rPr>
          </w:rPrChange>
        </w:rPr>
        <w:instrText xml:space="preserve"> \* MERGEFORMAT </w:instrText>
      </w:r>
      <w:r w:rsidRPr="000B4929">
        <w:rPr>
          <w:color w:val="0000FF"/>
          <w:sz w:val="24"/>
          <w:szCs w:val="24"/>
          <w:rPrChange w:id="2731" w:author="Marmol, Dominika Klaudia" w:date="2026-06-08T17:39:00Z">
            <w:rPr>
              <w:color w:val="0000FF"/>
              <w:sz w:val="24"/>
              <w:szCs w:val="24"/>
            </w:rPr>
          </w:rPrChange>
        </w:rPr>
      </w:r>
      <w:ins w:id="2732" w:author="Marmol, Dominika Klaudia" w:date="2026-06-08T17:35:00Z">
        <w:r w:rsidRPr="000B4929">
          <w:rPr>
            <w:color w:val="0000FF"/>
            <w:sz w:val="24"/>
            <w:szCs w:val="24"/>
            <w:rPrChange w:id="2733" w:author="Marmol, Dominika Klaudia" w:date="2026-06-08T17:39:00Z">
              <w:rPr>
                <w:color w:val="0000FF"/>
              </w:rPr>
            </w:rPrChange>
          </w:rPr>
          <w:fldChar w:fldCharType="separate"/>
        </w:r>
        <w:r w:rsidRPr="000B4929">
          <w:rPr>
            <w:sz w:val="24"/>
            <w:szCs w:val="24"/>
            <w:rPrChange w:id="2734" w:author="Marmol, Dominika Klaudia" w:date="2026-06-08T17:39:00Z">
              <w:rPr/>
            </w:rPrChange>
          </w:rPr>
          <w:t>Table </w:t>
        </w:r>
        <w:r w:rsidRPr="000B4929">
          <w:rPr>
            <w:noProof/>
            <w:sz w:val="24"/>
            <w:szCs w:val="24"/>
            <w:rPrChange w:id="2735" w:author="Marmol, Dominika Klaudia" w:date="2026-06-08T17:39:00Z">
              <w:rPr>
                <w:noProof/>
              </w:rPr>
            </w:rPrChange>
          </w:rPr>
          <w:t>9</w:t>
        </w:r>
        <w:r w:rsidRPr="000B4929">
          <w:rPr>
            <w:color w:val="0000FF"/>
            <w:sz w:val="24"/>
            <w:szCs w:val="24"/>
            <w:rPrChange w:id="2736" w:author="Marmol, Dominika Klaudia" w:date="2026-06-08T17:39:00Z">
              <w:rPr>
                <w:color w:val="0000FF"/>
              </w:rPr>
            </w:rPrChange>
          </w:rPr>
          <w:fldChar w:fldCharType="end"/>
        </w:r>
        <w:r w:rsidRPr="000B4929">
          <w:rPr>
            <w:sz w:val="24"/>
            <w:szCs w:val="24"/>
            <w:rPrChange w:id="2737" w:author="Marmol, Dominika Klaudia" w:date="2026-06-08T17:39:00Z">
              <w:rPr/>
            </w:rPrChange>
          </w:rPr>
          <w:t>,</w:t>
        </w:r>
      </w:ins>
      <w:ins w:id="2738" w:author="Marmol, Dominika Klaudia" w:date="2026-06-08T17:36:00Z">
        <w:r w:rsidRPr="000B4929">
          <w:rPr>
            <w:sz w:val="24"/>
            <w:szCs w:val="24"/>
            <w:rPrChange w:id="2739" w:author="Marmol, Dominika Klaudia" w:date="2026-06-08T17:39:00Z">
              <w:rPr/>
            </w:rPrChange>
          </w:rPr>
          <w:t xml:space="preserve"> </w:t>
        </w:r>
        <w:r w:rsidRPr="000B4929">
          <w:rPr>
            <w:sz w:val="24"/>
            <w:szCs w:val="24"/>
            <w:rPrChange w:id="2740" w:author="Marmol, Dominika Klaudia" w:date="2026-06-08T17:39:00Z">
              <w:rPr/>
            </w:rPrChange>
          </w:rPr>
          <w:fldChar w:fldCharType="begin"/>
        </w:r>
        <w:r w:rsidRPr="000B4929">
          <w:rPr>
            <w:sz w:val="24"/>
            <w:szCs w:val="24"/>
            <w:rPrChange w:id="2741" w:author="Marmol, Dominika Klaudia" w:date="2026-06-08T17:39:00Z">
              <w:rPr/>
            </w:rPrChange>
          </w:rPr>
          <w:instrText xml:space="preserve"> REF _Ref180256965 \h </w:instrText>
        </w:r>
      </w:ins>
      <w:r w:rsidRPr="000B4929">
        <w:rPr>
          <w:sz w:val="24"/>
          <w:szCs w:val="24"/>
          <w:rPrChange w:id="2742" w:author="Marmol, Dominika Klaudia" w:date="2026-06-08T17:39:00Z">
            <w:rPr/>
          </w:rPrChange>
        </w:rPr>
        <w:instrText xml:space="preserve"> \* MERGEFORMAT </w:instrText>
      </w:r>
      <w:r w:rsidRPr="000B4929">
        <w:rPr>
          <w:sz w:val="24"/>
          <w:szCs w:val="24"/>
          <w:rPrChange w:id="2743" w:author="Marmol, Dominika Klaudia" w:date="2026-06-08T17:39:00Z">
            <w:rPr>
              <w:sz w:val="24"/>
              <w:szCs w:val="24"/>
            </w:rPr>
          </w:rPrChange>
        </w:rPr>
      </w:r>
      <w:ins w:id="2744" w:author="Marmol, Dominika Klaudia" w:date="2026-06-08T17:36:00Z">
        <w:r w:rsidRPr="000B4929">
          <w:rPr>
            <w:sz w:val="24"/>
            <w:szCs w:val="24"/>
            <w:rPrChange w:id="2745" w:author="Marmol, Dominika Klaudia" w:date="2026-06-08T17:39:00Z">
              <w:rPr/>
            </w:rPrChange>
          </w:rPr>
          <w:fldChar w:fldCharType="separate"/>
        </w:r>
        <w:r w:rsidRPr="000B4929">
          <w:rPr>
            <w:rFonts w:cs="Arial"/>
            <w:sz w:val="24"/>
            <w:szCs w:val="24"/>
            <w:rPrChange w:id="2746" w:author="Marmol, Dominika Klaudia" w:date="2026-06-08T17:39:00Z">
              <w:rPr>
                <w:rFonts w:cs="Arial"/>
                <w:b/>
                <w:bCs/>
                <w:sz w:val="24"/>
              </w:rPr>
            </w:rPrChange>
          </w:rPr>
          <w:t xml:space="preserve">Table </w:t>
        </w:r>
        <w:r w:rsidRPr="000B4929">
          <w:rPr>
            <w:rFonts w:cs="Arial"/>
            <w:noProof/>
            <w:sz w:val="24"/>
            <w:szCs w:val="24"/>
            <w:rPrChange w:id="2747" w:author="Marmol, Dominika Klaudia" w:date="2026-06-08T17:39:00Z">
              <w:rPr>
                <w:rFonts w:cs="Arial"/>
                <w:b/>
                <w:bCs/>
                <w:noProof/>
                <w:sz w:val="24"/>
              </w:rPr>
            </w:rPrChange>
          </w:rPr>
          <w:t>10</w:t>
        </w:r>
        <w:r w:rsidRPr="000B4929">
          <w:rPr>
            <w:sz w:val="24"/>
            <w:szCs w:val="24"/>
            <w:rPrChange w:id="2748" w:author="Marmol, Dominika Klaudia" w:date="2026-06-08T17:39:00Z">
              <w:rPr/>
            </w:rPrChange>
          </w:rPr>
          <w:fldChar w:fldCharType="end"/>
        </w:r>
        <w:r w:rsidRPr="000B4929">
          <w:rPr>
            <w:sz w:val="24"/>
            <w:szCs w:val="24"/>
            <w:rPrChange w:id="2749" w:author="Marmol, Dominika Klaudia" w:date="2026-06-08T17:39:00Z">
              <w:rPr/>
            </w:rPrChange>
          </w:rPr>
          <w:t xml:space="preserve">, </w:t>
        </w:r>
      </w:ins>
      <w:ins w:id="2750" w:author="Marmol, Dominika Klaudia" w:date="2026-06-08T17:35:00Z">
        <w:r w:rsidRPr="000B4929">
          <w:rPr>
            <w:sz w:val="24"/>
            <w:szCs w:val="24"/>
            <w:rPrChange w:id="2751" w:author="Marmol, Dominika Klaudia" w:date="2026-06-08T17:39:00Z">
              <w:rPr/>
            </w:rPrChange>
          </w:rPr>
          <w:t xml:space="preserve">and </w:t>
        </w:r>
      </w:ins>
      <w:ins w:id="2752" w:author="Marmol, Dominika Klaudia" w:date="2026-06-08T17:36:00Z">
        <w:r w:rsidRPr="000B4929">
          <w:rPr>
            <w:color w:val="0000FF"/>
            <w:sz w:val="24"/>
            <w:szCs w:val="24"/>
            <w:rPrChange w:id="2753" w:author="Marmol, Dominika Klaudia" w:date="2026-06-08T17:39:00Z">
              <w:rPr>
                <w:color w:val="0000FF"/>
              </w:rPr>
            </w:rPrChange>
          </w:rPr>
          <w:fldChar w:fldCharType="begin"/>
        </w:r>
        <w:r w:rsidRPr="000B4929">
          <w:rPr>
            <w:sz w:val="24"/>
            <w:szCs w:val="24"/>
            <w:rPrChange w:id="2754" w:author="Marmol, Dominika Klaudia" w:date="2026-06-08T17:39:00Z">
              <w:rPr/>
            </w:rPrChange>
          </w:rPr>
          <w:instrText xml:space="preserve"> REF _Ref225343767 \h </w:instrText>
        </w:r>
      </w:ins>
      <w:r w:rsidRPr="000B4929">
        <w:rPr>
          <w:color w:val="0000FF"/>
          <w:sz w:val="24"/>
          <w:szCs w:val="24"/>
          <w:rPrChange w:id="2755" w:author="Marmol, Dominika Klaudia" w:date="2026-06-08T17:39:00Z">
            <w:rPr>
              <w:color w:val="0000FF"/>
            </w:rPr>
          </w:rPrChange>
        </w:rPr>
        <w:instrText xml:space="preserve"> \* MERGEFORMAT </w:instrText>
      </w:r>
      <w:r w:rsidRPr="000B4929">
        <w:rPr>
          <w:color w:val="0000FF"/>
          <w:sz w:val="24"/>
          <w:szCs w:val="24"/>
          <w:rPrChange w:id="2756" w:author="Marmol, Dominika Klaudia" w:date="2026-06-08T17:39:00Z">
            <w:rPr>
              <w:color w:val="0000FF"/>
              <w:sz w:val="24"/>
              <w:szCs w:val="24"/>
            </w:rPr>
          </w:rPrChange>
        </w:rPr>
      </w:r>
      <w:ins w:id="2757" w:author="Marmol, Dominika Klaudia" w:date="2026-06-08T17:36:00Z">
        <w:r w:rsidRPr="000B4929">
          <w:rPr>
            <w:color w:val="0000FF"/>
            <w:sz w:val="24"/>
            <w:szCs w:val="24"/>
            <w:rPrChange w:id="2758" w:author="Marmol, Dominika Klaudia" w:date="2026-06-08T17:39:00Z">
              <w:rPr>
                <w:color w:val="0000FF"/>
              </w:rPr>
            </w:rPrChange>
          </w:rPr>
          <w:fldChar w:fldCharType="separate"/>
        </w:r>
        <w:r w:rsidRPr="000B4929">
          <w:rPr>
            <w:sz w:val="24"/>
            <w:szCs w:val="24"/>
            <w:rPrChange w:id="2759" w:author="Marmol, Dominika Klaudia" w:date="2026-06-08T17:39:00Z">
              <w:rPr/>
            </w:rPrChange>
          </w:rPr>
          <w:t>Table </w:t>
        </w:r>
        <w:r w:rsidRPr="000B4929">
          <w:rPr>
            <w:noProof/>
            <w:sz w:val="24"/>
            <w:szCs w:val="24"/>
            <w:rPrChange w:id="2760" w:author="Marmol, Dominika Klaudia" w:date="2026-06-08T17:39:00Z">
              <w:rPr>
                <w:noProof/>
              </w:rPr>
            </w:rPrChange>
          </w:rPr>
          <w:t>11</w:t>
        </w:r>
        <w:r w:rsidRPr="000B4929">
          <w:rPr>
            <w:color w:val="0000FF"/>
            <w:sz w:val="24"/>
            <w:szCs w:val="24"/>
            <w:rPrChange w:id="2761" w:author="Marmol, Dominika Klaudia" w:date="2026-06-08T17:39:00Z">
              <w:rPr>
                <w:color w:val="0000FF"/>
              </w:rPr>
            </w:rPrChange>
          </w:rPr>
          <w:fldChar w:fldCharType="end"/>
        </w:r>
        <w:r w:rsidRPr="000B4929">
          <w:rPr>
            <w:color w:val="0000FF"/>
            <w:sz w:val="24"/>
            <w:szCs w:val="24"/>
            <w:rPrChange w:id="2762" w:author="Marmol, Dominika Klaudia" w:date="2026-06-08T17:39:00Z">
              <w:rPr>
                <w:color w:val="0000FF"/>
              </w:rPr>
            </w:rPrChange>
          </w:rPr>
          <w:t xml:space="preserve"> </w:t>
        </w:r>
      </w:ins>
      <w:ins w:id="2763" w:author="Marmol, Dominika Klaudia" w:date="2026-06-08T17:35:00Z">
        <w:r w:rsidRPr="000B4929">
          <w:rPr>
            <w:sz w:val="24"/>
            <w:szCs w:val="24"/>
            <w:rPrChange w:id="2764" w:author="Marmol, Dominika Klaudia" w:date="2026-06-08T17:39:00Z">
              <w:rPr/>
            </w:rPrChange>
          </w:rPr>
          <w:t>for the dose escalation SoA, re-treatment intra-participant dose escalation SoA, PK/ADA blood sampling schedule, and the biomarker blood sampling schedule, respectively.</w:t>
        </w:r>
      </w:ins>
    </w:p>
    <w:p w14:paraId="7CFB38C4" w14:textId="335DEE20" w:rsidR="0015442B" w:rsidRPr="000B4929" w:rsidRDefault="00E27C57" w:rsidP="0015442B">
      <w:pPr>
        <w:pStyle w:val="Body-TextSynopsis"/>
        <w:rPr>
          <w:ins w:id="2765" w:author="Marmol, Dominika Klaudia" w:date="2026-06-08T17:35:00Z"/>
          <w:sz w:val="24"/>
          <w:szCs w:val="24"/>
          <w:rPrChange w:id="2766" w:author="Marmol, Dominika Klaudia" w:date="2026-06-08T17:39:00Z">
            <w:rPr>
              <w:ins w:id="2767" w:author="Marmol, Dominika Klaudia" w:date="2026-06-08T17:35:00Z"/>
            </w:rPr>
          </w:rPrChange>
        </w:rPr>
      </w:pPr>
      <w:ins w:id="2768" w:author="Marmol, Dominika Klaudia" w:date="2026-06-08T17:35:00Z">
        <w:r w:rsidRPr="000B4929">
          <w:rPr>
            <w:sz w:val="24"/>
            <w:szCs w:val="24"/>
            <w:rPrChange w:id="2769" w:author="Marmol, Dominika Klaudia" w:date="2026-06-08T17:39:00Z">
              <w:rPr/>
            </w:rPrChange>
          </w:rPr>
          <w:t xml:space="preserve">For Part B1, see </w:t>
        </w:r>
      </w:ins>
      <w:ins w:id="2770" w:author="Marmol, Dominika Klaudia" w:date="2026-06-08T17:37:00Z">
        <w:r w:rsidR="0056435A" w:rsidRPr="000B4929">
          <w:rPr>
            <w:color w:val="0000FF"/>
            <w:sz w:val="24"/>
            <w:szCs w:val="24"/>
            <w:rPrChange w:id="2771" w:author="Marmol, Dominika Klaudia" w:date="2026-06-08T17:39:00Z">
              <w:rPr>
                <w:color w:val="0000FF"/>
              </w:rPr>
            </w:rPrChange>
          </w:rPr>
          <w:fldChar w:fldCharType="begin"/>
        </w:r>
        <w:r w:rsidR="0056435A" w:rsidRPr="000B4929">
          <w:rPr>
            <w:sz w:val="24"/>
            <w:szCs w:val="24"/>
            <w:rPrChange w:id="2772" w:author="Marmol, Dominika Klaudia" w:date="2026-06-08T17:39:00Z">
              <w:rPr/>
            </w:rPrChange>
          </w:rPr>
          <w:instrText xml:space="preserve"> REF _Ref225332312 \h </w:instrText>
        </w:r>
      </w:ins>
      <w:r w:rsidR="000B4929" w:rsidRPr="000B4929">
        <w:rPr>
          <w:color w:val="0000FF"/>
          <w:sz w:val="24"/>
          <w:szCs w:val="24"/>
          <w:rPrChange w:id="2773" w:author="Marmol, Dominika Klaudia" w:date="2026-06-08T17:39:00Z">
            <w:rPr>
              <w:color w:val="0000FF"/>
            </w:rPr>
          </w:rPrChange>
        </w:rPr>
        <w:instrText xml:space="preserve"> \* MERGEFORMAT </w:instrText>
      </w:r>
      <w:r w:rsidR="0056435A" w:rsidRPr="000B4929">
        <w:rPr>
          <w:color w:val="0000FF"/>
          <w:sz w:val="24"/>
          <w:szCs w:val="24"/>
          <w:rPrChange w:id="2774" w:author="Marmol, Dominika Klaudia" w:date="2026-06-08T17:39:00Z">
            <w:rPr>
              <w:color w:val="0000FF"/>
              <w:sz w:val="24"/>
              <w:szCs w:val="24"/>
            </w:rPr>
          </w:rPrChange>
        </w:rPr>
      </w:r>
      <w:ins w:id="2775" w:author="Marmol, Dominika Klaudia" w:date="2026-06-08T17:37:00Z">
        <w:r w:rsidR="0056435A" w:rsidRPr="000B4929">
          <w:rPr>
            <w:color w:val="0000FF"/>
            <w:sz w:val="24"/>
            <w:szCs w:val="24"/>
            <w:rPrChange w:id="2776" w:author="Marmol, Dominika Klaudia" w:date="2026-06-08T17:39:00Z">
              <w:rPr>
                <w:color w:val="0000FF"/>
              </w:rPr>
            </w:rPrChange>
          </w:rPr>
          <w:fldChar w:fldCharType="separate"/>
        </w:r>
        <w:r w:rsidR="0056435A" w:rsidRPr="000B4929">
          <w:rPr>
            <w:sz w:val="24"/>
            <w:szCs w:val="24"/>
            <w:rPrChange w:id="2777" w:author="Marmol, Dominika Klaudia" w:date="2026-06-08T17:39:00Z">
              <w:rPr/>
            </w:rPrChange>
          </w:rPr>
          <w:t>Table </w:t>
        </w:r>
        <w:r w:rsidR="0056435A" w:rsidRPr="000B4929">
          <w:rPr>
            <w:noProof/>
            <w:sz w:val="24"/>
            <w:szCs w:val="24"/>
            <w:rPrChange w:id="2778" w:author="Marmol, Dominika Klaudia" w:date="2026-06-08T17:39:00Z">
              <w:rPr>
                <w:noProof/>
              </w:rPr>
            </w:rPrChange>
          </w:rPr>
          <w:t>12</w:t>
        </w:r>
        <w:r w:rsidR="0056435A" w:rsidRPr="000B4929">
          <w:rPr>
            <w:color w:val="0000FF"/>
            <w:sz w:val="24"/>
            <w:szCs w:val="24"/>
            <w:rPrChange w:id="2779" w:author="Marmol, Dominika Klaudia" w:date="2026-06-08T17:39:00Z">
              <w:rPr>
                <w:color w:val="0000FF"/>
              </w:rPr>
            </w:rPrChange>
          </w:rPr>
          <w:fldChar w:fldCharType="end"/>
        </w:r>
        <w:r w:rsidR="0056435A" w:rsidRPr="000B4929">
          <w:rPr>
            <w:color w:val="0000FF"/>
            <w:sz w:val="24"/>
            <w:szCs w:val="24"/>
            <w:rPrChange w:id="2780" w:author="Marmol, Dominika Klaudia" w:date="2026-06-08T17:39:00Z">
              <w:rPr>
                <w:color w:val="0000FF"/>
              </w:rPr>
            </w:rPrChange>
          </w:rPr>
          <w:t xml:space="preserve">, </w:t>
        </w:r>
      </w:ins>
      <w:ins w:id="2781" w:author="Marmol, Dominika Klaudia" w:date="2026-06-08T17:38:00Z">
        <w:r w:rsidR="000B4929" w:rsidRPr="000B4929">
          <w:rPr>
            <w:color w:val="0000FF"/>
            <w:sz w:val="24"/>
            <w:szCs w:val="24"/>
            <w:rPrChange w:id="2782" w:author="Marmol, Dominika Klaudia" w:date="2026-06-08T17:39:00Z">
              <w:rPr>
                <w:color w:val="0000FF"/>
              </w:rPr>
            </w:rPrChange>
          </w:rPr>
          <w:fldChar w:fldCharType="begin"/>
        </w:r>
        <w:r w:rsidR="000B4929" w:rsidRPr="000B4929">
          <w:rPr>
            <w:color w:val="0000FF"/>
            <w:sz w:val="24"/>
            <w:szCs w:val="24"/>
            <w:rPrChange w:id="2783" w:author="Marmol, Dominika Klaudia" w:date="2026-06-08T17:39:00Z">
              <w:rPr>
                <w:color w:val="0000FF"/>
              </w:rPr>
            </w:rPrChange>
          </w:rPr>
          <w:instrText xml:space="preserve"> REF _Ref226705098 \h </w:instrText>
        </w:r>
      </w:ins>
      <w:r w:rsidR="000B4929" w:rsidRPr="000B4929">
        <w:rPr>
          <w:color w:val="0000FF"/>
          <w:sz w:val="24"/>
          <w:szCs w:val="24"/>
          <w:rPrChange w:id="2784" w:author="Marmol, Dominika Klaudia" w:date="2026-06-08T17:39:00Z">
            <w:rPr>
              <w:color w:val="0000FF"/>
            </w:rPr>
          </w:rPrChange>
        </w:rPr>
        <w:instrText xml:space="preserve"> \* MERGEFORMAT </w:instrText>
      </w:r>
      <w:r w:rsidR="000B4929" w:rsidRPr="000B4929">
        <w:rPr>
          <w:color w:val="0000FF"/>
          <w:sz w:val="24"/>
          <w:szCs w:val="24"/>
          <w:rPrChange w:id="2785" w:author="Marmol, Dominika Klaudia" w:date="2026-06-08T17:39:00Z">
            <w:rPr>
              <w:color w:val="0000FF"/>
              <w:sz w:val="24"/>
              <w:szCs w:val="24"/>
            </w:rPr>
          </w:rPrChange>
        </w:rPr>
      </w:r>
      <w:ins w:id="2786" w:author="Marmol, Dominika Klaudia" w:date="2026-06-08T17:38:00Z">
        <w:r w:rsidR="000B4929" w:rsidRPr="000B4929">
          <w:rPr>
            <w:color w:val="0000FF"/>
            <w:sz w:val="24"/>
            <w:szCs w:val="24"/>
            <w:rPrChange w:id="2787" w:author="Marmol, Dominika Klaudia" w:date="2026-06-08T17:39:00Z">
              <w:rPr>
                <w:color w:val="0000FF"/>
              </w:rPr>
            </w:rPrChange>
          </w:rPr>
          <w:fldChar w:fldCharType="separate"/>
        </w:r>
        <w:r w:rsidR="000B4929" w:rsidRPr="000B4929">
          <w:rPr>
            <w:sz w:val="24"/>
            <w:szCs w:val="24"/>
            <w:rPrChange w:id="2788" w:author="Marmol, Dominika Klaudia" w:date="2026-06-08T17:39:00Z">
              <w:rPr/>
            </w:rPrChange>
          </w:rPr>
          <w:t>Table </w:t>
        </w:r>
        <w:r w:rsidR="000B4929" w:rsidRPr="000B4929">
          <w:rPr>
            <w:noProof/>
            <w:sz w:val="24"/>
            <w:szCs w:val="24"/>
            <w:rPrChange w:id="2789" w:author="Marmol, Dominika Klaudia" w:date="2026-06-08T17:39:00Z">
              <w:rPr>
                <w:noProof/>
              </w:rPr>
            </w:rPrChange>
          </w:rPr>
          <w:t>13</w:t>
        </w:r>
        <w:r w:rsidR="000B4929" w:rsidRPr="000B4929">
          <w:rPr>
            <w:color w:val="0000FF"/>
            <w:sz w:val="24"/>
            <w:szCs w:val="24"/>
            <w:rPrChange w:id="2790" w:author="Marmol, Dominika Klaudia" w:date="2026-06-08T17:39:00Z">
              <w:rPr>
                <w:color w:val="0000FF"/>
              </w:rPr>
            </w:rPrChange>
          </w:rPr>
          <w:fldChar w:fldCharType="end"/>
        </w:r>
        <w:r w:rsidR="000B4929" w:rsidRPr="000B4929">
          <w:rPr>
            <w:color w:val="0000FF"/>
            <w:sz w:val="24"/>
            <w:szCs w:val="24"/>
            <w:rPrChange w:id="2791" w:author="Marmol, Dominika Klaudia" w:date="2026-06-08T17:39:00Z">
              <w:rPr>
                <w:color w:val="0000FF"/>
              </w:rPr>
            </w:rPrChange>
          </w:rPr>
          <w:t xml:space="preserve">, </w:t>
        </w:r>
        <w:r w:rsidR="0056435A" w:rsidRPr="000B4929">
          <w:rPr>
            <w:color w:val="0000FF"/>
            <w:sz w:val="24"/>
            <w:szCs w:val="24"/>
            <w:rPrChange w:id="2792" w:author="Marmol, Dominika Klaudia" w:date="2026-06-08T17:39:00Z">
              <w:rPr>
                <w:color w:val="0000FF"/>
              </w:rPr>
            </w:rPrChange>
          </w:rPr>
          <w:t xml:space="preserve">and </w:t>
        </w:r>
        <w:r w:rsidR="0056435A" w:rsidRPr="000B4929">
          <w:rPr>
            <w:color w:val="0000FF"/>
            <w:sz w:val="24"/>
            <w:szCs w:val="24"/>
            <w:rPrChange w:id="2793" w:author="Marmol, Dominika Klaudia" w:date="2026-06-08T17:39:00Z">
              <w:rPr>
                <w:color w:val="0000FF"/>
              </w:rPr>
            </w:rPrChange>
          </w:rPr>
          <w:fldChar w:fldCharType="begin"/>
        </w:r>
        <w:r w:rsidR="0056435A" w:rsidRPr="000B4929">
          <w:rPr>
            <w:color w:val="0000FF"/>
            <w:sz w:val="24"/>
            <w:szCs w:val="24"/>
            <w:rPrChange w:id="2794" w:author="Marmol, Dominika Klaudia" w:date="2026-06-08T17:39:00Z">
              <w:rPr>
                <w:color w:val="0000FF"/>
              </w:rPr>
            </w:rPrChange>
          </w:rPr>
          <w:instrText xml:space="preserve"> REF _Ref226705101 \h </w:instrText>
        </w:r>
      </w:ins>
      <w:r w:rsidR="000B4929" w:rsidRPr="000B4929">
        <w:rPr>
          <w:color w:val="0000FF"/>
          <w:sz w:val="24"/>
          <w:szCs w:val="24"/>
          <w:rPrChange w:id="2795" w:author="Marmol, Dominika Klaudia" w:date="2026-06-08T17:39:00Z">
            <w:rPr>
              <w:color w:val="0000FF"/>
            </w:rPr>
          </w:rPrChange>
        </w:rPr>
        <w:instrText xml:space="preserve"> \* MERGEFORMAT </w:instrText>
      </w:r>
      <w:r w:rsidR="0056435A" w:rsidRPr="000B4929">
        <w:rPr>
          <w:color w:val="0000FF"/>
          <w:sz w:val="24"/>
          <w:szCs w:val="24"/>
          <w:rPrChange w:id="2796" w:author="Marmol, Dominika Klaudia" w:date="2026-06-08T17:39:00Z">
            <w:rPr>
              <w:color w:val="0000FF"/>
              <w:sz w:val="24"/>
              <w:szCs w:val="24"/>
            </w:rPr>
          </w:rPrChange>
        </w:rPr>
      </w:r>
      <w:ins w:id="2797" w:author="Marmol, Dominika Klaudia" w:date="2026-06-08T17:38:00Z">
        <w:r w:rsidR="0056435A" w:rsidRPr="000B4929">
          <w:rPr>
            <w:color w:val="0000FF"/>
            <w:sz w:val="24"/>
            <w:szCs w:val="24"/>
            <w:rPrChange w:id="2798" w:author="Marmol, Dominika Klaudia" w:date="2026-06-08T17:39:00Z">
              <w:rPr>
                <w:color w:val="0000FF"/>
              </w:rPr>
            </w:rPrChange>
          </w:rPr>
          <w:fldChar w:fldCharType="separate"/>
        </w:r>
        <w:r w:rsidR="0056435A" w:rsidRPr="000B4929">
          <w:rPr>
            <w:sz w:val="24"/>
            <w:szCs w:val="24"/>
          </w:rPr>
          <w:t>Table </w:t>
        </w:r>
        <w:r w:rsidR="0056435A" w:rsidRPr="000B4929">
          <w:rPr>
            <w:noProof/>
            <w:sz w:val="24"/>
            <w:szCs w:val="24"/>
          </w:rPr>
          <w:t>20</w:t>
        </w:r>
        <w:r w:rsidR="0056435A" w:rsidRPr="000B4929">
          <w:rPr>
            <w:color w:val="0000FF"/>
            <w:sz w:val="24"/>
            <w:szCs w:val="24"/>
            <w:rPrChange w:id="2799" w:author="Marmol, Dominika Klaudia" w:date="2026-06-08T17:39:00Z">
              <w:rPr>
                <w:color w:val="0000FF"/>
              </w:rPr>
            </w:rPrChange>
          </w:rPr>
          <w:fldChar w:fldCharType="end"/>
        </w:r>
        <w:r w:rsidR="0056435A" w:rsidRPr="000B4929">
          <w:rPr>
            <w:color w:val="0000FF"/>
            <w:sz w:val="24"/>
            <w:szCs w:val="24"/>
            <w:rPrChange w:id="2800" w:author="Marmol, Dominika Klaudia" w:date="2026-06-08T17:39:00Z">
              <w:rPr>
                <w:color w:val="0000FF"/>
              </w:rPr>
            </w:rPrChange>
          </w:rPr>
          <w:t xml:space="preserve"> </w:t>
        </w:r>
      </w:ins>
      <w:ins w:id="2801" w:author="Marmol, Dominika Klaudia" w:date="2026-06-08T17:35:00Z">
        <w:r w:rsidRPr="000B4929">
          <w:rPr>
            <w:sz w:val="24"/>
            <w:szCs w:val="24"/>
            <w:rPrChange w:id="2802" w:author="Marmol, Dominika Klaudia" w:date="2026-06-08T17:39:00Z">
              <w:rPr/>
            </w:rPrChange>
          </w:rPr>
          <w:t>for the SoA, biomarker blood sampling schedule, and the PK/ADA blood sampling schedule, respectively.</w:t>
        </w:r>
      </w:ins>
    </w:p>
    <w:p w14:paraId="4CBDBF33" w14:textId="31F20DDF" w:rsidR="0015442B" w:rsidRPr="000B4929" w:rsidRDefault="00E27C57" w:rsidP="0015442B">
      <w:pPr>
        <w:pStyle w:val="Body-TextSynopsis"/>
        <w:rPr>
          <w:ins w:id="2803" w:author="Marmol, Dominika Klaudia" w:date="2026-06-08T17:35:00Z"/>
          <w:sz w:val="24"/>
          <w:szCs w:val="24"/>
          <w:rPrChange w:id="2804" w:author="Marmol, Dominika Klaudia" w:date="2026-06-08T17:39:00Z">
            <w:rPr>
              <w:ins w:id="2805" w:author="Marmol, Dominika Klaudia" w:date="2026-06-08T17:35:00Z"/>
            </w:rPr>
          </w:rPrChange>
        </w:rPr>
      </w:pPr>
      <w:ins w:id="2806" w:author="Marmol, Dominika Klaudia" w:date="2026-06-08T17:35:00Z">
        <w:r w:rsidRPr="000B4929">
          <w:rPr>
            <w:sz w:val="24"/>
            <w:szCs w:val="24"/>
            <w:rPrChange w:id="2807" w:author="Marmol, Dominika Klaudia" w:date="2026-06-08T17:39:00Z">
              <w:rPr/>
            </w:rPrChange>
          </w:rPr>
          <w:t>For Part B2, see</w:t>
        </w:r>
      </w:ins>
      <w:ins w:id="2808" w:author="Marmol, Dominika Klaudia" w:date="2026-06-08T17:39:00Z">
        <w:r w:rsidR="000B4929" w:rsidRPr="000B4929">
          <w:rPr>
            <w:color w:val="0000FF"/>
            <w:sz w:val="24"/>
            <w:szCs w:val="24"/>
            <w:rPrChange w:id="2809" w:author="Marmol, Dominika Klaudia" w:date="2026-06-08T17:39:00Z">
              <w:rPr>
                <w:color w:val="0000FF"/>
              </w:rPr>
            </w:rPrChange>
          </w:rPr>
          <w:t xml:space="preserve"> </w:t>
        </w:r>
        <w:r w:rsidR="000B4929" w:rsidRPr="000B4929">
          <w:rPr>
            <w:color w:val="0000FF"/>
            <w:sz w:val="24"/>
            <w:szCs w:val="24"/>
            <w:rPrChange w:id="2810" w:author="Marmol, Dominika Klaudia" w:date="2026-06-08T17:39:00Z">
              <w:rPr>
                <w:color w:val="0000FF"/>
              </w:rPr>
            </w:rPrChange>
          </w:rPr>
          <w:fldChar w:fldCharType="begin"/>
        </w:r>
        <w:r w:rsidR="000B4929" w:rsidRPr="000B4929">
          <w:rPr>
            <w:color w:val="0000FF"/>
            <w:sz w:val="24"/>
            <w:szCs w:val="24"/>
            <w:rPrChange w:id="2811" w:author="Marmol, Dominika Klaudia" w:date="2026-06-08T17:39:00Z">
              <w:rPr>
                <w:color w:val="0000FF"/>
              </w:rPr>
            </w:rPrChange>
          </w:rPr>
          <w:instrText xml:space="preserve"> REF _Ref226705184 \h </w:instrText>
        </w:r>
      </w:ins>
      <w:r w:rsidR="000B4929">
        <w:rPr>
          <w:color w:val="0000FF"/>
          <w:sz w:val="24"/>
          <w:szCs w:val="24"/>
        </w:rPr>
        <w:instrText xml:space="preserve"> \* MERGEFORMAT </w:instrText>
      </w:r>
      <w:r w:rsidR="000B4929" w:rsidRPr="000B4929">
        <w:rPr>
          <w:color w:val="0000FF"/>
          <w:sz w:val="24"/>
          <w:szCs w:val="24"/>
          <w:rPrChange w:id="2812" w:author="Marmol, Dominika Klaudia" w:date="2026-06-08T17:39:00Z">
            <w:rPr>
              <w:color w:val="0000FF"/>
              <w:sz w:val="24"/>
              <w:szCs w:val="24"/>
            </w:rPr>
          </w:rPrChange>
        </w:rPr>
      </w:r>
      <w:ins w:id="2813" w:author="Marmol, Dominika Klaudia" w:date="2026-06-08T17:39:00Z">
        <w:r w:rsidR="000B4929" w:rsidRPr="000B4929">
          <w:rPr>
            <w:color w:val="0000FF"/>
            <w:sz w:val="24"/>
            <w:szCs w:val="24"/>
            <w:rPrChange w:id="2814" w:author="Marmol, Dominika Klaudia" w:date="2026-06-08T17:39:00Z">
              <w:rPr>
                <w:color w:val="0000FF"/>
              </w:rPr>
            </w:rPrChange>
          </w:rPr>
          <w:fldChar w:fldCharType="separate"/>
        </w:r>
        <w:r w:rsidR="000B4929" w:rsidRPr="000B4929">
          <w:rPr>
            <w:sz w:val="24"/>
            <w:szCs w:val="24"/>
            <w:rPrChange w:id="2815" w:author="Marmol, Dominika Klaudia" w:date="2026-06-08T17:39:00Z">
              <w:rPr/>
            </w:rPrChange>
          </w:rPr>
          <w:t>Table </w:t>
        </w:r>
        <w:r w:rsidR="000B4929" w:rsidRPr="000B4929">
          <w:rPr>
            <w:noProof/>
            <w:sz w:val="24"/>
            <w:szCs w:val="24"/>
            <w:rPrChange w:id="2816" w:author="Marmol, Dominika Klaudia" w:date="2026-06-08T17:39:00Z">
              <w:rPr>
                <w:noProof/>
              </w:rPr>
            </w:rPrChange>
          </w:rPr>
          <w:t>14</w:t>
        </w:r>
        <w:r w:rsidR="000B4929" w:rsidRPr="000B4929">
          <w:rPr>
            <w:color w:val="0000FF"/>
            <w:sz w:val="24"/>
            <w:szCs w:val="24"/>
            <w:rPrChange w:id="2817" w:author="Marmol, Dominika Klaudia" w:date="2026-06-08T17:39:00Z">
              <w:rPr>
                <w:color w:val="0000FF"/>
              </w:rPr>
            </w:rPrChange>
          </w:rPr>
          <w:fldChar w:fldCharType="end"/>
        </w:r>
        <w:r w:rsidR="000B4929" w:rsidRPr="000B4929">
          <w:rPr>
            <w:color w:val="0000FF"/>
            <w:sz w:val="24"/>
            <w:szCs w:val="24"/>
            <w:rPrChange w:id="2818" w:author="Marmol, Dominika Klaudia" w:date="2026-06-08T17:39:00Z">
              <w:rPr>
                <w:color w:val="0000FF"/>
              </w:rPr>
            </w:rPrChange>
          </w:rPr>
          <w:t xml:space="preserve">, </w:t>
        </w:r>
        <w:r w:rsidR="000B4929" w:rsidRPr="000B4929">
          <w:rPr>
            <w:color w:val="0000FF"/>
            <w:sz w:val="24"/>
            <w:szCs w:val="24"/>
            <w:rPrChange w:id="2819" w:author="Marmol, Dominika Klaudia" w:date="2026-06-08T17:39:00Z">
              <w:rPr>
                <w:color w:val="0000FF"/>
              </w:rPr>
            </w:rPrChange>
          </w:rPr>
          <w:fldChar w:fldCharType="begin"/>
        </w:r>
        <w:r w:rsidR="000B4929" w:rsidRPr="000B4929">
          <w:rPr>
            <w:color w:val="0000FF"/>
            <w:sz w:val="24"/>
            <w:szCs w:val="24"/>
            <w:rPrChange w:id="2820" w:author="Marmol, Dominika Klaudia" w:date="2026-06-08T17:39:00Z">
              <w:rPr>
                <w:color w:val="0000FF"/>
              </w:rPr>
            </w:rPrChange>
          </w:rPr>
          <w:instrText xml:space="preserve"> REF _Ref226721679 \h </w:instrText>
        </w:r>
      </w:ins>
      <w:r w:rsidR="000B4929">
        <w:rPr>
          <w:color w:val="0000FF"/>
          <w:sz w:val="24"/>
          <w:szCs w:val="24"/>
        </w:rPr>
        <w:instrText xml:space="preserve"> \* MERGEFORMAT </w:instrText>
      </w:r>
      <w:r w:rsidR="000B4929" w:rsidRPr="000B4929">
        <w:rPr>
          <w:color w:val="0000FF"/>
          <w:sz w:val="24"/>
          <w:szCs w:val="24"/>
          <w:rPrChange w:id="2821" w:author="Marmol, Dominika Klaudia" w:date="2026-06-08T17:39:00Z">
            <w:rPr>
              <w:color w:val="0000FF"/>
              <w:sz w:val="24"/>
              <w:szCs w:val="24"/>
            </w:rPr>
          </w:rPrChange>
        </w:rPr>
      </w:r>
      <w:ins w:id="2822" w:author="Marmol, Dominika Klaudia" w:date="2026-06-08T17:39:00Z">
        <w:r w:rsidR="000B4929" w:rsidRPr="000B4929">
          <w:rPr>
            <w:color w:val="0000FF"/>
            <w:sz w:val="24"/>
            <w:szCs w:val="24"/>
            <w:rPrChange w:id="2823" w:author="Marmol, Dominika Klaudia" w:date="2026-06-08T17:39:00Z">
              <w:rPr>
                <w:color w:val="0000FF"/>
              </w:rPr>
            </w:rPrChange>
          </w:rPr>
          <w:fldChar w:fldCharType="separate"/>
        </w:r>
        <w:r w:rsidR="000B4929" w:rsidRPr="000B4929">
          <w:rPr>
            <w:sz w:val="24"/>
            <w:szCs w:val="24"/>
          </w:rPr>
          <w:t>Table </w:t>
        </w:r>
        <w:r w:rsidR="000B4929" w:rsidRPr="000B4929">
          <w:rPr>
            <w:noProof/>
            <w:sz w:val="24"/>
            <w:szCs w:val="24"/>
          </w:rPr>
          <w:t>15</w:t>
        </w:r>
        <w:r w:rsidR="000B4929" w:rsidRPr="000B4929">
          <w:rPr>
            <w:color w:val="0000FF"/>
            <w:sz w:val="24"/>
            <w:szCs w:val="24"/>
            <w:rPrChange w:id="2824" w:author="Marmol, Dominika Klaudia" w:date="2026-06-08T17:39:00Z">
              <w:rPr>
                <w:color w:val="0000FF"/>
              </w:rPr>
            </w:rPrChange>
          </w:rPr>
          <w:fldChar w:fldCharType="end"/>
        </w:r>
        <w:r w:rsidR="000B4929" w:rsidRPr="000B4929">
          <w:rPr>
            <w:color w:val="0000FF"/>
            <w:sz w:val="24"/>
            <w:szCs w:val="24"/>
            <w:rPrChange w:id="2825" w:author="Marmol, Dominika Klaudia" w:date="2026-06-08T17:39:00Z">
              <w:rPr>
                <w:color w:val="0000FF"/>
              </w:rPr>
            </w:rPrChange>
          </w:rPr>
          <w:t xml:space="preserve">, </w:t>
        </w:r>
        <w:r w:rsidR="000B4929" w:rsidRPr="000B4929">
          <w:rPr>
            <w:color w:val="0000FF"/>
            <w:sz w:val="24"/>
            <w:szCs w:val="24"/>
            <w:rPrChange w:id="2826" w:author="Marmol, Dominika Klaudia" w:date="2026-06-08T17:39:00Z">
              <w:rPr>
                <w:color w:val="0000FF"/>
              </w:rPr>
            </w:rPrChange>
          </w:rPr>
          <w:fldChar w:fldCharType="begin"/>
        </w:r>
        <w:r w:rsidR="000B4929" w:rsidRPr="000B4929">
          <w:rPr>
            <w:color w:val="0000FF"/>
            <w:sz w:val="24"/>
            <w:szCs w:val="24"/>
            <w:rPrChange w:id="2827" w:author="Marmol, Dominika Klaudia" w:date="2026-06-08T17:39:00Z">
              <w:rPr>
                <w:color w:val="0000FF"/>
              </w:rPr>
            </w:rPrChange>
          </w:rPr>
          <w:instrText xml:space="preserve"> REF _Ref226705186 \h </w:instrText>
        </w:r>
      </w:ins>
      <w:r w:rsidR="000B4929">
        <w:rPr>
          <w:color w:val="0000FF"/>
          <w:sz w:val="24"/>
          <w:szCs w:val="24"/>
        </w:rPr>
        <w:instrText xml:space="preserve"> \* MERGEFORMAT </w:instrText>
      </w:r>
      <w:r w:rsidR="000B4929" w:rsidRPr="000B4929">
        <w:rPr>
          <w:color w:val="0000FF"/>
          <w:sz w:val="24"/>
          <w:szCs w:val="24"/>
          <w:rPrChange w:id="2828" w:author="Marmol, Dominika Klaudia" w:date="2026-06-08T17:39:00Z">
            <w:rPr>
              <w:color w:val="0000FF"/>
              <w:sz w:val="24"/>
              <w:szCs w:val="24"/>
            </w:rPr>
          </w:rPrChange>
        </w:rPr>
      </w:r>
      <w:ins w:id="2829" w:author="Marmol, Dominika Klaudia" w:date="2026-06-08T17:39:00Z">
        <w:r w:rsidR="000B4929" w:rsidRPr="000B4929">
          <w:rPr>
            <w:color w:val="0000FF"/>
            <w:sz w:val="24"/>
            <w:szCs w:val="24"/>
            <w:rPrChange w:id="2830" w:author="Marmol, Dominika Klaudia" w:date="2026-06-08T17:39:00Z">
              <w:rPr>
                <w:color w:val="0000FF"/>
              </w:rPr>
            </w:rPrChange>
          </w:rPr>
          <w:fldChar w:fldCharType="separate"/>
        </w:r>
        <w:r w:rsidR="000B4929" w:rsidRPr="000B4929">
          <w:rPr>
            <w:sz w:val="24"/>
            <w:szCs w:val="24"/>
            <w:rPrChange w:id="2831" w:author="Marmol, Dominika Klaudia" w:date="2026-06-08T17:39:00Z">
              <w:rPr/>
            </w:rPrChange>
          </w:rPr>
          <w:t>Table </w:t>
        </w:r>
        <w:r w:rsidR="000B4929" w:rsidRPr="000B4929">
          <w:rPr>
            <w:noProof/>
            <w:sz w:val="24"/>
            <w:szCs w:val="24"/>
            <w:rPrChange w:id="2832" w:author="Marmol, Dominika Klaudia" w:date="2026-06-08T17:39:00Z">
              <w:rPr>
                <w:noProof/>
              </w:rPr>
            </w:rPrChange>
          </w:rPr>
          <w:t>16</w:t>
        </w:r>
        <w:r w:rsidR="000B4929" w:rsidRPr="000B4929">
          <w:rPr>
            <w:color w:val="0000FF"/>
            <w:sz w:val="24"/>
            <w:szCs w:val="24"/>
            <w:rPrChange w:id="2833" w:author="Marmol, Dominika Klaudia" w:date="2026-06-08T17:39:00Z">
              <w:rPr>
                <w:color w:val="0000FF"/>
              </w:rPr>
            </w:rPrChange>
          </w:rPr>
          <w:fldChar w:fldCharType="end"/>
        </w:r>
      </w:ins>
      <w:ins w:id="2834" w:author="Marmol, Dominika Klaudia" w:date="2026-06-08T17:35:00Z">
        <w:r w:rsidRPr="000B4929">
          <w:rPr>
            <w:sz w:val="24"/>
            <w:szCs w:val="24"/>
            <w:rPrChange w:id="2835" w:author="Marmol, Dominika Klaudia" w:date="2026-06-08T17:39:00Z">
              <w:rPr/>
            </w:rPrChange>
          </w:rPr>
          <w:t xml:space="preserve">, and </w:t>
        </w:r>
      </w:ins>
      <w:ins w:id="2836" w:author="Marmol, Dominika Klaudia" w:date="2026-06-08T17:39:00Z">
        <w:r w:rsidR="000B4929" w:rsidRPr="000B4929">
          <w:rPr>
            <w:color w:val="0000FF"/>
            <w:sz w:val="24"/>
            <w:szCs w:val="24"/>
            <w:rPrChange w:id="2837" w:author="Marmol, Dominika Klaudia" w:date="2026-06-08T17:39:00Z">
              <w:rPr>
                <w:color w:val="0000FF"/>
              </w:rPr>
            </w:rPrChange>
          </w:rPr>
          <w:fldChar w:fldCharType="begin"/>
        </w:r>
        <w:r w:rsidR="000B4929" w:rsidRPr="000B4929">
          <w:rPr>
            <w:color w:val="0000FF"/>
            <w:sz w:val="24"/>
            <w:szCs w:val="24"/>
            <w:rPrChange w:id="2838" w:author="Marmol, Dominika Klaudia" w:date="2026-06-08T17:39:00Z">
              <w:rPr>
                <w:color w:val="0000FF"/>
              </w:rPr>
            </w:rPrChange>
          </w:rPr>
          <w:instrText xml:space="preserve"> REF _Ref226705101 \h  \* MERGEFORMAT </w:instrText>
        </w:r>
      </w:ins>
      <w:r w:rsidR="000B4929" w:rsidRPr="000B4929">
        <w:rPr>
          <w:color w:val="0000FF"/>
          <w:sz w:val="24"/>
          <w:szCs w:val="24"/>
          <w:rPrChange w:id="2839" w:author="Marmol, Dominika Klaudia" w:date="2026-06-08T17:39:00Z">
            <w:rPr>
              <w:color w:val="0000FF"/>
              <w:sz w:val="24"/>
              <w:szCs w:val="24"/>
            </w:rPr>
          </w:rPrChange>
        </w:rPr>
      </w:r>
      <w:ins w:id="2840" w:author="Marmol, Dominika Klaudia" w:date="2026-06-08T17:39:00Z">
        <w:r w:rsidR="000B4929" w:rsidRPr="000B4929">
          <w:rPr>
            <w:color w:val="0000FF"/>
            <w:sz w:val="24"/>
            <w:szCs w:val="24"/>
            <w:rPrChange w:id="2841" w:author="Marmol, Dominika Klaudia" w:date="2026-06-08T17:39:00Z">
              <w:rPr>
                <w:color w:val="0000FF"/>
              </w:rPr>
            </w:rPrChange>
          </w:rPr>
          <w:fldChar w:fldCharType="separate"/>
        </w:r>
        <w:r w:rsidR="000B4929" w:rsidRPr="000B4929">
          <w:rPr>
            <w:sz w:val="24"/>
            <w:szCs w:val="24"/>
            <w:rPrChange w:id="2842" w:author="Marmol, Dominika Klaudia" w:date="2026-06-08T17:39:00Z">
              <w:rPr/>
            </w:rPrChange>
          </w:rPr>
          <w:t>Table </w:t>
        </w:r>
        <w:r w:rsidR="000B4929" w:rsidRPr="000B4929">
          <w:rPr>
            <w:noProof/>
            <w:sz w:val="24"/>
            <w:szCs w:val="24"/>
            <w:rPrChange w:id="2843" w:author="Marmol, Dominika Klaudia" w:date="2026-06-08T17:39:00Z">
              <w:rPr>
                <w:noProof/>
              </w:rPr>
            </w:rPrChange>
          </w:rPr>
          <w:t>20</w:t>
        </w:r>
        <w:r w:rsidR="000B4929" w:rsidRPr="000B4929">
          <w:rPr>
            <w:color w:val="0000FF"/>
            <w:sz w:val="24"/>
            <w:szCs w:val="24"/>
            <w:rPrChange w:id="2844" w:author="Marmol, Dominika Klaudia" w:date="2026-06-08T17:39:00Z">
              <w:rPr>
                <w:color w:val="0000FF"/>
              </w:rPr>
            </w:rPrChange>
          </w:rPr>
          <w:fldChar w:fldCharType="end"/>
        </w:r>
      </w:ins>
      <w:ins w:id="2845" w:author="Marmol, Dominika Klaudia" w:date="2026-06-08T17:35:00Z">
        <w:r w:rsidRPr="000B4929">
          <w:rPr>
            <w:sz w:val="24"/>
            <w:szCs w:val="24"/>
            <w:rPrChange w:id="2846" w:author="Marmol, Dominika Klaudia" w:date="2026-06-08T17:39:00Z">
              <w:rPr/>
            </w:rPrChange>
          </w:rPr>
          <w:t xml:space="preserve"> for the SoA, SoC dosing schedule, biomarker blood sampling schedule, and the PK/ADA blood sampling schedule, respectively.</w:t>
        </w:r>
      </w:ins>
    </w:p>
    <w:p w14:paraId="265CD514" w14:textId="2606650D" w:rsidR="0015442B" w:rsidRPr="000B4929" w:rsidRDefault="00E27C57" w:rsidP="0015442B">
      <w:pPr>
        <w:pStyle w:val="Body-TextSynopsis"/>
        <w:rPr>
          <w:ins w:id="2847" w:author="Marmol, Dominika Klaudia" w:date="2026-06-08T17:35:00Z"/>
          <w:sz w:val="24"/>
          <w:szCs w:val="24"/>
          <w:rPrChange w:id="2848" w:author="Marmol, Dominika Klaudia" w:date="2026-06-08T17:39:00Z">
            <w:rPr>
              <w:ins w:id="2849" w:author="Marmol, Dominika Klaudia" w:date="2026-06-08T17:35:00Z"/>
            </w:rPr>
          </w:rPrChange>
        </w:rPr>
      </w:pPr>
      <w:ins w:id="2850" w:author="Marmol, Dominika Klaudia" w:date="2026-06-08T17:35:00Z">
        <w:r w:rsidRPr="000B4929">
          <w:rPr>
            <w:sz w:val="24"/>
            <w:szCs w:val="24"/>
            <w:rPrChange w:id="2851" w:author="Marmol, Dominika Klaudia" w:date="2026-06-08T17:39:00Z">
              <w:rPr/>
            </w:rPrChange>
          </w:rPr>
          <w:t>For Part B3, see</w:t>
        </w:r>
      </w:ins>
      <w:ins w:id="2852" w:author="Marmol, Dominika Klaudia" w:date="2026-06-08T17:40:00Z">
        <w:r w:rsidR="000B4929">
          <w:rPr>
            <w:color w:val="0000FF"/>
            <w:sz w:val="24"/>
            <w:szCs w:val="24"/>
          </w:rPr>
          <w:t xml:space="preserve"> </w:t>
        </w:r>
        <w:r w:rsidR="000B4929">
          <w:rPr>
            <w:color w:val="0000FF"/>
            <w:sz w:val="24"/>
            <w:szCs w:val="24"/>
          </w:rPr>
          <w:fldChar w:fldCharType="begin"/>
        </w:r>
        <w:r w:rsidR="000B4929">
          <w:rPr>
            <w:color w:val="0000FF"/>
            <w:sz w:val="24"/>
            <w:szCs w:val="24"/>
          </w:rPr>
          <w:instrText xml:space="preserve"> REF _Ref226705218 \h </w:instrText>
        </w:r>
      </w:ins>
      <w:r w:rsidR="000B4929">
        <w:rPr>
          <w:color w:val="0000FF"/>
          <w:sz w:val="24"/>
          <w:szCs w:val="24"/>
        </w:rPr>
      </w:r>
      <w:ins w:id="2853" w:author="Marmol, Dominika Klaudia" w:date="2026-06-08T17:40:00Z">
        <w:r w:rsidR="000B4929">
          <w:rPr>
            <w:color w:val="0000FF"/>
            <w:sz w:val="24"/>
            <w:szCs w:val="24"/>
          </w:rPr>
          <w:fldChar w:fldCharType="separate"/>
        </w:r>
        <w:r w:rsidR="000B4929" w:rsidRPr="00201CA3">
          <w:rPr>
            <w:sz w:val="24"/>
            <w:szCs w:val="24"/>
            <w:rPrChange w:id="2854" w:author="Marmol, Dominika Klaudia" w:date="2026-06-08T16:59:00Z">
              <w:rPr/>
            </w:rPrChange>
          </w:rPr>
          <w:t>Table </w:t>
        </w:r>
        <w:r w:rsidR="000B4929" w:rsidRPr="00201CA3">
          <w:rPr>
            <w:noProof/>
            <w:sz w:val="24"/>
            <w:szCs w:val="24"/>
            <w:rPrChange w:id="2855" w:author="Marmol, Dominika Klaudia" w:date="2026-06-08T16:59:00Z">
              <w:rPr>
                <w:noProof/>
              </w:rPr>
            </w:rPrChange>
          </w:rPr>
          <w:t>17</w:t>
        </w:r>
        <w:r w:rsidR="000B4929">
          <w:rPr>
            <w:color w:val="0000FF"/>
            <w:sz w:val="24"/>
            <w:szCs w:val="24"/>
          </w:rPr>
          <w:fldChar w:fldCharType="end"/>
        </w:r>
        <w:r w:rsidR="000B4929">
          <w:rPr>
            <w:color w:val="0000FF"/>
            <w:sz w:val="24"/>
            <w:szCs w:val="24"/>
          </w:rPr>
          <w:t xml:space="preserve">, </w:t>
        </w:r>
        <w:r w:rsidR="000B4929">
          <w:rPr>
            <w:color w:val="0000FF"/>
            <w:sz w:val="24"/>
            <w:szCs w:val="24"/>
          </w:rPr>
          <w:fldChar w:fldCharType="begin"/>
        </w:r>
        <w:r w:rsidR="000B4929">
          <w:rPr>
            <w:color w:val="0000FF"/>
            <w:sz w:val="24"/>
            <w:szCs w:val="24"/>
          </w:rPr>
          <w:instrText xml:space="preserve"> REF _Ref226731192 \h </w:instrText>
        </w:r>
      </w:ins>
      <w:r w:rsidR="000B4929">
        <w:rPr>
          <w:color w:val="0000FF"/>
          <w:sz w:val="24"/>
          <w:szCs w:val="24"/>
        </w:rPr>
      </w:r>
      <w:ins w:id="2856" w:author="Marmol, Dominika Klaudia" w:date="2026-06-08T17:40:00Z">
        <w:r w:rsidR="000B4929">
          <w:rPr>
            <w:color w:val="0000FF"/>
            <w:sz w:val="24"/>
            <w:szCs w:val="24"/>
          </w:rPr>
          <w:fldChar w:fldCharType="separate"/>
        </w:r>
        <w:r w:rsidR="000B4929" w:rsidRPr="00201CA3">
          <w:rPr>
            <w:sz w:val="24"/>
            <w:szCs w:val="24"/>
            <w:rPrChange w:id="2857" w:author="Marmol, Dominika Klaudia" w:date="2026-06-08T16:59:00Z">
              <w:rPr/>
            </w:rPrChange>
          </w:rPr>
          <w:t>Table </w:t>
        </w:r>
        <w:r w:rsidR="000B4929" w:rsidRPr="00201CA3">
          <w:rPr>
            <w:noProof/>
            <w:sz w:val="24"/>
            <w:szCs w:val="24"/>
            <w:rPrChange w:id="2858" w:author="Marmol, Dominika Klaudia" w:date="2026-06-08T16:59:00Z">
              <w:rPr>
                <w:noProof/>
              </w:rPr>
            </w:rPrChange>
          </w:rPr>
          <w:t>18</w:t>
        </w:r>
        <w:r w:rsidR="000B4929">
          <w:rPr>
            <w:color w:val="0000FF"/>
            <w:sz w:val="24"/>
            <w:szCs w:val="24"/>
          </w:rPr>
          <w:fldChar w:fldCharType="end"/>
        </w:r>
        <w:r w:rsidR="000B4929">
          <w:rPr>
            <w:color w:val="0000FF"/>
            <w:sz w:val="24"/>
            <w:szCs w:val="24"/>
          </w:rPr>
          <w:t xml:space="preserve">, </w:t>
        </w:r>
        <w:r w:rsidR="000B4929">
          <w:rPr>
            <w:color w:val="0000FF"/>
            <w:sz w:val="24"/>
            <w:szCs w:val="24"/>
          </w:rPr>
          <w:fldChar w:fldCharType="begin"/>
        </w:r>
        <w:r w:rsidR="000B4929">
          <w:rPr>
            <w:color w:val="0000FF"/>
            <w:sz w:val="24"/>
            <w:szCs w:val="24"/>
          </w:rPr>
          <w:instrText xml:space="preserve"> REF _Ref226705220 \h </w:instrText>
        </w:r>
      </w:ins>
      <w:r w:rsidR="000B4929">
        <w:rPr>
          <w:color w:val="0000FF"/>
          <w:sz w:val="24"/>
          <w:szCs w:val="24"/>
        </w:rPr>
      </w:r>
      <w:ins w:id="2859" w:author="Marmol, Dominika Klaudia" w:date="2026-06-08T17:40:00Z">
        <w:r w:rsidR="000B4929">
          <w:rPr>
            <w:color w:val="0000FF"/>
            <w:sz w:val="24"/>
            <w:szCs w:val="24"/>
          </w:rPr>
          <w:fldChar w:fldCharType="separate"/>
        </w:r>
        <w:r w:rsidR="000B4929" w:rsidRPr="00201CA3">
          <w:rPr>
            <w:sz w:val="24"/>
            <w:szCs w:val="24"/>
            <w:rPrChange w:id="2860" w:author="Marmol, Dominika Klaudia" w:date="2026-06-08T17:00:00Z">
              <w:rPr/>
            </w:rPrChange>
          </w:rPr>
          <w:t>Table </w:t>
        </w:r>
        <w:r w:rsidR="000B4929" w:rsidRPr="00201CA3">
          <w:rPr>
            <w:noProof/>
            <w:sz w:val="24"/>
            <w:szCs w:val="24"/>
            <w:rPrChange w:id="2861" w:author="Marmol, Dominika Klaudia" w:date="2026-06-08T17:00:00Z">
              <w:rPr>
                <w:noProof/>
              </w:rPr>
            </w:rPrChange>
          </w:rPr>
          <w:t>19</w:t>
        </w:r>
        <w:r w:rsidR="000B4929">
          <w:rPr>
            <w:color w:val="0000FF"/>
            <w:sz w:val="24"/>
            <w:szCs w:val="24"/>
          </w:rPr>
          <w:fldChar w:fldCharType="end"/>
        </w:r>
      </w:ins>
      <w:ins w:id="2862" w:author="Marmol, Dominika Klaudia" w:date="2026-06-08T17:35:00Z">
        <w:r w:rsidRPr="000B4929">
          <w:rPr>
            <w:sz w:val="24"/>
            <w:szCs w:val="24"/>
            <w:rPrChange w:id="2863" w:author="Marmol, Dominika Klaudia" w:date="2026-06-08T17:39:00Z">
              <w:rPr/>
            </w:rPrChange>
          </w:rPr>
          <w:t xml:space="preserve">, and </w:t>
        </w:r>
      </w:ins>
      <w:ins w:id="2864" w:author="Marmol, Dominika Klaudia" w:date="2026-06-08T17:39:00Z">
        <w:r w:rsidR="000B4929" w:rsidRPr="000B4929">
          <w:rPr>
            <w:color w:val="0000FF"/>
            <w:sz w:val="24"/>
            <w:szCs w:val="24"/>
            <w:rPrChange w:id="2865" w:author="Marmol, Dominika Klaudia" w:date="2026-06-08T17:39:00Z">
              <w:rPr>
                <w:color w:val="0000FF"/>
              </w:rPr>
            </w:rPrChange>
          </w:rPr>
          <w:fldChar w:fldCharType="begin"/>
        </w:r>
        <w:r w:rsidR="000B4929" w:rsidRPr="000B4929">
          <w:rPr>
            <w:color w:val="0000FF"/>
            <w:sz w:val="24"/>
            <w:szCs w:val="24"/>
            <w:rPrChange w:id="2866" w:author="Marmol, Dominika Klaudia" w:date="2026-06-08T17:39:00Z">
              <w:rPr>
                <w:color w:val="0000FF"/>
              </w:rPr>
            </w:rPrChange>
          </w:rPr>
          <w:instrText xml:space="preserve"> REF _Ref226705101 \h  \* MERGEFORMAT </w:instrText>
        </w:r>
      </w:ins>
      <w:r w:rsidR="000B4929" w:rsidRPr="000B4929">
        <w:rPr>
          <w:color w:val="0000FF"/>
          <w:sz w:val="24"/>
          <w:szCs w:val="24"/>
          <w:rPrChange w:id="2867" w:author="Marmol, Dominika Klaudia" w:date="2026-06-08T17:39:00Z">
            <w:rPr>
              <w:color w:val="0000FF"/>
              <w:sz w:val="24"/>
              <w:szCs w:val="24"/>
            </w:rPr>
          </w:rPrChange>
        </w:rPr>
      </w:r>
      <w:ins w:id="2868" w:author="Marmol, Dominika Klaudia" w:date="2026-06-08T17:39:00Z">
        <w:r w:rsidR="000B4929" w:rsidRPr="000B4929">
          <w:rPr>
            <w:color w:val="0000FF"/>
            <w:sz w:val="24"/>
            <w:szCs w:val="24"/>
            <w:rPrChange w:id="2869" w:author="Marmol, Dominika Klaudia" w:date="2026-06-08T17:39:00Z">
              <w:rPr>
                <w:color w:val="0000FF"/>
              </w:rPr>
            </w:rPrChange>
          </w:rPr>
          <w:fldChar w:fldCharType="separate"/>
        </w:r>
        <w:r w:rsidR="000B4929" w:rsidRPr="000B4929">
          <w:rPr>
            <w:sz w:val="24"/>
            <w:szCs w:val="24"/>
            <w:rPrChange w:id="2870" w:author="Marmol, Dominika Klaudia" w:date="2026-06-08T17:39:00Z">
              <w:rPr/>
            </w:rPrChange>
          </w:rPr>
          <w:t>Table </w:t>
        </w:r>
        <w:r w:rsidR="000B4929" w:rsidRPr="000B4929">
          <w:rPr>
            <w:noProof/>
            <w:sz w:val="24"/>
            <w:szCs w:val="24"/>
            <w:rPrChange w:id="2871" w:author="Marmol, Dominika Klaudia" w:date="2026-06-08T17:39:00Z">
              <w:rPr>
                <w:noProof/>
              </w:rPr>
            </w:rPrChange>
          </w:rPr>
          <w:t>20</w:t>
        </w:r>
        <w:r w:rsidR="000B4929" w:rsidRPr="000B4929">
          <w:rPr>
            <w:color w:val="0000FF"/>
            <w:sz w:val="24"/>
            <w:szCs w:val="24"/>
            <w:rPrChange w:id="2872" w:author="Marmol, Dominika Klaudia" w:date="2026-06-08T17:39:00Z">
              <w:rPr>
                <w:color w:val="0000FF"/>
              </w:rPr>
            </w:rPrChange>
          </w:rPr>
          <w:fldChar w:fldCharType="end"/>
        </w:r>
      </w:ins>
      <w:ins w:id="2873" w:author="Marmol, Dominika Klaudia" w:date="2026-06-08T17:35:00Z">
        <w:r w:rsidRPr="000B4929">
          <w:rPr>
            <w:sz w:val="24"/>
            <w:szCs w:val="24"/>
            <w:rPrChange w:id="2874" w:author="Marmol, Dominika Klaudia" w:date="2026-06-08T17:39:00Z">
              <w:rPr/>
            </w:rPrChange>
          </w:rPr>
          <w:t xml:space="preserve"> for the SoA, SoC dosing schedule, biomarker blood sampling schedule, and the PK/ADA blood sampling schedule, respectively.</w:t>
        </w:r>
      </w:ins>
    </w:p>
    <w:p w14:paraId="1308FB65" w14:textId="77777777" w:rsidR="0015442B" w:rsidRDefault="0015442B" w:rsidP="0053111B">
      <w:pPr>
        <w:autoSpaceDE w:val="0"/>
        <w:autoSpaceDN w:val="0"/>
        <w:adjustRightInd w:val="0"/>
        <w:spacing w:after="0"/>
        <w:rPr>
          <w:ins w:id="2875" w:author="Marmol, Dominika Klaudia" w:date="2026-06-08T17:35:00Z"/>
          <w:rFonts w:ascii="Arial" w:hAnsi="Arial" w:cs="Arial"/>
          <w:sz w:val="24"/>
          <w:szCs w:val="24"/>
        </w:rPr>
      </w:pPr>
    </w:p>
    <w:p w14:paraId="6D7D38BB" w14:textId="7458F056" w:rsidR="00F735C8" w:rsidRPr="00AF5717" w:rsidRDefault="00E27C57" w:rsidP="0053111B">
      <w:pPr>
        <w:autoSpaceDE w:val="0"/>
        <w:autoSpaceDN w:val="0"/>
        <w:adjustRightInd w:val="0"/>
        <w:spacing w:after="0"/>
        <w:rPr>
          <w:rFonts w:ascii="Arial" w:hAnsi="Arial" w:cs="Arial"/>
          <w:sz w:val="24"/>
          <w:szCs w:val="24"/>
        </w:rPr>
      </w:pPr>
      <w:r w:rsidRPr="00AF5717">
        <w:rPr>
          <w:rFonts w:ascii="Arial" w:hAnsi="Arial" w:cs="Arial"/>
          <w:sz w:val="24"/>
          <w:szCs w:val="24"/>
        </w:rPr>
        <w:t xml:space="preserve">The </w:t>
      </w:r>
      <w:del w:id="2876" w:author="Marmol, Dominika Klaudia" w:date="2026-06-08T17:32:00Z">
        <w:r w:rsidRPr="00AF5717">
          <w:rPr>
            <w:rFonts w:ascii="Arial" w:hAnsi="Arial" w:cs="Arial"/>
            <w:sz w:val="24"/>
            <w:szCs w:val="24"/>
          </w:rPr>
          <w:delText xml:space="preserve">schedule </w:delText>
        </w:r>
      </w:del>
      <w:ins w:id="2877" w:author="Marmol, Dominika Klaudia" w:date="2026-06-08T17:32:00Z">
        <w:r w:rsidR="00C95215">
          <w:rPr>
            <w:rFonts w:ascii="Arial" w:hAnsi="Arial" w:cs="Arial"/>
            <w:sz w:val="24"/>
            <w:szCs w:val="24"/>
          </w:rPr>
          <w:t>SoA</w:t>
        </w:r>
        <w:r w:rsidR="00C95215" w:rsidRPr="00AF5717">
          <w:rPr>
            <w:rFonts w:ascii="Arial" w:hAnsi="Arial" w:cs="Arial"/>
            <w:sz w:val="24"/>
            <w:szCs w:val="24"/>
          </w:rPr>
          <w:t xml:space="preserve"> </w:t>
        </w:r>
      </w:ins>
      <w:del w:id="2878" w:author="Marmol, Dominika Klaudia" w:date="2026-06-08T17:33:00Z">
        <w:r w:rsidRPr="00AF5717">
          <w:rPr>
            <w:rFonts w:ascii="Arial" w:hAnsi="Arial" w:cs="Arial"/>
            <w:sz w:val="24"/>
            <w:szCs w:val="24"/>
          </w:rPr>
          <w:delText>in</w:delText>
        </w:r>
        <w:r w:rsidR="00367616" w:rsidRPr="00AF5717">
          <w:rPr>
            <w:rFonts w:ascii="Arial" w:hAnsi="Arial" w:cs="Arial"/>
            <w:sz w:val="24"/>
            <w:szCs w:val="24"/>
          </w:rPr>
          <w:delText xml:space="preserve"> </w:delText>
        </w:r>
        <w:r w:rsidR="00367616" w:rsidRPr="00AF5717">
          <w:rPr>
            <w:rFonts w:ascii="Arial" w:hAnsi="Arial" w:cs="Arial"/>
            <w:color w:val="0000FF"/>
            <w:sz w:val="24"/>
            <w:szCs w:val="24"/>
          </w:rPr>
          <w:fldChar w:fldCharType="begin"/>
        </w:r>
        <w:r w:rsidR="00367616" w:rsidRPr="00AF5717">
          <w:rPr>
            <w:rFonts w:ascii="Arial" w:hAnsi="Arial" w:cs="Arial"/>
            <w:color w:val="0000FF"/>
            <w:sz w:val="24"/>
            <w:szCs w:val="24"/>
          </w:rPr>
          <w:delInstrText xml:space="preserve"> REF _Ref181635107 \h  \* MERGEFORMAT </w:delInstrText>
        </w:r>
        <w:r w:rsidR="00367616" w:rsidRPr="00AF5717">
          <w:rPr>
            <w:rFonts w:ascii="Arial" w:hAnsi="Arial" w:cs="Arial"/>
            <w:color w:val="0000FF"/>
            <w:sz w:val="24"/>
            <w:szCs w:val="24"/>
          </w:rPr>
        </w:r>
        <w:r w:rsidR="00367616" w:rsidRPr="00AF5717">
          <w:rPr>
            <w:rFonts w:ascii="Arial" w:hAnsi="Arial" w:cs="Arial"/>
            <w:color w:val="0000FF"/>
            <w:sz w:val="24"/>
            <w:szCs w:val="24"/>
          </w:rPr>
          <w:fldChar w:fldCharType="separate"/>
        </w:r>
        <w:r w:rsidR="00CA5FDB" w:rsidRPr="00CA5FDB">
          <w:rPr>
            <w:rFonts w:ascii="Arial" w:hAnsi="Arial" w:cs="Arial"/>
            <w:color w:val="0000FF"/>
            <w:sz w:val="24"/>
            <w:szCs w:val="24"/>
          </w:rPr>
          <w:delText>Table 6</w:delText>
        </w:r>
        <w:r w:rsidR="00367616" w:rsidRPr="00AF5717">
          <w:rPr>
            <w:rFonts w:ascii="Arial" w:hAnsi="Arial" w:cs="Arial"/>
            <w:color w:val="0000FF"/>
            <w:sz w:val="24"/>
            <w:szCs w:val="24"/>
          </w:rPr>
          <w:fldChar w:fldCharType="end"/>
        </w:r>
      </w:del>
      <w:del w:id="2879" w:author="Marmol, Dominika Klaudia" w:date="2026-06-11T10:15:00Z">
        <w:r w:rsidRPr="00AF5717">
          <w:rPr>
            <w:rFonts w:ascii="Arial" w:hAnsi="Arial" w:cs="Arial"/>
            <w:sz w:val="24"/>
            <w:szCs w:val="24"/>
          </w:rPr>
          <w:delText xml:space="preserve"> </w:delText>
        </w:r>
      </w:del>
      <w:r w:rsidRPr="00AF5717">
        <w:rPr>
          <w:rFonts w:ascii="Arial" w:hAnsi="Arial" w:cs="Arial"/>
          <w:sz w:val="24"/>
          <w:szCs w:val="24"/>
        </w:rPr>
        <w:t xml:space="preserve">provides an overview of the trial visits and procedures. </w:t>
      </w:r>
      <w:ins w:id="2880" w:author="Marmol, Dominika Klaudia" w:date="2026-06-08T17:33:00Z">
        <w:r w:rsidR="00C95215">
          <w:rPr>
            <w:rFonts w:ascii="Arial" w:hAnsi="Arial" w:cs="Arial"/>
            <w:sz w:val="24"/>
            <w:szCs w:val="24"/>
          </w:rPr>
          <w:t>To protect the wellbeing of the trial participants, t</w:t>
        </w:r>
      </w:ins>
      <w:del w:id="2881" w:author="Marmol, Dominika Klaudia" w:date="2026-06-08T17:33:00Z">
        <w:r w:rsidRPr="00AF5717">
          <w:rPr>
            <w:rFonts w:ascii="Arial" w:hAnsi="Arial" w:cs="Arial"/>
            <w:sz w:val="24"/>
            <w:szCs w:val="24"/>
          </w:rPr>
          <w:delText>T</w:delText>
        </w:r>
      </w:del>
      <w:r w:rsidRPr="00AF5717">
        <w:rPr>
          <w:rFonts w:ascii="Arial" w:hAnsi="Arial" w:cs="Arial"/>
          <w:sz w:val="24"/>
          <w:szCs w:val="24"/>
        </w:rPr>
        <w:t>he investigator may arrange unscheduled visits in addition to those listed</w:t>
      </w:r>
      <w:del w:id="2882" w:author="Marmol, Dominika Klaudia" w:date="2026-06-08T17:33:00Z">
        <w:r w:rsidRPr="00AF5717">
          <w:rPr>
            <w:rFonts w:ascii="Arial" w:hAnsi="Arial" w:cs="Arial"/>
            <w:sz w:val="24"/>
            <w:szCs w:val="24"/>
          </w:rPr>
          <w:delText xml:space="preserve">, in order </w:delText>
        </w:r>
      </w:del>
      <w:ins w:id="2883" w:author="Marmol, Dominika Klaudia" w:date="2026-06-08T17:33:00Z">
        <w:r w:rsidR="00C95215">
          <w:rPr>
            <w:rFonts w:ascii="Arial" w:hAnsi="Arial" w:cs="Arial"/>
            <w:sz w:val="24"/>
            <w:szCs w:val="24"/>
          </w:rPr>
          <w:t xml:space="preserve"> </w:t>
        </w:r>
      </w:ins>
      <w:r w:rsidRPr="00AF5717">
        <w:rPr>
          <w:rFonts w:ascii="Arial" w:hAnsi="Arial" w:cs="Arial"/>
          <w:sz w:val="24"/>
          <w:szCs w:val="24"/>
        </w:rPr>
        <w:t xml:space="preserve">to conduct </w:t>
      </w:r>
      <w:ins w:id="2884" w:author="Marmol, Dominika Klaudia" w:date="2026-06-08T17:33:00Z">
        <w:r w:rsidR="00C95215">
          <w:rPr>
            <w:rFonts w:ascii="Arial" w:hAnsi="Arial" w:cs="Arial"/>
            <w:sz w:val="24"/>
            <w:szCs w:val="24"/>
          </w:rPr>
          <w:t xml:space="preserve">medically indicated </w:t>
        </w:r>
      </w:ins>
      <w:del w:id="2885" w:author="Marmol, Dominika Klaudia" w:date="2026-06-08T17:34:00Z">
        <w:r w:rsidRPr="00AF5717">
          <w:rPr>
            <w:rFonts w:ascii="Arial" w:hAnsi="Arial" w:cs="Arial"/>
            <w:sz w:val="24"/>
            <w:szCs w:val="24"/>
          </w:rPr>
          <w:delText xml:space="preserve">unplanned </w:delText>
        </w:r>
      </w:del>
      <w:r w:rsidRPr="00AF5717">
        <w:rPr>
          <w:rFonts w:ascii="Arial" w:hAnsi="Arial" w:cs="Arial"/>
          <w:sz w:val="24"/>
          <w:szCs w:val="24"/>
        </w:rPr>
        <w:t>evaluations or assessments</w:t>
      </w:r>
      <w:del w:id="2886" w:author="Marmol, Dominika Klaudia" w:date="2026-06-08T17:34:00Z">
        <w:r w:rsidRPr="00AF5717">
          <w:rPr>
            <w:rFonts w:ascii="Arial" w:hAnsi="Arial" w:cs="Arial"/>
            <w:sz w:val="24"/>
            <w:szCs w:val="24"/>
          </w:rPr>
          <w:delText xml:space="preserve"> required to protect the wellbeing of the trial participants.</w:delText>
        </w:r>
      </w:del>
      <w:ins w:id="2887" w:author="Marmol, Dominika Klaudia" w:date="2026-06-08T17:34:00Z">
        <w:r w:rsidR="00C95215">
          <w:rPr>
            <w:rFonts w:ascii="Arial" w:hAnsi="Arial" w:cs="Arial"/>
            <w:sz w:val="24"/>
            <w:szCs w:val="24"/>
          </w:rPr>
          <w:t>.</w:t>
        </w:r>
      </w:ins>
    </w:p>
    <w:p w14:paraId="02A74F9B" w14:textId="77777777" w:rsidR="00E54CD0" w:rsidRPr="00AF5717" w:rsidRDefault="00E54CD0" w:rsidP="00CD4015">
      <w:pPr>
        <w:pStyle w:val="Paragraph"/>
        <w:rPr>
          <w:rFonts w:cs="Arial"/>
        </w:rPr>
      </w:pPr>
    </w:p>
    <w:p w14:paraId="12A335D7" w14:textId="370B2BC6" w:rsidR="0053111B" w:rsidRPr="00AF5717" w:rsidRDefault="00E27C57" w:rsidP="0053111B">
      <w:pPr>
        <w:pStyle w:val="Caption"/>
        <w:keepNext/>
        <w:rPr>
          <w:rFonts w:ascii="Arial" w:hAnsi="Arial" w:cs="Arial"/>
          <w:sz w:val="24"/>
          <w:szCs w:val="24"/>
        </w:rPr>
      </w:pPr>
      <w:bookmarkStart w:id="2888" w:name="_Ref181635107"/>
      <w:bookmarkStart w:id="2889" w:name="_Toc232068069"/>
      <w:r w:rsidRPr="00AF5717">
        <w:rPr>
          <w:rFonts w:ascii="Arial" w:hAnsi="Arial" w:cs="Arial"/>
          <w:sz w:val="24"/>
          <w:szCs w:val="24"/>
        </w:rPr>
        <w:t>Table</w:t>
      </w:r>
      <w:r w:rsidR="00DE457F">
        <w:rPr>
          <w:rFonts w:ascii="Arial" w:hAnsi="Arial" w:cs="Arial"/>
          <w:sz w:val="24"/>
          <w:szCs w:val="24"/>
        </w:rPr>
        <w:t> </w:t>
      </w:r>
      <w:r w:rsidRPr="00AF5717">
        <w:rPr>
          <w:rFonts w:ascii="Arial" w:hAnsi="Arial" w:cs="Arial"/>
          <w:sz w:val="24"/>
          <w:szCs w:val="24"/>
        </w:rPr>
        <w:fldChar w:fldCharType="begin"/>
      </w:r>
      <w:r w:rsidRPr="00AF5717">
        <w:rPr>
          <w:rFonts w:ascii="Arial" w:hAnsi="Arial" w:cs="Arial"/>
          <w:sz w:val="24"/>
          <w:szCs w:val="24"/>
        </w:rPr>
        <w:instrText xml:space="preserve"> SEQ Table \* ARABIC </w:instrText>
      </w:r>
      <w:r w:rsidRPr="00AF5717">
        <w:rPr>
          <w:rFonts w:ascii="Arial" w:hAnsi="Arial" w:cs="Arial"/>
          <w:sz w:val="24"/>
          <w:szCs w:val="24"/>
        </w:rPr>
        <w:fldChar w:fldCharType="separate"/>
      </w:r>
      <w:ins w:id="2890" w:author="Marmol, Dominika Klaudia" w:date="2026-06-08T17:32:00Z">
        <w:r w:rsidR="00C95215">
          <w:rPr>
            <w:rFonts w:ascii="Arial" w:hAnsi="Arial" w:cs="Arial"/>
            <w:noProof/>
            <w:sz w:val="24"/>
            <w:szCs w:val="24"/>
          </w:rPr>
          <w:t>8</w:t>
        </w:r>
      </w:ins>
      <w:del w:id="2891" w:author="Marmol, Dominika Klaudia" w:date="2026-06-08T16:56:00Z">
        <w:r w:rsidR="00EB3B66">
          <w:rPr>
            <w:rFonts w:ascii="Arial" w:hAnsi="Arial" w:cs="Arial"/>
            <w:noProof/>
            <w:sz w:val="24"/>
            <w:szCs w:val="24"/>
          </w:rPr>
          <w:delText>6</w:delText>
        </w:r>
      </w:del>
      <w:r w:rsidRPr="00AF5717">
        <w:rPr>
          <w:rFonts w:ascii="Arial" w:hAnsi="Arial" w:cs="Arial"/>
          <w:sz w:val="24"/>
          <w:szCs w:val="24"/>
        </w:rPr>
        <w:fldChar w:fldCharType="end"/>
      </w:r>
      <w:bookmarkEnd w:id="2888"/>
      <w:r w:rsidR="00FE1624" w:rsidRPr="00AF5717">
        <w:rPr>
          <w:rFonts w:ascii="Arial" w:hAnsi="Arial" w:cs="Arial"/>
          <w:sz w:val="24"/>
          <w:szCs w:val="24"/>
        </w:rPr>
        <w:t>:</w:t>
      </w:r>
      <w:r w:rsidR="00FE1624" w:rsidRPr="00AF5717">
        <w:rPr>
          <w:rFonts w:ascii="Arial" w:hAnsi="Arial" w:cs="Arial"/>
          <w:sz w:val="24"/>
          <w:szCs w:val="24"/>
        </w:rPr>
        <w:tab/>
      </w:r>
      <w:r w:rsidRPr="00AF5717">
        <w:rPr>
          <w:rFonts w:ascii="Arial" w:hAnsi="Arial" w:cs="Arial"/>
          <w:sz w:val="24"/>
          <w:szCs w:val="24"/>
        </w:rPr>
        <w:t xml:space="preserve">Schedule of activities – </w:t>
      </w:r>
      <w:ins w:id="2892" w:author="Marmol, Dominika Klaudia" w:date="2026-06-08T10:25:00Z">
        <w:r w:rsidR="00CA5160">
          <w:rPr>
            <w:rFonts w:ascii="Arial" w:hAnsi="Arial" w:cs="Arial"/>
            <w:sz w:val="24"/>
            <w:szCs w:val="24"/>
          </w:rPr>
          <w:t>Part A (</w:t>
        </w:r>
      </w:ins>
      <w:r w:rsidRPr="00AF5717">
        <w:rPr>
          <w:rFonts w:ascii="Arial" w:hAnsi="Arial" w:cs="Arial"/>
          <w:sz w:val="24"/>
          <w:szCs w:val="24"/>
        </w:rPr>
        <w:t>Dose escalation</w:t>
      </w:r>
      <w:ins w:id="2893" w:author="Marmol, Dominika Klaudia" w:date="2026-06-08T10:25:00Z">
        <w:r w:rsidR="00CA5160">
          <w:rPr>
            <w:rFonts w:ascii="Arial" w:hAnsi="Arial" w:cs="Arial"/>
            <w:sz w:val="24"/>
            <w:szCs w:val="24"/>
          </w:rPr>
          <w:t>)</w:t>
        </w:r>
      </w:ins>
      <w:del w:id="2894" w:author="Marmol, Dominika Klaudia" w:date="2026-06-08T10:25:00Z">
        <w:r w:rsidRPr="00AF5717">
          <w:rPr>
            <w:rFonts w:ascii="Arial" w:hAnsi="Arial" w:cs="Arial"/>
            <w:sz w:val="24"/>
            <w:szCs w:val="24"/>
          </w:rPr>
          <w:delText xml:space="preserve"> part</w:delText>
        </w:r>
      </w:del>
      <w:bookmarkEnd w:id="2889"/>
    </w:p>
    <w:tbl>
      <w:tblPr>
        <w:tblW w:w="129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42"/>
        <w:gridCol w:w="1300"/>
        <w:gridCol w:w="651"/>
        <w:gridCol w:w="53"/>
        <w:gridCol w:w="698"/>
        <w:gridCol w:w="7"/>
        <w:gridCol w:w="720"/>
        <w:gridCol w:w="707"/>
        <w:gridCol w:w="741"/>
        <w:gridCol w:w="1232"/>
        <w:gridCol w:w="739"/>
        <w:gridCol w:w="1103"/>
        <w:gridCol w:w="1167"/>
        <w:gridCol w:w="1185"/>
      </w:tblGrid>
      <w:tr w:rsidR="008F5115" w14:paraId="42CA2D96" w14:textId="77777777" w:rsidTr="003854C8">
        <w:trPr>
          <w:trHeight w:val="210"/>
        </w:trPr>
        <w:tc>
          <w:tcPr>
            <w:tcW w:w="2642" w:type="dxa"/>
            <w:vMerge w:val="restart"/>
            <w:tcBorders>
              <w:top w:val="single" w:sz="6" w:space="0" w:color="auto"/>
              <w:left w:val="single" w:sz="6" w:space="0" w:color="auto"/>
              <w:bottom w:val="single" w:sz="6" w:space="0" w:color="auto"/>
              <w:right w:val="single" w:sz="6" w:space="0" w:color="auto"/>
            </w:tcBorders>
            <w:shd w:val="clear" w:color="auto" w:fill="D9D9D9"/>
            <w:vAlign w:val="center"/>
            <w:hideMark/>
          </w:tcPr>
          <w:p w14:paraId="77C3A2A6" w14:textId="1D3E6573" w:rsidR="00E54CD0" w:rsidRPr="00AF5717" w:rsidRDefault="00E27C57" w:rsidP="00E54CD0">
            <w:pPr>
              <w:spacing w:after="0"/>
              <w:jc w:val="center"/>
              <w:textAlignment w:val="baseline"/>
              <w:rPr>
                <w:rFonts w:ascii="Segoe UI" w:hAnsi="Segoe UI" w:cs="Segoe UI"/>
                <w:b/>
                <w:bCs/>
                <w:sz w:val="18"/>
                <w:szCs w:val="18"/>
                <w:lang w:eastAsia="en-GB"/>
              </w:rPr>
            </w:pPr>
            <w:ins w:id="2895" w:author="Marmol, Dominika Klaudia" w:date="2026-06-08T10:26:00Z">
              <w:r>
                <w:rPr>
                  <w:rFonts w:ascii="Arial" w:hAnsi="Arial" w:cs="Arial"/>
                  <w:b/>
                  <w:bCs/>
                  <w:lang w:eastAsia="en-GB"/>
                </w:rPr>
                <w:t>Procedure (1 cycle = 14 days)</w:t>
              </w:r>
            </w:ins>
            <w:r w:rsidR="000E04EE" w:rsidRPr="00AF5717">
              <w:rPr>
                <w:rFonts w:ascii="Arial" w:hAnsi="Arial" w:cs="Arial"/>
                <w:b/>
                <w:bCs/>
                <w:lang w:eastAsia="en-GB"/>
              </w:rPr>
              <w:t> </w:t>
            </w:r>
          </w:p>
        </w:tc>
        <w:tc>
          <w:tcPr>
            <w:tcW w:w="1300" w:type="dxa"/>
            <w:vMerge w:val="restart"/>
            <w:tcBorders>
              <w:top w:val="single" w:sz="6" w:space="0" w:color="auto"/>
              <w:left w:val="single" w:sz="6" w:space="0" w:color="auto"/>
              <w:bottom w:val="single" w:sz="6" w:space="0" w:color="auto"/>
              <w:right w:val="single" w:sz="6" w:space="0" w:color="auto"/>
            </w:tcBorders>
            <w:shd w:val="clear" w:color="auto" w:fill="D9D9D9"/>
            <w:vAlign w:val="center"/>
            <w:hideMark/>
          </w:tcPr>
          <w:p w14:paraId="2743B1E4" w14:textId="0481994B" w:rsidR="00E54CD0" w:rsidRPr="00AF5717" w:rsidRDefault="00E27C57" w:rsidP="00E54CD0">
            <w:pPr>
              <w:spacing w:after="0"/>
              <w:jc w:val="center"/>
              <w:textAlignment w:val="baseline"/>
              <w:rPr>
                <w:rFonts w:ascii="Segoe UI" w:hAnsi="Segoe UI" w:cs="Segoe UI"/>
                <w:b/>
                <w:bCs/>
                <w:sz w:val="18"/>
                <w:szCs w:val="18"/>
                <w:lang w:eastAsia="en-GB"/>
              </w:rPr>
            </w:pPr>
            <w:r w:rsidRPr="00AF5717">
              <w:rPr>
                <w:rFonts w:ascii="Arial" w:hAnsi="Arial" w:cs="Arial"/>
                <w:b/>
                <w:bCs/>
                <w:lang w:eastAsia="en-GB"/>
              </w:rPr>
              <w:t>Screening </w:t>
            </w:r>
            <w:ins w:id="2896" w:author="Marmol, Dominika Klaudia" w:date="2026-06-08T10:26:00Z">
              <w:r w:rsidR="00FB0165">
                <w:rPr>
                  <w:rFonts w:ascii="Arial" w:hAnsi="Arial" w:cs="Arial"/>
                  <w:b/>
                  <w:bCs/>
                  <w:sz w:val="16"/>
                  <w:szCs w:val="16"/>
                  <w:vertAlign w:val="superscript"/>
                  <w:lang w:eastAsia="en-GB"/>
                </w:rPr>
                <w:t>a</w:t>
              </w:r>
            </w:ins>
            <w:del w:id="2897" w:author="Marmol, Dominika Klaudia" w:date="2026-06-08T10:26:00Z">
              <w:r w:rsidRPr="00AF5717">
                <w:rPr>
                  <w:rFonts w:ascii="Arial" w:hAnsi="Arial" w:cs="Arial"/>
                  <w:b/>
                  <w:bCs/>
                  <w:sz w:val="16"/>
                  <w:szCs w:val="16"/>
                  <w:vertAlign w:val="superscript"/>
                  <w:lang w:eastAsia="en-GB"/>
                </w:rPr>
                <w:delText>1</w:delText>
              </w:r>
            </w:del>
            <w:r w:rsidRPr="00AF5717">
              <w:rPr>
                <w:rFonts w:ascii="Arial" w:hAnsi="Arial" w:cs="Arial"/>
                <w:b/>
                <w:bCs/>
                <w:lang w:eastAsia="en-GB"/>
              </w:rPr>
              <w:t> </w:t>
            </w:r>
          </w:p>
        </w:tc>
        <w:tc>
          <w:tcPr>
            <w:tcW w:w="2129" w:type="dxa"/>
            <w:gridSpan w:val="5"/>
            <w:tcBorders>
              <w:top w:val="single" w:sz="6" w:space="0" w:color="auto"/>
              <w:left w:val="single" w:sz="6" w:space="0" w:color="auto"/>
              <w:bottom w:val="single" w:sz="6" w:space="0" w:color="auto"/>
              <w:right w:val="single" w:sz="6" w:space="0" w:color="auto"/>
            </w:tcBorders>
            <w:shd w:val="clear" w:color="auto" w:fill="D9D9D9"/>
            <w:vAlign w:val="center"/>
            <w:hideMark/>
          </w:tcPr>
          <w:p w14:paraId="6B0C4DC5" w14:textId="77777777" w:rsidR="00E54CD0" w:rsidRPr="00AF5717" w:rsidRDefault="00E27C57" w:rsidP="00E54CD0">
            <w:pPr>
              <w:spacing w:after="0"/>
              <w:jc w:val="center"/>
              <w:textAlignment w:val="baseline"/>
              <w:rPr>
                <w:rFonts w:ascii="Segoe UI" w:hAnsi="Segoe UI" w:cs="Segoe UI"/>
                <w:b/>
                <w:bCs/>
                <w:sz w:val="18"/>
                <w:szCs w:val="18"/>
                <w:lang w:eastAsia="en-GB"/>
              </w:rPr>
            </w:pPr>
            <w:r w:rsidRPr="00AF5717">
              <w:rPr>
                <w:rFonts w:ascii="Arial" w:hAnsi="Arial" w:cs="Arial"/>
                <w:b/>
                <w:bCs/>
                <w:lang w:eastAsia="en-GB"/>
              </w:rPr>
              <w:t>Cycle 1 </w:t>
            </w:r>
          </w:p>
        </w:tc>
        <w:tc>
          <w:tcPr>
            <w:tcW w:w="1448"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52106584" w14:textId="77777777" w:rsidR="00E54CD0" w:rsidRPr="00AF5717" w:rsidRDefault="00E27C57" w:rsidP="00E54CD0">
            <w:pPr>
              <w:spacing w:after="0"/>
              <w:jc w:val="center"/>
              <w:textAlignment w:val="baseline"/>
              <w:rPr>
                <w:rFonts w:ascii="Segoe UI" w:hAnsi="Segoe UI" w:cs="Segoe UI"/>
                <w:b/>
                <w:bCs/>
                <w:sz w:val="18"/>
                <w:szCs w:val="18"/>
                <w:lang w:eastAsia="en-GB"/>
              </w:rPr>
            </w:pPr>
            <w:r w:rsidRPr="00AF5717">
              <w:rPr>
                <w:rFonts w:ascii="Arial" w:hAnsi="Arial" w:cs="Arial"/>
                <w:b/>
                <w:bCs/>
                <w:lang w:eastAsia="en-GB"/>
              </w:rPr>
              <w:t>Cycle 2 </w:t>
            </w:r>
          </w:p>
        </w:tc>
        <w:tc>
          <w:tcPr>
            <w:tcW w:w="1232"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A1368F8" w14:textId="77777777" w:rsidR="00E54CD0" w:rsidRPr="00AF5717" w:rsidRDefault="00E27C57" w:rsidP="00E54CD0">
            <w:pPr>
              <w:spacing w:after="0"/>
              <w:jc w:val="center"/>
              <w:textAlignment w:val="baseline"/>
              <w:rPr>
                <w:rFonts w:ascii="Segoe UI" w:hAnsi="Segoe UI" w:cs="Segoe UI"/>
                <w:b/>
                <w:bCs/>
                <w:sz w:val="18"/>
                <w:szCs w:val="18"/>
                <w:lang w:eastAsia="en-GB"/>
              </w:rPr>
            </w:pPr>
            <w:r w:rsidRPr="00AF5717">
              <w:rPr>
                <w:rFonts w:ascii="Arial" w:hAnsi="Arial" w:cs="Arial"/>
                <w:b/>
                <w:bCs/>
                <w:lang w:eastAsia="en-GB"/>
              </w:rPr>
              <w:t>Cycle 3 &amp; thereafter </w:t>
            </w:r>
          </w:p>
        </w:tc>
        <w:tc>
          <w:tcPr>
            <w:tcW w:w="739" w:type="dxa"/>
            <w:vMerge w:val="restart"/>
            <w:tcBorders>
              <w:top w:val="single" w:sz="6" w:space="0" w:color="auto"/>
              <w:left w:val="single" w:sz="6" w:space="0" w:color="auto"/>
              <w:bottom w:val="single" w:sz="6" w:space="0" w:color="auto"/>
              <w:right w:val="single" w:sz="6" w:space="0" w:color="auto"/>
            </w:tcBorders>
            <w:shd w:val="clear" w:color="auto" w:fill="D9D9D9"/>
            <w:vAlign w:val="center"/>
            <w:hideMark/>
          </w:tcPr>
          <w:p w14:paraId="35AEE123" w14:textId="71DE5C76" w:rsidR="00E54CD0" w:rsidRPr="00AF5717" w:rsidRDefault="00E27C57" w:rsidP="00E54CD0">
            <w:pPr>
              <w:spacing w:after="0"/>
              <w:jc w:val="center"/>
              <w:textAlignment w:val="baseline"/>
              <w:rPr>
                <w:rFonts w:ascii="Segoe UI" w:hAnsi="Segoe UI" w:cs="Segoe UI"/>
                <w:b/>
                <w:bCs/>
                <w:sz w:val="18"/>
                <w:szCs w:val="18"/>
                <w:lang w:eastAsia="en-GB"/>
              </w:rPr>
            </w:pPr>
            <w:r w:rsidRPr="00AF5717">
              <w:rPr>
                <w:rFonts w:ascii="Arial" w:hAnsi="Arial" w:cs="Arial"/>
                <w:b/>
                <w:bCs/>
                <w:lang w:eastAsia="en-GB"/>
              </w:rPr>
              <w:t xml:space="preserve">EOT Visit </w:t>
            </w:r>
            <w:ins w:id="2898" w:author="Marmol, Dominika Klaudia" w:date="2026-06-08T10:26:00Z">
              <w:r w:rsidR="00FB0165">
                <w:rPr>
                  <w:rFonts w:ascii="Arial" w:hAnsi="Arial" w:cs="Arial"/>
                  <w:b/>
                  <w:bCs/>
                  <w:sz w:val="16"/>
                  <w:szCs w:val="16"/>
                  <w:vertAlign w:val="superscript"/>
                  <w:lang w:eastAsia="en-GB"/>
                </w:rPr>
                <w:t>b</w:t>
              </w:r>
            </w:ins>
            <w:del w:id="2899" w:author="Marmol, Dominika Klaudia" w:date="2026-06-08T10:26:00Z">
              <w:r w:rsidRPr="00AF5717">
                <w:rPr>
                  <w:rFonts w:ascii="Arial" w:hAnsi="Arial" w:cs="Arial"/>
                  <w:b/>
                  <w:bCs/>
                  <w:sz w:val="16"/>
                  <w:szCs w:val="16"/>
                  <w:vertAlign w:val="superscript"/>
                  <w:lang w:eastAsia="en-GB"/>
                </w:rPr>
                <w:delText>2</w:delText>
              </w:r>
            </w:del>
            <w:r w:rsidRPr="00AF5717">
              <w:rPr>
                <w:rFonts w:ascii="Arial" w:hAnsi="Arial" w:cs="Arial"/>
                <w:b/>
                <w:bCs/>
                <w:lang w:eastAsia="en-GB"/>
              </w:rPr>
              <w:t> </w:t>
            </w:r>
          </w:p>
        </w:tc>
        <w:tc>
          <w:tcPr>
            <w:tcW w:w="3455" w:type="dxa"/>
            <w:gridSpan w:val="3"/>
            <w:tcBorders>
              <w:top w:val="single" w:sz="6" w:space="0" w:color="auto"/>
              <w:left w:val="single" w:sz="6" w:space="0" w:color="auto"/>
              <w:bottom w:val="single" w:sz="6" w:space="0" w:color="auto"/>
              <w:right w:val="single" w:sz="6" w:space="0" w:color="auto"/>
            </w:tcBorders>
            <w:shd w:val="clear" w:color="auto" w:fill="D9D9D9"/>
            <w:vAlign w:val="center"/>
            <w:hideMark/>
          </w:tcPr>
          <w:p w14:paraId="10FFDCE6" w14:textId="77777777" w:rsidR="00E54CD0" w:rsidRPr="00AF5717" w:rsidRDefault="00E27C57" w:rsidP="00E54CD0">
            <w:pPr>
              <w:spacing w:after="0"/>
              <w:jc w:val="center"/>
              <w:textAlignment w:val="baseline"/>
              <w:rPr>
                <w:rFonts w:ascii="Segoe UI" w:hAnsi="Segoe UI" w:cs="Segoe UI"/>
                <w:b/>
                <w:bCs/>
                <w:sz w:val="18"/>
                <w:szCs w:val="18"/>
                <w:lang w:eastAsia="en-GB"/>
              </w:rPr>
            </w:pPr>
            <w:r w:rsidRPr="00AF5717">
              <w:rPr>
                <w:rFonts w:ascii="Arial" w:hAnsi="Arial" w:cs="Arial"/>
                <w:b/>
                <w:bCs/>
                <w:lang w:eastAsia="en-GB"/>
              </w:rPr>
              <w:t>Follow-up </w:t>
            </w:r>
          </w:p>
        </w:tc>
      </w:tr>
      <w:tr w:rsidR="008F5115" w14:paraId="33EC6B7B" w14:textId="77777777" w:rsidTr="003854C8">
        <w:trPr>
          <w:trHeight w:val="43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14398A6" w14:textId="77777777" w:rsidR="00E54CD0" w:rsidRPr="00AF5717" w:rsidRDefault="00E54CD0" w:rsidP="00E54CD0">
            <w:pPr>
              <w:spacing w:after="0"/>
              <w:rPr>
                <w:rFonts w:ascii="Segoe UI" w:hAnsi="Segoe UI" w:cs="Segoe UI"/>
                <w:b/>
                <w:bCs/>
                <w:sz w:val="18"/>
                <w:szCs w:val="18"/>
                <w:lang w:eastAsia="en-GB"/>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9440B3E" w14:textId="77777777" w:rsidR="00E54CD0" w:rsidRPr="00AF5717" w:rsidRDefault="00E54CD0" w:rsidP="00E54CD0">
            <w:pPr>
              <w:spacing w:after="0"/>
              <w:rPr>
                <w:rFonts w:ascii="Segoe UI" w:hAnsi="Segoe UI" w:cs="Segoe UI"/>
                <w:b/>
                <w:bCs/>
                <w:sz w:val="18"/>
                <w:szCs w:val="18"/>
                <w:lang w:eastAsia="en-GB"/>
              </w:rPr>
            </w:pPr>
          </w:p>
        </w:tc>
        <w:tc>
          <w:tcPr>
            <w:tcW w:w="3577" w:type="dxa"/>
            <w:gridSpan w:val="7"/>
            <w:tcBorders>
              <w:top w:val="single" w:sz="6" w:space="0" w:color="auto"/>
              <w:left w:val="single" w:sz="6" w:space="0" w:color="auto"/>
              <w:bottom w:val="single" w:sz="6" w:space="0" w:color="auto"/>
              <w:right w:val="single" w:sz="6" w:space="0" w:color="auto"/>
            </w:tcBorders>
            <w:shd w:val="clear" w:color="auto" w:fill="D9D9D9"/>
            <w:vAlign w:val="center"/>
            <w:hideMark/>
          </w:tcPr>
          <w:p w14:paraId="42703BCA" w14:textId="1153FA55" w:rsidR="00E54CD0" w:rsidRPr="00AF5717" w:rsidRDefault="00E27C57" w:rsidP="00E54CD0">
            <w:pPr>
              <w:spacing w:after="0"/>
              <w:jc w:val="center"/>
              <w:textAlignment w:val="baseline"/>
              <w:rPr>
                <w:rFonts w:ascii="Segoe UI" w:hAnsi="Segoe UI" w:cs="Segoe UI"/>
                <w:b/>
                <w:bCs/>
                <w:sz w:val="18"/>
                <w:szCs w:val="18"/>
                <w:lang w:eastAsia="en-GB"/>
              </w:rPr>
            </w:pPr>
            <w:r w:rsidRPr="00AF5717">
              <w:rPr>
                <w:rFonts w:ascii="Arial" w:hAnsi="Arial" w:cs="Arial"/>
                <w:b/>
                <w:bCs/>
                <w:lang w:eastAsia="en-GB"/>
              </w:rPr>
              <w:t xml:space="preserve">DLT observation period </w:t>
            </w:r>
          </w:p>
        </w:tc>
        <w:tc>
          <w:tcPr>
            <w:tcW w:w="1232" w:type="dxa"/>
            <w:vMerge w:val="restart"/>
            <w:tcBorders>
              <w:top w:val="single" w:sz="6" w:space="0" w:color="auto"/>
              <w:left w:val="single" w:sz="6" w:space="0" w:color="auto"/>
              <w:bottom w:val="single" w:sz="6" w:space="0" w:color="auto"/>
              <w:right w:val="single" w:sz="6" w:space="0" w:color="auto"/>
            </w:tcBorders>
            <w:shd w:val="clear" w:color="auto" w:fill="D9D9D9"/>
            <w:vAlign w:val="center"/>
            <w:hideMark/>
          </w:tcPr>
          <w:p w14:paraId="66B28E5F" w14:textId="77777777" w:rsidR="00E54CD0" w:rsidRPr="00AF5717" w:rsidRDefault="00E27C57" w:rsidP="00E54CD0">
            <w:pPr>
              <w:spacing w:after="0"/>
              <w:jc w:val="center"/>
              <w:textAlignment w:val="baseline"/>
              <w:rPr>
                <w:rFonts w:ascii="Segoe UI" w:hAnsi="Segoe UI" w:cs="Segoe UI"/>
                <w:b/>
                <w:bCs/>
                <w:sz w:val="18"/>
                <w:szCs w:val="18"/>
                <w:lang w:eastAsia="en-GB"/>
              </w:rPr>
            </w:pPr>
            <w:r w:rsidRPr="00AF5717">
              <w:rPr>
                <w:rFonts w:ascii="Arial" w:hAnsi="Arial" w:cs="Arial"/>
                <w:b/>
                <w:bCs/>
                <w:lang w:eastAsia="en-GB"/>
              </w:rPr>
              <w:t>D1 </w:t>
            </w:r>
          </w:p>
        </w:tc>
        <w:tc>
          <w:tcPr>
            <w:tcW w:w="739" w:type="dxa"/>
            <w:vMerge/>
            <w:tcBorders>
              <w:top w:val="single" w:sz="6" w:space="0" w:color="auto"/>
              <w:left w:val="single" w:sz="6" w:space="0" w:color="auto"/>
              <w:bottom w:val="single" w:sz="6" w:space="0" w:color="auto"/>
              <w:right w:val="single" w:sz="6" w:space="0" w:color="auto"/>
            </w:tcBorders>
            <w:vAlign w:val="center"/>
            <w:hideMark/>
          </w:tcPr>
          <w:p w14:paraId="6B0CB21E" w14:textId="77777777" w:rsidR="00E54CD0" w:rsidRPr="00AF5717" w:rsidRDefault="00E54CD0" w:rsidP="00E54CD0">
            <w:pPr>
              <w:spacing w:after="0"/>
              <w:rPr>
                <w:rFonts w:ascii="Segoe UI" w:hAnsi="Segoe UI" w:cs="Segoe UI"/>
                <w:b/>
                <w:bCs/>
                <w:sz w:val="18"/>
                <w:szCs w:val="18"/>
                <w:lang w:eastAsia="en-GB"/>
              </w:rPr>
            </w:pPr>
          </w:p>
        </w:tc>
        <w:tc>
          <w:tcPr>
            <w:tcW w:w="1103" w:type="dxa"/>
            <w:vMerge w:val="restart"/>
            <w:tcBorders>
              <w:top w:val="single" w:sz="6" w:space="0" w:color="auto"/>
              <w:left w:val="single" w:sz="6" w:space="0" w:color="auto"/>
              <w:bottom w:val="single" w:sz="6" w:space="0" w:color="auto"/>
              <w:right w:val="single" w:sz="6" w:space="0" w:color="auto"/>
            </w:tcBorders>
            <w:shd w:val="clear" w:color="auto" w:fill="D9D9D9"/>
            <w:vAlign w:val="center"/>
            <w:hideMark/>
          </w:tcPr>
          <w:p w14:paraId="202FD3D1" w14:textId="77777777" w:rsidR="00E54CD0" w:rsidRPr="00AF5717" w:rsidRDefault="00E27C57" w:rsidP="00E54CD0">
            <w:pPr>
              <w:spacing w:after="0"/>
              <w:jc w:val="center"/>
              <w:textAlignment w:val="baseline"/>
              <w:rPr>
                <w:rFonts w:ascii="Arial" w:hAnsi="Arial" w:cs="Arial"/>
                <w:b/>
                <w:bCs/>
                <w:lang w:eastAsia="en-GB"/>
              </w:rPr>
            </w:pPr>
            <w:r w:rsidRPr="00AF5717">
              <w:rPr>
                <w:rFonts w:ascii="Arial" w:hAnsi="Arial" w:cs="Arial"/>
                <w:b/>
                <w:bCs/>
                <w:lang w:eastAsia="en-GB"/>
              </w:rPr>
              <w:t>Day 30</w:t>
            </w:r>
          </w:p>
          <w:p w14:paraId="611A2068" w14:textId="535AEC7F" w:rsidR="00A14C9E" w:rsidRPr="00AF5717" w:rsidRDefault="00E27C57" w:rsidP="00E54CD0">
            <w:pPr>
              <w:spacing w:after="0"/>
              <w:jc w:val="center"/>
              <w:textAlignment w:val="baseline"/>
              <w:rPr>
                <w:rFonts w:ascii="Segoe UI" w:hAnsi="Segoe UI" w:cs="Segoe UI"/>
                <w:b/>
                <w:bCs/>
                <w:sz w:val="18"/>
                <w:szCs w:val="18"/>
                <w:lang w:eastAsia="en-GB"/>
              </w:rPr>
            </w:pPr>
            <w:r w:rsidRPr="00AF5717">
              <w:rPr>
                <w:rFonts w:ascii="Segoe UI" w:hAnsi="Segoe UI" w:cs="Segoe UI"/>
                <w:b/>
                <w:bCs/>
                <w:sz w:val="18"/>
                <w:szCs w:val="18"/>
                <w:lang w:eastAsia="en-GB"/>
              </w:rPr>
              <w:t>SFU</w:t>
            </w:r>
          </w:p>
        </w:tc>
        <w:tc>
          <w:tcPr>
            <w:tcW w:w="1167" w:type="dxa"/>
            <w:vMerge w:val="restart"/>
            <w:tcBorders>
              <w:top w:val="single" w:sz="6" w:space="0" w:color="auto"/>
              <w:left w:val="single" w:sz="6" w:space="0" w:color="auto"/>
              <w:bottom w:val="single" w:sz="6" w:space="0" w:color="auto"/>
              <w:right w:val="single" w:sz="6" w:space="0" w:color="auto"/>
            </w:tcBorders>
            <w:shd w:val="clear" w:color="auto" w:fill="D9D9D9"/>
            <w:vAlign w:val="center"/>
            <w:hideMark/>
          </w:tcPr>
          <w:p w14:paraId="00DA9DEA" w14:textId="77777777" w:rsidR="00A14C9E" w:rsidRPr="00AF5717" w:rsidRDefault="00E27C57" w:rsidP="00E54CD0">
            <w:pPr>
              <w:spacing w:after="0"/>
              <w:jc w:val="center"/>
              <w:textAlignment w:val="baseline"/>
              <w:rPr>
                <w:rFonts w:ascii="Arial" w:hAnsi="Arial" w:cs="Arial"/>
                <w:b/>
                <w:bCs/>
                <w:lang w:eastAsia="en-GB"/>
              </w:rPr>
            </w:pPr>
            <w:r w:rsidRPr="00AF5717">
              <w:rPr>
                <w:rFonts w:ascii="Arial" w:hAnsi="Arial" w:cs="Arial"/>
                <w:b/>
                <w:bCs/>
                <w:lang w:eastAsia="en-GB"/>
              </w:rPr>
              <w:t>Day</w:t>
            </w:r>
            <w:r w:rsidR="00E54CD0" w:rsidRPr="00AF5717">
              <w:rPr>
                <w:rFonts w:ascii="Arial" w:hAnsi="Arial" w:cs="Arial"/>
                <w:b/>
                <w:bCs/>
                <w:lang w:eastAsia="en-GB"/>
              </w:rPr>
              <w:t xml:space="preserve"> 90</w:t>
            </w:r>
          </w:p>
          <w:p w14:paraId="038CE84F" w14:textId="77777777" w:rsidR="00FB0165" w:rsidRDefault="00E27C57" w:rsidP="00E54CD0">
            <w:pPr>
              <w:spacing w:after="0"/>
              <w:jc w:val="center"/>
              <w:textAlignment w:val="baseline"/>
              <w:rPr>
                <w:ins w:id="2900" w:author="Marmol, Dominika Klaudia" w:date="2026-06-08T10:26:00Z"/>
                <w:rFonts w:ascii="Arial" w:hAnsi="Arial" w:cs="Arial"/>
                <w:b/>
                <w:bCs/>
                <w:lang w:eastAsia="en-GB"/>
              </w:rPr>
            </w:pPr>
            <w:r w:rsidRPr="00AF5717">
              <w:rPr>
                <w:rFonts w:ascii="Arial" w:hAnsi="Arial" w:cs="Arial"/>
                <w:b/>
                <w:bCs/>
                <w:lang w:eastAsia="en-GB"/>
              </w:rPr>
              <w:t xml:space="preserve"> </w:t>
            </w:r>
            <w:r w:rsidR="00A14C9E" w:rsidRPr="00AF5717">
              <w:rPr>
                <w:rFonts w:ascii="Arial" w:hAnsi="Arial" w:cs="Arial"/>
                <w:b/>
                <w:bCs/>
                <w:lang w:eastAsia="en-GB"/>
              </w:rPr>
              <w:t xml:space="preserve">SFU </w:t>
            </w:r>
            <w:del w:id="2901" w:author="Marmol, Dominika Klaudia" w:date="2026-06-08T10:26:00Z">
              <w:r w:rsidR="00A14C9E" w:rsidRPr="00AF5717">
                <w:rPr>
                  <w:rFonts w:ascii="Arial" w:hAnsi="Arial" w:cs="Arial"/>
                  <w:b/>
                  <w:bCs/>
                  <w:lang w:eastAsia="en-GB"/>
                </w:rPr>
                <w:delText xml:space="preserve">/ </w:delText>
              </w:r>
            </w:del>
          </w:p>
          <w:p w14:paraId="425A2B32" w14:textId="2F11778B" w:rsidR="00E54CD0" w:rsidRPr="00AF5717" w:rsidRDefault="00E27C57" w:rsidP="00E54CD0">
            <w:pPr>
              <w:spacing w:after="0"/>
              <w:jc w:val="center"/>
              <w:textAlignment w:val="baseline"/>
              <w:rPr>
                <w:rFonts w:ascii="Segoe UI" w:hAnsi="Segoe UI" w:cs="Segoe UI"/>
                <w:b/>
                <w:bCs/>
                <w:sz w:val="18"/>
                <w:szCs w:val="18"/>
                <w:lang w:eastAsia="en-GB"/>
              </w:rPr>
            </w:pPr>
            <w:ins w:id="2902" w:author="Marmol, Dominika Klaudia" w:date="2026-06-08T10:26:00Z">
              <w:r>
                <w:rPr>
                  <w:rFonts w:ascii="Arial" w:hAnsi="Arial" w:cs="Arial"/>
                  <w:b/>
                  <w:bCs/>
                  <w:lang w:eastAsia="en-GB"/>
                </w:rPr>
                <w:t>/</w:t>
              </w:r>
            </w:ins>
            <w:r w:rsidR="00A14C9E" w:rsidRPr="00AF5717">
              <w:rPr>
                <w:rFonts w:ascii="Arial" w:hAnsi="Arial" w:cs="Arial"/>
                <w:b/>
                <w:bCs/>
                <w:lang w:eastAsia="en-GB"/>
              </w:rPr>
              <w:t>ETV</w:t>
            </w:r>
            <w:r w:rsidR="000E04EE" w:rsidRPr="00AF5717">
              <w:rPr>
                <w:rFonts w:ascii="Arial" w:hAnsi="Arial" w:cs="Arial"/>
                <w:b/>
                <w:bCs/>
                <w:lang w:eastAsia="en-GB"/>
              </w:rPr>
              <w:t> </w:t>
            </w:r>
          </w:p>
        </w:tc>
        <w:tc>
          <w:tcPr>
            <w:tcW w:w="1185" w:type="dxa"/>
            <w:vMerge w:val="restart"/>
            <w:tcBorders>
              <w:top w:val="single" w:sz="6" w:space="0" w:color="auto"/>
              <w:left w:val="single" w:sz="6" w:space="0" w:color="auto"/>
              <w:bottom w:val="single" w:sz="6" w:space="0" w:color="auto"/>
              <w:right w:val="single" w:sz="6" w:space="0" w:color="auto"/>
            </w:tcBorders>
            <w:shd w:val="clear" w:color="auto" w:fill="D9D9D9"/>
            <w:vAlign w:val="center"/>
            <w:hideMark/>
          </w:tcPr>
          <w:p w14:paraId="1837E8D8" w14:textId="77777777" w:rsidR="00E54CD0" w:rsidRPr="00AF5717" w:rsidRDefault="00E27C57" w:rsidP="00E54CD0">
            <w:pPr>
              <w:spacing w:after="0"/>
              <w:jc w:val="center"/>
              <w:textAlignment w:val="baseline"/>
              <w:rPr>
                <w:rFonts w:ascii="Segoe UI" w:hAnsi="Segoe UI" w:cs="Segoe UI"/>
                <w:b/>
                <w:bCs/>
                <w:sz w:val="18"/>
                <w:szCs w:val="18"/>
                <w:lang w:eastAsia="en-GB"/>
              </w:rPr>
            </w:pPr>
            <w:r w:rsidRPr="00AF5717">
              <w:rPr>
                <w:rFonts w:ascii="Arial" w:hAnsi="Arial" w:cs="Arial"/>
                <w:b/>
                <w:bCs/>
                <w:lang w:eastAsia="en-GB"/>
              </w:rPr>
              <w:t>Survival follow-up </w:t>
            </w:r>
          </w:p>
        </w:tc>
      </w:tr>
      <w:tr w:rsidR="008F5115" w14:paraId="4E738CBF" w14:textId="77777777" w:rsidTr="003854C8">
        <w:trPr>
          <w:trHeight w:val="43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FE40C54" w14:textId="77777777" w:rsidR="00E54CD0" w:rsidRPr="00AF5717" w:rsidRDefault="00E54CD0" w:rsidP="00E54CD0">
            <w:pPr>
              <w:spacing w:after="0"/>
              <w:rPr>
                <w:rFonts w:ascii="Segoe UI" w:hAnsi="Segoe UI" w:cs="Segoe UI"/>
                <w:b/>
                <w:bCs/>
                <w:sz w:val="18"/>
                <w:szCs w:val="18"/>
                <w:lang w:eastAsia="en-GB"/>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AB9A04C" w14:textId="77777777" w:rsidR="00E54CD0" w:rsidRPr="00AF5717" w:rsidRDefault="00E54CD0" w:rsidP="00E54CD0">
            <w:pPr>
              <w:spacing w:after="0"/>
              <w:rPr>
                <w:rFonts w:ascii="Segoe UI" w:hAnsi="Segoe UI" w:cs="Segoe UI"/>
                <w:b/>
                <w:bCs/>
                <w:sz w:val="18"/>
                <w:szCs w:val="18"/>
                <w:lang w:eastAsia="en-GB"/>
              </w:rPr>
            </w:pPr>
          </w:p>
        </w:tc>
        <w:tc>
          <w:tcPr>
            <w:tcW w:w="704"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7E475CC5" w14:textId="77777777" w:rsidR="00E54CD0" w:rsidRPr="00AF5717" w:rsidRDefault="00E27C57" w:rsidP="00E54CD0">
            <w:pPr>
              <w:spacing w:after="0"/>
              <w:jc w:val="center"/>
              <w:textAlignment w:val="baseline"/>
              <w:rPr>
                <w:rFonts w:ascii="Segoe UI" w:hAnsi="Segoe UI" w:cs="Segoe UI"/>
                <w:b/>
                <w:bCs/>
                <w:sz w:val="18"/>
                <w:szCs w:val="18"/>
                <w:lang w:eastAsia="en-GB"/>
              </w:rPr>
            </w:pPr>
            <w:r w:rsidRPr="00AF5717">
              <w:rPr>
                <w:rFonts w:ascii="Arial" w:hAnsi="Arial" w:cs="Arial"/>
                <w:b/>
                <w:bCs/>
                <w:lang w:eastAsia="en-GB"/>
              </w:rPr>
              <w:t>D1 </w:t>
            </w:r>
          </w:p>
        </w:tc>
        <w:tc>
          <w:tcPr>
            <w:tcW w:w="70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12BEF79E" w14:textId="77777777" w:rsidR="00E54CD0" w:rsidRPr="00AF5717" w:rsidRDefault="00E27C57" w:rsidP="00E54CD0">
            <w:pPr>
              <w:spacing w:after="0"/>
              <w:jc w:val="center"/>
              <w:textAlignment w:val="baseline"/>
              <w:rPr>
                <w:rFonts w:ascii="Segoe UI" w:hAnsi="Segoe UI" w:cs="Segoe UI"/>
                <w:b/>
                <w:bCs/>
                <w:sz w:val="18"/>
                <w:szCs w:val="18"/>
                <w:lang w:eastAsia="en-GB"/>
              </w:rPr>
            </w:pPr>
            <w:r w:rsidRPr="00AF5717">
              <w:rPr>
                <w:rFonts w:ascii="Arial" w:hAnsi="Arial" w:cs="Arial"/>
                <w:b/>
                <w:bCs/>
                <w:lang w:eastAsia="en-GB"/>
              </w:rPr>
              <w:t>D4 </w:t>
            </w:r>
          </w:p>
        </w:tc>
        <w:tc>
          <w:tcPr>
            <w:tcW w:w="72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32E1A3A" w14:textId="77777777" w:rsidR="00E54CD0" w:rsidRPr="00AF5717" w:rsidRDefault="00E27C57" w:rsidP="00E54CD0">
            <w:pPr>
              <w:spacing w:after="0"/>
              <w:jc w:val="center"/>
              <w:textAlignment w:val="baseline"/>
              <w:rPr>
                <w:rFonts w:ascii="Segoe UI" w:hAnsi="Segoe UI" w:cs="Segoe UI"/>
                <w:b/>
                <w:bCs/>
                <w:sz w:val="18"/>
                <w:szCs w:val="18"/>
                <w:lang w:eastAsia="en-GB"/>
              </w:rPr>
            </w:pPr>
            <w:r w:rsidRPr="00AF5717">
              <w:rPr>
                <w:rFonts w:ascii="Arial" w:hAnsi="Arial" w:cs="Arial"/>
                <w:b/>
                <w:bCs/>
                <w:lang w:eastAsia="en-GB"/>
              </w:rPr>
              <w:t>D8 </w:t>
            </w:r>
          </w:p>
        </w:tc>
        <w:tc>
          <w:tcPr>
            <w:tcW w:w="707"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AB0F4E4" w14:textId="77777777" w:rsidR="00E54CD0" w:rsidRPr="00AF5717" w:rsidRDefault="00E27C57" w:rsidP="00E54CD0">
            <w:pPr>
              <w:spacing w:after="0"/>
              <w:jc w:val="center"/>
              <w:textAlignment w:val="baseline"/>
              <w:rPr>
                <w:rFonts w:ascii="Segoe UI" w:hAnsi="Segoe UI" w:cs="Segoe UI"/>
                <w:b/>
                <w:bCs/>
                <w:sz w:val="18"/>
                <w:szCs w:val="18"/>
                <w:lang w:eastAsia="en-GB"/>
              </w:rPr>
            </w:pPr>
            <w:r w:rsidRPr="00AF5717">
              <w:rPr>
                <w:rFonts w:ascii="Arial" w:hAnsi="Arial" w:cs="Arial"/>
                <w:b/>
                <w:bCs/>
                <w:lang w:eastAsia="en-GB"/>
              </w:rPr>
              <w:t>D1 </w:t>
            </w:r>
          </w:p>
        </w:tc>
        <w:tc>
          <w:tcPr>
            <w:tcW w:w="741"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1AFB627" w14:textId="77777777" w:rsidR="00E54CD0" w:rsidRPr="00AF5717" w:rsidRDefault="00E27C57" w:rsidP="00E54CD0">
            <w:pPr>
              <w:spacing w:after="0"/>
              <w:jc w:val="center"/>
              <w:textAlignment w:val="baseline"/>
              <w:rPr>
                <w:rFonts w:ascii="Segoe UI" w:hAnsi="Segoe UI" w:cs="Segoe UI"/>
                <w:b/>
                <w:bCs/>
                <w:sz w:val="18"/>
                <w:szCs w:val="18"/>
                <w:lang w:eastAsia="en-GB"/>
              </w:rPr>
            </w:pPr>
            <w:r w:rsidRPr="00AF5717">
              <w:rPr>
                <w:rFonts w:ascii="Arial" w:hAnsi="Arial" w:cs="Arial"/>
                <w:b/>
                <w:bCs/>
                <w:lang w:eastAsia="en-GB"/>
              </w:rPr>
              <w:t>D8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CEBE283" w14:textId="77777777" w:rsidR="00E54CD0" w:rsidRPr="00AF5717" w:rsidRDefault="00E54CD0" w:rsidP="00E54CD0">
            <w:pPr>
              <w:spacing w:after="0"/>
              <w:rPr>
                <w:rFonts w:ascii="Segoe UI" w:hAnsi="Segoe UI" w:cs="Segoe UI"/>
                <w:b/>
                <w:bCs/>
                <w:sz w:val="18"/>
                <w:szCs w:val="18"/>
                <w:lang w:eastAsia="en-GB"/>
              </w:rPr>
            </w:pPr>
          </w:p>
        </w:tc>
        <w:tc>
          <w:tcPr>
            <w:tcW w:w="739" w:type="dxa"/>
            <w:vMerge/>
            <w:tcBorders>
              <w:top w:val="single" w:sz="6" w:space="0" w:color="auto"/>
              <w:left w:val="single" w:sz="6" w:space="0" w:color="auto"/>
              <w:bottom w:val="single" w:sz="6" w:space="0" w:color="auto"/>
              <w:right w:val="single" w:sz="6" w:space="0" w:color="auto"/>
            </w:tcBorders>
            <w:vAlign w:val="center"/>
            <w:hideMark/>
          </w:tcPr>
          <w:p w14:paraId="605DAE74" w14:textId="77777777" w:rsidR="00E54CD0" w:rsidRPr="00AF5717" w:rsidRDefault="00E54CD0" w:rsidP="00E54CD0">
            <w:pPr>
              <w:spacing w:after="0"/>
              <w:rPr>
                <w:rFonts w:ascii="Segoe UI" w:hAnsi="Segoe UI" w:cs="Segoe UI"/>
                <w:b/>
                <w:bCs/>
                <w:sz w:val="18"/>
                <w:szCs w:val="18"/>
                <w:lang w:eastAsia="en-GB"/>
              </w:rPr>
            </w:pPr>
          </w:p>
        </w:tc>
        <w:tc>
          <w:tcPr>
            <w:tcW w:w="1103" w:type="dxa"/>
            <w:vMerge/>
            <w:tcBorders>
              <w:top w:val="single" w:sz="6" w:space="0" w:color="auto"/>
              <w:left w:val="single" w:sz="6" w:space="0" w:color="auto"/>
              <w:bottom w:val="single" w:sz="6" w:space="0" w:color="auto"/>
              <w:right w:val="single" w:sz="6" w:space="0" w:color="auto"/>
            </w:tcBorders>
            <w:vAlign w:val="center"/>
            <w:hideMark/>
          </w:tcPr>
          <w:p w14:paraId="04FA8371" w14:textId="77777777" w:rsidR="00E54CD0" w:rsidRPr="00AF5717" w:rsidRDefault="00E54CD0" w:rsidP="00E54CD0">
            <w:pPr>
              <w:spacing w:after="0"/>
              <w:rPr>
                <w:rFonts w:ascii="Segoe UI" w:hAnsi="Segoe UI" w:cs="Segoe UI"/>
                <w:b/>
                <w:bCs/>
                <w:sz w:val="18"/>
                <w:szCs w:val="18"/>
                <w:lang w:eastAsia="en-GB"/>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9913DBA" w14:textId="77777777" w:rsidR="00E54CD0" w:rsidRPr="00AF5717" w:rsidRDefault="00E54CD0" w:rsidP="00E54CD0">
            <w:pPr>
              <w:spacing w:after="0"/>
              <w:rPr>
                <w:rFonts w:ascii="Segoe UI" w:hAnsi="Segoe UI" w:cs="Segoe UI"/>
                <w:b/>
                <w:bCs/>
                <w:sz w:val="18"/>
                <w:szCs w:val="18"/>
                <w:lang w:eastAsia="en-GB"/>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3F9BA78" w14:textId="77777777" w:rsidR="00E54CD0" w:rsidRPr="00AF5717" w:rsidRDefault="00E54CD0" w:rsidP="00E54CD0">
            <w:pPr>
              <w:spacing w:after="0"/>
              <w:rPr>
                <w:rFonts w:ascii="Segoe UI" w:hAnsi="Segoe UI" w:cs="Segoe UI"/>
                <w:b/>
                <w:bCs/>
                <w:sz w:val="18"/>
                <w:szCs w:val="18"/>
                <w:lang w:eastAsia="en-GB"/>
              </w:rPr>
            </w:pPr>
          </w:p>
        </w:tc>
      </w:tr>
      <w:tr w:rsidR="008F5115" w14:paraId="4636D479" w14:textId="77777777" w:rsidTr="003854C8">
        <w:trPr>
          <w:trHeight w:val="285"/>
        </w:trPr>
        <w:tc>
          <w:tcPr>
            <w:tcW w:w="2642"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1EB5EAB" w14:textId="77777777" w:rsidR="00E54CD0" w:rsidRPr="00AF5717" w:rsidRDefault="00E27C57" w:rsidP="00E54CD0">
            <w:pPr>
              <w:spacing w:after="0"/>
              <w:jc w:val="right"/>
              <w:textAlignment w:val="baseline"/>
              <w:rPr>
                <w:rFonts w:ascii="Segoe UI" w:hAnsi="Segoe UI" w:cs="Segoe UI"/>
                <w:b/>
                <w:bCs/>
                <w:sz w:val="18"/>
                <w:szCs w:val="18"/>
                <w:lang w:eastAsia="en-GB"/>
              </w:rPr>
            </w:pPr>
            <w:r w:rsidRPr="00AF5717">
              <w:rPr>
                <w:rFonts w:ascii="Arial" w:hAnsi="Arial" w:cs="Arial"/>
                <w:b/>
                <w:bCs/>
                <w:lang w:eastAsia="en-GB"/>
              </w:rPr>
              <w:t>Window (days) </w:t>
            </w:r>
          </w:p>
        </w:tc>
        <w:tc>
          <w:tcPr>
            <w:tcW w:w="13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D9B9372" w14:textId="77777777" w:rsidR="00E54CD0" w:rsidRPr="00AF5717" w:rsidRDefault="00E27C57" w:rsidP="00E54CD0">
            <w:pPr>
              <w:spacing w:after="0"/>
              <w:jc w:val="center"/>
              <w:textAlignment w:val="baseline"/>
              <w:rPr>
                <w:rFonts w:ascii="Segoe UI" w:hAnsi="Segoe UI" w:cs="Segoe UI"/>
                <w:b/>
                <w:bCs/>
                <w:sz w:val="18"/>
                <w:szCs w:val="18"/>
                <w:lang w:eastAsia="en-GB"/>
              </w:rPr>
            </w:pPr>
            <w:r w:rsidRPr="00AF5717">
              <w:rPr>
                <w:rFonts w:ascii="Arial" w:hAnsi="Arial" w:cs="Arial"/>
                <w:b/>
                <w:bCs/>
                <w:lang w:eastAsia="en-GB"/>
              </w:rPr>
              <w:t>D-28 to D-1 </w:t>
            </w:r>
          </w:p>
        </w:tc>
        <w:tc>
          <w:tcPr>
            <w:tcW w:w="704"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547467A3" w14:textId="77777777" w:rsidR="00E54CD0" w:rsidRPr="00AF5717" w:rsidRDefault="00E27C57" w:rsidP="00E54CD0">
            <w:pPr>
              <w:spacing w:after="0"/>
              <w:jc w:val="center"/>
              <w:textAlignment w:val="baseline"/>
              <w:rPr>
                <w:rFonts w:ascii="Segoe UI" w:hAnsi="Segoe UI" w:cs="Segoe UI"/>
                <w:b/>
                <w:bCs/>
                <w:sz w:val="18"/>
                <w:szCs w:val="18"/>
                <w:lang w:eastAsia="en-GB"/>
              </w:rPr>
            </w:pPr>
            <w:r w:rsidRPr="00AF5717">
              <w:rPr>
                <w:rFonts w:ascii="Arial" w:hAnsi="Arial" w:cs="Arial"/>
                <w:b/>
                <w:bCs/>
                <w:lang w:eastAsia="en-GB"/>
              </w:rPr>
              <w:t>0 </w:t>
            </w:r>
          </w:p>
        </w:tc>
        <w:tc>
          <w:tcPr>
            <w:tcW w:w="70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10B8AF5C" w14:textId="77777777" w:rsidR="00E54CD0" w:rsidRPr="00AF5717" w:rsidRDefault="00E27C57" w:rsidP="00E54CD0">
            <w:pPr>
              <w:spacing w:after="0"/>
              <w:jc w:val="center"/>
              <w:textAlignment w:val="baseline"/>
              <w:rPr>
                <w:rFonts w:ascii="Segoe UI" w:hAnsi="Segoe UI" w:cs="Segoe UI"/>
                <w:b/>
                <w:bCs/>
                <w:sz w:val="18"/>
                <w:szCs w:val="18"/>
                <w:lang w:eastAsia="en-GB"/>
              </w:rPr>
            </w:pPr>
            <w:r w:rsidRPr="00AF5717">
              <w:rPr>
                <w:rFonts w:ascii="Arial" w:hAnsi="Arial" w:cs="Arial"/>
                <w:b/>
                <w:bCs/>
                <w:lang w:eastAsia="en-GB"/>
              </w:rPr>
              <w:t>±1 </w:t>
            </w:r>
          </w:p>
        </w:tc>
        <w:tc>
          <w:tcPr>
            <w:tcW w:w="72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82C196B" w14:textId="77777777" w:rsidR="00E54CD0" w:rsidRPr="00AF5717" w:rsidRDefault="00E27C57" w:rsidP="00E54CD0">
            <w:pPr>
              <w:spacing w:after="0"/>
              <w:jc w:val="center"/>
              <w:textAlignment w:val="baseline"/>
              <w:rPr>
                <w:rFonts w:ascii="Segoe UI" w:hAnsi="Segoe UI" w:cs="Segoe UI"/>
                <w:b/>
                <w:bCs/>
                <w:sz w:val="18"/>
                <w:szCs w:val="18"/>
                <w:lang w:eastAsia="en-GB"/>
              </w:rPr>
            </w:pPr>
            <w:r w:rsidRPr="00AF5717">
              <w:rPr>
                <w:rFonts w:ascii="Arial" w:hAnsi="Arial" w:cs="Arial"/>
                <w:b/>
                <w:bCs/>
                <w:lang w:eastAsia="en-GB"/>
              </w:rPr>
              <w:t>±1 </w:t>
            </w:r>
          </w:p>
        </w:tc>
        <w:tc>
          <w:tcPr>
            <w:tcW w:w="707"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ED7CBCD" w14:textId="77777777" w:rsidR="00E54CD0" w:rsidRPr="00AF5717" w:rsidRDefault="00E27C57" w:rsidP="00E54CD0">
            <w:pPr>
              <w:spacing w:after="0"/>
              <w:jc w:val="center"/>
              <w:textAlignment w:val="baseline"/>
              <w:rPr>
                <w:rFonts w:ascii="Segoe UI" w:hAnsi="Segoe UI" w:cs="Segoe UI"/>
                <w:b/>
                <w:bCs/>
                <w:sz w:val="18"/>
                <w:szCs w:val="18"/>
                <w:lang w:eastAsia="en-GB"/>
              </w:rPr>
            </w:pPr>
            <w:r w:rsidRPr="00AF5717">
              <w:rPr>
                <w:rFonts w:ascii="Arial" w:hAnsi="Arial" w:cs="Arial"/>
                <w:b/>
                <w:bCs/>
                <w:lang w:eastAsia="en-GB"/>
              </w:rPr>
              <w:t>±1 </w:t>
            </w:r>
          </w:p>
        </w:tc>
        <w:tc>
          <w:tcPr>
            <w:tcW w:w="741"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7B25E92" w14:textId="77777777" w:rsidR="00E54CD0" w:rsidRPr="00AF5717" w:rsidRDefault="00E27C57" w:rsidP="00E54CD0">
            <w:pPr>
              <w:spacing w:after="0"/>
              <w:jc w:val="center"/>
              <w:textAlignment w:val="baseline"/>
              <w:rPr>
                <w:rFonts w:ascii="Segoe UI" w:hAnsi="Segoe UI" w:cs="Segoe UI"/>
                <w:b/>
                <w:bCs/>
                <w:sz w:val="18"/>
                <w:szCs w:val="18"/>
                <w:lang w:eastAsia="en-GB"/>
              </w:rPr>
            </w:pPr>
            <w:r w:rsidRPr="00AF5717">
              <w:rPr>
                <w:rFonts w:ascii="Arial" w:hAnsi="Arial" w:cs="Arial"/>
                <w:b/>
                <w:bCs/>
                <w:lang w:eastAsia="en-GB"/>
              </w:rPr>
              <w:t>±1 </w:t>
            </w:r>
          </w:p>
        </w:tc>
        <w:tc>
          <w:tcPr>
            <w:tcW w:w="1232"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0E304D8" w14:textId="77777777" w:rsidR="00E54CD0" w:rsidRPr="00AF5717" w:rsidRDefault="00E27C57" w:rsidP="00E54CD0">
            <w:pPr>
              <w:spacing w:after="0"/>
              <w:jc w:val="center"/>
              <w:textAlignment w:val="baseline"/>
              <w:rPr>
                <w:rFonts w:ascii="Segoe UI" w:hAnsi="Segoe UI" w:cs="Segoe UI"/>
                <w:b/>
                <w:bCs/>
                <w:sz w:val="18"/>
                <w:szCs w:val="18"/>
                <w:lang w:eastAsia="en-GB"/>
              </w:rPr>
            </w:pPr>
            <w:r w:rsidRPr="00AF5717">
              <w:rPr>
                <w:rFonts w:ascii="Arial" w:hAnsi="Arial" w:cs="Arial"/>
                <w:b/>
                <w:bCs/>
                <w:lang w:eastAsia="en-GB"/>
              </w:rPr>
              <w:t>±3 </w:t>
            </w:r>
          </w:p>
        </w:tc>
        <w:tc>
          <w:tcPr>
            <w:tcW w:w="739"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03DAB55" w14:textId="77777777" w:rsidR="00E54CD0" w:rsidRPr="00AF5717" w:rsidRDefault="00E27C57" w:rsidP="00E54CD0">
            <w:pPr>
              <w:spacing w:after="0"/>
              <w:jc w:val="center"/>
              <w:textAlignment w:val="baseline"/>
              <w:rPr>
                <w:rFonts w:ascii="Segoe UI" w:hAnsi="Segoe UI" w:cs="Segoe UI"/>
                <w:b/>
                <w:bCs/>
                <w:sz w:val="18"/>
                <w:szCs w:val="18"/>
                <w:lang w:eastAsia="en-GB"/>
              </w:rPr>
            </w:pPr>
            <w:r w:rsidRPr="00AF5717">
              <w:rPr>
                <w:rFonts w:ascii="Arial" w:hAnsi="Arial" w:cs="Arial"/>
                <w:b/>
                <w:bCs/>
                <w:lang w:eastAsia="en-GB"/>
              </w:rPr>
              <w:t>±3 </w:t>
            </w:r>
          </w:p>
        </w:tc>
        <w:tc>
          <w:tcPr>
            <w:tcW w:w="1103"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8E2C60E" w14:textId="77777777" w:rsidR="00E54CD0" w:rsidRPr="00AF5717" w:rsidRDefault="00E27C57" w:rsidP="00E54CD0">
            <w:pPr>
              <w:spacing w:after="0"/>
              <w:jc w:val="center"/>
              <w:textAlignment w:val="baseline"/>
              <w:rPr>
                <w:rFonts w:ascii="Segoe UI" w:hAnsi="Segoe UI" w:cs="Segoe UI"/>
                <w:b/>
                <w:bCs/>
                <w:sz w:val="18"/>
                <w:szCs w:val="18"/>
                <w:lang w:eastAsia="en-GB"/>
              </w:rPr>
            </w:pPr>
            <w:r w:rsidRPr="00AF5717">
              <w:rPr>
                <w:rFonts w:ascii="Arial" w:hAnsi="Arial" w:cs="Arial"/>
                <w:b/>
                <w:bCs/>
                <w:lang w:eastAsia="en-GB"/>
              </w:rPr>
              <w:t>±5 </w:t>
            </w:r>
          </w:p>
        </w:tc>
        <w:tc>
          <w:tcPr>
            <w:tcW w:w="1167"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ED4C952" w14:textId="77777777" w:rsidR="00E54CD0" w:rsidRPr="00AF5717" w:rsidRDefault="00E27C57" w:rsidP="00E54CD0">
            <w:pPr>
              <w:spacing w:after="0"/>
              <w:jc w:val="center"/>
              <w:textAlignment w:val="baseline"/>
              <w:rPr>
                <w:rFonts w:ascii="Segoe UI" w:hAnsi="Segoe UI" w:cs="Segoe UI"/>
                <w:b/>
                <w:bCs/>
                <w:sz w:val="18"/>
                <w:szCs w:val="18"/>
                <w:lang w:eastAsia="en-GB"/>
              </w:rPr>
            </w:pPr>
            <w:r w:rsidRPr="00AF5717">
              <w:rPr>
                <w:rFonts w:ascii="Arial" w:hAnsi="Arial" w:cs="Arial"/>
                <w:b/>
                <w:bCs/>
                <w:lang w:eastAsia="en-GB"/>
              </w:rPr>
              <w:t>±7 </w:t>
            </w:r>
          </w:p>
        </w:tc>
        <w:tc>
          <w:tcPr>
            <w:tcW w:w="118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43C3E81" w14:textId="77777777" w:rsidR="00E54CD0" w:rsidRPr="00AF5717" w:rsidRDefault="00E27C57" w:rsidP="00E54CD0">
            <w:pPr>
              <w:spacing w:after="0"/>
              <w:jc w:val="center"/>
              <w:textAlignment w:val="baseline"/>
              <w:rPr>
                <w:rFonts w:ascii="Segoe UI" w:hAnsi="Segoe UI" w:cs="Segoe UI"/>
                <w:b/>
                <w:bCs/>
                <w:sz w:val="18"/>
                <w:szCs w:val="18"/>
                <w:lang w:eastAsia="en-GB"/>
              </w:rPr>
            </w:pPr>
            <w:r w:rsidRPr="00AF5717">
              <w:rPr>
                <w:rFonts w:ascii="Arial" w:hAnsi="Arial" w:cs="Arial"/>
                <w:b/>
                <w:bCs/>
                <w:lang w:eastAsia="en-GB"/>
              </w:rPr>
              <w:t>±14 </w:t>
            </w:r>
          </w:p>
        </w:tc>
      </w:tr>
      <w:tr w:rsidR="008F5115" w14:paraId="551F93B6" w14:textId="77777777" w:rsidTr="0053111B">
        <w:trPr>
          <w:trHeight w:val="285"/>
        </w:trPr>
        <w:tc>
          <w:tcPr>
            <w:tcW w:w="12945" w:type="dxa"/>
            <w:gridSpan w:val="14"/>
            <w:tcBorders>
              <w:top w:val="single" w:sz="6" w:space="0" w:color="auto"/>
              <w:left w:val="single" w:sz="6" w:space="0" w:color="auto"/>
              <w:bottom w:val="single" w:sz="6" w:space="0" w:color="auto"/>
              <w:right w:val="single" w:sz="6" w:space="0" w:color="auto"/>
            </w:tcBorders>
            <w:shd w:val="clear" w:color="auto" w:fill="F2F2F2"/>
            <w:vAlign w:val="center"/>
            <w:hideMark/>
          </w:tcPr>
          <w:p w14:paraId="4081F84E" w14:textId="77777777" w:rsidR="00E54CD0" w:rsidRPr="00AF5717" w:rsidRDefault="00E27C57" w:rsidP="00E54CD0">
            <w:pPr>
              <w:spacing w:after="0"/>
              <w:textAlignment w:val="baseline"/>
              <w:rPr>
                <w:rFonts w:ascii="Segoe UI" w:hAnsi="Segoe UI" w:cs="Segoe UI"/>
                <w:b/>
                <w:bCs/>
                <w:sz w:val="18"/>
                <w:szCs w:val="18"/>
                <w:lang w:eastAsia="en-GB"/>
              </w:rPr>
            </w:pPr>
            <w:r w:rsidRPr="00AF5717">
              <w:rPr>
                <w:rFonts w:ascii="Arial" w:hAnsi="Arial" w:cs="Arial"/>
                <w:b/>
                <w:bCs/>
                <w:lang w:eastAsia="en-GB"/>
              </w:rPr>
              <w:t>Dosing </w:t>
            </w:r>
          </w:p>
        </w:tc>
      </w:tr>
      <w:tr w:rsidR="008F5115" w14:paraId="630678AB" w14:textId="77777777" w:rsidTr="003854C8">
        <w:trPr>
          <w:trHeight w:val="285"/>
        </w:trPr>
        <w:tc>
          <w:tcPr>
            <w:tcW w:w="2642" w:type="dxa"/>
            <w:tcBorders>
              <w:top w:val="single" w:sz="6" w:space="0" w:color="auto"/>
              <w:left w:val="single" w:sz="6" w:space="0" w:color="auto"/>
              <w:bottom w:val="single" w:sz="6" w:space="0" w:color="auto"/>
              <w:right w:val="single" w:sz="6" w:space="0" w:color="auto"/>
            </w:tcBorders>
            <w:vAlign w:val="center"/>
            <w:hideMark/>
          </w:tcPr>
          <w:p w14:paraId="3772A2FB" w14:textId="1D977424" w:rsidR="00E54CD0" w:rsidRPr="00AF5717" w:rsidRDefault="00E27C57" w:rsidP="00E54CD0">
            <w:pPr>
              <w:spacing w:after="0"/>
              <w:textAlignment w:val="baseline"/>
              <w:rPr>
                <w:rFonts w:ascii="Segoe UI" w:hAnsi="Segoe UI" w:cs="Segoe UI"/>
                <w:sz w:val="18"/>
                <w:szCs w:val="18"/>
                <w:lang w:eastAsia="en-GB"/>
              </w:rPr>
            </w:pPr>
            <w:r w:rsidRPr="00AF5717">
              <w:rPr>
                <w:rFonts w:ascii="Arial" w:hAnsi="Arial" w:cs="Arial"/>
                <w:lang w:eastAsia="en-GB"/>
              </w:rPr>
              <w:t>BNT317 </w:t>
            </w:r>
            <w:ins w:id="2903" w:author="Marmol, Dominika Klaudia" w:date="2026-06-08T10:27:00Z">
              <w:r w:rsidR="00FB0165">
                <w:rPr>
                  <w:rFonts w:ascii="Arial" w:hAnsi="Arial" w:cs="Arial"/>
                  <w:sz w:val="16"/>
                  <w:szCs w:val="16"/>
                  <w:vertAlign w:val="superscript"/>
                  <w:lang w:eastAsia="en-GB"/>
                </w:rPr>
                <w:t>c</w:t>
              </w:r>
            </w:ins>
            <w:del w:id="2904" w:author="Marmol, Dominika Klaudia" w:date="2026-06-08T10:27:00Z">
              <w:r w:rsidRPr="00AF5717">
                <w:rPr>
                  <w:rFonts w:ascii="Arial" w:hAnsi="Arial" w:cs="Arial"/>
                  <w:sz w:val="16"/>
                  <w:szCs w:val="16"/>
                  <w:vertAlign w:val="superscript"/>
                  <w:lang w:eastAsia="en-GB"/>
                </w:rPr>
                <w:delText>3</w:delText>
              </w:r>
            </w:del>
            <w:r w:rsidRPr="00AF5717">
              <w:rPr>
                <w:rFonts w:ascii="Arial" w:hAnsi="Arial" w:cs="Arial"/>
                <w:sz w:val="16"/>
                <w:szCs w:val="16"/>
                <w:lang w:eastAsia="en-GB"/>
              </w:rPr>
              <w:t> </w:t>
            </w:r>
          </w:p>
        </w:tc>
        <w:tc>
          <w:tcPr>
            <w:tcW w:w="1300" w:type="dxa"/>
            <w:tcBorders>
              <w:top w:val="single" w:sz="6" w:space="0" w:color="auto"/>
              <w:left w:val="single" w:sz="6" w:space="0" w:color="auto"/>
              <w:bottom w:val="single" w:sz="6" w:space="0" w:color="auto"/>
              <w:right w:val="single" w:sz="6" w:space="0" w:color="auto"/>
            </w:tcBorders>
            <w:vAlign w:val="center"/>
            <w:hideMark/>
          </w:tcPr>
          <w:p w14:paraId="43E3464F"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4809" w:type="dxa"/>
            <w:gridSpan w:val="8"/>
            <w:tcBorders>
              <w:top w:val="single" w:sz="6" w:space="0" w:color="auto"/>
              <w:left w:val="single" w:sz="6" w:space="0" w:color="auto"/>
              <w:bottom w:val="single" w:sz="6" w:space="0" w:color="auto"/>
              <w:right w:val="single" w:sz="6" w:space="0" w:color="auto"/>
            </w:tcBorders>
            <w:vAlign w:val="center"/>
            <w:hideMark/>
          </w:tcPr>
          <w:p w14:paraId="010D1759" w14:textId="7A2401EC"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rPr>
              <w:t>Administration Q2W on Day 1 of each cycle.</w:t>
            </w:r>
          </w:p>
        </w:tc>
        <w:tc>
          <w:tcPr>
            <w:tcW w:w="739" w:type="dxa"/>
            <w:tcBorders>
              <w:top w:val="single" w:sz="6" w:space="0" w:color="auto"/>
              <w:left w:val="single" w:sz="6" w:space="0" w:color="auto"/>
              <w:bottom w:val="single" w:sz="6" w:space="0" w:color="auto"/>
              <w:right w:val="single" w:sz="6" w:space="0" w:color="auto"/>
            </w:tcBorders>
            <w:vAlign w:val="center"/>
            <w:hideMark/>
          </w:tcPr>
          <w:p w14:paraId="6E457238"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103" w:type="dxa"/>
            <w:tcBorders>
              <w:top w:val="single" w:sz="6" w:space="0" w:color="auto"/>
              <w:left w:val="single" w:sz="6" w:space="0" w:color="auto"/>
              <w:bottom w:val="single" w:sz="6" w:space="0" w:color="auto"/>
              <w:right w:val="single" w:sz="6" w:space="0" w:color="auto"/>
            </w:tcBorders>
            <w:vAlign w:val="center"/>
            <w:hideMark/>
          </w:tcPr>
          <w:p w14:paraId="793BB3B8"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167" w:type="dxa"/>
            <w:tcBorders>
              <w:top w:val="single" w:sz="6" w:space="0" w:color="auto"/>
              <w:left w:val="single" w:sz="6" w:space="0" w:color="auto"/>
              <w:bottom w:val="single" w:sz="6" w:space="0" w:color="auto"/>
              <w:right w:val="single" w:sz="6" w:space="0" w:color="auto"/>
            </w:tcBorders>
            <w:vAlign w:val="center"/>
            <w:hideMark/>
          </w:tcPr>
          <w:p w14:paraId="026A9C73"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185" w:type="dxa"/>
            <w:tcBorders>
              <w:top w:val="single" w:sz="6" w:space="0" w:color="auto"/>
              <w:left w:val="single" w:sz="6" w:space="0" w:color="auto"/>
              <w:bottom w:val="single" w:sz="6" w:space="0" w:color="auto"/>
              <w:right w:val="single" w:sz="6" w:space="0" w:color="auto"/>
            </w:tcBorders>
            <w:vAlign w:val="center"/>
            <w:hideMark/>
          </w:tcPr>
          <w:p w14:paraId="4F008BF8"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r>
      <w:tr w:rsidR="008F5115" w14:paraId="3FB09ACD" w14:textId="77777777" w:rsidTr="0053111B">
        <w:trPr>
          <w:trHeight w:val="285"/>
        </w:trPr>
        <w:tc>
          <w:tcPr>
            <w:tcW w:w="12945" w:type="dxa"/>
            <w:gridSpan w:val="14"/>
            <w:tcBorders>
              <w:top w:val="single" w:sz="6" w:space="0" w:color="auto"/>
              <w:left w:val="single" w:sz="6" w:space="0" w:color="auto"/>
              <w:bottom w:val="single" w:sz="6" w:space="0" w:color="auto"/>
              <w:right w:val="single" w:sz="6" w:space="0" w:color="auto"/>
            </w:tcBorders>
            <w:shd w:val="clear" w:color="auto" w:fill="F2F2F2"/>
            <w:vAlign w:val="center"/>
            <w:hideMark/>
          </w:tcPr>
          <w:p w14:paraId="0A502538" w14:textId="77777777" w:rsidR="00E54CD0" w:rsidRPr="00AF5717" w:rsidRDefault="00E27C57" w:rsidP="00E54CD0">
            <w:pPr>
              <w:spacing w:after="0"/>
              <w:textAlignment w:val="baseline"/>
              <w:rPr>
                <w:rFonts w:ascii="Segoe UI" w:hAnsi="Segoe UI" w:cs="Segoe UI"/>
                <w:b/>
                <w:bCs/>
                <w:sz w:val="18"/>
                <w:szCs w:val="18"/>
                <w:lang w:eastAsia="en-GB"/>
              </w:rPr>
            </w:pPr>
            <w:r w:rsidRPr="00AF5717">
              <w:rPr>
                <w:rFonts w:ascii="Arial" w:hAnsi="Arial" w:cs="Arial"/>
                <w:b/>
                <w:bCs/>
                <w:lang w:eastAsia="en-GB"/>
              </w:rPr>
              <w:t>Trial procedures </w:t>
            </w:r>
          </w:p>
        </w:tc>
      </w:tr>
      <w:tr w:rsidR="008F5115" w14:paraId="64343EE2" w14:textId="77777777" w:rsidTr="003854C8">
        <w:trPr>
          <w:trHeight w:val="285"/>
        </w:trPr>
        <w:tc>
          <w:tcPr>
            <w:tcW w:w="2642" w:type="dxa"/>
            <w:tcBorders>
              <w:top w:val="single" w:sz="6" w:space="0" w:color="auto"/>
              <w:left w:val="single" w:sz="6" w:space="0" w:color="auto"/>
              <w:bottom w:val="single" w:sz="6" w:space="0" w:color="auto"/>
              <w:right w:val="single" w:sz="6" w:space="0" w:color="auto"/>
            </w:tcBorders>
            <w:vAlign w:val="center"/>
            <w:hideMark/>
          </w:tcPr>
          <w:p w14:paraId="752F92EB" w14:textId="0B5CE87C" w:rsidR="00E54CD0" w:rsidRPr="00AF5717" w:rsidRDefault="00E27C57" w:rsidP="00E54CD0">
            <w:pPr>
              <w:spacing w:after="0"/>
              <w:textAlignment w:val="baseline"/>
              <w:rPr>
                <w:rFonts w:ascii="Segoe UI" w:hAnsi="Segoe UI" w:cs="Segoe UI"/>
                <w:sz w:val="18"/>
                <w:szCs w:val="18"/>
                <w:lang w:eastAsia="en-GB"/>
              </w:rPr>
            </w:pPr>
            <w:r w:rsidRPr="00AF5717">
              <w:rPr>
                <w:rFonts w:ascii="Arial" w:hAnsi="Arial" w:cs="Arial"/>
                <w:lang w:eastAsia="en-GB"/>
              </w:rPr>
              <w:lastRenderedPageBreak/>
              <w:t xml:space="preserve">Informed consent </w:t>
            </w:r>
            <w:del w:id="2905" w:author="Marmol, Dominika Klaudia" w:date="2026-06-08T10:27:00Z">
              <w:r w:rsidRPr="00AF5717">
                <w:rPr>
                  <w:rFonts w:ascii="Arial" w:hAnsi="Arial" w:cs="Arial"/>
                  <w:sz w:val="16"/>
                  <w:szCs w:val="16"/>
                  <w:vertAlign w:val="superscript"/>
                  <w:lang w:eastAsia="en-GB"/>
                </w:rPr>
                <w:delText>4</w:delText>
              </w:r>
            </w:del>
            <w:ins w:id="2906" w:author="Marmol, Dominika Klaudia" w:date="2026-06-08T10:28:00Z">
              <w:r w:rsidR="00DB695B">
                <w:rPr>
                  <w:rFonts w:ascii="Arial" w:hAnsi="Arial" w:cs="Arial"/>
                  <w:sz w:val="16"/>
                  <w:szCs w:val="16"/>
                  <w:vertAlign w:val="superscript"/>
                  <w:lang w:eastAsia="en-GB"/>
                </w:rPr>
                <w:t>d</w:t>
              </w:r>
            </w:ins>
            <w:r w:rsidRPr="00AF5717">
              <w:rPr>
                <w:rFonts w:ascii="Arial" w:hAnsi="Arial" w:cs="Arial"/>
                <w:lang w:eastAsia="en-GB"/>
              </w:rPr>
              <w:t> </w:t>
            </w:r>
          </w:p>
        </w:tc>
        <w:tc>
          <w:tcPr>
            <w:tcW w:w="1300" w:type="dxa"/>
            <w:tcBorders>
              <w:top w:val="single" w:sz="6" w:space="0" w:color="auto"/>
              <w:left w:val="nil"/>
              <w:bottom w:val="single" w:sz="6" w:space="0" w:color="auto"/>
              <w:right w:val="single" w:sz="6" w:space="0" w:color="auto"/>
            </w:tcBorders>
            <w:vAlign w:val="center"/>
            <w:hideMark/>
          </w:tcPr>
          <w:p w14:paraId="3D244984"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04" w:type="dxa"/>
            <w:gridSpan w:val="2"/>
            <w:tcBorders>
              <w:top w:val="single" w:sz="6" w:space="0" w:color="auto"/>
              <w:left w:val="nil"/>
              <w:bottom w:val="single" w:sz="6" w:space="0" w:color="auto"/>
              <w:right w:val="single" w:sz="6" w:space="0" w:color="auto"/>
            </w:tcBorders>
            <w:vAlign w:val="center"/>
            <w:hideMark/>
          </w:tcPr>
          <w:p w14:paraId="34252871"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05" w:type="dxa"/>
            <w:gridSpan w:val="2"/>
            <w:tcBorders>
              <w:top w:val="single" w:sz="6" w:space="0" w:color="auto"/>
              <w:left w:val="nil"/>
              <w:bottom w:val="single" w:sz="6" w:space="0" w:color="auto"/>
              <w:right w:val="single" w:sz="6" w:space="0" w:color="auto"/>
            </w:tcBorders>
            <w:vAlign w:val="center"/>
            <w:hideMark/>
          </w:tcPr>
          <w:p w14:paraId="108D4893"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20" w:type="dxa"/>
            <w:tcBorders>
              <w:top w:val="single" w:sz="6" w:space="0" w:color="auto"/>
              <w:left w:val="nil"/>
              <w:bottom w:val="single" w:sz="6" w:space="0" w:color="auto"/>
              <w:right w:val="single" w:sz="6" w:space="0" w:color="auto"/>
            </w:tcBorders>
            <w:vAlign w:val="center"/>
            <w:hideMark/>
          </w:tcPr>
          <w:p w14:paraId="1725FADC"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07" w:type="dxa"/>
            <w:tcBorders>
              <w:top w:val="single" w:sz="6" w:space="0" w:color="auto"/>
              <w:left w:val="nil"/>
              <w:bottom w:val="single" w:sz="6" w:space="0" w:color="auto"/>
              <w:right w:val="single" w:sz="6" w:space="0" w:color="auto"/>
            </w:tcBorders>
            <w:vAlign w:val="center"/>
            <w:hideMark/>
          </w:tcPr>
          <w:p w14:paraId="27157A07"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41" w:type="dxa"/>
            <w:tcBorders>
              <w:top w:val="single" w:sz="6" w:space="0" w:color="auto"/>
              <w:left w:val="nil"/>
              <w:bottom w:val="single" w:sz="6" w:space="0" w:color="auto"/>
              <w:right w:val="single" w:sz="6" w:space="0" w:color="auto"/>
            </w:tcBorders>
            <w:vAlign w:val="center"/>
            <w:hideMark/>
          </w:tcPr>
          <w:p w14:paraId="7DF7298B"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232" w:type="dxa"/>
            <w:tcBorders>
              <w:top w:val="single" w:sz="6" w:space="0" w:color="auto"/>
              <w:left w:val="nil"/>
              <w:bottom w:val="single" w:sz="6" w:space="0" w:color="auto"/>
              <w:right w:val="single" w:sz="6" w:space="0" w:color="auto"/>
            </w:tcBorders>
            <w:vAlign w:val="center"/>
            <w:hideMark/>
          </w:tcPr>
          <w:p w14:paraId="0E01B2E2"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39" w:type="dxa"/>
            <w:tcBorders>
              <w:top w:val="single" w:sz="6" w:space="0" w:color="auto"/>
              <w:left w:val="nil"/>
              <w:bottom w:val="single" w:sz="6" w:space="0" w:color="auto"/>
              <w:right w:val="single" w:sz="6" w:space="0" w:color="auto"/>
            </w:tcBorders>
            <w:vAlign w:val="center"/>
            <w:hideMark/>
          </w:tcPr>
          <w:p w14:paraId="72384577"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103" w:type="dxa"/>
            <w:tcBorders>
              <w:top w:val="single" w:sz="6" w:space="0" w:color="auto"/>
              <w:left w:val="nil"/>
              <w:bottom w:val="single" w:sz="6" w:space="0" w:color="auto"/>
              <w:right w:val="single" w:sz="6" w:space="0" w:color="auto"/>
            </w:tcBorders>
            <w:vAlign w:val="center"/>
            <w:hideMark/>
          </w:tcPr>
          <w:p w14:paraId="73CDDD5D"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167" w:type="dxa"/>
            <w:tcBorders>
              <w:top w:val="single" w:sz="6" w:space="0" w:color="auto"/>
              <w:left w:val="single" w:sz="6" w:space="0" w:color="auto"/>
              <w:bottom w:val="single" w:sz="6" w:space="0" w:color="auto"/>
              <w:right w:val="single" w:sz="6" w:space="0" w:color="auto"/>
            </w:tcBorders>
            <w:vAlign w:val="center"/>
            <w:hideMark/>
          </w:tcPr>
          <w:p w14:paraId="3BB231CC"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185" w:type="dxa"/>
            <w:tcBorders>
              <w:top w:val="single" w:sz="6" w:space="0" w:color="auto"/>
              <w:left w:val="nil"/>
              <w:bottom w:val="single" w:sz="6" w:space="0" w:color="auto"/>
              <w:right w:val="single" w:sz="6" w:space="0" w:color="auto"/>
            </w:tcBorders>
            <w:vAlign w:val="center"/>
            <w:hideMark/>
          </w:tcPr>
          <w:p w14:paraId="3E2D2013"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r>
      <w:tr w:rsidR="008F5115" w14:paraId="20F094EE" w14:textId="77777777" w:rsidTr="003854C8">
        <w:trPr>
          <w:trHeight w:val="285"/>
        </w:trPr>
        <w:tc>
          <w:tcPr>
            <w:tcW w:w="2642" w:type="dxa"/>
            <w:tcBorders>
              <w:top w:val="single" w:sz="6" w:space="0" w:color="auto"/>
              <w:left w:val="single" w:sz="6" w:space="0" w:color="auto"/>
              <w:bottom w:val="single" w:sz="6" w:space="0" w:color="auto"/>
              <w:right w:val="single" w:sz="6" w:space="0" w:color="auto"/>
            </w:tcBorders>
            <w:vAlign w:val="center"/>
            <w:hideMark/>
          </w:tcPr>
          <w:p w14:paraId="435D56F7" w14:textId="77777777" w:rsidR="00E54CD0" w:rsidRPr="00AF5717" w:rsidRDefault="00E27C57" w:rsidP="00E54CD0">
            <w:pPr>
              <w:spacing w:after="0"/>
              <w:textAlignment w:val="baseline"/>
              <w:rPr>
                <w:rFonts w:ascii="Segoe UI" w:hAnsi="Segoe UI" w:cs="Segoe UI"/>
                <w:sz w:val="18"/>
                <w:szCs w:val="18"/>
                <w:lang w:eastAsia="en-GB"/>
              </w:rPr>
            </w:pPr>
            <w:r w:rsidRPr="00AF5717">
              <w:rPr>
                <w:rFonts w:ascii="Arial" w:hAnsi="Arial" w:cs="Arial"/>
                <w:lang w:eastAsia="en-GB"/>
              </w:rPr>
              <w:t>Inclusion/exclusion criteria </w:t>
            </w:r>
          </w:p>
        </w:tc>
        <w:tc>
          <w:tcPr>
            <w:tcW w:w="1300" w:type="dxa"/>
            <w:tcBorders>
              <w:top w:val="single" w:sz="6" w:space="0" w:color="auto"/>
              <w:left w:val="nil"/>
              <w:bottom w:val="single" w:sz="6" w:space="0" w:color="auto"/>
              <w:right w:val="single" w:sz="6" w:space="0" w:color="auto"/>
            </w:tcBorders>
            <w:vAlign w:val="center"/>
            <w:hideMark/>
          </w:tcPr>
          <w:p w14:paraId="6EDE2D06"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04" w:type="dxa"/>
            <w:gridSpan w:val="2"/>
            <w:tcBorders>
              <w:top w:val="single" w:sz="6" w:space="0" w:color="auto"/>
              <w:left w:val="nil"/>
              <w:bottom w:val="single" w:sz="6" w:space="0" w:color="auto"/>
              <w:right w:val="single" w:sz="6" w:space="0" w:color="auto"/>
            </w:tcBorders>
            <w:vAlign w:val="center"/>
            <w:hideMark/>
          </w:tcPr>
          <w:p w14:paraId="5C724394"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05" w:type="dxa"/>
            <w:gridSpan w:val="2"/>
            <w:tcBorders>
              <w:top w:val="single" w:sz="6" w:space="0" w:color="auto"/>
              <w:left w:val="nil"/>
              <w:bottom w:val="single" w:sz="6" w:space="0" w:color="auto"/>
              <w:right w:val="single" w:sz="6" w:space="0" w:color="auto"/>
            </w:tcBorders>
            <w:vAlign w:val="center"/>
            <w:hideMark/>
          </w:tcPr>
          <w:p w14:paraId="26975D1C"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20" w:type="dxa"/>
            <w:tcBorders>
              <w:top w:val="single" w:sz="6" w:space="0" w:color="auto"/>
              <w:left w:val="nil"/>
              <w:bottom w:val="single" w:sz="6" w:space="0" w:color="auto"/>
              <w:right w:val="single" w:sz="6" w:space="0" w:color="auto"/>
            </w:tcBorders>
            <w:vAlign w:val="center"/>
            <w:hideMark/>
          </w:tcPr>
          <w:p w14:paraId="17DBB492"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07" w:type="dxa"/>
            <w:tcBorders>
              <w:top w:val="single" w:sz="6" w:space="0" w:color="auto"/>
              <w:left w:val="nil"/>
              <w:bottom w:val="single" w:sz="6" w:space="0" w:color="auto"/>
              <w:right w:val="single" w:sz="6" w:space="0" w:color="auto"/>
            </w:tcBorders>
            <w:vAlign w:val="center"/>
            <w:hideMark/>
          </w:tcPr>
          <w:p w14:paraId="62AAFDC2"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41" w:type="dxa"/>
            <w:tcBorders>
              <w:top w:val="single" w:sz="6" w:space="0" w:color="auto"/>
              <w:left w:val="nil"/>
              <w:bottom w:val="single" w:sz="6" w:space="0" w:color="auto"/>
              <w:right w:val="single" w:sz="6" w:space="0" w:color="auto"/>
            </w:tcBorders>
            <w:vAlign w:val="center"/>
            <w:hideMark/>
          </w:tcPr>
          <w:p w14:paraId="54D5E892"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232" w:type="dxa"/>
            <w:tcBorders>
              <w:top w:val="single" w:sz="6" w:space="0" w:color="auto"/>
              <w:left w:val="nil"/>
              <w:bottom w:val="single" w:sz="6" w:space="0" w:color="auto"/>
              <w:right w:val="single" w:sz="6" w:space="0" w:color="auto"/>
            </w:tcBorders>
            <w:vAlign w:val="center"/>
            <w:hideMark/>
          </w:tcPr>
          <w:p w14:paraId="2D4814DD"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39" w:type="dxa"/>
            <w:tcBorders>
              <w:top w:val="single" w:sz="6" w:space="0" w:color="auto"/>
              <w:left w:val="nil"/>
              <w:bottom w:val="single" w:sz="6" w:space="0" w:color="auto"/>
              <w:right w:val="single" w:sz="6" w:space="0" w:color="auto"/>
            </w:tcBorders>
            <w:vAlign w:val="center"/>
            <w:hideMark/>
          </w:tcPr>
          <w:p w14:paraId="4155245F"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103" w:type="dxa"/>
            <w:tcBorders>
              <w:top w:val="single" w:sz="6" w:space="0" w:color="auto"/>
              <w:left w:val="nil"/>
              <w:bottom w:val="single" w:sz="6" w:space="0" w:color="auto"/>
              <w:right w:val="single" w:sz="6" w:space="0" w:color="auto"/>
            </w:tcBorders>
            <w:vAlign w:val="center"/>
            <w:hideMark/>
          </w:tcPr>
          <w:p w14:paraId="7A61324A"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167" w:type="dxa"/>
            <w:tcBorders>
              <w:top w:val="single" w:sz="6" w:space="0" w:color="auto"/>
              <w:left w:val="single" w:sz="6" w:space="0" w:color="auto"/>
              <w:bottom w:val="single" w:sz="6" w:space="0" w:color="auto"/>
              <w:right w:val="single" w:sz="6" w:space="0" w:color="auto"/>
            </w:tcBorders>
            <w:vAlign w:val="center"/>
            <w:hideMark/>
          </w:tcPr>
          <w:p w14:paraId="7DD342A8"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185" w:type="dxa"/>
            <w:tcBorders>
              <w:top w:val="single" w:sz="6" w:space="0" w:color="auto"/>
              <w:left w:val="nil"/>
              <w:bottom w:val="single" w:sz="6" w:space="0" w:color="auto"/>
              <w:right w:val="single" w:sz="6" w:space="0" w:color="auto"/>
            </w:tcBorders>
            <w:vAlign w:val="center"/>
            <w:hideMark/>
          </w:tcPr>
          <w:p w14:paraId="2CB117F3"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r>
      <w:tr w:rsidR="008F5115" w14:paraId="4111A80E" w14:textId="77777777" w:rsidTr="003854C8">
        <w:trPr>
          <w:trHeight w:val="285"/>
        </w:trPr>
        <w:tc>
          <w:tcPr>
            <w:tcW w:w="2642" w:type="dxa"/>
            <w:tcBorders>
              <w:top w:val="single" w:sz="6" w:space="0" w:color="auto"/>
              <w:left w:val="single" w:sz="6" w:space="0" w:color="auto"/>
              <w:bottom w:val="single" w:sz="6" w:space="0" w:color="auto"/>
              <w:right w:val="single" w:sz="6" w:space="0" w:color="auto"/>
            </w:tcBorders>
            <w:vAlign w:val="center"/>
            <w:hideMark/>
          </w:tcPr>
          <w:p w14:paraId="488E2529" w14:textId="33F8B5B1" w:rsidR="00E54CD0" w:rsidRPr="00AF5717" w:rsidRDefault="00E27C57" w:rsidP="00E54CD0">
            <w:pPr>
              <w:spacing w:after="0"/>
              <w:textAlignment w:val="baseline"/>
              <w:rPr>
                <w:rFonts w:ascii="Segoe UI" w:hAnsi="Segoe UI" w:cs="Segoe UI"/>
                <w:sz w:val="18"/>
                <w:szCs w:val="18"/>
                <w:lang w:eastAsia="en-GB"/>
              </w:rPr>
            </w:pPr>
            <w:r w:rsidRPr="00AF5717">
              <w:rPr>
                <w:rFonts w:ascii="Arial" w:hAnsi="Arial" w:cs="Arial"/>
              </w:rPr>
              <w:t>Demographics &amp; medical history</w:t>
            </w:r>
            <w:ins w:id="2907" w:author="Marmol, Dominika Klaudia" w:date="2026-06-08T10:28:00Z">
              <w:r w:rsidR="00DB695B">
                <w:rPr>
                  <w:rFonts w:ascii="Arial" w:hAnsi="Arial" w:cs="Arial"/>
                </w:rPr>
                <w:t xml:space="preserve"> </w:t>
              </w:r>
            </w:ins>
            <w:del w:id="2908" w:author="Marmol, Dominika Klaudia" w:date="2026-06-08T10:28:00Z">
              <w:r w:rsidRPr="00AF5717">
                <w:rPr>
                  <w:rFonts w:ascii="Arial" w:hAnsi="Arial" w:cs="Arial"/>
                  <w:vertAlign w:val="superscript"/>
                </w:rPr>
                <w:delText>5</w:delText>
              </w:r>
            </w:del>
            <w:ins w:id="2909" w:author="Marmol, Dominika Klaudia" w:date="2026-06-08T10:29:00Z">
              <w:r w:rsidR="00DB695B">
                <w:rPr>
                  <w:rFonts w:ascii="Arial" w:hAnsi="Arial" w:cs="Arial"/>
                  <w:vertAlign w:val="superscript"/>
                </w:rPr>
                <w:t>e</w:t>
              </w:r>
            </w:ins>
          </w:p>
        </w:tc>
        <w:tc>
          <w:tcPr>
            <w:tcW w:w="1300" w:type="dxa"/>
            <w:tcBorders>
              <w:top w:val="single" w:sz="6" w:space="0" w:color="auto"/>
              <w:left w:val="nil"/>
              <w:bottom w:val="single" w:sz="6" w:space="0" w:color="auto"/>
              <w:right w:val="single" w:sz="6" w:space="0" w:color="auto"/>
            </w:tcBorders>
            <w:vAlign w:val="center"/>
            <w:hideMark/>
          </w:tcPr>
          <w:p w14:paraId="1034604D"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04" w:type="dxa"/>
            <w:gridSpan w:val="2"/>
            <w:tcBorders>
              <w:top w:val="single" w:sz="6" w:space="0" w:color="auto"/>
              <w:left w:val="nil"/>
              <w:bottom w:val="single" w:sz="6" w:space="0" w:color="auto"/>
              <w:right w:val="single" w:sz="6" w:space="0" w:color="auto"/>
            </w:tcBorders>
            <w:vAlign w:val="center"/>
            <w:hideMark/>
          </w:tcPr>
          <w:p w14:paraId="445F2B9C"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05" w:type="dxa"/>
            <w:gridSpan w:val="2"/>
            <w:tcBorders>
              <w:top w:val="single" w:sz="6" w:space="0" w:color="auto"/>
              <w:left w:val="nil"/>
              <w:bottom w:val="single" w:sz="6" w:space="0" w:color="auto"/>
              <w:right w:val="single" w:sz="6" w:space="0" w:color="auto"/>
            </w:tcBorders>
            <w:vAlign w:val="center"/>
            <w:hideMark/>
          </w:tcPr>
          <w:p w14:paraId="1218DE02"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20" w:type="dxa"/>
            <w:tcBorders>
              <w:top w:val="single" w:sz="6" w:space="0" w:color="auto"/>
              <w:left w:val="nil"/>
              <w:bottom w:val="single" w:sz="6" w:space="0" w:color="auto"/>
              <w:right w:val="single" w:sz="6" w:space="0" w:color="auto"/>
            </w:tcBorders>
            <w:vAlign w:val="center"/>
            <w:hideMark/>
          </w:tcPr>
          <w:p w14:paraId="5F09C080"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07" w:type="dxa"/>
            <w:tcBorders>
              <w:top w:val="single" w:sz="6" w:space="0" w:color="auto"/>
              <w:left w:val="nil"/>
              <w:bottom w:val="single" w:sz="6" w:space="0" w:color="auto"/>
              <w:right w:val="single" w:sz="6" w:space="0" w:color="auto"/>
            </w:tcBorders>
            <w:vAlign w:val="center"/>
            <w:hideMark/>
          </w:tcPr>
          <w:p w14:paraId="142ADD2C"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41" w:type="dxa"/>
            <w:tcBorders>
              <w:top w:val="single" w:sz="6" w:space="0" w:color="auto"/>
              <w:left w:val="nil"/>
              <w:bottom w:val="single" w:sz="6" w:space="0" w:color="auto"/>
              <w:right w:val="single" w:sz="6" w:space="0" w:color="auto"/>
            </w:tcBorders>
            <w:vAlign w:val="center"/>
            <w:hideMark/>
          </w:tcPr>
          <w:p w14:paraId="4B739F53"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232" w:type="dxa"/>
            <w:tcBorders>
              <w:top w:val="single" w:sz="6" w:space="0" w:color="auto"/>
              <w:left w:val="nil"/>
              <w:bottom w:val="single" w:sz="6" w:space="0" w:color="auto"/>
              <w:right w:val="single" w:sz="6" w:space="0" w:color="auto"/>
            </w:tcBorders>
            <w:vAlign w:val="center"/>
            <w:hideMark/>
          </w:tcPr>
          <w:p w14:paraId="2DB411CA"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39" w:type="dxa"/>
            <w:tcBorders>
              <w:top w:val="single" w:sz="6" w:space="0" w:color="auto"/>
              <w:left w:val="nil"/>
              <w:bottom w:val="single" w:sz="6" w:space="0" w:color="auto"/>
              <w:right w:val="single" w:sz="6" w:space="0" w:color="auto"/>
            </w:tcBorders>
            <w:vAlign w:val="center"/>
            <w:hideMark/>
          </w:tcPr>
          <w:p w14:paraId="701B35AA"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103" w:type="dxa"/>
            <w:tcBorders>
              <w:top w:val="single" w:sz="6" w:space="0" w:color="auto"/>
              <w:left w:val="nil"/>
              <w:bottom w:val="single" w:sz="6" w:space="0" w:color="auto"/>
              <w:right w:val="single" w:sz="6" w:space="0" w:color="auto"/>
            </w:tcBorders>
            <w:vAlign w:val="center"/>
            <w:hideMark/>
          </w:tcPr>
          <w:p w14:paraId="5EE6BF4E"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167" w:type="dxa"/>
            <w:tcBorders>
              <w:top w:val="single" w:sz="6" w:space="0" w:color="auto"/>
              <w:left w:val="single" w:sz="6" w:space="0" w:color="auto"/>
              <w:bottom w:val="single" w:sz="6" w:space="0" w:color="auto"/>
              <w:right w:val="single" w:sz="6" w:space="0" w:color="auto"/>
            </w:tcBorders>
            <w:vAlign w:val="center"/>
            <w:hideMark/>
          </w:tcPr>
          <w:p w14:paraId="5545F99D"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185" w:type="dxa"/>
            <w:tcBorders>
              <w:top w:val="single" w:sz="6" w:space="0" w:color="auto"/>
              <w:left w:val="nil"/>
              <w:bottom w:val="single" w:sz="6" w:space="0" w:color="auto"/>
              <w:right w:val="single" w:sz="6" w:space="0" w:color="auto"/>
            </w:tcBorders>
            <w:vAlign w:val="center"/>
            <w:hideMark/>
          </w:tcPr>
          <w:p w14:paraId="7885D38C"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r>
      <w:tr w:rsidR="008F5115" w14:paraId="764CED31" w14:textId="77777777" w:rsidTr="003854C8">
        <w:trPr>
          <w:trHeight w:val="285"/>
        </w:trPr>
        <w:tc>
          <w:tcPr>
            <w:tcW w:w="2642" w:type="dxa"/>
            <w:tcBorders>
              <w:top w:val="single" w:sz="6" w:space="0" w:color="auto"/>
              <w:left w:val="single" w:sz="6" w:space="0" w:color="auto"/>
              <w:bottom w:val="single" w:sz="6" w:space="0" w:color="auto"/>
              <w:right w:val="single" w:sz="6" w:space="0" w:color="auto"/>
            </w:tcBorders>
            <w:vAlign w:val="center"/>
            <w:hideMark/>
          </w:tcPr>
          <w:p w14:paraId="77D637AC" w14:textId="3EA5A8BD" w:rsidR="00E54CD0" w:rsidRPr="00AF5717" w:rsidRDefault="00E27C57" w:rsidP="00E54CD0">
            <w:pPr>
              <w:spacing w:after="0"/>
              <w:textAlignment w:val="baseline"/>
              <w:rPr>
                <w:rFonts w:ascii="Segoe UI" w:hAnsi="Segoe UI" w:cs="Segoe UI"/>
                <w:sz w:val="18"/>
                <w:szCs w:val="18"/>
                <w:lang w:eastAsia="en-GB"/>
              </w:rPr>
            </w:pPr>
            <w:r w:rsidRPr="00AF5717">
              <w:rPr>
                <w:rFonts w:ascii="Arial" w:hAnsi="Arial" w:cs="Arial"/>
                <w:lang w:eastAsia="en-GB"/>
              </w:rPr>
              <w:t>Full physical examination</w:t>
            </w:r>
          </w:p>
        </w:tc>
        <w:tc>
          <w:tcPr>
            <w:tcW w:w="1300" w:type="dxa"/>
            <w:tcBorders>
              <w:top w:val="single" w:sz="6" w:space="0" w:color="auto"/>
              <w:left w:val="nil"/>
              <w:bottom w:val="single" w:sz="6" w:space="0" w:color="auto"/>
              <w:right w:val="single" w:sz="6" w:space="0" w:color="auto"/>
            </w:tcBorders>
            <w:vAlign w:val="center"/>
            <w:hideMark/>
          </w:tcPr>
          <w:p w14:paraId="7022A835"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04" w:type="dxa"/>
            <w:gridSpan w:val="2"/>
            <w:tcBorders>
              <w:top w:val="single" w:sz="6" w:space="0" w:color="auto"/>
              <w:left w:val="nil"/>
              <w:bottom w:val="single" w:sz="6" w:space="0" w:color="auto"/>
              <w:right w:val="single" w:sz="6" w:space="0" w:color="auto"/>
            </w:tcBorders>
            <w:vAlign w:val="center"/>
          </w:tcPr>
          <w:p w14:paraId="7C9BFAA7" w14:textId="4DAC78E7" w:rsidR="00E54CD0" w:rsidRPr="00AF5717" w:rsidRDefault="00E54CD0" w:rsidP="00E54CD0">
            <w:pPr>
              <w:spacing w:after="0"/>
              <w:jc w:val="center"/>
              <w:textAlignment w:val="baseline"/>
              <w:rPr>
                <w:rFonts w:ascii="Segoe UI" w:hAnsi="Segoe UI" w:cs="Segoe UI"/>
                <w:sz w:val="18"/>
                <w:szCs w:val="18"/>
                <w:lang w:eastAsia="en-GB"/>
              </w:rPr>
            </w:pPr>
          </w:p>
        </w:tc>
        <w:tc>
          <w:tcPr>
            <w:tcW w:w="705" w:type="dxa"/>
            <w:gridSpan w:val="2"/>
            <w:tcBorders>
              <w:top w:val="single" w:sz="6" w:space="0" w:color="auto"/>
              <w:left w:val="nil"/>
              <w:bottom w:val="single" w:sz="6" w:space="0" w:color="auto"/>
              <w:right w:val="single" w:sz="6" w:space="0" w:color="auto"/>
            </w:tcBorders>
            <w:vAlign w:val="center"/>
          </w:tcPr>
          <w:p w14:paraId="06EBCD2F" w14:textId="2A27A332" w:rsidR="00E54CD0" w:rsidRPr="00AF5717" w:rsidRDefault="00E54CD0" w:rsidP="00E54CD0">
            <w:pPr>
              <w:spacing w:after="0"/>
              <w:jc w:val="center"/>
              <w:textAlignment w:val="baseline"/>
              <w:rPr>
                <w:rFonts w:ascii="Segoe UI" w:hAnsi="Segoe UI" w:cs="Segoe UI"/>
                <w:sz w:val="18"/>
                <w:szCs w:val="18"/>
                <w:lang w:eastAsia="en-GB"/>
              </w:rPr>
            </w:pPr>
          </w:p>
        </w:tc>
        <w:tc>
          <w:tcPr>
            <w:tcW w:w="720" w:type="dxa"/>
            <w:tcBorders>
              <w:top w:val="single" w:sz="6" w:space="0" w:color="auto"/>
              <w:left w:val="nil"/>
              <w:bottom w:val="single" w:sz="6" w:space="0" w:color="auto"/>
              <w:right w:val="single" w:sz="6" w:space="0" w:color="auto"/>
            </w:tcBorders>
            <w:vAlign w:val="center"/>
          </w:tcPr>
          <w:p w14:paraId="1F2B48F0" w14:textId="01F83576" w:rsidR="00E54CD0" w:rsidRPr="00AF5717" w:rsidRDefault="00E54CD0" w:rsidP="00E54CD0">
            <w:pPr>
              <w:spacing w:after="0"/>
              <w:jc w:val="center"/>
              <w:textAlignment w:val="baseline"/>
              <w:rPr>
                <w:rFonts w:ascii="Segoe UI" w:hAnsi="Segoe UI" w:cs="Segoe UI"/>
                <w:sz w:val="18"/>
                <w:szCs w:val="18"/>
                <w:lang w:eastAsia="en-GB"/>
              </w:rPr>
            </w:pPr>
          </w:p>
        </w:tc>
        <w:tc>
          <w:tcPr>
            <w:tcW w:w="707" w:type="dxa"/>
            <w:tcBorders>
              <w:top w:val="single" w:sz="6" w:space="0" w:color="auto"/>
              <w:left w:val="nil"/>
              <w:bottom w:val="single" w:sz="6" w:space="0" w:color="auto"/>
              <w:right w:val="single" w:sz="6" w:space="0" w:color="auto"/>
            </w:tcBorders>
            <w:vAlign w:val="center"/>
          </w:tcPr>
          <w:p w14:paraId="5A99CFE4" w14:textId="7C91D729" w:rsidR="00E54CD0" w:rsidRPr="00AF5717" w:rsidRDefault="00E54CD0" w:rsidP="00E54CD0">
            <w:pPr>
              <w:spacing w:after="0"/>
              <w:jc w:val="center"/>
              <w:textAlignment w:val="baseline"/>
              <w:rPr>
                <w:rFonts w:ascii="Segoe UI" w:hAnsi="Segoe UI" w:cs="Segoe UI"/>
                <w:sz w:val="18"/>
                <w:szCs w:val="18"/>
                <w:lang w:eastAsia="en-GB"/>
              </w:rPr>
            </w:pPr>
          </w:p>
        </w:tc>
        <w:tc>
          <w:tcPr>
            <w:tcW w:w="741" w:type="dxa"/>
            <w:tcBorders>
              <w:top w:val="single" w:sz="6" w:space="0" w:color="auto"/>
              <w:left w:val="nil"/>
              <w:bottom w:val="single" w:sz="6" w:space="0" w:color="auto"/>
              <w:right w:val="single" w:sz="6" w:space="0" w:color="auto"/>
            </w:tcBorders>
            <w:vAlign w:val="center"/>
          </w:tcPr>
          <w:p w14:paraId="59C93A37" w14:textId="298208A1" w:rsidR="00E54CD0" w:rsidRPr="00AF5717" w:rsidRDefault="00E54CD0" w:rsidP="00E54CD0">
            <w:pPr>
              <w:spacing w:after="0"/>
              <w:jc w:val="center"/>
              <w:textAlignment w:val="baseline"/>
              <w:rPr>
                <w:rFonts w:ascii="Segoe UI" w:hAnsi="Segoe UI" w:cs="Segoe UI"/>
                <w:sz w:val="18"/>
                <w:szCs w:val="18"/>
                <w:lang w:eastAsia="en-GB"/>
              </w:rPr>
            </w:pPr>
          </w:p>
        </w:tc>
        <w:tc>
          <w:tcPr>
            <w:tcW w:w="1232" w:type="dxa"/>
            <w:tcBorders>
              <w:top w:val="single" w:sz="6" w:space="0" w:color="auto"/>
              <w:left w:val="nil"/>
              <w:bottom w:val="single" w:sz="6" w:space="0" w:color="auto"/>
              <w:right w:val="single" w:sz="6" w:space="0" w:color="auto"/>
            </w:tcBorders>
            <w:vAlign w:val="center"/>
          </w:tcPr>
          <w:p w14:paraId="17CB2866" w14:textId="1E8683FB" w:rsidR="00E54CD0" w:rsidRPr="00AF5717" w:rsidRDefault="00E54CD0" w:rsidP="00E54CD0">
            <w:pPr>
              <w:spacing w:after="0"/>
              <w:jc w:val="center"/>
              <w:textAlignment w:val="baseline"/>
              <w:rPr>
                <w:rFonts w:ascii="Segoe UI" w:hAnsi="Segoe UI" w:cs="Segoe UI"/>
                <w:sz w:val="18"/>
                <w:szCs w:val="18"/>
                <w:lang w:eastAsia="en-GB"/>
              </w:rPr>
            </w:pPr>
          </w:p>
        </w:tc>
        <w:tc>
          <w:tcPr>
            <w:tcW w:w="739" w:type="dxa"/>
            <w:tcBorders>
              <w:top w:val="single" w:sz="6" w:space="0" w:color="auto"/>
              <w:left w:val="nil"/>
              <w:bottom w:val="single" w:sz="6" w:space="0" w:color="auto"/>
              <w:right w:val="single" w:sz="6" w:space="0" w:color="auto"/>
            </w:tcBorders>
            <w:vAlign w:val="center"/>
          </w:tcPr>
          <w:p w14:paraId="67D9916A" w14:textId="2604BAFF" w:rsidR="00E54CD0" w:rsidRPr="00AF5717" w:rsidRDefault="00E54CD0" w:rsidP="00E54CD0">
            <w:pPr>
              <w:spacing w:after="0"/>
              <w:jc w:val="center"/>
              <w:textAlignment w:val="baseline"/>
              <w:rPr>
                <w:rFonts w:ascii="Segoe UI" w:hAnsi="Segoe UI" w:cs="Segoe UI"/>
                <w:sz w:val="18"/>
                <w:szCs w:val="18"/>
                <w:lang w:eastAsia="en-GB"/>
              </w:rPr>
            </w:pPr>
          </w:p>
        </w:tc>
        <w:tc>
          <w:tcPr>
            <w:tcW w:w="1103" w:type="dxa"/>
            <w:tcBorders>
              <w:top w:val="single" w:sz="6" w:space="0" w:color="auto"/>
              <w:left w:val="nil"/>
              <w:bottom w:val="single" w:sz="6" w:space="0" w:color="auto"/>
              <w:right w:val="single" w:sz="6" w:space="0" w:color="auto"/>
            </w:tcBorders>
            <w:vAlign w:val="center"/>
          </w:tcPr>
          <w:p w14:paraId="20AC90D6" w14:textId="69EF8D18" w:rsidR="00E54CD0" w:rsidRPr="00AF5717" w:rsidRDefault="00E54CD0" w:rsidP="00E54CD0">
            <w:pPr>
              <w:spacing w:after="0"/>
              <w:jc w:val="center"/>
              <w:textAlignment w:val="baseline"/>
              <w:rPr>
                <w:rFonts w:ascii="Segoe UI" w:hAnsi="Segoe UI" w:cs="Segoe UI"/>
                <w:sz w:val="18"/>
                <w:szCs w:val="18"/>
                <w:lang w:eastAsia="en-GB"/>
              </w:rPr>
            </w:pPr>
          </w:p>
        </w:tc>
        <w:tc>
          <w:tcPr>
            <w:tcW w:w="1167" w:type="dxa"/>
            <w:tcBorders>
              <w:top w:val="single" w:sz="6" w:space="0" w:color="auto"/>
              <w:left w:val="single" w:sz="6" w:space="0" w:color="auto"/>
              <w:bottom w:val="single" w:sz="6" w:space="0" w:color="auto"/>
              <w:right w:val="single" w:sz="6" w:space="0" w:color="auto"/>
            </w:tcBorders>
            <w:vAlign w:val="center"/>
          </w:tcPr>
          <w:p w14:paraId="173D28DA" w14:textId="74472F54" w:rsidR="00E54CD0" w:rsidRPr="00AF5717" w:rsidRDefault="00E54CD0" w:rsidP="00E54CD0">
            <w:pPr>
              <w:spacing w:after="0"/>
              <w:jc w:val="center"/>
              <w:textAlignment w:val="baseline"/>
              <w:rPr>
                <w:rFonts w:ascii="Segoe UI" w:hAnsi="Segoe UI" w:cs="Segoe UI"/>
                <w:sz w:val="18"/>
                <w:szCs w:val="18"/>
                <w:lang w:eastAsia="en-GB"/>
              </w:rPr>
            </w:pPr>
          </w:p>
        </w:tc>
        <w:tc>
          <w:tcPr>
            <w:tcW w:w="1185" w:type="dxa"/>
            <w:tcBorders>
              <w:top w:val="single" w:sz="6" w:space="0" w:color="auto"/>
              <w:left w:val="nil"/>
              <w:bottom w:val="single" w:sz="6" w:space="0" w:color="auto"/>
              <w:right w:val="single" w:sz="6" w:space="0" w:color="auto"/>
            </w:tcBorders>
            <w:vAlign w:val="center"/>
            <w:hideMark/>
          </w:tcPr>
          <w:p w14:paraId="2054F522"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r>
      <w:tr w:rsidR="008F5115" w14:paraId="036CEE32" w14:textId="77777777" w:rsidTr="003854C8">
        <w:trPr>
          <w:trHeight w:val="285"/>
        </w:trPr>
        <w:tc>
          <w:tcPr>
            <w:tcW w:w="2642" w:type="dxa"/>
            <w:tcBorders>
              <w:top w:val="single" w:sz="6" w:space="0" w:color="auto"/>
              <w:left w:val="single" w:sz="6" w:space="0" w:color="auto"/>
              <w:bottom w:val="single" w:sz="6" w:space="0" w:color="auto"/>
              <w:right w:val="single" w:sz="6" w:space="0" w:color="auto"/>
            </w:tcBorders>
            <w:vAlign w:val="center"/>
          </w:tcPr>
          <w:p w14:paraId="2762BAD1" w14:textId="77777777" w:rsidR="00A14C9E" w:rsidRPr="00AF5717" w:rsidRDefault="00E27C57" w:rsidP="00A14C9E">
            <w:pPr>
              <w:autoSpaceDE w:val="0"/>
              <w:autoSpaceDN w:val="0"/>
              <w:adjustRightInd w:val="0"/>
              <w:spacing w:after="0"/>
              <w:rPr>
                <w:rFonts w:ascii="Arial" w:hAnsi="Arial" w:cs="Arial"/>
              </w:rPr>
            </w:pPr>
            <w:r w:rsidRPr="00AF5717">
              <w:rPr>
                <w:rFonts w:ascii="Arial" w:hAnsi="Arial" w:cs="Arial"/>
              </w:rPr>
              <w:t>Symptom-directed physical</w:t>
            </w:r>
          </w:p>
          <w:p w14:paraId="51987EC5" w14:textId="6F7B33F5" w:rsidR="00A14C9E" w:rsidRPr="00AF5717" w:rsidRDefault="00E27C57" w:rsidP="00A14C9E">
            <w:pPr>
              <w:spacing w:after="0"/>
              <w:textAlignment w:val="baseline"/>
              <w:rPr>
                <w:rFonts w:ascii="Arial" w:hAnsi="Arial" w:cs="Arial"/>
                <w:lang w:eastAsia="en-GB"/>
              </w:rPr>
            </w:pPr>
            <w:r w:rsidRPr="00AF5717">
              <w:rPr>
                <w:rFonts w:ascii="Arial" w:hAnsi="Arial" w:cs="Arial"/>
              </w:rPr>
              <w:t>E</w:t>
            </w:r>
            <w:r w:rsidR="000E04EE" w:rsidRPr="00AF5717">
              <w:rPr>
                <w:rFonts w:ascii="Arial" w:hAnsi="Arial" w:cs="Arial"/>
              </w:rPr>
              <w:t>xamination</w:t>
            </w:r>
            <w:ins w:id="2910" w:author="Marmol, Dominika Klaudia" w:date="2026-06-08T10:29:00Z">
              <w:r>
                <w:rPr>
                  <w:rFonts w:ascii="Arial" w:hAnsi="Arial" w:cs="Arial"/>
                </w:rPr>
                <w:t xml:space="preserve"> </w:t>
              </w:r>
            </w:ins>
            <w:del w:id="2911" w:author="Marmol, Dominika Klaudia" w:date="2026-06-08T10:28:00Z">
              <w:r w:rsidR="000E04EE" w:rsidRPr="00AF5717">
                <w:rPr>
                  <w:rFonts w:ascii="Arial" w:hAnsi="Arial" w:cs="Arial"/>
                  <w:vertAlign w:val="superscript"/>
                </w:rPr>
                <w:delText>6</w:delText>
              </w:r>
            </w:del>
            <w:ins w:id="2912" w:author="Marmol, Dominika Klaudia" w:date="2026-06-08T10:28:00Z">
              <w:r>
                <w:rPr>
                  <w:rFonts w:ascii="Arial" w:hAnsi="Arial" w:cs="Arial"/>
                  <w:vertAlign w:val="superscript"/>
                </w:rPr>
                <w:t>f</w:t>
              </w:r>
            </w:ins>
          </w:p>
        </w:tc>
        <w:tc>
          <w:tcPr>
            <w:tcW w:w="1300" w:type="dxa"/>
            <w:tcBorders>
              <w:top w:val="single" w:sz="6" w:space="0" w:color="auto"/>
              <w:left w:val="nil"/>
              <w:bottom w:val="single" w:sz="6" w:space="0" w:color="auto"/>
              <w:right w:val="single" w:sz="6" w:space="0" w:color="auto"/>
            </w:tcBorders>
            <w:vAlign w:val="center"/>
          </w:tcPr>
          <w:p w14:paraId="62443357" w14:textId="77777777" w:rsidR="00A14C9E" w:rsidRPr="00AF5717" w:rsidRDefault="00A14C9E" w:rsidP="00E54CD0">
            <w:pPr>
              <w:spacing w:after="0"/>
              <w:jc w:val="center"/>
              <w:textAlignment w:val="baseline"/>
              <w:rPr>
                <w:rFonts w:ascii="Arial" w:hAnsi="Arial" w:cs="Arial"/>
                <w:lang w:eastAsia="en-GB"/>
              </w:rPr>
            </w:pPr>
          </w:p>
        </w:tc>
        <w:tc>
          <w:tcPr>
            <w:tcW w:w="704" w:type="dxa"/>
            <w:gridSpan w:val="2"/>
            <w:tcBorders>
              <w:top w:val="single" w:sz="6" w:space="0" w:color="auto"/>
              <w:left w:val="nil"/>
              <w:bottom w:val="single" w:sz="6" w:space="0" w:color="auto"/>
              <w:right w:val="single" w:sz="6" w:space="0" w:color="auto"/>
            </w:tcBorders>
            <w:vAlign w:val="center"/>
          </w:tcPr>
          <w:p w14:paraId="6D728065" w14:textId="5286CEBB" w:rsidR="00A14C9E" w:rsidRPr="00AF5717" w:rsidRDefault="00E27C57" w:rsidP="00E54CD0">
            <w:pPr>
              <w:spacing w:after="0"/>
              <w:jc w:val="center"/>
              <w:textAlignment w:val="baseline"/>
              <w:rPr>
                <w:rFonts w:ascii="Arial" w:hAnsi="Arial" w:cs="Arial"/>
                <w:lang w:eastAsia="en-GB"/>
              </w:rPr>
            </w:pPr>
            <w:r w:rsidRPr="00AF5717">
              <w:rPr>
                <w:rFonts w:ascii="Arial" w:hAnsi="Arial" w:cs="Arial"/>
                <w:lang w:eastAsia="en-GB"/>
              </w:rPr>
              <w:t>X </w:t>
            </w:r>
          </w:p>
        </w:tc>
        <w:tc>
          <w:tcPr>
            <w:tcW w:w="705" w:type="dxa"/>
            <w:gridSpan w:val="2"/>
            <w:tcBorders>
              <w:top w:val="single" w:sz="6" w:space="0" w:color="auto"/>
              <w:left w:val="nil"/>
              <w:bottom w:val="single" w:sz="6" w:space="0" w:color="auto"/>
              <w:right w:val="single" w:sz="6" w:space="0" w:color="auto"/>
            </w:tcBorders>
            <w:vAlign w:val="center"/>
          </w:tcPr>
          <w:p w14:paraId="5CB4A331" w14:textId="18B5C7C2" w:rsidR="00A14C9E" w:rsidRPr="00AF5717" w:rsidRDefault="00E27C57" w:rsidP="00E54CD0">
            <w:pPr>
              <w:spacing w:after="0"/>
              <w:jc w:val="center"/>
              <w:textAlignment w:val="baseline"/>
              <w:rPr>
                <w:rFonts w:ascii="Arial" w:hAnsi="Arial" w:cs="Arial"/>
                <w:lang w:eastAsia="en-GB"/>
              </w:rPr>
            </w:pPr>
            <w:r w:rsidRPr="00AF5717">
              <w:rPr>
                <w:rFonts w:ascii="Arial" w:hAnsi="Arial" w:cs="Arial"/>
                <w:lang w:eastAsia="en-GB"/>
              </w:rPr>
              <w:t>X </w:t>
            </w:r>
          </w:p>
        </w:tc>
        <w:tc>
          <w:tcPr>
            <w:tcW w:w="720" w:type="dxa"/>
            <w:tcBorders>
              <w:top w:val="single" w:sz="6" w:space="0" w:color="auto"/>
              <w:left w:val="nil"/>
              <w:bottom w:val="single" w:sz="6" w:space="0" w:color="auto"/>
              <w:right w:val="single" w:sz="6" w:space="0" w:color="auto"/>
            </w:tcBorders>
            <w:vAlign w:val="center"/>
          </w:tcPr>
          <w:p w14:paraId="18E57C6C" w14:textId="10BD1F91" w:rsidR="00A14C9E" w:rsidRPr="00AF5717" w:rsidRDefault="00E27C57" w:rsidP="00E54CD0">
            <w:pPr>
              <w:spacing w:after="0"/>
              <w:jc w:val="center"/>
              <w:textAlignment w:val="baseline"/>
              <w:rPr>
                <w:rFonts w:ascii="Arial" w:hAnsi="Arial" w:cs="Arial"/>
                <w:lang w:eastAsia="en-GB"/>
              </w:rPr>
            </w:pPr>
            <w:r w:rsidRPr="00AF5717">
              <w:rPr>
                <w:rFonts w:ascii="Arial" w:hAnsi="Arial" w:cs="Arial"/>
                <w:lang w:eastAsia="en-GB"/>
              </w:rPr>
              <w:t>X </w:t>
            </w:r>
          </w:p>
        </w:tc>
        <w:tc>
          <w:tcPr>
            <w:tcW w:w="707" w:type="dxa"/>
            <w:tcBorders>
              <w:top w:val="single" w:sz="6" w:space="0" w:color="auto"/>
              <w:left w:val="nil"/>
              <w:bottom w:val="single" w:sz="6" w:space="0" w:color="auto"/>
              <w:right w:val="single" w:sz="6" w:space="0" w:color="auto"/>
            </w:tcBorders>
            <w:vAlign w:val="center"/>
          </w:tcPr>
          <w:p w14:paraId="36E30B1C" w14:textId="4270B918" w:rsidR="00A14C9E" w:rsidRPr="00AF5717" w:rsidRDefault="00E27C57" w:rsidP="00E54CD0">
            <w:pPr>
              <w:spacing w:after="0"/>
              <w:jc w:val="center"/>
              <w:textAlignment w:val="baseline"/>
              <w:rPr>
                <w:rFonts w:ascii="Arial" w:hAnsi="Arial" w:cs="Arial"/>
                <w:lang w:eastAsia="en-GB"/>
              </w:rPr>
            </w:pPr>
            <w:r w:rsidRPr="00AF5717">
              <w:rPr>
                <w:rFonts w:ascii="Arial" w:hAnsi="Arial" w:cs="Arial"/>
                <w:lang w:eastAsia="en-GB"/>
              </w:rPr>
              <w:t>X </w:t>
            </w:r>
          </w:p>
        </w:tc>
        <w:tc>
          <w:tcPr>
            <w:tcW w:w="741" w:type="dxa"/>
            <w:tcBorders>
              <w:top w:val="single" w:sz="6" w:space="0" w:color="auto"/>
              <w:left w:val="nil"/>
              <w:bottom w:val="single" w:sz="6" w:space="0" w:color="auto"/>
              <w:right w:val="single" w:sz="6" w:space="0" w:color="auto"/>
            </w:tcBorders>
            <w:vAlign w:val="center"/>
          </w:tcPr>
          <w:p w14:paraId="3F2DFCC6" w14:textId="7979A921" w:rsidR="00A14C9E" w:rsidRPr="00AF5717" w:rsidRDefault="00E27C57" w:rsidP="00E54CD0">
            <w:pPr>
              <w:spacing w:after="0"/>
              <w:jc w:val="center"/>
              <w:textAlignment w:val="baseline"/>
              <w:rPr>
                <w:rFonts w:ascii="Arial" w:hAnsi="Arial" w:cs="Arial"/>
                <w:lang w:eastAsia="en-GB"/>
              </w:rPr>
            </w:pPr>
            <w:r w:rsidRPr="00AF5717">
              <w:rPr>
                <w:rFonts w:ascii="Arial" w:hAnsi="Arial" w:cs="Arial"/>
                <w:lang w:eastAsia="en-GB"/>
              </w:rPr>
              <w:t>X </w:t>
            </w:r>
          </w:p>
        </w:tc>
        <w:tc>
          <w:tcPr>
            <w:tcW w:w="1232" w:type="dxa"/>
            <w:tcBorders>
              <w:top w:val="single" w:sz="6" w:space="0" w:color="auto"/>
              <w:left w:val="nil"/>
              <w:bottom w:val="single" w:sz="6" w:space="0" w:color="auto"/>
              <w:right w:val="single" w:sz="6" w:space="0" w:color="auto"/>
            </w:tcBorders>
            <w:vAlign w:val="center"/>
          </w:tcPr>
          <w:p w14:paraId="62471C55" w14:textId="4B5A47E8" w:rsidR="00A14C9E" w:rsidRPr="00AF5717" w:rsidRDefault="00E27C57" w:rsidP="00E54CD0">
            <w:pPr>
              <w:spacing w:after="0"/>
              <w:jc w:val="center"/>
              <w:textAlignment w:val="baseline"/>
              <w:rPr>
                <w:rFonts w:ascii="Arial" w:hAnsi="Arial" w:cs="Arial"/>
                <w:lang w:eastAsia="en-GB"/>
              </w:rPr>
            </w:pPr>
            <w:r w:rsidRPr="00AF5717">
              <w:rPr>
                <w:rFonts w:ascii="Arial" w:hAnsi="Arial" w:cs="Arial"/>
                <w:lang w:eastAsia="en-GB"/>
              </w:rPr>
              <w:t>X </w:t>
            </w:r>
          </w:p>
        </w:tc>
        <w:tc>
          <w:tcPr>
            <w:tcW w:w="739" w:type="dxa"/>
            <w:tcBorders>
              <w:top w:val="single" w:sz="6" w:space="0" w:color="auto"/>
              <w:left w:val="nil"/>
              <w:bottom w:val="single" w:sz="6" w:space="0" w:color="auto"/>
              <w:right w:val="single" w:sz="6" w:space="0" w:color="auto"/>
            </w:tcBorders>
            <w:vAlign w:val="center"/>
          </w:tcPr>
          <w:p w14:paraId="5D16D200" w14:textId="61855EEE" w:rsidR="00A14C9E" w:rsidRPr="00AF5717" w:rsidRDefault="00E27C57" w:rsidP="00E54CD0">
            <w:pPr>
              <w:spacing w:after="0"/>
              <w:jc w:val="center"/>
              <w:textAlignment w:val="baseline"/>
              <w:rPr>
                <w:rFonts w:ascii="Arial" w:hAnsi="Arial" w:cs="Arial"/>
                <w:lang w:eastAsia="en-GB"/>
              </w:rPr>
            </w:pPr>
            <w:r w:rsidRPr="00AF5717">
              <w:rPr>
                <w:rFonts w:ascii="Arial" w:hAnsi="Arial" w:cs="Arial"/>
                <w:lang w:eastAsia="en-GB"/>
              </w:rPr>
              <w:t>X </w:t>
            </w:r>
          </w:p>
        </w:tc>
        <w:tc>
          <w:tcPr>
            <w:tcW w:w="1103" w:type="dxa"/>
            <w:tcBorders>
              <w:top w:val="single" w:sz="6" w:space="0" w:color="auto"/>
              <w:left w:val="nil"/>
              <w:bottom w:val="single" w:sz="6" w:space="0" w:color="auto"/>
              <w:right w:val="single" w:sz="6" w:space="0" w:color="auto"/>
            </w:tcBorders>
            <w:vAlign w:val="center"/>
          </w:tcPr>
          <w:p w14:paraId="4F834422" w14:textId="5497AD85" w:rsidR="00A14C9E" w:rsidRPr="00AF5717" w:rsidRDefault="00E27C57" w:rsidP="00E54CD0">
            <w:pPr>
              <w:spacing w:after="0"/>
              <w:jc w:val="center"/>
              <w:textAlignment w:val="baseline"/>
              <w:rPr>
                <w:rFonts w:ascii="Arial" w:hAnsi="Arial" w:cs="Arial"/>
                <w:lang w:eastAsia="en-GB"/>
              </w:rPr>
            </w:pPr>
            <w:r w:rsidRPr="00AF5717">
              <w:rPr>
                <w:rFonts w:ascii="Arial" w:hAnsi="Arial" w:cs="Arial"/>
                <w:lang w:eastAsia="en-GB"/>
              </w:rPr>
              <w:t>X </w:t>
            </w:r>
          </w:p>
        </w:tc>
        <w:tc>
          <w:tcPr>
            <w:tcW w:w="1167" w:type="dxa"/>
            <w:tcBorders>
              <w:top w:val="single" w:sz="6" w:space="0" w:color="auto"/>
              <w:left w:val="single" w:sz="6" w:space="0" w:color="auto"/>
              <w:bottom w:val="single" w:sz="6" w:space="0" w:color="auto"/>
              <w:right w:val="single" w:sz="6" w:space="0" w:color="auto"/>
            </w:tcBorders>
            <w:vAlign w:val="center"/>
          </w:tcPr>
          <w:p w14:paraId="79D9A909" w14:textId="59E8B815" w:rsidR="00A14C9E" w:rsidRPr="00AF5717" w:rsidRDefault="00E27C57" w:rsidP="00E54CD0">
            <w:pPr>
              <w:spacing w:after="0"/>
              <w:jc w:val="center"/>
              <w:textAlignment w:val="baseline"/>
              <w:rPr>
                <w:rFonts w:ascii="Arial" w:hAnsi="Arial" w:cs="Arial"/>
                <w:lang w:eastAsia="en-GB"/>
              </w:rPr>
            </w:pPr>
            <w:r w:rsidRPr="00AF5717">
              <w:rPr>
                <w:rFonts w:ascii="Arial" w:hAnsi="Arial" w:cs="Arial"/>
                <w:lang w:eastAsia="en-GB"/>
              </w:rPr>
              <w:t>X </w:t>
            </w:r>
          </w:p>
        </w:tc>
        <w:tc>
          <w:tcPr>
            <w:tcW w:w="1185" w:type="dxa"/>
            <w:tcBorders>
              <w:top w:val="single" w:sz="6" w:space="0" w:color="auto"/>
              <w:left w:val="nil"/>
              <w:bottom w:val="single" w:sz="6" w:space="0" w:color="auto"/>
              <w:right w:val="single" w:sz="6" w:space="0" w:color="auto"/>
            </w:tcBorders>
            <w:vAlign w:val="center"/>
          </w:tcPr>
          <w:p w14:paraId="2E36B28F" w14:textId="77777777" w:rsidR="00A14C9E" w:rsidRPr="00AF5717" w:rsidRDefault="00A14C9E" w:rsidP="00E54CD0">
            <w:pPr>
              <w:spacing w:after="0"/>
              <w:jc w:val="center"/>
              <w:textAlignment w:val="baseline"/>
              <w:rPr>
                <w:rFonts w:ascii="Arial" w:hAnsi="Arial" w:cs="Arial"/>
                <w:lang w:eastAsia="en-GB"/>
              </w:rPr>
            </w:pPr>
          </w:p>
        </w:tc>
      </w:tr>
      <w:tr w:rsidR="008F5115" w14:paraId="11491BD8" w14:textId="77777777" w:rsidTr="003854C8">
        <w:trPr>
          <w:trHeight w:val="285"/>
        </w:trPr>
        <w:tc>
          <w:tcPr>
            <w:tcW w:w="2642" w:type="dxa"/>
            <w:tcBorders>
              <w:top w:val="single" w:sz="6" w:space="0" w:color="auto"/>
              <w:left w:val="single" w:sz="6" w:space="0" w:color="auto"/>
              <w:bottom w:val="single" w:sz="6" w:space="0" w:color="auto"/>
              <w:right w:val="single" w:sz="6" w:space="0" w:color="auto"/>
            </w:tcBorders>
            <w:vAlign w:val="center"/>
            <w:hideMark/>
          </w:tcPr>
          <w:p w14:paraId="00347AD3" w14:textId="77777777" w:rsidR="00E54CD0" w:rsidRPr="00AF5717" w:rsidRDefault="00E27C57" w:rsidP="00E54CD0">
            <w:pPr>
              <w:spacing w:after="0"/>
              <w:textAlignment w:val="baseline"/>
              <w:rPr>
                <w:rFonts w:ascii="Segoe UI" w:hAnsi="Segoe UI" w:cs="Segoe UI"/>
                <w:sz w:val="18"/>
                <w:szCs w:val="18"/>
                <w:lang w:eastAsia="en-GB"/>
              </w:rPr>
            </w:pPr>
            <w:r w:rsidRPr="00AF5717">
              <w:rPr>
                <w:rFonts w:ascii="Arial" w:hAnsi="Arial" w:cs="Arial"/>
                <w:lang w:eastAsia="en-GB"/>
              </w:rPr>
              <w:t>Height </w:t>
            </w:r>
          </w:p>
        </w:tc>
        <w:tc>
          <w:tcPr>
            <w:tcW w:w="1300" w:type="dxa"/>
            <w:tcBorders>
              <w:top w:val="single" w:sz="6" w:space="0" w:color="auto"/>
              <w:left w:val="nil"/>
              <w:bottom w:val="single" w:sz="6" w:space="0" w:color="auto"/>
              <w:right w:val="single" w:sz="6" w:space="0" w:color="auto"/>
            </w:tcBorders>
            <w:vAlign w:val="center"/>
            <w:hideMark/>
          </w:tcPr>
          <w:p w14:paraId="7858943D"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04" w:type="dxa"/>
            <w:gridSpan w:val="2"/>
            <w:tcBorders>
              <w:top w:val="single" w:sz="6" w:space="0" w:color="auto"/>
              <w:left w:val="nil"/>
              <w:bottom w:val="single" w:sz="6" w:space="0" w:color="auto"/>
              <w:right w:val="single" w:sz="6" w:space="0" w:color="auto"/>
            </w:tcBorders>
            <w:vAlign w:val="center"/>
            <w:hideMark/>
          </w:tcPr>
          <w:p w14:paraId="793BF313"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05" w:type="dxa"/>
            <w:gridSpan w:val="2"/>
            <w:tcBorders>
              <w:top w:val="single" w:sz="6" w:space="0" w:color="auto"/>
              <w:left w:val="nil"/>
              <w:bottom w:val="single" w:sz="6" w:space="0" w:color="auto"/>
              <w:right w:val="single" w:sz="6" w:space="0" w:color="auto"/>
            </w:tcBorders>
            <w:vAlign w:val="center"/>
            <w:hideMark/>
          </w:tcPr>
          <w:p w14:paraId="0BE9255A"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20" w:type="dxa"/>
            <w:tcBorders>
              <w:top w:val="single" w:sz="6" w:space="0" w:color="auto"/>
              <w:left w:val="nil"/>
              <w:bottom w:val="single" w:sz="6" w:space="0" w:color="auto"/>
              <w:right w:val="single" w:sz="6" w:space="0" w:color="auto"/>
            </w:tcBorders>
            <w:vAlign w:val="center"/>
            <w:hideMark/>
          </w:tcPr>
          <w:p w14:paraId="0A4AB482"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07" w:type="dxa"/>
            <w:tcBorders>
              <w:top w:val="single" w:sz="6" w:space="0" w:color="auto"/>
              <w:left w:val="nil"/>
              <w:bottom w:val="single" w:sz="6" w:space="0" w:color="auto"/>
              <w:right w:val="single" w:sz="6" w:space="0" w:color="auto"/>
            </w:tcBorders>
            <w:vAlign w:val="center"/>
            <w:hideMark/>
          </w:tcPr>
          <w:p w14:paraId="6EFB854A"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41" w:type="dxa"/>
            <w:tcBorders>
              <w:top w:val="single" w:sz="6" w:space="0" w:color="auto"/>
              <w:left w:val="nil"/>
              <w:bottom w:val="single" w:sz="6" w:space="0" w:color="auto"/>
              <w:right w:val="single" w:sz="6" w:space="0" w:color="auto"/>
            </w:tcBorders>
            <w:vAlign w:val="center"/>
            <w:hideMark/>
          </w:tcPr>
          <w:p w14:paraId="42354C36"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232" w:type="dxa"/>
            <w:tcBorders>
              <w:top w:val="single" w:sz="6" w:space="0" w:color="auto"/>
              <w:left w:val="nil"/>
              <w:bottom w:val="single" w:sz="6" w:space="0" w:color="auto"/>
              <w:right w:val="single" w:sz="6" w:space="0" w:color="auto"/>
            </w:tcBorders>
            <w:vAlign w:val="center"/>
            <w:hideMark/>
          </w:tcPr>
          <w:p w14:paraId="11B995DA"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39" w:type="dxa"/>
            <w:tcBorders>
              <w:top w:val="single" w:sz="6" w:space="0" w:color="auto"/>
              <w:left w:val="nil"/>
              <w:bottom w:val="single" w:sz="6" w:space="0" w:color="auto"/>
              <w:right w:val="single" w:sz="6" w:space="0" w:color="auto"/>
            </w:tcBorders>
            <w:vAlign w:val="center"/>
            <w:hideMark/>
          </w:tcPr>
          <w:p w14:paraId="17B684B2"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103" w:type="dxa"/>
            <w:tcBorders>
              <w:top w:val="single" w:sz="6" w:space="0" w:color="auto"/>
              <w:left w:val="nil"/>
              <w:bottom w:val="single" w:sz="6" w:space="0" w:color="auto"/>
              <w:right w:val="single" w:sz="6" w:space="0" w:color="auto"/>
            </w:tcBorders>
            <w:vAlign w:val="center"/>
            <w:hideMark/>
          </w:tcPr>
          <w:p w14:paraId="500D527E"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167" w:type="dxa"/>
            <w:tcBorders>
              <w:top w:val="single" w:sz="6" w:space="0" w:color="auto"/>
              <w:left w:val="single" w:sz="6" w:space="0" w:color="auto"/>
              <w:bottom w:val="single" w:sz="6" w:space="0" w:color="auto"/>
              <w:right w:val="single" w:sz="6" w:space="0" w:color="auto"/>
            </w:tcBorders>
            <w:vAlign w:val="center"/>
            <w:hideMark/>
          </w:tcPr>
          <w:p w14:paraId="2A227D99"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185" w:type="dxa"/>
            <w:tcBorders>
              <w:top w:val="single" w:sz="6" w:space="0" w:color="auto"/>
              <w:left w:val="nil"/>
              <w:bottom w:val="single" w:sz="6" w:space="0" w:color="auto"/>
              <w:right w:val="single" w:sz="6" w:space="0" w:color="auto"/>
            </w:tcBorders>
            <w:vAlign w:val="center"/>
            <w:hideMark/>
          </w:tcPr>
          <w:p w14:paraId="0839178C"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r>
      <w:tr w:rsidR="008F5115" w14:paraId="19055DD2" w14:textId="77777777" w:rsidTr="003854C8">
        <w:trPr>
          <w:trHeight w:val="285"/>
        </w:trPr>
        <w:tc>
          <w:tcPr>
            <w:tcW w:w="2642" w:type="dxa"/>
            <w:tcBorders>
              <w:top w:val="single" w:sz="6" w:space="0" w:color="auto"/>
              <w:left w:val="single" w:sz="6" w:space="0" w:color="auto"/>
              <w:bottom w:val="single" w:sz="6" w:space="0" w:color="auto"/>
              <w:right w:val="single" w:sz="6" w:space="0" w:color="auto"/>
            </w:tcBorders>
            <w:vAlign w:val="center"/>
            <w:hideMark/>
          </w:tcPr>
          <w:p w14:paraId="3CBDF9F9" w14:textId="5F526FC4" w:rsidR="00E54CD0" w:rsidRPr="00AF5717" w:rsidRDefault="00E27C57" w:rsidP="00E54CD0">
            <w:pPr>
              <w:spacing w:after="0"/>
              <w:textAlignment w:val="baseline"/>
              <w:rPr>
                <w:rFonts w:ascii="Segoe UI" w:hAnsi="Segoe UI" w:cs="Segoe UI"/>
                <w:sz w:val="18"/>
                <w:szCs w:val="18"/>
                <w:lang w:eastAsia="en-GB"/>
              </w:rPr>
            </w:pPr>
            <w:r w:rsidRPr="00AF5717">
              <w:rPr>
                <w:rFonts w:ascii="Arial" w:hAnsi="Arial" w:cs="Arial"/>
                <w:lang w:eastAsia="en-GB"/>
              </w:rPr>
              <w:t xml:space="preserve">Weight </w:t>
            </w:r>
            <w:ins w:id="2913" w:author="Marmol, Dominika Klaudia" w:date="2026-06-08T10:29:00Z">
              <w:r w:rsidR="00DB695B">
                <w:rPr>
                  <w:rFonts w:ascii="Arial" w:hAnsi="Arial" w:cs="Arial"/>
                  <w:sz w:val="16"/>
                  <w:szCs w:val="16"/>
                  <w:vertAlign w:val="superscript"/>
                  <w:lang w:eastAsia="en-GB"/>
                </w:rPr>
                <w:t>g</w:t>
              </w:r>
            </w:ins>
            <w:del w:id="2914" w:author="Marmol, Dominika Klaudia" w:date="2026-06-08T10:29:00Z">
              <w:r w:rsidRPr="00AF5717">
                <w:rPr>
                  <w:rFonts w:ascii="Arial" w:hAnsi="Arial" w:cs="Arial"/>
                  <w:sz w:val="16"/>
                  <w:szCs w:val="16"/>
                  <w:vertAlign w:val="superscript"/>
                  <w:lang w:eastAsia="en-GB"/>
                </w:rPr>
                <w:delText>7</w:delText>
              </w:r>
            </w:del>
            <w:r w:rsidRPr="00AF5717">
              <w:rPr>
                <w:rFonts w:ascii="Arial" w:hAnsi="Arial" w:cs="Arial"/>
                <w:lang w:eastAsia="en-GB"/>
              </w:rPr>
              <w:t> </w:t>
            </w:r>
          </w:p>
        </w:tc>
        <w:tc>
          <w:tcPr>
            <w:tcW w:w="1300" w:type="dxa"/>
            <w:tcBorders>
              <w:top w:val="single" w:sz="6" w:space="0" w:color="auto"/>
              <w:left w:val="nil"/>
              <w:bottom w:val="single" w:sz="6" w:space="0" w:color="auto"/>
              <w:right w:val="single" w:sz="6" w:space="0" w:color="auto"/>
            </w:tcBorders>
            <w:vAlign w:val="center"/>
            <w:hideMark/>
          </w:tcPr>
          <w:p w14:paraId="5F2B8A64"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04" w:type="dxa"/>
            <w:gridSpan w:val="2"/>
            <w:tcBorders>
              <w:top w:val="single" w:sz="6" w:space="0" w:color="auto"/>
              <w:left w:val="nil"/>
              <w:bottom w:val="single" w:sz="6" w:space="0" w:color="auto"/>
              <w:right w:val="single" w:sz="6" w:space="0" w:color="auto"/>
            </w:tcBorders>
            <w:vAlign w:val="center"/>
            <w:hideMark/>
          </w:tcPr>
          <w:p w14:paraId="2468FC5D"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05" w:type="dxa"/>
            <w:gridSpan w:val="2"/>
            <w:tcBorders>
              <w:top w:val="single" w:sz="6" w:space="0" w:color="auto"/>
              <w:left w:val="nil"/>
              <w:bottom w:val="single" w:sz="6" w:space="0" w:color="auto"/>
              <w:right w:val="single" w:sz="6" w:space="0" w:color="auto"/>
            </w:tcBorders>
            <w:vAlign w:val="center"/>
            <w:hideMark/>
          </w:tcPr>
          <w:p w14:paraId="6AA6540C"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20" w:type="dxa"/>
            <w:tcBorders>
              <w:top w:val="single" w:sz="6" w:space="0" w:color="auto"/>
              <w:left w:val="nil"/>
              <w:bottom w:val="single" w:sz="6" w:space="0" w:color="auto"/>
              <w:right w:val="single" w:sz="6" w:space="0" w:color="auto"/>
            </w:tcBorders>
            <w:vAlign w:val="center"/>
            <w:hideMark/>
          </w:tcPr>
          <w:p w14:paraId="09F34F84"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07" w:type="dxa"/>
            <w:tcBorders>
              <w:top w:val="single" w:sz="6" w:space="0" w:color="auto"/>
              <w:left w:val="nil"/>
              <w:bottom w:val="single" w:sz="6" w:space="0" w:color="auto"/>
              <w:right w:val="single" w:sz="6" w:space="0" w:color="auto"/>
            </w:tcBorders>
            <w:vAlign w:val="center"/>
            <w:hideMark/>
          </w:tcPr>
          <w:p w14:paraId="563E37CB"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41" w:type="dxa"/>
            <w:tcBorders>
              <w:top w:val="single" w:sz="6" w:space="0" w:color="auto"/>
              <w:left w:val="nil"/>
              <w:bottom w:val="single" w:sz="6" w:space="0" w:color="auto"/>
              <w:right w:val="single" w:sz="6" w:space="0" w:color="auto"/>
            </w:tcBorders>
            <w:vAlign w:val="center"/>
            <w:hideMark/>
          </w:tcPr>
          <w:p w14:paraId="2BEF5378"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232" w:type="dxa"/>
            <w:tcBorders>
              <w:top w:val="single" w:sz="6" w:space="0" w:color="auto"/>
              <w:left w:val="nil"/>
              <w:bottom w:val="single" w:sz="6" w:space="0" w:color="auto"/>
              <w:right w:val="single" w:sz="6" w:space="0" w:color="auto"/>
            </w:tcBorders>
            <w:vAlign w:val="center"/>
            <w:hideMark/>
          </w:tcPr>
          <w:p w14:paraId="1761EB94"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39" w:type="dxa"/>
            <w:tcBorders>
              <w:top w:val="single" w:sz="6" w:space="0" w:color="auto"/>
              <w:left w:val="nil"/>
              <w:bottom w:val="single" w:sz="6" w:space="0" w:color="auto"/>
              <w:right w:val="single" w:sz="6" w:space="0" w:color="auto"/>
            </w:tcBorders>
            <w:vAlign w:val="center"/>
            <w:hideMark/>
          </w:tcPr>
          <w:p w14:paraId="22973D19"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1103" w:type="dxa"/>
            <w:tcBorders>
              <w:top w:val="single" w:sz="6" w:space="0" w:color="auto"/>
              <w:left w:val="nil"/>
              <w:bottom w:val="single" w:sz="6" w:space="0" w:color="auto"/>
              <w:right w:val="single" w:sz="6" w:space="0" w:color="auto"/>
            </w:tcBorders>
            <w:vAlign w:val="center"/>
            <w:hideMark/>
          </w:tcPr>
          <w:p w14:paraId="1F0FA1A1"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1167" w:type="dxa"/>
            <w:tcBorders>
              <w:top w:val="single" w:sz="6" w:space="0" w:color="auto"/>
              <w:left w:val="single" w:sz="6" w:space="0" w:color="auto"/>
              <w:bottom w:val="single" w:sz="6" w:space="0" w:color="auto"/>
              <w:right w:val="single" w:sz="6" w:space="0" w:color="auto"/>
            </w:tcBorders>
            <w:vAlign w:val="center"/>
            <w:hideMark/>
          </w:tcPr>
          <w:p w14:paraId="35B86426"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1185" w:type="dxa"/>
            <w:tcBorders>
              <w:top w:val="single" w:sz="6" w:space="0" w:color="auto"/>
              <w:left w:val="nil"/>
              <w:bottom w:val="single" w:sz="6" w:space="0" w:color="auto"/>
              <w:right w:val="single" w:sz="6" w:space="0" w:color="auto"/>
            </w:tcBorders>
            <w:vAlign w:val="center"/>
            <w:hideMark/>
          </w:tcPr>
          <w:p w14:paraId="7DE6C44B"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r>
      <w:tr w:rsidR="008F5115" w14:paraId="71DE55B9" w14:textId="77777777" w:rsidTr="003854C8">
        <w:trPr>
          <w:trHeight w:val="285"/>
        </w:trPr>
        <w:tc>
          <w:tcPr>
            <w:tcW w:w="2642" w:type="dxa"/>
            <w:tcBorders>
              <w:top w:val="single" w:sz="6" w:space="0" w:color="auto"/>
              <w:left w:val="single" w:sz="6" w:space="0" w:color="auto"/>
              <w:bottom w:val="single" w:sz="6" w:space="0" w:color="auto"/>
              <w:right w:val="single" w:sz="6" w:space="0" w:color="auto"/>
            </w:tcBorders>
            <w:vAlign w:val="center"/>
            <w:hideMark/>
          </w:tcPr>
          <w:p w14:paraId="7DECFC67" w14:textId="36F51DEC" w:rsidR="00E54CD0" w:rsidRPr="00AF5717" w:rsidRDefault="00E27C57" w:rsidP="00E54CD0">
            <w:pPr>
              <w:spacing w:after="0"/>
              <w:textAlignment w:val="baseline"/>
              <w:rPr>
                <w:rFonts w:ascii="Segoe UI" w:hAnsi="Segoe UI" w:cs="Segoe UI"/>
                <w:sz w:val="18"/>
                <w:szCs w:val="18"/>
                <w:lang w:eastAsia="en-GB"/>
              </w:rPr>
            </w:pPr>
            <w:r w:rsidRPr="00AF5717">
              <w:rPr>
                <w:rFonts w:ascii="Arial" w:hAnsi="Arial" w:cs="Arial"/>
                <w:lang w:eastAsia="en-GB"/>
              </w:rPr>
              <w:t xml:space="preserve">Vital signs </w:t>
            </w:r>
            <w:ins w:id="2915" w:author="Marmol, Dominika Klaudia" w:date="2026-06-08T10:29:00Z">
              <w:r w:rsidR="00DB695B">
                <w:rPr>
                  <w:rFonts w:ascii="Arial" w:hAnsi="Arial" w:cs="Arial"/>
                  <w:sz w:val="16"/>
                  <w:szCs w:val="16"/>
                  <w:vertAlign w:val="superscript"/>
                  <w:lang w:eastAsia="en-GB"/>
                </w:rPr>
                <w:t>h</w:t>
              </w:r>
            </w:ins>
            <w:del w:id="2916" w:author="Marmol, Dominika Klaudia" w:date="2026-06-08T10:29:00Z">
              <w:r w:rsidRPr="00AF5717">
                <w:rPr>
                  <w:rFonts w:ascii="Arial" w:hAnsi="Arial" w:cs="Arial"/>
                  <w:sz w:val="16"/>
                  <w:szCs w:val="16"/>
                  <w:vertAlign w:val="superscript"/>
                  <w:lang w:eastAsia="en-GB"/>
                </w:rPr>
                <w:delText>8</w:delText>
              </w:r>
            </w:del>
            <w:r w:rsidRPr="00AF5717">
              <w:rPr>
                <w:rFonts w:ascii="Arial" w:hAnsi="Arial" w:cs="Arial"/>
                <w:lang w:eastAsia="en-GB"/>
              </w:rPr>
              <w:t> </w:t>
            </w:r>
          </w:p>
        </w:tc>
        <w:tc>
          <w:tcPr>
            <w:tcW w:w="1300" w:type="dxa"/>
            <w:tcBorders>
              <w:top w:val="single" w:sz="6" w:space="0" w:color="auto"/>
              <w:left w:val="nil"/>
              <w:bottom w:val="single" w:sz="6" w:space="0" w:color="auto"/>
              <w:right w:val="single" w:sz="6" w:space="0" w:color="auto"/>
            </w:tcBorders>
            <w:vAlign w:val="center"/>
            <w:hideMark/>
          </w:tcPr>
          <w:p w14:paraId="079C07B0"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04" w:type="dxa"/>
            <w:gridSpan w:val="2"/>
            <w:tcBorders>
              <w:top w:val="single" w:sz="6" w:space="0" w:color="auto"/>
              <w:left w:val="nil"/>
              <w:bottom w:val="single" w:sz="6" w:space="0" w:color="auto"/>
              <w:right w:val="single" w:sz="6" w:space="0" w:color="auto"/>
            </w:tcBorders>
            <w:vAlign w:val="center"/>
            <w:hideMark/>
          </w:tcPr>
          <w:p w14:paraId="07DF9F9E"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05" w:type="dxa"/>
            <w:gridSpan w:val="2"/>
            <w:tcBorders>
              <w:top w:val="single" w:sz="6" w:space="0" w:color="auto"/>
              <w:left w:val="nil"/>
              <w:bottom w:val="single" w:sz="6" w:space="0" w:color="auto"/>
              <w:right w:val="single" w:sz="6" w:space="0" w:color="auto"/>
            </w:tcBorders>
            <w:vAlign w:val="center"/>
            <w:hideMark/>
          </w:tcPr>
          <w:p w14:paraId="28FB181D"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20" w:type="dxa"/>
            <w:tcBorders>
              <w:top w:val="single" w:sz="6" w:space="0" w:color="auto"/>
              <w:left w:val="nil"/>
              <w:bottom w:val="single" w:sz="6" w:space="0" w:color="auto"/>
              <w:right w:val="single" w:sz="6" w:space="0" w:color="auto"/>
            </w:tcBorders>
            <w:vAlign w:val="center"/>
            <w:hideMark/>
          </w:tcPr>
          <w:p w14:paraId="43D8CE5A"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07" w:type="dxa"/>
            <w:tcBorders>
              <w:top w:val="single" w:sz="6" w:space="0" w:color="auto"/>
              <w:left w:val="nil"/>
              <w:bottom w:val="single" w:sz="6" w:space="0" w:color="auto"/>
              <w:right w:val="single" w:sz="6" w:space="0" w:color="auto"/>
            </w:tcBorders>
            <w:vAlign w:val="center"/>
            <w:hideMark/>
          </w:tcPr>
          <w:p w14:paraId="6F7126EA"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41" w:type="dxa"/>
            <w:tcBorders>
              <w:top w:val="single" w:sz="6" w:space="0" w:color="auto"/>
              <w:left w:val="nil"/>
              <w:bottom w:val="single" w:sz="6" w:space="0" w:color="auto"/>
              <w:right w:val="single" w:sz="6" w:space="0" w:color="auto"/>
            </w:tcBorders>
            <w:vAlign w:val="center"/>
            <w:hideMark/>
          </w:tcPr>
          <w:p w14:paraId="62EEBF24"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1232" w:type="dxa"/>
            <w:tcBorders>
              <w:top w:val="single" w:sz="6" w:space="0" w:color="auto"/>
              <w:left w:val="nil"/>
              <w:bottom w:val="single" w:sz="6" w:space="0" w:color="auto"/>
              <w:right w:val="single" w:sz="6" w:space="0" w:color="auto"/>
            </w:tcBorders>
            <w:vAlign w:val="center"/>
            <w:hideMark/>
          </w:tcPr>
          <w:p w14:paraId="7C27A3B6"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39" w:type="dxa"/>
            <w:tcBorders>
              <w:top w:val="single" w:sz="6" w:space="0" w:color="auto"/>
              <w:left w:val="nil"/>
              <w:bottom w:val="single" w:sz="6" w:space="0" w:color="auto"/>
              <w:right w:val="single" w:sz="6" w:space="0" w:color="auto"/>
            </w:tcBorders>
            <w:vAlign w:val="center"/>
            <w:hideMark/>
          </w:tcPr>
          <w:p w14:paraId="17C082F1"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1103" w:type="dxa"/>
            <w:tcBorders>
              <w:top w:val="single" w:sz="6" w:space="0" w:color="auto"/>
              <w:left w:val="nil"/>
              <w:bottom w:val="single" w:sz="6" w:space="0" w:color="auto"/>
              <w:right w:val="single" w:sz="6" w:space="0" w:color="auto"/>
            </w:tcBorders>
            <w:vAlign w:val="center"/>
            <w:hideMark/>
          </w:tcPr>
          <w:p w14:paraId="4F6C1AE9"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1167" w:type="dxa"/>
            <w:tcBorders>
              <w:top w:val="single" w:sz="6" w:space="0" w:color="auto"/>
              <w:left w:val="single" w:sz="6" w:space="0" w:color="auto"/>
              <w:bottom w:val="single" w:sz="6" w:space="0" w:color="auto"/>
              <w:right w:val="single" w:sz="6" w:space="0" w:color="auto"/>
            </w:tcBorders>
            <w:vAlign w:val="center"/>
            <w:hideMark/>
          </w:tcPr>
          <w:p w14:paraId="015141CD"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1185" w:type="dxa"/>
            <w:tcBorders>
              <w:top w:val="single" w:sz="6" w:space="0" w:color="auto"/>
              <w:left w:val="nil"/>
              <w:bottom w:val="single" w:sz="6" w:space="0" w:color="auto"/>
              <w:right w:val="single" w:sz="6" w:space="0" w:color="auto"/>
            </w:tcBorders>
            <w:vAlign w:val="center"/>
            <w:hideMark/>
          </w:tcPr>
          <w:p w14:paraId="25561131"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r>
      <w:tr w:rsidR="008F5115" w14:paraId="051018A4" w14:textId="77777777" w:rsidTr="003854C8">
        <w:trPr>
          <w:trHeight w:val="285"/>
        </w:trPr>
        <w:tc>
          <w:tcPr>
            <w:tcW w:w="2642" w:type="dxa"/>
            <w:tcBorders>
              <w:top w:val="single" w:sz="6" w:space="0" w:color="auto"/>
              <w:left w:val="single" w:sz="6" w:space="0" w:color="auto"/>
              <w:bottom w:val="single" w:sz="6" w:space="0" w:color="auto"/>
              <w:right w:val="single" w:sz="6" w:space="0" w:color="auto"/>
            </w:tcBorders>
            <w:vAlign w:val="center"/>
            <w:hideMark/>
          </w:tcPr>
          <w:p w14:paraId="798B8623" w14:textId="77777777" w:rsidR="00E54CD0" w:rsidRPr="00AF5717" w:rsidRDefault="00E27C57" w:rsidP="00E54CD0">
            <w:pPr>
              <w:spacing w:after="0"/>
              <w:textAlignment w:val="baseline"/>
              <w:rPr>
                <w:rFonts w:ascii="Segoe UI" w:hAnsi="Segoe UI" w:cs="Segoe UI"/>
                <w:sz w:val="18"/>
                <w:szCs w:val="18"/>
                <w:lang w:eastAsia="en-GB"/>
              </w:rPr>
            </w:pPr>
            <w:r w:rsidRPr="00AF5717">
              <w:rPr>
                <w:rFonts w:ascii="Arial" w:hAnsi="Arial" w:cs="Arial"/>
                <w:lang w:eastAsia="en-GB"/>
              </w:rPr>
              <w:t>ECOG performance status </w:t>
            </w:r>
          </w:p>
        </w:tc>
        <w:tc>
          <w:tcPr>
            <w:tcW w:w="1300" w:type="dxa"/>
            <w:tcBorders>
              <w:top w:val="single" w:sz="6" w:space="0" w:color="auto"/>
              <w:left w:val="nil"/>
              <w:bottom w:val="single" w:sz="6" w:space="0" w:color="auto"/>
              <w:right w:val="single" w:sz="6" w:space="0" w:color="auto"/>
            </w:tcBorders>
            <w:vAlign w:val="center"/>
            <w:hideMark/>
          </w:tcPr>
          <w:p w14:paraId="78A5F2E9"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04" w:type="dxa"/>
            <w:gridSpan w:val="2"/>
            <w:tcBorders>
              <w:top w:val="single" w:sz="6" w:space="0" w:color="auto"/>
              <w:left w:val="nil"/>
              <w:bottom w:val="single" w:sz="6" w:space="0" w:color="auto"/>
              <w:right w:val="single" w:sz="6" w:space="0" w:color="auto"/>
            </w:tcBorders>
            <w:vAlign w:val="center"/>
            <w:hideMark/>
          </w:tcPr>
          <w:p w14:paraId="1164BAC6"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05" w:type="dxa"/>
            <w:gridSpan w:val="2"/>
            <w:tcBorders>
              <w:top w:val="single" w:sz="6" w:space="0" w:color="auto"/>
              <w:left w:val="nil"/>
              <w:bottom w:val="single" w:sz="6" w:space="0" w:color="auto"/>
              <w:right w:val="single" w:sz="6" w:space="0" w:color="auto"/>
            </w:tcBorders>
            <w:vAlign w:val="center"/>
            <w:hideMark/>
          </w:tcPr>
          <w:p w14:paraId="605E0795"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20" w:type="dxa"/>
            <w:tcBorders>
              <w:top w:val="single" w:sz="6" w:space="0" w:color="auto"/>
              <w:left w:val="nil"/>
              <w:bottom w:val="single" w:sz="6" w:space="0" w:color="auto"/>
              <w:right w:val="single" w:sz="6" w:space="0" w:color="auto"/>
            </w:tcBorders>
            <w:vAlign w:val="center"/>
            <w:hideMark/>
          </w:tcPr>
          <w:p w14:paraId="1255CE2D"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07" w:type="dxa"/>
            <w:tcBorders>
              <w:top w:val="single" w:sz="6" w:space="0" w:color="auto"/>
              <w:left w:val="nil"/>
              <w:bottom w:val="single" w:sz="6" w:space="0" w:color="auto"/>
              <w:right w:val="single" w:sz="6" w:space="0" w:color="auto"/>
            </w:tcBorders>
            <w:vAlign w:val="center"/>
            <w:hideMark/>
          </w:tcPr>
          <w:p w14:paraId="00D34F2C"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41" w:type="dxa"/>
            <w:tcBorders>
              <w:top w:val="single" w:sz="6" w:space="0" w:color="auto"/>
              <w:left w:val="nil"/>
              <w:bottom w:val="single" w:sz="6" w:space="0" w:color="auto"/>
              <w:right w:val="single" w:sz="6" w:space="0" w:color="auto"/>
            </w:tcBorders>
            <w:vAlign w:val="center"/>
            <w:hideMark/>
          </w:tcPr>
          <w:p w14:paraId="4590EEA6"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232" w:type="dxa"/>
            <w:tcBorders>
              <w:top w:val="single" w:sz="6" w:space="0" w:color="auto"/>
              <w:left w:val="nil"/>
              <w:bottom w:val="single" w:sz="6" w:space="0" w:color="auto"/>
              <w:right w:val="single" w:sz="6" w:space="0" w:color="auto"/>
            </w:tcBorders>
            <w:vAlign w:val="center"/>
            <w:hideMark/>
          </w:tcPr>
          <w:p w14:paraId="642041D3"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39" w:type="dxa"/>
            <w:tcBorders>
              <w:top w:val="single" w:sz="6" w:space="0" w:color="auto"/>
              <w:left w:val="nil"/>
              <w:bottom w:val="single" w:sz="6" w:space="0" w:color="auto"/>
              <w:right w:val="single" w:sz="6" w:space="0" w:color="auto"/>
            </w:tcBorders>
            <w:vAlign w:val="center"/>
            <w:hideMark/>
          </w:tcPr>
          <w:p w14:paraId="448A3A0E"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1103" w:type="dxa"/>
            <w:tcBorders>
              <w:top w:val="single" w:sz="6" w:space="0" w:color="auto"/>
              <w:left w:val="nil"/>
              <w:bottom w:val="single" w:sz="6" w:space="0" w:color="auto"/>
              <w:right w:val="single" w:sz="6" w:space="0" w:color="auto"/>
            </w:tcBorders>
            <w:vAlign w:val="center"/>
            <w:hideMark/>
          </w:tcPr>
          <w:p w14:paraId="05E21557"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1167" w:type="dxa"/>
            <w:tcBorders>
              <w:top w:val="single" w:sz="6" w:space="0" w:color="auto"/>
              <w:left w:val="single" w:sz="6" w:space="0" w:color="auto"/>
              <w:bottom w:val="single" w:sz="6" w:space="0" w:color="auto"/>
              <w:right w:val="single" w:sz="6" w:space="0" w:color="auto"/>
            </w:tcBorders>
            <w:vAlign w:val="center"/>
            <w:hideMark/>
          </w:tcPr>
          <w:p w14:paraId="4D594D72"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1185" w:type="dxa"/>
            <w:tcBorders>
              <w:top w:val="single" w:sz="6" w:space="0" w:color="auto"/>
              <w:left w:val="nil"/>
              <w:bottom w:val="single" w:sz="6" w:space="0" w:color="auto"/>
              <w:right w:val="single" w:sz="6" w:space="0" w:color="auto"/>
            </w:tcBorders>
            <w:vAlign w:val="center"/>
            <w:hideMark/>
          </w:tcPr>
          <w:p w14:paraId="75FCFA02"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r>
      <w:tr w:rsidR="008F5115" w14:paraId="50200FC7" w14:textId="77777777" w:rsidTr="003854C8">
        <w:trPr>
          <w:trHeight w:val="285"/>
        </w:trPr>
        <w:tc>
          <w:tcPr>
            <w:tcW w:w="2642" w:type="dxa"/>
            <w:tcBorders>
              <w:top w:val="single" w:sz="6" w:space="0" w:color="auto"/>
              <w:left w:val="single" w:sz="6" w:space="0" w:color="auto"/>
              <w:bottom w:val="single" w:sz="6" w:space="0" w:color="auto"/>
              <w:right w:val="single" w:sz="6" w:space="0" w:color="auto"/>
            </w:tcBorders>
            <w:vAlign w:val="center"/>
            <w:hideMark/>
          </w:tcPr>
          <w:p w14:paraId="558DED12" w14:textId="46F1F2B7" w:rsidR="00E54CD0" w:rsidRPr="00AF5717" w:rsidRDefault="00E27C57" w:rsidP="00E54CD0">
            <w:pPr>
              <w:spacing w:after="0"/>
              <w:textAlignment w:val="baseline"/>
              <w:rPr>
                <w:rFonts w:ascii="Segoe UI" w:hAnsi="Segoe UI" w:cs="Segoe UI"/>
                <w:sz w:val="18"/>
                <w:szCs w:val="18"/>
                <w:lang w:eastAsia="en-GB"/>
              </w:rPr>
            </w:pPr>
            <w:r w:rsidRPr="00AF5717">
              <w:rPr>
                <w:rFonts w:ascii="Arial" w:hAnsi="Arial" w:cs="Arial"/>
                <w:lang w:eastAsia="en-GB"/>
              </w:rPr>
              <w:t xml:space="preserve">Tumor Biopsy </w:t>
            </w:r>
            <w:ins w:id="2917" w:author="Marmol, Dominika Klaudia" w:date="2026-06-08T11:30:00Z">
              <w:r w:rsidR="00D75377">
                <w:rPr>
                  <w:rFonts w:ascii="Arial" w:hAnsi="Arial" w:cs="Arial"/>
                  <w:sz w:val="16"/>
                  <w:szCs w:val="16"/>
                  <w:vertAlign w:val="superscript"/>
                  <w:lang w:eastAsia="en-GB"/>
                </w:rPr>
                <w:t>i</w:t>
              </w:r>
            </w:ins>
            <w:del w:id="2918" w:author="Marmol, Dominika Klaudia" w:date="2026-06-08T11:30:00Z">
              <w:r w:rsidRPr="00AF5717">
                <w:rPr>
                  <w:rFonts w:ascii="Arial" w:hAnsi="Arial" w:cs="Arial"/>
                  <w:sz w:val="16"/>
                  <w:szCs w:val="16"/>
                  <w:vertAlign w:val="superscript"/>
                  <w:lang w:eastAsia="en-GB"/>
                </w:rPr>
                <w:delText>9</w:delText>
              </w:r>
            </w:del>
            <w:r w:rsidRPr="00AF5717">
              <w:rPr>
                <w:rFonts w:ascii="Arial" w:hAnsi="Arial" w:cs="Arial"/>
                <w:lang w:eastAsia="en-GB"/>
              </w:rPr>
              <w:t> </w:t>
            </w:r>
          </w:p>
        </w:tc>
        <w:tc>
          <w:tcPr>
            <w:tcW w:w="1300" w:type="dxa"/>
            <w:tcBorders>
              <w:top w:val="single" w:sz="6" w:space="0" w:color="auto"/>
              <w:left w:val="nil"/>
              <w:bottom w:val="single" w:sz="6" w:space="0" w:color="auto"/>
              <w:right w:val="single" w:sz="6" w:space="0" w:color="auto"/>
            </w:tcBorders>
            <w:vAlign w:val="center"/>
            <w:hideMark/>
          </w:tcPr>
          <w:p w14:paraId="40CCACCC"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04" w:type="dxa"/>
            <w:gridSpan w:val="2"/>
            <w:tcBorders>
              <w:top w:val="single" w:sz="6" w:space="0" w:color="auto"/>
              <w:left w:val="nil"/>
              <w:bottom w:val="single" w:sz="6" w:space="0" w:color="auto"/>
              <w:right w:val="single" w:sz="6" w:space="0" w:color="auto"/>
            </w:tcBorders>
            <w:vAlign w:val="center"/>
            <w:hideMark/>
          </w:tcPr>
          <w:p w14:paraId="070DDF1C"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05" w:type="dxa"/>
            <w:gridSpan w:val="2"/>
            <w:tcBorders>
              <w:top w:val="single" w:sz="6" w:space="0" w:color="auto"/>
              <w:left w:val="nil"/>
              <w:bottom w:val="single" w:sz="6" w:space="0" w:color="auto"/>
              <w:right w:val="single" w:sz="6" w:space="0" w:color="auto"/>
            </w:tcBorders>
            <w:vAlign w:val="center"/>
            <w:hideMark/>
          </w:tcPr>
          <w:p w14:paraId="3A34F636"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20" w:type="dxa"/>
            <w:tcBorders>
              <w:top w:val="single" w:sz="6" w:space="0" w:color="auto"/>
              <w:left w:val="nil"/>
              <w:bottom w:val="single" w:sz="6" w:space="0" w:color="auto"/>
              <w:right w:val="single" w:sz="6" w:space="0" w:color="auto"/>
            </w:tcBorders>
            <w:vAlign w:val="center"/>
            <w:hideMark/>
          </w:tcPr>
          <w:p w14:paraId="1CD64292"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07" w:type="dxa"/>
            <w:tcBorders>
              <w:top w:val="single" w:sz="6" w:space="0" w:color="auto"/>
              <w:left w:val="nil"/>
              <w:bottom w:val="single" w:sz="6" w:space="0" w:color="auto"/>
              <w:right w:val="single" w:sz="6" w:space="0" w:color="auto"/>
            </w:tcBorders>
            <w:vAlign w:val="center"/>
            <w:hideMark/>
          </w:tcPr>
          <w:p w14:paraId="62C4A36B"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41" w:type="dxa"/>
            <w:tcBorders>
              <w:top w:val="single" w:sz="6" w:space="0" w:color="auto"/>
              <w:left w:val="nil"/>
              <w:bottom w:val="single" w:sz="6" w:space="0" w:color="auto"/>
              <w:right w:val="single" w:sz="6" w:space="0" w:color="auto"/>
            </w:tcBorders>
            <w:vAlign w:val="center"/>
            <w:hideMark/>
          </w:tcPr>
          <w:p w14:paraId="2CBE2B8B"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232" w:type="dxa"/>
            <w:tcBorders>
              <w:top w:val="single" w:sz="6" w:space="0" w:color="auto"/>
              <w:left w:val="nil"/>
              <w:bottom w:val="single" w:sz="6" w:space="0" w:color="auto"/>
              <w:right w:val="single" w:sz="6" w:space="0" w:color="auto"/>
            </w:tcBorders>
            <w:vAlign w:val="center"/>
            <w:hideMark/>
          </w:tcPr>
          <w:p w14:paraId="16994E03" w14:textId="5069F913" w:rsidR="00E54CD0" w:rsidRPr="00AF5717" w:rsidRDefault="00E27C57" w:rsidP="00E54CD0">
            <w:pPr>
              <w:spacing w:after="0"/>
              <w:jc w:val="center"/>
              <w:textAlignment w:val="baseline"/>
              <w:rPr>
                <w:rFonts w:ascii="Segoe UI" w:hAnsi="Segoe UI" w:cs="Segoe UI"/>
                <w:sz w:val="18"/>
                <w:szCs w:val="18"/>
                <w:lang w:eastAsia="en-GB"/>
              </w:rPr>
            </w:pPr>
            <w:ins w:id="2919" w:author="Marmol, Dominika Klaudia" w:date="2026-06-08T11:30:00Z">
              <w:r>
                <w:rPr>
                  <w:rFonts w:ascii="Arial" w:hAnsi="Arial" w:cs="Arial"/>
                  <w:lang w:eastAsia="en-GB"/>
                </w:rPr>
                <w:t>X</w:t>
              </w:r>
            </w:ins>
            <w:r w:rsidR="000E04EE" w:rsidRPr="00AF5717">
              <w:rPr>
                <w:rFonts w:ascii="Arial" w:hAnsi="Arial" w:cs="Arial"/>
                <w:lang w:eastAsia="en-GB"/>
              </w:rPr>
              <w:t> </w:t>
            </w:r>
          </w:p>
        </w:tc>
        <w:tc>
          <w:tcPr>
            <w:tcW w:w="739" w:type="dxa"/>
            <w:tcBorders>
              <w:top w:val="single" w:sz="6" w:space="0" w:color="auto"/>
              <w:left w:val="nil"/>
              <w:bottom w:val="single" w:sz="6" w:space="0" w:color="auto"/>
              <w:right w:val="single" w:sz="6" w:space="0" w:color="auto"/>
            </w:tcBorders>
            <w:vAlign w:val="center"/>
            <w:hideMark/>
          </w:tcPr>
          <w:p w14:paraId="12528CC1"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103" w:type="dxa"/>
            <w:tcBorders>
              <w:top w:val="single" w:sz="6" w:space="0" w:color="auto"/>
              <w:left w:val="nil"/>
              <w:bottom w:val="single" w:sz="6" w:space="0" w:color="auto"/>
              <w:right w:val="single" w:sz="6" w:space="0" w:color="auto"/>
            </w:tcBorders>
            <w:vAlign w:val="center"/>
            <w:hideMark/>
          </w:tcPr>
          <w:p w14:paraId="03EE7C6B"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sz w:val="16"/>
                <w:szCs w:val="16"/>
                <w:lang w:eastAsia="en-GB"/>
              </w:rPr>
              <w:t> </w:t>
            </w:r>
          </w:p>
        </w:tc>
        <w:tc>
          <w:tcPr>
            <w:tcW w:w="1167" w:type="dxa"/>
            <w:tcBorders>
              <w:top w:val="single" w:sz="6" w:space="0" w:color="auto"/>
              <w:left w:val="single" w:sz="6" w:space="0" w:color="auto"/>
              <w:bottom w:val="single" w:sz="6" w:space="0" w:color="auto"/>
              <w:right w:val="single" w:sz="6" w:space="0" w:color="auto"/>
            </w:tcBorders>
            <w:vAlign w:val="center"/>
            <w:hideMark/>
          </w:tcPr>
          <w:p w14:paraId="6F27C01A"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sz w:val="16"/>
                <w:szCs w:val="16"/>
                <w:lang w:eastAsia="en-GB"/>
              </w:rPr>
              <w:t> </w:t>
            </w:r>
          </w:p>
        </w:tc>
        <w:tc>
          <w:tcPr>
            <w:tcW w:w="1185" w:type="dxa"/>
            <w:tcBorders>
              <w:top w:val="single" w:sz="6" w:space="0" w:color="auto"/>
              <w:left w:val="nil"/>
              <w:bottom w:val="single" w:sz="6" w:space="0" w:color="auto"/>
              <w:right w:val="single" w:sz="6" w:space="0" w:color="auto"/>
            </w:tcBorders>
            <w:vAlign w:val="center"/>
            <w:hideMark/>
          </w:tcPr>
          <w:p w14:paraId="63019E3A"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sz w:val="16"/>
                <w:szCs w:val="16"/>
                <w:lang w:eastAsia="en-GB"/>
              </w:rPr>
              <w:t> </w:t>
            </w:r>
          </w:p>
        </w:tc>
      </w:tr>
      <w:tr w:rsidR="008F5115" w14:paraId="5A11300E" w14:textId="77777777" w:rsidTr="009A7CD5">
        <w:trPr>
          <w:trHeight w:val="285"/>
        </w:trPr>
        <w:tc>
          <w:tcPr>
            <w:tcW w:w="2642" w:type="dxa"/>
            <w:tcBorders>
              <w:top w:val="single" w:sz="6" w:space="0" w:color="auto"/>
              <w:left w:val="single" w:sz="6" w:space="0" w:color="auto"/>
              <w:bottom w:val="single" w:sz="6" w:space="0" w:color="auto"/>
              <w:right w:val="single" w:sz="6" w:space="0" w:color="auto"/>
            </w:tcBorders>
            <w:vAlign w:val="center"/>
            <w:hideMark/>
          </w:tcPr>
          <w:p w14:paraId="790A3708" w14:textId="4FDCA5D1" w:rsidR="00E54CD0" w:rsidRPr="00AF5717" w:rsidRDefault="00E27C57" w:rsidP="00E54CD0">
            <w:pPr>
              <w:spacing w:after="0"/>
              <w:textAlignment w:val="baseline"/>
              <w:rPr>
                <w:rFonts w:ascii="Segoe UI" w:hAnsi="Segoe UI" w:cs="Segoe UI"/>
                <w:sz w:val="18"/>
                <w:szCs w:val="18"/>
                <w:lang w:eastAsia="en-GB"/>
              </w:rPr>
            </w:pPr>
            <w:r w:rsidRPr="00AF5717">
              <w:rPr>
                <w:rFonts w:ascii="Arial" w:hAnsi="Arial" w:cs="Arial"/>
                <w:lang w:eastAsia="en-GB"/>
              </w:rPr>
              <w:t>Echocardiography or MUGA scan</w:t>
            </w:r>
          </w:p>
        </w:tc>
        <w:tc>
          <w:tcPr>
            <w:tcW w:w="1300" w:type="dxa"/>
            <w:tcBorders>
              <w:top w:val="single" w:sz="6" w:space="0" w:color="auto"/>
              <w:left w:val="nil"/>
              <w:bottom w:val="single" w:sz="6" w:space="0" w:color="auto"/>
              <w:right w:val="single" w:sz="6" w:space="0" w:color="auto"/>
            </w:tcBorders>
            <w:vAlign w:val="center"/>
            <w:hideMark/>
          </w:tcPr>
          <w:p w14:paraId="17EE23C5"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818" w:type="dxa"/>
            <w:gridSpan w:val="11"/>
            <w:tcBorders>
              <w:top w:val="single" w:sz="6" w:space="0" w:color="auto"/>
              <w:left w:val="nil"/>
              <w:bottom w:val="single" w:sz="6" w:space="0" w:color="auto"/>
              <w:right w:val="single" w:sz="6" w:space="0" w:color="auto"/>
            </w:tcBorders>
            <w:vAlign w:val="center"/>
            <w:hideMark/>
          </w:tcPr>
          <w:p w14:paraId="25DF0BC4" w14:textId="6B483DD5"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If deemed indicated by the investigator</w:t>
            </w:r>
            <w:r w:rsidR="00B96848">
              <w:rPr>
                <w:rFonts w:ascii="Arial" w:hAnsi="Arial" w:cs="Arial"/>
                <w:lang w:eastAsia="en-GB"/>
              </w:rPr>
              <w:t>.</w:t>
            </w:r>
            <w:r w:rsidRPr="00AF5717">
              <w:rPr>
                <w:rFonts w:ascii="Arial" w:hAnsi="Arial" w:cs="Arial"/>
                <w:lang w:eastAsia="en-GB"/>
              </w:rPr>
              <w:t> </w:t>
            </w:r>
          </w:p>
        </w:tc>
        <w:tc>
          <w:tcPr>
            <w:tcW w:w="1185" w:type="dxa"/>
            <w:tcBorders>
              <w:top w:val="single" w:sz="6" w:space="0" w:color="auto"/>
              <w:left w:val="nil"/>
              <w:bottom w:val="single" w:sz="6" w:space="0" w:color="auto"/>
              <w:right w:val="single" w:sz="6" w:space="0" w:color="auto"/>
            </w:tcBorders>
            <w:vAlign w:val="center"/>
            <w:hideMark/>
          </w:tcPr>
          <w:p w14:paraId="78D337D0"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r>
      <w:tr w:rsidR="008F5115" w14:paraId="3B4F2849" w14:textId="77777777" w:rsidTr="003854C8">
        <w:trPr>
          <w:trHeight w:val="285"/>
        </w:trPr>
        <w:tc>
          <w:tcPr>
            <w:tcW w:w="2642" w:type="dxa"/>
            <w:tcBorders>
              <w:top w:val="single" w:sz="6" w:space="0" w:color="auto"/>
              <w:left w:val="single" w:sz="6" w:space="0" w:color="auto"/>
              <w:bottom w:val="single" w:sz="6" w:space="0" w:color="auto"/>
              <w:right w:val="single" w:sz="6" w:space="0" w:color="auto"/>
            </w:tcBorders>
            <w:vAlign w:val="center"/>
            <w:hideMark/>
          </w:tcPr>
          <w:p w14:paraId="606D6EE9" w14:textId="7ABA943E" w:rsidR="00E54CD0" w:rsidRPr="00AF5717" w:rsidRDefault="00E27C57" w:rsidP="00E54CD0">
            <w:pPr>
              <w:spacing w:after="0"/>
              <w:textAlignment w:val="baseline"/>
              <w:rPr>
                <w:rFonts w:ascii="Segoe UI" w:hAnsi="Segoe UI" w:cs="Segoe UI"/>
                <w:sz w:val="18"/>
                <w:szCs w:val="18"/>
                <w:lang w:eastAsia="en-GB"/>
              </w:rPr>
            </w:pPr>
            <w:r w:rsidRPr="00AF5717">
              <w:rPr>
                <w:rFonts w:ascii="Arial" w:hAnsi="Arial" w:cs="Arial"/>
                <w:lang w:eastAsia="en-GB"/>
              </w:rPr>
              <w:t xml:space="preserve">12-lead ECG </w:t>
            </w:r>
            <w:ins w:id="2920" w:author="Marmol, Dominika Klaudia" w:date="2026-06-08T11:30:00Z">
              <w:r w:rsidR="00D75377">
                <w:rPr>
                  <w:rFonts w:ascii="Arial" w:hAnsi="Arial" w:cs="Arial"/>
                  <w:sz w:val="16"/>
                  <w:szCs w:val="16"/>
                  <w:vertAlign w:val="superscript"/>
                  <w:lang w:eastAsia="en-GB"/>
                </w:rPr>
                <w:t>j</w:t>
              </w:r>
            </w:ins>
            <w:del w:id="2921" w:author="Marmol, Dominika Klaudia" w:date="2026-06-08T11:30:00Z">
              <w:r w:rsidRPr="00AF5717">
                <w:rPr>
                  <w:rFonts w:ascii="Arial" w:hAnsi="Arial" w:cs="Arial"/>
                  <w:sz w:val="16"/>
                  <w:szCs w:val="16"/>
                  <w:vertAlign w:val="superscript"/>
                  <w:lang w:eastAsia="en-GB"/>
                </w:rPr>
                <w:delText>10</w:delText>
              </w:r>
            </w:del>
            <w:r w:rsidRPr="00AF5717">
              <w:rPr>
                <w:rFonts w:ascii="Arial" w:hAnsi="Arial" w:cs="Arial"/>
                <w:lang w:eastAsia="en-GB"/>
              </w:rPr>
              <w:t> </w:t>
            </w:r>
          </w:p>
        </w:tc>
        <w:tc>
          <w:tcPr>
            <w:tcW w:w="1300" w:type="dxa"/>
            <w:tcBorders>
              <w:top w:val="single" w:sz="6" w:space="0" w:color="auto"/>
              <w:left w:val="nil"/>
              <w:bottom w:val="single" w:sz="6" w:space="0" w:color="auto"/>
              <w:right w:val="single" w:sz="6" w:space="0" w:color="auto"/>
            </w:tcBorders>
            <w:vAlign w:val="center"/>
            <w:hideMark/>
          </w:tcPr>
          <w:p w14:paraId="6144DB13"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04" w:type="dxa"/>
            <w:gridSpan w:val="2"/>
            <w:tcBorders>
              <w:top w:val="single" w:sz="6" w:space="0" w:color="auto"/>
              <w:left w:val="nil"/>
              <w:bottom w:val="single" w:sz="6" w:space="0" w:color="auto"/>
              <w:right w:val="single" w:sz="6" w:space="0" w:color="auto"/>
            </w:tcBorders>
            <w:vAlign w:val="center"/>
            <w:hideMark/>
          </w:tcPr>
          <w:p w14:paraId="29956077"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05" w:type="dxa"/>
            <w:gridSpan w:val="2"/>
            <w:tcBorders>
              <w:top w:val="single" w:sz="6" w:space="0" w:color="auto"/>
              <w:left w:val="nil"/>
              <w:bottom w:val="single" w:sz="6" w:space="0" w:color="auto"/>
              <w:right w:val="single" w:sz="6" w:space="0" w:color="auto"/>
            </w:tcBorders>
            <w:vAlign w:val="center"/>
            <w:hideMark/>
          </w:tcPr>
          <w:p w14:paraId="62A272AB"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20" w:type="dxa"/>
            <w:tcBorders>
              <w:top w:val="single" w:sz="6" w:space="0" w:color="auto"/>
              <w:left w:val="nil"/>
              <w:bottom w:val="single" w:sz="6" w:space="0" w:color="auto"/>
              <w:right w:val="single" w:sz="6" w:space="0" w:color="auto"/>
            </w:tcBorders>
            <w:vAlign w:val="center"/>
            <w:hideMark/>
          </w:tcPr>
          <w:p w14:paraId="0D16083B"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07" w:type="dxa"/>
            <w:tcBorders>
              <w:top w:val="single" w:sz="6" w:space="0" w:color="auto"/>
              <w:left w:val="nil"/>
              <w:bottom w:val="single" w:sz="6" w:space="0" w:color="auto"/>
              <w:right w:val="single" w:sz="6" w:space="0" w:color="auto"/>
            </w:tcBorders>
            <w:vAlign w:val="center"/>
            <w:hideMark/>
          </w:tcPr>
          <w:p w14:paraId="21466773"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41" w:type="dxa"/>
            <w:tcBorders>
              <w:top w:val="single" w:sz="6" w:space="0" w:color="auto"/>
              <w:left w:val="nil"/>
              <w:bottom w:val="single" w:sz="6" w:space="0" w:color="auto"/>
              <w:right w:val="single" w:sz="6" w:space="0" w:color="auto"/>
            </w:tcBorders>
            <w:vAlign w:val="center"/>
            <w:hideMark/>
          </w:tcPr>
          <w:p w14:paraId="24FB5A1B"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232" w:type="dxa"/>
            <w:tcBorders>
              <w:top w:val="single" w:sz="6" w:space="0" w:color="auto"/>
              <w:left w:val="nil"/>
              <w:bottom w:val="single" w:sz="6" w:space="0" w:color="auto"/>
              <w:right w:val="single" w:sz="6" w:space="0" w:color="auto"/>
            </w:tcBorders>
            <w:vAlign w:val="center"/>
            <w:hideMark/>
          </w:tcPr>
          <w:p w14:paraId="59BC818B"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39" w:type="dxa"/>
            <w:tcBorders>
              <w:top w:val="single" w:sz="6" w:space="0" w:color="auto"/>
              <w:left w:val="nil"/>
              <w:bottom w:val="single" w:sz="6" w:space="0" w:color="auto"/>
              <w:right w:val="single" w:sz="6" w:space="0" w:color="auto"/>
            </w:tcBorders>
            <w:vAlign w:val="center"/>
            <w:hideMark/>
          </w:tcPr>
          <w:p w14:paraId="2FC29321"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1103" w:type="dxa"/>
            <w:tcBorders>
              <w:top w:val="single" w:sz="6" w:space="0" w:color="auto"/>
              <w:left w:val="nil"/>
              <w:bottom w:val="single" w:sz="6" w:space="0" w:color="auto"/>
              <w:right w:val="single" w:sz="6" w:space="0" w:color="auto"/>
            </w:tcBorders>
            <w:vAlign w:val="center"/>
            <w:hideMark/>
          </w:tcPr>
          <w:p w14:paraId="56932677"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1167" w:type="dxa"/>
            <w:tcBorders>
              <w:top w:val="single" w:sz="6" w:space="0" w:color="auto"/>
              <w:left w:val="single" w:sz="6" w:space="0" w:color="auto"/>
              <w:bottom w:val="single" w:sz="6" w:space="0" w:color="auto"/>
              <w:right w:val="single" w:sz="6" w:space="0" w:color="auto"/>
            </w:tcBorders>
            <w:vAlign w:val="center"/>
            <w:hideMark/>
          </w:tcPr>
          <w:p w14:paraId="66377606"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1185" w:type="dxa"/>
            <w:tcBorders>
              <w:top w:val="single" w:sz="6" w:space="0" w:color="auto"/>
              <w:left w:val="nil"/>
              <w:bottom w:val="single" w:sz="6" w:space="0" w:color="auto"/>
              <w:right w:val="single" w:sz="6" w:space="0" w:color="auto"/>
            </w:tcBorders>
            <w:vAlign w:val="center"/>
            <w:hideMark/>
          </w:tcPr>
          <w:p w14:paraId="78B7B95D"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r>
      <w:tr w:rsidR="008F5115" w14:paraId="0B9C0AAE" w14:textId="77777777" w:rsidTr="003854C8">
        <w:trPr>
          <w:trHeight w:val="285"/>
        </w:trPr>
        <w:tc>
          <w:tcPr>
            <w:tcW w:w="2642" w:type="dxa"/>
            <w:tcBorders>
              <w:top w:val="single" w:sz="6" w:space="0" w:color="auto"/>
              <w:left w:val="single" w:sz="6" w:space="0" w:color="auto"/>
              <w:bottom w:val="single" w:sz="6" w:space="0" w:color="auto"/>
              <w:right w:val="single" w:sz="6" w:space="0" w:color="auto"/>
            </w:tcBorders>
            <w:vAlign w:val="center"/>
            <w:hideMark/>
          </w:tcPr>
          <w:p w14:paraId="66C949F7" w14:textId="44452D5F" w:rsidR="00E54CD0" w:rsidRPr="00AF5717" w:rsidRDefault="00E27C57" w:rsidP="00E54CD0">
            <w:pPr>
              <w:spacing w:after="0"/>
              <w:textAlignment w:val="baseline"/>
              <w:rPr>
                <w:rFonts w:ascii="Segoe UI" w:hAnsi="Segoe UI" w:cs="Segoe UI"/>
                <w:sz w:val="18"/>
                <w:szCs w:val="18"/>
                <w:lang w:eastAsia="en-GB"/>
              </w:rPr>
            </w:pPr>
            <w:r w:rsidRPr="00AF5717">
              <w:rPr>
                <w:rFonts w:ascii="Arial" w:hAnsi="Arial" w:cs="Arial"/>
                <w:lang w:eastAsia="en-GB"/>
              </w:rPr>
              <w:t>Medical occurrences</w:t>
            </w:r>
            <w:ins w:id="2922" w:author="Marmol, Dominika Klaudia" w:date="2026-06-08T11:30:00Z">
              <w:r w:rsidR="00D75377">
                <w:rPr>
                  <w:rFonts w:ascii="Arial" w:hAnsi="Arial" w:cs="Arial"/>
                  <w:vertAlign w:val="superscript"/>
                  <w:lang w:eastAsia="en-GB"/>
                </w:rPr>
                <w:t xml:space="preserve"> k</w:t>
              </w:r>
            </w:ins>
            <w:del w:id="2923" w:author="Marmol, Dominika Klaudia" w:date="2026-06-08T11:30:00Z">
              <w:r w:rsidRPr="00AF5717">
                <w:rPr>
                  <w:rFonts w:ascii="Arial" w:hAnsi="Arial" w:cs="Arial"/>
                  <w:vertAlign w:val="superscript"/>
                  <w:lang w:eastAsia="en-GB"/>
                </w:rPr>
                <w:delText>11</w:delText>
              </w:r>
            </w:del>
            <w:r w:rsidRPr="00AF5717">
              <w:rPr>
                <w:rFonts w:ascii="Arial" w:hAnsi="Arial" w:cs="Arial"/>
                <w:lang w:eastAsia="en-GB"/>
              </w:rPr>
              <w:t> </w:t>
            </w:r>
          </w:p>
        </w:tc>
        <w:tc>
          <w:tcPr>
            <w:tcW w:w="1300" w:type="dxa"/>
            <w:tcBorders>
              <w:top w:val="single" w:sz="6" w:space="0" w:color="auto"/>
              <w:left w:val="nil"/>
              <w:bottom w:val="single" w:sz="6" w:space="0" w:color="auto"/>
              <w:right w:val="single" w:sz="6" w:space="0" w:color="auto"/>
            </w:tcBorders>
            <w:vAlign w:val="center"/>
            <w:hideMark/>
          </w:tcPr>
          <w:p w14:paraId="53277394" w14:textId="55668489"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r w:rsidR="007E30CE" w:rsidRPr="00AF5717">
              <w:rPr>
                <w:rFonts w:ascii="Arial" w:hAnsi="Arial" w:cs="Arial"/>
                <w:lang w:eastAsia="en-GB"/>
              </w:rPr>
              <w:t>X </w:t>
            </w:r>
          </w:p>
        </w:tc>
        <w:tc>
          <w:tcPr>
            <w:tcW w:w="704" w:type="dxa"/>
            <w:gridSpan w:val="2"/>
            <w:tcBorders>
              <w:top w:val="single" w:sz="6" w:space="0" w:color="auto"/>
              <w:left w:val="nil"/>
              <w:bottom w:val="single" w:sz="6" w:space="0" w:color="auto"/>
              <w:right w:val="single" w:sz="6" w:space="0" w:color="auto"/>
            </w:tcBorders>
            <w:vAlign w:val="center"/>
            <w:hideMark/>
          </w:tcPr>
          <w:p w14:paraId="2B89CF5B"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05" w:type="dxa"/>
            <w:gridSpan w:val="2"/>
            <w:tcBorders>
              <w:top w:val="single" w:sz="6" w:space="0" w:color="auto"/>
              <w:left w:val="nil"/>
              <w:bottom w:val="single" w:sz="6" w:space="0" w:color="auto"/>
              <w:right w:val="single" w:sz="6" w:space="0" w:color="auto"/>
            </w:tcBorders>
            <w:vAlign w:val="center"/>
            <w:hideMark/>
          </w:tcPr>
          <w:p w14:paraId="60E4A0AF"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20" w:type="dxa"/>
            <w:tcBorders>
              <w:top w:val="single" w:sz="6" w:space="0" w:color="auto"/>
              <w:left w:val="nil"/>
              <w:bottom w:val="single" w:sz="6" w:space="0" w:color="auto"/>
              <w:right w:val="single" w:sz="6" w:space="0" w:color="auto"/>
            </w:tcBorders>
            <w:vAlign w:val="center"/>
            <w:hideMark/>
          </w:tcPr>
          <w:p w14:paraId="3DF5567B"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07" w:type="dxa"/>
            <w:tcBorders>
              <w:top w:val="single" w:sz="6" w:space="0" w:color="auto"/>
              <w:left w:val="nil"/>
              <w:bottom w:val="single" w:sz="6" w:space="0" w:color="auto"/>
              <w:right w:val="single" w:sz="6" w:space="0" w:color="auto"/>
            </w:tcBorders>
            <w:vAlign w:val="center"/>
            <w:hideMark/>
          </w:tcPr>
          <w:p w14:paraId="08037EA9"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41" w:type="dxa"/>
            <w:tcBorders>
              <w:top w:val="single" w:sz="6" w:space="0" w:color="auto"/>
              <w:left w:val="nil"/>
              <w:bottom w:val="single" w:sz="6" w:space="0" w:color="auto"/>
              <w:right w:val="single" w:sz="6" w:space="0" w:color="auto"/>
            </w:tcBorders>
            <w:vAlign w:val="center"/>
            <w:hideMark/>
          </w:tcPr>
          <w:p w14:paraId="091EC1EF"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232" w:type="dxa"/>
            <w:tcBorders>
              <w:top w:val="single" w:sz="6" w:space="0" w:color="auto"/>
              <w:left w:val="nil"/>
              <w:bottom w:val="single" w:sz="6" w:space="0" w:color="auto"/>
              <w:right w:val="single" w:sz="6" w:space="0" w:color="auto"/>
            </w:tcBorders>
            <w:vAlign w:val="center"/>
            <w:hideMark/>
          </w:tcPr>
          <w:p w14:paraId="7C02AB90"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39" w:type="dxa"/>
            <w:tcBorders>
              <w:top w:val="single" w:sz="6" w:space="0" w:color="auto"/>
              <w:left w:val="nil"/>
              <w:bottom w:val="single" w:sz="6" w:space="0" w:color="auto"/>
              <w:right w:val="single" w:sz="6" w:space="0" w:color="auto"/>
            </w:tcBorders>
            <w:vAlign w:val="center"/>
            <w:hideMark/>
          </w:tcPr>
          <w:p w14:paraId="0D7CA6EE"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103" w:type="dxa"/>
            <w:tcBorders>
              <w:top w:val="single" w:sz="6" w:space="0" w:color="auto"/>
              <w:left w:val="nil"/>
              <w:bottom w:val="single" w:sz="6" w:space="0" w:color="auto"/>
              <w:right w:val="single" w:sz="6" w:space="0" w:color="auto"/>
            </w:tcBorders>
            <w:vAlign w:val="center"/>
            <w:hideMark/>
          </w:tcPr>
          <w:p w14:paraId="021CB66E"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167" w:type="dxa"/>
            <w:tcBorders>
              <w:top w:val="single" w:sz="6" w:space="0" w:color="auto"/>
              <w:left w:val="single" w:sz="6" w:space="0" w:color="auto"/>
              <w:bottom w:val="single" w:sz="6" w:space="0" w:color="auto"/>
              <w:right w:val="single" w:sz="6" w:space="0" w:color="auto"/>
            </w:tcBorders>
            <w:vAlign w:val="center"/>
            <w:hideMark/>
          </w:tcPr>
          <w:p w14:paraId="228F55C1"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185" w:type="dxa"/>
            <w:tcBorders>
              <w:top w:val="single" w:sz="6" w:space="0" w:color="auto"/>
              <w:left w:val="nil"/>
              <w:bottom w:val="single" w:sz="6" w:space="0" w:color="auto"/>
              <w:right w:val="single" w:sz="6" w:space="0" w:color="auto"/>
            </w:tcBorders>
            <w:vAlign w:val="center"/>
            <w:hideMark/>
          </w:tcPr>
          <w:p w14:paraId="6FD9A501" w14:textId="58F74CC4" w:rsidR="00E54CD0" w:rsidRPr="00AF5717" w:rsidRDefault="00E54CD0" w:rsidP="00E54CD0">
            <w:pPr>
              <w:spacing w:after="0"/>
              <w:jc w:val="center"/>
              <w:textAlignment w:val="baseline"/>
              <w:rPr>
                <w:rFonts w:ascii="Segoe UI" w:hAnsi="Segoe UI" w:cs="Segoe UI"/>
                <w:sz w:val="18"/>
                <w:szCs w:val="18"/>
                <w:lang w:eastAsia="en-GB"/>
              </w:rPr>
            </w:pPr>
          </w:p>
        </w:tc>
      </w:tr>
      <w:tr w:rsidR="008F5115" w14:paraId="338B5C88" w14:textId="77777777" w:rsidTr="009A7CD5">
        <w:trPr>
          <w:trHeight w:val="760"/>
        </w:trPr>
        <w:tc>
          <w:tcPr>
            <w:tcW w:w="2642" w:type="dxa"/>
            <w:tcBorders>
              <w:top w:val="single" w:sz="6" w:space="0" w:color="auto"/>
              <w:left w:val="single" w:sz="6" w:space="0" w:color="auto"/>
              <w:bottom w:val="single" w:sz="6" w:space="0" w:color="auto"/>
              <w:right w:val="single" w:sz="6" w:space="0" w:color="auto"/>
            </w:tcBorders>
            <w:vAlign w:val="center"/>
            <w:hideMark/>
          </w:tcPr>
          <w:p w14:paraId="5232F9A2" w14:textId="284ACFB9" w:rsidR="007E30CE" w:rsidRPr="00AF5717" w:rsidRDefault="00E27C57" w:rsidP="00E54CD0">
            <w:pPr>
              <w:spacing w:after="0"/>
              <w:textAlignment w:val="baseline"/>
              <w:rPr>
                <w:rFonts w:ascii="Segoe UI" w:hAnsi="Segoe UI" w:cs="Segoe UI"/>
                <w:sz w:val="18"/>
                <w:szCs w:val="18"/>
                <w:lang w:eastAsia="en-GB"/>
              </w:rPr>
            </w:pPr>
            <w:r w:rsidRPr="00AF5717">
              <w:rPr>
                <w:rFonts w:ascii="Arial" w:hAnsi="Arial" w:cs="Arial"/>
                <w:lang w:eastAsia="en-GB"/>
              </w:rPr>
              <w:t>AE reporting </w:t>
            </w:r>
          </w:p>
        </w:tc>
        <w:tc>
          <w:tcPr>
            <w:tcW w:w="1300" w:type="dxa"/>
            <w:tcBorders>
              <w:top w:val="single" w:sz="6" w:space="0" w:color="auto"/>
              <w:left w:val="single" w:sz="6" w:space="0" w:color="auto"/>
              <w:right w:val="single" w:sz="4" w:space="0" w:color="auto"/>
            </w:tcBorders>
            <w:vAlign w:val="center"/>
            <w:hideMark/>
          </w:tcPr>
          <w:p w14:paraId="089FADE5" w14:textId="6E040CE2" w:rsidR="007E30CE" w:rsidRPr="00AF5717" w:rsidRDefault="007E30CE" w:rsidP="007E30CE">
            <w:pPr>
              <w:spacing w:after="0"/>
              <w:textAlignment w:val="baseline"/>
              <w:rPr>
                <w:rFonts w:ascii="Segoe UI" w:hAnsi="Segoe UI" w:cs="Segoe UI"/>
                <w:sz w:val="18"/>
                <w:szCs w:val="18"/>
                <w:lang w:eastAsia="en-GB"/>
              </w:rPr>
            </w:pPr>
          </w:p>
        </w:tc>
        <w:tc>
          <w:tcPr>
            <w:tcW w:w="7818" w:type="dxa"/>
            <w:gridSpan w:val="11"/>
            <w:tcBorders>
              <w:top w:val="single" w:sz="6" w:space="0" w:color="auto"/>
              <w:left w:val="single" w:sz="4" w:space="0" w:color="auto"/>
              <w:right w:val="single" w:sz="6" w:space="0" w:color="auto"/>
            </w:tcBorders>
            <w:vAlign w:val="center"/>
          </w:tcPr>
          <w:p w14:paraId="08384E8A" w14:textId="77777777" w:rsidR="007E30CE" w:rsidRPr="00AF5717" w:rsidRDefault="00E27C57" w:rsidP="007E30CE">
            <w:pPr>
              <w:autoSpaceDE w:val="0"/>
              <w:autoSpaceDN w:val="0"/>
              <w:adjustRightInd w:val="0"/>
              <w:spacing w:after="0"/>
              <w:rPr>
                <w:rFonts w:ascii="Arial" w:hAnsi="Arial" w:cs="Arial"/>
              </w:rPr>
            </w:pPr>
            <w:r w:rsidRPr="00AF5717">
              <w:rPr>
                <w:rFonts w:ascii="Arial" w:hAnsi="Arial" w:cs="Arial"/>
              </w:rPr>
              <w:t>Recorded the moment IMP administration started through 90 days after the last dose of</w:t>
            </w:r>
          </w:p>
          <w:p w14:paraId="39CFD2CC" w14:textId="7329B821" w:rsidR="007E30CE" w:rsidRPr="00AF5717" w:rsidRDefault="00E27C57" w:rsidP="007E30CE">
            <w:pPr>
              <w:spacing w:after="0"/>
              <w:jc w:val="center"/>
              <w:textAlignment w:val="baseline"/>
              <w:rPr>
                <w:rFonts w:ascii="Segoe UI" w:hAnsi="Segoe UI" w:cs="Segoe UI"/>
                <w:sz w:val="18"/>
                <w:szCs w:val="18"/>
                <w:lang w:eastAsia="en-GB"/>
              </w:rPr>
            </w:pPr>
            <w:r w:rsidRPr="00AF5717">
              <w:rPr>
                <w:rFonts w:ascii="Arial" w:hAnsi="Arial" w:cs="Arial"/>
              </w:rPr>
              <w:t>IMP or until a new anticancer therapy is initiated.</w:t>
            </w:r>
          </w:p>
        </w:tc>
        <w:tc>
          <w:tcPr>
            <w:tcW w:w="1185" w:type="dxa"/>
            <w:tcBorders>
              <w:top w:val="single" w:sz="6" w:space="0" w:color="auto"/>
              <w:left w:val="single" w:sz="6" w:space="0" w:color="auto"/>
              <w:right w:val="single" w:sz="6" w:space="0" w:color="auto"/>
            </w:tcBorders>
            <w:vAlign w:val="center"/>
            <w:hideMark/>
          </w:tcPr>
          <w:p w14:paraId="25490E91" w14:textId="77777777" w:rsidR="007E30CE" w:rsidRPr="00AF5717" w:rsidRDefault="00E27C57" w:rsidP="007E30CE">
            <w:pPr>
              <w:spacing w:after="0"/>
              <w:textAlignment w:val="baseline"/>
              <w:rPr>
                <w:rFonts w:ascii="Segoe UI" w:hAnsi="Segoe UI" w:cs="Segoe UI"/>
                <w:sz w:val="18"/>
                <w:szCs w:val="18"/>
                <w:lang w:eastAsia="en-GB"/>
              </w:rPr>
            </w:pPr>
            <w:r w:rsidRPr="00AF5717">
              <w:rPr>
                <w:rFonts w:ascii="Arial" w:hAnsi="Arial" w:cs="Arial"/>
                <w:lang w:eastAsia="en-GB"/>
              </w:rPr>
              <w:t> </w:t>
            </w:r>
          </w:p>
          <w:p w14:paraId="70DEEF33" w14:textId="7EC0A7E4" w:rsidR="007E30CE"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r>
      <w:tr w:rsidR="008F5115" w14:paraId="22720344" w14:textId="77777777" w:rsidTr="009A7CD5">
        <w:trPr>
          <w:trHeight w:val="285"/>
        </w:trPr>
        <w:tc>
          <w:tcPr>
            <w:tcW w:w="2642" w:type="dxa"/>
            <w:tcBorders>
              <w:top w:val="single" w:sz="6" w:space="0" w:color="auto"/>
              <w:left w:val="single" w:sz="6" w:space="0" w:color="auto"/>
              <w:bottom w:val="single" w:sz="6" w:space="0" w:color="auto"/>
              <w:right w:val="single" w:sz="6" w:space="0" w:color="auto"/>
            </w:tcBorders>
            <w:vAlign w:val="center"/>
          </w:tcPr>
          <w:p w14:paraId="0CE82CD0" w14:textId="18EF9E43" w:rsidR="007E30CE" w:rsidRPr="00AF5717" w:rsidRDefault="00E27C57" w:rsidP="00E54CD0">
            <w:pPr>
              <w:spacing w:after="0"/>
              <w:textAlignment w:val="baseline"/>
              <w:rPr>
                <w:rFonts w:ascii="Arial" w:hAnsi="Arial" w:cs="Arial"/>
                <w:lang w:eastAsia="en-GB"/>
              </w:rPr>
            </w:pPr>
            <w:r w:rsidRPr="00AF5717">
              <w:rPr>
                <w:rFonts w:ascii="Arial" w:hAnsi="Arial" w:cs="Arial"/>
                <w:lang w:eastAsia="en-GB"/>
              </w:rPr>
              <w:t>SAE reporting</w:t>
            </w:r>
            <w:ins w:id="2924" w:author="Marmol, Dominika Klaudia" w:date="2026-06-08T11:30:00Z">
              <w:r w:rsidR="00D75377">
                <w:rPr>
                  <w:rFonts w:ascii="Arial" w:hAnsi="Arial" w:cs="Arial"/>
                  <w:vertAlign w:val="superscript"/>
                  <w:lang w:eastAsia="en-GB"/>
                </w:rPr>
                <w:t xml:space="preserve"> l</w:t>
              </w:r>
            </w:ins>
            <w:del w:id="2925" w:author="Marmol, Dominika Klaudia" w:date="2026-06-08T11:30:00Z">
              <w:r w:rsidRPr="00AF5717">
                <w:rPr>
                  <w:rFonts w:ascii="Arial" w:hAnsi="Arial" w:cs="Arial"/>
                  <w:vertAlign w:val="superscript"/>
                  <w:lang w:eastAsia="en-GB"/>
                </w:rPr>
                <w:delText>12</w:delText>
              </w:r>
            </w:del>
          </w:p>
        </w:tc>
        <w:tc>
          <w:tcPr>
            <w:tcW w:w="9118" w:type="dxa"/>
            <w:gridSpan w:val="12"/>
            <w:tcBorders>
              <w:top w:val="single" w:sz="6" w:space="0" w:color="auto"/>
              <w:left w:val="single" w:sz="6" w:space="0" w:color="auto"/>
              <w:bottom w:val="single" w:sz="6" w:space="0" w:color="auto"/>
              <w:right w:val="single" w:sz="6" w:space="0" w:color="auto"/>
            </w:tcBorders>
            <w:vAlign w:val="center"/>
          </w:tcPr>
          <w:p w14:paraId="26F25C76" w14:textId="2A7631B4" w:rsidR="007E30CE" w:rsidRPr="00AF5717" w:rsidRDefault="00E27C57" w:rsidP="007E30CE">
            <w:pPr>
              <w:autoSpaceDE w:val="0"/>
              <w:autoSpaceDN w:val="0"/>
              <w:adjustRightInd w:val="0"/>
              <w:spacing w:after="0"/>
              <w:jc w:val="center"/>
              <w:rPr>
                <w:rFonts w:ascii="Arial" w:hAnsi="Arial" w:cs="Arial"/>
              </w:rPr>
            </w:pPr>
            <w:r w:rsidRPr="00AF5717">
              <w:rPr>
                <w:rFonts w:ascii="Arial" w:hAnsi="Arial" w:cs="Arial"/>
              </w:rPr>
              <w:t>Recorded from signing of the ICF through 90 days after the last dose of IMP or until a new anticancer therapy is initiated.</w:t>
            </w:r>
          </w:p>
        </w:tc>
        <w:tc>
          <w:tcPr>
            <w:tcW w:w="1185" w:type="dxa"/>
            <w:tcBorders>
              <w:top w:val="single" w:sz="6" w:space="0" w:color="auto"/>
              <w:left w:val="single" w:sz="6" w:space="0" w:color="auto"/>
              <w:bottom w:val="single" w:sz="6" w:space="0" w:color="auto"/>
              <w:right w:val="single" w:sz="6" w:space="0" w:color="auto"/>
            </w:tcBorders>
            <w:vAlign w:val="center"/>
          </w:tcPr>
          <w:p w14:paraId="3AD1ECB1" w14:textId="77777777" w:rsidR="007E30CE" w:rsidRPr="00AF5717" w:rsidRDefault="007E30CE" w:rsidP="00E54CD0">
            <w:pPr>
              <w:spacing w:after="0"/>
              <w:jc w:val="center"/>
              <w:textAlignment w:val="baseline"/>
              <w:rPr>
                <w:rFonts w:ascii="Arial" w:hAnsi="Arial" w:cs="Arial"/>
                <w:lang w:eastAsia="en-GB"/>
              </w:rPr>
            </w:pPr>
          </w:p>
        </w:tc>
      </w:tr>
      <w:tr w:rsidR="008F5115" w14:paraId="3A3643EE" w14:textId="77777777" w:rsidTr="009A7CD5">
        <w:trPr>
          <w:trHeight w:val="285"/>
        </w:trPr>
        <w:tc>
          <w:tcPr>
            <w:tcW w:w="2642" w:type="dxa"/>
            <w:tcBorders>
              <w:top w:val="single" w:sz="6" w:space="0" w:color="auto"/>
              <w:left w:val="single" w:sz="6" w:space="0" w:color="auto"/>
              <w:bottom w:val="single" w:sz="6" w:space="0" w:color="auto"/>
              <w:right w:val="single" w:sz="6" w:space="0" w:color="auto"/>
            </w:tcBorders>
            <w:vAlign w:val="center"/>
          </w:tcPr>
          <w:p w14:paraId="7E887749" w14:textId="5395F0B4" w:rsidR="007E30CE" w:rsidRPr="00AF5717" w:rsidRDefault="00E27C57" w:rsidP="00E54CD0">
            <w:pPr>
              <w:spacing w:after="0"/>
              <w:textAlignment w:val="baseline"/>
              <w:rPr>
                <w:rFonts w:ascii="Arial" w:hAnsi="Arial" w:cs="Arial"/>
                <w:lang w:eastAsia="en-GB"/>
              </w:rPr>
            </w:pPr>
            <w:r w:rsidRPr="00AF5717">
              <w:rPr>
                <w:rFonts w:ascii="Arial" w:hAnsi="Arial" w:cs="Arial"/>
                <w:lang w:eastAsia="en-GB"/>
              </w:rPr>
              <w:t>Concomitant medication</w:t>
            </w:r>
          </w:p>
        </w:tc>
        <w:tc>
          <w:tcPr>
            <w:tcW w:w="9118" w:type="dxa"/>
            <w:gridSpan w:val="12"/>
            <w:tcBorders>
              <w:top w:val="single" w:sz="6" w:space="0" w:color="auto"/>
              <w:left w:val="single" w:sz="6" w:space="0" w:color="auto"/>
              <w:bottom w:val="single" w:sz="6" w:space="0" w:color="auto"/>
              <w:right w:val="single" w:sz="6" w:space="0" w:color="auto"/>
            </w:tcBorders>
            <w:vAlign w:val="center"/>
          </w:tcPr>
          <w:p w14:paraId="643F1940" w14:textId="2B7D0A93" w:rsidR="007E30CE" w:rsidRPr="00AF5717" w:rsidRDefault="00E27C57" w:rsidP="00E54CD0">
            <w:pPr>
              <w:spacing w:after="0"/>
              <w:jc w:val="center"/>
              <w:textAlignment w:val="baseline"/>
              <w:rPr>
                <w:rFonts w:ascii="Arial" w:hAnsi="Arial" w:cs="Arial"/>
                <w:lang w:eastAsia="en-GB"/>
              </w:rPr>
            </w:pPr>
            <w:r w:rsidRPr="00AF5717">
              <w:rPr>
                <w:rFonts w:ascii="Arial" w:hAnsi="Arial" w:cs="Arial"/>
              </w:rPr>
              <w:t>Recorded from signing of ICF through 90 days after the last dose of IMP.</w:t>
            </w:r>
          </w:p>
        </w:tc>
        <w:tc>
          <w:tcPr>
            <w:tcW w:w="1185" w:type="dxa"/>
            <w:tcBorders>
              <w:top w:val="single" w:sz="6" w:space="0" w:color="auto"/>
              <w:left w:val="single" w:sz="6" w:space="0" w:color="auto"/>
              <w:bottom w:val="single" w:sz="6" w:space="0" w:color="auto"/>
              <w:right w:val="single" w:sz="6" w:space="0" w:color="auto"/>
            </w:tcBorders>
            <w:vAlign w:val="center"/>
          </w:tcPr>
          <w:p w14:paraId="63B88E41" w14:textId="77777777" w:rsidR="007E30CE" w:rsidRPr="00AF5717" w:rsidRDefault="007E30CE" w:rsidP="00E54CD0">
            <w:pPr>
              <w:spacing w:after="0"/>
              <w:jc w:val="center"/>
              <w:textAlignment w:val="baseline"/>
              <w:rPr>
                <w:rFonts w:ascii="Arial" w:hAnsi="Arial" w:cs="Arial"/>
                <w:lang w:eastAsia="en-GB"/>
              </w:rPr>
            </w:pPr>
          </w:p>
        </w:tc>
      </w:tr>
      <w:tr w:rsidR="008F5115" w14:paraId="39484B89" w14:textId="77777777" w:rsidTr="003854C8">
        <w:trPr>
          <w:trHeight w:val="285"/>
        </w:trPr>
        <w:tc>
          <w:tcPr>
            <w:tcW w:w="2642" w:type="dxa"/>
            <w:tcBorders>
              <w:top w:val="single" w:sz="6" w:space="0" w:color="auto"/>
              <w:left w:val="single" w:sz="6" w:space="0" w:color="auto"/>
              <w:bottom w:val="single" w:sz="6" w:space="0" w:color="auto"/>
              <w:right w:val="single" w:sz="6" w:space="0" w:color="auto"/>
            </w:tcBorders>
            <w:vAlign w:val="center"/>
          </w:tcPr>
          <w:p w14:paraId="210785B1" w14:textId="6015E566" w:rsidR="009A7CD5" w:rsidRPr="00AF5717" w:rsidRDefault="00E27C57" w:rsidP="00E54CD0">
            <w:pPr>
              <w:spacing w:after="0"/>
              <w:textAlignment w:val="baseline"/>
              <w:rPr>
                <w:rFonts w:ascii="Arial" w:hAnsi="Arial" w:cs="Arial"/>
                <w:lang w:eastAsia="en-GB"/>
              </w:rPr>
            </w:pPr>
            <w:r w:rsidRPr="00AF5717">
              <w:rPr>
                <w:rFonts w:ascii="Arial" w:hAnsi="Arial" w:cs="Arial"/>
                <w:lang w:eastAsia="en-GB"/>
              </w:rPr>
              <w:t>Survival Status</w:t>
            </w:r>
            <w:ins w:id="2926" w:author="Marmol, Dominika Klaudia" w:date="2026-06-08T11:32:00Z">
              <w:r w:rsidR="00D75377">
                <w:rPr>
                  <w:rFonts w:ascii="Arial" w:hAnsi="Arial" w:cs="Arial"/>
                  <w:lang w:eastAsia="en-GB"/>
                </w:rPr>
                <w:t xml:space="preserve"> </w:t>
              </w:r>
              <w:r w:rsidR="00D75377">
                <w:rPr>
                  <w:rFonts w:ascii="Arial" w:hAnsi="Arial" w:cs="Arial"/>
                  <w:vertAlign w:val="superscript"/>
                  <w:lang w:eastAsia="en-GB"/>
                </w:rPr>
                <w:t>m</w:t>
              </w:r>
            </w:ins>
            <w:del w:id="2927" w:author="Marmol, Dominika Klaudia" w:date="2026-06-08T11:32:00Z">
              <w:r w:rsidRPr="00AF5717">
                <w:rPr>
                  <w:rFonts w:ascii="Arial" w:hAnsi="Arial" w:cs="Arial"/>
                  <w:vertAlign w:val="superscript"/>
                  <w:lang w:eastAsia="en-GB"/>
                </w:rPr>
                <w:delText>13</w:delText>
              </w:r>
            </w:del>
          </w:p>
        </w:tc>
        <w:tc>
          <w:tcPr>
            <w:tcW w:w="1300" w:type="dxa"/>
            <w:tcBorders>
              <w:top w:val="single" w:sz="6" w:space="0" w:color="auto"/>
              <w:left w:val="single" w:sz="6" w:space="0" w:color="auto"/>
              <w:bottom w:val="single" w:sz="6" w:space="0" w:color="auto"/>
              <w:right w:val="single" w:sz="6" w:space="0" w:color="auto"/>
            </w:tcBorders>
            <w:vAlign w:val="center"/>
          </w:tcPr>
          <w:p w14:paraId="38A09172" w14:textId="77777777" w:rsidR="009A7CD5" w:rsidRPr="00AF5717" w:rsidRDefault="009A7CD5" w:rsidP="00E54CD0">
            <w:pPr>
              <w:spacing w:after="0"/>
              <w:jc w:val="center"/>
              <w:textAlignment w:val="baseline"/>
              <w:rPr>
                <w:rFonts w:ascii="Arial" w:hAnsi="Arial" w:cs="Arial"/>
                <w:lang w:eastAsia="en-GB"/>
              </w:rPr>
            </w:pPr>
          </w:p>
        </w:tc>
        <w:tc>
          <w:tcPr>
            <w:tcW w:w="651" w:type="dxa"/>
            <w:tcBorders>
              <w:top w:val="single" w:sz="6" w:space="0" w:color="auto"/>
              <w:left w:val="single" w:sz="6" w:space="0" w:color="auto"/>
              <w:bottom w:val="single" w:sz="6" w:space="0" w:color="auto"/>
              <w:right w:val="single" w:sz="4" w:space="0" w:color="auto"/>
            </w:tcBorders>
            <w:vAlign w:val="center"/>
          </w:tcPr>
          <w:p w14:paraId="02F89A75" w14:textId="77777777" w:rsidR="009A7CD5" w:rsidRPr="00AF5717" w:rsidRDefault="009A7CD5" w:rsidP="00E54CD0">
            <w:pPr>
              <w:spacing w:after="0"/>
              <w:jc w:val="center"/>
              <w:textAlignment w:val="baseline"/>
              <w:rPr>
                <w:rFonts w:ascii="Arial" w:hAnsi="Arial" w:cs="Arial"/>
              </w:rPr>
            </w:pPr>
          </w:p>
        </w:tc>
        <w:tc>
          <w:tcPr>
            <w:tcW w:w="751" w:type="dxa"/>
            <w:gridSpan w:val="2"/>
            <w:tcBorders>
              <w:top w:val="single" w:sz="6" w:space="0" w:color="auto"/>
              <w:left w:val="single" w:sz="4" w:space="0" w:color="auto"/>
              <w:bottom w:val="single" w:sz="6" w:space="0" w:color="auto"/>
              <w:right w:val="single" w:sz="4" w:space="0" w:color="auto"/>
            </w:tcBorders>
            <w:vAlign w:val="center"/>
          </w:tcPr>
          <w:p w14:paraId="411B3802" w14:textId="77777777" w:rsidR="009A7CD5" w:rsidRPr="00AF5717" w:rsidRDefault="009A7CD5" w:rsidP="00E54CD0">
            <w:pPr>
              <w:spacing w:after="0"/>
              <w:jc w:val="center"/>
              <w:textAlignment w:val="baseline"/>
              <w:rPr>
                <w:rFonts w:ascii="Arial" w:hAnsi="Arial" w:cs="Arial"/>
              </w:rPr>
            </w:pPr>
          </w:p>
        </w:tc>
        <w:tc>
          <w:tcPr>
            <w:tcW w:w="727" w:type="dxa"/>
            <w:gridSpan w:val="2"/>
            <w:tcBorders>
              <w:top w:val="single" w:sz="6" w:space="0" w:color="auto"/>
              <w:left w:val="single" w:sz="4" w:space="0" w:color="auto"/>
              <w:bottom w:val="single" w:sz="6" w:space="0" w:color="auto"/>
              <w:right w:val="single" w:sz="4" w:space="0" w:color="auto"/>
            </w:tcBorders>
            <w:vAlign w:val="center"/>
          </w:tcPr>
          <w:p w14:paraId="2DDD8860" w14:textId="37FBD268" w:rsidR="009A7CD5" w:rsidRPr="00AF5717" w:rsidRDefault="009A7CD5" w:rsidP="00E54CD0">
            <w:pPr>
              <w:spacing w:after="0"/>
              <w:jc w:val="center"/>
              <w:textAlignment w:val="baseline"/>
              <w:rPr>
                <w:rFonts w:ascii="Arial" w:hAnsi="Arial" w:cs="Arial"/>
              </w:rPr>
            </w:pPr>
          </w:p>
        </w:tc>
        <w:tc>
          <w:tcPr>
            <w:tcW w:w="707" w:type="dxa"/>
            <w:tcBorders>
              <w:top w:val="single" w:sz="6" w:space="0" w:color="auto"/>
              <w:left w:val="single" w:sz="4" w:space="0" w:color="auto"/>
              <w:bottom w:val="single" w:sz="6" w:space="0" w:color="auto"/>
              <w:right w:val="single" w:sz="4" w:space="0" w:color="auto"/>
            </w:tcBorders>
            <w:vAlign w:val="center"/>
          </w:tcPr>
          <w:p w14:paraId="0DCA4D54" w14:textId="77777777" w:rsidR="009A7CD5" w:rsidRPr="00AF5717" w:rsidRDefault="009A7CD5" w:rsidP="00E54CD0">
            <w:pPr>
              <w:spacing w:after="0"/>
              <w:jc w:val="center"/>
              <w:textAlignment w:val="baseline"/>
              <w:rPr>
                <w:rFonts w:ascii="Arial" w:hAnsi="Arial" w:cs="Arial"/>
              </w:rPr>
            </w:pPr>
          </w:p>
        </w:tc>
        <w:tc>
          <w:tcPr>
            <w:tcW w:w="741" w:type="dxa"/>
            <w:tcBorders>
              <w:top w:val="single" w:sz="6" w:space="0" w:color="auto"/>
              <w:left w:val="single" w:sz="4" w:space="0" w:color="auto"/>
              <w:bottom w:val="single" w:sz="6" w:space="0" w:color="auto"/>
              <w:right w:val="single" w:sz="4" w:space="0" w:color="auto"/>
            </w:tcBorders>
            <w:vAlign w:val="center"/>
          </w:tcPr>
          <w:p w14:paraId="38ED53FC" w14:textId="38AADC18" w:rsidR="009A7CD5" w:rsidRPr="00AF5717" w:rsidRDefault="009A7CD5" w:rsidP="00E54CD0">
            <w:pPr>
              <w:spacing w:after="0"/>
              <w:jc w:val="center"/>
              <w:textAlignment w:val="baseline"/>
              <w:rPr>
                <w:rFonts w:ascii="Arial" w:hAnsi="Arial" w:cs="Arial"/>
              </w:rPr>
            </w:pPr>
          </w:p>
        </w:tc>
        <w:tc>
          <w:tcPr>
            <w:tcW w:w="1232" w:type="dxa"/>
            <w:tcBorders>
              <w:top w:val="single" w:sz="6" w:space="0" w:color="auto"/>
              <w:left w:val="single" w:sz="4" w:space="0" w:color="auto"/>
              <w:bottom w:val="single" w:sz="6" w:space="0" w:color="auto"/>
              <w:right w:val="single" w:sz="4" w:space="0" w:color="auto"/>
            </w:tcBorders>
            <w:vAlign w:val="center"/>
          </w:tcPr>
          <w:p w14:paraId="3500C837" w14:textId="77777777" w:rsidR="009A7CD5" w:rsidRPr="00AF5717" w:rsidRDefault="009A7CD5" w:rsidP="00E54CD0">
            <w:pPr>
              <w:spacing w:after="0"/>
              <w:jc w:val="center"/>
              <w:textAlignment w:val="baseline"/>
              <w:rPr>
                <w:rFonts w:ascii="Arial" w:hAnsi="Arial" w:cs="Arial"/>
              </w:rPr>
            </w:pPr>
          </w:p>
        </w:tc>
        <w:tc>
          <w:tcPr>
            <w:tcW w:w="739" w:type="dxa"/>
            <w:tcBorders>
              <w:top w:val="single" w:sz="6" w:space="0" w:color="auto"/>
              <w:left w:val="single" w:sz="4" w:space="0" w:color="auto"/>
              <w:bottom w:val="single" w:sz="6" w:space="0" w:color="auto"/>
              <w:right w:val="single" w:sz="4" w:space="0" w:color="auto"/>
            </w:tcBorders>
            <w:vAlign w:val="center"/>
          </w:tcPr>
          <w:p w14:paraId="1D887A06" w14:textId="77777777" w:rsidR="009A7CD5" w:rsidRPr="00AF5717" w:rsidRDefault="009A7CD5" w:rsidP="00E54CD0">
            <w:pPr>
              <w:spacing w:after="0"/>
              <w:jc w:val="center"/>
              <w:textAlignment w:val="baseline"/>
              <w:rPr>
                <w:rFonts w:ascii="Arial" w:hAnsi="Arial" w:cs="Arial"/>
              </w:rPr>
            </w:pPr>
          </w:p>
        </w:tc>
        <w:tc>
          <w:tcPr>
            <w:tcW w:w="1103" w:type="dxa"/>
            <w:tcBorders>
              <w:top w:val="single" w:sz="4" w:space="0" w:color="auto"/>
              <w:left w:val="single" w:sz="4" w:space="0" w:color="auto"/>
              <w:bottom w:val="single" w:sz="6" w:space="0" w:color="auto"/>
              <w:right w:val="single" w:sz="4" w:space="0" w:color="auto"/>
            </w:tcBorders>
            <w:vAlign w:val="center"/>
          </w:tcPr>
          <w:p w14:paraId="6E63E304" w14:textId="77777777" w:rsidR="009A7CD5" w:rsidRPr="00AF5717" w:rsidRDefault="009A7CD5" w:rsidP="00E54CD0">
            <w:pPr>
              <w:spacing w:after="0"/>
              <w:jc w:val="center"/>
              <w:textAlignment w:val="baseline"/>
              <w:rPr>
                <w:rFonts w:ascii="Arial" w:hAnsi="Arial" w:cs="Arial"/>
              </w:rPr>
            </w:pPr>
          </w:p>
        </w:tc>
        <w:tc>
          <w:tcPr>
            <w:tcW w:w="1167" w:type="dxa"/>
            <w:tcBorders>
              <w:top w:val="single" w:sz="4" w:space="0" w:color="auto"/>
              <w:left w:val="single" w:sz="4" w:space="0" w:color="auto"/>
              <w:bottom w:val="single" w:sz="6" w:space="0" w:color="auto"/>
              <w:right w:val="single" w:sz="6" w:space="0" w:color="auto"/>
            </w:tcBorders>
            <w:vAlign w:val="center"/>
          </w:tcPr>
          <w:p w14:paraId="2A1F5856" w14:textId="77777777" w:rsidR="009A7CD5" w:rsidRPr="00AF5717" w:rsidRDefault="009A7CD5" w:rsidP="00E54CD0">
            <w:pPr>
              <w:spacing w:after="0"/>
              <w:jc w:val="center"/>
              <w:textAlignment w:val="baseline"/>
              <w:rPr>
                <w:rFonts w:ascii="Arial" w:hAnsi="Arial" w:cs="Arial"/>
              </w:rPr>
            </w:pPr>
          </w:p>
        </w:tc>
        <w:tc>
          <w:tcPr>
            <w:tcW w:w="1185" w:type="dxa"/>
            <w:tcBorders>
              <w:top w:val="single" w:sz="6" w:space="0" w:color="auto"/>
              <w:left w:val="single" w:sz="6" w:space="0" w:color="auto"/>
              <w:bottom w:val="single" w:sz="6" w:space="0" w:color="auto"/>
              <w:right w:val="single" w:sz="6" w:space="0" w:color="auto"/>
            </w:tcBorders>
            <w:vAlign w:val="center"/>
          </w:tcPr>
          <w:p w14:paraId="164A3E64" w14:textId="1C583155" w:rsidR="009A7CD5" w:rsidRPr="00AF5717" w:rsidRDefault="00E27C57" w:rsidP="00E54CD0">
            <w:pPr>
              <w:spacing w:after="0"/>
              <w:jc w:val="center"/>
              <w:textAlignment w:val="baseline"/>
              <w:rPr>
                <w:rFonts w:ascii="Arial" w:hAnsi="Arial" w:cs="Arial"/>
                <w:lang w:eastAsia="en-GB"/>
              </w:rPr>
            </w:pPr>
            <w:r w:rsidRPr="00AF5717">
              <w:rPr>
                <w:rFonts w:ascii="Arial" w:hAnsi="Arial" w:cs="Arial"/>
                <w:lang w:eastAsia="en-GB"/>
              </w:rPr>
              <w:t>X </w:t>
            </w:r>
          </w:p>
        </w:tc>
      </w:tr>
      <w:tr w:rsidR="008F5115" w14:paraId="31BC9858" w14:textId="77777777" w:rsidTr="003854C8">
        <w:trPr>
          <w:trHeight w:val="285"/>
        </w:trPr>
        <w:tc>
          <w:tcPr>
            <w:tcW w:w="2642" w:type="dxa"/>
            <w:tcBorders>
              <w:top w:val="single" w:sz="6" w:space="0" w:color="auto"/>
              <w:left w:val="single" w:sz="6" w:space="0" w:color="auto"/>
              <w:bottom w:val="single" w:sz="6" w:space="0" w:color="auto"/>
              <w:right w:val="single" w:sz="6" w:space="0" w:color="auto"/>
            </w:tcBorders>
            <w:vAlign w:val="center"/>
            <w:hideMark/>
          </w:tcPr>
          <w:p w14:paraId="34804217" w14:textId="69F9F306" w:rsidR="009A7CD5" w:rsidRPr="00AF5717" w:rsidRDefault="00E27C57" w:rsidP="00E54CD0">
            <w:pPr>
              <w:spacing w:after="0"/>
              <w:textAlignment w:val="baseline"/>
              <w:rPr>
                <w:rFonts w:ascii="Segoe UI" w:hAnsi="Segoe UI" w:cs="Segoe UI"/>
                <w:sz w:val="18"/>
                <w:szCs w:val="18"/>
                <w:lang w:eastAsia="en-GB"/>
              </w:rPr>
            </w:pPr>
            <w:r w:rsidRPr="00AF5717">
              <w:rPr>
                <w:rFonts w:ascii="Arial" w:hAnsi="Arial" w:cs="Arial"/>
              </w:rPr>
              <w:t xml:space="preserve">CT/MRI and tumor assessment </w:t>
            </w:r>
            <w:ins w:id="2928" w:author="Marmol, Dominika Klaudia" w:date="2026-06-08T11:32:00Z">
              <w:r w:rsidR="00D75377">
                <w:rPr>
                  <w:rFonts w:ascii="Arial" w:hAnsi="Arial" w:cs="Arial"/>
                  <w:sz w:val="13"/>
                  <w:szCs w:val="13"/>
                </w:rPr>
                <w:t>n</w:t>
              </w:r>
            </w:ins>
            <w:del w:id="2929" w:author="Marmol, Dominika Klaudia" w:date="2026-06-08T11:32:00Z">
              <w:r w:rsidRPr="00AF5717">
                <w:rPr>
                  <w:rFonts w:ascii="Arial" w:hAnsi="Arial" w:cs="Arial"/>
                  <w:sz w:val="13"/>
                  <w:szCs w:val="13"/>
                </w:rPr>
                <w:delText>14</w:delText>
              </w:r>
            </w:del>
          </w:p>
        </w:tc>
        <w:tc>
          <w:tcPr>
            <w:tcW w:w="1300" w:type="dxa"/>
            <w:tcBorders>
              <w:top w:val="single" w:sz="6" w:space="0" w:color="auto"/>
              <w:left w:val="single" w:sz="6" w:space="0" w:color="auto"/>
              <w:bottom w:val="single" w:sz="6" w:space="0" w:color="auto"/>
              <w:right w:val="single" w:sz="6" w:space="0" w:color="auto"/>
            </w:tcBorders>
            <w:vAlign w:val="center"/>
            <w:hideMark/>
          </w:tcPr>
          <w:p w14:paraId="37743171" w14:textId="77777777" w:rsidR="009A7CD5"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4809" w:type="dxa"/>
            <w:gridSpan w:val="8"/>
            <w:tcBorders>
              <w:top w:val="single" w:sz="6" w:space="0" w:color="auto"/>
              <w:left w:val="single" w:sz="6" w:space="0" w:color="auto"/>
              <w:bottom w:val="single" w:sz="6" w:space="0" w:color="auto"/>
              <w:right w:val="single" w:sz="6" w:space="0" w:color="auto"/>
            </w:tcBorders>
            <w:vAlign w:val="center"/>
            <w:hideMark/>
          </w:tcPr>
          <w:p w14:paraId="562A7C5E" w14:textId="68091D2B" w:rsidR="00640AD5" w:rsidRPr="00AF5717" w:rsidRDefault="00E27C57" w:rsidP="00640AD5">
            <w:pPr>
              <w:spacing w:after="0"/>
              <w:jc w:val="center"/>
              <w:textAlignment w:val="baseline"/>
              <w:rPr>
                <w:del w:id="2930" w:author="Marmol, Dominika Klaudia" w:date="2026-06-08T11:34:00Z"/>
                <w:rFonts w:ascii="Arial" w:hAnsi="Arial" w:cs="Arial"/>
                <w:lang w:eastAsia="en-GB"/>
              </w:rPr>
            </w:pPr>
            <w:del w:id="2931" w:author="Marmol, Dominika Klaudia" w:date="2026-06-08T11:34:00Z">
              <w:r>
                <w:rPr>
                  <w:rFonts w:ascii="Arial" w:hAnsi="Arial" w:cs="Arial"/>
                  <w:lang w:eastAsia="en-GB"/>
                </w:rPr>
                <w:delText xml:space="preserve">First Scan on C3D1 plus up to 7 days, then </w:delText>
              </w:r>
              <w:r w:rsidR="000E04EE" w:rsidRPr="00AF5717">
                <w:rPr>
                  <w:rFonts w:ascii="Arial" w:hAnsi="Arial" w:cs="Arial"/>
                  <w:lang w:eastAsia="en-GB"/>
                </w:rPr>
                <w:delText xml:space="preserve">Q6W (±7 days) </w:delText>
              </w:r>
              <w:r>
                <w:rPr>
                  <w:rFonts w:ascii="Arial" w:hAnsi="Arial" w:cs="Arial"/>
                  <w:lang w:eastAsia="en-GB"/>
                </w:rPr>
                <w:delText xml:space="preserve">until </w:delText>
              </w:r>
              <w:r w:rsidR="000E04EE" w:rsidRPr="00AF5717">
                <w:rPr>
                  <w:rFonts w:ascii="Arial" w:hAnsi="Arial" w:cs="Arial"/>
                  <w:lang w:eastAsia="en-GB"/>
                </w:rPr>
                <w:delText>12 months, Q12W (±7 days)</w:delText>
              </w:r>
            </w:del>
          </w:p>
          <w:p w14:paraId="5C2DD170" w14:textId="085D1CAB" w:rsidR="009A7CD5" w:rsidRPr="00001800" w:rsidRDefault="00E27C57" w:rsidP="00001800">
            <w:pPr>
              <w:spacing w:after="0"/>
              <w:jc w:val="center"/>
              <w:textAlignment w:val="baseline"/>
              <w:rPr>
                <w:rFonts w:ascii="Arial" w:hAnsi="Arial" w:cs="Arial"/>
                <w:lang w:eastAsia="en-GB"/>
              </w:rPr>
            </w:pPr>
            <w:del w:id="2932" w:author="Marmol, Dominika Klaudia" w:date="2026-06-08T11:34:00Z">
              <w:r w:rsidRPr="00AF5717">
                <w:rPr>
                  <w:rFonts w:ascii="Arial" w:hAnsi="Arial" w:cs="Arial"/>
                  <w:lang w:eastAsia="en-GB"/>
                </w:rPr>
                <w:delText>thereafter until progressive disease or start of new</w:delText>
              </w:r>
              <w:r w:rsidR="00001800">
                <w:rPr>
                  <w:rFonts w:ascii="Arial" w:hAnsi="Arial" w:cs="Arial"/>
                  <w:lang w:eastAsia="en-GB"/>
                </w:rPr>
                <w:delText xml:space="preserve"> </w:delText>
              </w:r>
              <w:r w:rsidRPr="00AF5717">
                <w:rPr>
                  <w:rFonts w:ascii="Arial" w:hAnsi="Arial" w:cs="Arial"/>
                  <w:lang w:eastAsia="en-GB"/>
                </w:rPr>
                <w:delText>anticancer therapy.</w:delText>
              </w:r>
            </w:del>
            <w:ins w:id="2933" w:author="Marmol, Dominika Klaudia" w:date="2026-06-08T11:34:00Z">
              <w:r w:rsidR="00D75377">
                <w:t xml:space="preserve"> </w:t>
              </w:r>
              <w:r w:rsidR="00D75377" w:rsidRPr="00D75377">
                <w:rPr>
                  <w:rFonts w:ascii="Arial" w:hAnsi="Arial" w:cs="Arial"/>
                  <w:lang w:eastAsia="en-GB"/>
                </w:rPr>
                <w:t>At baseline (C1D1) and every 6 weeks (±7 days) up to 48 weeks following C1D1, regardless of dose delays. Week 48 onwards, tumor assessment is required every 12 weeks (±7 days).</w:t>
              </w:r>
            </w:ins>
          </w:p>
        </w:tc>
        <w:tc>
          <w:tcPr>
            <w:tcW w:w="739" w:type="dxa"/>
            <w:tcBorders>
              <w:top w:val="single" w:sz="6" w:space="0" w:color="auto"/>
              <w:left w:val="single" w:sz="6" w:space="0" w:color="auto"/>
              <w:bottom w:val="single" w:sz="6" w:space="0" w:color="auto"/>
              <w:right w:val="single" w:sz="4" w:space="0" w:color="auto"/>
            </w:tcBorders>
            <w:vAlign w:val="center"/>
            <w:hideMark/>
          </w:tcPr>
          <w:p w14:paraId="3F10006B" w14:textId="4B717F4F" w:rsidR="009A7CD5"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1103" w:type="dxa"/>
            <w:tcBorders>
              <w:top w:val="single" w:sz="6" w:space="0" w:color="auto"/>
              <w:left w:val="single" w:sz="4" w:space="0" w:color="auto"/>
              <w:bottom w:val="single" w:sz="6" w:space="0" w:color="auto"/>
              <w:right w:val="single" w:sz="6" w:space="0" w:color="auto"/>
            </w:tcBorders>
            <w:vAlign w:val="center"/>
            <w:hideMark/>
          </w:tcPr>
          <w:p w14:paraId="63ECE269" w14:textId="77777777" w:rsidR="009A7CD5"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1167" w:type="dxa"/>
            <w:tcBorders>
              <w:top w:val="single" w:sz="6" w:space="0" w:color="auto"/>
              <w:left w:val="single" w:sz="6" w:space="0" w:color="auto"/>
              <w:bottom w:val="single" w:sz="6" w:space="0" w:color="auto"/>
              <w:right w:val="single" w:sz="6" w:space="0" w:color="auto"/>
            </w:tcBorders>
            <w:vAlign w:val="center"/>
            <w:hideMark/>
          </w:tcPr>
          <w:p w14:paraId="11B6B24F" w14:textId="77777777" w:rsidR="009A7CD5"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1185" w:type="dxa"/>
            <w:tcBorders>
              <w:top w:val="single" w:sz="6" w:space="0" w:color="auto"/>
              <w:left w:val="single" w:sz="6" w:space="0" w:color="auto"/>
              <w:bottom w:val="single" w:sz="6" w:space="0" w:color="auto"/>
              <w:right w:val="single" w:sz="6" w:space="0" w:color="auto"/>
            </w:tcBorders>
            <w:vAlign w:val="center"/>
            <w:hideMark/>
          </w:tcPr>
          <w:p w14:paraId="28E34436" w14:textId="77777777" w:rsidR="009A7CD5"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r>
      <w:tr w:rsidR="008F5115" w14:paraId="18AEECFF" w14:textId="77777777" w:rsidTr="003854C8">
        <w:trPr>
          <w:trHeight w:val="285"/>
        </w:trPr>
        <w:tc>
          <w:tcPr>
            <w:tcW w:w="2642" w:type="dxa"/>
            <w:tcBorders>
              <w:top w:val="single" w:sz="6" w:space="0" w:color="auto"/>
              <w:left w:val="single" w:sz="6" w:space="0" w:color="auto"/>
              <w:bottom w:val="single" w:sz="6" w:space="0" w:color="auto"/>
              <w:right w:val="single" w:sz="6" w:space="0" w:color="auto"/>
            </w:tcBorders>
            <w:vAlign w:val="center"/>
            <w:hideMark/>
          </w:tcPr>
          <w:p w14:paraId="2B2D41CF" w14:textId="3650D1A6" w:rsidR="00E54CD0" w:rsidRPr="00AF5717" w:rsidRDefault="00E27C57" w:rsidP="00E54CD0">
            <w:pPr>
              <w:spacing w:after="0"/>
              <w:textAlignment w:val="baseline"/>
              <w:rPr>
                <w:rFonts w:ascii="Segoe UI" w:hAnsi="Segoe UI" w:cs="Segoe UI"/>
                <w:sz w:val="18"/>
                <w:szCs w:val="18"/>
                <w:lang w:eastAsia="en-GB"/>
              </w:rPr>
            </w:pPr>
            <w:r w:rsidRPr="00AF5717">
              <w:rPr>
                <w:rFonts w:ascii="Arial" w:hAnsi="Arial" w:cs="Arial"/>
                <w:lang w:eastAsia="en-GB"/>
              </w:rPr>
              <w:t>Pregnancy test</w:t>
            </w:r>
            <w:r w:rsidR="009657CC">
              <w:rPr>
                <w:rFonts w:ascii="Arial" w:hAnsi="Arial" w:cs="Arial"/>
                <w:lang w:eastAsia="en-GB"/>
              </w:rPr>
              <w:t>/counseling</w:t>
            </w:r>
            <w:r w:rsidRPr="00AF5717">
              <w:rPr>
                <w:rFonts w:ascii="Arial" w:hAnsi="Arial" w:cs="Arial"/>
                <w:lang w:eastAsia="en-GB"/>
              </w:rPr>
              <w:t xml:space="preserve"> </w:t>
            </w:r>
            <w:ins w:id="2934" w:author="Marmol, Dominika Klaudia" w:date="2026-06-08T11:32:00Z">
              <w:r w:rsidR="00D75377">
                <w:rPr>
                  <w:rFonts w:ascii="Arial" w:hAnsi="Arial" w:cs="Arial"/>
                  <w:sz w:val="16"/>
                  <w:szCs w:val="16"/>
                  <w:vertAlign w:val="superscript"/>
                  <w:lang w:eastAsia="en-GB"/>
                </w:rPr>
                <w:t>o</w:t>
              </w:r>
            </w:ins>
            <w:del w:id="2935" w:author="Marmol, Dominika Klaudia" w:date="2026-06-08T11:32:00Z">
              <w:r w:rsidR="00640AD5" w:rsidRPr="00AF5717">
                <w:rPr>
                  <w:rFonts w:ascii="Arial" w:hAnsi="Arial" w:cs="Arial"/>
                  <w:sz w:val="16"/>
                  <w:szCs w:val="16"/>
                  <w:vertAlign w:val="superscript"/>
                  <w:lang w:eastAsia="en-GB"/>
                </w:rPr>
                <w:delText>15</w:delText>
              </w:r>
            </w:del>
          </w:p>
        </w:tc>
        <w:tc>
          <w:tcPr>
            <w:tcW w:w="1300" w:type="dxa"/>
            <w:tcBorders>
              <w:top w:val="single" w:sz="6" w:space="0" w:color="auto"/>
              <w:left w:val="single" w:sz="6" w:space="0" w:color="auto"/>
              <w:bottom w:val="single" w:sz="6" w:space="0" w:color="auto"/>
              <w:right w:val="single" w:sz="6" w:space="0" w:color="auto"/>
            </w:tcBorders>
            <w:vAlign w:val="center"/>
            <w:hideMark/>
          </w:tcPr>
          <w:p w14:paraId="024273E0"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04" w:type="dxa"/>
            <w:gridSpan w:val="2"/>
            <w:tcBorders>
              <w:top w:val="single" w:sz="6" w:space="0" w:color="auto"/>
              <w:left w:val="single" w:sz="6" w:space="0" w:color="auto"/>
              <w:bottom w:val="single" w:sz="6" w:space="0" w:color="auto"/>
              <w:right w:val="single" w:sz="6" w:space="0" w:color="auto"/>
            </w:tcBorders>
            <w:vAlign w:val="center"/>
            <w:hideMark/>
          </w:tcPr>
          <w:p w14:paraId="4A640B67"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05" w:type="dxa"/>
            <w:gridSpan w:val="2"/>
            <w:tcBorders>
              <w:top w:val="single" w:sz="6" w:space="0" w:color="auto"/>
              <w:left w:val="single" w:sz="6" w:space="0" w:color="auto"/>
              <w:bottom w:val="single" w:sz="6" w:space="0" w:color="auto"/>
              <w:right w:val="single" w:sz="6" w:space="0" w:color="auto"/>
            </w:tcBorders>
            <w:vAlign w:val="center"/>
            <w:hideMark/>
          </w:tcPr>
          <w:p w14:paraId="7B163CA4"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1F2168B3"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07" w:type="dxa"/>
            <w:tcBorders>
              <w:top w:val="single" w:sz="6" w:space="0" w:color="auto"/>
              <w:left w:val="single" w:sz="6" w:space="0" w:color="auto"/>
              <w:bottom w:val="single" w:sz="6" w:space="0" w:color="auto"/>
              <w:right w:val="single" w:sz="6" w:space="0" w:color="auto"/>
            </w:tcBorders>
            <w:vAlign w:val="center"/>
            <w:hideMark/>
          </w:tcPr>
          <w:p w14:paraId="5FBA5E16" w14:textId="7394391A"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41" w:type="dxa"/>
            <w:tcBorders>
              <w:top w:val="single" w:sz="6" w:space="0" w:color="auto"/>
              <w:left w:val="single" w:sz="6" w:space="0" w:color="auto"/>
              <w:bottom w:val="single" w:sz="6" w:space="0" w:color="auto"/>
              <w:right w:val="single" w:sz="6" w:space="0" w:color="auto"/>
            </w:tcBorders>
            <w:vAlign w:val="center"/>
            <w:hideMark/>
          </w:tcPr>
          <w:p w14:paraId="0BB861A4"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232" w:type="dxa"/>
            <w:tcBorders>
              <w:top w:val="single" w:sz="6" w:space="0" w:color="auto"/>
              <w:left w:val="single" w:sz="6" w:space="0" w:color="auto"/>
              <w:bottom w:val="single" w:sz="6" w:space="0" w:color="auto"/>
              <w:right w:val="single" w:sz="6" w:space="0" w:color="auto"/>
            </w:tcBorders>
            <w:vAlign w:val="center"/>
            <w:hideMark/>
          </w:tcPr>
          <w:p w14:paraId="3B86766B" w14:textId="50A6992B"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39" w:type="dxa"/>
            <w:tcBorders>
              <w:top w:val="single" w:sz="6" w:space="0" w:color="auto"/>
              <w:left w:val="single" w:sz="6" w:space="0" w:color="auto"/>
              <w:bottom w:val="single" w:sz="6" w:space="0" w:color="auto"/>
              <w:right w:val="single" w:sz="6" w:space="0" w:color="auto"/>
            </w:tcBorders>
            <w:vAlign w:val="center"/>
            <w:hideMark/>
          </w:tcPr>
          <w:p w14:paraId="3079B64C"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1103" w:type="dxa"/>
            <w:tcBorders>
              <w:top w:val="single" w:sz="6" w:space="0" w:color="auto"/>
              <w:left w:val="single" w:sz="6" w:space="0" w:color="auto"/>
              <w:bottom w:val="single" w:sz="6" w:space="0" w:color="auto"/>
              <w:right w:val="single" w:sz="6" w:space="0" w:color="auto"/>
            </w:tcBorders>
            <w:vAlign w:val="center"/>
            <w:hideMark/>
          </w:tcPr>
          <w:p w14:paraId="485349C4"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167" w:type="dxa"/>
            <w:tcBorders>
              <w:top w:val="single" w:sz="6" w:space="0" w:color="auto"/>
              <w:left w:val="single" w:sz="6" w:space="0" w:color="auto"/>
              <w:bottom w:val="single" w:sz="6" w:space="0" w:color="auto"/>
              <w:right w:val="single" w:sz="6" w:space="0" w:color="auto"/>
            </w:tcBorders>
            <w:vAlign w:val="center"/>
            <w:hideMark/>
          </w:tcPr>
          <w:p w14:paraId="3E41BAF8"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185" w:type="dxa"/>
            <w:tcBorders>
              <w:top w:val="single" w:sz="6" w:space="0" w:color="auto"/>
              <w:left w:val="single" w:sz="6" w:space="0" w:color="auto"/>
              <w:bottom w:val="single" w:sz="6" w:space="0" w:color="auto"/>
              <w:right w:val="single" w:sz="6" w:space="0" w:color="auto"/>
            </w:tcBorders>
            <w:vAlign w:val="center"/>
            <w:hideMark/>
          </w:tcPr>
          <w:p w14:paraId="7AAEA2F8"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r>
      <w:tr w:rsidR="008F5115" w14:paraId="6E5A264F" w14:textId="77777777" w:rsidTr="003854C8">
        <w:trPr>
          <w:trHeight w:val="285"/>
        </w:trPr>
        <w:tc>
          <w:tcPr>
            <w:tcW w:w="2642" w:type="dxa"/>
            <w:tcBorders>
              <w:top w:val="single" w:sz="6" w:space="0" w:color="auto"/>
              <w:left w:val="single" w:sz="6" w:space="0" w:color="auto"/>
              <w:bottom w:val="single" w:sz="6" w:space="0" w:color="auto"/>
              <w:right w:val="single" w:sz="6" w:space="0" w:color="auto"/>
            </w:tcBorders>
            <w:vAlign w:val="center"/>
            <w:hideMark/>
          </w:tcPr>
          <w:p w14:paraId="58F72FFD" w14:textId="77777777" w:rsidR="00640AD5" w:rsidRPr="00AF5717" w:rsidRDefault="00E27C57" w:rsidP="00640AD5">
            <w:pPr>
              <w:autoSpaceDE w:val="0"/>
              <w:autoSpaceDN w:val="0"/>
              <w:adjustRightInd w:val="0"/>
              <w:spacing w:after="0"/>
              <w:rPr>
                <w:rFonts w:ascii="Arial" w:hAnsi="Arial" w:cs="Arial"/>
              </w:rPr>
            </w:pPr>
            <w:r w:rsidRPr="00AF5717">
              <w:rPr>
                <w:rFonts w:ascii="Arial" w:hAnsi="Arial" w:cs="Arial"/>
              </w:rPr>
              <w:t>Complete blood count /</w:t>
            </w:r>
          </w:p>
          <w:p w14:paraId="09C6B181" w14:textId="4ABAA023" w:rsidR="00E54CD0" w:rsidRPr="00AF5717" w:rsidRDefault="00E27C57" w:rsidP="00640AD5">
            <w:pPr>
              <w:spacing w:after="0"/>
              <w:textAlignment w:val="baseline"/>
              <w:rPr>
                <w:rFonts w:ascii="Segoe UI" w:hAnsi="Segoe UI" w:cs="Segoe UI"/>
                <w:sz w:val="18"/>
                <w:szCs w:val="18"/>
                <w:lang w:eastAsia="en-GB"/>
              </w:rPr>
            </w:pPr>
            <w:r w:rsidRPr="00AF5717">
              <w:rPr>
                <w:rFonts w:ascii="Arial" w:hAnsi="Arial" w:cs="Arial"/>
              </w:rPr>
              <w:t xml:space="preserve">biochemistry </w:t>
            </w:r>
            <w:ins w:id="2936" w:author="Marmol, Dominika Klaudia" w:date="2026-06-08T11:32:00Z">
              <w:r w:rsidR="00D75377">
                <w:rPr>
                  <w:rFonts w:ascii="Arial" w:hAnsi="Arial" w:cs="Arial"/>
                  <w:sz w:val="13"/>
                  <w:szCs w:val="13"/>
                </w:rPr>
                <w:t>p</w:t>
              </w:r>
            </w:ins>
            <w:del w:id="2937" w:author="Marmol, Dominika Klaudia" w:date="2026-06-08T11:32:00Z">
              <w:r w:rsidRPr="00AF5717">
                <w:rPr>
                  <w:rFonts w:ascii="Arial" w:hAnsi="Arial" w:cs="Arial"/>
                  <w:sz w:val="13"/>
                  <w:szCs w:val="13"/>
                </w:rPr>
                <w:delText>16</w:delText>
              </w:r>
            </w:del>
          </w:p>
        </w:tc>
        <w:tc>
          <w:tcPr>
            <w:tcW w:w="1300" w:type="dxa"/>
            <w:tcBorders>
              <w:top w:val="single" w:sz="6" w:space="0" w:color="auto"/>
              <w:left w:val="single" w:sz="6" w:space="0" w:color="auto"/>
              <w:bottom w:val="single" w:sz="6" w:space="0" w:color="auto"/>
              <w:right w:val="single" w:sz="6" w:space="0" w:color="auto"/>
            </w:tcBorders>
            <w:vAlign w:val="center"/>
            <w:hideMark/>
          </w:tcPr>
          <w:p w14:paraId="2694648D"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04" w:type="dxa"/>
            <w:gridSpan w:val="2"/>
            <w:tcBorders>
              <w:top w:val="single" w:sz="6" w:space="0" w:color="auto"/>
              <w:left w:val="single" w:sz="6" w:space="0" w:color="auto"/>
              <w:bottom w:val="single" w:sz="6" w:space="0" w:color="auto"/>
              <w:right w:val="single" w:sz="6" w:space="0" w:color="auto"/>
            </w:tcBorders>
            <w:vAlign w:val="center"/>
            <w:hideMark/>
          </w:tcPr>
          <w:p w14:paraId="25E24207" w14:textId="7252FB81"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05" w:type="dxa"/>
            <w:gridSpan w:val="2"/>
            <w:tcBorders>
              <w:top w:val="single" w:sz="6" w:space="0" w:color="auto"/>
              <w:left w:val="single" w:sz="6" w:space="0" w:color="auto"/>
              <w:bottom w:val="single" w:sz="6" w:space="0" w:color="auto"/>
              <w:right w:val="single" w:sz="6" w:space="0" w:color="auto"/>
            </w:tcBorders>
            <w:vAlign w:val="center"/>
            <w:hideMark/>
          </w:tcPr>
          <w:p w14:paraId="740BC0FC"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01F77777" w14:textId="418ED708"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07" w:type="dxa"/>
            <w:tcBorders>
              <w:top w:val="single" w:sz="6" w:space="0" w:color="auto"/>
              <w:left w:val="single" w:sz="6" w:space="0" w:color="auto"/>
              <w:bottom w:val="single" w:sz="6" w:space="0" w:color="auto"/>
              <w:right w:val="single" w:sz="6" w:space="0" w:color="auto"/>
            </w:tcBorders>
            <w:vAlign w:val="center"/>
            <w:hideMark/>
          </w:tcPr>
          <w:p w14:paraId="0DAEC3B6" w14:textId="09DD403A"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41" w:type="dxa"/>
            <w:tcBorders>
              <w:top w:val="single" w:sz="6" w:space="0" w:color="auto"/>
              <w:left w:val="single" w:sz="6" w:space="0" w:color="auto"/>
              <w:bottom w:val="single" w:sz="6" w:space="0" w:color="auto"/>
              <w:right w:val="single" w:sz="6" w:space="0" w:color="auto"/>
            </w:tcBorders>
            <w:vAlign w:val="center"/>
            <w:hideMark/>
          </w:tcPr>
          <w:p w14:paraId="0496C86F" w14:textId="5DFBA464"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1232" w:type="dxa"/>
            <w:tcBorders>
              <w:top w:val="single" w:sz="6" w:space="0" w:color="auto"/>
              <w:left w:val="single" w:sz="6" w:space="0" w:color="auto"/>
              <w:bottom w:val="single" w:sz="6" w:space="0" w:color="auto"/>
              <w:right w:val="single" w:sz="6" w:space="0" w:color="auto"/>
            </w:tcBorders>
            <w:vAlign w:val="center"/>
            <w:hideMark/>
          </w:tcPr>
          <w:p w14:paraId="2793EDFE" w14:textId="19DE76D5"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r w:rsidR="00640AD5" w:rsidRPr="00AF5717">
              <w:rPr>
                <w:rFonts w:ascii="Arial" w:hAnsi="Arial" w:cs="Arial"/>
                <w:lang w:eastAsia="en-GB"/>
              </w:rPr>
              <w:t>X</w:t>
            </w:r>
          </w:p>
        </w:tc>
        <w:tc>
          <w:tcPr>
            <w:tcW w:w="739" w:type="dxa"/>
            <w:tcBorders>
              <w:top w:val="single" w:sz="6" w:space="0" w:color="auto"/>
              <w:left w:val="single" w:sz="6" w:space="0" w:color="auto"/>
              <w:bottom w:val="single" w:sz="6" w:space="0" w:color="auto"/>
              <w:right w:val="single" w:sz="6" w:space="0" w:color="auto"/>
            </w:tcBorders>
            <w:vAlign w:val="center"/>
            <w:hideMark/>
          </w:tcPr>
          <w:p w14:paraId="711DEE6E" w14:textId="06818F71"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1103" w:type="dxa"/>
            <w:tcBorders>
              <w:top w:val="single" w:sz="6" w:space="0" w:color="auto"/>
              <w:left w:val="single" w:sz="6" w:space="0" w:color="auto"/>
              <w:bottom w:val="single" w:sz="6" w:space="0" w:color="auto"/>
              <w:right w:val="single" w:sz="6" w:space="0" w:color="auto"/>
            </w:tcBorders>
            <w:vAlign w:val="center"/>
            <w:hideMark/>
          </w:tcPr>
          <w:p w14:paraId="2450E4E7" w14:textId="33688F29"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1167" w:type="dxa"/>
            <w:tcBorders>
              <w:top w:val="single" w:sz="6" w:space="0" w:color="auto"/>
              <w:left w:val="single" w:sz="6" w:space="0" w:color="auto"/>
              <w:bottom w:val="single" w:sz="6" w:space="0" w:color="auto"/>
              <w:right w:val="single" w:sz="6" w:space="0" w:color="auto"/>
            </w:tcBorders>
            <w:vAlign w:val="center"/>
            <w:hideMark/>
          </w:tcPr>
          <w:p w14:paraId="4E6A3DF8" w14:textId="4D48D8B5"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1185" w:type="dxa"/>
            <w:tcBorders>
              <w:top w:val="single" w:sz="6" w:space="0" w:color="auto"/>
              <w:left w:val="single" w:sz="6" w:space="0" w:color="auto"/>
              <w:bottom w:val="single" w:sz="6" w:space="0" w:color="auto"/>
              <w:right w:val="single" w:sz="6" w:space="0" w:color="auto"/>
            </w:tcBorders>
            <w:vAlign w:val="center"/>
            <w:hideMark/>
          </w:tcPr>
          <w:p w14:paraId="5CD83AF1"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r>
      <w:tr w:rsidR="008F5115" w14:paraId="45811DB2" w14:textId="77777777" w:rsidTr="003854C8">
        <w:trPr>
          <w:trHeight w:val="285"/>
        </w:trPr>
        <w:tc>
          <w:tcPr>
            <w:tcW w:w="2642" w:type="dxa"/>
            <w:tcBorders>
              <w:top w:val="single" w:sz="6" w:space="0" w:color="auto"/>
              <w:left w:val="single" w:sz="6" w:space="0" w:color="auto"/>
              <w:bottom w:val="single" w:sz="6" w:space="0" w:color="auto"/>
              <w:right w:val="single" w:sz="6" w:space="0" w:color="auto"/>
            </w:tcBorders>
            <w:vAlign w:val="center"/>
            <w:hideMark/>
          </w:tcPr>
          <w:p w14:paraId="67571BFF" w14:textId="0D6A60EF" w:rsidR="00E54CD0" w:rsidRPr="00AF5717" w:rsidRDefault="00E27C57" w:rsidP="00E54CD0">
            <w:pPr>
              <w:spacing w:after="0"/>
              <w:textAlignment w:val="baseline"/>
              <w:rPr>
                <w:rFonts w:ascii="Segoe UI" w:hAnsi="Segoe UI" w:cs="Segoe UI"/>
                <w:sz w:val="18"/>
                <w:szCs w:val="18"/>
                <w:lang w:eastAsia="en-GB"/>
              </w:rPr>
            </w:pPr>
            <w:r w:rsidRPr="00AF5717">
              <w:rPr>
                <w:rFonts w:ascii="Arial" w:hAnsi="Arial" w:cs="Arial"/>
                <w:lang w:eastAsia="en-GB"/>
              </w:rPr>
              <w:lastRenderedPageBreak/>
              <w:t>Coagulation/thyroid function</w:t>
            </w:r>
            <w:r w:rsidR="00640AD5" w:rsidRPr="00AF5717">
              <w:rPr>
                <w:rFonts w:ascii="Arial" w:hAnsi="Arial" w:cs="Arial"/>
                <w:lang w:eastAsia="en-GB"/>
              </w:rPr>
              <w:t xml:space="preserve"> </w:t>
            </w:r>
            <w:r w:rsidRPr="00AF5717">
              <w:rPr>
                <w:rFonts w:ascii="Arial" w:hAnsi="Arial" w:cs="Arial"/>
                <w:lang w:eastAsia="en-GB"/>
              </w:rPr>
              <w:t xml:space="preserve">/myocardial </w:t>
            </w:r>
            <w:r w:rsidR="00640AD5" w:rsidRPr="00AF5717">
              <w:rPr>
                <w:rFonts w:ascii="Arial" w:hAnsi="Arial" w:cs="Arial"/>
              </w:rPr>
              <w:t xml:space="preserve">enzyme </w:t>
            </w:r>
            <w:del w:id="2938" w:author="Marmol, Dominika Klaudia" w:date="2026-06-08T11:32:00Z">
              <w:r w:rsidR="00640AD5" w:rsidRPr="00AF5717">
                <w:rPr>
                  <w:rFonts w:ascii="Arial" w:hAnsi="Arial" w:cs="Arial"/>
                  <w:sz w:val="13"/>
                  <w:szCs w:val="13"/>
                </w:rPr>
                <w:delText>17</w:delText>
              </w:r>
            </w:del>
            <w:ins w:id="2939" w:author="Marmol, Dominika Klaudia" w:date="2026-06-08T11:32:00Z">
              <w:r w:rsidR="00D75377">
                <w:rPr>
                  <w:rFonts w:ascii="Arial" w:hAnsi="Arial" w:cs="Arial"/>
                  <w:sz w:val="13"/>
                  <w:szCs w:val="13"/>
                </w:rPr>
                <w:t>q</w:t>
              </w:r>
            </w:ins>
          </w:p>
        </w:tc>
        <w:tc>
          <w:tcPr>
            <w:tcW w:w="1300" w:type="dxa"/>
            <w:tcBorders>
              <w:top w:val="single" w:sz="6" w:space="0" w:color="auto"/>
              <w:left w:val="single" w:sz="6" w:space="0" w:color="auto"/>
              <w:bottom w:val="single" w:sz="6" w:space="0" w:color="auto"/>
              <w:right w:val="single" w:sz="6" w:space="0" w:color="auto"/>
            </w:tcBorders>
            <w:vAlign w:val="center"/>
            <w:hideMark/>
          </w:tcPr>
          <w:p w14:paraId="13D9F37C" w14:textId="594275D0"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04" w:type="dxa"/>
            <w:gridSpan w:val="2"/>
            <w:tcBorders>
              <w:top w:val="single" w:sz="6" w:space="0" w:color="auto"/>
              <w:left w:val="single" w:sz="6" w:space="0" w:color="auto"/>
              <w:bottom w:val="single" w:sz="6" w:space="0" w:color="auto"/>
              <w:right w:val="single" w:sz="6" w:space="0" w:color="auto"/>
            </w:tcBorders>
            <w:vAlign w:val="center"/>
            <w:hideMark/>
          </w:tcPr>
          <w:p w14:paraId="2B5E9A77"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05" w:type="dxa"/>
            <w:gridSpan w:val="2"/>
            <w:tcBorders>
              <w:top w:val="single" w:sz="6" w:space="0" w:color="auto"/>
              <w:left w:val="single" w:sz="6" w:space="0" w:color="auto"/>
              <w:bottom w:val="single" w:sz="6" w:space="0" w:color="auto"/>
              <w:right w:val="single" w:sz="6" w:space="0" w:color="auto"/>
            </w:tcBorders>
            <w:vAlign w:val="center"/>
            <w:hideMark/>
          </w:tcPr>
          <w:p w14:paraId="67588678"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4A2B8F1F"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07" w:type="dxa"/>
            <w:tcBorders>
              <w:top w:val="single" w:sz="6" w:space="0" w:color="auto"/>
              <w:left w:val="single" w:sz="6" w:space="0" w:color="auto"/>
              <w:bottom w:val="single" w:sz="6" w:space="0" w:color="auto"/>
              <w:right w:val="single" w:sz="6" w:space="0" w:color="auto"/>
            </w:tcBorders>
            <w:vAlign w:val="center"/>
            <w:hideMark/>
          </w:tcPr>
          <w:p w14:paraId="041E76D3"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41" w:type="dxa"/>
            <w:tcBorders>
              <w:top w:val="single" w:sz="6" w:space="0" w:color="auto"/>
              <w:left w:val="single" w:sz="6" w:space="0" w:color="auto"/>
              <w:bottom w:val="single" w:sz="6" w:space="0" w:color="auto"/>
              <w:right w:val="single" w:sz="6" w:space="0" w:color="auto"/>
            </w:tcBorders>
            <w:vAlign w:val="center"/>
            <w:hideMark/>
          </w:tcPr>
          <w:p w14:paraId="1FC138F9"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232" w:type="dxa"/>
            <w:tcBorders>
              <w:top w:val="single" w:sz="6" w:space="0" w:color="auto"/>
              <w:left w:val="single" w:sz="6" w:space="0" w:color="auto"/>
              <w:bottom w:val="single" w:sz="6" w:space="0" w:color="auto"/>
              <w:right w:val="single" w:sz="6" w:space="0" w:color="auto"/>
            </w:tcBorders>
            <w:vAlign w:val="center"/>
            <w:hideMark/>
          </w:tcPr>
          <w:p w14:paraId="52B36466"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39" w:type="dxa"/>
            <w:tcBorders>
              <w:top w:val="single" w:sz="6" w:space="0" w:color="auto"/>
              <w:left w:val="single" w:sz="6" w:space="0" w:color="auto"/>
              <w:bottom w:val="single" w:sz="6" w:space="0" w:color="auto"/>
              <w:right w:val="single" w:sz="6" w:space="0" w:color="auto"/>
            </w:tcBorders>
            <w:vAlign w:val="center"/>
            <w:hideMark/>
          </w:tcPr>
          <w:p w14:paraId="471F82E2"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1103" w:type="dxa"/>
            <w:tcBorders>
              <w:top w:val="single" w:sz="6" w:space="0" w:color="auto"/>
              <w:left w:val="single" w:sz="6" w:space="0" w:color="auto"/>
              <w:bottom w:val="single" w:sz="6" w:space="0" w:color="auto"/>
              <w:right w:val="single" w:sz="6" w:space="0" w:color="auto"/>
            </w:tcBorders>
            <w:vAlign w:val="center"/>
            <w:hideMark/>
          </w:tcPr>
          <w:p w14:paraId="1EECEC2C"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1167" w:type="dxa"/>
            <w:tcBorders>
              <w:top w:val="single" w:sz="6" w:space="0" w:color="auto"/>
              <w:left w:val="single" w:sz="6" w:space="0" w:color="auto"/>
              <w:bottom w:val="single" w:sz="6" w:space="0" w:color="auto"/>
              <w:right w:val="single" w:sz="6" w:space="0" w:color="auto"/>
            </w:tcBorders>
            <w:vAlign w:val="center"/>
            <w:hideMark/>
          </w:tcPr>
          <w:p w14:paraId="022D262F"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1185" w:type="dxa"/>
            <w:tcBorders>
              <w:top w:val="single" w:sz="6" w:space="0" w:color="auto"/>
              <w:left w:val="single" w:sz="6" w:space="0" w:color="auto"/>
              <w:bottom w:val="single" w:sz="6" w:space="0" w:color="auto"/>
              <w:right w:val="single" w:sz="6" w:space="0" w:color="auto"/>
            </w:tcBorders>
            <w:vAlign w:val="center"/>
            <w:hideMark/>
          </w:tcPr>
          <w:p w14:paraId="191E9685"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r>
      <w:tr w:rsidR="008F5115" w14:paraId="62A88F3E" w14:textId="77777777" w:rsidTr="003854C8">
        <w:trPr>
          <w:trHeight w:val="285"/>
        </w:trPr>
        <w:tc>
          <w:tcPr>
            <w:tcW w:w="2642" w:type="dxa"/>
            <w:tcBorders>
              <w:top w:val="single" w:sz="6" w:space="0" w:color="auto"/>
              <w:left w:val="single" w:sz="6" w:space="0" w:color="auto"/>
              <w:bottom w:val="single" w:sz="6" w:space="0" w:color="auto"/>
              <w:right w:val="single" w:sz="6" w:space="0" w:color="auto"/>
            </w:tcBorders>
            <w:vAlign w:val="center"/>
            <w:hideMark/>
          </w:tcPr>
          <w:p w14:paraId="018FB20A" w14:textId="3B40DD8B" w:rsidR="00E54CD0" w:rsidRPr="00AF5717" w:rsidRDefault="00E27C57" w:rsidP="00E54CD0">
            <w:pPr>
              <w:spacing w:after="0"/>
              <w:textAlignment w:val="baseline"/>
              <w:rPr>
                <w:rFonts w:ascii="Segoe UI" w:hAnsi="Segoe UI" w:cs="Segoe UI"/>
                <w:sz w:val="18"/>
                <w:szCs w:val="18"/>
                <w:lang w:eastAsia="en-GB"/>
              </w:rPr>
            </w:pPr>
            <w:r w:rsidRPr="00AF5717">
              <w:rPr>
                <w:rFonts w:ascii="Arial" w:hAnsi="Arial" w:cs="Arial"/>
              </w:rPr>
              <w:t xml:space="preserve">Urinalysis </w:t>
            </w:r>
            <w:ins w:id="2940" w:author="Marmol, Dominika Klaudia" w:date="2026-06-08T11:32:00Z">
              <w:r w:rsidR="00D75377">
                <w:rPr>
                  <w:rFonts w:ascii="Arial" w:hAnsi="Arial" w:cs="Arial"/>
                  <w:sz w:val="13"/>
                  <w:szCs w:val="13"/>
                </w:rPr>
                <w:t>r</w:t>
              </w:r>
            </w:ins>
            <w:del w:id="2941" w:author="Marmol, Dominika Klaudia" w:date="2026-06-08T11:32:00Z">
              <w:r w:rsidRPr="00AF5717">
                <w:rPr>
                  <w:rFonts w:ascii="Arial" w:hAnsi="Arial" w:cs="Arial"/>
                  <w:sz w:val="13"/>
                  <w:szCs w:val="13"/>
                </w:rPr>
                <w:delText>18</w:delText>
              </w:r>
            </w:del>
          </w:p>
        </w:tc>
        <w:tc>
          <w:tcPr>
            <w:tcW w:w="1300" w:type="dxa"/>
            <w:tcBorders>
              <w:top w:val="single" w:sz="6" w:space="0" w:color="auto"/>
              <w:left w:val="single" w:sz="6" w:space="0" w:color="auto"/>
              <w:bottom w:val="single" w:sz="6" w:space="0" w:color="auto"/>
              <w:right w:val="single" w:sz="6" w:space="0" w:color="auto"/>
            </w:tcBorders>
            <w:vAlign w:val="center"/>
            <w:hideMark/>
          </w:tcPr>
          <w:p w14:paraId="00ADE9A0"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04" w:type="dxa"/>
            <w:gridSpan w:val="2"/>
            <w:tcBorders>
              <w:top w:val="single" w:sz="6" w:space="0" w:color="auto"/>
              <w:left w:val="single" w:sz="6" w:space="0" w:color="auto"/>
              <w:bottom w:val="single" w:sz="6" w:space="0" w:color="auto"/>
              <w:right w:val="single" w:sz="6" w:space="0" w:color="auto"/>
            </w:tcBorders>
            <w:vAlign w:val="center"/>
            <w:hideMark/>
          </w:tcPr>
          <w:p w14:paraId="2AE85740"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05" w:type="dxa"/>
            <w:gridSpan w:val="2"/>
            <w:tcBorders>
              <w:top w:val="single" w:sz="6" w:space="0" w:color="auto"/>
              <w:left w:val="single" w:sz="6" w:space="0" w:color="auto"/>
              <w:bottom w:val="single" w:sz="6" w:space="0" w:color="auto"/>
              <w:right w:val="single" w:sz="6" w:space="0" w:color="auto"/>
            </w:tcBorders>
            <w:vAlign w:val="center"/>
            <w:hideMark/>
          </w:tcPr>
          <w:p w14:paraId="2E67F319"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64E5E427"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707" w:type="dxa"/>
            <w:tcBorders>
              <w:top w:val="single" w:sz="6" w:space="0" w:color="auto"/>
              <w:left w:val="single" w:sz="6" w:space="0" w:color="auto"/>
              <w:bottom w:val="single" w:sz="6" w:space="0" w:color="auto"/>
              <w:right w:val="single" w:sz="6" w:space="0" w:color="auto"/>
            </w:tcBorders>
            <w:vAlign w:val="center"/>
            <w:hideMark/>
          </w:tcPr>
          <w:p w14:paraId="626E9B19"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41" w:type="dxa"/>
            <w:tcBorders>
              <w:top w:val="single" w:sz="6" w:space="0" w:color="auto"/>
              <w:left w:val="single" w:sz="6" w:space="0" w:color="auto"/>
              <w:bottom w:val="single" w:sz="6" w:space="0" w:color="auto"/>
              <w:right w:val="single" w:sz="6" w:space="0" w:color="auto"/>
            </w:tcBorders>
            <w:vAlign w:val="center"/>
            <w:hideMark/>
          </w:tcPr>
          <w:p w14:paraId="4840F808"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232" w:type="dxa"/>
            <w:tcBorders>
              <w:top w:val="single" w:sz="6" w:space="0" w:color="auto"/>
              <w:left w:val="single" w:sz="6" w:space="0" w:color="auto"/>
              <w:bottom w:val="single" w:sz="6" w:space="0" w:color="auto"/>
              <w:right w:val="single" w:sz="6" w:space="0" w:color="auto"/>
            </w:tcBorders>
            <w:vAlign w:val="center"/>
            <w:hideMark/>
          </w:tcPr>
          <w:p w14:paraId="7F781E99"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739" w:type="dxa"/>
            <w:tcBorders>
              <w:top w:val="single" w:sz="6" w:space="0" w:color="auto"/>
              <w:left w:val="single" w:sz="6" w:space="0" w:color="auto"/>
              <w:bottom w:val="single" w:sz="6" w:space="0" w:color="auto"/>
              <w:right w:val="single" w:sz="6" w:space="0" w:color="auto"/>
            </w:tcBorders>
            <w:vAlign w:val="center"/>
            <w:hideMark/>
          </w:tcPr>
          <w:p w14:paraId="3E3ACFAA"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1103" w:type="dxa"/>
            <w:tcBorders>
              <w:top w:val="single" w:sz="6" w:space="0" w:color="auto"/>
              <w:left w:val="single" w:sz="6" w:space="0" w:color="auto"/>
              <w:bottom w:val="single" w:sz="6" w:space="0" w:color="auto"/>
              <w:right w:val="single" w:sz="6" w:space="0" w:color="auto"/>
            </w:tcBorders>
            <w:vAlign w:val="center"/>
            <w:hideMark/>
          </w:tcPr>
          <w:p w14:paraId="713D7ECD"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1167" w:type="dxa"/>
            <w:tcBorders>
              <w:top w:val="single" w:sz="6" w:space="0" w:color="auto"/>
              <w:left w:val="single" w:sz="6" w:space="0" w:color="auto"/>
              <w:bottom w:val="single" w:sz="6" w:space="0" w:color="auto"/>
              <w:right w:val="single" w:sz="6" w:space="0" w:color="auto"/>
            </w:tcBorders>
            <w:vAlign w:val="center"/>
            <w:hideMark/>
          </w:tcPr>
          <w:p w14:paraId="5F367AB4"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X </w:t>
            </w:r>
          </w:p>
        </w:tc>
        <w:tc>
          <w:tcPr>
            <w:tcW w:w="1185" w:type="dxa"/>
            <w:tcBorders>
              <w:top w:val="single" w:sz="6" w:space="0" w:color="auto"/>
              <w:left w:val="single" w:sz="6" w:space="0" w:color="auto"/>
              <w:bottom w:val="single" w:sz="6" w:space="0" w:color="auto"/>
              <w:right w:val="single" w:sz="6" w:space="0" w:color="auto"/>
            </w:tcBorders>
            <w:vAlign w:val="center"/>
            <w:hideMark/>
          </w:tcPr>
          <w:p w14:paraId="480E2B86"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r>
      <w:tr w:rsidR="008F5115" w14:paraId="1AB42D2D" w14:textId="77777777" w:rsidTr="003854C8">
        <w:trPr>
          <w:trHeight w:val="285"/>
        </w:trPr>
        <w:tc>
          <w:tcPr>
            <w:tcW w:w="2642" w:type="dxa"/>
            <w:tcBorders>
              <w:top w:val="single" w:sz="6" w:space="0" w:color="auto"/>
              <w:left w:val="single" w:sz="6" w:space="0" w:color="auto"/>
              <w:bottom w:val="single" w:sz="6" w:space="0" w:color="auto"/>
              <w:right w:val="single" w:sz="6" w:space="0" w:color="auto"/>
            </w:tcBorders>
            <w:vAlign w:val="center"/>
          </w:tcPr>
          <w:p w14:paraId="0333BAB6" w14:textId="3416C6C6" w:rsidR="00136DEE" w:rsidRPr="00AF5717" w:rsidRDefault="00E27C57" w:rsidP="00E54CD0">
            <w:pPr>
              <w:spacing w:after="0"/>
              <w:textAlignment w:val="baseline"/>
              <w:rPr>
                <w:rFonts w:ascii="Arial" w:hAnsi="Arial" w:cs="Arial"/>
                <w:lang w:eastAsia="en-GB"/>
              </w:rPr>
            </w:pPr>
            <w:r w:rsidRPr="00AF5717">
              <w:rPr>
                <w:rFonts w:ascii="Arial" w:hAnsi="Arial" w:cs="Arial"/>
              </w:rPr>
              <w:t xml:space="preserve">Serology </w:t>
            </w:r>
            <w:ins w:id="2942" w:author="Marmol, Dominika Klaudia" w:date="2026-06-08T11:35:00Z">
              <w:r w:rsidR="00D75377">
                <w:rPr>
                  <w:rFonts w:ascii="Arial" w:hAnsi="Arial" w:cs="Arial"/>
                  <w:sz w:val="13"/>
                  <w:szCs w:val="13"/>
                </w:rPr>
                <w:t>s</w:t>
              </w:r>
            </w:ins>
            <w:del w:id="2943" w:author="Marmol, Dominika Klaudia" w:date="2026-06-08T11:35:00Z">
              <w:r w:rsidRPr="00AF5717">
                <w:rPr>
                  <w:rFonts w:ascii="Arial" w:hAnsi="Arial" w:cs="Arial"/>
                  <w:sz w:val="13"/>
                  <w:szCs w:val="13"/>
                </w:rPr>
                <w:delText>19</w:delText>
              </w:r>
            </w:del>
          </w:p>
        </w:tc>
        <w:tc>
          <w:tcPr>
            <w:tcW w:w="1300" w:type="dxa"/>
            <w:tcBorders>
              <w:top w:val="single" w:sz="6" w:space="0" w:color="auto"/>
              <w:left w:val="single" w:sz="6" w:space="0" w:color="auto"/>
              <w:bottom w:val="single" w:sz="6" w:space="0" w:color="auto"/>
              <w:right w:val="single" w:sz="6" w:space="0" w:color="auto"/>
            </w:tcBorders>
            <w:vAlign w:val="center"/>
          </w:tcPr>
          <w:p w14:paraId="728E7EB4" w14:textId="16A9841E" w:rsidR="00136DEE" w:rsidRPr="00AF5717" w:rsidRDefault="00E27C57" w:rsidP="00E54CD0">
            <w:pPr>
              <w:spacing w:after="0"/>
              <w:jc w:val="center"/>
              <w:textAlignment w:val="baseline"/>
              <w:rPr>
                <w:rFonts w:ascii="Arial" w:hAnsi="Arial" w:cs="Arial"/>
                <w:lang w:eastAsia="en-GB"/>
              </w:rPr>
            </w:pPr>
            <w:r w:rsidRPr="00AF5717">
              <w:rPr>
                <w:rFonts w:ascii="Arial" w:hAnsi="Arial" w:cs="Arial"/>
                <w:lang w:eastAsia="en-GB"/>
              </w:rPr>
              <w:t>X </w:t>
            </w:r>
          </w:p>
        </w:tc>
        <w:tc>
          <w:tcPr>
            <w:tcW w:w="5548" w:type="dxa"/>
            <w:gridSpan w:val="9"/>
            <w:tcBorders>
              <w:top w:val="single" w:sz="6" w:space="0" w:color="auto"/>
              <w:left w:val="single" w:sz="6" w:space="0" w:color="auto"/>
              <w:bottom w:val="single" w:sz="6" w:space="0" w:color="auto"/>
              <w:right w:val="single" w:sz="6" w:space="0" w:color="auto"/>
            </w:tcBorders>
            <w:vAlign w:val="center"/>
          </w:tcPr>
          <w:p w14:paraId="0BE8511B" w14:textId="549EC977" w:rsidR="00136DEE" w:rsidRPr="00AF5717" w:rsidRDefault="00E27C57" w:rsidP="00E54CD0">
            <w:pPr>
              <w:spacing w:after="0"/>
              <w:jc w:val="center"/>
              <w:textAlignment w:val="baseline"/>
              <w:rPr>
                <w:rFonts w:ascii="Arial" w:hAnsi="Arial" w:cs="Arial"/>
                <w:lang w:eastAsia="en-GB"/>
              </w:rPr>
            </w:pPr>
            <w:r w:rsidRPr="00AF5717">
              <w:rPr>
                <w:rFonts w:ascii="Arial" w:hAnsi="Arial" w:cs="Arial"/>
              </w:rPr>
              <w:t>HBV-positive trial participants without active disease at screening will be monitored for HBV DNA and for IgG anti</w:t>
            </w:r>
            <w:r w:rsidR="00C6710D">
              <w:rPr>
                <w:rFonts w:ascii="Arial" w:hAnsi="Arial" w:cs="Arial"/>
              </w:rPr>
              <w:t>-</w:t>
            </w:r>
            <w:r w:rsidRPr="00AF5717">
              <w:rPr>
                <w:rFonts w:ascii="Arial" w:hAnsi="Arial" w:cs="Arial"/>
              </w:rPr>
              <w:t>hepatitis B core antibody on a biannual frequency and whenever suspicion of reactivation occurs.</w:t>
            </w:r>
          </w:p>
        </w:tc>
        <w:tc>
          <w:tcPr>
            <w:tcW w:w="1103" w:type="dxa"/>
            <w:tcBorders>
              <w:top w:val="single" w:sz="6" w:space="0" w:color="auto"/>
              <w:left w:val="single" w:sz="6" w:space="0" w:color="auto"/>
              <w:bottom w:val="single" w:sz="6" w:space="0" w:color="auto"/>
              <w:right w:val="single" w:sz="6" w:space="0" w:color="auto"/>
            </w:tcBorders>
            <w:vAlign w:val="center"/>
          </w:tcPr>
          <w:p w14:paraId="6A7C2ADC" w14:textId="77777777" w:rsidR="00136DEE" w:rsidRPr="00AF5717" w:rsidRDefault="00136DEE" w:rsidP="00E54CD0">
            <w:pPr>
              <w:spacing w:after="0"/>
              <w:jc w:val="center"/>
              <w:textAlignment w:val="baseline"/>
              <w:rPr>
                <w:rFonts w:ascii="Arial" w:hAnsi="Arial" w:cs="Arial"/>
                <w:lang w:eastAsia="en-GB"/>
              </w:rPr>
            </w:pPr>
          </w:p>
        </w:tc>
        <w:tc>
          <w:tcPr>
            <w:tcW w:w="1167" w:type="dxa"/>
            <w:tcBorders>
              <w:top w:val="single" w:sz="6" w:space="0" w:color="auto"/>
              <w:left w:val="single" w:sz="6" w:space="0" w:color="auto"/>
              <w:bottom w:val="single" w:sz="6" w:space="0" w:color="auto"/>
              <w:right w:val="single" w:sz="6" w:space="0" w:color="auto"/>
            </w:tcBorders>
            <w:vAlign w:val="center"/>
          </w:tcPr>
          <w:p w14:paraId="388520A6" w14:textId="77777777" w:rsidR="00136DEE" w:rsidRPr="00AF5717" w:rsidRDefault="00136DEE" w:rsidP="00E54CD0">
            <w:pPr>
              <w:spacing w:after="0"/>
              <w:jc w:val="center"/>
              <w:textAlignment w:val="baseline"/>
              <w:rPr>
                <w:rFonts w:ascii="Arial" w:hAnsi="Arial" w:cs="Arial"/>
                <w:lang w:eastAsia="en-GB"/>
              </w:rPr>
            </w:pPr>
          </w:p>
        </w:tc>
        <w:tc>
          <w:tcPr>
            <w:tcW w:w="1185" w:type="dxa"/>
            <w:tcBorders>
              <w:top w:val="single" w:sz="6" w:space="0" w:color="auto"/>
              <w:left w:val="single" w:sz="6" w:space="0" w:color="auto"/>
              <w:bottom w:val="single" w:sz="6" w:space="0" w:color="auto"/>
              <w:right w:val="single" w:sz="6" w:space="0" w:color="auto"/>
            </w:tcBorders>
            <w:vAlign w:val="center"/>
          </w:tcPr>
          <w:p w14:paraId="66425B44" w14:textId="77777777" w:rsidR="00136DEE" w:rsidRPr="00AF5717" w:rsidRDefault="00136DEE" w:rsidP="00E54CD0">
            <w:pPr>
              <w:spacing w:after="0"/>
              <w:jc w:val="center"/>
              <w:textAlignment w:val="baseline"/>
              <w:rPr>
                <w:rFonts w:ascii="Arial" w:hAnsi="Arial" w:cs="Arial"/>
                <w:lang w:eastAsia="en-GB"/>
              </w:rPr>
            </w:pPr>
          </w:p>
        </w:tc>
      </w:tr>
      <w:tr w:rsidR="008F5115" w14:paraId="31C44E81" w14:textId="77777777" w:rsidTr="003854C8">
        <w:trPr>
          <w:trHeight w:val="285"/>
        </w:trPr>
        <w:tc>
          <w:tcPr>
            <w:tcW w:w="2642" w:type="dxa"/>
            <w:tcBorders>
              <w:top w:val="single" w:sz="6" w:space="0" w:color="auto"/>
              <w:left w:val="single" w:sz="6" w:space="0" w:color="auto"/>
              <w:bottom w:val="single" w:sz="6" w:space="0" w:color="auto"/>
              <w:right w:val="single" w:sz="6" w:space="0" w:color="auto"/>
            </w:tcBorders>
            <w:vAlign w:val="center"/>
            <w:hideMark/>
          </w:tcPr>
          <w:p w14:paraId="778C1603" w14:textId="363E7F65" w:rsidR="00E54CD0" w:rsidRPr="00AF5717" w:rsidRDefault="00E27C57" w:rsidP="00E54CD0">
            <w:pPr>
              <w:spacing w:after="0"/>
              <w:textAlignment w:val="baseline"/>
              <w:rPr>
                <w:rFonts w:ascii="Segoe UI" w:hAnsi="Segoe UI" w:cs="Segoe UI"/>
                <w:sz w:val="18"/>
                <w:szCs w:val="18"/>
                <w:lang w:eastAsia="en-GB"/>
              </w:rPr>
            </w:pPr>
            <w:r w:rsidRPr="00AF5717">
              <w:rPr>
                <w:rFonts w:ascii="Arial" w:hAnsi="Arial" w:cs="Arial"/>
              </w:rPr>
              <w:t>Blood sample for PK</w:t>
            </w:r>
            <w:del w:id="2944" w:author="Marmol, Dominika Klaudia" w:date="2026-06-08T11:35:00Z">
              <w:r w:rsidRPr="00AF5717">
                <w:rPr>
                  <w:rFonts w:ascii="Arial" w:hAnsi="Arial" w:cs="Arial"/>
                </w:rPr>
                <w:delText>/PD</w:delText>
              </w:r>
            </w:del>
            <w:r w:rsidRPr="00AF5717">
              <w:rPr>
                <w:rFonts w:ascii="Arial" w:hAnsi="Arial" w:cs="Arial"/>
              </w:rPr>
              <w:t xml:space="preserve"> </w:t>
            </w:r>
            <w:ins w:id="2945" w:author="Marmol, Dominika Klaudia" w:date="2026-06-08T11:35:00Z">
              <w:r w:rsidR="00D75377">
                <w:rPr>
                  <w:rFonts w:ascii="Arial" w:hAnsi="Arial" w:cs="Arial"/>
                  <w:sz w:val="13"/>
                  <w:szCs w:val="13"/>
                </w:rPr>
                <w:t>t</w:t>
              </w:r>
            </w:ins>
            <w:del w:id="2946" w:author="Marmol, Dominika Klaudia" w:date="2026-06-08T11:35:00Z">
              <w:r w:rsidRPr="00AF5717">
                <w:rPr>
                  <w:rFonts w:ascii="Arial" w:hAnsi="Arial" w:cs="Arial"/>
                  <w:sz w:val="13"/>
                  <w:szCs w:val="13"/>
                </w:rPr>
                <w:delText>20</w:delText>
              </w:r>
            </w:del>
          </w:p>
        </w:tc>
        <w:tc>
          <w:tcPr>
            <w:tcW w:w="1300" w:type="dxa"/>
            <w:tcBorders>
              <w:top w:val="single" w:sz="6" w:space="0" w:color="auto"/>
              <w:left w:val="single" w:sz="6" w:space="0" w:color="auto"/>
              <w:bottom w:val="single" w:sz="6" w:space="0" w:color="auto"/>
              <w:right w:val="single" w:sz="6" w:space="0" w:color="auto"/>
            </w:tcBorders>
            <w:vAlign w:val="center"/>
            <w:hideMark/>
          </w:tcPr>
          <w:p w14:paraId="54355EC9"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4809" w:type="dxa"/>
            <w:gridSpan w:val="8"/>
            <w:vMerge w:val="restart"/>
            <w:tcBorders>
              <w:top w:val="single" w:sz="6" w:space="0" w:color="auto"/>
              <w:left w:val="single" w:sz="6" w:space="0" w:color="auto"/>
              <w:bottom w:val="single" w:sz="6" w:space="0" w:color="auto"/>
              <w:right w:val="single" w:sz="6" w:space="0" w:color="auto"/>
            </w:tcBorders>
            <w:vAlign w:val="center"/>
            <w:hideMark/>
          </w:tcPr>
          <w:p w14:paraId="1E821BDD" w14:textId="271CA581" w:rsidR="00E54CD0" w:rsidRPr="00AF5717" w:rsidRDefault="00E27C57" w:rsidP="00136DEE">
            <w:pPr>
              <w:autoSpaceDE w:val="0"/>
              <w:autoSpaceDN w:val="0"/>
              <w:adjustRightInd w:val="0"/>
              <w:spacing w:after="0"/>
              <w:jc w:val="center"/>
              <w:rPr>
                <w:rFonts w:ascii="Arial" w:hAnsi="Arial" w:cs="Arial"/>
                <w:color w:val="000000"/>
              </w:rPr>
            </w:pPr>
            <w:r w:rsidRPr="00AF5717">
              <w:rPr>
                <w:rFonts w:ascii="Arial" w:hAnsi="Arial" w:cs="Arial"/>
                <w:color w:val="000000"/>
              </w:rPr>
              <w:t xml:space="preserve">See </w:t>
            </w:r>
            <w:r w:rsidR="00B8477A" w:rsidRPr="00AF5717">
              <w:rPr>
                <w:rFonts w:ascii="Arial" w:hAnsi="Arial" w:cs="Arial"/>
                <w:color w:val="0000FF"/>
              </w:rPr>
              <w:fldChar w:fldCharType="begin"/>
            </w:r>
            <w:r w:rsidR="00B8477A" w:rsidRPr="00AF5717">
              <w:rPr>
                <w:rFonts w:ascii="Arial" w:hAnsi="Arial" w:cs="Arial"/>
                <w:color w:val="0000FF"/>
              </w:rPr>
              <w:instrText xml:space="preserve"> REF _Ref180256965 \h  \* MERGEFORMAT </w:instrText>
            </w:r>
            <w:r w:rsidR="00B8477A" w:rsidRPr="00AF5717">
              <w:rPr>
                <w:rFonts w:ascii="Arial" w:hAnsi="Arial" w:cs="Arial"/>
                <w:color w:val="0000FF"/>
              </w:rPr>
            </w:r>
            <w:r w:rsidR="00B8477A" w:rsidRPr="00AF5717">
              <w:rPr>
                <w:rFonts w:ascii="Arial" w:hAnsi="Arial" w:cs="Arial"/>
                <w:color w:val="0000FF"/>
              </w:rPr>
              <w:fldChar w:fldCharType="separate"/>
            </w:r>
            <w:ins w:id="2947" w:author="Marmol, Dominika Klaudia" w:date="2026-06-08T17:42:00Z">
              <w:r w:rsidR="00494733" w:rsidRPr="00494733">
                <w:rPr>
                  <w:rFonts w:ascii="Arial" w:hAnsi="Arial" w:cs="Arial"/>
                  <w:color w:val="0000FF"/>
                  <w:rPrChange w:id="2948" w:author="Marmol, Dominika Klaudia" w:date="2026-06-08T17:42:00Z">
                    <w:rPr>
                      <w:rFonts w:ascii="Arial" w:hAnsi="Arial" w:cs="Arial"/>
                      <w:b/>
                      <w:bCs/>
                      <w:sz w:val="24"/>
                    </w:rPr>
                  </w:rPrChange>
                </w:rPr>
                <w:t xml:space="preserve">Table </w:t>
              </w:r>
              <w:r w:rsidR="00494733" w:rsidRPr="00494733">
                <w:rPr>
                  <w:rFonts w:ascii="Arial" w:hAnsi="Arial" w:cs="Arial"/>
                  <w:noProof/>
                  <w:color w:val="0000FF"/>
                  <w:rPrChange w:id="2949" w:author="Marmol, Dominika Klaudia" w:date="2026-06-08T17:42:00Z">
                    <w:rPr>
                      <w:rFonts w:ascii="Arial" w:hAnsi="Arial" w:cs="Arial"/>
                      <w:b/>
                      <w:bCs/>
                      <w:noProof/>
                      <w:sz w:val="24"/>
                    </w:rPr>
                  </w:rPrChange>
                </w:rPr>
                <w:t>10</w:t>
              </w:r>
            </w:ins>
            <w:del w:id="2950" w:author="Marmol, Dominika Klaudia" w:date="2026-06-08T17:42:00Z">
              <w:r w:rsidR="00CA5FDB" w:rsidRPr="00CA5FDB">
                <w:rPr>
                  <w:rFonts w:ascii="Arial" w:hAnsi="Arial" w:cs="Arial"/>
                  <w:color w:val="0000FF"/>
                </w:rPr>
                <w:delText xml:space="preserve">Table </w:delText>
              </w:r>
              <w:r w:rsidR="00CA5FDB" w:rsidRPr="00CA5FDB">
                <w:rPr>
                  <w:rFonts w:ascii="Arial" w:hAnsi="Arial" w:cs="Arial"/>
                  <w:noProof/>
                  <w:color w:val="0000FF"/>
                </w:rPr>
                <w:delText>7</w:delText>
              </w:r>
            </w:del>
            <w:r w:rsidR="00B8477A" w:rsidRPr="00AF5717">
              <w:rPr>
                <w:rFonts w:ascii="Arial" w:hAnsi="Arial" w:cs="Arial"/>
                <w:color w:val="0000FF"/>
              </w:rPr>
              <w:fldChar w:fldCharType="end"/>
            </w:r>
            <w:r w:rsidR="00B8477A" w:rsidRPr="00AF5717">
              <w:rPr>
                <w:rFonts w:ascii="Arial" w:hAnsi="Arial" w:cs="Arial"/>
                <w:color w:val="0000FF"/>
              </w:rPr>
              <w:t xml:space="preserve"> </w:t>
            </w:r>
            <w:r w:rsidRPr="00AF5717">
              <w:rPr>
                <w:rFonts w:ascii="Arial" w:hAnsi="Arial" w:cs="Arial"/>
                <w:color w:val="000000"/>
              </w:rPr>
              <w:t>for PK</w:t>
            </w:r>
            <w:del w:id="2951" w:author="Marmol, Dominika Klaudia" w:date="2026-06-08T11:35:00Z">
              <w:r w:rsidRPr="00AF5717">
                <w:rPr>
                  <w:rFonts w:ascii="Arial" w:hAnsi="Arial" w:cs="Arial"/>
                  <w:color w:val="000000"/>
                </w:rPr>
                <w:delText>/</w:delText>
              </w:r>
            </w:del>
            <w:ins w:id="2952" w:author="Marmol, Dominika Klaudia" w:date="2026-06-08T11:35:00Z">
              <w:r w:rsidR="00D75377" w:rsidRPr="00AF5717">
                <w:rPr>
                  <w:rFonts w:ascii="Arial" w:hAnsi="Arial" w:cs="Arial"/>
                  <w:color w:val="000000"/>
                </w:rPr>
                <w:t xml:space="preserve"> </w:t>
              </w:r>
            </w:ins>
            <w:del w:id="2953" w:author="Marmol, Dominika Klaudia" w:date="2026-06-08T11:35:00Z">
              <w:r w:rsidRPr="00AF5717">
                <w:rPr>
                  <w:rFonts w:ascii="Arial" w:hAnsi="Arial" w:cs="Arial"/>
                  <w:color w:val="000000"/>
                </w:rPr>
                <w:delText>PD</w:delText>
              </w:r>
            </w:del>
            <w:r w:rsidRPr="00AF5717">
              <w:rPr>
                <w:rFonts w:ascii="Arial" w:hAnsi="Arial" w:cs="Arial"/>
                <w:color w:val="000000"/>
              </w:rPr>
              <w:t>/ADA sample collection times. Note that Cycle 3 includes blood sampling for PK</w:t>
            </w:r>
            <w:del w:id="2954" w:author="Marmol, Dominika Klaudia" w:date="2026-06-11T09:33:00Z">
              <w:r w:rsidRPr="00AF5717">
                <w:rPr>
                  <w:rFonts w:ascii="Arial" w:hAnsi="Arial" w:cs="Arial"/>
                  <w:color w:val="000000"/>
                </w:rPr>
                <w:delText>/PD</w:delText>
              </w:r>
            </w:del>
            <w:r w:rsidRPr="00AF5717">
              <w:rPr>
                <w:rFonts w:ascii="Arial" w:hAnsi="Arial" w:cs="Arial"/>
                <w:color w:val="000000"/>
              </w:rPr>
              <w:t xml:space="preserve"> on </w:t>
            </w:r>
            <w:del w:id="2955" w:author="Marmol, Dominika Klaudia" w:date="2026-06-08T11:36:00Z">
              <w:r w:rsidRPr="00AF5717">
                <w:rPr>
                  <w:rFonts w:ascii="Arial" w:hAnsi="Arial" w:cs="Arial"/>
                  <w:color w:val="000000"/>
                </w:rPr>
                <w:delText xml:space="preserve">days </w:delText>
              </w:r>
            </w:del>
            <w:ins w:id="2956" w:author="Marmol, Dominika Klaudia" w:date="2026-06-08T11:36:00Z">
              <w:r w:rsidR="00D75377">
                <w:rPr>
                  <w:rFonts w:ascii="Arial" w:hAnsi="Arial" w:cs="Arial"/>
                  <w:color w:val="000000"/>
                </w:rPr>
                <w:t>Days</w:t>
              </w:r>
              <w:r w:rsidR="00D75377" w:rsidRPr="00AF5717">
                <w:rPr>
                  <w:rFonts w:ascii="Arial" w:hAnsi="Arial" w:cs="Arial"/>
                  <w:color w:val="000000"/>
                </w:rPr>
                <w:t xml:space="preserve"> </w:t>
              </w:r>
            </w:ins>
            <w:r w:rsidRPr="00AF5717">
              <w:rPr>
                <w:rFonts w:ascii="Arial" w:hAnsi="Arial" w:cs="Arial"/>
                <w:color w:val="000000"/>
              </w:rPr>
              <w:t>1, 4, and 8.</w:t>
            </w:r>
          </w:p>
        </w:tc>
        <w:tc>
          <w:tcPr>
            <w:tcW w:w="739" w:type="dxa"/>
            <w:tcBorders>
              <w:top w:val="single" w:sz="6" w:space="0" w:color="auto"/>
              <w:left w:val="single" w:sz="6" w:space="0" w:color="auto"/>
              <w:bottom w:val="single" w:sz="6" w:space="0" w:color="auto"/>
              <w:right w:val="single" w:sz="6" w:space="0" w:color="auto"/>
            </w:tcBorders>
            <w:vAlign w:val="center"/>
            <w:hideMark/>
          </w:tcPr>
          <w:p w14:paraId="0073B4C5"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103" w:type="dxa"/>
            <w:tcBorders>
              <w:top w:val="single" w:sz="6" w:space="0" w:color="auto"/>
              <w:left w:val="single" w:sz="6" w:space="0" w:color="auto"/>
              <w:bottom w:val="single" w:sz="6" w:space="0" w:color="auto"/>
              <w:right w:val="single" w:sz="6" w:space="0" w:color="auto"/>
            </w:tcBorders>
            <w:vAlign w:val="center"/>
            <w:hideMark/>
          </w:tcPr>
          <w:p w14:paraId="71EAA7FB"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167" w:type="dxa"/>
            <w:tcBorders>
              <w:top w:val="single" w:sz="6" w:space="0" w:color="auto"/>
              <w:left w:val="single" w:sz="6" w:space="0" w:color="auto"/>
              <w:bottom w:val="single" w:sz="6" w:space="0" w:color="auto"/>
              <w:right w:val="single" w:sz="6" w:space="0" w:color="auto"/>
            </w:tcBorders>
            <w:vAlign w:val="center"/>
            <w:hideMark/>
          </w:tcPr>
          <w:p w14:paraId="523B2DC9"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185" w:type="dxa"/>
            <w:tcBorders>
              <w:top w:val="single" w:sz="6" w:space="0" w:color="auto"/>
              <w:left w:val="single" w:sz="6" w:space="0" w:color="auto"/>
              <w:bottom w:val="single" w:sz="6" w:space="0" w:color="auto"/>
              <w:right w:val="single" w:sz="6" w:space="0" w:color="auto"/>
            </w:tcBorders>
            <w:vAlign w:val="center"/>
            <w:hideMark/>
          </w:tcPr>
          <w:p w14:paraId="43586916"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r>
      <w:tr w:rsidR="008F5115" w14:paraId="5C63B00C" w14:textId="77777777" w:rsidTr="003854C8">
        <w:trPr>
          <w:trHeight w:val="285"/>
        </w:trPr>
        <w:tc>
          <w:tcPr>
            <w:tcW w:w="2642" w:type="dxa"/>
            <w:tcBorders>
              <w:top w:val="single" w:sz="6" w:space="0" w:color="auto"/>
              <w:left w:val="single" w:sz="6" w:space="0" w:color="auto"/>
              <w:bottom w:val="single" w:sz="6" w:space="0" w:color="auto"/>
              <w:right w:val="single" w:sz="6" w:space="0" w:color="auto"/>
            </w:tcBorders>
            <w:vAlign w:val="center"/>
            <w:hideMark/>
          </w:tcPr>
          <w:p w14:paraId="530478B7" w14:textId="7FC309CA" w:rsidR="00E54CD0" w:rsidRPr="00AF5717" w:rsidRDefault="00E27C57" w:rsidP="00E54CD0">
            <w:pPr>
              <w:spacing w:after="0"/>
              <w:textAlignment w:val="baseline"/>
              <w:rPr>
                <w:rFonts w:ascii="Segoe UI" w:hAnsi="Segoe UI" w:cs="Segoe UI"/>
                <w:sz w:val="18"/>
                <w:szCs w:val="18"/>
                <w:lang w:eastAsia="en-GB"/>
              </w:rPr>
            </w:pPr>
            <w:r w:rsidRPr="00AF5717">
              <w:rPr>
                <w:rFonts w:ascii="Arial" w:hAnsi="Arial" w:cs="Arial"/>
              </w:rPr>
              <w:t xml:space="preserve">Blood sample for ADA </w:t>
            </w:r>
            <w:ins w:id="2957" w:author="Marmol, Dominika Klaudia" w:date="2026-06-08T11:36:00Z">
              <w:r w:rsidR="00D75377">
                <w:rPr>
                  <w:rFonts w:ascii="Arial" w:hAnsi="Arial" w:cs="Arial"/>
                  <w:sz w:val="13"/>
                  <w:szCs w:val="13"/>
                </w:rPr>
                <w:t>u</w:t>
              </w:r>
            </w:ins>
            <w:del w:id="2958" w:author="Marmol, Dominika Klaudia" w:date="2026-06-08T11:36:00Z">
              <w:r w:rsidRPr="00AF5717">
                <w:rPr>
                  <w:rFonts w:ascii="Arial" w:hAnsi="Arial" w:cs="Arial"/>
                  <w:sz w:val="13"/>
                  <w:szCs w:val="13"/>
                </w:rPr>
                <w:delText>21</w:delText>
              </w:r>
            </w:del>
          </w:p>
        </w:tc>
        <w:tc>
          <w:tcPr>
            <w:tcW w:w="1300" w:type="dxa"/>
            <w:tcBorders>
              <w:top w:val="single" w:sz="6" w:space="0" w:color="auto"/>
              <w:left w:val="nil"/>
              <w:bottom w:val="single" w:sz="6" w:space="0" w:color="auto"/>
              <w:right w:val="single" w:sz="6" w:space="0" w:color="auto"/>
            </w:tcBorders>
            <w:vAlign w:val="center"/>
            <w:hideMark/>
          </w:tcPr>
          <w:p w14:paraId="6D97D3C1"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0" w:type="auto"/>
            <w:gridSpan w:val="8"/>
            <w:vMerge/>
            <w:tcBorders>
              <w:top w:val="single" w:sz="6" w:space="0" w:color="auto"/>
              <w:left w:val="nil"/>
              <w:bottom w:val="single" w:sz="6" w:space="0" w:color="auto"/>
              <w:right w:val="single" w:sz="6" w:space="0" w:color="auto"/>
            </w:tcBorders>
            <w:vAlign w:val="center"/>
            <w:hideMark/>
          </w:tcPr>
          <w:p w14:paraId="74A373B1" w14:textId="77777777" w:rsidR="00E54CD0" w:rsidRPr="00AF5717" w:rsidRDefault="00E54CD0" w:rsidP="00E54CD0">
            <w:pPr>
              <w:spacing w:after="0"/>
              <w:rPr>
                <w:rFonts w:ascii="Segoe UI" w:hAnsi="Segoe UI" w:cs="Segoe UI"/>
                <w:sz w:val="18"/>
                <w:szCs w:val="18"/>
                <w:lang w:eastAsia="en-GB"/>
              </w:rPr>
            </w:pPr>
          </w:p>
        </w:tc>
        <w:tc>
          <w:tcPr>
            <w:tcW w:w="739" w:type="dxa"/>
            <w:tcBorders>
              <w:top w:val="single" w:sz="6" w:space="0" w:color="auto"/>
              <w:left w:val="nil"/>
              <w:bottom w:val="single" w:sz="6" w:space="0" w:color="auto"/>
              <w:right w:val="single" w:sz="6" w:space="0" w:color="auto"/>
            </w:tcBorders>
            <w:vAlign w:val="center"/>
            <w:hideMark/>
          </w:tcPr>
          <w:p w14:paraId="3D9A52C0" w14:textId="7A8F76B5" w:rsidR="00E54CD0" w:rsidRPr="00AF5717" w:rsidRDefault="00E27C57" w:rsidP="00E54CD0">
            <w:pPr>
              <w:spacing w:after="0"/>
              <w:jc w:val="center"/>
              <w:textAlignment w:val="baseline"/>
              <w:rPr>
                <w:rFonts w:ascii="Segoe UI" w:hAnsi="Segoe UI" w:cs="Segoe UI"/>
                <w:sz w:val="18"/>
                <w:szCs w:val="18"/>
                <w:lang w:eastAsia="en-GB"/>
              </w:rPr>
            </w:pPr>
            <w:r>
              <w:rPr>
                <w:rFonts w:ascii="Arial" w:hAnsi="Arial" w:cs="Arial"/>
                <w:lang w:eastAsia="en-GB"/>
              </w:rPr>
              <w:t>X</w:t>
            </w:r>
            <w:r w:rsidR="000E04EE" w:rsidRPr="00AF5717">
              <w:rPr>
                <w:rFonts w:ascii="Arial" w:hAnsi="Arial" w:cs="Arial"/>
                <w:lang w:eastAsia="en-GB"/>
              </w:rPr>
              <w:t> </w:t>
            </w:r>
          </w:p>
        </w:tc>
        <w:tc>
          <w:tcPr>
            <w:tcW w:w="1103" w:type="dxa"/>
            <w:tcBorders>
              <w:top w:val="single" w:sz="6" w:space="0" w:color="auto"/>
              <w:left w:val="nil"/>
              <w:bottom w:val="single" w:sz="6" w:space="0" w:color="auto"/>
              <w:right w:val="single" w:sz="6" w:space="0" w:color="auto"/>
            </w:tcBorders>
            <w:vAlign w:val="center"/>
            <w:hideMark/>
          </w:tcPr>
          <w:p w14:paraId="6465568E"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167" w:type="dxa"/>
            <w:tcBorders>
              <w:top w:val="single" w:sz="6" w:space="0" w:color="auto"/>
              <w:left w:val="single" w:sz="6" w:space="0" w:color="auto"/>
              <w:bottom w:val="single" w:sz="6" w:space="0" w:color="auto"/>
              <w:right w:val="single" w:sz="6" w:space="0" w:color="auto"/>
            </w:tcBorders>
            <w:vAlign w:val="center"/>
            <w:hideMark/>
          </w:tcPr>
          <w:p w14:paraId="1EB67861"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c>
          <w:tcPr>
            <w:tcW w:w="1185" w:type="dxa"/>
            <w:tcBorders>
              <w:top w:val="single" w:sz="6" w:space="0" w:color="auto"/>
              <w:left w:val="single" w:sz="6" w:space="0" w:color="auto"/>
              <w:bottom w:val="single" w:sz="6" w:space="0" w:color="auto"/>
              <w:right w:val="single" w:sz="6" w:space="0" w:color="auto"/>
            </w:tcBorders>
            <w:vAlign w:val="center"/>
            <w:hideMark/>
          </w:tcPr>
          <w:p w14:paraId="5934DF34" w14:textId="77777777" w:rsidR="00E54CD0" w:rsidRPr="00AF5717" w:rsidRDefault="00E27C57" w:rsidP="00E54CD0">
            <w:pPr>
              <w:spacing w:after="0"/>
              <w:jc w:val="center"/>
              <w:textAlignment w:val="baseline"/>
              <w:rPr>
                <w:rFonts w:ascii="Segoe UI" w:hAnsi="Segoe UI" w:cs="Segoe UI"/>
                <w:sz w:val="18"/>
                <w:szCs w:val="18"/>
                <w:lang w:eastAsia="en-GB"/>
              </w:rPr>
            </w:pPr>
            <w:r w:rsidRPr="00AF5717">
              <w:rPr>
                <w:rFonts w:ascii="Arial" w:hAnsi="Arial" w:cs="Arial"/>
                <w:lang w:eastAsia="en-GB"/>
              </w:rPr>
              <w:t> </w:t>
            </w:r>
          </w:p>
        </w:tc>
      </w:tr>
      <w:tr w:rsidR="008F5115" w14:paraId="62FCCFD8" w14:textId="77777777" w:rsidTr="003854C8">
        <w:trPr>
          <w:trHeight w:val="285"/>
          <w:ins w:id="2959" w:author="Marmol, Dominika Klaudia" w:date="2026-06-08T11:36:00Z"/>
        </w:trPr>
        <w:tc>
          <w:tcPr>
            <w:tcW w:w="2642" w:type="dxa"/>
            <w:tcBorders>
              <w:top w:val="single" w:sz="6" w:space="0" w:color="auto"/>
              <w:left w:val="single" w:sz="6" w:space="0" w:color="auto"/>
              <w:bottom w:val="single" w:sz="6" w:space="0" w:color="auto"/>
              <w:right w:val="single" w:sz="6" w:space="0" w:color="auto"/>
            </w:tcBorders>
            <w:vAlign w:val="center"/>
          </w:tcPr>
          <w:p w14:paraId="4F2E8F6A" w14:textId="316CA98D" w:rsidR="00D75377" w:rsidRPr="00D75377" w:rsidRDefault="00E27C57" w:rsidP="00E54CD0">
            <w:pPr>
              <w:spacing w:after="0"/>
              <w:textAlignment w:val="baseline"/>
              <w:rPr>
                <w:ins w:id="2960" w:author="Marmol, Dominika Klaudia" w:date="2026-06-08T11:36:00Z"/>
                <w:rFonts w:ascii="Arial" w:hAnsi="Arial" w:cs="Arial"/>
              </w:rPr>
            </w:pPr>
            <w:ins w:id="2961" w:author="Marmol, Dominika Klaudia" w:date="2026-06-08T11:36:00Z">
              <w:r w:rsidRPr="00D75377">
                <w:rPr>
                  <w:rFonts w:ascii="Arial" w:hAnsi="Arial" w:cs="Arial"/>
                  <w:rPrChange w:id="2962" w:author="Marmol, Dominika Klaudia" w:date="2026-06-08T11:37:00Z">
                    <w:rPr/>
                  </w:rPrChange>
                </w:rPr>
                <w:t>Blood sample for</w:t>
              </w:r>
              <w:r w:rsidRPr="00D75377">
                <w:rPr>
                  <w:rFonts w:ascii="Arial" w:hAnsi="Arial" w:cs="Arial"/>
                  <w:color w:val="0000FF"/>
                  <w:vertAlign w:val="superscript"/>
                  <w:rPrChange w:id="2963" w:author="Marmol, Dominika Klaudia" w:date="2026-06-08T11:37:00Z">
                    <w:rPr>
                      <w:color w:val="0000FF"/>
                      <w:vertAlign w:val="superscript"/>
                    </w:rPr>
                  </w:rPrChange>
                </w:rPr>
                <w:t xml:space="preserve"> </w:t>
              </w:r>
              <w:r w:rsidRPr="00D75377">
                <w:rPr>
                  <w:rFonts w:ascii="Arial" w:hAnsi="Arial" w:cs="Arial"/>
                  <w:rPrChange w:id="2964" w:author="Marmol, Dominika Klaudia" w:date="2026-06-08T11:37:00Z">
                    <w:rPr/>
                  </w:rPrChange>
                </w:rPr>
                <w:t>biomarkers </w:t>
              </w:r>
              <w:r w:rsidRPr="00D75377">
                <w:rPr>
                  <w:rFonts w:ascii="Arial" w:hAnsi="Arial" w:cs="Arial"/>
                  <w:vertAlign w:val="superscript"/>
                  <w:rPrChange w:id="2965" w:author="Marmol, Dominika Klaudia" w:date="2026-06-08T11:37:00Z">
                    <w:rPr>
                      <w:sz w:val="22"/>
                      <w:vertAlign w:val="superscript"/>
                    </w:rPr>
                  </w:rPrChange>
                </w:rPr>
                <w:t>v</w:t>
              </w:r>
            </w:ins>
          </w:p>
        </w:tc>
        <w:tc>
          <w:tcPr>
            <w:tcW w:w="1300" w:type="dxa"/>
            <w:tcBorders>
              <w:top w:val="single" w:sz="6" w:space="0" w:color="auto"/>
              <w:left w:val="nil"/>
              <w:bottom w:val="single" w:sz="6" w:space="0" w:color="auto"/>
              <w:right w:val="single" w:sz="6" w:space="0" w:color="auto"/>
            </w:tcBorders>
            <w:vAlign w:val="center"/>
          </w:tcPr>
          <w:p w14:paraId="4840AB3A" w14:textId="77777777" w:rsidR="00D75377" w:rsidRPr="00AF5717" w:rsidRDefault="00D75377" w:rsidP="00E54CD0">
            <w:pPr>
              <w:spacing w:after="0"/>
              <w:jc w:val="center"/>
              <w:textAlignment w:val="baseline"/>
              <w:rPr>
                <w:ins w:id="2966" w:author="Marmol, Dominika Klaudia" w:date="2026-06-08T11:36:00Z"/>
                <w:rFonts w:ascii="Arial" w:hAnsi="Arial" w:cs="Arial"/>
                <w:lang w:eastAsia="en-GB"/>
              </w:rPr>
            </w:pPr>
          </w:p>
        </w:tc>
        <w:tc>
          <w:tcPr>
            <w:tcW w:w="0" w:type="auto"/>
            <w:gridSpan w:val="8"/>
            <w:tcBorders>
              <w:top w:val="single" w:sz="6" w:space="0" w:color="auto"/>
              <w:left w:val="nil"/>
              <w:bottom w:val="single" w:sz="6" w:space="0" w:color="auto"/>
              <w:right w:val="single" w:sz="6" w:space="0" w:color="auto"/>
            </w:tcBorders>
            <w:vAlign w:val="center"/>
          </w:tcPr>
          <w:p w14:paraId="73F5A21D" w14:textId="46CF32B8" w:rsidR="00D75377" w:rsidRPr="00D75377" w:rsidRDefault="00E27C57" w:rsidP="00E54CD0">
            <w:pPr>
              <w:spacing w:after="0"/>
              <w:rPr>
                <w:ins w:id="2967" w:author="Marmol, Dominika Klaudia" w:date="2026-06-08T11:36:00Z"/>
                <w:rFonts w:ascii="Arial" w:hAnsi="Arial" w:cs="Arial"/>
                <w:lang w:eastAsia="en-GB"/>
                <w:rPrChange w:id="2968" w:author="Marmol, Dominika Klaudia" w:date="2026-06-08T11:37:00Z">
                  <w:rPr>
                    <w:ins w:id="2969" w:author="Marmol, Dominika Klaudia" w:date="2026-06-08T11:36:00Z"/>
                    <w:rFonts w:ascii="Segoe UI" w:hAnsi="Segoe UI" w:cs="Segoe UI"/>
                    <w:sz w:val="18"/>
                    <w:szCs w:val="18"/>
                    <w:lang w:eastAsia="en-GB"/>
                  </w:rPr>
                </w:rPrChange>
              </w:rPr>
            </w:pPr>
            <w:ins w:id="2970" w:author="Marmol, Dominika Klaudia" w:date="2026-06-08T11:37:00Z">
              <w:r w:rsidRPr="00D75377">
                <w:rPr>
                  <w:rFonts w:ascii="Arial" w:hAnsi="Arial" w:cs="Arial"/>
                  <w:lang w:eastAsia="en-GB"/>
                  <w:rPrChange w:id="2971" w:author="Marmol, Dominika Klaudia" w:date="2026-06-08T11:37:00Z">
                    <w:rPr>
                      <w:rFonts w:ascii="Segoe UI" w:hAnsi="Segoe UI" w:cs="Segoe UI"/>
                      <w:sz w:val="18"/>
                      <w:szCs w:val="18"/>
                      <w:lang w:eastAsia="en-GB"/>
                    </w:rPr>
                  </w:rPrChange>
                </w:rPr>
                <w:t>See</w:t>
              </w:r>
              <w:r w:rsidRPr="00494733">
                <w:rPr>
                  <w:rFonts w:ascii="Arial" w:hAnsi="Arial" w:cs="Arial"/>
                  <w:lang w:eastAsia="en-GB"/>
                  <w:rPrChange w:id="2972" w:author="Marmol, Dominika Klaudia" w:date="2026-06-08T17:44:00Z">
                    <w:rPr>
                      <w:rFonts w:ascii="Segoe UI" w:hAnsi="Segoe UI" w:cs="Segoe UI"/>
                      <w:sz w:val="18"/>
                      <w:szCs w:val="18"/>
                      <w:lang w:eastAsia="en-GB"/>
                    </w:rPr>
                  </w:rPrChange>
                </w:rPr>
                <w:t xml:space="preserve"> </w:t>
              </w:r>
            </w:ins>
            <w:ins w:id="2973" w:author="Marmol, Dominika Klaudia" w:date="2026-06-08T17:43:00Z">
              <w:r w:rsidR="00494733" w:rsidRPr="00561FAD">
                <w:rPr>
                  <w:rFonts w:ascii="Arial" w:hAnsi="Arial" w:cs="Arial"/>
                  <w:color w:val="0000FF"/>
                  <w:lang w:eastAsia="en-GB"/>
                  <w:rPrChange w:id="2974" w:author="Marmol, Dominika Klaudia" w:date="2026-06-11T10:16:00Z">
                    <w:rPr>
                      <w:rFonts w:ascii="Arial" w:hAnsi="Arial" w:cs="Arial"/>
                      <w:lang w:eastAsia="en-GB"/>
                    </w:rPr>
                  </w:rPrChange>
                </w:rPr>
                <w:fldChar w:fldCharType="begin"/>
              </w:r>
              <w:r w:rsidR="00494733" w:rsidRPr="00561FAD">
                <w:rPr>
                  <w:rFonts w:ascii="Arial" w:hAnsi="Arial" w:cs="Arial"/>
                  <w:color w:val="0000FF"/>
                  <w:lang w:eastAsia="en-GB"/>
                  <w:rPrChange w:id="2975" w:author="Marmol, Dominika Klaudia" w:date="2026-06-11T10:16:00Z">
                    <w:rPr>
                      <w:rFonts w:ascii="Arial" w:hAnsi="Arial" w:cs="Arial"/>
                      <w:lang w:eastAsia="en-GB"/>
                    </w:rPr>
                  </w:rPrChange>
                </w:rPr>
                <w:instrText xml:space="preserve"> REF _Ref225343767 \h </w:instrText>
              </w:r>
            </w:ins>
            <w:r w:rsidR="00494733" w:rsidRPr="00561FAD">
              <w:rPr>
                <w:rFonts w:ascii="Arial" w:hAnsi="Arial" w:cs="Arial"/>
                <w:color w:val="0000FF"/>
                <w:lang w:eastAsia="en-GB"/>
                <w:rPrChange w:id="2976" w:author="Marmol, Dominika Klaudia" w:date="2026-06-11T10:16:00Z">
                  <w:rPr>
                    <w:rFonts w:ascii="Arial" w:hAnsi="Arial" w:cs="Arial"/>
                    <w:sz w:val="24"/>
                    <w:szCs w:val="24"/>
                    <w:lang w:eastAsia="en-GB"/>
                  </w:rPr>
                </w:rPrChange>
              </w:rPr>
              <w:instrText xml:space="preserve"> \* MERGEFORMAT </w:instrText>
            </w:r>
            <w:r w:rsidR="00494733" w:rsidRPr="00561FAD">
              <w:rPr>
                <w:rFonts w:ascii="Arial" w:hAnsi="Arial" w:cs="Arial"/>
                <w:color w:val="0000FF"/>
                <w:lang w:eastAsia="en-GB"/>
                <w:rPrChange w:id="2977" w:author="Marmol, Dominika Klaudia" w:date="2026-06-11T10:16:00Z">
                  <w:rPr>
                    <w:rFonts w:ascii="Arial" w:hAnsi="Arial" w:cs="Arial"/>
                    <w:color w:val="0000FF"/>
                    <w:lang w:eastAsia="en-GB"/>
                  </w:rPr>
                </w:rPrChange>
              </w:rPr>
            </w:r>
            <w:ins w:id="2978" w:author="Marmol, Dominika Klaudia" w:date="2026-06-08T17:43:00Z">
              <w:r w:rsidR="00494733" w:rsidRPr="00561FAD">
                <w:rPr>
                  <w:rFonts w:ascii="Arial" w:hAnsi="Arial" w:cs="Arial"/>
                  <w:color w:val="0000FF"/>
                  <w:lang w:eastAsia="en-GB"/>
                  <w:rPrChange w:id="2979" w:author="Marmol, Dominika Klaudia" w:date="2026-06-11T10:16:00Z">
                    <w:rPr>
                      <w:rFonts w:ascii="Arial" w:hAnsi="Arial" w:cs="Arial"/>
                      <w:lang w:eastAsia="en-GB"/>
                    </w:rPr>
                  </w:rPrChange>
                </w:rPr>
                <w:fldChar w:fldCharType="separate"/>
              </w:r>
              <w:r w:rsidR="00494733" w:rsidRPr="00561FAD">
                <w:rPr>
                  <w:rFonts w:ascii="Arial" w:hAnsi="Arial" w:cs="Arial"/>
                  <w:color w:val="0000FF"/>
                  <w:rPrChange w:id="2980" w:author="Marmol, Dominika Klaudia" w:date="2026-06-11T10:16:00Z">
                    <w:rPr/>
                  </w:rPrChange>
                </w:rPr>
                <w:t>Table </w:t>
              </w:r>
              <w:r w:rsidR="00494733" w:rsidRPr="00561FAD">
                <w:rPr>
                  <w:rFonts w:ascii="Arial" w:hAnsi="Arial" w:cs="Arial"/>
                  <w:noProof/>
                  <w:color w:val="0000FF"/>
                  <w:rPrChange w:id="2981" w:author="Marmol, Dominika Klaudia" w:date="2026-06-11T10:16:00Z">
                    <w:rPr>
                      <w:noProof/>
                    </w:rPr>
                  </w:rPrChange>
                </w:rPr>
                <w:t>11</w:t>
              </w:r>
              <w:r w:rsidR="00494733" w:rsidRPr="00561FAD">
                <w:rPr>
                  <w:rFonts w:ascii="Arial" w:hAnsi="Arial" w:cs="Arial"/>
                  <w:color w:val="0000FF"/>
                  <w:lang w:eastAsia="en-GB"/>
                  <w:rPrChange w:id="2982" w:author="Marmol, Dominika Klaudia" w:date="2026-06-11T10:16:00Z">
                    <w:rPr>
                      <w:rFonts w:ascii="Arial" w:hAnsi="Arial" w:cs="Arial"/>
                      <w:lang w:eastAsia="en-GB"/>
                    </w:rPr>
                  </w:rPrChange>
                </w:rPr>
                <w:fldChar w:fldCharType="end"/>
              </w:r>
              <w:r w:rsidR="00494733">
                <w:rPr>
                  <w:rFonts w:ascii="Arial" w:hAnsi="Arial" w:cs="Arial"/>
                  <w:lang w:eastAsia="en-GB"/>
                </w:rPr>
                <w:t xml:space="preserve"> </w:t>
              </w:r>
            </w:ins>
            <w:ins w:id="2983" w:author="Marmol, Dominika Klaudia" w:date="2026-06-08T11:37:00Z">
              <w:r w:rsidRPr="00D75377">
                <w:rPr>
                  <w:rFonts w:ascii="Arial" w:hAnsi="Arial" w:cs="Arial"/>
                  <w:lang w:eastAsia="en-GB"/>
                  <w:rPrChange w:id="2984" w:author="Marmol, Dominika Klaudia" w:date="2026-06-08T11:37:00Z">
                    <w:rPr>
                      <w:rFonts w:ascii="Segoe UI" w:hAnsi="Segoe UI" w:cs="Segoe UI"/>
                      <w:sz w:val="18"/>
                      <w:szCs w:val="18"/>
                      <w:lang w:eastAsia="en-GB"/>
                    </w:rPr>
                  </w:rPrChange>
                </w:rPr>
                <w:t>for biomarker sample collection times.</w:t>
              </w:r>
            </w:ins>
          </w:p>
        </w:tc>
        <w:tc>
          <w:tcPr>
            <w:tcW w:w="739" w:type="dxa"/>
            <w:tcBorders>
              <w:top w:val="single" w:sz="6" w:space="0" w:color="auto"/>
              <w:left w:val="nil"/>
              <w:bottom w:val="single" w:sz="6" w:space="0" w:color="auto"/>
              <w:right w:val="single" w:sz="6" w:space="0" w:color="auto"/>
            </w:tcBorders>
            <w:vAlign w:val="center"/>
          </w:tcPr>
          <w:p w14:paraId="31592EC4" w14:textId="77777777" w:rsidR="00D75377" w:rsidRDefault="00D75377" w:rsidP="00E54CD0">
            <w:pPr>
              <w:spacing w:after="0"/>
              <w:jc w:val="center"/>
              <w:textAlignment w:val="baseline"/>
              <w:rPr>
                <w:ins w:id="2985" w:author="Marmol, Dominika Klaudia" w:date="2026-06-08T11:36:00Z"/>
                <w:rFonts w:ascii="Arial" w:hAnsi="Arial" w:cs="Arial"/>
                <w:lang w:eastAsia="en-GB"/>
              </w:rPr>
            </w:pPr>
          </w:p>
        </w:tc>
        <w:tc>
          <w:tcPr>
            <w:tcW w:w="1103" w:type="dxa"/>
            <w:tcBorders>
              <w:top w:val="single" w:sz="6" w:space="0" w:color="auto"/>
              <w:left w:val="nil"/>
              <w:bottom w:val="single" w:sz="6" w:space="0" w:color="auto"/>
              <w:right w:val="single" w:sz="6" w:space="0" w:color="auto"/>
            </w:tcBorders>
            <w:vAlign w:val="center"/>
          </w:tcPr>
          <w:p w14:paraId="4563F556" w14:textId="77777777" w:rsidR="00D75377" w:rsidRPr="00AF5717" w:rsidRDefault="00D75377" w:rsidP="00E54CD0">
            <w:pPr>
              <w:spacing w:after="0"/>
              <w:jc w:val="center"/>
              <w:textAlignment w:val="baseline"/>
              <w:rPr>
                <w:ins w:id="2986" w:author="Marmol, Dominika Klaudia" w:date="2026-06-08T11:36:00Z"/>
                <w:rFonts w:ascii="Arial" w:hAnsi="Arial" w:cs="Arial"/>
                <w:lang w:eastAsia="en-GB"/>
              </w:rPr>
            </w:pPr>
          </w:p>
        </w:tc>
        <w:tc>
          <w:tcPr>
            <w:tcW w:w="1167" w:type="dxa"/>
            <w:tcBorders>
              <w:top w:val="single" w:sz="6" w:space="0" w:color="auto"/>
              <w:left w:val="single" w:sz="6" w:space="0" w:color="auto"/>
              <w:bottom w:val="single" w:sz="6" w:space="0" w:color="auto"/>
              <w:right w:val="single" w:sz="6" w:space="0" w:color="auto"/>
            </w:tcBorders>
            <w:vAlign w:val="center"/>
          </w:tcPr>
          <w:p w14:paraId="26C7BFCE" w14:textId="77777777" w:rsidR="00D75377" w:rsidRPr="00AF5717" w:rsidRDefault="00D75377" w:rsidP="00E54CD0">
            <w:pPr>
              <w:spacing w:after="0"/>
              <w:jc w:val="center"/>
              <w:textAlignment w:val="baseline"/>
              <w:rPr>
                <w:ins w:id="2987" w:author="Marmol, Dominika Klaudia" w:date="2026-06-08T11:36:00Z"/>
                <w:rFonts w:ascii="Arial" w:hAnsi="Arial" w:cs="Arial"/>
                <w:lang w:eastAsia="en-GB"/>
              </w:rPr>
            </w:pPr>
          </w:p>
        </w:tc>
        <w:tc>
          <w:tcPr>
            <w:tcW w:w="1185" w:type="dxa"/>
            <w:tcBorders>
              <w:top w:val="single" w:sz="6" w:space="0" w:color="auto"/>
              <w:left w:val="single" w:sz="6" w:space="0" w:color="auto"/>
              <w:bottom w:val="single" w:sz="6" w:space="0" w:color="auto"/>
              <w:right w:val="single" w:sz="6" w:space="0" w:color="auto"/>
            </w:tcBorders>
            <w:vAlign w:val="center"/>
          </w:tcPr>
          <w:p w14:paraId="58161A53" w14:textId="77777777" w:rsidR="00D75377" w:rsidRPr="00AF5717" w:rsidRDefault="00D75377" w:rsidP="00E54CD0">
            <w:pPr>
              <w:spacing w:after="0"/>
              <w:jc w:val="center"/>
              <w:textAlignment w:val="baseline"/>
              <w:rPr>
                <w:ins w:id="2988" w:author="Marmol, Dominika Klaudia" w:date="2026-06-08T11:36:00Z"/>
                <w:rFonts w:ascii="Arial" w:hAnsi="Arial" w:cs="Arial"/>
                <w:lang w:eastAsia="en-GB"/>
              </w:rPr>
            </w:pPr>
          </w:p>
        </w:tc>
      </w:tr>
    </w:tbl>
    <w:p w14:paraId="10B70CD5" w14:textId="4C520F58" w:rsidR="00136DEE" w:rsidRPr="00AF5717" w:rsidRDefault="00E27C57" w:rsidP="00136DEE">
      <w:pPr>
        <w:autoSpaceDE w:val="0"/>
        <w:autoSpaceDN w:val="0"/>
        <w:adjustRightInd w:val="0"/>
        <w:spacing w:after="0"/>
        <w:rPr>
          <w:del w:id="2989" w:author="Marmol, Dominika Klaudia" w:date="2026-06-08T11:38:00Z"/>
          <w:rFonts w:ascii="Arial" w:hAnsi="Arial" w:cs="Arial"/>
          <w:sz w:val="18"/>
          <w:szCs w:val="18"/>
        </w:rPr>
      </w:pPr>
      <w:del w:id="2990" w:author="Marmol, Dominika Klaudia" w:date="2026-06-08T11:38:00Z">
        <w:r w:rsidRPr="00AF5717">
          <w:rPr>
            <w:rFonts w:ascii="Arial" w:hAnsi="Arial" w:cs="Arial"/>
            <w:sz w:val="18"/>
            <w:szCs w:val="18"/>
          </w:rPr>
          <w:delText xml:space="preserve">1. </w:delText>
        </w:r>
        <w:r w:rsidRPr="00AF5717">
          <w:rPr>
            <w:rFonts w:ascii="Arial" w:hAnsi="Arial" w:cs="Arial"/>
            <w:b/>
            <w:bCs/>
            <w:sz w:val="18"/>
            <w:szCs w:val="18"/>
          </w:rPr>
          <w:delText xml:space="preserve">Screening: </w:delText>
        </w:r>
        <w:r w:rsidRPr="00AF5717">
          <w:rPr>
            <w:rFonts w:ascii="Arial" w:hAnsi="Arial" w:cs="Arial"/>
            <w:sz w:val="18"/>
            <w:szCs w:val="18"/>
          </w:rPr>
          <w:delText xml:space="preserve">Screening assessments will be performed within 28 days before the C1D1 dose. Screening assessments performed </w:delText>
        </w:r>
        <w:r w:rsidRPr="00AF5717">
          <w:rPr>
            <w:rFonts w:ascii="Arial" w:eastAsia="ArialMT" w:hAnsi="Arial" w:cs="Arial"/>
            <w:sz w:val="18"/>
            <w:szCs w:val="18"/>
          </w:rPr>
          <w:delText>≤</w:delText>
        </w:r>
        <w:r w:rsidRPr="00AF5717">
          <w:rPr>
            <w:rFonts w:ascii="Arial" w:hAnsi="Arial" w:cs="Arial"/>
            <w:sz w:val="18"/>
            <w:szCs w:val="18"/>
          </w:rPr>
          <w:delText>7 days before Day 1 will be qualified as baseline assessments and need not be repeated at C1D1, unless otherwise specified.</w:delText>
        </w:r>
      </w:del>
    </w:p>
    <w:p w14:paraId="518833F0" w14:textId="7714D63A" w:rsidR="00136DEE" w:rsidRPr="00AF5717" w:rsidRDefault="00E27C57" w:rsidP="00136DEE">
      <w:pPr>
        <w:autoSpaceDE w:val="0"/>
        <w:autoSpaceDN w:val="0"/>
        <w:adjustRightInd w:val="0"/>
        <w:spacing w:after="0"/>
        <w:rPr>
          <w:del w:id="2991" w:author="Marmol, Dominika Klaudia" w:date="2026-06-08T11:38:00Z"/>
          <w:rFonts w:ascii="Arial" w:hAnsi="Arial" w:cs="Arial"/>
          <w:sz w:val="18"/>
          <w:szCs w:val="18"/>
        </w:rPr>
      </w:pPr>
      <w:del w:id="2992" w:author="Marmol, Dominika Klaudia" w:date="2026-06-08T11:38:00Z">
        <w:r w:rsidRPr="00AF5717">
          <w:rPr>
            <w:rFonts w:ascii="Arial" w:hAnsi="Arial" w:cs="Arial"/>
            <w:sz w:val="18"/>
            <w:szCs w:val="18"/>
          </w:rPr>
          <w:delText xml:space="preserve">2. </w:delText>
        </w:r>
        <w:r w:rsidRPr="00AF5717">
          <w:rPr>
            <w:rFonts w:ascii="Arial" w:hAnsi="Arial" w:cs="Arial"/>
            <w:b/>
            <w:bCs/>
            <w:sz w:val="18"/>
            <w:szCs w:val="18"/>
          </w:rPr>
          <w:delText xml:space="preserve">EOT Visit: </w:delText>
        </w:r>
        <w:r w:rsidRPr="00AF5717">
          <w:rPr>
            <w:rFonts w:ascii="Arial" w:hAnsi="Arial" w:cs="Arial"/>
            <w:sz w:val="18"/>
            <w:szCs w:val="18"/>
          </w:rPr>
          <w:delText>The EOT Visit will occur within 28 days (±3 days) after the last dose of IMP or before the start of subsequent anticancer therapy if that occurs sooner. Subsequent anticancer therapy should not be initiated before recovery from all treatment-emergent toxicities associated with BNT317.</w:delText>
        </w:r>
      </w:del>
    </w:p>
    <w:p w14:paraId="49D2628E" w14:textId="5CFCA9A4" w:rsidR="00136DEE" w:rsidRPr="00AF5717" w:rsidRDefault="00E27C57" w:rsidP="0010609A">
      <w:pPr>
        <w:autoSpaceDE w:val="0"/>
        <w:autoSpaceDN w:val="0"/>
        <w:adjustRightInd w:val="0"/>
        <w:spacing w:after="0"/>
        <w:rPr>
          <w:del w:id="2993" w:author="Marmol, Dominika Klaudia" w:date="2026-06-08T11:38:00Z"/>
          <w:rFonts w:ascii="Arial" w:hAnsi="Arial" w:cs="Arial"/>
          <w:sz w:val="18"/>
          <w:szCs w:val="18"/>
        </w:rPr>
      </w:pPr>
      <w:del w:id="2994" w:author="Marmol, Dominika Klaudia" w:date="2026-06-08T11:38:00Z">
        <w:r w:rsidRPr="00AF5717">
          <w:rPr>
            <w:rFonts w:ascii="Arial" w:hAnsi="Arial" w:cs="Arial"/>
            <w:sz w:val="18"/>
            <w:szCs w:val="18"/>
          </w:rPr>
          <w:delText xml:space="preserve">3. </w:delText>
        </w:r>
        <w:r w:rsidRPr="00AF5717">
          <w:rPr>
            <w:rFonts w:ascii="Arial" w:hAnsi="Arial" w:cs="Arial"/>
            <w:b/>
            <w:bCs/>
            <w:sz w:val="18"/>
            <w:szCs w:val="18"/>
          </w:rPr>
          <w:delText xml:space="preserve">BNT317 administration: </w:delText>
        </w:r>
        <w:r w:rsidR="0010609A" w:rsidRPr="00AF5717">
          <w:rPr>
            <w:rFonts w:ascii="Arial" w:hAnsi="Arial" w:cs="Arial"/>
            <w:sz w:val="18"/>
            <w:szCs w:val="18"/>
          </w:rPr>
          <w:delText>BNT317 will be administered via IV infusion. The first infusion (i.e., on C1D1) should last at least 90 min. If the first infusion is well tolerated, the duration of subsequent infusions may be shortened to 60 min</w:delText>
        </w:r>
        <w:r w:rsidR="00C6710D">
          <w:rPr>
            <w:rFonts w:ascii="Arial" w:hAnsi="Arial" w:cs="Arial"/>
            <w:sz w:val="18"/>
            <w:szCs w:val="18"/>
          </w:rPr>
          <w:delText>.</w:delText>
        </w:r>
        <w:r w:rsidR="00DA6198" w:rsidRPr="00AF5717">
          <w:rPr>
            <w:rFonts w:ascii="Arial" w:hAnsi="Arial" w:cs="Arial"/>
            <w:sz w:val="18"/>
            <w:szCs w:val="18"/>
          </w:rPr>
          <w:delText xml:space="preserve"> </w:delText>
        </w:r>
        <w:r w:rsidRPr="00AF5717">
          <w:rPr>
            <w:rFonts w:ascii="Arial" w:hAnsi="Arial" w:cs="Arial"/>
            <w:sz w:val="18"/>
            <w:szCs w:val="18"/>
          </w:rPr>
          <w:delText xml:space="preserve">Participants will be managed as outpatients and be monitored as for at least </w:delText>
        </w:r>
        <w:r w:rsidR="00C6710D">
          <w:rPr>
            <w:rFonts w:ascii="Arial" w:hAnsi="Arial" w:cs="Arial"/>
            <w:sz w:val="18"/>
            <w:szCs w:val="18"/>
          </w:rPr>
          <w:delText>3</w:delText>
        </w:r>
        <w:r w:rsidRPr="00AF5717">
          <w:rPr>
            <w:rFonts w:ascii="Arial" w:hAnsi="Arial" w:cs="Arial"/>
            <w:sz w:val="18"/>
            <w:szCs w:val="18"/>
          </w:rPr>
          <w:delText xml:space="preserve"> h after initiation of the first two infusions, and thereafter for at least 2 hours </w:delText>
        </w:r>
        <w:r w:rsidRPr="00AF5717">
          <w:rPr>
            <w:rFonts w:ascii="Arial" w:eastAsia="ArialMT" w:hAnsi="Arial" w:cs="Arial"/>
            <w:sz w:val="18"/>
            <w:szCs w:val="18"/>
          </w:rPr>
          <w:delText>(or longer at the investigator’s discretion).</w:delText>
        </w:r>
        <w:r w:rsidR="00C37FAF">
          <w:rPr>
            <w:rFonts w:ascii="Arial" w:eastAsia="ArialMT" w:hAnsi="Arial" w:cs="Arial"/>
            <w:sz w:val="18"/>
            <w:szCs w:val="18"/>
          </w:rPr>
          <w:delText xml:space="preserve"> If any adverse events occur, the infusion rate should be immediately reduced accordingly.</w:delText>
        </w:r>
      </w:del>
    </w:p>
    <w:p w14:paraId="271BCCF6" w14:textId="2B639100" w:rsidR="00136DEE" w:rsidRPr="00AF5717" w:rsidRDefault="00E27C57" w:rsidP="00136DEE">
      <w:pPr>
        <w:autoSpaceDE w:val="0"/>
        <w:autoSpaceDN w:val="0"/>
        <w:adjustRightInd w:val="0"/>
        <w:spacing w:after="0"/>
        <w:rPr>
          <w:del w:id="2995" w:author="Marmol, Dominika Klaudia" w:date="2026-06-08T11:38:00Z"/>
          <w:rFonts w:ascii="Arial" w:hAnsi="Arial" w:cs="Arial"/>
          <w:sz w:val="18"/>
          <w:szCs w:val="18"/>
        </w:rPr>
      </w:pPr>
      <w:del w:id="2996" w:author="Marmol, Dominika Klaudia" w:date="2026-06-08T11:38:00Z">
        <w:r w:rsidRPr="00AF5717">
          <w:rPr>
            <w:rFonts w:ascii="Arial" w:hAnsi="Arial" w:cs="Arial"/>
            <w:sz w:val="18"/>
            <w:szCs w:val="18"/>
          </w:rPr>
          <w:delText xml:space="preserve">4. </w:delText>
        </w:r>
        <w:r w:rsidRPr="00AF5717">
          <w:rPr>
            <w:rFonts w:ascii="Arial" w:hAnsi="Arial" w:cs="Arial"/>
            <w:b/>
            <w:bCs/>
            <w:sz w:val="18"/>
            <w:szCs w:val="18"/>
          </w:rPr>
          <w:delText xml:space="preserve">Informed consent: </w:delText>
        </w:r>
        <w:r w:rsidRPr="00AF5717">
          <w:rPr>
            <w:rFonts w:ascii="Arial" w:hAnsi="Arial" w:cs="Arial"/>
            <w:sz w:val="18"/>
            <w:szCs w:val="18"/>
          </w:rPr>
          <w:delText>Informed consent must be obtained before performing any trial-specific screening assessments.</w:delText>
        </w:r>
      </w:del>
    </w:p>
    <w:p w14:paraId="7092B801" w14:textId="3A8CE590" w:rsidR="00136DEE" w:rsidRPr="00AF5717" w:rsidRDefault="00E27C57" w:rsidP="00136DEE">
      <w:pPr>
        <w:autoSpaceDE w:val="0"/>
        <w:autoSpaceDN w:val="0"/>
        <w:adjustRightInd w:val="0"/>
        <w:spacing w:after="0"/>
        <w:rPr>
          <w:del w:id="2997" w:author="Marmol, Dominika Klaudia" w:date="2026-06-08T11:38:00Z"/>
          <w:rFonts w:ascii="Arial" w:hAnsi="Arial" w:cs="Arial"/>
          <w:sz w:val="18"/>
          <w:szCs w:val="18"/>
        </w:rPr>
      </w:pPr>
      <w:del w:id="2998" w:author="Marmol, Dominika Klaudia" w:date="2026-06-08T11:38:00Z">
        <w:r w:rsidRPr="00AF5717">
          <w:rPr>
            <w:rFonts w:ascii="Arial" w:hAnsi="Arial" w:cs="Arial"/>
            <w:sz w:val="18"/>
            <w:szCs w:val="18"/>
          </w:rPr>
          <w:delText xml:space="preserve">5. </w:delText>
        </w:r>
        <w:r w:rsidRPr="00AF5717">
          <w:rPr>
            <w:rFonts w:ascii="Arial" w:hAnsi="Arial" w:cs="Arial"/>
            <w:b/>
            <w:bCs/>
            <w:sz w:val="18"/>
            <w:szCs w:val="18"/>
          </w:rPr>
          <w:delText xml:space="preserve">Medical history: </w:delText>
        </w:r>
        <w:r w:rsidRPr="00AF5717">
          <w:rPr>
            <w:rFonts w:ascii="Arial" w:hAnsi="Arial" w:cs="Arial"/>
            <w:sz w:val="18"/>
            <w:szCs w:val="18"/>
          </w:rPr>
          <w:delText>During the screening period, a complete medical history</w:delText>
        </w:r>
        <w:r w:rsidR="00C37FAF">
          <w:rPr>
            <w:rFonts w:ascii="Arial" w:hAnsi="Arial" w:cs="Arial"/>
            <w:sz w:val="18"/>
            <w:szCs w:val="18"/>
          </w:rPr>
          <w:delText xml:space="preserve"> and relevant treatment</w:delText>
        </w:r>
        <w:r w:rsidRPr="00AF5717">
          <w:rPr>
            <w:rFonts w:ascii="Arial" w:hAnsi="Arial" w:cs="Arial"/>
            <w:sz w:val="18"/>
            <w:szCs w:val="18"/>
          </w:rPr>
          <w:delText xml:space="preserve"> will be compiled for each trial participant.</w:delText>
        </w:r>
      </w:del>
    </w:p>
    <w:p w14:paraId="27CBB42E" w14:textId="48912465" w:rsidR="00E54CD0" w:rsidRPr="00AF5717" w:rsidRDefault="00E27C57" w:rsidP="00136DEE">
      <w:pPr>
        <w:autoSpaceDE w:val="0"/>
        <w:autoSpaceDN w:val="0"/>
        <w:adjustRightInd w:val="0"/>
        <w:spacing w:after="0"/>
        <w:rPr>
          <w:del w:id="2999" w:author="Marmol, Dominika Klaudia" w:date="2026-06-08T11:38:00Z"/>
          <w:rFonts w:ascii="Arial" w:hAnsi="Arial" w:cs="Arial"/>
          <w:sz w:val="18"/>
          <w:szCs w:val="18"/>
        </w:rPr>
      </w:pPr>
      <w:del w:id="3000" w:author="Marmol, Dominika Klaudia" w:date="2026-06-08T11:38:00Z">
        <w:r w:rsidRPr="00AF5717">
          <w:rPr>
            <w:rFonts w:ascii="Arial" w:hAnsi="Arial" w:cs="Arial"/>
            <w:sz w:val="18"/>
            <w:szCs w:val="18"/>
          </w:rPr>
          <w:delText xml:space="preserve">6. </w:delText>
        </w:r>
        <w:r w:rsidRPr="00AF5717">
          <w:rPr>
            <w:rFonts w:ascii="Arial" w:hAnsi="Arial" w:cs="Arial"/>
            <w:b/>
            <w:bCs/>
            <w:sz w:val="18"/>
            <w:szCs w:val="18"/>
          </w:rPr>
          <w:delText xml:space="preserve">Physical examinations: </w:delText>
        </w:r>
        <w:r w:rsidRPr="00AF5717">
          <w:rPr>
            <w:rFonts w:ascii="Arial" w:hAnsi="Arial" w:cs="Arial"/>
            <w:sz w:val="18"/>
            <w:szCs w:val="18"/>
          </w:rPr>
          <w:delText>Symptom (targeted)-directed physical examinations at: pre-dose on C1D1, C1D4, C1D8, C2D1, C2D8; pre-dose in all other cycles; EOT Visit; ETV; the SFU Visits.</w:delText>
        </w:r>
      </w:del>
    </w:p>
    <w:p w14:paraId="21DE2DFC" w14:textId="57F084D6" w:rsidR="00136DEE" w:rsidRPr="00AF5717" w:rsidRDefault="00E27C57" w:rsidP="00136DEE">
      <w:pPr>
        <w:autoSpaceDE w:val="0"/>
        <w:autoSpaceDN w:val="0"/>
        <w:adjustRightInd w:val="0"/>
        <w:spacing w:after="0"/>
        <w:rPr>
          <w:del w:id="3001" w:author="Marmol, Dominika Klaudia" w:date="2026-06-08T11:38:00Z"/>
          <w:rFonts w:ascii="Arial" w:hAnsi="Arial" w:cs="Arial"/>
          <w:sz w:val="18"/>
          <w:szCs w:val="18"/>
        </w:rPr>
      </w:pPr>
      <w:del w:id="3002" w:author="Marmol, Dominika Klaudia" w:date="2026-06-08T11:38:00Z">
        <w:r w:rsidRPr="00AF5717">
          <w:rPr>
            <w:rFonts w:ascii="Arial" w:hAnsi="Arial" w:cs="Arial"/>
            <w:sz w:val="18"/>
            <w:szCs w:val="18"/>
          </w:rPr>
          <w:delText xml:space="preserve">7. </w:delText>
        </w:r>
        <w:r w:rsidRPr="00AF5717">
          <w:rPr>
            <w:rFonts w:ascii="Arial" w:hAnsi="Arial" w:cs="Arial"/>
            <w:b/>
            <w:bCs/>
            <w:sz w:val="18"/>
            <w:szCs w:val="18"/>
          </w:rPr>
          <w:delText xml:space="preserve">Weight: </w:delText>
        </w:r>
        <w:r w:rsidRPr="00AF5717">
          <w:rPr>
            <w:rFonts w:ascii="Arial" w:hAnsi="Arial" w:cs="Arial"/>
            <w:sz w:val="18"/>
            <w:szCs w:val="18"/>
          </w:rPr>
          <w:delText>Assessment timepoints: screening, pre-dose on Day 1 in all cycles, EOT Visit, ETV, and at the SFU Visits.</w:delText>
        </w:r>
      </w:del>
    </w:p>
    <w:p w14:paraId="6396CF1F" w14:textId="1956B07B" w:rsidR="00136DEE" w:rsidRPr="00AF5717" w:rsidRDefault="00E27C57" w:rsidP="00136DEE">
      <w:pPr>
        <w:autoSpaceDE w:val="0"/>
        <w:autoSpaceDN w:val="0"/>
        <w:adjustRightInd w:val="0"/>
        <w:spacing w:after="0"/>
        <w:rPr>
          <w:del w:id="3003" w:author="Marmol, Dominika Klaudia" w:date="2026-06-08T11:38:00Z"/>
          <w:rFonts w:ascii="Arial" w:hAnsi="Arial" w:cs="Arial"/>
          <w:sz w:val="18"/>
          <w:szCs w:val="18"/>
        </w:rPr>
      </w:pPr>
      <w:del w:id="3004" w:author="Marmol, Dominika Klaudia" w:date="2026-06-08T11:38:00Z">
        <w:r w:rsidRPr="00AF5717">
          <w:rPr>
            <w:rFonts w:ascii="Arial" w:hAnsi="Arial" w:cs="Arial"/>
            <w:sz w:val="18"/>
            <w:szCs w:val="18"/>
          </w:rPr>
          <w:delText xml:space="preserve">8. </w:delText>
        </w:r>
        <w:r w:rsidRPr="00AF5717">
          <w:rPr>
            <w:rFonts w:ascii="Arial" w:hAnsi="Arial" w:cs="Arial"/>
            <w:b/>
            <w:bCs/>
            <w:sz w:val="18"/>
            <w:szCs w:val="18"/>
          </w:rPr>
          <w:delText xml:space="preserve">Vital signs: </w:delText>
        </w:r>
        <w:r w:rsidRPr="00AF5717">
          <w:rPr>
            <w:rFonts w:ascii="Arial" w:hAnsi="Arial" w:cs="Arial"/>
            <w:sz w:val="18"/>
            <w:szCs w:val="18"/>
          </w:rPr>
          <w:delText>Assessment timepoints: screening; pre-dose on C1D1, C1D4, C1D8, C2D1, C2D8; pre-dose in all other cycles; EOT visit; ETV; and the SFU Visits.</w:delText>
        </w:r>
      </w:del>
    </w:p>
    <w:p w14:paraId="2B94C968" w14:textId="3E692592" w:rsidR="00136DEE" w:rsidRPr="00AF5717" w:rsidRDefault="00E27C57" w:rsidP="00136DEE">
      <w:pPr>
        <w:autoSpaceDE w:val="0"/>
        <w:autoSpaceDN w:val="0"/>
        <w:adjustRightInd w:val="0"/>
        <w:spacing w:after="0"/>
        <w:rPr>
          <w:del w:id="3005" w:author="Marmol, Dominika Klaudia" w:date="2026-06-08T11:38:00Z"/>
          <w:rFonts w:ascii="Arial" w:hAnsi="Arial" w:cs="Arial"/>
          <w:sz w:val="18"/>
          <w:szCs w:val="18"/>
        </w:rPr>
      </w:pPr>
      <w:del w:id="3006" w:author="Marmol, Dominika Klaudia" w:date="2026-06-08T11:38:00Z">
        <w:r w:rsidRPr="00AF5717">
          <w:rPr>
            <w:rFonts w:ascii="Arial" w:hAnsi="Arial" w:cs="Arial"/>
            <w:sz w:val="18"/>
            <w:szCs w:val="18"/>
          </w:rPr>
          <w:delText xml:space="preserve">9. </w:delText>
        </w:r>
        <w:r w:rsidRPr="00AF5717">
          <w:rPr>
            <w:rFonts w:ascii="Arial" w:hAnsi="Arial" w:cs="Arial"/>
            <w:b/>
            <w:bCs/>
            <w:sz w:val="18"/>
            <w:szCs w:val="18"/>
          </w:rPr>
          <w:delText xml:space="preserve">Tumor biopsy collection: </w:delText>
        </w:r>
        <w:r w:rsidRPr="00AF5717">
          <w:rPr>
            <w:rFonts w:ascii="Arial" w:hAnsi="Arial" w:cs="Arial"/>
            <w:sz w:val="18"/>
            <w:szCs w:val="18"/>
          </w:rPr>
          <w:delText>Collect tumor biopsy during screening (if no archival tissue is available). Provision of tumor biopsies is optional for all trial participants.</w:delText>
        </w:r>
        <w:r w:rsidR="00C37FAF">
          <w:rPr>
            <w:rFonts w:ascii="Arial" w:hAnsi="Arial" w:cs="Arial"/>
            <w:sz w:val="18"/>
            <w:szCs w:val="18"/>
          </w:rPr>
          <w:delText xml:space="preserve"> </w:delText>
        </w:r>
        <w:r w:rsidR="00C37FAF" w:rsidRPr="00C37FAF">
          <w:rPr>
            <w:rFonts w:ascii="Arial" w:hAnsi="Arial" w:cs="Arial"/>
            <w:sz w:val="18"/>
            <w:szCs w:val="18"/>
          </w:rPr>
          <w:delText>If medically feasible, a newly obtained tumor sample is preferred. If it is not feasible to obtain a recent tumor sample, participants can provide archival tumor tissue,</w:delText>
        </w:r>
        <w:r w:rsidR="00C37FAF">
          <w:rPr>
            <w:rFonts w:ascii="Arial" w:hAnsi="Arial" w:cs="Arial"/>
            <w:sz w:val="18"/>
            <w:szCs w:val="18"/>
          </w:rPr>
          <w:delText xml:space="preserve"> </w:delText>
        </w:r>
        <w:r w:rsidR="00C37FAF" w:rsidRPr="00C37FAF">
          <w:rPr>
            <w:rFonts w:ascii="Arial" w:hAnsi="Arial" w:cs="Arial"/>
            <w:sz w:val="18"/>
            <w:szCs w:val="18"/>
          </w:rPr>
          <w:delText>preferably the most recent archived sample tissue (ideally not older than 24 months). The tumor sample can be from a whole lymph node, core biopsy, or from</w:delText>
        </w:r>
        <w:r w:rsidR="00C37FAF">
          <w:rPr>
            <w:rFonts w:ascii="Arial" w:hAnsi="Arial" w:cs="Arial"/>
            <w:sz w:val="18"/>
            <w:szCs w:val="18"/>
          </w:rPr>
          <w:delText xml:space="preserve"> </w:delText>
        </w:r>
        <w:r w:rsidR="00C37FAF" w:rsidRPr="00C37FAF">
          <w:rPr>
            <w:rFonts w:ascii="Arial" w:hAnsi="Arial" w:cs="Arial"/>
            <w:sz w:val="18"/>
            <w:szCs w:val="18"/>
          </w:rPr>
          <w:delText>resected tumor tissue. Tumor samples from previously irradiated lesions or target lesions are not allowed. Core needle or excisional biopsies, or resected tissue are</w:delText>
        </w:r>
        <w:r w:rsidR="00C37FAF">
          <w:rPr>
            <w:rFonts w:ascii="Arial" w:hAnsi="Arial" w:cs="Arial"/>
            <w:sz w:val="18"/>
            <w:szCs w:val="18"/>
          </w:rPr>
          <w:delText xml:space="preserve"> </w:delText>
        </w:r>
        <w:r w:rsidR="00C37FAF" w:rsidRPr="00C37FAF">
          <w:rPr>
            <w:rFonts w:ascii="Arial" w:hAnsi="Arial" w:cs="Arial"/>
            <w:sz w:val="18"/>
            <w:szCs w:val="18"/>
          </w:rPr>
          <w:delText>required. Fine needle aspirates, bronchoscopy-guided fine needle aspirates, cell blocks, cell pellets, clots, bone tissue, and cytological specimens are not acceptable.</w:delText>
        </w:r>
        <w:r w:rsidR="00C37FAF">
          <w:rPr>
            <w:rFonts w:ascii="Arial" w:hAnsi="Arial" w:cs="Arial"/>
            <w:sz w:val="18"/>
            <w:szCs w:val="18"/>
          </w:rPr>
          <w:delText xml:space="preserve"> </w:delText>
        </w:r>
        <w:r w:rsidR="00C37FAF" w:rsidRPr="00C37FAF">
          <w:rPr>
            <w:rFonts w:ascii="Arial" w:hAnsi="Arial" w:cs="Arial"/>
            <w:sz w:val="18"/>
            <w:szCs w:val="18"/>
          </w:rPr>
          <w:delText>Tissue blocks are preferred. However, if a tissue block is not available, slides are acceptable. Collected tissue samples will be used for retrospective central tumor PD-L1 and CD39 assessments. See the Central Laboratory Manual for tissue sampling and processing requirements. Extra tissue can be submitted for additional biomarker research assessments. Refer to CTP Section 8.10.</w:delText>
        </w:r>
      </w:del>
    </w:p>
    <w:p w14:paraId="5607CFAE" w14:textId="05CBDEC8" w:rsidR="00136DEE" w:rsidRPr="00AF5717" w:rsidRDefault="00E27C57" w:rsidP="00136DEE">
      <w:pPr>
        <w:autoSpaceDE w:val="0"/>
        <w:autoSpaceDN w:val="0"/>
        <w:adjustRightInd w:val="0"/>
        <w:spacing w:after="0"/>
        <w:rPr>
          <w:del w:id="3007" w:author="Marmol, Dominika Klaudia" w:date="2026-06-08T11:38:00Z"/>
          <w:rFonts w:ascii="Arial" w:hAnsi="Arial" w:cs="Arial"/>
          <w:sz w:val="18"/>
          <w:szCs w:val="18"/>
        </w:rPr>
      </w:pPr>
      <w:del w:id="3008" w:author="Marmol, Dominika Klaudia" w:date="2026-06-08T11:38:00Z">
        <w:r w:rsidRPr="00AF5717">
          <w:rPr>
            <w:rFonts w:ascii="Arial" w:hAnsi="Arial" w:cs="Arial"/>
            <w:sz w:val="18"/>
            <w:szCs w:val="18"/>
          </w:rPr>
          <w:delText xml:space="preserve">10. </w:delText>
        </w:r>
        <w:r w:rsidRPr="00AF5717">
          <w:rPr>
            <w:rFonts w:ascii="Arial" w:hAnsi="Arial" w:cs="Arial"/>
            <w:b/>
            <w:bCs/>
            <w:sz w:val="18"/>
            <w:szCs w:val="18"/>
          </w:rPr>
          <w:delText xml:space="preserve">12-lead ECG: </w:delText>
        </w:r>
        <w:r w:rsidR="0099432F" w:rsidRPr="0099432F">
          <w:rPr>
            <w:rFonts w:ascii="Arial" w:hAnsi="Arial" w:cs="Arial"/>
            <w:sz w:val="18"/>
            <w:szCs w:val="18"/>
          </w:rPr>
          <w:delText>Single ECGs will be performed at screening, and at Cycles 2-6 and Cycles 8, on Day 1 pre-dose and within 1 h after EOI. Afterwards, single ECG will be performed every four cycles (Cycle 12, 16, 20, …) on Day 1 pre-dose and within 1 h after EOI. Single ECGs will also be performed on SFU and EOT visits. For C1D1 and C7D1, triplicate ECGs will be performed at pre-dose and within 1 h after the EOI. Additional ECGs may be performed if deemed necessary by the investigator</w:delText>
        </w:r>
        <w:r w:rsidR="004A67CC">
          <w:rPr>
            <w:rFonts w:ascii="Arial" w:hAnsi="Arial" w:cs="Arial"/>
            <w:sz w:val="18"/>
            <w:szCs w:val="18"/>
          </w:rPr>
          <w:delText xml:space="preserve">. </w:delText>
        </w:r>
        <w:r w:rsidR="0099432F" w:rsidRPr="0099432F">
          <w:rPr>
            <w:rFonts w:ascii="Arial" w:hAnsi="Arial" w:cs="Arial"/>
            <w:sz w:val="18"/>
            <w:szCs w:val="18"/>
          </w:rPr>
          <w:delText>If blood sampling is planned on the day of ECGs, ECGs should be performed before blood sampling.</w:delText>
        </w:r>
      </w:del>
    </w:p>
    <w:p w14:paraId="3723E2A0" w14:textId="012E3A95" w:rsidR="00136DEE" w:rsidRPr="00AF5717" w:rsidRDefault="00E27C57" w:rsidP="00136DEE">
      <w:pPr>
        <w:autoSpaceDE w:val="0"/>
        <w:autoSpaceDN w:val="0"/>
        <w:adjustRightInd w:val="0"/>
        <w:spacing w:after="0"/>
        <w:rPr>
          <w:del w:id="3009" w:author="Marmol, Dominika Klaudia" w:date="2026-06-08T11:38:00Z"/>
          <w:rFonts w:ascii="Arial" w:hAnsi="Arial" w:cs="Arial"/>
          <w:sz w:val="18"/>
          <w:szCs w:val="18"/>
        </w:rPr>
      </w:pPr>
      <w:del w:id="3010" w:author="Marmol, Dominika Klaudia" w:date="2026-06-08T11:38:00Z">
        <w:r w:rsidRPr="00AF5717">
          <w:rPr>
            <w:rFonts w:ascii="Arial" w:hAnsi="Arial" w:cs="Arial"/>
            <w:sz w:val="18"/>
            <w:szCs w:val="18"/>
          </w:rPr>
          <w:delText xml:space="preserve">11. </w:delText>
        </w:r>
        <w:r w:rsidRPr="00AF5717">
          <w:rPr>
            <w:rFonts w:ascii="Arial" w:hAnsi="Arial" w:cs="Arial"/>
            <w:b/>
            <w:bCs/>
            <w:sz w:val="18"/>
            <w:szCs w:val="18"/>
          </w:rPr>
          <w:delText xml:space="preserve">Medical occurrences: </w:delText>
        </w:r>
        <w:r w:rsidRPr="00AF5717">
          <w:rPr>
            <w:rFonts w:ascii="Arial" w:hAnsi="Arial" w:cs="Arial"/>
            <w:sz w:val="18"/>
            <w:szCs w:val="18"/>
          </w:rPr>
          <w:delText xml:space="preserve">Medical occurrences not meeting the criteria for AEs or SAEs and occurring between the time informed consent was given and the moment IMP administration started, will be collected as pre-existing conditions on the respective medical history/current medical conditions section of the CRF. </w:delText>
        </w:r>
      </w:del>
    </w:p>
    <w:p w14:paraId="541C2339" w14:textId="5AFFFCFE" w:rsidR="00136DEE" w:rsidRPr="00AF5717" w:rsidRDefault="00E27C57" w:rsidP="00136DEE">
      <w:pPr>
        <w:autoSpaceDE w:val="0"/>
        <w:autoSpaceDN w:val="0"/>
        <w:adjustRightInd w:val="0"/>
        <w:spacing w:after="0"/>
        <w:rPr>
          <w:del w:id="3011" w:author="Marmol, Dominika Klaudia" w:date="2026-06-08T11:38:00Z"/>
          <w:rFonts w:ascii="Arial" w:hAnsi="Arial" w:cs="Arial"/>
          <w:sz w:val="18"/>
          <w:szCs w:val="18"/>
        </w:rPr>
      </w:pPr>
      <w:del w:id="3012" w:author="Marmol, Dominika Klaudia" w:date="2026-06-08T11:38:00Z">
        <w:r w:rsidRPr="00AF5717">
          <w:rPr>
            <w:rFonts w:ascii="Arial" w:hAnsi="Arial" w:cs="Arial"/>
            <w:sz w:val="18"/>
            <w:szCs w:val="18"/>
          </w:rPr>
          <w:delText xml:space="preserve">12. </w:delText>
        </w:r>
        <w:r w:rsidRPr="00AF5717">
          <w:rPr>
            <w:rFonts w:ascii="Arial" w:hAnsi="Arial" w:cs="Arial"/>
            <w:b/>
            <w:bCs/>
            <w:sz w:val="18"/>
            <w:szCs w:val="18"/>
          </w:rPr>
          <w:delText xml:space="preserve">SAE reporting: </w:delText>
        </w:r>
        <w:r w:rsidRPr="00AF5717">
          <w:rPr>
            <w:rFonts w:ascii="Arial" w:hAnsi="Arial" w:cs="Arial"/>
            <w:sz w:val="18"/>
            <w:szCs w:val="18"/>
          </w:rPr>
          <w:delText xml:space="preserve">SAE reporting will include serious pre-treatment events. Only those SAEs that occur after the first dose of IMP will be collected in the CRF. However, all </w:delText>
        </w:r>
        <w:r w:rsidRPr="00AF5717">
          <w:rPr>
            <w:rFonts w:ascii="Arial" w:eastAsia="ArialMT" w:hAnsi="Arial" w:cs="Arial"/>
            <w:sz w:val="18"/>
            <w:szCs w:val="18"/>
          </w:rPr>
          <w:delText>SAEs occurring after consent will be reported to the sponsor’s medical safety team or designee.</w:delText>
        </w:r>
      </w:del>
    </w:p>
    <w:p w14:paraId="0C628A22" w14:textId="7A7D7FE9" w:rsidR="00136DEE" w:rsidRPr="00AF5717" w:rsidRDefault="00E27C57" w:rsidP="00136DEE">
      <w:pPr>
        <w:autoSpaceDE w:val="0"/>
        <w:autoSpaceDN w:val="0"/>
        <w:adjustRightInd w:val="0"/>
        <w:spacing w:after="0"/>
        <w:rPr>
          <w:del w:id="3013" w:author="Marmol, Dominika Klaudia" w:date="2026-06-08T11:38:00Z"/>
          <w:rFonts w:ascii="Arial" w:hAnsi="Arial" w:cs="Arial"/>
          <w:sz w:val="18"/>
          <w:szCs w:val="18"/>
        </w:rPr>
      </w:pPr>
      <w:del w:id="3014" w:author="Marmol, Dominika Klaudia" w:date="2026-06-08T11:38:00Z">
        <w:r w:rsidRPr="00AF5717">
          <w:rPr>
            <w:rFonts w:ascii="Arial" w:hAnsi="Arial" w:cs="Arial"/>
            <w:sz w:val="18"/>
            <w:szCs w:val="18"/>
          </w:rPr>
          <w:delText xml:space="preserve">13. </w:delText>
        </w:r>
        <w:r w:rsidRPr="00AF5717">
          <w:rPr>
            <w:rFonts w:ascii="Arial" w:hAnsi="Arial" w:cs="Arial"/>
            <w:b/>
            <w:bCs/>
            <w:sz w:val="18"/>
            <w:szCs w:val="18"/>
          </w:rPr>
          <w:delText xml:space="preserve">Survival status: </w:delText>
        </w:r>
        <w:r w:rsidRPr="00AF5717">
          <w:rPr>
            <w:rFonts w:ascii="Arial" w:hAnsi="Arial" w:cs="Arial"/>
            <w:sz w:val="18"/>
            <w:szCs w:val="18"/>
          </w:rPr>
          <w:delText xml:space="preserve">Each trial participant will be followed for survival every 12 weeks (±14 days) after the 90-Day SFU Visit until death, loss of follow-up, or trial participant terminates involvement in the trial. These visits may occur by telephone, </w:delText>
        </w:r>
        <w:r w:rsidR="009A4B19">
          <w:rPr>
            <w:rFonts w:ascii="Arial" w:hAnsi="Arial" w:cs="Arial"/>
            <w:sz w:val="18"/>
            <w:szCs w:val="18"/>
          </w:rPr>
          <w:delText>E</w:delText>
        </w:r>
        <w:r w:rsidRPr="00AF5717">
          <w:rPr>
            <w:rFonts w:ascii="Arial" w:hAnsi="Arial" w:cs="Arial"/>
            <w:sz w:val="18"/>
            <w:szCs w:val="18"/>
          </w:rPr>
          <w:delText>-</w:delText>
        </w:r>
        <w:r w:rsidRPr="00AF5717">
          <w:rPr>
            <w:rFonts w:ascii="Arial" w:eastAsia="ArialMT" w:hAnsi="Arial" w:cs="Arial"/>
            <w:sz w:val="18"/>
            <w:szCs w:val="18"/>
          </w:rPr>
          <w:delText xml:space="preserve">mail or a visit by the participant or the participant’s caregiver. Survival status may be </w:delText>
        </w:r>
        <w:r w:rsidRPr="00AF5717">
          <w:rPr>
            <w:rFonts w:ascii="Arial" w:hAnsi="Arial" w:cs="Arial"/>
            <w:sz w:val="18"/>
            <w:szCs w:val="18"/>
          </w:rPr>
          <w:delText>followed more frequently around the time of a database lock or other trial milestones.</w:delText>
        </w:r>
      </w:del>
    </w:p>
    <w:p w14:paraId="42E4E6FF" w14:textId="063ECEF4" w:rsidR="00136DEE" w:rsidRPr="00AF5717" w:rsidRDefault="00E27C57" w:rsidP="00136DEE">
      <w:pPr>
        <w:autoSpaceDE w:val="0"/>
        <w:autoSpaceDN w:val="0"/>
        <w:adjustRightInd w:val="0"/>
        <w:spacing w:after="0"/>
        <w:rPr>
          <w:del w:id="3015" w:author="Marmol, Dominika Klaudia" w:date="2026-06-08T11:38:00Z"/>
          <w:rFonts w:ascii="Arial" w:hAnsi="Arial" w:cs="Arial"/>
          <w:color w:val="000000"/>
          <w:sz w:val="18"/>
          <w:szCs w:val="18"/>
        </w:rPr>
      </w:pPr>
      <w:del w:id="3016" w:author="Marmol, Dominika Klaudia" w:date="2026-06-08T11:38:00Z">
        <w:r w:rsidRPr="00AF5717">
          <w:rPr>
            <w:rFonts w:ascii="Arial" w:hAnsi="Arial" w:cs="Arial"/>
            <w:color w:val="000000"/>
            <w:sz w:val="18"/>
            <w:szCs w:val="18"/>
          </w:rPr>
          <w:delText>14.</w:delText>
        </w:r>
        <w:r w:rsidRPr="00AF5717">
          <w:rPr>
            <w:rFonts w:ascii="Arial" w:hAnsi="Arial" w:cs="Arial"/>
            <w:b/>
            <w:bCs/>
            <w:color w:val="000000"/>
            <w:sz w:val="18"/>
            <w:szCs w:val="18"/>
          </w:rPr>
          <w:delText xml:space="preserve"> CT/MRI imaging assessments: </w:delText>
        </w:r>
        <w:r w:rsidR="00A978A1" w:rsidRPr="00A978A1">
          <w:rPr>
            <w:rFonts w:ascii="Arial" w:hAnsi="Arial" w:cs="Arial"/>
            <w:color w:val="000000"/>
            <w:sz w:val="18"/>
            <w:szCs w:val="18"/>
          </w:rPr>
          <w:delText>Perform brain imaging in trial participants with known or suspected central nervous system metastasis. Perform additional imaging if clinically indicated. Positron emission tomography (PET)-CT can be used, but the CT portion of a PET-CT may not be used in lieu of a diagnostic CT, unless performed with intravenous contrast agents. Consult the sponsor for details on required scans if needed. Scans performed prior to informed consent as part of routine clinical management may be used as the screening tumor imaging if they are of diagnostic quality and were performed within 28 days prior to first IMP dose. If no disease progression is documented at survival follow-up and the trial participant receives no new anti-cancer therapy, image assessment should be performed per aforementioned frequency. Tumor assessments should be performed according to RECIST 1.1 criteria after each imaging.</w:delText>
        </w:r>
      </w:del>
    </w:p>
    <w:p w14:paraId="0413606C" w14:textId="1645BFF5" w:rsidR="00136DEE" w:rsidRPr="00AF5717" w:rsidRDefault="00E27C57" w:rsidP="00136DEE">
      <w:pPr>
        <w:autoSpaceDE w:val="0"/>
        <w:autoSpaceDN w:val="0"/>
        <w:adjustRightInd w:val="0"/>
        <w:spacing w:after="0"/>
        <w:rPr>
          <w:del w:id="3017" w:author="Marmol, Dominika Klaudia" w:date="2026-06-08T11:38:00Z"/>
          <w:rFonts w:ascii="Arial" w:hAnsi="Arial" w:cs="Arial"/>
          <w:color w:val="000000"/>
          <w:sz w:val="18"/>
          <w:szCs w:val="18"/>
        </w:rPr>
      </w:pPr>
      <w:del w:id="3018" w:author="Marmol, Dominika Klaudia" w:date="2026-06-08T11:38:00Z">
        <w:r w:rsidRPr="00AF5717">
          <w:rPr>
            <w:rFonts w:ascii="Arial" w:hAnsi="Arial" w:cs="Arial"/>
            <w:color w:val="000000"/>
            <w:sz w:val="18"/>
            <w:szCs w:val="18"/>
          </w:rPr>
          <w:delText xml:space="preserve">15. </w:delText>
        </w:r>
        <w:r w:rsidRPr="00AF5717">
          <w:rPr>
            <w:rFonts w:ascii="Arial" w:hAnsi="Arial" w:cs="Arial"/>
            <w:b/>
            <w:bCs/>
            <w:color w:val="000000"/>
            <w:sz w:val="18"/>
            <w:szCs w:val="18"/>
          </w:rPr>
          <w:delText xml:space="preserve">Pregnancy testing: </w:delText>
        </w:r>
        <w:r w:rsidR="002811FD" w:rsidRPr="002811FD">
          <w:rPr>
            <w:rFonts w:ascii="Arial" w:hAnsi="Arial" w:cs="Arial"/>
            <w:color w:val="000000"/>
            <w:sz w:val="18"/>
            <w:szCs w:val="18"/>
          </w:rPr>
          <w:delText>All POCBP will have a serum pregnancy test at screening. Urine pregnancy tests will be performed at subsequent visits. If a urine pregnancy test is positive or cannot be confirmed as negative, a serum pregnancy test will be required. Additional urine or serum pregnancy tests may be performed, if deemed necessary by the investigator. Participants will be counseled about the need to use prescribed contraception.</w:delText>
        </w:r>
      </w:del>
    </w:p>
    <w:p w14:paraId="669F898B" w14:textId="211335BE" w:rsidR="00136DEE" w:rsidRPr="00AF5717" w:rsidRDefault="00E27C57" w:rsidP="00136DEE">
      <w:pPr>
        <w:autoSpaceDE w:val="0"/>
        <w:autoSpaceDN w:val="0"/>
        <w:adjustRightInd w:val="0"/>
        <w:spacing w:after="0"/>
        <w:rPr>
          <w:del w:id="3019" w:author="Marmol, Dominika Klaudia" w:date="2026-06-08T11:38:00Z"/>
          <w:rFonts w:ascii="Arial" w:hAnsi="Arial" w:cs="Arial"/>
          <w:color w:val="000000"/>
          <w:sz w:val="18"/>
          <w:szCs w:val="18"/>
        </w:rPr>
      </w:pPr>
      <w:del w:id="3020" w:author="Marmol, Dominika Klaudia" w:date="2026-06-08T11:38:00Z">
        <w:r w:rsidRPr="00AF5717">
          <w:rPr>
            <w:rFonts w:ascii="Arial" w:hAnsi="Arial" w:cs="Arial"/>
            <w:color w:val="000000"/>
            <w:sz w:val="18"/>
            <w:szCs w:val="18"/>
          </w:rPr>
          <w:delText xml:space="preserve">16. </w:delText>
        </w:r>
        <w:r w:rsidRPr="00AF5717">
          <w:rPr>
            <w:rFonts w:ascii="Arial" w:hAnsi="Arial" w:cs="Arial"/>
            <w:b/>
            <w:bCs/>
            <w:color w:val="000000"/>
            <w:sz w:val="18"/>
            <w:szCs w:val="18"/>
          </w:rPr>
          <w:delText xml:space="preserve">Blood sample for hematology/biochemistry: </w:delText>
        </w:r>
        <w:r w:rsidRPr="00AF5717">
          <w:rPr>
            <w:rFonts w:ascii="Arial" w:hAnsi="Arial" w:cs="Arial"/>
            <w:color w:val="000000"/>
            <w:sz w:val="18"/>
            <w:szCs w:val="18"/>
          </w:rPr>
          <w:delText>Blood samples will be collected at screening period, pre-dose on C1D1, C1D8, C2D1, C2D8, pre-dose in all other cycles, EOT Visit, ETV, and the SFU visits. If screening clinical laboratory testing was performed within 7 days before the C1D1 dose, it need not be repeated</w:delText>
        </w:r>
        <w:r w:rsidR="002811FD">
          <w:rPr>
            <w:rFonts w:ascii="Arial" w:hAnsi="Arial" w:cs="Arial"/>
            <w:color w:val="000000"/>
            <w:sz w:val="18"/>
            <w:szCs w:val="18"/>
          </w:rPr>
          <w:delText xml:space="preserve"> on C1D1 dose</w:delText>
        </w:r>
        <w:r w:rsidRPr="00AF5717">
          <w:rPr>
            <w:rFonts w:ascii="Arial" w:hAnsi="Arial" w:cs="Arial"/>
            <w:color w:val="000000"/>
            <w:sz w:val="18"/>
            <w:szCs w:val="18"/>
          </w:rPr>
          <w:delText xml:space="preserve">. </w:delText>
        </w:r>
        <w:r w:rsidR="00000745" w:rsidRPr="00000745">
          <w:rPr>
            <w:rFonts w:ascii="Arial" w:hAnsi="Arial" w:cs="Arial"/>
            <w:color w:val="000000"/>
            <w:sz w:val="18"/>
            <w:szCs w:val="18"/>
          </w:rPr>
          <w:delText>Blood samples for biochemistry will include analysis for IL-6 at screening and at other times if indicated.</w:delText>
        </w:r>
      </w:del>
    </w:p>
    <w:p w14:paraId="3FBE38B6" w14:textId="0664C543" w:rsidR="00136DEE" w:rsidRPr="00AF5717" w:rsidRDefault="00E27C57" w:rsidP="00136DEE">
      <w:pPr>
        <w:autoSpaceDE w:val="0"/>
        <w:autoSpaceDN w:val="0"/>
        <w:adjustRightInd w:val="0"/>
        <w:spacing w:after="0"/>
        <w:rPr>
          <w:del w:id="3021" w:author="Marmol, Dominika Klaudia" w:date="2026-06-08T11:38:00Z"/>
          <w:rFonts w:ascii="Arial" w:hAnsi="Arial" w:cs="Arial"/>
          <w:color w:val="000000"/>
          <w:sz w:val="18"/>
          <w:szCs w:val="18"/>
        </w:rPr>
      </w:pPr>
      <w:del w:id="3022" w:author="Marmol, Dominika Klaudia" w:date="2026-06-08T11:38:00Z">
        <w:r w:rsidRPr="00AF5717">
          <w:rPr>
            <w:rFonts w:ascii="Arial" w:hAnsi="Arial" w:cs="Arial"/>
            <w:color w:val="000000"/>
            <w:sz w:val="18"/>
            <w:szCs w:val="18"/>
          </w:rPr>
          <w:delText xml:space="preserve">17. </w:delText>
        </w:r>
        <w:r w:rsidRPr="00AF5717">
          <w:rPr>
            <w:rFonts w:ascii="Arial" w:hAnsi="Arial" w:cs="Arial"/>
            <w:b/>
            <w:bCs/>
            <w:color w:val="000000"/>
            <w:sz w:val="18"/>
            <w:szCs w:val="18"/>
          </w:rPr>
          <w:delText xml:space="preserve">Blood sample for coagulation/thyroid function/myocardial enzymes: </w:delText>
        </w:r>
        <w:r w:rsidRPr="00AF5717">
          <w:rPr>
            <w:rFonts w:ascii="Arial" w:hAnsi="Arial" w:cs="Arial"/>
            <w:color w:val="000000"/>
            <w:sz w:val="18"/>
            <w:szCs w:val="18"/>
          </w:rPr>
          <w:delText>Blood samples will be collected at screening, pre-dose in all cycles, EOT Visit, ETV, and at the SFU Visits. If screening testing was performed within the 7 days before the C1D1 dose, it need not be repeated. Samples may be collected within the 7 days prior to the scheduled visit.</w:delText>
        </w:r>
      </w:del>
    </w:p>
    <w:p w14:paraId="76E3F7CA" w14:textId="6B08604C" w:rsidR="00136DEE" w:rsidRPr="00AF5717" w:rsidRDefault="00E27C57" w:rsidP="00136DEE">
      <w:pPr>
        <w:autoSpaceDE w:val="0"/>
        <w:autoSpaceDN w:val="0"/>
        <w:adjustRightInd w:val="0"/>
        <w:spacing w:after="0"/>
        <w:rPr>
          <w:del w:id="3023" w:author="Marmol, Dominika Klaudia" w:date="2026-06-08T11:38:00Z"/>
          <w:rFonts w:ascii="Arial" w:hAnsi="Arial" w:cs="Arial"/>
          <w:color w:val="000000"/>
          <w:sz w:val="18"/>
          <w:szCs w:val="18"/>
        </w:rPr>
      </w:pPr>
      <w:del w:id="3024" w:author="Marmol, Dominika Klaudia" w:date="2026-06-08T11:38:00Z">
        <w:r w:rsidRPr="00AF5717">
          <w:rPr>
            <w:rFonts w:ascii="Arial" w:hAnsi="Arial" w:cs="Arial"/>
            <w:color w:val="000000"/>
            <w:sz w:val="18"/>
            <w:szCs w:val="18"/>
          </w:rPr>
          <w:delText xml:space="preserve">18. </w:delText>
        </w:r>
        <w:r w:rsidRPr="00AF5717">
          <w:rPr>
            <w:rFonts w:ascii="Arial" w:hAnsi="Arial" w:cs="Arial"/>
            <w:b/>
            <w:bCs/>
            <w:color w:val="000000"/>
            <w:sz w:val="18"/>
            <w:szCs w:val="18"/>
          </w:rPr>
          <w:delText xml:space="preserve">Urinalysis (for hematuria and proteinuria evaluation): </w:delText>
        </w:r>
        <w:r w:rsidRPr="00AF5717">
          <w:rPr>
            <w:rFonts w:ascii="Arial" w:hAnsi="Arial" w:cs="Arial"/>
            <w:color w:val="000000"/>
            <w:sz w:val="18"/>
            <w:szCs w:val="18"/>
          </w:rPr>
          <w:delText>Urine samples will be collected at screening, pre-dose in all cycles, EOT Visit, ETV, and at the SFU Visits.</w:delText>
        </w:r>
      </w:del>
    </w:p>
    <w:p w14:paraId="23F21679" w14:textId="15B4F885" w:rsidR="0097335D" w:rsidRPr="00AF5717" w:rsidRDefault="00E27C57" w:rsidP="0097335D">
      <w:pPr>
        <w:autoSpaceDE w:val="0"/>
        <w:autoSpaceDN w:val="0"/>
        <w:adjustRightInd w:val="0"/>
        <w:spacing w:after="0"/>
        <w:rPr>
          <w:del w:id="3025" w:author="Marmol, Dominika Klaudia" w:date="2026-06-08T11:38:00Z"/>
          <w:rFonts w:ascii="Arial" w:hAnsi="Arial" w:cs="Arial"/>
          <w:color w:val="000000"/>
          <w:sz w:val="18"/>
          <w:szCs w:val="18"/>
        </w:rPr>
      </w:pPr>
      <w:del w:id="3026" w:author="Marmol, Dominika Klaudia" w:date="2026-06-08T11:38:00Z">
        <w:r w:rsidRPr="00AF5717">
          <w:rPr>
            <w:rFonts w:ascii="Arial" w:hAnsi="Arial" w:cs="Arial"/>
            <w:color w:val="000000"/>
            <w:sz w:val="18"/>
            <w:szCs w:val="18"/>
          </w:rPr>
          <w:delText xml:space="preserve">19. </w:delText>
        </w:r>
        <w:r w:rsidRPr="00AF5717">
          <w:rPr>
            <w:rFonts w:ascii="Arial" w:hAnsi="Arial" w:cs="Arial"/>
            <w:b/>
            <w:bCs/>
            <w:color w:val="000000"/>
            <w:sz w:val="18"/>
            <w:szCs w:val="18"/>
          </w:rPr>
          <w:delText xml:space="preserve">Blood sample for serology: </w:delText>
        </w:r>
        <w:r w:rsidR="00000745" w:rsidRPr="00000745">
          <w:rPr>
            <w:rFonts w:ascii="Arial" w:hAnsi="Arial" w:cs="Arial"/>
            <w:color w:val="000000"/>
            <w:sz w:val="18"/>
            <w:szCs w:val="18"/>
          </w:rPr>
          <w:delText>Tests for HBV (hepatitis B surface antigen [Bhag] and IgG anti-hepatitis B core antibody), HCV (HCV antibody; also HCV RNA by PCR if the trial participant is HCV-antibody positive), and HIV antibodies.</w:delText>
        </w:r>
      </w:del>
    </w:p>
    <w:p w14:paraId="1954E39F" w14:textId="3A69F3C6" w:rsidR="0097335D" w:rsidRPr="00AF5717" w:rsidRDefault="00E27C57" w:rsidP="0097335D">
      <w:pPr>
        <w:autoSpaceDE w:val="0"/>
        <w:autoSpaceDN w:val="0"/>
        <w:adjustRightInd w:val="0"/>
        <w:spacing w:after="0"/>
        <w:rPr>
          <w:del w:id="3027" w:author="Marmol, Dominika Klaudia" w:date="2026-06-08T11:38:00Z"/>
          <w:rFonts w:ascii="Arial" w:hAnsi="Arial" w:cs="Arial"/>
          <w:color w:val="000000"/>
          <w:sz w:val="18"/>
          <w:szCs w:val="18"/>
        </w:rPr>
      </w:pPr>
      <w:del w:id="3028" w:author="Marmol, Dominika Klaudia" w:date="2026-06-08T11:38:00Z">
        <w:r w:rsidRPr="00AF5717">
          <w:rPr>
            <w:rFonts w:ascii="Arial" w:hAnsi="Arial" w:cs="Arial"/>
            <w:color w:val="000000"/>
            <w:sz w:val="18"/>
            <w:szCs w:val="18"/>
          </w:rPr>
          <w:delText xml:space="preserve">20. </w:delText>
        </w:r>
        <w:r w:rsidRPr="00AF5717">
          <w:rPr>
            <w:rFonts w:ascii="Arial" w:hAnsi="Arial" w:cs="Arial"/>
            <w:b/>
            <w:bCs/>
            <w:color w:val="000000"/>
            <w:sz w:val="18"/>
            <w:szCs w:val="18"/>
          </w:rPr>
          <w:delText xml:space="preserve">Blood sample for PK/PD: </w:delText>
        </w:r>
        <w:r w:rsidRPr="00AF5717">
          <w:rPr>
            <w:rFonts w:ascii="Arial" w:hAnsi="Arial" w:cs="Arial"/>
            <w:color w:val="000000"/>
            <w:sz w:val="18"/>
            <w:szCs w:val="18"/>
          </w:rPr>
          <w:delText>Blood will be collected for PK and PD (chemokine and cytokine analysis, target engagement, and immunophenotyping).</w:delText>
        </w:r>
      </w:del>
    </w:p>
    <w:p w14:paraId="43A98A6B" w14:textId="37ADB3DF" w:rsidR="0097335D" w:rsidRPr="00AF5717" w:rsidRDefault="00E27C57" w:rsidP="0097335D">
      <w:pPr>
        <w:autoSpaceDE w:val="0"/>
        <w:autoSpaceDN w:val="0"/>
        <w:adjustRightInd w:val="0"/>
        <w:spacing w:after="0"/>
        <w:rPr>
          <w:del w:id="3029" w:author="Marmol, Dominika Klaudia" w:date="2026-06-08T11:38:00Z"/>
          <w:rFonts w:ascii="Arial" w:hAnsi="Arial" w:cs="Arial"/>
          <w:color w:val="000000"/>
          <w:sz w:val="18"/>
          <w:szCs w:val="18"/>
        </w:rPr>
      </w:pPr>
      <w:del w:id="3030" w:author="Marmol, Dominika Klaudia" w:date="2026-06-08T11:38:00Z">
        <w:r w:rsidRPr="00AF5717">
          <w:rPr>
            <w:rFonts w:ascii="Arial" w:hAnsi="Arial" w:cs="Arial"/>
            <w:color w:val="000000"/>
            <w:sz w:val="18"/>
            <w:szCs w:val="18"/>
          </w:rPr>
          <w:delText xml:space="preserve">21. </w:delText>
        </w:r>
        <w:r w:rsidRPr="00AF5717">
          <w:rPr>
            <w:rFonts w:ascii="Arial" w:hAnsi="Arial" w:cs="Arial"/>
            <w:b/>
            <w:bCs/>
            <w:color w:val="000000"/>
            <w:sz w:val="18"/>
            <w:szCs w:val="18"/>
          </w:rPr>
          <w:delText xml:space="preserve">Blood sample for ADA: </w:delText>
        </w:r>
        <w:r w:rsidRPr="00AF5717">
          <w:rPr>
            <w:rFonts w:ascii="Arial" w:hAnsi="Arial" w:cs="Arial"/>
            <w:color w:val="000000"/>
            <w:sz w:val="18"/>
            <w:szCs w:val="18"/>
          </w:rPr>
          <w:delText xml:space="preserve">Blood samples will be collected pre-dose. For details, please refer to </w:delText>
        </w:r>
        <w:r w:rsidR="009C1447" w:rsidRPr="00AF5717">
          <w:rPr>
            <w:rFonts w:ascii="Arial" w:hAnsi="Arial" w:cs="Arial"/>
            <w:color w:val="0000FF"/>
            <w:sz w:val="18"/>
            <w:szCs w:val="18"/>
            <w:highlight w:val="yellow"/>
          </w:rPr>
          <w:fldChar w:fldCharType="begin"/>
        </w:r>
        <w:r w:rsidR="009C1447" w:rsidRPr="00AF5717">
          <w:rPr>
            <w:rFonts w:ascii="Arial" w:hAnsi="Arial" w:cs="Arial"/>
            <w:color w:val="0000FF"/>
            <w:sz w:val="18"/>
            <w:szCs w:val="18"/>
          </w:rPr>
          <w:delInstrText xml:space="preserve"> REF _Ref180256965 \h </w:delInstrText>
        </w:r>
        <w:r w:rsidR="009C1447" w:rsidRPr="00AF5717">
          <w:rPr>
            <w:rFonts w:ascii="Arial" w:hAnsi="Arial" w:cs="Arial"/>
            <w:color w:val="0000FF"/>
            <w:sz w:val="18"/>
            <w:szCs w:val="18"/>
            <w:highlight w:val="yellow"/>
          </w:rPr>
          <w:delInstrText xml:space="preserve"> \* MERGEFORMAT </w:delInstrText>
        </w:r>
        <w:r w:rsidR="009C1447" w:rsidRPr="00AF5717">
          <w:rPr>
            <w:rFonts w:ascii="Arial" w:hAnsi="Arial" w:cs="Arial"/>
            <w:color w:val="0000FF"/>
            <w:sz w:val="18"/>
            <w:szCs w:val="18"/>
            <w:highlight w:val="yellow"/>
          </w:rPr>
        </w:r>
        <w:r w:rsidR="009C1447" w:rsidRPr="00AF5717">
          <w:rPr>
            <w:rFonts w:ascii="Arial" w:hAnsi="Arial" w:cs="Arial"/>
            <w:color w:val="0000FF"/>
            <w:sz w:val="18"/>
            <w:szCs w:val="18"/>
            <w:highlight w:val="yellow"/>
          </w:rPr>
          <w:fldChar w:fldCharType="separate"/>
        </w:r>
        <w:r w:rsidR="00CA5FDB" w:rsidRPr="00CA5FDB">
          <w:rPr>
            <w:rFonts w:ascii="Arial" w:hAnsi="Arial" w:cs="Arial"/>
            <w:color w:val="0000FF"/>
            <w:sz w:val="18"/>
            <w:szCs w:val="18"/>
          </w:rPr>
          <w:delText xml:space="preserve">Table </w:delText>
        </w:r>
        <w:r w:rsidR="00CA5FDB" w:rsidRPr="00CA5FDB">
          <w:rPr>
            <w:rFonts w:ascii="Arial" w:hAnsi="Arial" w:cs="Arial"/>
            <w:noProof/>
            <w:color w:val="0000FF"/>
            <w:sz w:val="18"/>
            <w:szCs w:val="18"/>
          </w:rPr>
          <w:delText>7</w:delText>
        </w:r>
        <w:r w:rsidR="009C1447" w:rsidRPr="00AF5717">
          <w:rPr>
            <w:rFonts w:ascii="Arial" w:hAnsi="Arial" w:cs="Arial"/>
            <w:color w:val="0000FF"/>
            <w:sz w:val="18"/>
            <w:szCs w:val="18"/>
            <w:highlight w:val="yellow"/>
          </w:rPr>
          <w:fldChar w:fldCharType="end"/>
        </w:r>
        <w:r w:rsidRPr="00AF5717">
          <w:rPr>
            <w:rFonts w:ascii="Arial" w:hAnsi="Arial" w:cs="Arial"/>
            <w:sz w:val="18"/>
            <w:szCs w:val="18"/>
          </w:rPr>
          <w:delText xml:space="preserve">. ADA samples will also be collected at the time of any Grade </w:delText>
        </w:r>
        <w:r w:rsidRPr="00AF5717">
          <w:rPr>
            <w:rFonts w:ascii="Arial" w:eastAsia="ArialMT" w:hAnsi="Arial" w:cs="Arial"/>
            <w:sz w:val="18"/>
            <w:szCs w:val="18"/>
          </w:rPr>
          <w:delText>≥3 infusion</w:delText>
        </w:r>
        <w:r w:rsidRPr="00AF5717">
          <w:rPr>
            <w:rFonts w:ascii="Arial" w:hAnsi="Arial" w:cs="Arial"/>
            <w:sz w:val="18"/>
            <w:szCs w:val="18"/>
          </w:rPr>
          <w:delText>-related events and 30 days after the event, if feasible.</w:delText>
        </w:r>
      </w:del>
    </w:p>
    <w:p w14:paraId="3C450E2E" w14:textId="56A8E964" w:rsidR="0097335D" w:rsidRPr="00AF5717" w:rsidRDefault="00E27C57" w:rsidP="0097335D">
      <w:pPr>
        <w:autoSpaceDE w:val="0"/>
        <w:autoSpaceDN w:val="0"/>
        <w:adjustRightInd w:val="0"/>
        <w:spacing w:after="0"/>
        <w:rPr>
          <w:del w:id="3031" w:author="Marmol, Dominika Klaudia" w:date="2026-06-08T11:38:00Z"/>
          <w:rFonts w:ascii="Arial" w:hAnsi="Arial" w:cs="Arial"/>
          <w:b/>
          <w:bCs/>
          <w:color w:val="000000"/>
          <w:sz w:val="18"/>
          <w:szCs w:val="18"/>
        </w:rPr>
      </w:pPr>
      <w:del w:id="3032" w:author="Marmol, Dominika Klaudia" w:date="2026-06-08T11:38:00Z">
        <w:r w:rsidRPr="00AF5717">
          <w:rPr>
            <w:rFonts w:ascii="Arial" w:hAnsi="Arial" w:cs="Arial"/>
            <w:b/>
            <w:bCs/>
            <w:color w:val="000000"/>
            <w:sz w:val="18"/>
            <w:szCs w:val="18"/>
          </w:rPr>
          <w:delText>Notes:</w:delText>
        </w:r>
      </w:del>
    </w:p>
    <w:p w14:paraId="7C34C1AD" w14:textId="329029D9" w:rsidR="0097335D" w:rsidRPr="00AF5717" w:rsidRDefault="00E27C57" w:rsidP="0097335D">
      <w:pPr>
        <w:autoSpaceDE w:val="0"/>
        <w:autoSpaceDN w:val="0"/>
        <w:adjustRightInd w:val="0"/>
        <w:spacing w:after="0"/>
        <w:rPr>
          <w:del w:id="3033" w:author="Marmol, Dominika Klaudia" w:date="2026-06-08T11:38:00Z"/>
          <w:rFonts w:ascii="Arial" w:hAnsi="Arial" w:cs="Arial"/>
          <w:color w:val="000000"/>
          <w:sz w:val="18"/>
          <w:szCs w:val="18"/>
        </w:rPr>
      </w:pPr>
      <w:del w:id="3034" w:author="Marmol, Dominika Klaudia" w:date="2026-06-08T11:38:00Z">
        <w:r w:rsidRPr="00AF5717">
          <w:rPr>
            <w:rFonts w:ascii="Arial" w:hAnsi="Arial" w:cs="Arial"/>
            <w:color w:val="000000"/>
            <w:sz w:val="18"/>
            <w:szCs w:val="18"/>
          </w:rPr>
          <w:delText xml:space="preserve">Unless otherwise specified in this protocol, all laboratory tests should be performed, and blood samples should be collected before IMP administration (local laboratory tests </w:delText>
        </w:r>
        <w:r w:rsidR="00A2032A">
          <w:rPr>
            <w:rFonts w:ascii="Arial" w:hAnsi="Arial" w:cs="Arial"/>
            <w:color w:val="000000"/>
            <w:sz w:val="18"/>
            <w:szCs w:val="18"/>
          </w:rPr>
          <w:delText>must</w:delText>
        </w:r>
        <w:r w:rsidR="00A2032A" w:rsidRPr="00AF5717">
          <w:rPr>
            <w:rFonts w:ascii="Arial" w:hAnsi="Arial" w:cs="Arial"/>
            <w:color w:val="000000"/>
            <w:sz w:val="18"/>
            <w:szCs w:val="18"/>
          </w:rPr>
          <w:delText xml:space="preserve"> </w:delText>
        </w:r>
        <w:r w:rsidRPr="00AF5717">
          <w:rPr>
            <w:rFonts w:ascii="Arial" w:hAnsi="Arial" w:cs="Arial"/>
            <w:color w:val="000000"/>
            <w:sz w:val="18"/>
            <w:szCs w:val="18"/>
          </w:rPr>
          <w:delText xml:space="preserve">provide results before the administration). All non-laboratory test procedures </w:delText>
        </w:r>
        <w:r w:rsidR="006B37B9">
          <w:rPr>
            <w:rFonts w:ascii="Arial" w:hAnsi="Arial" w:cs="Arial"/>
            <w:color w:val="000000"/>
            <w:sz w:val="18"/>
            <w:szCs w:val="18"/>
          </w:rPr>
          <w:delText>must</w:delText>
        </w:r>
        <w:r w:rsidRPr="00AF5717">
          <w:rPr>
            <w:rFonts w:ascii="Arial" w:hAnsi="Arial" w:cs="Arial"/>
            <w:color w:val="000000"/>
            <w:sz w:val="18"/>
            <w:szCs w:val="18"/>
          </w:rPr>
          <w:delText xml:space="preserve"> be completed, and results </w:delText>
        </w:r>
        <w:r w:rsidR="006B37B9">
          <w:rPr>
            <w:rFonts w:ascii="Arial" w:hAnsi="Arial" w:cs="Arial"/>
            <w:color w:val="000000"/>
            <w:sz w:val="18"/>
            <w:szCs w:val="18"/>
          </w:rPr>
          <w:delText>must</w:delText>
        </w:r>
        <w:r w:rsidRPr="00AF5717">
          <w:rPr>
            <w:rFonts w:ascii="Arial" w:hAnsi="Arial" w:cs="Arial"/>
            <w:color w:val="000000"/>
            <w:sz w:val="18"/>
            <w:szCs w:val="18"/>
          </w:rPr>
          <w:delText xml:space="preserve"> be obtained before IMP administration. If certain parameters cannot be tested at the trial site, results from external sites may be accepted, but relevant reports </w:delText>
        </w:r>
        <w:r w:rsidR="009E0D31">
          <w:rPr>
            <w:rFonts w:ascii="Arial" w:hAnsi="Arial" w:cs="Arial"/>
            <w:color w:val="000000"/>
            <w:sz w:val="18"/>
            <w:szCs w:val="18"/>
          </w:rPr>
          <w:delText>must</w:delText>
        </w:r>
        <w:r w:rsidRPr="00AF5717">
          <w:rPr>
            <w:rFonts w:ascii="Arial" w:hAnsi="Arial" w:cs="Arial"/>
            <w:color w:val="000000"/>
            <w:sz w:val="18"/>
            <w:szCs w:val="18"/>
          </w:rPr>
          <w:delText xml:space="preserve"> be provided.</w:delText>
        </w:r>
      </w:del>
    </w:p>
    <w:p w14:paraId="5AFB0ECE" w14:textId="5FA23B34" w:rsidR="009A6128" w:rsidRDefault="009A6128" w:rsidP="0097335D">
      <w:pPr>
        <w:autoSpaceDE w:val="0"/>
        <w:autoSpaceDN w:val="0"/>
        <w:adjustRightInd w:val="0"/>
        <w:spacing w:after="0"/>
        <w:rPr>
          <w:del w:id="3035" w:author="Marmol, Dominika Klaudia" w:date="2026-06-08T11:38:00Z"/>
          <w:rFonts w:ascii="Arial" w:hAnsi="Arial" w:cs="Arial"/>
          <w:color w:val="000000"/>
          <w:sz w:val="18"/>
          <w:szCs w:val="18"/>
        </w:rPr>
      </w:pPr>
    </w:p>
    <w:p w14:paraId="088E323A" w14:textId="64E632CA" w:rsidR="009431D3" w:rsidRDefault="00E27C57" w:rsidP="0097335D">
      <w:pPr>
        <w:autoSpaceDE w:val="0"/>
        <w:autoSpaceDN w:val="0"/>
        <w:adjustRightInd w:val="0"/>
        <w:spacing w:after="0"/>
        <w:rPr>
          <w:del w:id="3036" w:author="Marmol, Dominika Klaudia" w:date="2026-06-08T11:38:00Z"/>
          <w:rFonts w:ascii="Arial" w:hAnsi="Arial" w:cs="Arial"/>
          <w:color w:val="000000"/>
          <w:sz w:val="18"/>
          <w:szCs w:val="18"/>
        </w:rPr>
      </w:pPr>
      <w:del w:id="3037" w:author="Marmol, Dominika Klaudia" w:date="2026-06-08T11:38:00Z">
        <w:r w:rsidRPr="00AF5717">
          <w:rPr>
            <w:rFonts w:ascii="Arial" w:hAnsi="Arial" w:cs="Arial"/>
            <w:color w:val="000000"/>
            <w:sz w:val="18"/>
            <w:szCs w:val="18"/>
          </w:rPr>
          <w:delText xml:space="preserve">If, for any reason, trial participants are permanently withdrawn from the trial before completing all scheduled visits, they </w:delText>
        </w:r>
        <w:r w:rsidR="009E0D31">
          <w:rPr>
            <w:rFonts w:ascii="Arial" w:hAnsi="Arial" w:cs="Arial"/>
            <w:color w:val="000000"/>
            <w:sz w:val="18"/>
            <w:szCs w:val="18"/>
          </w:rPr>
          <w:delText>must</w:delText>
        </w:r>
        <w:r w:rsidRPr="00AF5717">
          <w:rPr>
            <w:rFonts w:ascii="Arial" w:hAnsi="Arial" w:cs="Arial"/>
            <w:color w:val="000000"/>
            <w:sz w:val="18"/>
            <w:szCs w:val="18"/>
          </w:rPr>
          <w:delText xml:space="preserve"> complete an ETV (see </w:delText>
        </w:r>
        <w:r w:rsidR="00B378ED" w:rsidRPr="00AF5717">
          <w:rPr>
            <w:rFonts w:ascii="Arial" w:hAnsi="Arial" w:cs="Arial"/>
            <w:color w:val="000000"/>
            <w:sz w:val="18"/>
            <w:szCs w:val="18"/>
          </w:rPr>
          <w:delText xml:space="preserve">CTP </w:delText>
        </w:r>
        <w:r w:rsidRPr="00AF5717">
          <w:rPr>
            <w:rFonts w:ascii="Arial" w:hAnsi="Arial" w:cs="Arial"/>
            <w:color w:val="000000"/>
            <w:sz w:val="18"/>
            <w:szCs w:val="18"/>
          </w:rPr>
          <w:delText xml:space="preserve">Section </w:delText>
        </w:r>
        <w:r w:rsidRPr="00AF5717">
          <w:rPr>
            <w:rFonts w:ascii="Arial" w:hAnsi="Arial" w:cs="Arial"/>
            <w:sz w:val="18"/>
            <w:szCs w:val="18"/>
          </w:rPr>
          <w:delText>8.1.6</w:delText>
        </w:r>
        <w:r w:rsidRPr="00AF5717">
          <w:rPr>
            <w:rFonts w:ascii="Arial" w:hAnsi="Arial" w:cs="Arial"/>
            <w:color w:val="000000"/>
            <w:sz w:val="18"/>
            <w:szCs w:val="18"/>
          </w:rPr>
          <w:delText xml:space="preserve">). If possible, all assessments planned for the actual week or day of that visit as listed in the SoA and which are not included in the ETV </w:delText>
        </w:r>
        <w:r w:rsidR="00E93D89">
          <w:rPr>
            <w:rFonts w:ascii="Arial" w:hAnsi="Arial" w:cs="Arial"/>
            <w:color w:val="000000"/>
            <w:sz w:val="18"/>
            <w:szCs w:val="18"/>
          </w:rPr>
          <w:delText>must</w:delText>
        </w:r>
        <w:r w:rsidRPr="00AF5717">
          <w:rPr>
            <w:rFonts w:ascii="Arial" w:hAnsi="Arial" w:cs="Arial"/>
            <w:color w:val="000000"/>
            <w:sz w:val="18"/>
            <w:szCs w:val="18"/>
          </w:rPr>
          <w:delText xml:space="preserve"> also be performed.</w:delText>
        </w:r>
        <w:r>
          <w:rPr>
            <w:rFonts w:ascii="Arial" w:hAnsi="Arial" w:cs="Arial"/>
            <w:color w:val="000000"/>
            <w:sz w:val="18"/>
            <w:szCs w:val="18"/>
          </w:rPr>
          <w:delText xml:space="preserve"> </w:delText>
        </w:r>
        <w:r w:rsidRPr="00AF5717">
          <w:rPr>
            <w:rFonts w:ascii="Arial" w:hAnsi="Arial" w:cs="Arial"/>
            <w:color w:val="000000"/>
            <w:sz w:val="18"/>
            <w:szCs w:val="18"/>
          </w:rPr>
          <w:delText xml:space="preserve">The only exception will be pregnant </w:delText>
        </w:r>
        <w:r w:rsidR="00E93D89">
          <w:rPr>
            <w:rFonts w:ascii="Arial" w:hAnsi="Arial" w:cs="Arial"/>
            <w:color w:val="000000"/>
            <w:sz w:val="18"/>
            <w:szCs w:val="18"/>
          </w:rPr>
          <w:delText>participants</w:delText>
        </w:r>
        <w:r w:rsidRPr="00AF5717">
          <w:rPr>
            <w:rFonts w:ascii="Arial" w:hAnsi="Arial" w:cs="Arial"/>
            <w:color w:val="000000"/>
            <w:sz w:val="18"/>
            <w:szCs w:val="18"/>
          </w:rPr>
          <w:delText>, who will not have further blood draws, but will otherwise complete planned assessments, and pregnancy follow-up as described in</w:delText>
        </w:r>
        <w:r w:rsidR="00B378ED" w:rsidRPr="00AF5717">
          <w:rPr>
            <w:rFonts w:ascii="Arial" w:hAnsi="Arial" w:cs="Arial"/>
            <w:color w:val="000000"/>
            <w:sz w:val="18"/>
            <w:szCs w:val="18"/>
          </w:rPr>
          <w:delText xml:space="preserve"> CTP</w:delText>
        </w:r>
        <w:r w:rsidRPr="00AF5717">
          <w:rPr>
            <w:rFonts w:ascii="Arial" w:hAnsi="Arial" w:cs="Arial"/>
            <w:color w:val="000000"/>
            <w:sz w:val="18"/>
            <w:szCs w:val="18"/>
          </w:rPr>
          <w:delText xml:space="preserve"> Section </w:delText>
        </w:r>
        <w:r w:rsidRPr="00AF5717">
          <w:rPr>
            <w:rFonts w:ascii="Arial" w:hAnsi="Arial" w:cs="Arial"/>
            <w:sz w:val="18"/>
            <w:szCs w:val="18"/>
          </w:rPr>
          <w:delText>10.5.4</w:delText>
        </w:r>
        <w:r w:rsidRPr="00AF5717">
          <w:rPr>
            <w:rFonts w:ascii="Arial" w:hAnsi="Arial" w:cs="Arial"/>
            <w:color w:val="000000"/>
            <w:sz w:val="18"/>
            <w:szCs w:val="18"/>
          </w:rPr>
          <w:delText xml:space="preserve">. </w:delText>
        </w:r>
      </w:del>
    </w:p>
    <w:p w14:paraId="332D6FF9" w14:textId="5BB2EDD9" w:rsidR="009A6128" w:rsidRDefault="00E27C57" w:rsidP="0097335D">
      <w:pPr>
        <w:autoSpaceDE w:val="0"/>
        <w:autoSpaceDN w:val="0"/>
        <w:adjustRightInd w:val="0"/>
        <w:spacing w:after="0"/>
        <w:rPr>
          <w:del w:id="3038" w:author="Marmol, Dominika Klaudia" w:date="2026-06-08T11:38:00Z"/>
          <w:rFonts w:ascii="Arial" w:hAnsi="Arial" w:cs="Arial"/>
          <w:color w:val="000000"/>
          <w:sz w:val="18"/>
          <w:szCs w:val="18"/>
        </w:rPr>
      </w:pPr>
      <w:del w:id="3039" w:author="Marmol, Dominika Klaudia" w:date="2026-06-08T11:38:00Z">
        <w:r w:rsidRPr="00AF5717">
          <w:rPr>
            <w:rFonts w:ascii="Arial" w:hAnsi="Arial" w:cs="Arial"/>
            <w:color w:val="000000"/>
            <w:sz w:val="18"/>
            <w:szCs w:val="18"/>
          </w:rPr>
          <w:delText xml:space="preserve">The total blood volume drawn over any 8-week period in any participant will always be less than 550 mL. Additional blood samples may be taken, e.g., for safety assessments after AEs or SAEs, if deemed necessary by the investigator. As long as the absolute volume of blood drawn does not change per participant overall, the volume of individual blood draws may be adapted if required, e.g., due to unforeseen shortage of specific tubes. </w:delText>
        </w:r>
      </w:del>
    </w:p>
    <w:p w14:paraId="5D4B7EEA" w14:textId="7A5B9531" w:rsidR="009A6128" w:rsidRDefault="009A6128" w:rsidP="0097335D">
      <w:pPr>
        <w:autoSpaceDE w:val="0"/>
        <w:autoSpaceDN w:val="0"/>
        <w:adjustRightInd w:val="0"/>
        <w:spacing w:after="0"/>
        <w:rPr>
          <w:del w:id="3040" w:author="Marmol, Dominika Klaudia" w:date="2026-06-08T11:38:00Z"/>
          <w:rFonts w:ascii="Arial" w:hAnsi="Arial" w:cs="Arial"/>
          <w:color w:val="000000"/>
          <w:sz w:val="18"/>
          <w:szCs w:val="18"/>
        </w:rPr>
      </w:pPr>
    </w:p>
    <w:p w14:paraId="5D34AE26" w14:textId="75AC61D9" w:rsidR="009A6128" w:rsidRDefault="00E27C57" w:rsidP="0097335D">
      <w:pPr>
        <w:autoSpaceDE w:val="0"/>
        <w:autoSpaceDN w:val="0"/>
        <w:adjustRightInd w:val="0"/>
        <w:spacing w:after="0"/>
        <w:rPr>
          <w:del w:id="3041" w:author="Marmol, Dominika Klaudia" w:date="2026-06-08T11:38:00Z"/>
          <w:rFonts w:ascii="Arial" w:hAnsi="Arial" w:cs="Arial"/>
          <w:color w:val="000000"/>
          <w:sz w:val="18"/>
          <w:szCs w:val="18"/>
        </w:rPr>
      </w:pPr>
      <w:del w:id="3042" w:author="Marmol, Dominika Klaudia" w:date="2026-06-08T11:38:00Z">
        <w:r w:rsidRPr="00AF5717">
          <w:rPr>
            <w:rFonts w:ascii="Arial" w:hAnsi="Arial" w:cs="Arial"/>
            <w:color w:val="000000"/>
            <w:sz w:val="18"/>
            <w:szCs w:val="18"/>
          </w:rPr>
          <w:delText xml:space="preserve">Leftover or back up clinical sample aliquots of a participant, which have the exact same collection times, intended to a particular assessment can be used for another assay than that stated on the label if both assessments are described in the SoA and the participant has consented to all. This is only possible if the sample has been used first for its original purpose and it is confirmed that no retesting is required. Samples can only be used interchangeably if the sample characteristics, collection, shipment, and storage conditions are the same. </w:delText>
        </w:r>
      </w:del>
    </w:p>
    <w:p w14:paraId="16E004CB" w14:textId="7132AD80" w:rsidR="009A6128" w:rsidRDefault="009A6128" w:rsidP="0097335D">
      <w:pPr>
        <w:autoSpaceDE w:val="0"/>
        <w:autoSpaceDN w:val="0"/>
        <w:adjustRightInd w:val="0"/>
        <w:spacing w:after="0"/>
        <w:rPr>
          <w:del w:id="3043" w:author="Marmol, Dominika Klaudia" w:date="2026-06-08T11:38:00Z"/>
          <w:rFonts w:ascii="Arial" w:hAnsi="Arial" w:cs="Arial"/>
          <w:color w:val="000000"/>
          <w:sz w:val="18"/>
          <w:szCs w:val="18"/>
        </w:rPr>
      </w:pPr>
    </w:p>
    <w:p w14:paraId="2213D3D8" w14:textId="276FBE9F" w:rsidR="0097335D" w:rsidRPr="00AF5717" w:rsidRDefault="00E27C57" w:rsidP="0097335D">
      <w:pPr>
        <w:autoSpaceDE w:val="0"/>
        <w:autoSpaceDN w:val="0"/>
        <w:adjustRightInd w:val="0"/>
        <w:spacing w:after="0"/>
        <w:rPr>
          <w:del w:id="3044" w:author="Marmol, Dominika Klaudia" w:date="2026-06-08T11:38:00Z"/>
          <w:rFonts w:ascii="Arial" w:hAnsi="Arial" w:cs="Arial"/>
          <w:color w:val="000000"/>
          <w:sz w:val="18"/>
          <w:szCs w:val="18"/>
        </w:rPr>
      </w:pPr>
      <w:del w:id="3045" w:author="Marmol, Dominika Klaudia" w:date="2026-06-08T11:38:00Z">
        <w:r w:rsidRPr="00AF5717">
          <w:rPr>
            <w:rFonts w:ascii="Arial" w:hAnsi="Arial" w:cs="Arial"/>
            <w:color w:val="000000"/>
            <w:sz w:val="18"/>
            <w:szCs w:val="18"/>
          </w:rPr>
          <w:delText xml:space="preserve">Participants should be fasted for at least </w:delText>
        </w:r>
        <w:r w:rsidR="009A6128">
          <w:rPr>
            <w:rFonts w:ascii="Arial" w:hAnsi="Arial" w:cs="Arial"/>
            <w:color w:val="000000"/>
            <w:sz w:val="18"/>
            <w:szCs w:val="18"/>
          </w:rPr>
          <w:delText>8</w:delText>
        </w:r>
        <w:r w:rsidR="009A6128" w:rsidRPr="00AF5717">
          <w:rPr>
            <w:rFonts w:ascii="Arial" w:hAnsi="Arial" w:cs="Arial"/>
            <w:color w:val="000000"/>
            <w:sz w:val="18"/>
            <w:szCs w:val="18"/>
          </w:rPr>
          <w:delText xml:space="preserve"> </w:delText>
        </w:r>
        <w:r w:rsidRPr="00AF5717">
          <w:rPr>
            <w:rFonts w:ascii="Arial" w:hAnsi="Arial" w:cs="Arial"/>
            <w:color w:val="000000"/>
            <w:sz w:val="18"/>
            <w:szCs w:val="18"/>
          </w:rPr>
          <w:delText>h prior to visits with blood sampling for safety assessments. Participants are allowed to have drinking water during fasting.</w:delText>
        </w:r>
      </w:del>
    </w:p>
    <w:p w14:paraId="112EBC03" w14:textId="04F09B07" w:rsidR="009A6128" w:rsidRDefault="009A6128" w:rsidP="0097335D">
      <w:pPr>
        <w:autoSpaceDE w:val="0"/>
        <w:autoSpaceDN w:val="0"/>
        <w:adjustRightInd w:val="0"/>
        <w:spacing w:after="0"/>
        <w:rPr>
          <w:del w:id="3046" w:author="Marmol, Dominika Klaudia" w:date="2026-06-08T11:38:00Z"/>
          <w:rFonts w:ascii="Arial" w:hAnsi="Arial" w:cs="Arial"/>
          <w:b/>
          <w:bCs/>
          <w:color w:val="000000"/>
          <w:sz w:val="18"/>
          <w:szCs w:val="18"/>
        </w:rPr>
      </w:pPr>
    </w:p>
    <w:p w14:paraId="6F427FDA" w14:textId="3345F465" w:rsidR="00136DEE" w:rsidRPr="00AF5717" w:rsidRDefault="00E27C57" w:rsidP="0097335D">
      <w:pPr>
        <w:autoSpaceDE w:val="0"/>
        <w:autoSpaceDN w:val="0"/>
        <w:adjustRightInd w:val="0"/>
        <w:spacing w:after="0"/>
        <w:rPr>
          <w:del w:id="3047" w:author="Marmol, Dominika Klaudia" w:date="2026-06-08T11:38:00Z"/>
          <w:rFonts w:ascii="Arial" w:hAnsi="Arial" w:cs="Arial"/>
          <w:color w:val="000000"/>
          <w:sz w:val="18"/>
          <w:szCs w:val="18"/>
        </w:rPr>
      </w:pPr>
      <w:del w:id="3048" w:author="Marmol, Dominika Klaudia" w:date="2026-06-08T11:38:00Z">
        <w:r w:rsidRPr="00AF5717">
          <w:rPr>
            <w:rFonts w:ascii="Arial" w:hAnsi="Arial" w:cs="Arial"/>
            <w:b/>
            <w:bCs/>
            <w:color w:val="000000"/>
            <w:sz w:val="18"/>
            <w:szCs w:val="18"/>
          </w:rPr>
          <w:delText xml:space="preserve">Abbreviations: </w:delText>
        </w:r>
        <w:r w:rsidRPr="00AF5717">
          <w:rPr>
            <w:rFonts w:ascii="Arial" w:hAnsi="Arial" w:cs="Arial"/>
            <w:color w:val="000000"/>
            <w:sz w:val="18"/>
            <w:szCs w:val="18"/>
          </w:rPr>
          <w:delText>ADA = anti-drug antibody; AE = adverse event; CT = computed tomography; C = cycle; C1D1 = Day 1 of Cycle 1; D or d = day; DLT = Dose-Limiting Toxicity; ECG = electrocardiogram; ECOG = Eastern Cooperative Oncology Group; EOI = End of Infusion; EOT = End-of-Treatment; h = hour(s); ETV = Early Termination Visit; HBV = hepatitis B virus; HCV = hepatitis C virus; ICF = informed consent form; IgG = immunoglobulin G; IL-6 = interleukin 6; IMP = investigational medicinal product; min = minute(s); MUGA = multi-gated acquisition (scanning); MRI = magnetic resonance imaging; PCR = polymerase chain reaction; PD = pharmacodynamics; PK = pharmacokinetics; Q12W = every 12 weeks; Q2W = every 2 weeks; RECIST = response evaluation criteria in solid tumors; SAE = serious AE; SFU = safety follow-up; SoA = schedule of activities.</w:delText>
        </w:r>
      </w:del>
    </w:p>
    <w:p w14:paraId="284B233C" w14:textId="77777777" w:rsidR="007263A0" w:rsidRPr="007263A0" w:rsidRDefault="00E27C57" w:rsidP="007263A0">
      <w:pPr>
        <w:pStyle w:val="Table-Footnote-Hanging"/>
        <w:rPr>
          <w:ins w:id="3049" w:author="Marmol, Dominika Klaudia" w:date="2026-06-08T11:38:00Z"/>
          <w:rFonts w:cs="Arial"/>
          <w:szCs w:val="18"/>
        </w:rPr>
      </w:pPr>
      <w:ins w:id="3050" w:author="Marmol, Dominika Klaudia" w:date="2026-06-08T11:38:00Z">
        <w:r w:rsidRPr="007263A0">
          <w:rPr>
            <w:rFonts w:cs="Arial"/>
            <w:szCs w:val="18"/>
          </w:rPr>
          <w:t>a)</w:t>
        </w:r>
        <w:r w:rsidRPr="007263A0">
          <w:rPr>
            <w:rFonts w:cs="Arial"/>
            <w:szCs w:val="18"/>
          </w:rPr>
          <w:tab/>
        </w:r>
        <w:r w:rsidRPr="002A031A">
          <w:rPr>
            <w:rFonts w:cs="Arial"/>
            <w:b/>
            <w:bCs/>
            <w:szCs w:val="18"/>
          </w:rPr>
          <w:t>Screening:</w:t>
        </w:r>
        <w:r w:rsidRPr="002A031A">
          <w:rPr>
            <w:rFonts w:cs="Arial"/>
            <w:szCs w:val="18"/>
          </w:rPr>
          <w:t xml:space="preserve"> Screening assessments will be performed within 28 days before the C1D1 dose. Screening assessments performed </w:t>
        </w:r>
        <w:r w:rsidRPr="007263A0">
          <w:rPr>
            <w:rFonts w:cs="Arial"/>
            <w:szCs w:val="18"/>
          </w:rPr>
          <w:t>≤</w:t>
        </w:r>
        <w:r w:rsidRPr="002A031A">
          <w:rPr>
            <w:rFonts w:cs="Arial"/>
            <w:szCs w:val="18"/>
          </w:rPr>
          <w:t>7</w:t>
        </w:r>
        <w:r w:rsidRPr="007263A0">
          <w:rPr>
            <w:rFonts w:cs="Arial"/>
            <w:szCs w:val="18"/>
          </w:rPr>
          <w:t> </w:t>
        </w:r>
        <w:r w:rsidRPr="002A031A">
          <w:rPr>
            <w:rFonts w:cs="Arial"/>
            <w:szCs w:val="18"/>
          </w:rPr>
          <w:t>days before Day</w:t>
        </w:r>
        <w:r w:rsidRPr="007263A0">
          <w:rPr>
            <w:rFonts w:cs="Arial"/>
            <w:szCs w:val="18"/>
          </w:rPr>
          <w:t> </w:t>
        </w:r>
        <w:r w:rsidRPr="002A031A">
          <w:rPr>
            <w:rFonts w:cs="Arial"/>
            <w:szCs w:val="18"/>
          </w:rPr>
          <w:t>1 will be qualified as baseline assessments and need not be repeated at C1D1, unless otherwise specified.</w:t>
        </w:r>
      </w:ins>
    </w:p>
    <w:p w14:paraId="65938A96" w14:textId="77777777" w:rsidR="007263A0" w:rsidRPr="007263A0" w:rsidRDefault="00E27C57" w:rsidP="007263A0">
      <w:pPr>
        <w:pStyle w:val="Table-Footnote-Hanging"/>
        <w:rPr>
          <w:ins w:id="3051" w:author="Marmol, Dominika Klaudia" w:date="2026-06-08T11:38:00Z"/>
          <w:rFonts w:cs="Arial"/>
          <w:szCs w:val="18"/>
        </w:rPr>
      </w:pPr>
      <w:ins w:id="3052" w:author="Marmol, Dominika Klaudia" w:date="2026-06-08T11:38:00Z">
        <w:r w:rsidRPr="007263A0">
          <w:rPr>
            <w:rFonts w:cs="Arial"/>
            <w:szCs w:val="18"/>
          </w:rPr>
          <w:t>b)</w:t>
        </w:r>
        <w:r w:rsidRPr="007263A0">
          <w:rPr>
            <w:rFonts w:cs="Arial"/>
            <w:szCs w:val="18"/>
          </w:rPr>
          <w:tab/>
        </w:r>
        <w:r w:rsidRPr="007263A0">
          <w:rPr>
            <w:rFonts w:cs="Arial"/>
            <w:b/>
            <w:bCs/>
            <w:szCs w:val="18"/>
          </w:rPr>
          <w:t>EOT Visit:</w:t>
        </w:r>
        <w:r w:rsidRPr="007263A0">
          <w:rPr>
            <w:rFonts w:cs="Arial"/>
            <w:szCs w:val="18"/>
          </w:rPr>
          <w:t xml:space="preserve"> The EOT Visit will occur within 28 days (±3 days) after the last dose of IMP or before the start of subsequent anticancer therapy if that occurs sooner. Subsequent anticancer therapy should not be initiated before recovery from all treatment-emergent toxicities associated with BNT317.</w:t>
        </w:r>
      </w:ins>
    </w:p>
    <w:p w14:paraId="415A748F" w14:textId="676A1AD3" w:rsidR="00C56E47" w:rsidRPr="00F97F67" w:rsidRDefault="00E27C57" w:rsidP="00C56E47">
      <w:pPr>
        <w:pStyle w:val="Table-Footnote-Hanging"/>
        <w:rPr>
          <w:ins w:id="3053" w:author="Marmol, Dominika Klaudia" w:date="2026-06-08T11:40:00Z"/>
        </w:rPr>
      </w:pPr>
      <w:ins w:id="3054" w:author="Marmol, Dominika Klaudia" w:date="2026-06-08T11:38:00Z">
        <w:r w:rsidRPr="007263A0">
          <w:rPr>
            <w:rFonts w:cs="Arial"/>
            <w:szCs w:val="18"/>
            <w:rPrChange w:id="3055" w:author="Marmol, Dominika Klaudia" w:date="2026-06-08T11:39:00Z">
              <w:rPr>
                <w:sz w:val="20"/>
              </w:rPr>
            </w:rPrChange>
          </w:rPr>
          <w:t>c)</w:t>
        </w:r>
      </w:ins>
      <w:ins w:id="3056" w:author="Marmol, Dominika Klaudia" w:date="2026-06-08T11:39:00Z">
        <w:r>
          <w:rPr>
            <w:rFonts w:cs="Arial"/>
            <w:szCs w:val="18"/>
          </w:rPr>
          <w:t xml:space="preserve">      </w:t>
        </w:r>
      </w:ins>
      <w:ins w:id="3057" w:author="Marmol, Dominika Klaudia" w:date="2026-06-08T11:38:00Z">
        <w:r w:rsidRPr="007263A0">
          <w:rPr>
            <w:rFonts w:cs="Arial"/>
            <w:b/>
            <w:bCs/>
            <w:szCs w:val="18"/>
            <w:rPrChange w:id="3058" w:author="Marmol, Dominika Klaudia" w:date="2026-06-08T11:39:00Z">
              <w:rPr>
                <w:b/>
                <w:bCs/>
                <w:sz w:val="20"/>
              </w:rPr>
            </w:rPrChange>
          </w:rPr>
          <w:t>BNT317 administration:</w:t>
        </w:r>
        <w:r w:rsidRPr="007263A0">
          <w:rPr>
            <w:rFonts w:cs="Arial"/>
            <w:szCs w:val="18"/>
            <w:rPrChange w:id="3059" w:author="Marmol, Dominika Klaudia" w:date="2026-06-08T11:39:00Z">
              <w:rPr>
                <w:sz w:val="20"/>
              </w:rPr>
            </w:rPrChange>
          </w:rPr>
          <w:t xml:space="preserve"> BNT317 will be administered via IV infusion. The first infusion (i.e., on C1D1) should last at least 90 min. If the first infusion is well tolerated, the duration of the subsequent infusions may be shortened to 60 min. Participants will be managed as outpatients and be monitored as for at least 3 h after initiation of the first</w:t>
        </w:r>
      </w:ins>
      <w:ins w:id="3060" w:author="Marmol, Dominika Klaudia" w:date="2026-06-08T11:40:00Z">
        <w:r>
          <w:rPr>
            <w:rFonts w:cs="Arial"/>
            <w:szCs w:val="18"/>
          </w:rPr>
          <w:t xml:space="preserve"> </w:t>
        </w:r>
        <w:r w:rsidRPr="00F97F67">
          <w:t xml:space="preserve">two infusions, and thereafter for at least 2 h (or longer at the investigator’s discretion). If any AEs occur, the infusion rate should be immediately reduced accordingly. See </w:t>
        </w:r>
      </w:ins>
      <w:ins w:id="3061" w:author="Marmol, Dominika Klaudia" w:date="2026-06-08T17:45:00Z">
        <w:r w:rsidR="00232871" w:rsidRPr="00232871">
          <w:rPr>
            <w:color w:val="0000FF"/>
            <w:rPrChange w:id="3062" w:author="Marmol, Dominika Klaudia" w:date="2026-06-08T17:45:00Z">
              <w:rPr/>
            </w:rPrChange>
          </w:rPr>
          <w:fldChar w:fldCharType="begin"/>
        </w:r>
        <w:r w:rsidR="00232871" w:rsidRPr="00232871">
          <w:rPr>
            <w:color w:val="0000FF"/>
            <w:rPrChange w:id="3063" w:author="Marmol, Dominika Klaudia" w:date="2026-06-08T17:45:00Z">
              <w:rPr/>
            </w:rPrChange>
          </w:rPr>
          <w:instrText xml:space="preserve"> REF _Ref227448973 \h </w:instrText>
        </w:r>
      </w:ins>
      <w:r w:rsidR="00232871" w:rsidRPr="00232871">
        <w:rPr>
          <w:color w:val="0000FF"/>
          <w:rPrChange w:id="3064" w:author="Marmol, Dominika Klaudia" w:date="2026-06-08T17:45:00Z">
            <w:rPr>
              <w:color w:val="0000FF"/>
            </w:rPr>
          </w:rPrChange>
        </w:rPr>
      </w:r>
      <w:ins w:id="3065" w:author="Marmol, Dominika Klaudia" w:date="2026-06-08T17:45:00Z">
        <w:r w:rsidR="00232871" w:rsidRPr="00232871">
          <w:rPr>
            <w:color w:val="0000FF"/>
            <w:rPrChange w:id="3066" w:author="Marmol, Dominika Klaudia" w:date="2026-06-08T17:45:00Z">
              <w:rPr/>
            </w:rPrChange>
          </w:rPr>
          <w:fldChar w:fldCharType="separate"/>
        </w:r>
        <w:r w:rsidR="00232871" w:rsidRPr="00232871">
          <w:rPr>
            <w:color w:val="0000FF"/>
            <w:rPrChange w:id="3067" w:author="Marmol, Dominika Klaudia" w:date="2026-06-08T17:45:00Z">
              <w:rPr/>
            </w:rPrChange>
          </w:rPr>
          <w:t>Table </w:t>
        </w:r>
        <w:r w:rsidR="00232871" w:rsidRPr="00232871">
          <w:rPr>
            <w:noProof/>
            <w:color w:val="0000FF"/>
            <w:rPrChange w:id="3068" w:author="Marmol, Dominika Klaudia" w:date="2026-06-08T17:45:00Z">
              <w:rPr>
                <w:noProof/>
              </w:rPr>
            </w:rPrChange>
          </w:rPr>
          <w:t>9</w:t>
        </w:r>
        <w:r w:rsidR="00232871" w:rsidRPr="00232871">
          <w:rPr>
            <w:color w:val="0000FF"/>
            <w:rPrChange w:id="3069" w:author="Marmol, Dominika Klaudia" w:date="2026-06-08T17:45:00Z">
              <w:rPr/>
            </w:rPrChange>
          </w:rPr>
          <w:fldChar w:fldCharType="end"/>
        </w:r>
        <w:r w:rsidR="00232871">
          <w:t xml:space="preserve"> </w:t>
        </w:r>
      </w:ins>
      <w:ins w:id="3070" w:author="Marmol, Dominika Klaudia" w:date="2026-06-08T11:40:00Z">
        <w:r w:rsidRPr="00F97F67">
          <w:t>for the SoA for re-treatment during intra-participant dose escalation.</w:t>
        </w:r>
      </w:ins>
    </w:p>
    <w:p w14:paraId="46367BE6" w14:textId="77777777" w:rsidR="00C56E47" w:rsidRPr="00F97F67" w:rsidRDefault="00E27C57" w:rsidP="00C56E47">
      <w:pPr>
        <w:pStyle w:val="Table-Footnote-Hanging"/>
        <w:rPr>
          <w:ins w:id="3071" w:author="Marmol, Dominika Klaudia" w:date="2026-06-08T11:40:00Z"/>
        </w:rPr>
      </w:pPr>
      <w:ins w:id="3072" w:author="Marmol, Dominika Klaudia" w:date="2026-06-08T11:40:00Z">
        <w:r w:rsidRPr="00F97F67">
          <w:t>d)</w:t>
        </w:r>
        <w:r w:rsidRPr="00F97F67">
          <w:tab/>
        </w:r>
        <w:r w:rsidRPr="00F97F67">
          <w:rPr>
            <w:b/>
            <w:bCs/>
          </w:rPr>
          <w:t>Informed consent:</w:t>
        </w:r>
        <w:r w:rsidRPr="00F97F67">
          <w:t xml:space="preserve"> Informed consent must be obtained before performing any trial-specific screening assessments.</w:t>
        </w:r>
      </w:ins>
    </w:p>
    <w:p w14:paraId="333BFA40" w14:textId="77777777" w:rsidR="00C56E47" w:rsidRPr="00F97F67" w:rsidRDefault="00E27C57" w:rsidP="00C56E47">
      <w:pPr>
        <w:pStyle w:val="Table-Footnote-Hanging"/>
        <w:rPr>
          <w:ins w:id="3073" w:author="Marmol, Dominika Klaudia" w:date="2026-06-08T11:40:00Z"/>
        </w:rPr>
      </w:pPr>
      <w:ins w:id="3074" w:author="Marmol, Dominika Klaudia" w:date="2026-06-08T11:40:00Z">
        <w:r w:rsidRPr="00F97F67">
          <w:t>e)</w:t>
        </w:r>
        <w:r w:rsidRPr="00F97F67">
          <w:tab/>
        </w:r>
        <w:r w:rsidRPr="00F97F67">
          <w:rPr>
            <w:b/>
            <w:bCs/>
          </w:rPr>
          <w:t>Medical history:</w:t>
        </w:r>
        <w:r w:rsidRPr="00F97F67">
          <w:t xml:space="preserve"> During the screening period, a complete medical history and relevant treatment will be compiled for each trial participant.</w:t>
        </w:r>
      </w:ins>
    </w:p>
    <w:p w14:paraId="1EFC3EF8" w14:textId="77777777" w:rsidR="00C56E47" w:rsidRPr="00F97F67" w:rsidRDefault="00E27C57" w:rsidP="00C56E47">
      <w:pPr>
        <w:pStyle w:val="Table-Footnote-Hanging"/>
        <w:rPr>
          <w:ins w:id="3075" w:author="Marmol, Dominika Klaudia" w:date="2026-06-08T11:40:00Z"/>
        </w:rPr>
      </w:pPr>
      <w:ins w:id="3076" w:author="Marmol, Dominika Klaudia" w:date="2026-06-08T11:40:00Z">
        <w:r w:rsidRPr="00F97F67">
          <w:t>f)</w:t>
        </w:r>
        <w:r w:rsidRPr="00F97F67">
          <w:tab/>
        </w:r>
        <w:r w:rsidRPr="00F97F67">
          <w:rPr>
            <w:b/>
            <w:bCs/>
          </w:rPr>
          <w:t>Physical examinations:</w:t>
        </w:r>
        <w:r w:rsidRPr="00F97F67">
          <w:t xml:space="preserve"> Symptom (targeted)-directed physical examinations at: pre-dose on C1D1, C1D4, C1D8, C2D1, C2D8; pre-dose in all other cycles; EOT Visit; ETV; the SFU Visits.</w:t>
        </w:r>
      </w:ins>
    </w:p>
    <w:p w14:paraId="4E088224" w14:textId="77777777" w:rsidR="00C56E47" w:rsidRPr="00F97F67" w:rsidRDefault="00E27C57" w:rsidP="00C56E47">
      <w:pPr>
        <w:pStyle w:val="Table-Footnote-Hanging"/>
        <w:rPr>
          <w:ins w:id="3077" w:author="Marmol, Dominika Klaudia" w:date="2026-06-08T11:40:00Z"/>
        </w:rPr>
      </w:pPr>
      <w:ins w:id="3078" w:author="Marmol, Dominika Klaudia" w:date="2026-06-08T11:40:00Z">
        <w:r w:rsidRPr="00F97F67">
          <w:t>g)</w:t>
        </w:r>
        <w:r w:rsidRPr="00F97F67">
          <w:tab/>
        </w:r>
        <w:r w:rsidRPr="00F97F67">
          <w:rPr>
            <w:b/>
            <w:bCs/>
          </w:rPr>
          <w:t>Weight:</w:t>
        </w:r>
        <w:r w:rsidRPr="00F97F67">
          <w:t xml:space="preserve"> Assessment timepoints: screening, pre-dose on Day 1 in all cycles, EOT Visit, ETV, and at the SFU Visits.</w:t>
        </w:r>
      </w:ins>
    </w:p>
    <w:p w14:paraId="377574F2" w14:textId="77777777" w:rsidR="00C56E47" w:rsidRPr="00F97F67" w:rsidRDefault="00E27C57" w:rsidP="00C56E47">
      <w:pPr>
        <w:pStyle w:val="Table-Footnote-Hanging"/>
        <w:rPr>
          <w:ins w:id="3079" w:author="Marmol, Dominika Klaudia" w:date="2026-06-08T11:40:00Z"/>
        </w:rPr>
      </w:pPr>
      <w:ins w:id="3080" w:author="Marmol, Dominika Klaudia" w:date="2026-06-08T11:40:00Z">
        <w:r w:rsidRPr="00F97F67">
          <w:t>h)</w:t>
        </w:r>
        <w:r w:rsidRPr="00F97F67">
          <w:tab/>
        </w:r>
        <w:r w:rsidRPr="00F97F67">
          <w:rPr>
            <w:b/>
            <w:bCs/>
          </w:rPr>
          <w:t>Vital signs:</w:t>
        </w:r>
        <w:r w:rsidRPr="00F97F67">
          <w:t xml:space="preserve"> Assessment timepoints: screening; pre-dose on C1D1, C1D4, C1D8, C2D1, C2D8; pre-dose in all other cycles; EOT visit; ETV; and the SFU Visits.</w:t>
        </w:r>
      </w:ins>
    </w:p>
    <w:p w14:paraId="301447E6" w14:textId="01902F29" w:rsidR="00C56E47" w:rsidRPr="00F97F67" w:rsidRDefault="00E27C57" w:rsidP="00C56E47">
      <w:pPr>
        <w:pStyle w:val="Table-Footnote-Hanging"/>
        <w:rPr>
          <w:ins w:id="3081" w:author="Marmol, Dominika Klaudia" w:date="2026-06-08T11:40:00Z"/>
        </w:rPr>
      </w:pPr>
      <w:ins w:id="3082" w:author="Marmol, Dominika Klaudia" w:date="2026-06-08T11:40:00Z">
        <w:r w:rsidRPr="00F97F67">
          <w:t>i)</w:t>
        </w:r>
        <w:r w:rsidRPr="00F97F67">
          <w:tab/>
        </w:r>
        <w:r w:rsidRPr="00F97F67">
          <w:rPr>
            <w:rStyle w:val="TableTextArial9"/>
            <w:rFonts w:ascii="Arial" w:hAnsi="Arial" w:cs="Arial"/>
            <w:b/>
            <w:bCs/>
          </w:rPr>
          <w:t>Tumor biopsy collection:</w:t>
        </w:r>
        <w:r w:rsidRPr="00F97F67">
          <w:rPr>
            <w:rStyle w:val="TableTextArial9"/>
            <w:rFonts w:ascii="Arial" w:hAnsi="Arial" w:cs="Arial"/>
          </w:rPr>
          <w:t xml:space="preserve"> Provision of baseline tumor biopsies is optional at screening for participants in Part A. </w:t>
        </w:r>
        <w:r w:rsidRPr="00F97F67">
          <w:t xml:space="preserve">If medically feasible, a newly obtained tumor sample is preferred. If it is not feasible to obtain a recent tumor sample, participants can provide archival tumor tissue, preferably the most recent archived sample tissue (ideally not older than 24 months). Optional on-treatment biopsies are requested at the discretion of the physician within </w:t>
        </w:r>
        <w:r w:rsidRPr="00F97F67">
          <w:rPr>
            <w:rFonts w:cs="Arial"/>
          </w:rPr>
          <w:t>±</w:t>
        </w:r>
        <w:r w:rsidRPr="00F97F67">
          <w:t>7 days of C4D1. The tumor sample can be from a whole lymph node, core biopsy, or from resected tumor tissue. Tumor samples from previously irradiated lesions or target lesions are not allowed. Core needle or excisional biopsies, or resected tissue are required. Fine needle aspirates, bronchoscopy-guided fine needle aspirates, cell blocks, cell pellets, clots, bone tissue, and cytological specimens are not acceptable. Tissue blocks are preferred. However, if a tissue block is not available, slides are acceptable. See the Central Laboratory Manual for tissue sampling and processing requirements. Extra tissue can be submitted for additional biomarker research assessments. Refer to</w:t>
        </w:r>
      </w:ins>
      <w:ins w:id="3083" w:author="Marmol, Dominika Klaudia" w:date="2026-06-08T17:45:00Z">
        <w:r w:rsidR="00232871">
          <w:t xml:space="preserve"> CTP</w:t>
        </w:r>
      </w:ins>
      <w:ins w:id="3084" w:author="Marmol, Dominika Klaudia" w:date="2026-06-08T11:40:00Z">
        <w:r w:rsidRPr="00F97F67">
          <w:t xml:space="preserve"> </w:t>
        </w:r>
      </w:ins>
      <w:ins w:id="3085" w:author="Marmol, Dominika Klaudia" w:date="2026-06-11T10:19:00Z">
        <w:r w:rsidR="00326F41">
          <w:t xml:space="preserve">Section </w:t>
        </w:r>
      </w:ins>
      <w:ins w:id="3086" w:author="Marmol, Dominika Klaudia" w:date="2026-06-08T17:46:00Z">
        <w:r w:rsidR="00232871">
          <w:t>8.10.</w:t>
        </w:r>
      </w:ins>
    </w:p>
    <w:p w14:paraId="1517102F" w14:textId="77777777" w:rsidR="00C56E47" w:rsidRPr="00F97F67" w:rsidRDefault="00E27C57" w:rsidP="00C56E47">
      <w:pPr>
        <w:pStyle w:val="Table-Footnote-Hanging"/>
        <w:rPr>
          <w:ins w:id="3087" w:author="Marmol, Dominika Klaudia" w:date="2026-06-08T11:40:00Z"/>
        </w:rPr>
      </w:pPr>
      <w:ins w:id="3088" w:author="Marmol, Dominika Klaudia" w:date="2026-06-08T11:40:00Z">
        <w:r w:rsidRPr="00F97F67">
          <w:t>j)</w:t>
        </w:r>
        <w:r w:rsidRPr="00F97F67">
          <w:tab/>
        </w:r>
        <w:r w:rsidRPr="00F97F67">
          <w:rPr>
            <w:b/>
            <w:bCs/>
          </w:rPr>
          <w:t>12-lead ECG:</w:t>
        </w:r>
        <w:r w:rsidRPr="00F97F67">
          <w:t xml:space="preserve"> Single ECGs will be performed at screening, and at Cycles 2-6 and Cycles 8, on Day 1 pre-dose and where possible, ECGs should be done before any blood draws, if blood sampling is planned on the day of ECGs. Note: Blood sampling refers to the central laboratory (PK, ADA, TO [US only], </w:t>
        </w:r>
        <w:r w:rsidRPr="00F97F67">
          <w:lastRenderedPageBreak/>
          <w:t xml:space="preserve">cytokines). Afterwards, single ECG will be performed every four cycles (Cycle 12, 16, 20, …) on Day 1 pre-dose and where possible, ECGs should be done before any blood draws. For C1D1 and C7D1, triplicate ECGs will be performed at pre-dose and where possible, ECGs should be done before any blood draws. Single ECGs will also be performed on SFU and EOT visits. Additional ECGs may be performed if deemed necessary by the investigator or if clinically indicated. </w:t>
        </w:r>
      </w:ins>
    </w:p>
    <w:p w14:paraId="30D49572" w14:textId="77777777" w:rsidR="00C56E47" w:rsidRPr="00F97F67" w:rsidRDefault="00E27C57" w:rsidP="00C56E47">
      <w:pPr>
        <w:pStyle w:val="Table-Footnote-Hanging"/>
        <w:rPr>
          <w:ins w:id="3089" w:author="Marmol, Dominika Klaudia" w:date="2026-06-08T11:40:00Z"/>
        </w:rPr>
      </w:pPr>
      <w:ins w:id="3090" w:author="Marmol, Dominika Klaudia" w:date="2026-06-08T11:40:00Z">
        <w:r w:rsidRPr="00F97F67">
          <w:t>k)</w:t>
        </w:r>
        <w:r w:rsidRPr="00F97F67">
          <w:tab/>
        </w:r>
        <w:r w:rsidRPr="00F97F67">
          <w:rPr>
            <w:b/>
            <w:bCs/>
          </w:rPr>
          <w:t>Medical occurrences:</w:t>
        </w:r>
        <w:r w:rsidRPr="00F97F67">
          <w:t xml:space="preserve"> Medical occurrences not meeting the criteria for AEs or SAEs and occurring between the time informed consent was given and the moment IMP administration started, will be collected as pre-existing conditions on the respective medical history/current medical conditions section of the eCRF.</w:t>
        </w:r>
      </w:ins>
    </w:p>
    <w:p w14:paraId="6675FCFF" w14:textId="77777777" w:rsidR="00C56E47" w:rsidRPr="00F97F67" w:rsidRDefault="00E27C57" w:rsidP="00C56E47">
      <w:pPr>
        <w:pStyle w:val="Table-Footnote-Hanging"/>
        <w:rPr>
          <w:ins w:id="3091" w:author="Marmol, Dominika Klaudia" w:date="2026-06-08T11:40:00Z"/>
        </w:rPr>
      </w:pPr>
      <w:ins w:id="3092" w:author="Marmol, Dominika Klaudia" w:date="2026-06-08T11:40:00Z">
        <w:r w:rsidRPr="00F97F67">
          <w:t>l)</w:t>
        </w:r>
        <w:r w:rsidRPr="00F97F67">
          <w:tab/>
        </w:r>
        <w:r w:rsidRPr="00F97F67">
          <w:rPr>
            <w:b/>
            <w:bCs/>
          </w:rPr>
          <w:t>SAE reporting:</w:t>
        </w:r>
        <w:r w:rsidRPr="00F97F67">
          <w:t xml:space="preserve"> SAE reporting will include serious pre-treatment events. Only those SAEs that occur after the first dose of IMP will be collected in the eCRF. However, all SAEs occurring after consent will be reported to the sponsor’s medical safety team or designee.</w:t>
        </w:r>
      </w:ins>
    </w:p>
    <w:p w14:paraId="5777A085" w14:textId="77777777" w:rsidR="00C56E47" w:rsidRPr="00F97F67" w:rsidRDefault="00E27C57" w:rsidP="00C56E47">
      <w:pPr>
        <w:pStyle w:val="Table-Footnote-Hanging"/>
        <w:rPr>
          <w:ins w:id="3093" w:author="Marmol, Dominika Klaudia" w:date="2026-06-08T11:40:00Z"/>
        </w:rPr>
      </w:pPr>
      <w:ins w:id="3094" w:author="Marmol, Dominika Klaudia" w:date="2026-06-08T11:40:00Z">
        <w:r w:rsidRPr="00F97F67">
          <w:t>m)</w:t>
        </w:r>
        <w:r w:rsidRPr="00F97F67">
          <w:tab/>
        </w:r>
        <w:r w:rsidRPr="00F97F67">
          <w:rPr>
            <w:b/>
            <w:bCs/>
          </w:rPr>
          <w:t>Survival status:</w:t>
        </w:r>
        <w:r w:rsidRPr="00F97F67">
          <w:t xml:space="preserve"> Each trial participant will be followed for survival every 12 weeks (±14 days) after the 90-Day SFU Visit until death, loss of follow-up, or trial participant terminates involvement in the trial. This is also applicable for those participants that do not complete safety follow-up visits wherein survival follow-up can begin immediately (e.g., participant withdraws consent for further assessments but agrees to be followed for survival). These visits may occur by telephone, </w:t>
        </w:r>
        <w:r>
          <w:t>e-mail</w:t>
        </w:r>
        <w:r w:rsidRPr="00F97F67">
          <w:t xml:space="preserve"> or a visit by the participant or the participant’s caregiver. Survival status may be followed more frequently around the time of a database lock or other trial milestones.</w:t>
        </w:r>
      </w:ins>
    </w:p>
    <w:p w14:paraId="2355FF03" w14:textId="77777777" w:rsidR="00C56E47" w:rsidRPr="00F97F67" w:rsidRDefault="00E27C57" w:rsidP="00C56E47">
      <w:pPr>
        <w:pStyle w:val="Table-Footnote-Hanging"/>
        <w:rPr>
          <w:ins w:id="3095" w:author="Marmol, Dominika Klaudia" w:date="2026-06-08T11:40:00Z"/>
        </w:rPr>
      </w:pPr>
      <w:ins w:id="3096" w:author="Marmol, Dominika Klaudia" w:date="2026-06-08T11:40:00Z">
        <w:r w:rsidRPr="00F97F67">
          <w:t>n)</w:t>
        </w:r>
        <w:r w:rsidRPr="00F97F67">
          <w:tab/>
        </w:r>
        <w:r w:rsidRPr="00F97F67">
          <w:rPr>
            <w:b/>
            <w:bCs/>
          </w:rPr>
          <w:t>CT/MRI imaging assessments:</w:t>
        </w:r>
        <w:r w:rsidRPr="00F97F67">
          <w:t xml:space="preserve"> Perform brain imaging in trial participants with known or suspected central nervous system metastasis. Perform additional imaging if clinically indicated. Positron emission tomography (PET)-CT can be used, but the CT portion of a PET-CT may not be used in lieu of a diagnostic CT, unless performed with </w:t>
        </w:r>
        <w:r w:rsidRPr="00F97F67">
          <w:rPr>
            <w:color w:val="333333"/>
            <w:shd w:val="clear" w:color="auto" w:fill="FFFFFF"/>
          </w:rPr>
          <w:t>intravenous</w:t>
        </w:r>
        <w:r w:rsidRPr="00F97F67">
          <w:t xml:space="preserve"> contrast agents. Consult the sponsor for details on required scans if needed. Scans performed prior to informed consent as part of routine clinical management may be used as the screening tumor imaging if they are of diagnostic quality and were performed within 28 days prior to first IMP dose. If no disease progression is documented at survival follow-up and the trial participant receives no new anticancer therapy, image assessment should be performed per aforementioned frequency. Tumor assessments should be performed according to RECIST v1.1 criteria after each imaging.</w:t>
        </w:r>
      </w:ins>
    </w:p>
    <w:p w14:paraId="3524D0C2" w14:textId="77777777" w:rsidR="00C56E47" w:rsidRPr="00F97F67" w:rsidRDefault="00E27C57" w:rsidP="00C56E47">
      <w:pPr>
        <w:pStyle w:val="Table-Footnote-Hanging"/>
        <w:rPr>
          <w:ins w:id="3097" w:author="Marmol, Dominika Klaudia" w:date="2026-06-08T11:40:00Z"/>
        </w:rPr>
      </w:pPr>
      <w:ins w:id="3098" w:author="Marmol, Dominika Klaudia" w:date="2026-06-08T11:40:00Z">
        <w:r w:rsidRPr="00F97F67">
          <w:t>o)</w:t>
        </w:r>
        <w:r w:rsidRPr="00F97F67">
          <w:tab/>
        </w:r>
        <w:r w:rsidRPr="00F97F67">
          <w:rPr>
            <w:b/>
            <w:bCs/>
          </w:rPr>
          <w:t>Pregnancy testing:</w:t>
        </w:r>
        <w:r w:rsidRPr="00F97F67">
          <w:t xml:space="preserve"> All POCBP will have a serum pregnancy test at screening. Urine pregnancy tests will be performed at subsequent visits. If a urine pregnancy test is positive or cannot be confirmed as negative, a serum pregnancy test will be required. Additional urine or serum pregnancy tests may be performed, if deemed necessary by the investigator. Participants will be counseled about the need to use prescribed contraception.</w:t>
        </w:r>
      </w:ins>
    </w:p>
    <w:p w14:paraId="606984EE" w14:textId="77777777" w:rsidR="00C56E47" w:rsidRPr="00F97F67" w:rsidRDefault="00E27C57" w:rsidP="00C56E47">
      <w:pPr>
        <w:pStyle w:val="Table-Footnote-Hanging"/>
        <w:rPr>
          <w:ins w:id="3099" w:author="Marmol, Dominika Klaudia" w:date="2026-06-08T11:40:00Z"/>
        </w:rPr>
      </w:pPr>
      <w:ins w:id="3100" w:author="Marmol, Dominika Klaudia" w:date="2026-06-08T11:40:00Z">
        <w:r w:rsidRPr="00F97F67">
          <w:t>p)</w:t>
        </w:r>
        <w:r w:rsidRPr="00F97F67">
          <w:tab/>
        </w:r>
        <w:r w:rsidRPr="00F97F67">
          <w:rPr>
            <w:b/>
            <w:bCs/>
          </w:rPr>
          <w:t>Blood sample for hematology/biochemistry:</w:t>
        </w:r>
        <w:r w:rsidRPr="00F97F67">
          <w:t xml:space="preserve"> Blood samples will be collected at screening period, pre-dose on C1D1, C1D8, C2D1, C2D8, pre-dose in all other cycles, EOT Visit, ETV, and the SFU visits. Samples taken at the local laboratory may be collected up to 2 days prior to the scheduled visit. If screening clinical laboratory testing was performed within 7 days before the C1D1 dose, it need not be repeated on C1D1 dose. Blood samples for biochemistry will include analysis for IL-6 at screening and at other times if indicated. </w:t>
        </w:r>
      </w:ins>
    </w:p>
    <w:p w14:paraId="4B1D923A" w14:textId="77777777" w:rsidR="00C56E47" w:rsidRPr="00F97F67" w:rsidRDefault="00E27C57" w:rsidP="00C56E47">
      <w:pPr>
        <w:pStyle w:val="Table-Footnote-Hanging"/>
        <w:ind w:firstLine="0"/>
        <w:rPr>
          <w:ins w:id="3101" w:author="Marmol, Dominika Klaudia" w:date="2026-06-08T11:40:00Z"/>
        </w:rPr>
      </w:pPr>
      <w:ins w:id="3102" w:author="Marmol, Dominika Klaudia" w:date="2026-06-08T11:40:00Z">
        <w:r w:rsidRPr="00F97F67">
          <w:t>Note: The result of IL-6 testing is not required for participant eligibility or randomization, and treatment. IL-6 testing at screening could be delayed for those sites that do not have local lab IL-6 testing available.</w:t>
        </w:r>
      </w:ins>
    </w:p>
    <w:p w14:paraId="487F86E6" w14:textId="77777777" w:rsidR="00C56E47" w:rsidRPr="00F97F67" w:rsidRDefault="00E27C57" w:rsidP="00C56E47">
      <w:pPr>
        <w:pStyle w:val="Table-Footnote-Hanging"/>
        <w:rPr>
          <w:ins w:id="3103" w:author="Marmol, Dominika Klaudia" w:date="2026-06-08T11:40:00Z"/>
        </w:rPr>
      </w:pPr>
      <w:ins w:id="3104" w:author="Marmol, Dominika Klaudia" w:date="2026-06-08T11:40:00Z">
        <w:r w:rsidRPr="00F97F67">
          <w:t>q)</w:t>
        </w:r>
        <w:r w:rsidRPr="00F97F67">
          <w:tab/>
        </w:r>
        <w:r w:rsidRPr="00F97F67">
          <w:rPr>
            <w:b/>
            <w:bCs/>
          </w:rPr>
          <w:t>Blood sample for coagulation/thyroid function/myocardial enzymes:</w:t>
        </w:r>
        <w:r w:rsidRPr="00F97F67">
          <w:t xml:space="preserve"> Blood samples will be collected at screening, pre-dose in all cycles, EOT Visit, ETV, and at the SFU Visits. If screening testing was performed within the 7 days before the C1D1 dose, it need not be repeated. Samples may be collected within the 7 days prior to the scheduled visit.</w:t>
        </w:r>
      </w:ins>
    </w:p>
    <w:p w14:paraId="5F66F880" w14:textId="77777777" w:rsidR="00C56E47" w:rsidRPr="00F97F67" w:rsidRDefault="00E27C57" w:rsidP="00C56E47">
      <w:pPr>
        <w:pStyle w:val="Table-Footnote-Hanging"/>
        <w:rPr>
          <w:ins w:id="3105" w:author="Marmol, Dominika Klaudia" w:date="2026-06-08T11:40:00Z"/>
        </w:rPr>
      </w:pPr>
      <w:ins w:id="3106" w:author="Marmol, Dominika Klaudia" w:date="2026-06-08T11:40:00Z">
        <w:r w:rsidRPr="00F97F67">
          <w:t>r)</w:t>
        </w:r>
        <w:r w:rsidRPr="00F97F67">
          <w:tab/>
        </w:r>
        <w:r w:rsidRPr="00F97F67">
          <w:rPr>
            <w:b/>
            <w:bCs/>
          </w:rPr>
          <w:t>Urinalysis (for hematuria and proteinuria evaluation):</w:t>
        </w:r>
        <w:r w:rsidRPr="00F97F67">
          <w:t xml:space="preserve"> Urine samples will be collected at screening, pre-dose in all cycles, EOT Visit, ETV, and at the SFU Visits. Samples taken at the local laboratory may be collected up to 2 days prior to the scheduled visit.</w:t>
        </w:r>
      </w:ins>
    </w:p>
    <w:p w14:paraId="0C582344" w14:textId="77777777" w:rsidR="00C56E47" w:rsidRPr="00F97F67" w:rsidRDefault="00E27C57" w:rsidP="00C56E47">
      <w:pPr>
        <w:pStyle w:val="Table-Footnote-Hanging"/>
        <w:rPr>
          <w:ins w:id="3107" w:author="Marmol, Dominika Klaudia" w:date="2026-06-08T11:40:00Z"/>
        </w:rPr>
      </w:pPr>
      <w:ins w:id="3108" w:author="Marmol, Dominika Klaudia" w:date="2026-06-08T11:40:00Z">
        <w:r w:rsidRPr="00F97F67">
          <w:t>s)</w:t>
        </w:r>
        <w:r w:rsidRPr="00F97F67">
          <w:tab/>
        </w:r>
        <w:r w:rsidRPr="00F97F67">
          <w:rPr>
            <w:b/>
            <w:bCs/>
          </w:rPr>
          <w:t>Blood sample for serology:</w:t>
        </w:r>
        <w:r w:rsidRPr="00F97F67">
          <w:t xml:space="preserve"> Tests for HBV (hepatitis B surface antigen [Bhag] and IgG anti-hepatitis B core antibody), HCV (HCV antibody; also HCV RNA by PCR if the trial participant is HCV-antibody positive), and HIV antibodies. IgG anti-hepatitis B core antibody or total anti-hepatitis B core antibody may be used per local practice.</w:t>
        </w:r>
      </w:ins>
    </w:p>
    <w:p w14:paraId="2C4D963C" w14:textId="0279FFD3" w:rsidR="00C56E47" w:rsidRPr="00F97F67" w:rsidRDefault="00E27C57" w:rsidP="00C56E47">
      <w:pPr>
        <w:pStyle w:val="Table-Footnote-Hanging"/>
        <w:rPr>
          <w:ins w:id="3109" w:author="Marmol, Dominika Klaudia" w:date="2026-06-08T11:40:00Z"/>
        </w:rPr>
      </w:pPr>
      <w:ins w:id="3110" w:author="Marmol, Dominika Klaudia" w:date="2026-06-08T11:40:00Z">
        <w:r w:rsidRPr="00F97F67">
          <w:t>t)</w:t>
        </w:r>
        <w:r w:rsidRPr="00F97F67">
          <w:tab/>
        </w:r>
        <w:r w:rsidRPr="00F97F67">
          <w:rPr>
            <w:b/>
            <w:bCs/>
          </w:rPr>
          <w:t>Blood sample for PK:</w:t>
        </w:r>
        <w:r w:rsidRPr="00F97F67">
          <w:t xml:space="preserve"> Blood will be collected for PK. For details, please refer to</w:t>
        </w:r>
      </w:ins>
      <w:ins w:id="3111" w:author="Marmol, Dominika Klaudia" w:date="2026-06-08T17:46:00Z">
        <w:r w:rsidR="00232871">
          <w:rPr>
            <w:color w:val="0000FF"/>
          </w:rPr>
          <w:t xml:space="preserve"> </w:t>
        </w:r>
        <w:r w:rsidR="00232871" w:rsidRPr="00232871">
          <w:rPr>
            <w:color w:val="0000FF"/>
            <w:szCs w:val="18"/>
          </w:rPr>
          <w:fldChar w:fldCharType="begin"/>
        </w:r>
        <w:r w:rsidR="00232871" w:rsidRPr="00232871">
          <w:rPr>
            <w:color w:val="0000FF"/>
            <w:szCs w:val="18"/>
          </w:rPr>
          <w:instrText xml:space="preserve"> REF _Ref180256965 \h </w:instrText>
        </w:r>
      </w:ins>
      <w:r w:rsidR="00232871" w:rsidRPr="00232871">
        <w:rPr>
          <w:color w:val="0000FF"/>
          <w:szCs w:val="18"/>
        </w:rPr>
        <w:instrText xml:space="preserve"> \* MERGEFORMAT </w:instrText>
      </w:r>
      <w:r w:rsidR="00232871" w:rsidRPr="00232871">
        <w:rPr>
          <w:color w:val="0000FF"/>
          <w:szCs w:val="18"/>
        </w:rPr>
      </w:r>
      <w:ins w:id="3112" w:author="Marmol, Dominika Klaudia" w:date="2026-06-08T17:46:00Z">
        <w:r w:rsidR="00232871" w:rsidRPr="00232871">
          <w:rPr>
            <w:color w:val="0000FF"/>
            <w:szCs w:val="18"/>
          </w:rPr>
          <w:fldChar w:fldCharType="separate"/>
        </w:r>
        <w:r w:rsidR="00232871" w:rsidRPr="00232871">
          <w:rPr>
            <w:rFonts w:cs="Arial"/>
            <w:color w:val="0000FF"/>
            <w:szCs w:val="18"/>
            <w:rPrChange w:id="3113" w:author="Marmol, Dominika Klaudia" w:date="2026-06-08T17:47:00Z">
              <w:rPr>
                <w:rFonts w:cs="Arial"/>
                <w:b/>
                <w:bCs/>
                <w:sz w:val="24"/>
              </w:rPr>
            </w:rPrChange>
          </w:rPr>
          <w:t xml:space="preserve">Table </w:t>
        </w:r>
        <w:r w:rsidR="00232871" w:rsidRPr="00232871">
          <w:rPr>
            <w:rFonts w:cs="Arial"/>
            <w:noProof/>
            <w:color w:val="0000FF"/>
            <w:szCs w:val="18"/>
            <w:rPrChange w:id="3114" w:author="Marmol, Dominika Klaudia" w:date="2026-06-08T17:47:00Z">
              <w:rPr>
                <w:rFonts w:cs="Arial"/>
                <w:b/>
                <w:bCs/>
                <w:noProof/>
                <w:sz w:val="24"/>
              </w:rPr>
            </w:rPrChange>
          </w:rPr>
          <w:t>10</w:t>
        </w:r>
        <w:r w:rsidR="00232871" w:rsidRPr="00232871">
          <w:rPr>
            <w:color w:val="0000FF"/>
            <w:szCs w:val="18"/>
          </w:rPr>
          <w:fldChar w:fldCharType="end"/>
        </w:r>
      </w:ins>
      <w:ins w:id="3115" w:author="Marmol, Dominika Klaudia" w:date="2026-06-08T11:40:00Z">
        <w:r w:rsidRPr="00232871">
          <w:rPr>
            <w:color w:val="0000FF"/>
            <w:szCs w:val="18"/>
            <w:rPrChange w:id="3116" w:author="Marmol, Dominika Klaudia" w:date="2026-06-08T17:47:00Z">
              <w:rPr>
                <w:szCs w:val="18"/>
              </w:rPr>
            </w:rPrChange>
          </w:rPr>
          <w:t>.</w:t>
        </w:r>
      </w:ins>
    </w:p>
    <w:p w14:paraId="37894DEB" w14:textId="3720D9AC" w:rsidR="00C56E47" w:rsidRPr="00F97F67" w:rsidRDefault="00E27C57" w:rsidP="00C56E47">
      <w:pPr>
        <w:pStyle w:val="Table-Footnote-Hanging"/>
        <w:rPr>
          <w:ins w:id="3117" w:author="Marmol, Dominika Klaudia" w:date="2026-06-08T11:40:00Z"/>
        </w:rPr>
      </w:pPr>
      <w:ins w:id="3118" w:author="Marmol, Dominika Klaudia" w:date="2026-06-08T11:40:00Z">
        <w:r w:rsidRPr="00F97F67">
          <w:lastRenderedPageBreak/>
          <w:t>u)</w:t>
        </w:r>
        <w:r w:rsidRPr="00F97F67">
          <w:tab/>
        </w:r>
        <w:r w:rsidRPr="00F97F67">
          <w:rPr>
            <w:b/>
            <w:bCs/>
          </w:rPr>
          <w:t>Blood sample for ADA:</w:t>
        </w:r>
        <w:r w:rsidRPr="00F97F67">
          <w:t xml:space="preserve"> Blood samples will be collected pre-dose. For details, please refer to</w:t>
        </w:r>
      </w:ins>
      <w:ins w:id="3119" w:author="Marmol, Dominika Klaudia" w:date="2026-06-08T17:51:00Z">
        <w:r w:rsidR="00CC6793">
          <w:t xml:space="preserve"> </w:t>
        </w:r>
        <w:r w:rsidR="00CC6793" w:rsidRPr="00232871">
          <w:rPr>
            <w:color w:val="0000FF"/>
            <w:szCs w:val="18"/>
          </w:rPr>
          <w:fldChar w:fldCharType="begin"/>
        </w:r>
        <w:r w:rsidR="00CC6793" w:rsidRPr="00232871">
          <w:rPr>
            <w:color w:val="0000FF"/>
            <w:szCs w:val="18"/>
          </w:rPr>
          <w:instrText xml:space="preserve"> REF _Ref180256965 \h  \* MERGEFORMAT </w:instrText>
        </w:r>
      </w:ins>
      <w:r w:rsidR="00CC6793" w:rsidRPr="00232871">
        <w:rPr>
          <w:color w:val="0000FF"/>
          <w:szCs w:val="18"/>
        </w:rPr>
      </w:r>
      <w:ins w:id="3120" w:author="Marmol, Dominika Klaudia" w:date="2026-06-08T17:51:00Z">
        <w:r w:rsidR="00CC6793" w:rsidRPr="00232871">
          <w:rPr>
            <w:color w:val="0000FF"/>
            <w:szCs w:val="18"/>
          </w:rPr>
          <w:fldChar w:fldCharType="separate"/>
        </w:r>
        <w:r w:rsidR="00CC6793" w:rsidRPr="00F147E0">
          <w:rPr>
            <w:rFonts w:cs="Arial"/>
            <w:color w:val="0000FF"/>
            <w:szCs w:val="18"/>
          </w:rPr>
          <w:t xml:space="preserve">Table </w:t>
        </w:r>
        <w:r w:rsidR="00CC6793" w:rsidRPr="00F147E0">
          <w:rPr>
            <w:rFonts w:cs="Arial"/>
            <w:noProof/>
            <w:color w:val="0000FF"/>
            <w:szCs w:val="18"/>
          </w:rPr>
          <w:t>10</w:t>
        </w:r>
        <w:r w:rsidR="00CC6793" w:rsidRPr="00232871">
          <w:rPr>
            <w:color w:val="0000FF"/>
            <w:szCs w:val="18"/>
          </w:rPr>
          <w:fldChar w:fldCharType="end"/>
        </w:r>
        <w:r w:rsidR="00CC6793" w:rsidRPr="00CC6793">
          <w:fldChar w:fldCharType="begin"/>
        </w:r>
        <w:r w:rsidR="00CC6793" w:rsidRPr="00CC6793">
          <w:instrText xml:space="preserve"> REF _Ref180256965 \h </w:instrText>
        </w:r>
      </w:ins>
      <w:r w:rsidR="00CC6793" w:rsidRPr="00CC6793">
        <w:rPr>
          <w:rPrChange w:id="3121" w:author="Marmol, Dominika Klaudia" w:date="2026-06-08T17:51:00Z">
            <w:rPr>
              <w:b/>
              <w:bCs/>
            </w:rPr>
          </w:rPrChange>
        </w:rPr>
        <w:instrText xml:space="preserve"> \* MERGEFORMAT </w:instrText>
      </w:r>
      <w:ins w:id="3122" w:author="Marmol, Dominika Klaudia" w:date="2026-06-08T17:51:00Z">
        <w:r w:rsidR="00CC6793" w:rsidRPr="00CC6793">
          <w:fldChar w:fldCharType="separate"/>
        </w:r>
        <w:r w:rsidR="00CC6793" w:rsidRPr="00CC6793">
          <w:fldChar w:fldCharType="end"/>
        </w:r>
      </w:ins>
      <w:ins w:id="3123" w:author="Marmol, Dominika Klaudia" w:date="2026-06-08T17:49:00Z">
        <w:r w:rsidR="00CC6793">
          <w:rPr>
            <w:color w:val="0000FF"/>
          </w:rPr>
          <w:t xml:space="preserve"> </w:t>
        </w:r>
      </w:ins>
      <w:ins w:id="3124" w:author="Marmol, Dominika Klaudia" w:date="2026-06-08T11:40:00Z">
        <w:r w:rsidRPr="00F97F67">
          <w:t>. ADA samples will also be collected at the time of any Grade ≥3 infusion-related events and 30 days after the event, if feasible.</w:t>
        </w:r>
      </w:ins>
    </w:p>
    <w:p w14:paraId="297F0D35" w14:textId="403B7EDC" w:rsidR="00C56E47" w:rsidRPr="00F97F67" w:rsidRDefault="00E27C57" w:rsidP="00C56E47">
      <w:pPr>
        <w:pStyle w:val="Table-Footnote-Hanging"/>
        <w:rPr>
          <w:ins w:id="3125" w:author="Marmol, Dominika Klaudia" w:date="2026-06-08T11:40:00Z"/>
        </w:rPr>
      </w:pPr>
      <w:ins w:id="3126" w:author="Marmol, Dominika Klaudia" w:date="2026-06-08T11:40:00Z">
        <w:r w:rsidRPr="00F97F67">
          <w:t>v)</w:t>
        </w:r>
        <w:r w:rsidRPr="00F97F67">
          <w:tab/>
        </w:r>
        <w:r w:rsidRPr="00CC6793">
          <w:rPr>
            <w:b/>
            <w:bCs/>
            <w:szCs w:val="18"/>
          </w:rPr>
          <w:t>Blood sample for biomarkers:</w:t>
        </w:r>
        <w:r w:rsidRPr="00CC6793">
          <w:rPr>
            <w:szCs w:val="18"/>
          </w:rPr>
          <w:t xml:space="preserve"> Blood will be collected for biomarker sampling (cytokine analysis and target engagement). For details, please refer to</w:t>
        </w:r>
      </w:ins>
      <w:ins w:id="3127" w:author="Marmol, Dominika Klaudia" w:date="2026-06-08T17:51:00Z">
        <w:r w:rsidR="00CC6793" w:rsidRPr="00CC6793">
          <w:rPr>
            <w:color w:val="0000FF"/>
            <w:szCs w:val="18"/>
          </w:rPr>
          <w:t xml:space="preserve"> </w:t>
        </w:r>
        <w:r w:rsidR="00CC6793" w:rsidRPr="00CC6793">
          <w:rPr>
            <w:color w:val="0000FF"/>
            <w:szCs w:val="18"/>
          </w:rPr>
          <w:fldChar w:fldCharType="begin"/>
        </w:r>
        <w:r w:rsidR="00CC6793" w:rsidRPr="00CC6793">
          <w:rPr>
            <w:color w:val="0000FF"/>
            <w:szCs w:val="18"/>
          </w:rPr>
          <w:instrText xml:space="preserve"> REF _Ref225343767 \h </w:instrText>
        </w:r>
      </w:ins>
      <w:r w:rsidR="00CC6793" w:rsidRPr="00CC6793">
        <w:rPr>
          <w:color w:val="0000FF"/>
          <w:szCs w:val="18"/>
        </w:rPr>
        <w:instrText xml:space="preserve"> \* MERGEFORMAT </w:instrText>
      </w:r>
      <w:r w:rsidR="00CC6793" w:rsidRPr="00CC6793">
        <w:rPr>
          <w:color w:val="0000FF"/>
          <w:szCs w:val="18"/>
        </w:rPr>
      </w:r>
      <w:ins w:id="3128" w:author="Marmol, Dominika Klaudia" w:date="2026-06-08T17:51:00Z">
        <w:r w:rsidR="00CC6793" w:rsidRPr="00CC6793">
          <w:rPr>
            <w:color w:val="0000FF"/>
            <w:szCs w:val="18"/>
          </w:rPr>
          <w:fldChar w:fldCharType="separate"/>
        </w:r>
        <w:r w:rsidR="00CC6793" w:rsidRPr="00CC6793">
          <w:rPr>
            <w:color w:val="0000FF"/>
            <w:szCs w:val="18"/>
            <w:rPrChange w:id="3129" w:author="Marmol, Dominika Klaudia" w:date="2026-06-08T17:52:00Z">
              <w:rPr>
                <w:szCs w:val="18"/>
              </w:rPr>
            </w:rPrChange>
          </w:rPr>
          <w:t>Table </w:t>
        </w:r>
        <w:r w:rsidR="00CC6793" w:rsidRPr="00CC6793">
          <w:rPr>
            <w:noProof/>
            <w:color w:val="0000FF"/>
            <w:szCs w:val="18"/>
            <w:rPrChange w:id="3130" w:author="Marmol, Dominika Klaudia" w:date="2026-06-08T17:52:00Z">
              <w:rPr>
                <w:noProof/>
                <w:szCs w:val="18"/>
              </w:rPr>
            </w:rPrChange>
          </w:rPr>
          <w:t>11</w:t>
        </w:r>
        <w:r w:rsidR="00CC6793" w:rsidRPr="00CC6793">
          <w:rPr>
            <w:color w:val="0000FF"/>
            <w:szCs w:val="18"/>
          </w:rPr>
          <w:fldChar w:fldCharType="end"/>
        </w:r>
      </w:ins>
      <w:ins w:id="3131" w:author="Marmol, Dominika Klaudia" w:date="2026-06-08T11:40:00Z">
        <w:r w:rsidRPr="00CC6793">
          <w:rPr>
            <w:color w:val="0000FF"/>
            <w:szCs w:val="18"/>
          </w:rPr>
          <w:t>.</w:t>
        </w:r>
      </w:ins>
    </w:p>
    <w:p w14:paraId="0A2A861F" w14:textId="77777777" w:rsidR="00C56E47" w:rsidRPr="00F97F67" w:rsidRDefault="00E27C57" w:rsidP="00C56E47">
      <w:pPr>
        <w:pStyle w:val="Table-Footnote"/>
        <w:keepNext/>
        <w:keepLines/>
        <w:rPr>
          <w:ins w:id="3132" w:author="Marmol, Dominika Klaudia" w:date="2026-06-08T11:40:00Z"/>
        </w:rPr>
      </w:pPr>
      <w:ins w:id="3133" w:author="Marmol, Dominika Klaudia" w:date="2026-06-08T11:40:00Z">
        <w:r w:rsidRPr="00F97F67">
          <w:t>Notes:</w:t>
        </w:r>
      </w:ins>
    </w:p>
    <w:p w14:paraId="1C67FAE7" w14:textId="77777777" w:rsidR="00C56E47" w:rsidRPr="00F97F67" w:rsidRDefault="00E27C57" w:rsidP="00C56E47">
      <w:pPr>
        <w:pStyle w:val="Table-Footnote"/>
        <w:rPr>
          <w:ins w:id="3134" w:author="Marmol, Dominika Klaudia" w:date="2026-06-08T11:40:00Z"/>
        </w:rPr>
      </w:pPr>
      <w:ins w:id="3135" w:author="Marmol, Dominika Klaudia" w:date="2026-06-08T11:40:00Z">
        <w:r w:rsidRPr="00F97F67">
          <w:t>Unless otherwise specified in this protocol, all laboratory tests should be performed and blood samples should be collected before IMP administration (local laboratory tests must provide results before the administration). All non-laboratory test procedures must be completed, and results must be obtained before IMP administration. If certain parameters cannot be tested at the trial site, results from external sites may be accepted, but relevant reports must be provided.</w:t>
        </w:r>
      </w:ins>
    </w:p>
    <w:p w14:paraId="5C1126C4" w14:textId="18B6915B" w:rsidR="00C56E47" w:rsidRPr="00F97F67" w:rsidRDefault="00E27C57" w:rsidP="00C56E47">
      <w:pPr>
        <w:pStyle w:val="Table-Footnote"/>
        <w:rPr>
          <w:ins w:id="3136" w:author="Marmol, Dominika Klaudia" w:date="2026-06-08T11:40:00Z"/>
        </w:rPr>
      </w:pPr>
      <w:ins w:id="3137" w:author="Marmol, Dominika Klaudia" w:date="2026-06-08T11:40:00Z">
        <w:r w:rsidRPr="00F97F67">
          <w:t xml:space="preserve">If, for any reason, trial participants are permanently withdrawn from the trial before completing all scheduled visits, they must complete an ETV (see </w:t>
        </w:r>
      </w:ins>
      <w:ins w:id="3138" w:author="Marmol, Dominika Klaudia" w:date="2026-06-08T17:52:00Z">
        <w:r w:rsidR="00CC6793">
          <w:t xml:space="preserve">CTP </w:t>
        </w:r>
      </w:ins>
      <w:ins w:id="3139" w:author="Marmol, Dominika Klaudia" w:date="2026-06-08T11:40:00Z">
        <w:r w:rsidRPr="00F97F67">
          <w:t>Section</w:t>
        </w:r>
      </w:ins>
      <w:ins w:id="3140" w:author="Marmol, Dominika Klaudia" w:date="2026-06-08T17:52:00Z">
        <w:r w:rsidR="00CC6793">
          <w:rPr>
            <w:color w:val="0000FF"/>
          </w:rPr>
          <w:t xml:space="preserve"> 8.1.6</w:t>
        </w:r>
      </w:ins>
      <w:ins w:id="3141" w:author="Marmol, Dominika Klaudia" w:date="2026-06-08T11:40:00Z">
        <w:r w:rsidRPr="00F97F67">
          <w:t>). If possible, all assessments planned for the actual week or day of that visit as listed in the SoA and which are not included in the ETV must also be performed. The only exception will be pregnant participants, who will not have further blood draws, but will otherwise complete planned assessments, and pregnancy follow-up as described in</w:t>
        </w:r>
      </w:ins>
      <w:ins w:id="3142" w:author="Marmol, Dominika Klaudia" w:date="2026-06-08T17:52:00Z">
        <w:r w:rsidR="00CC6793">
          <w:t xml:space="preserve"> CTP</w:t>
        </w:r>
      </w:ins>
      <w:ins w:id="3143" w:author="Marmol, Dominika Klaudia" w:date="2026-06-08T11:40:00Z">
        <w:r w:rsidRPr="00F97F67">
          <w:t xml:space="preserve"> Section </w:t>
        </w:r>
      </w:ins>
      <w:ins w:id="3144" w:author="Marmol, Dominika Klaudia" w:date="2026-06-08T17:52:00Z">
        <w:r w:rsidR="00CC6793">
          <w:rPr>
            <w:color w:val="0000FF"/>
          </w:rPr>
          <w:t>10.5.4</w:t>
        </w:r>
      </w:ins>
      <w:ins w:id="3145" w:author="Marmol, Dominika Klaudia" w:date="2026-06-08T11:40:00Z">
        <w:r w:rsidRPr="00F97F67">
          <w:t>.</w:t>
        </w:r>
      </w:ins>
    </w:p>
    <w:p w14:paraId="1909058C" w14:textId="77777777" w:rsidR="00C56E47" w:rsidRPr="00F97F67" w:rsidRDefault="00E27C57" w:rsidP="00C56E47">
      <w:pPr>
        <w:pStyle w:val="Table-Footnote"/>
        <w:rPr>
          <w:ins w:id="3146" w:author="Marmol, Dominika Klaudia" w:date="2026-06-08T11:40:00Z"/>
          <w:rStyle w:val="normaltextrun"/>
        </w:rPr>
      </w:pPr>
      <w:ins w:id="3147" w:author="Marmol, Dominika Klaudia" w:date="2026-06-08T11:40:00Z">
        <w:r w:rsidRPr="00F97F67">
          <w:t xml:space="preserve">The total blood volume drawn over any 8-week period in any participant will always be less than 550 mL. Additional blood samples may be taken, e.g., for safety assessments after AEs or SAEs, if deemed necessary by the investigator. </w:t>
        </w:r>
        <w:r w:rsidRPr="00F97F67">
          <w:rPr>
            <w:rStyle w:val="normaltextrun"/>
          </w:rPr>
          <w:t>As long as the absolute volume of blood drawn does not change per participant overall, the volume of individual blood draws may be adapted if required, e.g., due to unforeseen shortage of specific tubes.</w:t>
        </w:r>
      </w:ins>
    </w:p>
    <w:p w14:paraId="0A268542" w14:textId="77777777" w:rsidR="00C56E47" w:rsidRPr="00F97F67" w:rsidRDefault="00E27C57" w:rsidP="00C56E47">
      <w:pPr>
        <w:pStyle w:val="Table-Footnote"/>
        <w:rPr>
          <w:ins w:id="3148" w:author="Marmol, Dominika Klaudia" w:date="2026-06-08T11:40:00Z"/>
        </w:rPr>
      </w:pPr>
      <w:ins w:id="3149" w:author="Marmol, Dominika Klaudia" w:date="2026-06-08T11:40:00Z">
        <w:r w:rsidRPr="00F97F67">
          <w:rPr>
            <w:rStyle w:val="normaltextrun"/>
          </w:rPr>
          <w:t>Leftover or back up clinical sample aliquots of a participant, which have the exact same collection times, intended to a particular assessment can be used for another assay than that stated on the label if both assessments are described in the SoA and the participant has consented to all. This is only possible if the sample has been used first for its original purpose and it is confirmed that no retesting is required. Samples can only be used interchangeably if the sample characteristics, collection, shipment, and storage conditions are the same.</w:t>
        </w:r>
        <w:r w:rsidRPr="00F97F67">
          <w:t xml:space="preserve"> </w:t>
        </w:r>
      </w:ins>
    </w:p>
    <w:p w14:paraId="02D2EDB4" w14:textId="77777777" w:rsidR="00C56E47" w:rsidRPr="00F97F67" w:rsidRDefault="00E27C57" w:rsidP="00C56E47">
      <w:pPr>
        <w:pStyle w:val="Table-Footnote"/>
        <w:rPr>
          <w:ins w:id="3150" w:author="Marmol, Dominika Klaudia" w:date="2026-06-08T11:40:00Z"/>
          <w:rStyle w:val="normaltextrun"/>
        </w:rPr>
      </w:pPr>
      <w:ins w:id="3151" w:author="Marmol, Dominika Klaudia" w:date="2026-06-08T11:40:00Z">
        <w:r w:rsidRPr="00F97F67">
          <w:rPr>
            <w:rStyle w:val="normaltextrun"/>
          </w:rPr>
          <w:t>Participants should be fasted for at least 8 h prior to visits with blood sampling for safety assessments. Participants are allowed to have drinking water during fasting.</w:t>
        </w:r>
      </w:ins>
    </w:p>
    <w:p w14:paraId="70F5B2C2" w14:textId="77777777" w:rsidR="00C56E47" w:rsidRDefault="00E27C57" w:rsidP="00C56E47">
      <w:pPr>
        <w:pStyle w:val="Table-Footnote-Hanging"/>
        <w:ind w:left="0" w:firstLine="0"/>
        <w:rPr>
          <w:ins w:id="3152" w:author="Marmol, Dominika Klaudia" w:date="2026-06-08T11:40:00Z"/>
        </w:rPr>
      </w:pPr>
      <w:ins w:id="3153" w:author="Marmol, Dominika Klaudia" w:date="2026-06-08T11:40:00Z">
        <w:r w:rsidRPr="00F97F67">
          <w:t>Abbreviations: ADA = anti-drug antibody; AE = adverse event; CT = computed tomography; CnDn = Day n of Cycle n; D or d = day; DLT = dose-limiting toxicity; DNA = deoxyribonucleic acid; ECG = electrocardiogram; ECOG = Eastern Cooperative Oncology Group; eCRF = electronic case report form; EOT = End-of-Treatment; h = hour(s); ETV = Early Termination Visit; HBV = hepatitis B virus; HIV = human immunodeficiency virus; HCV = hepatitis C virus; ICF = informed consent form; IgG = immunoglobulin G; IL-6 = interleukin 6; IMP = investigational medicinal product; min = minute(s); MUGA = multi-gated acquisition (scanning); MRI = magnetic resonance imaging; PCR = polymerase chain reaction; PK = pharmacokinetics; POCBP = participant of childbearing potential; RNA = ribonucleic acid; Q2W = once every 2 weeks; RECIST v1.1 = Response Evaluation Criteria in Solid Tumors version 1.1; SAE = serious adverse event; SFU = safety follow-up; SoA = schedule of activities; TO = target occupancy; US = United States.</w:t>
        </w:r>
      </w:ins>
    </w:p>
    <w:p w14:paraId="496865AB" w14:textId="1CD7A84E" w:rsidR="00E54CD0" w:rsidRDefault="00E54CD0" w:rsidP="007263A0">
      <w:pPr>
        <w:rPr>
          <w:del w:id="3154" w:author="Marmol, Dominika Klaudia" w:date="2026-06-08T11:38:00Z"/>
          <w:rFonts w:ascii="Arial" w:hAnsi="Arial" w:cs="Arial"/>
          <w:sz w:val="18"/>
          <w:szCs w:val="18"/>
        </w:rPr>
      </w:pPr>
    </w:p>
    <w:p w14:paraId="49A4BC65" w14:textId="6EB1DAD5" w:rsidR="00C56E47" w:rsidRPr="008C7800" w:rsidRDefault="00E27C57" w:rsidP="00C56E47">
      <w:pPr>
        <w:pStyle w:val="CaptionTable"/>
        <w:rPr>
          <w:ins w:id="3155" w:author="Marmol, Dominika Klaudia" w:date="2026-06-08T11:41:00Z"/>
        </w:rPr>
      </w:pPr>
      <w:bookmarkStart w:id="3156" w:name="_Ref227448973"/>
      <w:bookmarkStart w:id="3157" w:name="_Toc229131334"/>
      <w:bookmarkStart w:id="3158" w:name="_Toc232068070"/>
      <w:r w:rsidRPr="008C7800">
        <w:t>Table </w:t>
      </w:r>
      <w:fldSimple w:instr=" SEQ Table \* ARABIC ">
        <w:ins w:id="3159" w:author="Marmol, Dominika Klaudia" w:date="2026-06-08T16:56:00Z">
          <w:r w:rsidR="00201CA3">
            <w:rPr>
              <w:noProof/>
            </w:rPr>
            <w:t>9</w:t>
          </w:r>
        </w:ins>
        <w:del w:id="3160" w:author="Marmol, Dominika Klaudia" w:date="2026-06-08T15:08:00Z">
          <w:r>
            <w:rPr>
              <w:noProof/>
            </w:rPr>
            <w:delText>4</w:delText>
          </w:r>
        </w:del>
      </w:fldSimple>
      <w:bookmarkEnd w:id="3156"/>
      <w:r w:rsidRPr="008C7800">
        <w:t>:</w:t>
      </w:r>
      <w:r w:rsidRPr="008C7800">
        <w:tab/>
      </w:r>
      <w:ins w:id="3161" w:author="Marmol, Dominika Klaudia" w:date="2026-06-08T11:41:00Z">
        <w:r w:rsidRPr="008C7800">
          <w:t>Schedule of activities – Part A (Re-treatment for intra-participant dose escalation)</w:t>
        </w:r>
        <w:bookmarkEnd w:id="3157"/>
        <w:bookmarkEnd w:id="3158"/>
      </w:ins>
    </w:p>
    <w:tbl>
      <w:tblPr>
        <w:tblStyle w:val="TableGrid10"/>
        <w:tblW w:w="5000" w:type="pct"/>
        <w:jc w:val="center"/>
        <w:tblLayout w:type="fixed"/>
        <w:tblLook w:val="0600" w:firstRow="0" w:lastRow="0" w:firstColumn="0" w:lastColumn="0" w:noHBand="1" w:noVBand="1"/>
      </w:tblPr>
      <w:tblGrid>
        <w:gridCol w:w="3059"/>
        <w:gridCol w:w="1330"/>
        <w:gridCol w:w="667"/>
        <w:gridCol w:w="667"/>
        <w:gridCol w:w="667"/>
        <w:gridCol w:w="667"/>
        <w:gridCol w:w="669"/>
        <w:gridCol w:w="1333"/>
        <w:gridCol w:w="1206"/>
        <w:gridCol w:w="929"/>
        <w:gridCol w:w="1083"/>
        <w:gridCol w:w="1001"/>
      </w:tblGrid>
      <w:tr w:rsidR="008F5115" w14:paraId="45529E0B" w14:textId="77777777" w:rsidTr="00F147E0">
        <w:trPr>
          <w:trHeight w:val="284"/>
          <w:tblHeader/>
          <w:jc w:val="center"/>
          <w:ins w:id="3162" w:author="Marmol, Dominika Klaudia" w:date="2026-06-08T11:41:00Z"/>
        </w:trPr>
        <w:tc>
          <w:tcPr>
            <w:tcW w:w="1152"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FDC3E44" w14:textId="77777777" w:rsidR="00C56E47" w:rsidRPr="008C7800" w:rsidRDefault="00E27C57" w:rsidP="00F147E0">
            <w:pPr>
              <w:pStyle w:val="Table-1rowcenter"/>
              <w:keepNext w:val="0"/>
              <w:keepLines w:val="0"/>
              <w:widowControl w:val="0"/>
              <w:jc w:val="left"/>
              <w:rPr>
                <w:ins w:id="3163" w:author="Marmol, Dominika Klaudia" w:date="2026-06-08T11:41:00Z"/>
                <w:lang w:val="en-US"/>
              </w:rPr>
            </w:pPr>
            <w:ins w:id="3164" w:author="Marmol, Dominika Klaudia" w:date="2026-06-08T11:41:00Z">
              <w:r w:rsidRPr="008C7800">
                <w:rPr>
                  <w:lang w:val="en-US"/>
                </w:rPr>
                <w:t>Re-treatment procedure (1 cycle = 14 days)</w:t>
              </w:r>
            </w:ins>
          </w:p>
        </w:tc>
        <w:tc>
          <w:tcPr>
            <w:tcW w:w="501"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F4D8CCC" w14:textId="77777777" w:rsidR="00C56E47" w:rsidRPr="008C7800" w:rsidRDefault="00E27C57" w:rsidP="00F147E0">
            <w:pPr>
              <w:pStyle w:val="Table-1rowcenter"/>
              <w:keepNext w:val="0"/>
              <w:keepLines w:val="0"/>
              <w:widowControl w:val="0"/>
              <w:rPr>
                <w:ins w:id="3165" w:author="Marmol, Dominika Klaudia" w:date="2026-06-08T11:41:00Z"/>
                <w:bCs/>
                <w:lang w:val="en-US"/>
              </w:rPr>
            </w:pPr>
            <w:ins w:id="3166" w:author="Marmol, Dominika Klaudia" w:date="2026-06-08T11:41:00Z">
              <w:r w:rsidRPr="008C7800">
                <w:rPr>
                  <w:bCs/>
                  <w:lang w:val="en-US"/>
                </w:rPr>
                <w:t>Screening </w:t>
              </w:r>
              <w:r w:rsidRPr="008C7800">
                <w:rPr>
                  <w:bCs/>
                  <w:sz w:val="22"/>
                  <w:vertAlign w:val="superscript"/>
                  <w:lang w:val="en-US"/>
                </w:rPr>
                <w:t>a</w:t>
              </w:r>
            </w:ins>
          </w:p>
        </w:tc>
        <w:tc>
          <w:tcPr>
            <w:tcW w:w="753"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D1F3CA2" w14:textId="77777777" w:rsidR="00C56E47" w:rsidRPr="008C7800" w:rsidRDefault="00E27C57" w:rsidP="00F147E0">
            <w:pPr>
              <w:pStyle w:val="Table-1rowcenter"/>
              <w:keepNext w:val="0"/>
              <w:keepLines w:val="0"/>
              <w:widowControl w:val="0"/>
              <w:rPr>
                <w:ins w:id="3167" w:author="Marmol, Dominika Klaudia" w:date="2026-06-08T11:41:00Z"/>
                <w:bCs/>
                <w:lang w:val="en-US"/>
              </w:rPr>
            </w:pPr>
            <w:ins w:id="3168" w:author="Marmol, Dominika Klaudia" w:date="2026-06-08T11:41:00Z">
              <w:r w:rsidRPr="008C7800">
                <w:rPr>
                  <w:bCs/>
                  <w:lang w:val="en-US"/>
                </w:rPr>
                <w:t>Cycle 1</w:t>
              </w:r>
            </w:ins>
          </w:p>
        </w:tc>
        <w:tc>
          <w:tcPr>
            <w:tcW w:w="503"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265FA7A" w14:textId="77777777" w:rsidR="00C56E47" w:rsidRPr="008C7800" w:rsidRDefault="00E27C57" w:rsidP="00F147E0">
            <w:pPr>
              <w:pStyle w:val="Table-1rowcenter"/>
              <w:keepNext w:val="0"/>
              <w:keepLines w:val="0"/>
              <w:widowControl w:val="0"/>
              <w:rPr>
                <w:ins w:id="3169" w:author="Marmol, Dominika Klaudia" w:date="2026-06-08T11:41:00Z"/>
                <w:bCs/>
                <w:lang w:val="en-US"/>
              </w:rPr>
            </w:pPr>
            <w:ins w:id="3170" w:author="Marmol, Dominika Klaudia" w:date="2026-06-08T11:41:00Z">
              <w:r w:rsidRPr="008C7800">
                <w:rPr>
                  <w:bCs/>
                  <w:lang w:val="en-US"/>
                </w:rPr>
                <w:t>Cycle 2</w:t>
              </w:r>
            </w:ins>
          </w:p>
        </w:tc>
        <w:tc>
          <w:tcPr>
            <w:tcW w:w="50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46FC40" w14:textId="77777777" w:rsidR="00C56E47" w:rsidRPr="008C7800" w:rsidRDefault="00E27C57" w:rsidP="00F147E0">
            <w:pPr>
              <w:pStyle w:val="Table-1rowcenter"/>
              <w:keepNext w:val="0"/>
              <w:keepLines w:val="0"/>
              <w:widowControl w:val="0"/>
              <w:rPr>
                <w:ins w:id="3171" w:author="Marmol, Dominika Klaudia" w:date="2026-06-08T11:41:00Z"/>
                <w:bCs/>
                <w:lang w:val="en-US"/>
              </w:rPr>
            </w:pPr>
            <w:ins w:id="3172" w:author="Marmol, Dominika Klaudia" w:date="2026-06-08T11:41:00Z">
              <w:r w:rsidRPr="008C7800">
                <w:rPr>
                  <w:bCs/>
                  <w:lang w:val="en-US"/>
                </w:rPr>
                <w:t>Cycle 3 &amp; thereafter</w:t>
              </w:r>
            </w:ins>
          </w:p>
        </w:tc>
        <w:tc>
          <w:tcPr>
            <w:tcW w:w="454"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27480C9A" w14:textId="77777777" w:rsidR="00C56E47" w:rsidRPr="008C7800" w:rsidRDefault="00E27C57" w:rsidP="00F147E0">
            <w:pPr>
              <w:pStyle w:val="Table-1rowcenter"/>
              <w:keepNext w:val="0"/>
              <w:keepLines w:val="0"/>
              <w:widowControl w:val="0"/>
              <w:rPr>
                <w:ins w:id="3173" w:author="Marmol, Dominika Klaudia" w:date="2026-06-08T11:41:00Z"/>
                <w:bCs/>
              </w:rPr>
            </w:pPr>
            <w:ins w:id="3174" w:author="Marmol, Dominika Klaudia" w:date="2026-06-08T11:41:00Z">
              <w:r w:rsidRPr="008C7800">
                <w:rPr>
                  <w:bCs/>
                  <w:lang w:val="en-US"/>
                </w:rPr>
                <w:t>EOT Visit </w:t>
              </w:r>
              <w:r w:rsidRPr="008C7800">
                <w:rPr>
                  <w:bCs/>
                  <w:sz w:val="22"/>
                  <w:vertAlign w:val="superscript"/>
                  <w:lang w:val="en-US"/>
                </w:rPr>
                <w:t>b</w:t>
              </w:r>
            </w:ins>
          </w:p>
        </w:tc>
        <w:tc>
          <w:tcPr>
            <w:tcW w:w="1135"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183269" w14:textId="77777777" w:rsidR="00C56E47" w:rsidRPr="008C7800" w:rsidRDefault="00E27C57" w:rsidP="00F147E0">
            <w:pPr>
              <w:pStyle w:val="Table-1rowcenter"/>
              <w:keepNext w:val="0"/>
              <w:keepLines w:val="0"/>
              <w:widowControl w:val="0"/>
              <w:rPr>
                <w:ins w:id="3175" w:author="Marmol, Dominika Klaudia" w:date="2026-06-08T11:41:00Z"/>
                <w:bCs/>
                <w:lang w:val="en-US"/>
              </w:rPr>
            </w:pPr>
            <w:ins w:id="3176" w:author="Marmol, Dominika Klaudia" w:date="2026-06-08T11:41:00Z">
              <w:r w:rsidRPr="008C7800">
                <w:rPr>
                  <w:bCs/>
                  <w:lang w:val="en-US"/>
                </w:rPr>
                <w:t>Follow-up</w:t>
              </w:r>
            </w:ins>
          </w:p>
        </w:tc>
      </w:tr>
      <w:tr w:rsidR="008F5115" w14:paraId="0E69BF3C" w14:textId="77777777" w:rsidTr="00F147E0">
        <w:trPr>
          <w:trHeight w:val="284"/>
          <w:tblHeader/>
          <w:jc w:val="center"/>
          <w:ins w:id="3177" w:author="Marmol, Dominika Klaudia" w:date="2026-06-08T11:41:00Z"/>
        </w:trPr>
        <w:tc>
          <w:tcPr>
            <w:tcW w:w="1152" w:type="pct"/>
            <w:vMerge/>
            <w:vAlign w:val="center"/>
          </w:tcPr>
          <w:p w14:paraId="0D85D2CF" w14:textId="77777777" w:rsidR="00C56E47" w:rsidRPr="008C7800" w:rsidRDefault="00C56E47" w:rsidP="00F147E0">
            <w:pPr>
              <w:pStyle w:val="Table-1rowcenter"/>
              <w:keepNext w:val="0"/>
              <w:keepLines w:val="0"/>
              <w:widowControl w:val="0"/>
              <w:rPr>
                <w:ins w:id="3178" w:author="Marmol, Dominika Klaudia" w:date="2026-06-08T11:41:00Z"/>
                <w:rFonts w:eastAsia="SimSun"/>
                <w:lang w:val="en-US"/>
              </w:rPr>
            </w:pPr>
          </w:p>
        </w:tc>
        <w:tc>
          <w:tcPr>
            <w:tcW w:w="501" w:type="pct"/>
            <w:vMerge/>
            <w:vAlign w:val="center"/>
          </w:tcPr>
          <w:p w14:paraId="61F4F543" w14:textId="77777777" w:rsidR="00C56E47" w:rsidRPr="008C7800" w:rsidRDefault="00C56E47" w:rsidP="00F147E0">
            <w:pPr>
              <w:pStyle w:val="Table-1rowcenter"/>
              <w:keepNext w:val="0"/>
              <w:keepLines w:val="0"/>
              <w:widowControl w:val="0"/>
              <w:rPr>
                <w:ins w:id="3179" w:author="Marmol, Dominika Klaudia" w:date="2026-06-08T11:41:00Z"/>
                <w:rFonts w:eastAsia="SimSun"/>
                <w:bCs/>
                <w:lang w:val="en-US"/>
              </w:rPr>
            </w:pPr>
          </w:p>
        </w:tc>
        <w:tc>
          <w:tcPr>
            <w:tcW w:w="1256" w:type="pct"/>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D71EFAC" w14:textId="77777777" w:rsidR="00C56E47" w:rsidRPr="008C7800" w:rsidRDefault="00E27C57" w:rsidP="00F147E0">
            <w:pPr>
              <w:pStyle w:val="Table-1rowcenter"/>
              <w:keepNext w:val="0"/>
              <w:keepLines w:val="0"/>
              <w:widowControl w:val="0"/>
              <w:rPr>
                <w:ins w:id="3180" w:author="Marmol, Dominika Klaudia" w:date="2026-06-08T11:41:00Z"/>
                <w:bCs/>
                <w:lang w:val="en-US"/>
              </w:rPr>
            </w:pPr>
            <w:ins w:id="3181" w:author="Marmol, Dominika Klaudia" w:date="2026-06-08T11:41:00Z">
              <w:r w:rsidRPr="008C7800">
                <w:rPr>
                  <w:bCs/>
                  <w:lang w:val="en-US"/>
                </w:rPr>
                <w:t>DLT observation period</w:t>
              </w:r>
            </w:ins>
          </w:p>
        </w:tc>
        <w:tc>
          <w:tcPr>
            <w:tcW w:w="502"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67045546" w14:textId="77777777" w:rsidR="00C56E47" w:rsidRPr="008C7800" w:rsidRDefault="00E27C57" w:rsidP="00F147E0">
            <w:pPr>
              <w:pStyle w:val="Table-1rowcenter"/>
              <w:keepNext w:val="0"/>
              <w:keepLines w:val="0"/>
              <w:widowControl w:val="0"/>
              <w:rPr>
                <w:ins w:id="3182" w:author="Marmol, Dominika Klaudia" w:date="2026-06-08T11:41:00Z"/>
                <w:bCs/>
                <w:lang w:val="en-US"/>
              </w:rPr>
            </w:pPr>
            <w:ins w:id="3183" w:author="Marmol, Dominika Klaudia" w:date="2026-06-08T11:41:00Z">
              <w:r w:rsidRPr="008C7800">
                <w:rPr>
                  <w:bCs/>
                  <w:lang w:val="en-US"/>
                </w:rPr>
                <w:t>D1</w:t>
              </w:r>
            </w:ins>
          </w:p>
        </w:tc>
        <w:tc>
          <w:tcPr>
            <w:tcW w:w="454" w:type="pct"/>
            <w:vMerge/>
            <w:tcBorders>
              <w:left w:val="single" w:sz="4" w:space="0" w:color="auto"/>
              <w:right w:val="single" w:sz="4" w:space="0" w:color="auto"/>
            </w:tcBorders>
            <w:vAlign w:val="center"/>
          </w:tcPr>
          <w:p w14:paraId="2C485CAF" w14:textId="77777777" w:rsidR="00C56E47" w:rsidRPr="008C7800" w:rsidRDefault="00C56E47" w:rsidP="00F147E0">
            <w:pPr>
              <w:pStyle w:val="Table-1rowcenter"/>
              <w:keepNext w:val="0"/>
              <w:keepLines w:val="0"/>
              <w:widowControl w:val="0"/>
              <w:rPr>
                <w:ins w:id="3184" w:author="Marmol, Dominika Klaudia" w:date="2026-06-08T11:41:00Z"/>
                <w:bCs/>
              </w:rPr>
            </w:pPr>
          </w:p>
        </w:tc>
        <w:tc>
          <w:tcPr>
            <w:tcW w:w="350"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F1881E2" w14:textId="77777777" w:rsidR="00C56E47" w:rsidRPr="008C7800" w:rsidRDefault="00E27C57" w:rsidP="00F147E0">
            <w:pPr>
              <w:pStyle w:val="Table-1rowcenter"/>
              <w:keepNext w:val="0"/>
              <w:keepLines w:val="0"/>
              <w:widowControl w:val="0"/>
              <w:rPr>
                <w:ins w:id="3185" w:author="Marmol, Dominika Klaudia" w:date="2026-06-08T11:41:00Z"/>
                <w:bCs/>
                <w:lang w:val="en-US"/>
              </w:rPr>
            </w:pPr>
            <w:ins w:id="3186" w:author="Marmol, Dominika Klaudia" w:date="2026-06-08T11:41:00Z">
              <w:r w:rsidRPr="008C7800">
                <w:rPr>
                  <w:bCs/>
                  <w:lang w:val="en-US"/>
                </w:rPr>
                <w:t>Day 30 SFU</w:t>
              </w:r>
            </w:ins>
          </w:p>
        </w:tc>
        <w:tc>
          <w:tcPr>
            <w:tcW w:w="408"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A3BB2EA" w14:textId="77777777" w:rsidR="00C56E47" w:rsidRPr="008C7800" w:rsidRDefault="00E27C57" w:rsidP="00F147E0">
            <w:pPr>
              <w:pStyle w:val="Table-1rowcenter"/>
              <w:keepNext w:val="0"/>
              <w:keepLines w:val="0"/>
              <w:widowControl w:val="0"/>
              <w:rPr>
                <w:ins w:id="3187" w:author="Marmol, Dominika Klaudia" w:date="2026-06-08T11:41:00Z"/>
                <w:bCs/>
                <w:lang w:val="en-US"/>
              </w:rPr>
            </w:pPr>
            <w:ins w:id="3188" w:author="Marmol, Dominika Klaudia" w:date="2026-06-08T11:41:00Z">
              <w:r w:rsidRPr="008C7800">
                <w:rPr>
                  <w:bCs/>
                  <w:lang w:val="en-US"/>
                </w:rPr>
                <w:t>Day 90 SFU</w:t>
              </w:r>
              <w:r w:rsidRPr="008C7800">
                <w:rPr>
                  <w:lang w:val="en-US"/>
                </w:rPr>
                <w:t>/</w:t>
              </w:r>
              <w:r w:rsidRPr="008C7800">
                <w:rPr>
                  <w:bCs/>
                  <w:lang w:val="en-US"/>
                </w:rPr>
                <w:t>ETV</w:t>
              </w:r>
            </w:ins>
          </w:p>
        </w:tc>
        <w:tc>
          <w:tcPr>
            <w:tcW w:w="377"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F4B7F90" w14:textId="77777777" w:rsidR="00C56E47" w:rsidRPr="008C7800" w:rsidRDefault="00E27C57" w:rsidP="00F147E0">
            <w:pPr>
              <w:pStyle w:val="Table-1rowcenter"/>
              <w:keepNext w:val="0"/>
              <w:keepLines w:val="0"/>
              <w:widowControl w:val="0"/>
              <w:rPr>
                <w:ins w:id="3189" w:author="Marmol, Dominika Klaudia" w:date="2026-06-08T11:41:00Z"/>
                <w:bCs/>
                <w:lang w:val="en-US"/>
              </w:rPr>
            </w:pPr>
            <w:ins w:id="3190" w:author="Marmol, Dominika Klaudia" w:date="2026-06-08T11:41:00Z">
              <w:r w:rsidRPr="008C7800">
                <w:rPr>
                  <w:bCs/>
                  <w:lang w:val="en-US"/>
                </w:rPr>
                <w:t>Survival follow-up</w:t>
              </w:r>
            </w:ins>
          </w:p>
        </w:tc>
      </w:tr>
      <w:tr w:rsidR="008F5115" w14:paraId="6349F823" w14:textId="77777777" w:rsidTr="00F147E0">
        <w:trPr>
          <w:trHeight w:val="284"/>
          <w:tblHeader/>
          <w:jc w:val="center"/>
          <w:ins w:id="3191" w:author="Marmol, Dominika Klaudia" w:date="2026-06-08T11:41:00Z"/>
        </w:trPr>
        <w:tc>
          <w:tcPr>
            <w:tcW w:w="1152" w:type="pct"/>
            <w:vMerge/>
            <w:vAlign w:val="center"/>
          </w:tcPr>
          <w:p w14:paraId="09DA2775" w14:textId="77777777" w:rsidR="00C56E47" w:rsidRPr="008C7800" w:rsidRDefault="00C56E47" w:rsidP="00F147E0">
            <w:pPr>
              <w:widowControl w:val="0"/>
              <w:spacing w:before="40" w:after="40"/>
              <w:rPr>
                <w:ins w:id="3192" w:author="Marmol, Dominika Klaudia" w:date="2026-06-08T11:41:00Z"/>
                <w:rFonts w:eastAsia="SimSun"/>
                <w:sz w:val="21"/>
                <w:szCs w:val="21"/>
                <w:lang w:val="en-US"/>
              </w:rPr>
            </w:pPr>
          </w:p>
        </w:tc>
        <w:tc>
          <w:tcPr>
            <w:tcW w:w="501" w:type="pct"/>
            <w:vMerge/>
            <w:vAlign w:val="center"/>
          </w:tcPr>
          <w:p w14:paraId="112871FF" w14:textId="77777777" w:rsidR="00C56E47" w:rsidRPr="008C7800" w:rsidRDefault="00C56E47" w:rsidP="00F147E0">
            <w:pPr>
              <w:widowControl w:val="0"/>
              <w:spacing w:before="40" w:after="40"/>
              <w:rPr>
                <w:ins w:id="3193" w:author="Marmol, Dominika Klaudia" w:date="2026-06-08T11:41:00Z"/>
                <w:rFonts w:eastAsia="SimSun"/>
                <w:b/>
                <w:bCs/>
                <w:sz w:val="21"/>
                <w:szCs w:val="21"/>
                <w:lang w:val="en-US"/>
              </w:rPr>
            </w:pPr>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57AA09D8" w14:textId="77777777" w:rsidR="00C56E47" w:rsidRPr="008C7800" w:rsidRDefault="00E27C57" w:rsidP="00F147E0">
            <w:pPr>
              <w:pStyle w:val="Table-1row-Centered"/>
              <w:keepNext w:val="0"/>
              <w:keepLines w:val="0"/>
              <w:widowControl w:val="0"/>
              <w:rPr>
                <w:ins w:id="3194" w:author="Marmol, Dominika Klaudia" w:date="2026-06-08T11:41:00Z"/>
                <w:lang w:val="en-US"/>
              </w:rPr>
            </w:pPr>
            <w:ins w:id="3195" w:author="Marmol, Dominika Klaudia" w:date="2026-06-08T11:41:00Z">
              <w:r w:rsidRPr="008C7800">
                <w:rPr>
                  <w:lang w:val="en-US"/>
                </w:rPr>
                <w:t>D1</w:t>
              </w:r>
            </w:ins>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14884E0" w14:textId="77777777" w:rsidR="00C56E47" w:rsidRPr="008C7800" w:rsidRDefault="00E27C57" w:rsidP="00F147E0">
            <w:pPr>
              <w:pStyle w:val="Table-1row-Centered"/>
              <w:keepNext w:val="0"/>
              <w:keepLines w:val="0"/>
              <w:widowControl w:val="0"/>
              <w:rPr>
                <w:ins w:id="3196" w:author="Marmol, Dominika Klaudia" w:date="2026-06-08T11:41:00Z"/>
                <w:lang w:val="en-US"/>
              </w:rPr>
            </w:pPr>
            <w:ins w:id="3197" w:author="Marmol, Dominika Klaudia" w:date="2026-06-08T11:41:00Z">
              <w:r w:rsidRPr="008C7800">
                <w:rPr>
                  <w:lang w:val="en-US"/>
                </w:rPr>
                <w:t>D4</w:t>
              </w:r>
            </w:ins>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61E644F" w14:textId="77777777" w:rsidR="00C56E47" w:rsidRPr="008C7800" w:rsidRDefault="00E27C57" w:rsidP="00F147E0">
            <w:pPr>
              <w:pStyle w:val="Table-1row-Centered"/>
              <w:keepNext w:val="0"/>
              <w:keepLines w:val="0"/>
              <w:widowControl w:val="0"/>
              <w:rPr>
                <w:ins w:id="3198" w:author="Marmol, Dominika Klaudia" w:date="2026-06-08T11:41:00Z"/>
                <w:lang w:val="en-US"/>
              </w:rPr>
            </w:pPr>
            <w:ins w:id="3199" w:author="Marmol, Dominika Klaudia" w:date="2026-06-08T11:41:00Z">
              <w:r w:rsidRPr="008C7800">
                <w:rPr>
                  <w:lang w:val="en-US"/>
                </w:rPr>
                <w:t>D8</w:t>
              </w:r>
            </w:ins>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6FB09DC" w14:textId="77777777" w:rsidR="00C56E47" w:rsidRPr="008C7800" w:rsidRDefault="00E27C57" w:rsidP="00F147E0">
            <w:pPr>
              <w:pStyle w:val="Table-1row-Centered"/>
              <w:keepNext w:val="0"/>
              <w:keepLines w:val="0"/>
              <w:widowControl w:val="0"/>
              <w:rPr>
                <w:ins w:id="3200" w:author="Marmol, Dominika Klaudia" w:date="2026-06-08T11:41:00Z"/>
                <w:lang w:val="en-US"/>
              </w:rPr>
            </w:pPr>
            <w:ins w:id="3201" w:author="Marmol, Dominika Klaudia" w:date="2026-06-08T11:41:00Z">
              <w:r w:rsidRPr="008C7800">
                <w:rPr>
                  <w:lang w:val="en-US"/>
                </w:rPr>
                <w:t>D1</w:t>
              </w:r>
            </w:ins>
          </w:p>
        </w:tc>
        <w:tc>
          <w:tcPr>
            <w:tcW w:w="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7B60AA0" w14:textId="77777777" w:rsidR="00C56E47" w:rsidRPr="008C7800" w:rsidRDefault="00E27C57" w:rsidP="00F147E0">
            <w:pPr>
              <w:pStyle w:val="Table-1row-Centered"/>
              <w:keepNext w:val="0"/>
              <w:keepLines w:val="0"/>
              <w:widowControl w:val="0"/>
              <w:rPr>
                <w:ins w:id="3202" w:author="Marmol, Dominika Klaudia" w:date="2026-06-08T11:41:00Z"/>
                <w:lang w:val="en-US"/>
              </w:rPr>
            </w:pPr>
            <w:ins w:id="3203" w:author="Marmol, Dominika Klaudia" w:date="2026-06-08T11:41:00Z">
              <w:r w:rsidRPr="008C7800">
                <w:rPr>
                  <w:lang w:val="en-US"/>
                </w:rPr>
                <w:t>D8</w:t>
              </w:r>
            </w:ins>
          </w:p>
        </w:tc>
        <w:tc>
          <w:tcPr>
            <w:tcW w:w="502" w:type="pct"/>
            <w:vMerge/>
            <w:tcBorders>
              <w:right w:val="single" w:sz="4" w:space="0" w:color="auto"/>
            </w:tcBorders>
            <w:noWrap/>
            <w:vAlign w:val="center"/>
          </w:tcPr>
          <w:p w14:paraId="5DC25D76" w14:textId="77777777" w:rsidR="00C56E47" w:rsidRPr="008C7800" w:rsidRDefault="00C56E47" w:rsidP="00F147E0">
            <w:pPr>
              <w:widowControl w:val="0"/>
              <w:spacing w:before="40" w:after="40"/>
              <w:ind w:left="86" w:hangingChars="41" w:hanging="86"/>
              <w:jc w:val="center"/>
              <w:rPr>
                <w:ins w:id="3204" w:author="Marmol, Dominika Klaudia" w:date="2026-06-08T11:41:00Z"/>
                <w:rFonts w:eastAsia="DengXian"/>
                <w:b/>
                <w:bCs/>
                <w:sz w:val="21"/>
                <w:szCs w:val="21"/>
                <w:lang w:val="en-US"/>
              </w:rPr>
            </w:pPr>
          </w:p>
        </w:tc>
        <w:tc>
          <w:tcPr>
            <w:tcW w:w="454" w:type="pct"/>
            <w:vMerge/>
            <w:tcBorders>
              <w:left w:val="single" w:sz="4" w:space="0" w:color="auto"/>
              <w:right w:val="single" w:sz="4" w:space="0" w:color="auto"/>
            </w:tcBorders>
            <w:vAlign w:val="center"/>
          </w:tcPr>
          <w:p w14:paraId="048860B2" w14:textId="77777777" w:rsidR="00C56E47" w:rsidRPr="008C7800" w:rsidRDefault="00C56E47" w:rsidP="00F147E0">
            <w:pPr>
              <w:widowControl w:val="0"/>
              <w:spacing w:before="40" w:after="40"/>
              <w:ind w:left="86" w:hangingChars="41" w:hanging="86"/>
              <w:jc w:val="center"/>
              <w:rPr>
                <w:ins w:id="3205" w:author="Marmol, Dominika Klaudia" w:date="2026-06-08T11:41:00Z"/>
                <w:rFonts w:eastAsia="DengXian"/>
                <w:b/>
                <w:bCs/>
                <w:sz w:val="21"/>
                <w:szCs w:val="21"/>
              </w:rPr>
            </w:pPr>
          </w:p>
        </w:tc>
        <w:tc>
          <w:tcPr>
            <w:tcW w:w="350" w:type="pct"/>
            <w:vMerge/>
            <w:tcBorders>
              <w:left w:val="single" w:sz="4" w:space="0" w:color="auto"/>
            </w:tcBorders>
            <w:vAlign w:val="center"/>
          </w:tcPr>
          <w:p w14:paraId="7EF2448F" w14:textId="77777777" w:rsidR="00C56E47" w:rsidRPr="008C7800" w:rsidRDefault="00C56E47" w:rsidP="00F147E0">
            <w:pPr>
              <w:widowControl w:val="0"/>
              <w:spacing w:before="40" w:after="40"/>
              <w:ind w:left="86" w:hangingChars="41" w:hanging="86"/>
              <w:jc w:val="center"/>
              <w:rPr>
                <w:ins w:id="3206" w:author="Marmol, Dominika Klaudia" w:date="2026-06-08T11:41:00Z"/>
                <w:rFonts w:eastAsia="DengXian"/>
                <w:b/>
                <w:bCs/>
                <w:sz w:val="21"/>
                <w:szCs w:val="21"/>
                <w:lang w:val="en-US"/>
              </w:rPr>
            </w:pPr>
          </w:p>
        </w:tc>
        <w:tc>
          <w:tcPr>
            <w:tcW w:w="408" w:type="pct"/>
            <w:vMerge/>
            <w:vAlign w:val="center"/>
          </w:tcPr>
          <w:p w14:paraId="2F3D0F1F" w14:textId="77777777" w:rsidR="00C56E47" w:rsidRPr="008C7800" w:rsidRDefault="00C56E47" w:rsidP="00F147E0">
            <w:pPr>
              <w:widowControl w:val="0"/>
              <w:spacing w:before="40" w:after="40"/>
              <w:ind w:left="86" w:hangingChars="41" w:hanging="86"/>
              <w:jc w:val="center"/>
              <w:rPr>
                <w:ins w:id="3207" w:author="Marmol, Dominika Klaudia" w:date="2026-06-08T11:41:00Z"/>
                <w:rFonts w:eastAsia="DengXian"/>
                <w:b/>
                <w:bCs/>
                <w:sz w:val="21"/>
                <w:szCs w:val="21"/>
                <w:lang w:val="en-US"/>
              </w:rPr>
            </w:pPr>
          </w:p>
        </w:tc>
        <w:tc>
          <w:tcPr>
            <w:tcW w:w="377" w:type="pct"/>
            <w:vMerge/>
            <w:vAlign w:val="center"/>
          </w:tcPr>
          <w:p w14:paraId="5479E4C3" w14:textId="77777777" w:rsidR="00C56E47" w:rsidRPr="008C7800" w:rsidRDefault="00C56E47" w:rsidP="00F147E0">
            <w:pPr>
              <w:widowControl w:val="0"/>
              <w:spacing w:before="40" w:after="40"/>
              <w:ind w:left="86" w:hangingChars="41" w:hanging="86"/>
              <w:jc w:val="center"/>
              <w:rPr>
                <w:ins w:id="3208" w:author="Marmol, Dominika Klaudia" w:date="2026-06-08T11:41:00Z"/>
                <w:rFonts w:eastAsia="DengXian"/>
                <w:b/>
                <w:bCs/>
                <w:sz w:val="21"/>
                <w:szCs w:val="21"/>
                <w:lang w:val="en-US"/>
              </w:rPr>
            </w:pPr>
          </w:p>
        </w:tc>
      </w:tr>
      <w:tr w:rsidR="008F5115" w14:paraId="31E9617F" w14:textId="77777777" w:rsidTr="00F147E0">
        <w:trPr>
          <w:trHeight w:val="284"/>
          <w:tblHeader/>
          <w:jc w:val="center"/>
          <w:ins w:id="3209" w:author="Marmol, Dominika Klaudia" w:date="2026-06-08T11:41:00Z"/>
        </w:trPr>
        <w:tc>
          <w:tcPr>
            <w:tcW w:w="115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C134C0" w14:textId="77777777" w:rsidR="00C56E47" w:rsidRPr="008C7800" w:rsidRDefault="00E27C57" w:rsidP="00F147E0">
            <w:pPr>
              <w:pStyle w:val="Table-1row-Centered"/>
              <w:keepNext w:val="0"/>
              <w:keepLines w:val="0"/>
              <w:widowControl w:val="0"/>
              <w:jc w:val="left"/>
              <w:rPr>
                <w:ins w:id="3210" w:author="Marmol, Dominika Klaudia" w:date="2026-06-08T11:41:00Z"/>
                <w:lang w:val="en-US"/>
              </w:rPr>
            </w:pPr>
            <w:ins w:id="3211" w:author="Marmol, Dominika Klaudia" w:date="2026-06-08T11:41:00Z">
              <w:r w:rsidRPr="008C7800">
                <w:rPr>
                  <w:lang w:val="en-US"/>
                </w:rPr>
                <w:t>Window (days)</w:t>
              </w:r>
            </w:ins>
          </w:p>
        </w:tc>
        <w:tc>
          <w:tcPr>
            <w:tcW w:w="50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A118204" w14:textId="77777777" w:rsidR="00C56E47" w:rsidRPr="008C7800" w:rsidRDefault="00E27C57" w:rsidP="00F147E0">
            <w:pPr>
              <w:pStyle w:val="Table-1row-Centered"/>
              <w:keepNext w:val="0"/>
              <w:keepLines w:val="0"/>
              <w:widowControl w:val="0"/>
              <w:rPr>
                <w:ins w:id="3212" w:author="Marmol, Dominika Klaudia" w:date="2026-06-08T11:41:00Z"/>
                <w:lang w:val="en-US"/>
              </w:rPr>
            </w:pPr>
            <w:ins w:id="3213" w:author="Marmol, Dominika Klaudia" w:date="2026-06-08T11:41:00Z">
              <w:r w:rsidRPr="008C7800">
                <w:rPr>
                  <w:lang w:val="en-US"/>
                </w:rPr>
                <w:t>D-28 to D-1</w:t>
              </w:r>
            </w:ins>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CB5AC3E" w14:textId="77777777" w:rsidR="00C56E47" w:rsidRPr="008C7800" w:rsidRDefault="00E27C57" w:rsidP="00F147E0">
            <w:pPr>
              <w:pStyle w:val="Table-1row-Centered"/>
              <w:keepNext w:val="0"/>
              <w:keepLines w:val="0"/>
              <w:widowControl w:val="0"/>
              <w:rPr>
                <w:ins w:id="3214" w:author="Marmol, Dominika Klaudia" w:date="2026-06-08T11:41:00Z"/>
                <w:lang w:val="en-US"/>
              </w:rPr>
            </w:pPr>
            <w:ins w:id="3215" w:author="Marmol, Dominika Klaudia" w:date="2026-06-08T11:41:00Z">
              <w:r w:rsidRPr="008C7800">
                <w:rPr>
                  <w:lang w:val="en-US"/>
                </w:rPr>
                <w:t>0</w:t>
              </w:r>
            </w:ins>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09DA9BA" w14:textId="77777777" w:rsidR="00C56E47" w:rsidRPr="008C7800" w:rsidRDefault="00E27C57" w:rsidP="00F147E0">
            <w:pPr>
              <w:pStyle w:val="Table-1row-Centered"/>
              <w:keepNext w:val="0"/>
              <w:keepLines w:val="0"/>
              <w:widowControl w:val="0"/>
              <w:rPr>
                <w:ins w:id="3216" w:author="Marmol, Dominika Klaudia" w:date="2026-06-08T11:41:00Z"/>
                <w:lang w:val="en-US"/>
              </w:rPr>
            </w:pPr>
            <w:ins w:id="3217" w:author="Marmol, Dominika Klaudia" w:date="2026-06-08T11:41:00Z">
              <w:r w:rsidRPr="008C7800">
                <w:rPr>
                  <w:lang w:val="en-US"/>
                </w:rPr>
                <w:t>±1</w:t>
              </w:r>
            </w:ins>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B85314A" w14:textId="77777777" w:rsidR="00C56E47" w:rsidRPr="008C7800" w:rsidRDefault="00E27C57" w:rsidP="00F147E0">
            <w:pPr>
              <w:pStyle w:val="Table-1row-Centered"/>
              <w:keepNext w:val="0"/>
              <w:keepLines w:val="0"/>
              <w:widowControl w:val="0"/>
              <w:rPr>
                <w:ins w:id="3218" w:author="Marmol, Dominika Klaudia" w:date="2026-06-08T11:41:00Z"/>
                <w:lang w:val="en-US"/>
              </w:rPr>
            </w:pPr>
            <w:ins w:id="3219" w:author="Marmol, Dominika Klaudia" w:date="2026-06-08T11:41:00Z">
              <w:r w:rsidRPr="008C7800">
                <w:rPr>
                  <w:lang w:val="en-US"/>
                </w:rPr>
                <w:t>±1</w:t>
              </w:r>
            </w:ins>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FC0D34C" w14:textId="77777777" w:rsidR="00C56E47" w:rsidRPr="008C7800" w:rsidRDefault="00E27C57" w:rsidP="00F147E0">
            <w:pPr>
              <w:pStyle w:val="Table-1row-Centered"/>
              <w:keepNext w:val="0"/>
              <w:keepLines w:val="0"/>
              <w:widowControl w:val="0"/>
              <w:rPr>
                <w:ins w:id="3220" w:author="Marmol, Dominika Klaudia" w:date="2026-06-08T11:41:00Z"/>
                <w:lang w:val="en-US"/>
              </w:rPr>
            </w:pPr>
            <w:ins w:id="3221" w:author="Marmol, Dominika Klaudia" w:date="2026-06-08T11:41:00Z">
              <w:r w:rsidRPr="008C7800">
                <w:rPr>
                  <w:lang w:val="en-US"/>
                </w:rPr>
                <w:t>±1</w:t>
              </w:r>
            </w:ins>
          </w:p>
        </w:tc>
        <w:tc>
          <w:tcPr>
            <w:tcW w:w="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770EB5" w14:textId="77777777" w:rsidR="00C56E47" w:rsidRPr="008C7800" w:rsidRDefault="00E27C57" w:rsidP="00F147E0">
            <w:pPr>
              <w:pStyle w:val="Table-1row-Centered"/>
              <w:keepNext w:val="0"/>
              <w:keepLines w:val="0"/>
              <w:widowControl w:val="0"/>
              <w:rPr>
                <w:ins w:id="3222" w:author="Marmol, Dominika Klaudia" w:date="2026-06-08T11:41:00Z"/>
                <w:lang w:val="en-US"/>
              </w:rPr>
            </w:pPr>
            <w:ins w:id="3223" w:author="Marmol, Dominika Klaudia" w:date="2026-06-08T11:41:00Z">
              <w:r w:rsidRPr="008C7800">
                <w:rPr>
                  <w:lang w:val="en-US"/>
                </w:rPr>
                <w:t>±1</w:t>
              </w:r>
            </w:ins>
          </w:p>
        </w:tc>
        <w:tc>
          <w:tcPr>
            <w:tcW w:w="50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97C1896" w14:textId="77777777" w:rsidR="00C56E47" w:rsidRPr="008C7800" w:rsidRDefault="00E27C57" w:rsidP="00F147E0">
            <w:pPr>
              <w:pStyle w:val="Table-1row-Centered"/>
              <w:keepNext w:val="0"/>
              <w:keepLines w:val="0"/>
              <w:widowControl w:val="0"/>
              <w:rPr>
                <w:ins w:id="3224" w:author="Marmol, Dominika Klaudia" w:date="2026-06-08T11:41:00Z"/>
                <w:lang w:val="en-US"/>
              </w:rPr>
            </w:pPr>
            <w:ins w:id="3225" w:author="Marmol, Dominika Klaudia" w:date="2026-06-08T11:41:00Z">
              <w:r w:rsidRPr="008C7800">
                <w:rPr>
                  <w:lang w:val="en-US"/>
                </w:rPr>
                <w:t>±3</w:t>
              </w:r>
            </w:ins>
          </w:p>
        </w:tc>
        <w:tc>
          <w:tcPr>
            <w:tcW w:w="45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8C7FC5F" w14:textId="77777777" w:rsidR="00C56E47" w:rsidRPr="008C7800" w:rsidRDefault="00E27C57" w:rsidP="00F147E0">
            <w:pPr>
              <w:pStyle w:val="Table-1row-Centered"/>
              <w:keepNext w:val="0"/>
              <w:keepLines w:val="0"/>
              <w:widowControl w:val="0"/>
              <w:rPr>
                <w:ins w:id="3226" w:author="Marmol, Dominika Klaudia" w:date="2026-06-08T11:41:00Z"/>
              </w:rPr>
            </w:pPr>
            <w:ins w:id="3227" w:author="Marmol, Dominika Klaudia" w:date="2026-06-08T11:41:00Z">
              <w:r w:rsidRPr="008C7800">
                <w:rPr>
                  <w:lang w:val="en-US"/>
                </w:rPr>
                <w:t>±3</w:t>
              </w:r>
            </w:ins>
          </w:p>
        </w:tc>
        <w:tc>
          <w:tcPr>
            <w:tcW w:w="3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29A619" w14:textId="77777777" w:rsidR="00C56E47" w:rsidRPr="008C7800" w:rsidRDefault="00E27C57" w:rsidP="00F147E0">
            <w:pPr>
              <w:pStyle w:val="Table-1row-Centered"/>
              <w:keepNext w:val="0"/>
              <w:keepLines w:val="0"/>
              <w:widowControl w:val="0"/>
              <w:rPr>
                <w:ins w:id="3228" w:author="Marmol, Dominika Klaudia" w:date="2026-06-08T11:41:00Z"/>
                <w:lang w:val="en-US"/>
              </w:rPr>
            </w:pPr>
            <w:ins w:id="3229" w:author="Marmol, Dominika Klaudia" w:date="2026-06-08T11:41:00Z">
              <w:r w:rsidRPr="008C7800">
                <w:rPr>
                  <w:lang w:val="en-US"/>
                </w:rPr>
                <w:t>±5</w:t>
              </w:r>
            </w:ins>
          </w:p>
        </w:tc>
        <w:tc>
          <w:tcPr>
            <w:tcW w:w="40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7D5E1E7" w14:textId="77777777" w:rsidR="00C56E47" w:rsidRPr="008C7800" w:rsidRDefault="00E27C57" w:rsidP="00F147E0">
            <w:pPr>
              <w:pStyle w:val="Table-1row-Centered"/>
              <w:keepNext w:val="0"/>
              <w:keepLines w:val="0"/>
              <w:widowControl w:val="0"/>
              <w:rPr>
                <w:ins w:id="3230" w:author="Marmol, Dominika Klaudia" w:date="2026-06-08T11:41:00Z"/>
                <w:lang w:val="en-US"/>
              </w:rPr>
            </w:pPr>
            <w:ins w:id="3231" w:author="Marmol, Dominika Klaudia" w:date="2026-06-08T11:41:00Z">
              <w:r w:rsidRPr="008C7800">
                <w:rPr>
                  <w:lang w:val="en-US"/>
                </w:rPr>
                <w:t>±7</w:t>
              </w:r>
            </w:ins>
          </w:p>
        </w:tc>
        <w:tc>
          <w:tcPr>
            <w:tcW w:w="37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3482611" w14:textId="77777777" w:rsidR="00C56E47" w:rsidRPr="008C7800" w:rsidRDefault="00E27C57" w:rsidP="00F147E0">
            <w:pPr>
              <w:pStyle w:val="Table-1row-Centered"/>
              <w:keepNext w:val="0"/>
              <w:keepLines w:val="0"/>
              <w:widowControl w:val="0"/>
              <w:rPr>
                <w:ins w:id="3232" w:author="Marmol, Dominika Klaudia" w:date="2026-06-08T11:41:00Z"/>
                <w:lang w:val="en-US"/>
              </w:rPr>
            </w:pPr>
            <w:ins w:id="3233" w:author="Marmol, Dominika Klaudia" w:date="2026-06-08T11:41:00Z">
              <w:r w:rsidRPr="008C7800">
                <w:rPr>
                  <w:lang w:val="en-US"/>
                </w:rPr>
                <w:t>±14</w:t>
              </w:r>
            </w:ins>
          </w:p>
        </w:tc>
      </w:tr>
      <w:tr w:rsidR="008F5115" w14:paraId="0D4C2B64" w14:textId="77777777" w:rsidTr="00F147E0">
        <w:trPr>
          <w:trHeight w:val="284"/>
          <w:jc w:val="center"/>
          <w:ins w:id="3234" w:author="Marmol, Dominika Klaudia" w:date="2026-06-08T11:41:00Z"/>
        </w:trPr>
        <w:tc>
          <w:tcPr>
            <w:tcW w:w="5000" w:type="pct"/>
            <w:gridSpan w:val="1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14E20C6" w14:textId="77777777" w:rsidR="00C56E47" w:rsidRPr="008C7800" w:rsidRDefault="00E27C57" w:rsidP="00F147E0">
            <w:pPr>
              <w:pStyle w:val="Table-1row-Left"/>
              <w:keepNext w:val="0"/>
              <w:keepLines w:val="0"/>
              <w:widowControl w:val="0"/>
              <w:rPr>
                <w:ins w:id="3235" w:author="Marmol, Dominika Klaudia" w:date="2026-06-08T11:41:00Z"/>
                <w:lang w:val="en-US"/>
              </w:rPr>
            </w:pPr>
            <w:ins w:id="3236" w:author="Marmol, Dominika Klaudia" w:date="2026-06-08T11:41:00Z">
              <w:r w:rsidRPr="008C7800">
                <w:rPr>
                  <w:lang w:val="en-US"/>
                </w:rPr>
                <w:t>Dosing</w:t>
              </w:r>
            </w:ins>
          </w:p>
        </w:tc>
      </w:tr>
      <w:tr w:rsidR="008F5115" w14:paraId="311F704E" w14:textId="77777777" w:rsidTr="00F147E0">
        <w:trPr>
          <w:trHeight w:val="284"/>
          <w:jc w:val="center"/>
          <w:ins w:id="3237" w:author="Marmol, Dominika Klaudia" w:date="2026-06-08T11:41:00Z"/>
        </w:trPr>
        <w:tc>
          <w:tcPr>
            <w:tcW w:w="1152" w:type="pct"/>
            <w:tcBorders>
              <w:top w:val="single" w:sz="4" w:space="0" w:color="auto"/>
              <w:left w:val="single" w:sz="4" w:space="0" w:color="auto"/>
              <w:bottom w:val="single" w:sz="4" w:space="0" w:color="auto"/>
              <w:right w:val="single" w:sz="4" w:space="0" w:color="auto"/>
            </w:tcBorders>
            <w:vAlign w:val="center"/>
          </w:tcPr>
          <w:p w14:paraId="3E295E8A" w14:textId="77777777" w:rsidR="00C56E47" w:rsidRPr="008C7800" w:rsidRDefault="00E27C57" w:rsidP="00F147E0">
            <w:pPr>
              <w:pStyle w:val="Table-Text-Left"/>
              <w:widowControl w:val="0"/>
              <w:rPr>
                <w:ins w:id="3238" w:author="Marmol, Dominika Klaudia" w:date="2026-06-08T11:41:00Z"/>
                <w:vertAlign w:val="superscript"/>
                <w:lang w:val="en-US"/>
              </w:rPr>
            </w:pPr>
            <w:ins w:id="3239" w:author="Marmol, Dominika Klaudia" w:date="2026-06-08T11:41:00Z">
              <w:r w:rsidRPr="008C7800">
                <w:rPr>
                  <w:lang w:val="en-US"/>
                </w:rPr>
                <w:lastRenderedPageBreak/>
                <w:t>Re-treatment BNT317 </w:t>
              </w:r>
              <w:r w:rsidRPr="008C7800">
                <w:rPr>
                  <w:sz w:val="22"/>
                  <w:vertAlign w:val="superscript"/>
                  <w:lang w:val="en-US"/>
                </w:rPr>
                <w:t>c, d</w:t>
              </w:r>
            </w:ins>
          </w:p>
        </w:tc>
        <w:tc>
          <w:tcPr>
            <w:tcW w:w="501" w:type="pct"/>
            <w:tcBorders>
              <w:top w:val="single" w:sz="4" w:space="0" w:color="auto"/>
              <w:left w:val="single" w:sz="4" w:space="0" w:color="auto"/>
              <w:bottom w:val="single" w:sz="4" w:space="0" w:color="auto"/>
              <w:right w:val="single" w:sz="4" w:space="0" w:color="auto"/>
            </w:tcBorders>
            <w:vAlign w:val="center"/>
          </w:tcPr>
          <w:p w14:paraId="541CAB59" w14:textId="77777777" w:rsidR="00C56E47" w:rsidRPr="008C7800" w:rsidRDefault="00C56E47" w:rsidP="00F147E0">
            <w:pPr>
              <w:pStyle w:val="Table-Text-Centered"/>
              <w:widowControl w:val="0"/>
              <w:rPr>
                <w:ins w:id="3240" w:author="Marmol, Dominika Klaudia" w:date="2026-06-08T11:41:00Z"/>
                <w:lang w:val="en-US"/>
              </w:rPr>
            </w:pPr>
          </w:p>
        </w:tc>
        <w:tc>
          <w:tcPr>
            <w:tcW w:w="1758" w:type="pct"/>
            <w:gridSpan w:val="6"/>
            <w:tcBorders>
              <w:top w:val="single" w:sz="4" w:space="0" w:color="auto"/>
              <w:left w:val="single" w:sz="4" w:space="0" w:color="auto"/>
              <w:bottom w:val="single" w:sz="4" w:space="0" w:color="auto"/>
              <w:right w:val="single" w:sz="4" w:space="0" w:color="auto"/>
            </w:tcBorders>
            <w:vAlign w:val="center"/>
          </w:tcPr>
          <w:p w14:paraId="6AE65FA7" w14:textId="77777777" w:rsidR="00C56E47" w:rsidRPr="008C7800" w:rsidRDefault="00E27C57" w:rsidP="00F147E0">
            <w:pPr>
              <w:pStyle w:val="Table-Text-Centered"/>
              <w:widowControl w:val="0"/>
              <w:rPr>
                <w:ins w:id="3241" w:author="Marmol, Dominika Klaudia" w:date="2026-06-08T11:41:00Z"/>
                <w:lang w:val="en-US"/>
              </w:rPr>
            </w:pPr>
            <w:ins w:id="3242" w:author="Marmol, Dominika Klaudia" w:date="2026-06-08T11:41:00Z">
              <w:r w:rsidRPr="008C7800">
                <w:rPr>
                  <w:lang w:val="en-US"/>
                </w:rPr>
                <w:t xml:space="preserve">Administration Q2W on Day 1 of each cycle. </w:t>
              </w:r>
            </w:ins>
          </w:p>
        </w:tc>
        <w:tc>
          <w:tcPr>
            <w:tcW w:w="454" w:type="pct"/>
            <w:tcBorders>
              <w:top w:val="single" w:sz="4" w:space="0" w:color="auto"/>
              <w:left w:val="single" w:sz="4" w:space="0" w:color="auto"/>
              <w:bottom w:val="single" w:sz="4" w:space="0" w:color="auto"/>
              <w:right w:val="single" w:sz="4" w:space="0" w:color="auto"/>
            </w:tcBorders>
            <w:vAlign w:val="center"/>
          </w:tcPr>
          <w:p w14:paraId="22F08035" w14:textId="77777777" w:rsidR="00C56E47" w:rsidRPr="008C7800" w:rsidRDefault="00C56E47" w:rsidP="00F147E0">
            <w:pPr>
              <w:pStyle w:val="Table-Text-Centered"/>
              <w:widowControl w:val="0"/>
              <w:rPr>
                <w:ins w:id="3243" w:author="Marmol, Dominika Klaudia" w:date="2026-06-08T11:41:00Z"/>
                <w:lang w:val="en-US"/>
              </w:rPr>
            </w:pPr>
          </w:p>
        </w:tc>
        <w:tc>
          <w:tcPr>
            <w:tcW w:w="350" w:type="pct"/>
            <w:tcBorders>
              <w:top w:val="single" w:sz="4" w:space="0" w:color="auto"/>
              <w:left w:val="single" w:sz="4" w:space="0" w:color="auto"/>
              <w:bottom w:val="single" w:sz="4" w:space="0" w:color="auto"/>
              <w:right w:val="single" w:sz="4" w:space="0" w:color="auto"/>
            </w:tcBorders>
            <w:vAlign w:val="center"/>
          </w:tcPr>
          <w:p w14:paraId="7F733283" w14:textId="77777777" w:rsidR="00C56E47" w:rsidRPr="008C7800" w:rsidRDefault="00C56E47" w:rsidP="00F147E0">
            <w:pPr>
              <w:pStyle w:val="Table-Text-Centered"/>
              <w:widowControl w:val="0"/>
              <w:rPr>
                <w:ins w:id="3244" w:author="Marmol, Dominika Klaudia" w:date="2026-06-08T11:41: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0165D3D0" w14:textId="77777777" w:rsidR="00C56E47" w:rsidRPr="008C7800" w:rsidRDefault="00C56E47" w:rsidP="00F147E0">
            <w:pPr>
              <w:pStyle w:val="Table-Text-Centered"/>
              <w:widowControl w:val="0"/>
              <w:rPr>
                <w:ins w:id="3245" w:author="Marmol, Dominika Klaudia" w:date="2026-06-08T11:41:00Z"/>
                <w:lang w:val="en-US"/>
              </w:rPr>
            </w:pPr>
          </w:p>
        </w:tc>
        <w:tc>
          <w:tcPr>
            <w:tcW w:w="377" w:type="pct"/>
            <w:tcBorders>
              <w:top w:val="single" w:sz="4" w:space="0" w:color="auto"/>
              <w:left w:val="single" w:sz="4" w:space="0" w:color="auto"/>
              <w:bottom w:val="single" w:sz="4" w:space="0" w:color="auto"/>
              <w:right w:val="single" w:sz="4" w:space="0" w:color="auto"/>
            </w:tcBorders>
            <w:vAlign w:val="center"/>
          </w:tcPr>
          <w:p w14:paraId="3A7B8EBB" w14:textId="77777777" w:rsidR="00C56E47" w:rsidRPr="008C7800" w:rsidRDefault="00C56E47" w:rsidP="00F147E0">
            <w:pPr>
              <w:pStyle w:val="Table-Text-Centered"/>
              <w:widowControl w:val="0"/>
              <w:rPr>
                <w:ins w:id="3246" w:author="Marmol, Dominika Klaudia" w:date="2026-06-08T11:41:00Z"/>
                <w:lang w:val="en-US"/>
              </w:rPr>
            </w:pPr>
          </w:p>
        </w:tc>
      </w:tr>
      <w:tr w:rsidR="008F5115" w14:paraId="6DD8CD87" w14:textId="77777777" w:rsidTr="00F147E0">
        <w:trPr>
          <w:trHeight w:val="284"/>
          <w:jc w:val="center"/>
          <w:ins w:id="3247" w:author="Marmol, Dominika Klaudia" w:date="2026-06-08T11:41:00Z"/>
        </w:trPr>
        <w:tc>
          <w:tcPr>
            <w:tcW w:w="5000" w:type="pct"/>
            <w:gridSpan w:val="1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E243382" w14:textId="77777777" w:rsidR="00C56E47" w:rsidRPr="008C7800" w:rsidRDefault="00E27C57" w:rsidP="00F147E0">
            <w:pPr>
              <w:pStyle w:val="Table-1row-Left"/>
              <w:keepNext w:val="0"/>
              <w:keepLines w:val="0"/>
              <w:widowControl w:val="0"/>
              <w:rPr>
                <w:ins w:id="3248" w:author="Marmol, Dominika Klaudia" w:date="2026-06-08T11:41:00Z"/>
                <w:lang w:val="en-US"/>
              </w:rPr>
            </w:pPr>
            <w:ins w:id="3249" w:author="Marmol, Dominika Klaudia" w:date="2026-06-08T11:41:00Z">
              <w:r w:rsidRPr="008C7800">
                <w:rPr>
                  <w:lang w:val="en-US"/>
                </w:rPr>
                <w:t>Trial procedures</w:t>
              </w:r>
            </w:ins>
          </w:p>
        </w:tc>
      </w:tr>
      <w:tr w:rsidR="008F5115" w14:paraId="263CAC72" w14:textId="77777777" w:rsidTr="00F147E0">
        <w:trPr>
          <w:trHeight w:val="284"/>
          <w:jc w:val="center"/>
          <w:ins w:id="3250" w:author="Marmol, Dominika Klaudia" w:date="2026-06-08T11:41:00Z"/>
        </w:trPr>
        <w:tc>
          <w:tcPr>
            <w:tcW w:w="1152" w:type="pct"/>
            <w:tcBorders>
              <w:top w:val="single" w:sz="4" w:space="0" w:color="auto"/>
              <w:left w:val="single" w:sz="4" w:space="0" w:color="auto"/>
              <w:bottom w:val="single" w:sz="4" w:space="0" w:color="auto"/>
              <w:right w:val="single" w:sz="4" w:space="0" w:color="auto"/>
            </w:tcBorders>
            <w:vAlign w:val="center"/>
          </w:tcPr>
          <w:p w14:paraId="3151A2F0" w14:textId="77777777" w:rsidR="00C56E47" w:rsidRPr="008C7800" w:rsidRDefault="00E27C57" w:rsidP="00F147E0">
            <w:pPr>
              <w:pStyle w:val="Table-Text-Left"/>
              <w:widowControl w:val="0"/>
              <w:rPr>
                <w:ins w:id="3251" w:author="Marmol, Dominika Klaudia" w:date="2026-06-08T11:41:00Z"/>
                <w:lang w:val="en-US"/>
              </w:rPr>
            </w:pPr>
            <w:ins w:id="3252" w:author="Marmol, Dominika Klaudia" w:date="2026-06-08T11:41:00Z">
              <w:r w:rsidRPr="008C7800">
                <w:rPr>
                  <w:lang w:val="en-US"/>
                </w:rPr>
                <w:t>Informed consent </w:t>
              </w:r>
              <w:r w:rsidRPr="008C7800">
                <w:rPr>
                  <w:sz w:val="22"/>
                  <w:vertAlign w:val="superscript"/>
                  <w:lang w:val="en-US"/>
                </w:rPr>
                <w:t>e</w:t>
              </w:r>
            </w:ins>
          </w:p>
        </w:tc>
        <w:tc>
          <w:tcPr>
            <w:tcW w:w="501" w:type="pct"/>
            <w:tcBorders>
              <w:top w:val="single" w:sz="4" w:space="0" w:color="auto"/>
              <w:left w:val="nil"/>
              <w:bottom w:val="single" w:sz="4" w:space="0" w:color="auto"/>
              <w:right w:val="single" w:sz="4" w:space="0" w:color="auto"/>
            </w:tcBorders>
            <w:vAlign w:val="center"/>
          </w:tcPr>
          <w:p w14:paraId="23E4A46F" w14:textId="77777777" w:rsidR="00C56E47" w:rsidRPr="008C7800" w:rsidRDefault="00E27C57" w:rsidP="00F147E0">
            <w:pPr>
              <w:pStyle w:val="Table-Text-Centered"/>
              <w:widowControl w:val="0"/>
              <w:rPr>
                <w:ins w:id="3253" w:author="Marmol, Dominika Klaudia" w:date="2026-06-08T11:41:00Z"/>
                <w:lang w:val="en-US"/>
              </w:rPr>
            </w:pPr>
            <w:ins w:id="3254" w:author="Marmol, Dominika Klaudia" w:date="2026-06-08T11:41: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15850899" w14:textId="77777777" w:rsidR="00C56E47" w:rsidRPr="008C7800" w:rsidRDefault="00C56E47" w:rsidP="00F147E0">
            <w:pPr>
              <w:pStyle w:val="Table-Text-Centered"/>
              <w:widowControl w:val="0"/>
              <w:rPr>
                <w:ins w:id="3255" w:author="Marmol, Dominika Klaudia" w:date="2026-06-08T11:41:00Z"/>
                <w:lang w:val="en-US"/>
              </w:rPr>
            </w:pPr>
          </w:p>
        </w:tc>
        <w:tc>
          <w:tcPr>
            <w:tcW w:w="251" w:type="pct"/>
            <w:tcBorders>
              <w:top w:val="single" w:sz="4" w:space="0" w:color="auto"/>
              <w:left w:val="nil"/>
              <w:bottom w:val="single" w:sz="4" w:space="0" w:color="auto"/>
              <w:right w:val="single" w:sz="4" w:space="0" w:color="auto"/>
            </w:tcBorders>
            <w:vAlign w:val="center"/>
          </w:tcPr>
          <w:p w14:paraId="2BA799FE" w14:textId="77777777" w:rsidR="00C56E47" w:rsidRPr="008C7800" w:rsidRDefault="00C56E47" w:rsidP="00F147E0">
            <w:pPr>
              <w:pStyle w:val="Table-Text-Centered"/>
              <w:widowControl w:val="0"/>
              <w:rPr>
                <w:ins w:id="3256" w:author="Marmol, Dominika Klaudia" w:date="2026-06-08T11:41:00Z"/>
                <w:lang w:val="en-US"/>
              </w:rPr>
            </w:pPr>
          </w:p>
        </w:tc>
        <w:tc>
          <w:tcPr>
            <w:tcW w:w="251" w:type="pct"/>
            <w:tcBorders>
              <w:top w:val="single" w:sz="4" w:space="0" w:color="auto"/>
              <w:left w:val="nil"/>
              <w:bottom w:val="single" w:sz="4" w:space="0" w:color="auto"/>
              <w:right w:val="single" w:sz="4" w:space="0" w:color="auto"/>
            </w:tcBorders>
            <w:vAlign w:val="center"/>
          </w:tcPr>
          <w:p w14:paraId="57CB78E4" w14:textId="77777777" w:rsidR="00C56E47" w:rsidRPr="008C7800" w:rsidRDefault="00C56E47" w:rsidP="00F147E0">
            <w:pPr>
              <w:pStyle w:val="Table-Text-Centered"/>
              <w:widowControl w:val="0"/>
              <w:rPr>
                <w:ins w:id="3257" w:author="Marmol, Dominika Klaudia" w:date="2026-06-08T11:41:00Z"/>
                <w:lang w:val="en-US"/>
              </w:rPr>
            </w:pPr>
          </w:p>
        </w:tc>
        <w:tc>
          <w:tcPr>
            <w:tcW w:w="251" w:type="pct"/>
            <w:tcBorders>
              <w:top w:val="single" w:sz="4" w:space="0" w:color="auto"/>
              <w:left w:val="nil"/>
              <w:bottom w:val="single" w:sz="4" w:space="0" w:color="auto"/>
              <w:right w:val="single" w:sz="4" w:space="0" w:color="auto"/>
            </w:tcBorders>
            <w:vAlign w:val="center"/>
          </w:tcPr>
          <w:p w14:paraId="33E9B7F1" w14:textId="77777777" w:rsidR="00C56E47" w:rsidRPr="008C7800" w:rsidRDefault="00C56E47" w:rsidP="00F147E0">
            <w:pPr>
              <w:pStyle w:val="Table-Text-Centered"/>
              <w:widowControl w:val="0"/>
              <w:rPr>
                <w:ins w:id="3258" w:author="Marmol, Dominika Klaudia" w:date="2026-06-08T11:41:00Z"/>
                <w:lang w:val="en-US"/>
              </w:rPr>
            </w:pPr>
          </w:p>
        </w:tc>
        <w:tc>
          <w:tcPr>
            <w:tcW w:w="252" w:type="pct"/>
            <w:tcBorders>
              <w:top w:val="single" w:sz="4" w:space="0" w:color="auto"/>
              <w:left w:val="nil"/>
              <w:bottom w:val="single" w:sz="4" w:space="0" w:color="auto"/>
              <w:right w:val="single" w:sz="4" w:space="0" w:color="auto"/>
            </w:tcBorders>
            <w:vAlign w:val="center"/>
          </w:tcPr>
          <w:p w14:paraId="28426EB8" w14:textId="77777777" w:rsidR="00C56E47" w:rsidRPr="008C7800" w:rsidRDefault="00C56E47" w:rsidP="00F147E0">
            <w:pPr>
              <w:pStyle w:val="Table-Text-Centered"/>
              <w:widowControl w:val="0"/>
              <w:rPr>
                <w:ins w:id="3259" w:author="Marmol, Dominika Klaudia" w:date="2026-06-08T11:41:00Z"/>
                <w:lang w:val="en-US"/>
              </w:rPr>
            </w:pPr>
          </w:p>
        </w:tc>
        <w:tc>
          <w:tcPr>
            <w:tcW w:w="502" w:type="pct"/>
            <w:tcBorders>
              <w:top w:val="single" w:sz="4" w:space="0" w:color="auto"/>
              <w:left w:val="nil"/>
              <w:bottom w:val="single" w:sz="4" w:space="0" w:color="auto"/>
              <w:right w:val="single" w:sz="4" w:space="0" w:color="auto"/>
            </w:tcBorders>
            <w:vAlign w:val="center"/>
          </w:tcPr>
          <w:p w14:paraId="179E5E57" w14:textId="77777777" w:rsidR="00C56E47" w:rsidRPr="008C7800" w:rsidRDefault="00C56E47" w:rsidP="00F147E0">
            <w:pPr>
              <w:pStyle w:val="Table-Text-Centered"/>
              <w:widowControl w:val="0"/>
              <w:rPr>
                <w:ins w:id="3260" w:author="Marmol, Dominika Klaudia" w:date="2026-06-08T11:41:00Z"/>
                <w:lang w:val="en-US"/>
              </w:rPr>
            </w:pPr>
          </w:p>
        </w:tc>
        <w:tc>
          <w:tcPr>
            <w:tcW w:w="454" w:type="pct"/>
            <w:tcBorders>
              <w:top w:val="single" w:sz="4" w:space="0" w:color="auto"/>
              <w:left w:val="nil"/>
              <w:bottom w:val="single" w:sz="4" w:space="0" w:color="auto"/>
              <w:right w:val="single" w:sz="4" w:space="0" w:color="auto"/>
            </w:tcBorders>
            <w:vAlign w:val="center"/>
          </w:tcPr>
          <w:p w14:paraId="3195ECC0" w14:textId="77777777" w:rsidR="00C56E47" w:rsidRPr="008C7800" w:rsidRDefault="00C56E47" w:rsidP="00F147E0">
            <w:pPr>
              <w:pStyle w:val="Table-Text-Centered"/>
              <w:widowControl w:val="0"/>
              <w:rPr>
                <w:ins w:id="3261" w:author="Marmol, Dominika Klaudia" w:date="2026-06-08T11:41:00Z"/>
              </w:rPr>
            </w:pPr>
          </w:p>
        </w:tc>
        <w:tc>
          <w:tcPr>
            <w:tcW w:w="350" w:type="pct"/>
            <w:tcBorders>
              <w:top w:val="single" w:sz="4" w:space="0" w:color="auto"/>
              <w:left w:val="single" w:sz="4" w:space="0" w:color="auto"/>
              <w:bottom w:val="single" w:sz="4" w:space="0" w:color="auto"/>
              <w:right w:val="single" w:sz="4" w:space="0" w:color="auto"/>
            </w:tcBorders>
            <w:vAlign w:val="center"/>
          </w:tcPr>
          <w:p w14:paraId="5FA83D9E" w14:textId="77777777" w:rsidR="00C56E47" w:rsidRPr="008C7800" w:rsidRDefault="00C56E47" w:rsidP="00F147E0">
            <w:pPr>
              <w:pStyle w:val="Table-Text-Centered"/>
              <w:widowControl w:val="0"/>
              <w:rPr>
                <w:ins w:id="3262" w:author="Marmol, Dominika Klaudia" w:date="2026-06-08T11:41: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5450B542" w14:textId="77777777" w:rsidR="00C56E47" w:rsidRPr="008C7800" w:rsidRDefault="00C56E47" w:rsidP="00F147E0">
            <w:pPr>
              <w:pStyle w:val="Table-Text-Centered"/>
              <w:widowControl w:val="0"/>
              <w:rPr>
                <w:ins w:id="3263" w:author="Marmol, Dominika Klaudia" w:date="2026-06-08T11:41:00Z"/>
                <w:lang w:val="en-US"/>
              </w:rPr>
            </w:pPr>
          </w:p>
        </w:tc>
        <w:tc>
          <w:tcPr>
            <w:tcW w:w="377" w:type="pct"/>
            <w:tcBorders>
              <w:top w:val="single" w:sz="4" w:space="0" w:color="auto"/>
              <w:left w:val="nil"/>
              <w:bottom w:val="single" w:sz="4" w:space="0" w:color="auto"/>
              <w:right w:val="single" w:sz="4" w:space="0" w:color="auto"/>
            </w:tcBorders>
            <w:vAlign w:val="center"/>
          </w:tcPr>
          <w:p w14:paraId="37467D2B" w14:textId="77777777" w:rsidR="00C56E47" w:rsidRPr="008C7800" w:rsidRDefault="00C56E47" w:rsidP="00F147E0">
            <w:pPr>
              <w:pStyle w:val="Table-Text-Centered"/>
              <w:widowControl w:val="0"/>
              <w:rPr>
                <w:ins w:id="3264" w:author="Marmol, Dominika Klaudia" w:date="2026-06-08T11:41:00Z"/>
                <w:lang w:val="en-US"/>
              </w:rPr>
            </w:pPr>
          </w:p>
        </w:tc>
      </w:tr>
      <w:tr w:rsidR="008F5115" w14:paraId="779E857A" w14:textId="77777777" w:rsidTr="00F147E0">
        <w:trPr>
          <w:trHeight w:val="284"/>
          <w:jc w:val="center"/>
          <w:ins w:id="3265" w:author="Marmol, Dominika Klaudia" w:date="2026-06-08T11:41:00Z"/>
        </w:trPr>
        <w:tc>
          <w:tcPr>
            <w:tcW w:w="1152" w:type="pct"/>
            <w:tcBorders>
              <w:top w:val="single" w:sz="4" w:space="0" w:color="auto"/>
              <w:left w:val="single" w:sz="4" w:space="0" w:color="auto"/>
              <w:bottom w:val="single" w:sz="4" w:space="0" w:color="auto"/>
              <w:right w:val="single" w:sz="4" w:space="0" w:color="auto"/>
            </w:tcBorders>
            <w:vAlign w:val="center"/>
          </w:tcPr>
          <w:p w14:paraId="00B05262" w14:textId="77777777" w:rsidR="00C56E47" w:rsidRPr="008C7800" w:rsidRDefault="00E27C57" w:rsidP="00F147E0">
            <w:pPr>
              <w:pStyle w:val="Table-Text-Left"/>
              <w:widowControl w:val="0"/>
              <w:rPr>
                <w:ins w:id="3266" w:author="Marmol, Dominika Klaudia" w:date="2026-06-08T11:41:00Z"/>
                <w:lang w:val="en-US"/>
              </w:rPr>
            </w:pPr>
            <w:ins w:id="3267" w:author="Marmol, Dominika Klaudia" w:date="2026-06-08T11:41:00Z">
              <w:r w:rsidRPr="008C7800">
                <w:rPr>
                  <w:lang w:val="en-US"/>
                </w:rPr>
                <w:t>Inclusion/exclusion criteria for re-treatment</w:t>
              </w:r>
            </w:ins>
          </w:p>
        </w:tc>
        <w:tc>
          <w:tcPr>
            <w:tcW w:w="501" w:type="pct"/>
            <w:tcBorders>
              <w:top w:val="single" w:sz="4" w:space="0" w:color="auto"/>
              <w:left w:val="nil"/>
              <w:bottom w:val="single" w:sz="4" w:space="0" w:color="auto"/>
              <w:right w:val="single" w:sz="4" w:space="0" w:color="auto"/>
            </w:tcBorders>
            <w:vAlign w:val="center"/>
          </w:tcPr>
          <w:p w14:paraId="0755193A" w14:textId="77777777" w:rsidR="00C56E47" w:rsidRPr="008C7800" w:rsidRDefault="00E27C57" w:rsidP="00F147E0">
            <w:pPr>
              <w:pStyle w:val="Table-Text-Centered"/>
              <w:widowControl w:val="0"/>
              <w:rPr>
                <w:ins w:id="3268" w:author="Marmol, Dominika Klaudia" w:date="2026-06-08T11:41:00Z"/>
                <w:lang w:val="en-US"/>
              </w:rPr>
            </w:pPr>
            <w:ins w:id="3269" w:author="Marmol, Dominika Klaudia" w:date="2026-06-08T11:41:00Z">
              <w:r w:rsidRPr="008C7800">
                <w:t>X</w:t>
              </w:r>
            </w:ins>
          </w:p>
        </w:tc>
        <w:tc>
          <w:tcPr>
            <w:tcW w:w="251" w:type="pct"/>
            <w:tcBorders>
              <w:top w:val="single" w:sz="4" w:space="0" w:color="auto"/>
              <w:left w:val="nil"/>
              <w:bottom w:val="single" w:sz="4" w:space="0" w:color="auto"/>
              <w:right w:val="single" w:sz="4" w:space="0" w:color="auto"/>
            </w:tcBorders>
            <w:vAlign w:val="center"/>
          </w:tcPr>
          <w:p w14:paraId="66B56C35" w14:textId="77777777" w:rsidR="00C56E47" w:rsidRPr="008C7800" w:rsidRDefault="00C56E47" w:rsidP="00F147E0">
            <w:pPr>
              <w:pStyle w:val="Table-Text-Centered"/>
              <w:widowControl w:val="0"/>
              <w:rPr>
                <w:ins w:id="3270" w:author="Marmol, Dominika Klaudia" w:date="2026-06-08T11:41:00Z"/>
                <w:lang w:val="en-US"/>
              </w:rPr>
            </w:pPr>
          </w:p>
        </w:tc>
        <w:tc>
          <w:tcPr>
            <w:tcW w:w="251" w:type="pct"/>
            <w:tcBorders>
              <w:top w:val="single" w:sz="4" w:space="0" w:color="auto"/>
              <w:left w:val="nil"/>
              <w:bottom w:val="single" w:sz="4" w:space="0" w:color="auto"/>
              <w:right w:val="single" w:sz="4" w:space="0" w:color="auto"/>
            </w:tcBorders>
            <w:vAlign w:val="center"/>
          </w:tcPr>
          <w:p w14:paraId="5905240D" w14:textId="77777777" w:rsidR="00C56E47" w:rsidRPr="008C7800" w:rsidRDefault="00C56E47" w:rsidP="00F147E0">
            <w:pPr>
              <w:pStyle w:val="Table-Text-Centered"/>
              <w:widowControl w:val="0"/>
              <w:rPr>
                <w:ins w:id="3271" w:author="Marmol, Dominika Klaudia" w:date="2026-06-08T11:41:00Z"/>
                <w:lang w:val="en-US"/>
              </w:rPr>
            </w:pPr>
          </w:p>
        </w:tc>
        <w:tc>
          <w:tcPr>
            <w:tcW w:w="251" w:type="pct"/>
            <w:tcBorders>
              <w:top w:val="single" w:sz="4" w:space="0" w:color="auto"/>
              <w:left w:val="nil"/>
              <w:bottom w:val="single" w:sz="4" w:space="0" w:color="auto"/>
              <w:right w:val="single" w:sz="4" w:space="0" w:color="auto"/>
            </w:tcBorders>
            <w:vAlign w:val="center"/>
          </w:tcPr>
          <w:p w14:paraId="3544F35F" w14:textId="77777777" w:rsidR="00C56E47" w:rsidRPr="008C7800" w:rsidRDefault="00C56E47" w:rsidP="00F147E0">
            <w:pPr>
              <w:pStyle w:val="Table-Text-Centered"/>
              <w:widowControl w:val="0"/>
              <w:rPr>
                <w:ins w:id="3272" w:author="Marmol, Dominika Klaudia" w:date="2026-06-08T11:41:00Z"/>
                <w:lang w:val="en-US"/>
              </w:rPr>
            </w:pPr>
          </w:p>
        </w:tc>
        <w:tc>
          <w:tcPr>
            <w:tcW w:w="251" w:type="pct"/>
            <w:tcBorders>
              <w:top w:val="single" w:sz="4" w:space="0" w:color="auto"/>
              <w:left w:val="nil"/>
              <w:bottom w:val="single" w:sz="4" w:space="0" w:color="auto"/>
              <w:right w:val="single" w:sz="4" w:space="0" w:color="auto"/>
            </w:tcBorders>
            <w:vAlign w:val="center"/>
          </w:tcPr>
          <w:p w14:paraId="31394586" w14:textId="77777777" w:rsidR="00C56E47" w:rsidRPr="008C7800" w:rsidRDefault="00C56E47" w:rsidP="00F147E0">
            <w:pPr>
              <w:pStyle w:val="Table-Text-Centered"/>
              <w:widowControl w:val="0"/>
              <w:rPr>
                <w:ins w:id="3273" w:author="Marmol, Dominika Klaudia" w:date="2026-06-08T11:41:00Z"/>
                <w:lang w:val="en-US"/>
              </w:rPr>
            </w:pPr>
          </w:p>
        </w:tc>
        <w:tc>
          <w:tcPr>
            <w:tcW w:w="252" w:type="pct"/>
            <w:tcBorders>
              <w:top w:val="single" w:sz="4" w:space="0" w:color="auto"/>
              <w:left w:val="nil"/>
              <w:bottom w:val="single" w:sz="4" w:space="0" w:color="auto"/>
              <w:right w:val="single" w:sz="4" w:space="0" w:color="auto"/>
            </w:tcBorders>
            <w:vAlign w:val="center"/>
          </w:tcPr>
          <w:p w14:paraId="7D2D007D" w14:textId="77777777" w:rsidR="00C56E47" w:rsidRPr="008C7800" w:rsidRDefault="00C56E47" w:rsidP="00F147E0">
            <w:pPr>
              <w:pStyle w:val="Table-Text-Centered"/>
              <w:widowControl w:val="0"/>
              <w:rPr>
                <w:ins w:id="3274" w:author="Marmol, Dominika Klaudia" w:date="2026-06-08T11:41:00Z"/>
                <w:lang w:val="en-US"/>
              </w:rPr>
            </w:pPr>
          </w:p>
        </w:tc>
        <w:tc>
          <w:tcPr>
            <w:tcW w:w="502" w:type="pct"/>
            <w:tcBorders>
              <w:top w:val="single" w:sz="4" w:space="0" w:color="auto"/>
              <w:left w:val="nil"/>
              <w:bottom w:val="single" w:sz="4" w:space="0" w:color="auto"/>
              <w:right w:val="single" w:sz="4" w:space="0" w:color="auto"/>
            </w:tcBorders>
            <w:vAlign w:val="center"/>
          </w:tcPr>
          <w:p w14:paraId="4278C14F" w14:textId="77777777" w:rsidR="00C56E47" w:rsidRPr="008C7800" w:rsidRDefault="00C56E47" w:rsidP="00F147E0">
            <w:pPr>
              <w:pStyle w:val="Table-Text-Centered"/>
              <w:widowControl w:val="0"/>
              <w:rPr>
                <w:ins w:id="3275" w:author="Marmol, Dominika Klaudia" w:date="2026-06-08T11:41:00Z"/>
                <w:lang w:val="en-US"/>
              </w:rPr>
            </w:pPr>
          </w:p>
        </w:tc>
        <w:tc>
          <w:tcPr>
            <w:tcW w:w="454" w:type="pct"/>
            <w:tcBorders>
              <w:top w:val="single" w:sz="4" w:space="0" w:color="auto"/>
              <w:left w:val="nil"/>
              <w:bottom w:val="single" w:sz="4" w:space="0" w:color="auto"/>
              <w:right w:val="single" w:sz="4" w:space="0" w:color="auto"/>
            </w:tcBorders>
            <w:vAlign w:val="center"/>
          </w:tcPr>
          <w:p w14:paraId="2D9CBDF4" w14:textId="77777777" w:rsidR="00C56E47" w:rsidRPr="008C7800" w:rsidRDefault="00C56E47" w:rsidP="00F147E0">
            <w:pPr>
              <w:pStyle w:val="Table-Text-Centered"/>
              <w:widowControl w:val="0"/>
              <w:rPr>
                <w:ins w:id="3276" w:author="Marmol, Dominika Klaudia" w:date="2026-06-08T11:41:00Z"/>
              </w:rPr>
            </w:pPr>
          </w:p>
        </w:tc>
        <w:tc>
          <w:tcPr>
            <w:tcW w:w="350" w:type="pct"/>
            <w:tcBorders>
              <w:top w:val="single" w:sz="4" w:space="0" w:color="auto"/>
              <w:left w:val="single" w:sz="4" w:space="0" w:color="auto"/>
              <w:bottom w:val="single" w:sz="4" w:space="0" w:color="auto"/>
              <w:right w:val="single" w:sz="4" w:space="0" w:color="auto"/>
            </w:tcBorders>
            <w:vAlign w:val="center"/>
          </w:tcPr>
          <w:p w14:paraId="713013B4" w14:textId="77777777" w:rsidR="00C56E47" w:rsidRPr="008C7800" w:rsidRDefault="00C56E47" w:rsidP="00F147E0">
            <w:pPr>
              <w:pStyle w:val="Table-Text-Centered"/>
              <w:widowControl w:val="0"/>
              <w:rPr>
                <w:ins w:id="3277" w:author="Marmol, Dominika Klaudia" w:date="2026-06-08T11:41: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5C70C6F7" w14:textId="77777777" w:rsidR="00C56E47" w:rsidRPr="008C7800" w:rsidRDefault="00C56E47" w:rsidP="00F147E0">
            <w:pPr>
              <w:pStyle w:val="Table-Text-Centered"/>
              <w:widowControl w:val="0"/>
              <w:rPr>
                <w:ins w:id="3278" w:author="Marmol, Dominika Klaudia" w:date="2026-06-08T11:41:00Z"/>
                <w:lang w:val="en-US"/>
              </w:rPr>
            </w:pPr>
          </w:p>
        </w:tc>
        <w:tc>
          <w:tcPr>
            <w:tcW w:w="377" w:type="pct"/>
            <w:tcBorders>
              <w:top w:val="single" w:sz="4" w:space="0" w:color="auto"/>
              <w:left w:val="nil"/>
              <w:bottom w:val="single" w:sz="4" w:space="0" w:color="auto"/>
              <w:right w:val="single" w:sz="4" w:space="0" w:color="auto"/>
            </w:tcBorders>
            <w:vAlign w:val="center"/>
          </w:tcPr>
          <w:p w14:paraId="6D8DE531" w14:textId="77777777" w:rsidR="00C56E47" w:rsidRPr="008C7800" w:rsidRDefault="00C56E47" w:rsidP="00F147E0">
            <w:pPr>
              <w:pStyle w:val="Table-Text-Centered"/>
              <w:widowControl w:val="0"/>
              <w:rPr>
                <w:ins w:id="3279" w:author="Marmol, Dominika Klaudia" w:date="2026-06-08T11:41:00Z"/>
                <w:lang w:val="en-US"/>
              </w:rPr>
            </w:pPr>
          </w:p>
        </w:tc>
      </w:tr>
      <w:tr w:rsidR="008F5115" w14:paraId="22102BF8" w14:textId="77777777" w:rsidTr="00F147E0">
        <w:trPr>
          <w:trHeight w:val="284"/>
          <w:jc w:val="center"/>
          <w:ins w:id="3280" w:author="Marmol, Dominika Klaudia" w:date="2026-06-08T11:41:00Z"/>
        </w:trPr>
        <w:tc>
          <w:tcPr>
            <w:tcW w:w="1152" w:type="pct"/>
            <w:tcBorders>
              <w:top w:val="single" w:sz="4" w:space="0" w:color="auto"/>
              <w:left w:val="single" w:sz="4" w:space="0" w:color="auto"/>
              <w:bottom w:val="single" w:sz="4" w:space="0" w:color="auto"/>
              <w:right w:val="single" w:sz="4" w:space="0" w:color="auto"/>
            </w:tcBorders>
            <w:vAlign w:val="center"/>
          </w:tcPr>
          <w:p w14:paraId="1773A31E" w14:textId="77777777" w:rsidR="00C56E47" w:rsidRPr="008C7800" w:rsidRDefault="00E27C57" w:rsidP="00F147E0">
            <w:pPr>
              <w:pStyle w:val="Table-Text-Left"/>
              <w:widowControl w:val="0"/>
              <w:rPr>
                <w:ins w:id="3281" w:author="Marmol, Dominika Klaudia" w:date="2026-06-08T11:41:00Z"/>
              </w:rPr>
            </w:pPr>
            <w:ins w:id="3282" w:author="Marmol, Dominika Klaudia" w:date="2026-06-08T11:41:00Z">
              <w:r w:rsidRPr="008C7800">
                <w:t>Eligibility</w:t>
              </w:r>
            </w:ins>
          </w:p>
        </w:tc>
        <w:tc>
          <w:tcPr>
            <w:tcW w:w="501" w:type="pct"/>
            <w:tcBorders>
              <w:top w:val="single" w:sz="4" w:space="0" w:color="auto"/>
              <w:left w:val="nil"/>
              <w:bottom w:val="single" w:sz="4" w:space="0" w:color="auto"/>
              <w:right w:val="single" w:sz="4" w:space="0" w:color="auto"/>
            </w:tcBorders>
            <w:vAlign w:val="center"/>
          </w:tcPr>
          <w:p w14:paraId="4A456ADF" w14:textId="77777777" w:rsidR="00C56E47" w:rsidRPr="008C7800" w:rsidRDefault="00E27C57" w:rsidP="00F147E0">
            <w:pPr>
              <w:pStyle w:val="Table-Text-Centered"/>
              <w:widowControl w:val="0"/>
              <w:rPr>
                <w:ins w:id="3283" w:author="Marmol, Dominika Klaudia" w:date="2026-06-08T11:41:00Z"/>
              </w:rPr>
            </w:pPr>
            <w:ins w:id="3284" w:author="Marmol, Dominika Klaudia" w:date="2026-06-08T11:41:00Z">
              <w:r w:rsidRPr="008C7800">
                <w:t>X</w:t>
              </w:r>
            </w:ins>
          </w:p>
        </w:tc>
        <w:tc>
          <w:tcPr>
            <w:tcW w:w="251" w:type="pct"/>
            <w:tcBorders>
              <w:top w:val="single" w:sz="4" w:space="0" w:color="auto"/>
              <w:left w:val="nil"/>
              <w:bottom w:val="single" w:sz="4" w:space="0" w:color="auto"/>
              <w:right w:val="single" w:sz="4" w:space="0" w:color="auto"/>
            </w:tcBorders>
            <w:vAlign w:val="center"/>
          </w:tcPr>
          <w:p w14:paraId="6421D6F5" w14:textId="77777777" w:rsidR="00C56E47" w:rsidRPr="008C7800" w:rsidRDefault="00C56E47" w:rsidP="00F147E0">
            <w:pPr>
              <w:pStyle w:val="Table-Text-Centered"/>
              <w:widowControl w:val="0"/>
              <w:rPr>
                <w:ins w:id="3285" w:author="Marmol, Dominika Klaudia" w:date="2026-06-08T11:41:00Z"/>
              </w:rPr>
            </w:pPr>
          </w:p>
        </w:tc>
        <w:tc>
          <w:tcPr>
            <w:tcW w:w="251" w:type="pct"/>
            <w:tcBorders>
              <w:top w:val="single" w:sz="4" w:space="0" w:color="auto"/>
              <w:left w:val="nil"/>
              <w:bottom w:val="single" w:sz="4" w:space="0" w:color="auto"/>
              <w:right w:val="single" w:sz="4" w:space="0" w:color="auto"/>
            </w:tcBorders>
            <w:vAlign w:val="center"/>
          </w:tcPr>
          <w:p w14:paraId="01406F11" w14:textId="77777777" w:rsidR="00C56E47" w:rsidRPr="008C7800" w:rsidRDefault="00C56E47" w:rsidP="00F147E0">
            <w:pPr>
              <w:pStyle w:val="Table-Text-Centered"/>
              <w:widowControl w:val="0"/>
              <w:rPr>
                <w:ins w:id="3286" w:author="Marmol, Dominika Klaudia" w:date="2026-06-08T11:41:00Z"/>
              </w:rPr>
            </w:pPr>
          </w:p>
        </w:tc>
        <w:tc>
          <w:tcPr>
            <w:tcW w:w="251" w:type="pct"/>
            <w:tcBorders>
              <w:top w:val="single" w:sz="4" w:space="0" w:color="auto"/>
              <w:left w:val="nil"/>
              <w:bottom w:val="single" w:sz="4" w:space="0" w:color="auto"/>
              <w:right w:val="single" w:sz="4" w:space="0" w:color="auto"/>
            </w:tcBorders>
            <w:vAlign w:val="center"/>
          </w:tcPr>
          <w:p w14:paraId="1FF18E88" w14:textId="77777777" w:rsidR="00C56E47" w:rsidRPr="008C7800" w:rsidRDefault="00C56E47" w:rsidP="00F147E0">
            <w:pPr>
              <w:pStyle w:val="Table-Text-Centered"/>
              <w:widowControl w:val="0"/>
              <w:rPr>
                <w:ins w:id="3287" w:author="Marmol, Dominika Klaudia" w:date="2026-06-08T11:41:00Z"/>
              </w:rPr>
            </w:pPr>
          </w:p>
        </w:tc>
        <w:tc>
          <w:tcPr>
            <w:tcW w:w="251" w:type="pct"/>
            <w:tcBorders>
              <w:top w:val="single" w:sz="4" w:space="0" w:color="auto"/>
              <w:left w:val="nil"/>
              <w:bottom w:val="single" w:sz="4" w:space="0" w:color="auto"/>
              <w:right w:val="single" w:sz="4" w:space="0" w:color="auto"/>
            </w:tcBorders>
            <w:vAlign w:val="center"/>
          </w:tcPr>
          <w:p w14:paraId="10F5C975" w14:textId="77777777" w:rsidR="00C56E47" w:rsidRPr="008C7800" w:rsidRDefault="00C56E47" w:rsidP="00F147E0">
            <w:pPr>
              <w:pStyle w:val="Table-Text-Centered"/>
              <w:widowControl w:val="0"/>
              <w:rPr>
                <w:ins w:id="3288" w:author="Marmol, Dominika Klaudia" w:date="2026-06-08T11:41:00Z"/>
              </w:rPr>
            </w:pPr>
          </w:p>
        </w:tc>
        <w:tc>
          <w:tcPr>
            <w:tcW w:w="252" w:type="pct"/>
            <w:tcBorders>
              <w:top w:val="single" w:sz="4" w:space="0" w:color="auto"/>
              <w:left w:val="nil"/>
              <w:bottom w:val="single" w:sz="4" w:space="0" w:color="auto"/>
              <w:right w:val="single" w:sz="4" w:space="0" w:color="auto"/>
            </w:tcBorders>
            <w:vAlign w:val="center"/>
          </w:tcPr>
          <w:p w14:paraId="403E4883" w14:textId="77777777" w:rsidR="00C56E47" w:rsidRPr="008C7800" w:rsidRDefault="00C56E47" w:rsidP="00F147E0">
            <w:pPr>
              <w:pStyle w:val="Table-Text-Centered"/>
              <w:widowControl w:val="0"/>
              <w:rPr>
                <w:ins w:id="3289" w:author="Marmol, Dominika Klaudia" w:date="2026-06-08T11:41:00Z"/>
              </w:rPr>
            </w:pPr>
          </w:p>
        </w:tc>
        <w:tc>
          <w:tcPr>
            <w:tcW w:w="502" w:type="pct"/>
            <w:tcBorders>
              <w:top w:val="single" w:sz="4" w:space="0" w:color="auto"/>
              <w:left w:val="nil"/>
              <w:bottom w:val="single" w:sz="4" w:space="0" w:color="auto"/>
              <w:right w:val="single" w:sz="4" w:space="0" w:color="auto"/>
            </w:tcBorders>
            <w:vAlign w:val="center"/>
          </w:tcPr>
          <w:p w14:paraId="307091DC" w14:textId="77777777" w:rsidR="00C56E47" w:rsidRPr="008C7800" w:rsidRDefault="00C56E47" w:rsidP="00F147E0">
            <w:pPr>
              <w:pStyle w:val="Table-Text-Centered"/>
              <w:widowControl w:val="0"/>
              <w:rPr>
                <w:ins w:id="3290" w:author="Marmol, Dominika Klaudia" w:date="2026-06-08T11:41:00Z"/>
              </w:rPr>
            </w:pPr>
          </w:p>
        </w:tc>
        <w:tc>
          <w:tcPr>
            <w:tcW w:w="454" w:type="pct"/>
            <w:tcBorders>
              <w:top w:val="single" w:sz="4" w:space="0" w:color="auto"/>
              <w:left w:val="nil"/>
              <w:bottom w:val="single" w:sz="4" w:space="0" w:color="auto"/>
              <w:right w:val="single" w:sz="4" w:space="0" w:color="auto"/>
            </w:tcBorders>
            <w:vAlign w:val="center"/>
          </w:tcPr>
          <w:p w14:paraId="699872FF" w14:textId="77777777" w:rsidR="00C56E47" w:rsidRPr="008C7800" w:rsidRDefault="00C56E47" w:rsidP="00F147E0">
            <w:pPr>
              <w:pStyle w:val="Table-Text-Centered"/>
              <w:widowControl w:val="0"/>
              <w:rPr>
                <w:ins w:id="3291" w:author="Marmol, Dominika Klaudia" w:date="2026-06-08T11:41:00Z"/>
              </w:rPr>
            </w:pPr>
          </w:p>
        </w:tc>
        <w:tc>
          <w:tcPr>
            <w:tcW w:w="350" w:type="pct"/>
            <w:tcBorders>
              <w:top w:val="single" w:sz="4" w:space="0" w:color="auto"/>
              <w:left w:val="single" w:sz="4" w:space="0" w:color="auto"/>
              <w:bottom w:val="single" w:sz="4" w:space="0" w:color="auto"/>
              <w:right w:val="single" w:sz="4" w:space="0" w:color="auto"/>
            </w:tcBorders>
            <w:vAlign w:val="center"/>
          </w:tcPr>
          <w:p w14:paraId="188084D2" w14:textId="77777777" w:rsidR="00C56E47" w:rsidRPr="008C7800" w:rsidRDefault="00C56E47" w:rsidP="00F147E0">
            <w:pPr>
              <w:pStyle w:val="Table-Text-Centered"/>
              <w:widowControl w:val="0"/>
              <w:rPr>
                <w:ins w:id="3292" w:author="Marmol, Dominika Klaudia" w:date="2026-06-08T11:41:00Z"/>
              </w:rPr>
            </w:pPr>
          </w:p>
        </w:tc>
        <w:tc>
          <w:tcPr>
            <w:tcW w:w="408" w:type="pct"/>
            <w:tcBorders>
              <w:top w:val="single" w:sz="4" w:space="0" w:color="auto"/>
              <w:left w:val="single" w:sz="4" w:space="0" w:color="auto"/>
              <w:bottom w:val="single" w:sz="4" w:space="0" w:color="auto"/>
              <w:right w:val="single" w:sz="4" w:space="0" w:color="auto"/>
            </w:tcBorders>
            <w:vAlign w:val="center"/>
          </w:tcPr>
          <w:p w14:paraId="15741A26" w14:textId="77777777" w:rsidR="00C56E47" w:rsidRPr="008C7800" w:rsidRDefault="00C56E47" w:rsidP="00F147E0">
            <w:pPr>
              <w:pStyle w:val="Table-Text-Centered"/>
              <w:widowControl w:val="0"/>
              <w:rPr>
                <w:ins w:id="3293" w:author="Marmol, Dominika Klaudia" w:date="2026-06-08T11:41:00Z"/>
              </w:rPr>
            </w:pPr>
          </w:p>
        </w:tc>
        <w:tc>
          <w:tcPr>
            <w:tcW w:w="377" w:type="pct"/>
            <w:tcBorders>
              <w:top w:val="single" w:sz="4" w:space="0" w:color="auto"/>
              <w:left w:val="nil"/>
              <w:bottom w:val="single" w:sz="4" w:space="0" w:color="auto"/>
              <w:right w:val="single" w:sz="4" w:space="0" w:color="auto"/>
            </w:tcBorders>
            <w:vAlign w:val="center"/>
          </w:tcPr>
          <w:p w14:paraId="221BDD94" w14:textId="77777777" w:rsidR="00C56E47" w:rsidRPr="008C7800" w:rsidRDefault="00C56E47" w:rsidP="00F147E0">
            <w:pPr>
              <w:pStyle w:val="Table-Text-Centered"/>
              <w:widowControl w:val="0"/>
              <w:rPr>
                <w:ins w:id="3294" w:author="Marmol, Dominika Klaudia" w:date="2026-06-08T11:41:00Z"/>
              </w:rPr>
            </w:pPr>
          </w:p>
        </w:tc>
      </w:tr>
      <w:tr w:rsidR="008F5115" w14:paraId="18EE97BE" w14:textId="77777777" w:rsidTr="00F147E0">
        <w:trPr>
          <w:trHeight w:val="284"/>
          <w:jc w:val="center"/>
          <w:ins w:id="3295" w:author="Marmol, Dominika Klaudia" w:date="2026-06-08T11:41:00Z"/>
        </w:trPr>
        <w:tc>
          <w:tcPr>
            <w:tcW w:w="1152" w:type="pct"/>
            <w:tcBorders>
              <w:top w:val="single" w:sz="4" w:space="0" w:color="auto"/>
              <w:left w:val="single" w:sz="4" w:space="0" w:color="auto"/>
              <w:bottom w:val="single" w:sz="4" w:space="0" w:color="auto"/>
              <w:right w:val="single" w:sz="4" w:space="0" w:color="auto"/>
            </w:tcBorders>
            <w:vAlign w:val="center"/>
          </w:tcPr>
          <w:p w14:paraId="61737B38" w14:textId="77777777" w:rsidR="00C56E47" w:rsidRPr="008C7800" w:rsidRDefault="00E27C57" w:rsidP="00F147E0">
            <w:pPr>
              <w:pStyle w:val="Table-Text-Left"/>
              <w:widowControl w:val="0"/>
              <w:rPr>
                <w:ins w:id="3296" w:author="Marmol, Dominika Klaudia" w:date="2026-06-08T11:41:00Z"/>
                <w:lang w:val="en-US"/>
              </w:rPr>
            </w:pPr>
            <w:ins w:id="3297" w:author="Marmol, Dominika Klaudia" w:date="2026-06-08T11:41:00Z">
              <w:r w:rsidRPr="008C7800">
                <w:rPr>
                  <w:lang w:val="en-US"/>
                </w:rPr>
                <w:t>Demographics &amp; medical history </w:t>
              </w:r>
              <w:r w:rsidRPr="008C7800">
                <w:rPr>
                  <w:sz w:val="22"/>
                  <w:vertAlign w:val="superscript"/>
                  <w:lang w:val="en-US"/>
                </w:rPr>
                <w:t>f</w:t>
              </w:r>
            </w:ins>
          </w:p>
        </w:tc>
        <w:tc>
          <w:tcPr>
            <w:tcW w:w="501" w:type="pct"/>
            <w:tcBorders>
              <w:top w:val="single" w:sz="4" w:space="0" w:color="auto"/>
              <w:left w:val="nil"/>
              <w:bottom w:val="single" w:sz="4" w:space="0" w:color="auto"/>
              <w:right w:val="single" w:sz="4" w:space="0" w:color="auto"/>
            </w:tcBorders>
            <w:vAlign w:val="center"/>
          </w:tcPr>
          <w:p w14:paraId="264B010A" w14:textId="77777777" w:rsidR="00C56E47" w:rsidRPr="008C7800" w:rsidRDefault="00E27C57" w:rsidP="00F147E0">
            <w:pPr>
              <w:pStyle w:val="Table-Text-Centered"/>
              <w:widowControl w:val="0"/>
              <w:rPr>
                <w:ins w:id="3298" w:author="Marmol, Dominika Klaudia" w:date="2026-06-08T11:41:00Z"/>
                <w:lang w:val="en-US"/>
              </w:rPr>
            </w:pPr>
            <w:ins w:id="3299" w:author="Marmol, Dominika Klaudia" w:date="2026-06-08T11:41: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2673B37A" w14:textId="77777777" w:rsidR="00C56E47" w:rsidRPr="008C7800" w:rsidRDefault="00C56E47" w:rsidP="00F147E0">
            <w:pPr>
              <w:pStyle w:val="Table-Text-Centered"/>
              <w:widowControl w:val="0"/>
              <w:rPr>
                <w:ins w:id="3300" w:author="Marmol, Dominika Klaudia" w:date="2026-06-08T11:41:00Z"/>
                <w:lang w:val="en-US"/>
              </w:rPr>
            </w:pPr>
          </w:p>
        </w:tc>
        <w:tc>
          <w:tcPr>
            <w:tcW w:w="251" w:type="pct"/>
            <w:tcBorders>
              <w:top w:val="single" w:sz="4" w:space="0" w:color="auto"/>
              <w:left w:val="nil"/>
              <w:bottom w:val="single" w:sz="4" w:space="0" w:color="auto"/>
              <w:right w:val="single" w:sz="4" w:space="0" w:color="auto"/>
            </w:tcBorders>
            <w:vAlign w:val="center"/>
          </w:tcPr>
          <w:p w14:paraId="3FB916CD" w14:textId="77777777" w:rsidR="00C56E47" w:rsidRPr="008C7800" w:rsidRDefault="00C56E47" w:rsidP="00F147E0">
            <w:pPr>
              <w:pStyle w:val="Table-Text-Centered"/>
              <w:widowControl w:val="0"/>
              <w:rPr>
                <w:ins w:id="3301" w:author="Marmol, Dominika Klaudia" w:date="2026-06-08T11:41:00Z"/>
                <w:lang w:val="en-US"/>
              </w:rPr>
            </w:pPr>
          </w:p>
        </w:tc>
        <w:tc>
          <w:tcPr>
            <w:tcW w:w="251" w:type="pct"/>
            <w:tcBorders>
              <w:top w:val="single" w:sz="4" w:space="0" w:color="auto"/>
              <w:left w:val="nil"/>
              <w:bottom w:val="single" w:sz="4" w:space="0" w:color="auto"/>
              <w:right w:val="single" w:sz="4" w:space="0" w:color="auto"/>
            </w:tcBorders>
            <w:vAlign w:val="center"/>
          </w:tcPr>
          <w:p w14:paraId="3AAC9B40" w14:textId="77777777" w:rsidR="00C56E47" w:rsidRPr="008C7800" w:rsidRDefault="00C56E47" w:rsidP="00F147E0">
            <w:pPr>
              <w:pStyle w:val="Table-Text-Centered"/>
              <w:widowControl w:val="0"/>
              <w:rPr>
                <w:ins w:id="3302" w:author="Marmol, Dominika Klaudia" w:date="2026-06-08T11:41:00Z"/>
                <w:lang w:val="en-US"/>
              </w:rPr>
            </w:pPr>
          </w:p>
        </w:tc>
        <w:tc>
          <w:tcPr>
            <w:tcW w:w="251" w:type="pct"/>
            <w:tcBorders>
              <w:top w:val="single" w:sz="4" w:space="0" w:color="auto"/>
              <w:left w:val="nil"/>
              <w:bottom w:val="single" w:sz="4" w:space="0" w:color="auto"/>
              <w:right w:val="single" w:sz="4" w:space="0" w:color="auto"/>
            </w:tcBorders>
            <w:vAlign w:val="center"/>
          </w:tcPr>
          <w:p w14:paraId="0ACCCBDB" w14:textId="77777777" w:rsidR="00C56E47" w:rsidRPr="008C7800" w:rsidRDefault="00C56E47" w:rsidP="00F147E0">
            <w:pPr>
              <w:pStyle w:val="Table-Text-Centered"/>
              <w:widowControl w:val="0"/>
              <w:rPr>
                <w:ins w:id="3303" w:author="Marmol, Dominika Klaudia" w:date="2026-06-08T11:41:00Z"/>
                <w:lang w:val="en-US"/>
              </w:rPr>
            </w:pPr>
          </w:p>
        </w:tc>
        <w:tc>
          <w:tcPr>
            <w:tcW w:w="252" w:type="pct"/>
            <w:tcBorders>
              <w:top w:val="single" w:sz="4" w:space="0" w:color="auto"/>
              <w:left w:val="nil"/>
              <w:bottom w:val="single" w:sz="4" w:space="0" w:color="auto"/>
              <w:right w:val="single" w:sz="4" w:space="0" w:color="auto"/>
            </w:tcBorders>
            <w:vAlign w:val="center"/>
          </w:tcPr>
          <w:p w14:paraId="6DB54FB8" w14:textId="77777777" w:rsidR="00C56E47" w:rsidRPr="008C7800" w:rsidRDefault="00C56E47" w:rsidP="00F147E0">
            <w:pPr>
              <w:pStyle w:val="Table-Text-Centered"/>
              <w:widowControl w:val="0"/>
              <w:rPr>
                <w:ins w:id="3304" w:author="Marmol, Dominika Klaudia" w:date="2026-06-08T11:41:00Z"/>
                <w:lang w:val="en-US"/>
              </w:rPr>
            </w:pPr>
          </w:p>
        </w:tc>
        <w:tc>
          <w:tcPr>
            <w:tcW w:w="502" w:type="pct"/>
            <w:tcBorders>
              <w:top w:val="single" w:sz="4" w:space="0" w:color="auto"/>
              <w:left w:val="nil"/>
              <w:bottom w:val="single" w:sz="4" w:space="0" w:color="auto"/>
              <w:right w:val="single" w:sz="4" w:space="0" w:color="auto"/>
            </w:tcBorders>
            <w:vAlign w:val="center"/>
          </w:tcPr>
          <w:p w14:paraId="5FC04AC4" w14:textId="77777777" w:rsidR="00C56E47" w:rsidRPr="008C7800" w:rsidRDefault="00C56E47" w:rsidP="00F147E0">
            <w:pPr>
              <w:pStyle w:val="Table-Text-Centered"/>
              <w:widowControl w:val="0"/>
              <w:rPr>
                <w:ins w:id="3305" w:author="Marmol, Dominika Klaudia" w:date="2026-06-08T11:41:00Z"/>
                <w:lang w:val="en-US"/>
              </w:rPr>
            </w:pPr>
          </w:p>
        </w:tc>
        <w:tc>
          <w:tcPr>
            <w:tcW w:w="454" w:type="pct"/>
            <w:tcBorders>
              <w:top w:val="single" w:sz="4" w:space="0" w:color="auto"/>
              <w:left w:val="nil"/>
              <w:bottom w:val="single" w:sz="4" w:space="0" w:color="auto"/>
              <w:right w:val="single" w:sz="4" w:space="0" w:color="auto"/>
            </w:tcBorders>
            <w:vAlign w:val="center"/>
          </w:tcPr>
          <w:p w14:paraId="6F012408" w14:textId="77777777" w:rsidR="00C56E47" w:rsidRPr="008C7800" w:rsidRDefault="00C56E47" w:rsidP="00F147E0">
            <w:pPr>
              <w:pStyle w:val="Table-Text-Centered"/>
              <w:widowControl w:val="0"/>
              <w:rPr>
                <w:ins w:id="3306" w:author="Marmol, Dominika Klaudia" w:date="2026-06-08T11:41:00Z"/>
              </w:rPr>
            </w:pPr>
          </w:p>
        </w:tc>
        <w:tc>
          <w:tcPr>
            <w:tcW w:w="350" w:type="pct"/>
            <w:tcBorders>
              <w:top w:val="single" w:sz="4" w:space="0" w:color="auto"/>
              <w:left w:val="single" w:sz="4" w:space="0" w:color="auto"/>
              <w:bottom w:val="single" w:sz="4" w:space="0" w:color="auto"/>
              <w:right w:val="single" w:sz="4" w:space="0" w:color="auto"/>
            </w:tcBorders>
            <w:vAlign w:val="center"/>
          </w:tcPr>
          <w:p w14:paraId="19D03727" w14:textId="77777777" w:rsidR="00C56E47" w:rsidRPr="008C7800" w:rsidRDefault="00C56E47" w:rsidP="00F147E0">
            <w:pPr>
              <w:pStyle w:val="Table-Text-Centered"/>
              <w:widowControl w:val="0"/>
              <w:rPr>
                <w:ins w:id="3307" w:author="Marmol, Dominika Klaudia" w:date="2026-06-08T11:41: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63E08A8A" w14:textId="77777777" w:rsidR="00C56E47" w:rsidRPr="008C7800" w:rsidRDefault="00C56E47" w:rsidP="00F147E0">
            <w:pPr>
              <w:pStyle w:val="Table-Text-Centered"/>
              <w:widowControl w:val="0"/>
              <w:rPr>
                <w:ins w:id="3308" w:author="Marmol, Dominika Klaudia" w:date="2026-06-08T11:41:00Z"/>
                <w:lang w:val="en-US"/>
              </w:rPr>
            </w:pPr>
          </w:p>
        </w:tc>
        <w:tc>
          <w:tcPr>
            <w:tcW w:w="377" w:type="pct"/>
            <w:tcBorders>
              <w:top w:val="single" w:sz="4" w:space="0" w:color="auto"/>
              <w:left w:val="nil"/>
              <w:bottom w:val="single" w:sz="4" w:space="0" w:color="auto"/>
              <w:right w:val="single" w:sz="4" w:space="0" w:color="auto"/>
            </w:tcBorders>
            <w:vAlign w:val="center"/>
          </w:tcPr>
          <w:p w14:paraId="382FB2E4" w14:textId="77777777" w:rsidR="00C56E47" w:rsidRPr="008C7800" w:rsidRDefault="00C56E47" w:rsidP="00F147E0">
            <w:pPr>
              <w:pStyle w:val="Table-Text-Centered"/>
              <w:widowControl w:val="0"/>
              <w:rPr>
                <w:ins w:id="3309" w:author="Marmol, Dominika Klaudia" w:date="2026-06-08T11:41:00Z"/>
                <w:lang w:val="en-US"/>
              </w:rPr>
            </w:pPr>
          </w:p>
        </w:tc>
      </w:tr>
      <w:tr w:rsidR="008F5115" w14:paraId="0844D307" w14:textId="77777777" w:rsidTr="00F147E0">
        <w:trPr>
          <w:trHeight w:val="284"/>
          <w:jc w:val="center"/>
          <w:ins w:id="3310" w:author="Marmol, Dominika Klaudia" w:date="2026-06-08T11:41:00Z"/>
        </w:trPr>
        <w:tc>
          <w:tcPr>
            <w:tcW w:w="1152" w:type="pct"/>
            <w:tcBorders>
              <w:top w:val="single" w:sz="4" w:space="0" w:color="auto"/>
              <w:left w:val="single" w:sz="4" w:space="0" w:color="auto"/>
              <w:bottom w:val="single" w:sz="4" w:space="0" w:color="auto"/>
              <w:right w:val="single" w:sz="4" w:space="0" w:color="auto"/>
            </w:tcBorders>
            <w:vAlign w:val="center"/>
          </w:tcPr>
          <w:p w14:paraId="14400F5F" w14:textId="77777777" w:rsidR="00C56E47" w:rsidRPr="008C7800" w:rsidRDefault="00E27C57" w:rsidP="00F147E0">
            <w:pPr>
              <w:pStyle w:val="Table-Text-Left"/>
              <w:widowControl w:val="0"/>
              <w:rPr>
                <w:ins w:id="3311" w:author="Marmol, Dominika Klaudia" w:date="2026-06-08T11:41:00Z"/>
                <w:vertAlign w:val="superscript"/>
                <w:lang w:val="en-US"/>
              </w:rPr>
            </w:pPr>
            <w:ins w:id="3312" w:author="Marmol, Dominika Klaudia" w:date="2026-06-08T11:41:00Z">
              <w:r w:rsidRPr="008C7800">
                <w:rPr>
                  <w:lang w:val="en-US"/>
                </w:rPr>
                <w:t>Full physical examination</w:t>
              </w:r>
            </w:ins>
          </w:p>
        </w:tc>
        <w:tc>
          <w:tcPr>
            <w:tcW w:w="501" w:type="pct"/>
            <w:tcBorders>
              <w:top w:val="single" w:sz="4" w:space="0" w:color="auto"/>
              <w:left w:val="nil"/>
              <w:bottom w:val="single" w:sz="4" w:space="0" w:color="auto"/>
              <w:right w:val="single" w:sz="4" w:space="0" w:color="auto"/>
            </w:tcBorders>
            <w:vAlign w:val="center"/>
          </w:tcPr>
          <w:p w14:paraId="789A5D97" w14:textId="77777777" w:rsidR="00C56E47" w:rsidRPr="008C7800" w:rsidRDefault="00E27C57" w:rsidP="00F147E0">
            <w:pPr>
              <w:pStyle w:val="Table-Text-Centered"/>
              <w:widowControl w:val="0"/>
              <w:rPr>
                <w:ins w:id="3313" w:author="Marmol, Dominika Klaudia" w:date="2026-06-08T11:41:00Z"/>
                <w:lang w:val="en-US"/>
              </w:rPr>
            </w:pPr>
            <w:ins w:id="3314" w:author="Marmol, Dominika Klaudia" w:date="2026-06-08T11:41: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55055EE4" w14:textId="77777777" w:rsidR="00C56E47" w:rsidRPr="008C7800" w:rsidRDefault="00C56E47" w:rsidP="00F147E0">
            <w:pPr>
              <w:pStyle w:val="Table-Text-Centered"/>
              <w:widowControl w:val="0"/>
              <w:rPr>
                <w:ins w:id="3315" w:author="Marmol, Dominika Klaudia" w:date="2026-06-08T11:41:00Z"/>
                <w:lang w:val="en-US"/>
              </w:rPr>
            </w:pPr>
          </w:p>
        </w:tc>
        <w:tc>
          <w:tcPr>
            <w:tcW w:w="251" w:type="pct"/>
            <w:tcBorders>
              <w:top w:val="single" w:sz="4" w:space="0" w:color="auto"/>
              <w:left w:val="nil"/>
              <w:bottom w:val="single" w:sz="4" w:space="0" w:color="auto"/>
              <w:right w:val="single" w:sz="4" w:space="0" w:color="auto"/>
            </w:tcBorders>
            <w:vAlign w:val="center"/>
          </w:tcPr>
          <w:p w14:paraId="4A16468A" w14:textId="77777777" w:rsidR="00C56E47" w:rsidRPr="008C7800" w:rsidRDefault="00C56E47" w:rsidP="00F147E0">
            <w:pPr>
              <w:pStyle w:val="Table-Text-Centered"/>
              <w:widowControl w:val="0"/>
              <w:rPr>
                <w:ins w:id="3316" w:author="Marmol, Dominika Klaudia" w:date="2026-06-08T11:41:00Z"/>
                <w:lang w:val="en-US"/>
              </w:rPr>
            </w:pPr>
          </w:p>
        </w:tc>
        <w:tc>
          <w:tcPr>
            <w:tcW w:w="251" w:type="pct"/>
            <w:tcBorders>
              <w:top w:val="single" w:sz="4" w:space="0" w:color="auto"/>
              <w:left w:val="nil"/>
              <w:bottom w:val="single" w:sz="4" w:space="0" w:color="auto"/>
              <w:right w:val="single" w:sz="4" w:space="0" w:color="auto"/>
            </w:tcBorders>
            <w:vAlign w:val="center"/>
          </w:tcPr>
          <w:p w14:paraId="539D03AF" w14:textId="77777777" w:rsidR="00C56E47" w:rsidRPr="008C7800" w:rsidRDefault="00C56E47" w:rsidP="00F147E0">
            <w:pPr>
              <w:pStyle w:val="Table-Text-Centered"/>
              <w:widowControl w:val="0"/>
              <w:rPr>
                <w:ins w:id="3317" w:author="Marmol, Dominika Klaudia" w:date="2026-06-08T11:41:00Z"/>
                <w:lang w:val="en-US"/>
              </w:rPr>
            </w:pPr>
          </w:p>
        </w:tc>
        <w:tc>
          <w:tcPr>
            <w:tcW w:w="251" w:type="pct"/>
            <w:tcBorders>
              <w:top w:val="single" w:sz="4" w:space="0" w:color="auto"/>
              <w:left w:val="nil"/>
              <w:bottom w:val="single" w:sz="4" w:space="0" w:color="auto"/>
              <w:right w:val="single" w:sz="4" w:space="0" w:color="auto"/>
            </w:tcBorders>
            <w:vAlign w:val="center"/>
          </w:tcPr>
          <w:p w14:paraId="49A32B76" w14:textId="77777777" w:rsidR="00C56E47" w:rsidRPr="008C7800" w:rsidRDefault="00C56E47" w:rsidP="00F147E0">
            <w:pPr>
              <w:pStyle w:val="Table-Text-Centered"/>
              <w:widowControl w:val="0"/>
              <w:rPr>
                <w:ins w:id="3318" w:author="Marmol, Dominika Klaudia" w:date="2026-06-08T11:41:00Z"/>
                <w:lang w:val="en-US"/>
              </w:rPr>
            </w:pPr>
          </w:p>
        </w:tc>
        <w:tc>
          <w:tcPr>
            <w:tcW w:w="252" w:type="pct"/>
            <w:tcBorders>
              <w:top w:val="single" w:sz="4" w:space="0" w:color="auto"/>
              <w:left w:val="nil"/>
              <w:bottom w:val="single" w:sz="4" w:space="0" w:color="auto"/>
              <w:right w:val="single" w:sz="4" w:space="0" w:color="auto"/>
            </w:tcBorders>
            <w:vAlign w:val="center"/>
          </w:tcPr>
          <w:p w14:paraId="13C7345F" w14:textId="77777777" w:rsidR="00C56E47" w:rsidRPr="008C7800" w:rsidRDefault="00C56E47" w:rsidP="00F147E0">
            <w:pPr>
              <w:pStyle w:val="Table-Text-Centered"/>
              <w:widowControl w:val="0"/>
              <w:rPr>
                <w:ins w:id="3319" w:author="Marmol, Dominika Klaudia" w:date="2026-06-08T11:41:00Z"/>
                <w:lang w:val="en-US"/>
              </w:rPr>
            </w:pPr>
          </w:p>
        </w:tc>
        <w:tc>
          <w:tcPr>
            <w:tcW w:w="502" w:type="pct"/>
            <w:tcBorders>
              <w:top w:val="single" w:sz="4" w:space="0" w:color="auto"/>
              <w:left w:val="nil"/>
              <w:bottom w:val="single" w:sz="4" w:space="0" w:color="auto"/>
              <w:right w:val="single" w:sz="4" w:space="0" w:color="auto"/>
            </w:tcBorders>
            <w:vAlign w:val="center"/>
          </w:tcPr>
          <w:p w14:paraId="5C30E691" w14:textId="77777777" w:rsidR="00C56E47" w:rsidRPr="008C7800" w:rsidRDefault="00C56E47" w:rsidP="00F147E0">
            <w:pPr>
              <w:pStyle w:val="Table-Text-Centered"/>
              <w:widowControl w:val="0"/>
              <w:rPr>
                <w:ins w:id="3320" w:author="Marmol, Dominika Klaudia" w:date="2026-06-08T11:41:00Z"/>
                <w:lang w:val="en-US"/>
              </w:rPr>
            </w:pPr>
          </w:p>
        </w:tc>
        <w:tc>
          <w:tcPr>
            <w:tcW w:w="454" w:type="pct"/>
            <w:tcBorders>
              <w:top w:val="single" w:sz="4" w:space="0" w:color="auto"/>
              <w:left w:val="nil"/>
              <w:bottom w:val="single" w:sz="4" w:space="0" w:color="auto"/>
              <w:right w:val="single" w:sz="4" w:space="0" w:color="auto"/>
            </w:tcBorders>
            <w:vAlign w:val="center"/>
          </w:tcPr>
          <w:p w14:paraId="5B0A4282" w14:textId="77777777" w:rsidR="00C56E47" w:rsidRPr="008C7800" w:rsidRDefault="00C56E47" w:rsidP="00F147E0">
            <w:pPr>
              <w:pStyle w:val="Table-Text-Centered"/>
              <w:widowControl w:val="0"/>
              <w:rPr>
                <w:ins w:id="3321" w:author="Marmol, Dominika Klaudia" w:date="2026-06-08T11:41:00Z"/>
              </w:rPr>
            </w:pPr>
          </w:p>
        </w:tc>
        <w:tc>
          <w:tcPr>
            <w:tcW w:w="350" w:type="pct"/>
            <w:tcBorders>
              <w:top w:val="single" w:sz="4" w:space="0" w:color="auto"/>
              <w:left w:val="single" w:sz="4" w:space="0" w:color="auto"/>
              <w:bottom w:val="single" w:sz="4" w:space="0" w:color="auto"/>
              <w:right w:val="single" w:sz="4" w:space="0" w:color="auto"/>
            </w:tcBorders>
            <w:vAlign w:val="center"/>
          </w:tcPr>
          <w:p w14:paraId="33A65C67" w14:textId="77777777" w:rsidR="00C56E47" w:rsidRPr="008C7800" w:rsidRDefault="00C56E47" w:rsidP="00F147E0">
            <w:pPr>
              <w:pStyle w:val="Table-Text-Centered"/>
              <w:widowControl w:val="0"/>
              <w:rPr>
                <w:ins w:id="3322" w:author="Marmol, Dominika Klaudia" w:date="2026-06-08T11:41: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1033B9D5" w14:textId="77777777" w:rsidR="00C56E47" w:rsidRPr="008C7800" w:rsidRDefault="00C56E47" w:rsidP="00F147E0">
            <w:pPr>
              <w:pStyle w:val="Table-Text-Centered"/>
              <w:widowControl w:val="0"/>
              <w:rPr>
                <w:ins w:id="3323" w:author="Marmol, Dominika Klaudia" w:date="2026-06-08T11:41:00Z"/>
                <w:lang w:val="en-US"/>
              </w:rPr>
            </w:pPr>
          </w:p>
        </w:tc>
        <w:tc>
          <w:tcPr>
            <w:tcW w:w="377" w:type="pct"/>
            <w:tcBorders>
              <w:top w:val="single" w:sz="4" w:space="0" w:color="auto"/>
              <w:left w:val="nil"/>
              <w:bottom w:val="single" w:sz="4" w:space="0" w:color="auto"/>
              <w:right w:val="single" w:sz="4" w:space="0" w:color="auto"/>
            </w:tcBorders>
            <w:vAlign w:val="center"/>
          </w:tcPr>
          <w:p w14:paraId="2B6CCEC3" w14:textId="77777777" w:rsidR="00C56E47" w:rsidRPr="008C7800" w:rsidRDefault="00C56E47" w:rsidP="00F147E0">
            <w:pPr>
              <w:pStyle w:val="Table-Text-Centered"/>
              <w:widowControl w:val="0"/>
              <w:rPr>
                <w:ins w:id="3324" w:author="Marmol, Dominika Klaudia" w:date="2026-06-08T11:41:00Z"/>
                <w:lang w:val="en-US"/>
              </w:rPr>
            </w:pPr>
          </w:p>
        </w:tc>
      </w:tr>
      <w:tr w:rsidR="008F5115" w14:paraId="13BF8DD3" w14:textId="77777777" w:rsidTr="00F147E0">
        <w:trPr>
          <w:trHeight w:val="284"/>
          <w:jc w:val="center"/>
          <w:ins w:id="3325" w:author="Marmol, Dominika Klaudia" w:date="2026-06-08T11:41:00Z"/>
        </w:trPr>
        <w:tc>
          <w:tcPr>
            <w:tcW w:w="1152" w:type="pct"/>
            <w:tcBorders>
              <w:top w:val="single" w:sz="4" w:space="0" w:color="auto"/>
              <w:left w:val="single" w:sz="4" w:space="0" w:color="auto"/>
              <w:bottom w:val="single" w:sz="4" w:space="0" w:color="auto"/>
              <w:right w:val="single" w:sz="4" w:space="0" w:color="auto"/>
            </w:tcBorders>
            <w:vAlign w:val="center"/>
          </w:tcPr>
          <w:p w14:paraId="53607242" w14:textId="77777777" w:rsidR="00C56E47" w:rsidRPr="008C7800" w:rsidRDefault="00E27C57" w:rsidP="00F147E0">
            <w:pPr>
              <w:pStyle w:val="Table-Text-Left"/>
              <w:widowControl w:val="0"/>
              <w:rPr>
                <w:ins w:id="3326" w:author="Marmol, Dominika Klaudia" w:date="2026-06-08T11:41:00Z"/>
                <w:vertAlign w:val="superscript"/>
                <w:lang w:val="en-US"/>
              </w:rPr>
            </w:pPr>
            <w:ins w:id="3327" w:author="Marmol, Dominika Klaudia" w:date="2026-06-08T11:41:00Z">
              <w:r w:rsidRPr="008C7800">
                <w:rPr>
                  <w:lang w:val="en-US"/>
                </w:rPr>
                <w:t>Symptom-directed physical examination </w:t>
              </w:r>
              <w:r w:rsidRPr="008C7800">
                <w:rPr>
                  <w:sz w:val="22"/>
                  <w:vertAlign w:val="superscript"/>
                  <w:lang w:val="en-US"/>
                </w:rPr>
                <w:t>g</w:t>
              </w:r>
            </w:ins>
          </w:p>
        </w:tc>
        <w:tc>
          <w:tcPr>
            <w:tcW w:w="501" w:type="pct"/>
            <w:tcBorders>
              <w:top w:val="single" w:sz="4" w:space="0" w:color="auto"/>
              <w:left w:val="nil"/>
              <w:bottom w:val="single" w:sz="4" w:space="0" w:color="auto"/>
              <w:right w:val="single" w:sz="4" w:space="0" w:color="auto"/>
            </w:tcBorders>
            <w:vAlign w:val="center"/>
          </w:tcPr>
          <w:p w14:paraId="360C2917" w14:textId="77777777" w:rsidR="00C56E47" w:rsidRPr="008C7800" w:rsidRDefault="00C56E47" w:rsidP="00F147E0">
            <w:pPr>
              <w:pStyle w:val="Table-Text-Centered"/>
              <w:widowControl w:val="0"/>
              <w:rPr>
                <w:ins w:id="3328" w:author="Marmol, Dominika Klaudia" w:date="2026-06-08T11:41:00Z"/>
                <w:lang w:val="en-US"/>
              </w:rPr>
            </w:pPr>
          </w:p>
        </w:tc>
        <w:tc>
          <w:tcPr>
            <w:tcW w:w="251" w:type="pct"/>
            <w:tcBorders>
              <w:top w:val="single" w:sz="4" w:space="0" w:color="auto"/>
              <w:left w:val="nil"/>
              <w:bottom w:val="single" w:sz="4" w:space="0" w:color="auto"/>
              <w:right w:val="single" w:sz="4" w:space="0" w:color="auto"/>
            </w:tcBorders>
            <w:vAlign w:val="center"/>
          </w:tcPr>
          <w:p w14:paraId="0B912C67" w14:textId="77777777" w:rsidR="00C56E47" w:rsidRPr="008C7800" w:rsidRDefault="00E27C57" w:rsidP="00F147E0">
            <w:pPr>
              <w:pStyle w:val="Table-Text-Centered"/>
              <w:widowControl w:val="0"/>
              <w:rPr>
                <w:ins w:id="3329" w:author="Marmol, Dominika Klaudia" w:date="2026-06-08T11:41:00Z"/>
                <w:lang w:val="en-US"/>
              </w:rPr>
            </w:pPr>
            <w:ins w:id="3330" w:author="Marmol, Dominika Klaudia" w:date="2026-06-08T11:41: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5B61251D" w14:textId="77777777" w:rsidR="00C56E47" w:rsidRPr="008C7800" w:rsidRDefault="00E27C57" w:rsidP="00F147E0">
            <w:pPr>
              <w:pStyle w:val="Table-Text-Centered"/>
              <w:widowControl w:val="0"/>
              <w:rPr>
                <w:ins w:id="3331" w:author="Marmol, Dominika Klaudia" w:date="2026-06-08T11:41:00Z"/>
                <w:lang w:val="en-US"/>
              </w:rPr>
            </w:pPr>
            <w:ins w:id="3332" w:author="Marmol, Dominika Klaudia" w:date="2026-06-08T11:41: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38D99E21" w14:textId="77777777" w:rsidR="00C56E47" w:rsidRPr="008C7800" w:rsidRDefault="00E27C57" w:rsidP="00F147E0">
            <w:pPr>
              <w:pStyle w:val="Table-Text-Centered"/>
              <w:widowControl w:val="0"/>
              <w:rPr>
                <w:ins w:id="3333" w:author="Marmol, Dominika Klaudia" w:date="2026-06-08T11:41:00Z"/>
                <w:lang w:val="en-US"/>
              </w:rPr>
            </w:pPr>
            <w:ins w:id="3334" w:author="Marmol, Dominika Klaudia" w:date="2026-06-08T11:41: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0F94349A" w14:textId="77777777" w:rsidR="00C56E47" w:rsidRPr="008C7800" w:rsidRDefault="00E27C57" w:rsidP="00F147E0">
            <w:pPr>
              <w:pStyle w:val="Table-Text-Centered"/>
              <w:widowControl w:val="0"/>
              <w:rPr>
                <w:ins w:id="3335" w:author="Marmol, Dominika Klaudia" w:date="2026-06-08T11:41:00Z"/>
                <w:lang w:val="en-US"/>
              </w:rPr>
            </w:pPr>
            <w:ins w:id="3336" w:author="Marmol, Dominika Klaudia" w:date="2026-06-08T11:41:00Z">
              <w:r w:rsidRPr="008C7800">
                <w:rPr>
                  <w:lang w:val="en-US"/>
                </w:rPr>
                <w:t>X</w:t>
              </w:r>
            </w:ins>
          </w:p>
        </w:tc>
        <w:tc>
          <w:tcPr>
            <w:tcW w:w="252" w:type="pct"/>
            <w:tcBorders>
              <w:top w:val="single" w:sz="4" w:space="0" w:color="auto"/>
              <w:left w:val="nil"/>
              <w:bottom w:val="single" w:sz="4" w:space="0" w:color="auto"/>
              <w:right w:val="single" w:sz="4" w:space="0" w:color="auto"/>
            </w:tcBorders>
            <w:vAlign w:val="center"/>
          </w:tcPr>
          <w:p w14:paraId="43B2BEE7" w14:textId="77777777" w:rsidR="00C56E47" w:rsidRPr="008C7800" w:rsidRDefault="00E27C57" w:rsidP="00F147E0">
            <w:pPr>
              <w:pStyle w:val="Table-Text-Centered"/>
              <w:widowControl w:val="0"/>
              <w:rPr>
                <w:ins w:id="3337" w:author="Marmol, Dominika Klaudia" w:date="2026-06-08T11:41:00Z"/>
                <w:lang w:val="en-US"/>
              </w:rPr>
            </w:pPr>
            <w:ins w:id="3338" w:author="Marmol, Dominika Klaudia" w:date="2026-06-08T11:41:00Z">
              <w:r w:rsidRPr="008C7800">
                <w:rPr>
                  <w:lang w:val="en-US"/>
                </w:rPr>
                <w:t>X</w:t>
              </w:r>
            </w:ins>
          </w:p>
        </w:tc>
        <w:tc>
          <w:tcPr>
            <w:tcW w:w="502" w:type="pct"/>
            <w:tcBorders>
              <w:top w:val="single" w:sz="4" w:space="0" w:color="auto"/>
              <w:left w:val="nil"/>
              <w:bottom w:val="single" w:sz="4" w:space="0" w:color="auto"/>
              <w:right w:val="single" w:sz="4" w:space="0" w:color="auto"/>
            </w:tcBorders>
            <w:vAlign w:val="center"/>
          </w:tcPr>
          <w:p w14:paraId="3B527E48" w14:textId="77777777" w:rsidR="00C56E47" w:rsidRPr="008C7800" w:rsidRDefault="00E27C57" w:rsidP="00F147E0">
            <w:pPr>
              <w:pStyle w:val="Table-Text-Centered"/>
              <w:widowControl w:val="0"/>
              <w:rPr>
                <w:ins w:id="3339" w:author="Marmol, Dominika Klaudia" w:date="2026-06-08T11:41:00Z"/>
                <w:lang w:val="en-US"/>
              </w:rPr>
            </w:pPr>
            <w:ins w:id="3340" w:author="Marmol, Dominika Klaudia" w:date="2026-06-08T11:41:00Z">
              <w:r w:rsidRPr="008C7800">
                <w:rPr>
                  <w:lang w:val="en-US"/>
                </w:rPr>
                <w:t>X</w:t>
              </w:r>
            </w:ins>
          </w:p>
        </w:tc>
        <w:tc>
          <w:tcPr>
            <w:tcW w:w="454" w:type="pct"/>
            <w:tcBorders>
              <w:top w:val="single" w:sz="4" w:space="0" w:color="auto"/>
              <w:left w:val="nil"/>
              <w:bottom w:val="single" w:sz="4" w:space="0" w:color="auto"/>
              <w:right w:val="single" w:sz="4" w:space="0" w:color="auto"/>
            </w:tcBorders>
            <w:vAlign w:val="center"/>
          </w:tcPr>
          <w:p w14:paraId="66C36C3E" w14:textId="77777777" w:rsidR="00C56E47" w:rsidRPr="008C7800" w:rsidRDefault="00E27C57" w:rsidP="00F147E0">
            <w:pPr>
              <w:pStyle w:val="Table-Text-Centered"/>
              <w:widowControl w:val="0"/>
              <w:rPr>
                <w:ins w:id="3341" w:author="Marmol, Dominika Klaudia" w:date="2026-06-08T11:41:00Z"/>
              </w:rPr>
            </w:pPr>
            <w:ins w:id="3342" w:author="Marmol, Dominika Klaudia" w:date="2026-06-08T11:41:00Z">
              <w:r w:rsidRPr="008C7800">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721C696D" w14:textId="77777777" w:rsidR="00C56E47" w:rsidRPr="008C7800" w:rsidRDefault="00E27C57" w:rsidP="00F147E0">
            <w:pPr>
              <w:pStyle w:val="Table-Text-Centered"/>
              <w:widowControl w:val="0"/>
              <w:rPr>
                <w:ins w:id="3343" w:author="Marmol, Dominika Klaudia" w:date="2026-06-08T11:41:00Z"/>
                <w:lang w:val="en-US"/>
              </w:rPr>
            </w:pPr>
            <w:ins w:id="3344" w:author="Marmol, Dominika Klaudia" w:date="2026-06-08T11:41:00Z">
              <w:r w:rsidRPr="008C7800">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470571CF" w14:textId="77777777" w:rsidR="00C56E47" w:rsidRPr="008C7800" w:rsidRDefault="00E27C57" w:rsidP="00F147E0">
            <w:pPr>
              <w:pStyle w:val="Table-Text-Centered"/>
              <w:widowControl w:val="0"/>
              <w:rPr>
                <w:ins w:id="3345" w:author="Marmol, Dominika Klaudia" w:date="2026-06-08T11:41:00Z"/>
                <w:lang w:val="en-US"/>
              </w:rPr>
            </w:pPr>
            <w:ins w:id="3346" w:author="Marmol, Dominika Klaudia" w:date="2026-06-08T11:41:00Z">
              <w:r w:rsidRPr="008C7800">
                <w:rPr>
                  <w:lang w:val="en-US"/>
                </w:rPr>
                <w:t>X</w:t>
              </w:r>
            </w:ins>
          </w:p>
        </w:tc>
        <w:tc>
          <w:tcPr>
            <w:tcW w:w="377" w:type="pct"/>
            <w:tcBorders>
              <w:top w:val="single" w:sz="4" w:space="0" w:color="auto"/>
              <w:left w:val="nil"/>
              <w:bottom w:val="single" w:sz="4" w:space="0" w:color="auto"/>
              <w:right w:val="single" w:sz="4" w:space="0" w:color="auto"/>
            </w:tcBorders>
            <w:vAlign w:val="center"/>
          </w:tcPr>
          <w:p w14:paraId="36EBEBBD" w14:textId="77777777" w:rsidR="00C56E47" w:rsidRPr="008C7800" w:rsidRDefault="00C56E47" w:rsidP="00F147E0">
            <w:pPr>
              <w:pStyle w:val="Table-Text-Centered"/>
              <w:widowControl w:val="0"/>
              <w:rPr>
                <w:ins w:id="3347" w:author="Marmol, Dominika Klaudia" w:date="2026-06-08T11:41:00Z"/>
                <w:lang w:val="en-US"/>
              </w:rPr>
            </w:pPr>
          </w:p>
        </w:tc>
      </w:tr>
      <w:tr w:rsidR="008F5115" w14:paraId="71E63E2D" w14:textId="77777777" w:rsidTr="00F147E0">
        <w:trPr>
          <w:trHeight w:val="284"/>
          <w:jc w:val="center"/>
          <w:ins w:id="3348" w:author="Marmol, Dominika Klaudia" w:date="2026-06-08T11:41:00Z"/>
        </w:trPr>
        <w:tc>
          <w:tcPr>
            <w:tcW w:w="1152" w:type="pct"/>
            <w:tcBorders>
              <w:top w:val="single" w:sz="4" w:space="0" w:color="auto"/>
              <w:left w:val="single" w:sz="4" w:space="0" w:color="auto"/>
              <w:bottom w:val="single" w:sz="4" w:space="0" w:color="auto"/>
              <w:right w:val="single" w:sz="4" w:space="0" w:color="auto"/>
            </w:tcBorders>
            <w:vAlign w:val="center"/>
          </w:tcPr>
          <w:p w14:paraId="36B09B2A" w14:textId="77777777" w:rsidR="00C56E47" w:rsidRPr="008C7800" w:rsidRDefault="00E27C57" w:rsidP="00F147E0">
            <w:pPr>
              <w:pStyle w:val="Table-Text-Left"/>
              <w:widowControl w:val="0"/>
              <w:rPr>
                <w:ins w:id="3349" w:author="Marmol, Dominika Klaudia" w:date="2026-06-08T11:41:00Z"/>
                <w:lang w:val="en-US"/>
              </w:rPr>
            </w:pPr>
            <w:ins w:id="3350" w:author="Marmol, Dominika Klaudia" w:date="2026-06-08T11:41:00Z">
              <w:r w:rsidRPr="008C7800">
                <w:rPr>
                  <w:lang w:val="en-US"/>
                </w:rPr>
                <w:t>Height</w:t>
              </w:r>
            </w:ins>
          </w:p>
        </w:tc>
        <w:tc>
          <w:tcPr>
            <w:tcW w:w="501" w:type="pct"/>
            <w:tcBorders>
              <w:top w:val="single" w:sz="4" w:space="0" w:color="auto"/>
              <w:left w:val="nil"/>
              <w:bottom w:val="single" w:sz="4" w:space="0" w:color="auto"/>
              <w:right w:val="single" w:sz="4" w:space="0" w:color="auto"/>
            </w:tcBorders>
            <w:vAlign w:val="center"/>
          </w:tcPr>
          <w:p w14:paraId="303D66FC" w14:textId="77777777" w:rsidR="00C56E47" w:rsidRPr="008C7800" w:rsidRDefault="00E27C57" w:rsidP="00F147E0">
            <w:pPr>
              <w:pStyle w:val="Table-Text-Centered"/>
              <w:widowControl w:val="0"/>
              <w:rPr>
                <w:ins w:id="3351" w:author="Marmol, Dominika Klaudia" w:date="2026-06-08T11:41:00Z"/>
                <w:lang w:val="en-US"/>
              </w:rPr>
            </w:pPr>
            <w:ins w:id="3352" w:author="Marmol, Dominika Klaudia" w:date="2026-06-08T11:41: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3EA4AB63" w14:textId="77777777" w:rsidR="00C56E47" w:rsidRPr="008C7800" w:rsidRDefault="00C56E47" w:rsidP="00F147E0">
            <w:pPr>
              <w:pStyle w:val="Table-Text-Centered"/>
              <w:widowControl w:val="0"/>
              <w:rPr>
                <w:ins w:id="3353" w:author="Marmol, Dominika Klaudia" w:date="2026-06-08T11:41:00Z"/>
                <w:lang w:val="en-US"/>
              </w:rPr>
            </w:pPr>
          </w:p>
        </w:tc>
        <w:tc>
          <w:tcPr>
            <w:tcW w:w="251" w:type="pct"/>
            <w:tcBorders>
              <w:top w:val="single" w:sz="4" w:space="0" w:color="auto"/>
              <w:left w:val="nil"/>
              <w:bottom w:val="single" w:sz="4" w:space="0" w:color="auto"/>
              <w:right w:val="single" w:sz="4" w:space="0" w:color="auto"/>
            </w:tcBorders>
            <w:vAlign w:val="center"/>
          </w:tcPr>
          <w:p w14:paraId="4E4FC6A3" w14:textId="77777777" w:rsidR="00C56E47" w:rsidRPr="008C7800" w:rsidRDefault="00C56E47" w:rsidP="00F147E0">
            <w:pPr>
              <w:pStyle w:val="Table-Text-Centered"/>
              <w:widowControl w:val="0"/>
              <w:rPr>
                <w:ins w:id="3354" w:author="Marmol, Dominika Klaudia" w:date="2026-06-08T11:41:00Z"/>
                <w:lang w:val="en-US"/>
              </w:rPr>
            </w:pPr>
          </w:p>
        </w:tc>
        <w:tc>
          <w:tcPr>
            <w:tcW w:w="251" w:type="pct"/>
            <w:tcBorders>
              <w:top w:val="single" w:sz="4" w:space="0" w:color="auto"/>
              <w:left w:val="nil"/>
              <w:bottom w:val="single" w:sz="4" w:space="0" w:color="auto"/>
              <w:right w:val="single" w:sz="4" w:space="0" w:color="auto"/>
            </w:tcBorders>
            <w:vAlign w:val="center"/>
          </w:tcPr>
          <w:p w14:paraId="6584349A" w14:textId="77777777" w:rsidR="00C56E47" w:rsidRPr="008C7800" w:rsidRDefault="00C56E47" w:rsidP="00F147E0">
            <w:pPr>
              <w:pStyle w:val="Table-Text-Centered"/>
              <w:widowControl w:val="0"/>
              <w:rPr>
                <w:ins w:id="3355" w:author="Marmol, Dominika Klaudia" w:date="2026-06-08T11:41:00Z"/>
                <w:lang w:val="en-US"/>
              </w:rPr>
            </w:pPr>
          </w:p>
        </w:tc>
        <w:tc>
          <w:tcPr>
            <w:tcW w:w="251" w:type="pct"/>
            <w:tcBorders>
              <w:top w:val="single" w:sz="4" w:space="0" w:color="auto"/>
              <w:left w:val="nil"/>
              <w:bottom w:val="single" w:sz="4" w:space="0" w:color="auto"/>
              <w:right w:val="single" w:sz="4" w:space="0" w:color="auto"/>
            </w:tcBorders>
            <w:vAlign w:val="center"/>
          </w:tcPr>
          <w:p w14:paraId="1BE2EC89" w14:textId="77777777" w:rsidR="00C56E47" w:rsidRPr="008C7800" w:rsidRDefault="00C56E47" w:rsidP="00F147E0">
            <w:pPr>
              <w:pStyle w:val="Table-Text-Centered"/>
              <w:widowControl w:val="0"/>
              <w:rPr>
                <w:ins w:id="3356" w:author="Marmol, Dominika Klaudia" w:date="2026-06-08T11:41:00Z"/>
                <w:lang w:val="en-US"/>
              </w:rPr>
            </w:pPr>
          </w:p>
        </w:tc>
        <w:tc>
          <w:tcPr>
            <w:tcW w:w="252" w:type="pct"/>
            <w:tcBorders>
              <w:top w:val="single" w:sz="4" w:space="0" w:color="auto"/>
              <w:left w:val="nil"/>
              <w:bottom w:val="single" w:sz="4" w:space="0" w:color="auto"/>
              <w:right w:val="single" w:sz="4" w:space="0" w:color="auto"/>
            </w:tcBorders>
            <w:vAlign w:val="center"/>
          </w:tcPr>
          <w:p w14:paraId="6B990F85" w14:textId="77777777" w:rsidR="00C56E47" w:rsidRPr="008C7800" w:rsidRDefault="00C56E47" w:rsidP="00F147E0">
            <w:pPr>
              <w:pStyle w:val="Table-Text-Centered"/>
              <w:widowControl w:val="0"/>
              <w:rPr>
                <w:ins w:id="3357" w:author="Marmol, Dominika Klaudia" w:date="2026-06-08T11:41:00Z"/>
                <w:lang w:val="en-US"/>
              </w:rPr>
            </w:pPr>
          </w:p>
        </w:tc>
        <w:tc>
          <w:tcPr>
            <w:tcW w:w="502" w:type="pct"/>
            <w:tcBorders>
              <w:top w:val="single" w:sz="4" w:space="0" w:color="auto"/>
              <w:left w:val="nil"/>
              <w:bottom w:val="single" w:sz="4" w:space="0" w:color="auto"/>
              <w:right w:val="single" w:sz="4" w:space="0" w:color="auto"/>
            </w:tcBorders>
            <w:vAlign w:val="center"/>
          </w:tcPr>
          <w:p w14:paraId="69F553A8" w14:textId="77777777" w:rsidR="00C56E47" w:rsidRPr="008C7800" w:rsidRDefault="00C56E47" w:rsidP="00F147E0">
            <w:pPr>
              <w:pStyle w:val="Table-Text-Centered"/>
              <w:widowControl w:val="0"/>
              <w:rPr>
                <w:ins w:id="3358" w:author="Marmol, Dominika Klaudia" w:date="2026-06-08T11:41:00Z"/>
                <w:lang w:val="en-US"/>
              </w:rPr>
            </w:pPr>
          </w:p>
        </w:tc>
        <w:tc>
          <w:tcPr>
            <w:tcW w:w="454" w:type="pct"/>
            <w:tcBorders>
              <w:top w:val="single" w:sz="4" w:space="0" w:color="auto"/>
              <w:left w:val="nil"/>
              <w:bottom w:val="single" w:sz="4" w:space="0" w:color="auto"/>
              <w:right w:val="single" w:sz="4" w:space="0" w:color="auto"/>
            </w:tcBorders>
            <w:vAlign w:val="center"/>
          </w:tcPr>
          <w:p w14:paraId="03973511" w14:textId="77777777" w:rsidR="00C56E47" w:rsidRPr="008C7800" w:rsidRDefault="00C56E47" w:rsidP="00F147E0">
            <w:pPr>
              <w:pStyle w:val="Table-Text-Centered"/>
              <w:widowControl w:val="0"/>
              <w:rPr>
                <w:ins w:id="3359" w:author="Marmol, Dominika Klaudia" w:date="2026-06-08T11:41:00Z"/>
              </w:rPr>
            </w:pPr>
          </w:p>
        </w:tc>
        <w:tc>
          <w:tcPr>
            <w:tcW w:w="350" w:type="pct"/>
            <w:tcBorders>
              <w:top w:val="single" w:sz="4" w:space="0" w:color="auto"/>
              <w:left w:val="single" w:sz="4" w:space="0" w:color="auto"/>
              <w:bottom w:val="single" w:sz="4" w:space="0" w:color="auto"/>
              <w:right w:val="single" w:sz="4" w:space="0" w:color="auto"/>
            </w:tcBorders>
            <w:vAlign w:val="center"/>
          </w:tcPr>
          <w:p w14:paraId="5ADB8944" w14:textId="77777777" w:rsidR="00C56E47" w:rsidRPr="008C7800" w:rsidRDefault="00C56E47" w:rsidP="00F147E0">
            <w:pPr>
              <w:pStyle w:val="Table-Text-Centered"/>
              <w:widowControl w:val="0"/>
              <w:rPr>
                <w:ins w:id="3360" w:author="Marmol, Dominika Klaudia" w:date="2026-06-08T11:41: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332DE978" w14:textId="77777777" w:rsidR="00C56E47" w:rsidRPr="008C7800" w:rsidRDefault="00C56E47" w:rsidP="00F147E0">
            <w:pPr>
              <w:pStyle w:val="Table-Text-Centered"/>
              <w:widowControl w:val="0"/>
              <w:rPr>
                <w:ins w:id="3361" w:author="Marmol, Dominika Klaudia" w:date="2026-06-08T11:41:00Z"/>
                <w:lang w:val="en-US"/>
              </w:rPr>
            </w:pPr>
          </w:p>
        </w:tc>
        <w:tc>
          <w:tcPr>
            <w:tcW w:w="377" w:type="pct"/>
            <w:tcBorders>
              <w:top w:val="single" w:sz="4" w:space="0" w:color="auto"/>
              <w:left w:val="nil"/>
              <w:bottom w:val="single" w:sz="4" w:space="0" w:color="auto"/>
              <w:right w:val="single" w:sz="4" w:space="0" w:color="auto"/>
            </w:tcBorders>
            <w:vAlign w:val="center"/>
          </w:tcPr>
          <w:p w14:paraId="03626C6D" w14:textId="77777777" w:rsidR="00C56E47" w:rsidRPr="008C7800" w:rsidRDefault="00C56E47" w:rsidP="00F147E0">
            <w:pPr>
              <w:pStyle w:val="Table-Text-Centered"/>
              <w:widowControl w:val="0"/>
              <w:rPr>
                <w:ins w:id="3362" w:author="Marmol, Dominika Klaudia" w:date="2026-06-08T11:41:00Z"/>
                <w:lang w:val="en-US"/>
              </w:rPr>
            </w:pPr>
          </w:p>
        </w:tc>
      </w:tr>
      <w:tr w:rsidR="008F5115" w14:paraId="763675E5" w14:textId="77777777" w:rsidTr="00F147E0">
        <w:trPr>
          <w:trHeight w:val="284"/>
          <w:jc w:val="center"/>
          <w:ins w:id="3363" w:author="Marmol, Dominika Klaudia" w:date="2026-06-08T11:41:00Z"/>
        </w:trPr>
        <w:tc>
          <w:tcPr>
            <w:tcW w:w="1152" w:type="pct"/>
            <w:tcBorders>
              <w:top w:val="single" w:sz="4" w:space="0" w:color="auto"/>
              <w:left w:val="single" w:sz="4" w:space="0" w:color="auto"/>
              <w:bottom w:val="single" w:sz="4" w:space="0" w:color="auto"/>
              <w:right w:val="single" w:sz="4" w:space="0" w:color="auto"/>
            </w:tcBorders>
            <w:vAlign w:val="center"/>
          </w:tcPr>
          <w:p w14:paraId="28EC4779" w14:textId="77777777" w:rsidR="00C56E47" w:rsidRPr="008C7800" w:rsidRDefault="00E27C57" w:rsidP="00F147E0">
            <w:pPr>
              <w:pStyle w:val="Table-Text-Left"/>
              <w:widowControl w:val="0"/>
              <w:rPr>
                <w:ins w:id="3364" w:author="Marmol, Dominika Klaudia" w:date="2026-06-08T11:41:00Z"/>
                <w:lang w:val="en-US"/>
              </w:rPr>
            </w:pPr>
            <w:ins w:id="3365" w:author="Marmol, Dominika Klaudia" w:date="2026-06-08T11:41:00Z">
              <w:r w:rsidRPr="008C7800">
                <w:rPr>
                  <w:lang w:val="en-US"/>
                </w:rPr>
                <w:t>Weight </w:t>
              </w:r>
              <w:r w:rsidRPr="008C7800">
                <w:rPr>
                  <w:sz w:val="22"/>
                  <w:vertAlign w:val="superscript"/>
                  <w:lang w:val="en-US"/>
                </w:rPr>
                <w:t>h</w:t>
              </w:r>
            </w:ins>
          </w:p>
        </w:tc>
        <w:tc>
          <w:tcPr>
            <w:tcW w:w="501" w:type="pct"/>
            <w:tcBorders>
              <w:top w:val="single" w:sz="4" w:space="0" w:color="auto"/>
              <w:left w:val="nil"/>
              <w:bottom w:val="single" w:sz="4" w:space="0" w:color="auto"/>
              <w:right w:val="single" w:sz="4" w:space="0" w:color="auto"/>
            </w:tcBorders>
            <w:vAlign w:val="center"/>
          </w:tcPr>
          <w:p w14:paraId="0B7EC201" w14:textId="77777777" w:rsidR="00C56E47" w:rsidRPr="008C7800" w:rsidRDefault="00E27C57" w:rsidP="00F147E0">
            <w:pPr>
              <w:pStyle w:val="Table-Text-Centered"/>
              <w:widowControl w:val="0"/>
              <w:rPr>
                <w:ins w:id="3366" w:author="Marmol, Dominika Klaudia" w:date="2026-06-08T11:41:00Z"/>
                <w:lang w:val="en-US"/>
              </w:rPr>
            </w:pPr>
            <w:ins w:id="3367" w:author="Marmol, Dominika Klaudia" w:date="2026-06-08T11:41: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18E55A10" w14:textId="77777777" w:rsidR="00C56E47" w:rsidRPr="008C7800" w:rsidRDefault="00E27C57" w:rsidP="00F147E0">
            <w:pPr>
              <w:pStyle w:val="Table-Text-Centered"/>
              <w:widowControl w:val="0"/>
              <w:rPr>
                <w:ins w:id="3368" w:author="Marmol, Dominika Klaudia" w:date="2026-06-08T11:41:00Z"/>
                <w:lang w:val="en-US"/>
              </w:rPr>
            </w:pPr>
            <w:ins w:id="3369" w:author="Marmol, Dominika Klaudia" w:date="2026-06-08T11:41: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31BCC60B" w14:textId="77777777" w:rsidR="00C56E47" w:rsidRPr="008C7800" w:rsidRDefault="00C56E47" w:rsidP="00F147E0">
            <w:pPr>
              <w:pStyle w:val="Table-Text-Centered"/>
              <w:widowControl w:val="0"/>
              <w:rPr>
                <w:ins w:id="3370" w:author="Marmol, Dominika Klaudia" w:date="2026-06-08T11:41:00Z"/>
                <w:lang w:val="en-US"/>
              </w:rPr>
            </w:pPr>
          </w:p>
        </w:tc>
        <w:tc>
          <w:tcPr>
            <w:tcW w:w="251" w:type="pct"/>
            <w:tcBorders>
              <w:top w:val="single" w:sz="4" w:space="0" w:color="auto"/>
              <w:left w:val="nil"/>
              <w:bottom w:val="single" w:sz="4" w:space="0" w:color="auto"/>
              <w:right w:val="single" w:sz="4" w:space="0" w:color="auto"/>
            </w:tcBorders>
            <w:vAlign w:val="center"/>
          </w:tcPr>
          <w:p w14:paraId="3206709C" w14:textId="77777777" w:rsidR="00C56E47" w:rsidRPr="008C7800" w:rsidRDefault="00C56E47" w:rsidP="00F147E0">
            <w:pPr>
              <w:pStyle w:val="Table-Text-Centered"/>
              <w:widowControl w:val="0"/>
              <w:rPr>
                <w:ins w:id="3371" w:author="Marmol, Dominika Klaudia" w:date="2026-06-08T11:41:00Z"/>
                <w:lang w:val="en-US"/>
              </w:rPr>
            </w:pPr>
          </w:p>
        </w:tc>
        <w:tc>
          <w:tcPr>
            <w:tcW w:w="251" w:type="pct"/>
            <w:tcBorders>
              <w:top w:val="single" w:sz="4" w:space="0" w:color="auto"/>
              <w:left w:val="nil"/>
              <w:bottom w:val="single" w:sz="4" w:space="0" w:color="auto"/>
              <w:right w:val="single" w:sz="4" w:space="0" w:color="auto"/>
            </w:tcBorders>
            <w:vAlign w:val="center"/>
          </w:tcPr>
          <w:p w14:paraId="3C1AD7A1" w14:textId="77777777" w:rsidR="00C56E47" w:rsidRPr="008C7800" w:rsidRDefault="00E27C57" w:rsidP="00F147E0">
            <w:pPr>
              <w:pStyle w:val="Table-Text-Centered"/>
              <w:widowControl w:val="0"/>
              <w:rPr>
                <w:ins w:id="3372" w:author="Marmol, Dominika Klaudia" w:date="2026-06-08T11:41:00Z"/>
                <w:lang w:val="en-US"/>
              </w:rPr>
            </w:pPr>
            <w:ins w:id="3373" w:author="Marmol, Dominika Klaudia" w:date="2026-06-08T11:41:00Z">
              <w:r w:rsidRPr="008C7800">
                <w:rPr>
                  <w:lang w:val="en-US"/>
                </w:rPr>
                <w:t>X</w:t>
              </w:r>
            </w:ins>
          </w:p>
        </w:tc>
        <w:tc>
          <w:tcPr>
            <w:tcW w:w="252" w:type="pct"/>
            <w:tcBorders>
              <w:top w:val="single" w:sz="4" w:space="0" w:color="auto"/>
              <w:left w:val="nil"/>
              <w:bottom w:val="single" w:sz="4" w:space="0" w:color="auto"/>
              <w:right w:val="single" w:sz="4" w:space="0" w:color="auto"/>
            </w:tcBorders>
            <w:vAlign w:val="center"/>
          </w:tcPr>
          <w:p w14:paraId="6CCF15D9" w14:textId="77777777" w:rsidR="00C56E47" w:rsidRPr="008C7800" w:rsidRDefault="00C56E47" w:rsidP="00F147E0">
            <w:pPr>
              <w:pStyle w:val="Table-Text-Centered"/>
              <w:widowControl w:val="0"/>
              <w:rPr>
                <w:ins w:id="3374" w:author="Marmol, Dominika Klaudia" w:date="2026-06-08T11:41:00Z"/>
                <w:lang w:val="en-US"/>
              </w:rPr>
            </w:pPr>
          </w:p>
        </w:tc>
        <w:tc>
          <w:tcPr>
            <w:tcW w:w="502" w:type="pct"/>
            <w:tcBorders>
              <w:top w:val="single" w:sz="4" w:space="0" w:color="auto"/>
              <w:left w:val="nil"/>
              <w:bottom w:val="single" w:sz="4" w:space="0" w:color="auto"/>
              <w:right w:val="single" w:sz="4" w:space="0" w:color="auto"/>
            </w:tcBorders>
            <w:vAlign w:val="center"/>
          </w:tcPr>
          <w:p w14:paraId="5F862848" w14:textId="77777777" w:rsidR="00C56E47" w:rsidRPr="008C7800" w:rsidRDefault="00E27C57" w:rsidP="00F147E0">
            <w:pPr>
              <w:pStyle w:val="Table-Text-Centered"/>
              <w:widowControl w:val="0"/>
              <w:rPr>
                <w:ins w:id="3375" w:author="Marmol, Dominika Klaudia" w:date="2026-06-08T11:41:00Z"/>
                <w:lang w:val="en-US"/>
              </w:rPr>
            </w:pPr>
            <w:ins w:id="3376" w:author="Marmol, Dominika Klaudia" w:date="2026-06-08T11:41:00Z">
              <w:r w:rsidRPr="008C7800">
                <w:rPr>
                  <w:lang w:val="en-US"/>
                </w:rPr>
                <w:t>X</w:t>
              </w:r>
            </w:ins>
          </w:p>
        </w:tc>
        <w:tc>
          <w:tcPr>
            <w:tcW w:w="454" w:type="pct"/>
            <w:tcBorders>
              <w:top w:val="single" w:sz="4" w:space="0" w:color="auto"/>
              <w:left w:val="nil"/>
              <w:bottom w:val="single" w:sz="4" w:space="0" w:color="auto"/>
              <w:right w:val="single" w:sz="4" w:space="0" w:color="auto"/>
            </w:tcBorders>
            <w:vAlign w:val="center"/>
          </w:tcPr>
          <w:p w14:paraId="38C43523" w14:textId="77777777" w:rsidR="00C56E47" w:rsidRPr="008C7800" w:rsidRDefault="00E27C57" w:rsidP="00F147E0">
            <w:pPr>
              <w:pStyle w:val="Table-Text-Centered"/>
              <w:widowControl w:val="0"/>
              <w:rPr>
                <w:ins w:id="3377" w:author="Marmol, Dominika Klaudia" w:date="2026-06-08T11:41:00Z"/>
              </w:rPr>
            </w:pPr>
            <w:ins w:id="3378" w:author="Marmol, Dominika Klaudia" w:date="2026-06-08T11:41:00Z">
              <w:r w:rsidRPr="008C7800">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5A375788" w14:textId="77777777" w:rsidR="00C56E47" w:rsidRPr="008C7800" w:rsidRDefault="00E27C57" w:rsidP="00F147E0">
            <w:pPr>
              <w:pStyle w:val="Table-Text-Centered"/>
              <w:widowControl w:val="0"/>
              <w:rPr>
                <w:ins w:id="3379" w:author="Marmol, Dominika Klaudia" w:date="2026-06-08T11:41:00Z"/>
                <w:lang w:val="en-US"/>
              </w:rPr>
            </w:pPr>
            <w:ins w:id="3380" w:author="Marmol, Dominika Klaudia" w:date="2026-06-08T11:41:00Z">
              <w:r w:rsidRPr="008C7800">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1825D1C1" w14:textId="77777777" w:rsidR="00C56E47" w:rsidRPr="008C7800" w:rsidRDefault="00E27C57" w:rsidP="00F147E0">
            <w:pPr>
              <w:pStyle w:val="Table-Text-Centered"/>
              <w:widowControl w:val="0"/>
              <w:rPr>
                <w:ins w:id="3381" w:author="Marmol, Dominika Klaudia" w:date="2026-06-08T11:41:00Z"/>
                <w:lang w:val="en-US"/>
              </w:rPr>
            </w:pPr>
            <w:ins w:id="3382" w:author="Marmol, Dominika Klaudia" w:date="2026-06-08T11:41:00Z">
              <w:r w:rsidRPr="008C7800">
                <w:rPr>
                  <w:lang w:val="en-US"/>
                </w:rPr>
                <w:t>X</w:t>
              </w:r>
            </w:ins>
          </w:p>
        </w:tc>
        <w:tc>
          <w:tcPr>
            <w:tcW w:w="377" w:type="pct"/>
            <w:tcBorders>
              <w:top w:val="single" w:sz="4" w:space="0" w:color="auto"/>
              <w:left w:val="nil"/>
              <w:bottom w:val="single" w:sz="4" w:space="0" w:color="auto"/>
              <w:right w:val="single" w:sz="4" w:space="0" w:color="auto"/>
            </w:tcBorders>
            <w:vAlign w:val="center"/>
          </w:tcPr>
          <w:p w14:paraId="7DEC8851" w14:textId="77777777" w:rsidR="00C56E47" w:rsidRPr="008C7800" w:rsidRDefault="00C56E47" w:rsidP="00F147E0">
            <w:pPr>
              <w:pStyle w:val="Table-Text-Centered"/>
              <w:widowControl w:val="0"/>
              <w:rPr>
                <w:ins w:id="3383" w:author="Marmol, Dominika Klaudia" w:date="2026-06-08T11:41:00Z"/>
                <w:lang w:val="en-US"/>
              </w:rPr>
            </w:pPr>
          </w:p>
        </w:tc>
      </w:tr>
      <w:tr w:rsidR="008F5115" w14:paraId="34634ED3" w14:textId="77777777" w:rsidTr="00F147E0">
        <w:trPr>
          <w:trHeight w:val="284"/>
          <w:jc w:val="center"/>
          <w:ins w:id="3384" w:author="Marmol, Dominika Klaudia" w:date="2026-06-08T11:41:00Z"/>
        </w:trPr>
        <w:tc>
          <w:tcPr>
            <w:tcW w:w="1152" w:type="pct"/>
            <w:tcBorders>
              <w:top w:val="single" w:sz="4" w:space="0" w:color="auto"/>
              <w:left w:val="single" w:sz="4" w:space="0" w:color="auto"/>
              <w:bottom w:val="single" w:sz="4" w:space="0" w:color="auto"/>
              <w:right w:val="single" w:sz="4" w:space="0" w:color="auto"/>
            </w:tcBorders>
            <w:vAlign w:val="center"/>
          </w:tcPr>
          <w:p w14:paraId="2255D6BE" w14:textId="77777777" w:rsidR="00C56E47" w:rsidRPr="008C7800" w:rsidRDefault="00E27C57" w:rsidP="00F147E0">
            <w:pPr>
              <w:pStyle w:val="Table-Text-Left"/>
              <w:widowControl w:val="0"/>
              <w:rPr>
                <w:ins w:id="3385" w:author="Marmol, Dominika Klaudia" w:date="2026-06-08T11:41:00Z"/>
                <w:lang w:val="en-US"/>
              </w:rPr>
            </w:pPr>
            <w:ins w:id="3386" w:author="Marmol, Dominika Klaudia" w:date="2026-06-08T11:41:00Z">
              <w:r w:rsidRPr="008C7800">
                <w:rPr>
                  <w:lang w:val="en-US"/>
                </w:rPr>
                <w:t>Vital signs </w:t>
              </w:r>
              <w:r w:rsidRPr="008C7800">
                <w:rPr>
                  <w:sz w:val="22"/>
                  <w:vertAlign w:val="superscript"/>
                  <w:lang w:val="en-US"/>
                </w:rPr>
                <w:t>i</w:t>
              </w:r>
            </w:ins>
          </w:p>
        </w:tc>
        <w:tc>
          <w:tcPr>
            <w:tcW w:w="501" w:type="pct"/>
            <w:tcBorders>
              <w:top w:val="single" w:sz="4" w:space="0" w:color="auto"/>
              <w:left w:val="nil"/>
              <w:bottom w:val="single" w:sz="4" w:space="0" w:color="auto"/>
              <w:right w:val="single" w:sz="4" w:space="0" w:color="auto"/>
            </w:tcBorders>
            <w:vAlign w:val="center"/>
          </w:tcPr>
          <w:p w14:paraId="521BF6F0" w14:textId="77777777" w:rsidR="00C56E47" w:rsidRPr="008C7800" w:rsidRDefault="00E27C57" w:rsidP="00F147E0">
            <w:pPr>
              <w:pStyle w:val="Table-Text-Centered"/>
              <w:widowControl w:val="0"/>
              <w:rPr>
                <w:ins w:id="3387" w:author="Marmol, Dominika Klaudia" w:date="2026-06-08T11:41:00Z"/>
                <w:lang w:val="en-US"/>
              </w:rPr>
            </w:pPr>
            <w:ins w:id="3388" w:author="Marmol, Dominika Klaudia" w:date="2026-06-08T11:41: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15DD2CB5" w14:textId="77777777" w:rsidR="00C56E47" w:rsidRPr="008C7800" w:rsidRDefault="00E27C57" w:rsidP="00F147E0">
            <w:pPr>
              <w:pStyle w:val="Table-Text-Centered"/>
              <w:widowControl w:val="0"/>
              <w:rPr>
                <w:ins w:id="3389" w:author="Marmol, Dominika Klaudia" w:date="2026-06-08T11:41:00Z"/>
                <w:lang w:val="en-US"/>
              </w:rPr>
            </w:pPr>
            <w:ins w:id="3390" w:author="Marmol, Dominika Klaudia" w:date="2026-06-08T11:41: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6108D539" w14:textId="77777777" w:rsidR="00C56E47" w:rsidRPr="008C7800" w:rsidRDefault="00E27C57" w:rsidP="00F147E0">
            <w:pPr>
              <w:pStyle w:val="Table-Text-Centered"/>
              <w:widowControl w:val="0"/>
              <w:rPr>
                <w:ins w:id="3391" w:author="Marmol, Dominika Klaudia" w:date="2026-06-08T11:41:00Z"/>
                <w:lang w:val="en-US"/>
              </w:rPr>
            </w:pPr>
            <w:ins w:id="3392" w:author="Marmol, Dominika Klaudia" w:date="2026-06-08T11:41: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2AE8D1C3" w14:textId="77777777" w:rsidR="00C56E47" w:rsidRPr="008C7800" w:rsidRDefault="00E27C57" w:rsidP="00F147E0">
            <w:pPr>
              <w:pStyle w:val="Table-Text-Centered"/>
              <w:widowControl w:val="0"/>
              <w:rPr>
                <w:ins w:id="3393" w:author="Marmol, Dominika Klaudia" w:date="2026-06-08T11:41:00Z"/>
                <w:lang w:val="en-US"/>
              </w:rPr>
            </w:pPr>
            <w:ins w:id="3394" w:author="Marmol, Dominika Klaudia" w:date="2026-06-08T11:41: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40C3E874" w14:textId="77777777" w:rsidR="00C56E47" w:rsidRPr="008C7800" w:rsidRDefault="00E27C57" w:rsidP="00F147E0">
            <w:pPr>
              <w:pStyle w:val="Table-Text-Centered"/>
              <w:widowControl w:val="0"/>
              <w:rPr>
                <w:ins w:id="3395" w:author="Marmol, Dominika Klaudia" w:date="2026-06-08T11:41:00Z"/>
                <w:lang w:val="en-US"/>
              </w:rPr>
            </w:pPr>
            <w:ins w:id="3396" w:author="Marmol, Dominika Klaudia" w:date="2026-06-08T11:41:00Z">
              <w:r w:rsidRPr="008C7800">
                <w:rPr>
                  <w:lang w:val="en-US"/>
                </w:rPr>
                <w:t>X</w:t>
              </w:r>
            </w:ins>
          </w:p>
        </w:tc>
        <w:tc>
          <w:tcPr>
            <w:tcW w:w="252" w:type="pct"/>
            <w:tcBorders>
              <w:top w:val="single" w:sz="4" w:space="0" w:color="auto"/>
              <w:left w:val="nil"/>
              <w:bottom w:val="single" w:sz="4" w:space="0" w:color="auto"/>
              <w:right w:val="single" w:sz="4" w:space="0" w:color="auto"/>
            </w:tcBorders>
            <w:vAlign w:val="center"/>
          </w:tcPr>
          <w:p w14:paraId="36B96FFA" w14:textId="77777777" w:rsidR="00C56E47" w:rsidRPr="008C7800" w:rsidRDefault="00E27C57" w:rsidP="00F147E0">
            <w:pPr>
              <w:pStyle w:val="Table-Text-Centered"/>
              <w:widowControl w:val="0"/>
              <w:rPr>
                <w:ins w:id="3397" w:author="Marmol, Dominika Klaudia" w:date="2026-06-08T11:41:00Z"/>
                <w:lang w:val="en-US"/>
              </w:rPr>
            </w:pPr>
            <w:ins w:id="3398" w:author="Marmol, Dominika Klaudia" w:date="2026-06-08T11:41:00Z">
              <w:r w:rsidRPr="008C7800">
                <w:rPr>
                  <w:lang w:val="en-US"/>
                </w:rPr>
                <w:t>X</w:t>
              </w:r>
            </w:ins>
          </w:p>
        </w:tc>
        <w:tc>
          <w:tcPr>
            <w:tcW w:w="502" w:type="pct"/>
            <w:tcBorders>
              <w:top w:val="single" w:sz="4" w:space="0" w:color="auto"/>
              <w:left w:val="nil"/>
              <w:bottom w:val="single" w:sz="4" w:space="0" w:color="auto"/>
              <w:right w:val="single" w:sz="4" w:space="0" w:color="auto"/>
            </w:tcBorders>
            <w:vAlign w:val="center"/>
          </w:tcPr>
          <w:p w14:paraId="03098864" w14:textId="77777777" w:rsidR="00C56E47" w:rsidRPr="008C7800" w:rsidRDefault="00E27C57" w:rsidP="00F147E0">
            <w:pPr>
              <w:pStyle w:val="Table-Text-Centered"/>
              <w:widowControl w:val="0"/>
              <w:rPr>
                <w:ins w:id="3399" w:author="Marmol, Dominika Klaudia" w:date="2026-06-08T11:41:00Z"/>
                <w:lang w:val="en-US"/>
              </w:rPr>
            </w:pPr>
            <w:ins w:id="3400" w:author="Marmol, Dominika Klaudia" w:date="2026-06-08T11:41:00Z">
              <w:r w:rsidRPr="008C7800">
                <w:rPr>
                  <w:lang w:val="en-US"/>
                </w:rPr>
                <w:t>X</w:t>
              </w:r>
            </w:ins>
          </w:p>
        </w:tc>
        <w:tc>
          <w:tcPr>
            <w:tcW w:w="454" w:type="pct"/>
            <w:tcBorders>
              <w:top w:val="single" w:sz="4" w:space="0" w:color="auto"/>
              <w:left w:val="nil"/>
              <w:bottom w:val="single" w:sz="4" w:space="0" w:color="auto"/>
              <w:right w:val="single" w:sz="4" w:space="0" w:color="auto"/>
            </w:tcBorders>
            <w:vAlign w:val="center"/>
          </w:tcPr>
          <w:p w14:paraId="1FC20B25" w14:textId="77777777" w:rsidR="00C56E47" w:rsidRPr="008C7800" w:rsidRDefault="00E27C57" w:rsidP="00F147E0">
            <w:pPr>
              <w:pStyle w:val="Table-Text-Centered"/>
              <w:widowControl w:val="0"/>
              <w:rPr>
                <w:ins w:id="3401" w:author="Marmol, Dominika Klaudia" w:date="2026-06-08T11:41:00Z"/>
              </w:rPr>
            </w:pPr>
            <w:ins w:id="3402" w:author="Marmol, Dominika Klaudia" w:date="2026-06-08T11:41:00Z">
              <w:r w:rsidRPr="008C7800">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7232415D" w14:textId="77777777" w:rsidR="00C56E47" w:rsidRPr="008C7800" w:rsidRDefault="00E27C57" w:rsidP="00F147E0">
            <w:pPr>
              <w:pStyle w:val="Table-Text-Centered"/>
              <w:widowControl w:val="0"/>
              <w:rPr>
                <w:ins w:id="3403" w:author="Marmol, Dominika Klaudia" w:date="2026-06-08T11:41:00Z"/>
                <w:lang w:val="en-US"/>
              </w:rPr>
            </w:pPr>
            <w:ins w:id="3404" w:author="Marmol, Dominika Klaudia" w:date="2026-06-08T11:41:00Z">
              <w:r w:rsidRPr="008C7800">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0D02831A" w14:textId="77777777" w:rsidR="00C56E47" w:rsidRPr="008C7800" w:rsidRDefault="00E27C57" w:rsidP="00F147E0">
            <w:pPr>
              <w:pStyle w:val="Table-Text-Centered"/>
              <w:widowControl w:val="0"/>
              <w:rPr>
                <w:ins w:id="3405" w:author="Marmol, Dominika Klaudia" w:date="2026-06-08T11:41:00Z"/>
                <w:lang w:val="en-US"/>
              </w:rPr>
            </w:pPr>
            <w:ins w:id="3406" w:author="Marmol, Dominika Klaudia" w:date="2026-06-08T11:41:00Z">
              <w:r w:rsidRPr="008C7800">
                <w:rPr>
                  <w:lang w:val="en-US"/>
                </w:rPr>
                <w:t>X</w:t>
              </w:r>
            </w:ins>
          </w:p>
        </w:tc>
        <w:tc>
          <w:tcPr>
            <w:tcW w:w="377" w:type="pct"/>
            <w:tcBorders>
              <w:top w:val="single" w:sz="4" w:space="0" w:color="auto"/>
              <w:left w:val="nil"/>
              <w:bottom w:val="single" w:sz="4" w:space="0" w:color="auto"/>
              <w:right w:val="single" w:sz="4" w:space="0" w:color="auto"/>
            </w:tcBorders>
            <w:vAlign w:val="center"/>
          </w:tcPr>
          <w:p w14:paraId="346C28BB" w14:textId="77777777" w:rsidR="00C56E47" w:rsidRPr="008C7800" w:rsidRDefault="00C56E47" w:rsidP="00F147E0">
            <w:pPr>
              <w:pStyle w:val="Table-Text-Centered"/>
              <w:widowControl w:val="0"/>
              <w:rPr>
                <w:ins w:id="3407" w:author="Marmol, Dominika Klaudia" w:date="2026-06-08T11:41:00Z"/>
                <w:lang w:val="en-US"/>
              </w:rPr>
            </w:pPr>
          </w:p>
        </w:tc>
      </w:tr>
      <w:tr w:rsidR="008F5115" w14:paraId="0CC78709" w14:textId="77777777" w:rsidTr="00F147E0">
        <w:trPr>
          <w:trHeight w:val="284"/>
          <w:jc w:val="center"/>
          <w:ins w:id="3408" w:author="Marmol, Dominika Klaudia" w:date="2026-06-08T11:41:00Z"/>
        </w:trPr>
        <w:tc>
          <w:tcPr>
            <w:tcW w:w="1152" w:type="pct"/>
            <w:tcBorders>
              <w:top w:val="single" w:sz="4" w:space="0" w:color="auto"/>
              <w:left w:val="single" w:sz="4" w:space="0" w:color="auto"/>
              <w:bottom w:val="single" w:sz="4" w:space="0" w:color="auto"/>
              <w:right w:val="single" w:sz="4" w:space="0" w:color="auto"/>
            </w:tcBorders>
            <w:vAlign w:val="center"/>
          </w:tcPr>
          <w:p w14:paraId="60D3B3AA" w14:textId="77777777" w:rsidR="00C56E47" w:rsidRPr="008C7800" w:rsidRDefault="00E27C57" w:rsidP="00F147E0">
            <w:pPr>
              <w:pStyle w:val="Table-Text-Left"/>
              <w:widowControl w:val="0"/>
              <w:rPr>
                <w:ins w:id="3409" w:author="Marmol, Dominika Klaudia" w:date="2026-06-08T11:41:00Z"/>
                <w:lang w:val="en-US"/>
              </w:rPr>
            </w:pPr>
            <w:ins w:id="3410" w:author="Marmol, Dominika Klaudia" w:date="2026-06-08T11:41:00Z">
              <w:r w:rsidRPr="008C7800">
                <w:rPr>
                  <w:lang w:val="en-US"/>
                </w:rPr>
                <w:t>ECOG performance status</w:t>
              </w:r>
            </w:ins>
          </w:p>
        </w:tc>
        <w:tc>
          <w:tcPr>
            <w:tcW w:w="501" w:type="pct"/>
            <w:tcBorders>
              <w:top w:val="single" w:sz="4" w:space="0" w:color="auto"/>
              <w:left w:val="nil"/>
              <w:bottom w:val="single" w:sz="4" w:space="0" w:color="auto"/>
              <w:right w:val="single" w:sz="4" w:space="0" w:color="auto"/>
            </w:tcBorders>
            <w:vAlign w:val="center"/>
          </w:tcPr>
          <w:p w14:paraId="34A077BF" w14:textId="77777777" w:rsidR="00C56E47" w:rsidRPr="008C7800" w:rsidRDefault="00E27C57" w:rsidP="00F147E0">
            <w:pPr>
              <w:pStyle w:val="Table-Text-Centered"/>
              <w:widowControl w:val="0"/>
              <w:rPr>
                <w:ins w:id="3411" w:author="Marmol, Dominika Klaudia" w:date="2026-06-08T11:41:00Z"/>
                <w:lang w:val="en-US"/>
              </w:rPr>
            </w:pPr>
            <w:ins w:id="3412" w:author="Marmol, Dominika Klaudia" w:date="2026-06-08T11:41: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0B1E9EF3" w14:textId="77777777" w:rsidR="00C56E47" w:rsidRPr="008C7800" w:rsidRDefault="00E27C57" w:rsidP="00F147E0">
            <w:pPr>
              <w:pStyle w:val="Table-Text-Centered"/>
              <w:widowControl w:val="0"/>
              <w:rPr>
                <w:ins w:id="3413" w:author="Marmol, Dominika Klaudia" w:date="2026-06-08T11:41:00Z"/>
                <w:lang w:val="en-US"/>
              </w:rPr>
            </w:pPr>
            <w:ins w:id="3414" w:author="Marmol, Dominika Klaudia" w:date="2026-06-08T11:41: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30C48B79" w14:textId="77777777" w:rsidR="00C56E47" w:rsidRPr="008C7800" w:rsidRDefault="00C56E47" w:rsidP="00F147E0">
            <w:pPr>
              <w:pStyle w:val="Table-Text-Centered"/>
              <w:widowControl w:val="0"/>
              <w:rPr>
                <w:ins w:id="3415" w:author="Marmol, Dominika Klaudia" w:date="2026-06-08T11:41:00Z"/>
                <w:lang w:val="en-US"/>
              </w:rPr>
            </w:pPr>
          </w:p>
        </w:tc>
        <w:tc>
          <w:tcPr>
            <w:tcW w:w="251" w:type="pct"/>
            <w:tcBorders>
              <w:top w:val="single" w:sz="4" w:space="0" w:color="auto"/>
              <w:left w:val="nil"/>
              <w:bottom w:val="single" w:sz="4" w:space="0" w:color="auto"/>
              <w:right w:val="single" w:sz="4" w:space="0" w:color="auto"/>
            </w:tcBorders>
            <w:vAlign w:val="center"/>
          </w:tcPr>
          <w:p w14:paraId="7F276776" w14:textId="77777777" w:rsidR="00C56E47" w:rsidRPr="008C7800" w:rsidRDefault="00C56E47" w:rsidP="00F147E0">
            <w:pPr>
              <w:pStyle w:val="Table-Text-Centered"/>
              <w:widowControl w:val="0"/>
              <w:rPr>
                <w:ins w:id="3416" w:author="Marmol, Dominika Klaudia" w:date="2026-06-08T11:41:00Z"/>
                <w:lang w:val="en-US"/>
              </w:rPr>
            </w:pPr>
          </w:p>
        </w:tc>
        <w:tc>
          <w:tcPr>
            <w:tcW w:w="251" w:type="pct"/>
            <w:tcBorders>
              <w:top w:val="single" w:sz="4" w:space="0" w:color="auto"/>
              <w:left w:val="nil"/>
              <w:bottom w:val="single" w:sz="4" w:space="0" w:color="auto"/>
              <w:right w:val="single" w:sz="4" w:space="0" w:color="auto"/>
            </w:tcBorders>
            <w:vAlign w:val="center"/>
          </w:tcPr>
          <w:p w14:paraId="25B91726" w14:textId="77777777" w:rsidR="00C56E47" w:rsidRPr="008C7800" w:rsidRDefault="00E27C57" w:rsidP="00F147E0">
            <w:pPr>
              <w:pStyle w:val="Table-Text-Centered"/>
              <w:widowControl w:val="0"/>
              <w:rPr>
                <w:ins w:id="3417" w:author="Marmol, Dominika Klaudia" w:date="2026-06-08T11:41:00Z"/>
                <w:lang w:val="en-US"/>
              </w:rPr>
            </w:pPr>
            <w:ins w:id="3418" w:author="Marmol, Dominika Klaudia" w:date="2026-06-08T11:41:00Z">
              <w:r w:rsidRPr="008C7800">
                <w:rPr>
                  <w:lang w:val="en-US"/>
                </w:rPr>
                <w:t>X</w:t>
              </w:r>
            </w:ins>
          </w:p>
        </w:tc>
        <w:tc>
          <w:tcPr>
            <w:tcW w:w="252" w:type="pct"/>
            <w:tcBorders>
              <w:top w:val="single" w:sz="4" w:space="0" w:color="auto"/>
              <w:left w:val="nil"/>
              <w:bottom w:val="single" w:sz="4" w:space="0" w:color="auto"/>
              <w:right w:val="single" w:sz="4" w:space="0" w:color="auto"/>
            </w:tcBorders>
            <w:vAlign w:val="center"/>
          </w:tcPr>
          <w:p w14:paraId="48B9DB41" w14:textId="77777777" w:rsidR="00C56E47" w:rsidRPr="008C7800" w:rsidRDefault="00C56E47" w:rsidP="00F147E0">
            <w:pPr>
              <w:pStyle w:val="Table-Text-Centered"/>
              <w:widowControl w:val="0"/>
              <w:rPr>
                <w:ins w:id="3419" w:author="Marmol, Dominika Klaudia" w:date="2026-06-08T11:41:00Z"/>
                <w:lang w:val="en-US"/>
              </w:rPr>
            </w:pPr>
          </w:p>
        </w:tc>
        <w:tc>
          <w:tcPr>
            <w:tcW w:w="502" w:type="pct"/>
            <w:tcBorders>
              <w:top w:val="single" w:sz="4" w:space="0" w:color="auto"/>
              <w:left w:val="nil"/>
              <w:bottom w:val="single" w:sz="4" w:space="0" w:color="auto"/>
              <w:right w:val="single" w:sz="4" w:space="0" w:color="auto"/>
            </w:tcBorders>
            <w:vAlign w:val="center"/>
          </w:tcPr>
          <w:p w14:paraId="1D1D2D46" w14:textId="77777777" w:rsidR="00C56E47" w:rsidRPr="008C7800" w:rsidRDefault="00E27C57" w:rsidP="00F147E0">
            <w:pPr>
              <w:pStyle w:val="Table-Text-Centered"/>
              <w:widowControl w:val="0"/>
              <w:rPr>
                <w:ins w:id="3420" w:author="Marmol, Dominika Klaudia" w:date="2026-06-08T11:41:00Z"/>
                <w:lang w:val="en-US"/>
              </w:rPr>
            </w:pPr>
            <w:ins w:id="3421" w:author="Marmol, Dominika Klaudia" w:date="2026-06-08T11:41:00Z">
              <w:r w:rsidRPr="008C7800">
                <w:rPr>
                  <w:lang w:val="en-US"/>
                </w:rPr>
                <w:t>X</w:t>
              </w:r>
            </w:ins>
          </w:p>
        </w:tc>
        <w:tc>
          <w:tcPr>
            <w:tcW w:w="454" w:type="pct"/>
            <w:tcBorders>
              <w:top w:val="single" w:sz="4" w:space="0" w:color="auto"/>
              <w:left w:val="nil"/>
              <w:bottom w:val="single" w:sz="4" w:space="0" w:color="auto"/>
              <w:right w:val="single" w:sz="4" w:space="0" w:color="auto"/>
            </w:tcBorders>
            <w:vAlign w:val="center"/>
          </w:tcPr>
          <w:p w14:paraId="035E960C" w14:textId="77777777" w:rsidR="00C56E47" w:rsidRPr="008C7800" w:rsidRDefault="00E27C57" w:rsidP="00F147E0">
            <w:pPr>
              <w:pStyle w:val="Table-Text-Centered"/>
              <w:widowControl w:val="0"/>
              <w:rPr>
                <w:ins w:id="3422" w:author="Marmol, Dominika Klaudia" w:date="2026-06-08T11:41:00Z"/>
              </w:rPr>
            </w:pPr>
            <w:ins w:id="3423" w:author="Marmol, Dominika Klaudia" w:date="2026-06-08T11:41:00Z">
              <w:r w:rsidRPr="008C7800">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5EAF0600" w14:textId="77777777" w:rsidR="00C56E47" w:rsidRPr="008C7800" w:rsidRDefault="00E27C57" w:rsidP="00F147E0">
            <w:pPr>
              <w:pStyle w:val="Table-Text-Centered"/>
              <w:widowControl w:val="0"/>
              <w:rPr>
                <w:ins w:id="3424" w:author="Marmol, Dominika Klaudia" w:date="2026-06-08T11:41:00Z"/>
                <w:lang w:val="en-US"/>
              </w:rPr>
            </w:pPr>
            <w:ins w:id="3425" w:author="Marmol, Dominika Klaudia" w:date="2026-06-08T11:41:00Z">
              <w:r w:rsidRPr="008C7800">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7B861E50" w14:textId="77777777" w:rsidR="00C56E47" w:rsidRPr="008C7800" w:rsidRDefault="00E27C57" w:rsidP="00F147E0">
            <w:pPr>
              <w:pStyle w:val="Table-Text-Centered"/>
              <w:widowControl w:val="0"/>
              <w:rPr>
                <w:ins w:id="3426" w:author="Marmol, Dominika Klaudia" w:date="2026-06-08T11:41:00Z"/>
                <w:lang w:val="en-US"/>
              </w:rPr>
            </w:pPr>
            <w:ins w:id="3427" w:author="Marmol, Dominika Klaudia" w:date="2026-06-08T11:41:00Z">
              <w:r w:rsidRPr="008C7800">
                <w:rPr>
                  <w:lang w:val="en-US"/>
                </w:rPr>
                <w:t>X</w:t>
              </w:r>
            </w:ins>
          </w:p>
        </w:tc>
        <w:tc>
          <w:tcPr>
            <w:tcW w:w="377" w:type="pct"/>
            <w:tcBorders>
              <w:top w:val="single" w:sz="4" w:space="0" w:color="auto"/>
              <w:left w:val="nil"/>
              <w:bottom w:val="single" w:sz="4" w:space="0" w:color="auto"/>
              <w:right w:val="single" w:sz="4" w:space="0" w:color="auto"/>
            </w:tcBorders>
            <w:vAlign w:val="center"/>
          </w:tcPr>
          <w:p w14:paraId="6345EDFA" w14:textId="77777777" w:rsidR="00C56E47" w:rsidRPr="008C7800" w:rsidRDefault="00C56E47" w:rsidP="00F147E0">
            <w:pPr>
              <w:pStyle w:val="Table-Text-Centered"/>
              <w:widowControl w:val="0"/>
              <w:rPr>
                <w:ins w:id="3428" w:author="Marmol, Dominika Klaudia" w:date="2026-06-08T11:41:00Z"/>
                <w:lang w:val="en-US"/>
              </w:rPr>
            </w:pPr>
          </w:p>
        </w:tc>
      </w:tr>
      <w:tr w:rsidR="008F5115" w14:paraId="3A0555DD" w14:textId="77777777" w:rsidTr="00F147E0">
        <w:trPr>
          <w:trHeight w:val="284"/>
          <w:jc w:val="center"/>
          <w:ins w:id="3429" w:author="Marmol, Dominika Klaudia" w:date="2026-06-08T11:41:00Z"/>
        </w:trPr>
        <w:tc>
          <w:tcPr>
            <w:tcW w:w="1152" w:type="pct"/>
            <w:tcBorders>
              <w:top w:val="single" w:sz="4" w:space="0" w:color="auto"/>
              <w:left w:val="single" w:sz="4" w:space="0" w:color="auto"/>
              <w:bottom w:val="single" w:sz="4" w:space="0" w:color="auto"/>
              <w:right w:val="single" w:sz="4" w:space="0" w:color="auto"/>
            </w:tcBorders>
            <w:vAlign w:val="center"/>
          </w:tcPr>
          <w:p w14:paraId="5D94175F" w14:textId="77777777" w:rsidR="00C56E47" w:rsidRPr="008C7800" w:rsidRDefault="00E27C57" w:rsidP="00F147E0">
            <w:pPr>
              <w:pStyle w:val="Table-Text-Left"/>
              <w:widowControl w:val="0"/>
              <w:rPr>
                <w:ins w:id="3430" w:author="Marmol, Dominika Klaudia" w:date="2026-06-08T11:41:00Z"/>
                <w:lang w:val="en-US"/>
              </w:rPr>
            </w:pPr>
            <w:ins w:id="3431" w:author="Marmol, Dominika Klaudia" w:date="2026-06-08T11:41:00Z">
              <w:r w:rsidRPr="008C7800">
                <w:rPr>
                  <w:lang w:val="en-US"/>
                </w:rPr>
                <w:t>Echocardiography or MUGA scan</w:t>
              </w:r>
            </w:ins>
          </w:p>
        </w:tc>
        <w:tc>
          <w:tcPr>
            <w:tcW w:w="501" w:type="pct"/>
            <w:tcBorders>
              <w:top w:val="single" w:sz="4" w:space="0" w:color="auto"/>
              <w:left w:val="nil"/>
              <w:bottom w:val="single" w:sz="4" w:space="0" w:color="auto"/>
              <w:right w:val="single" w:sz="4" w:space="0" w:color="auto"/>
            </w:tcBorders>
            <w:vAlign w:val="center"/>
          </w:tcPr>
          <w:p w14:paraId="15516CB5" w14:textId="77777777" w:rsidR="00C56E47" w:rsidRPr="008C7800" w:rsidRDefault="00E27C57" w:rsidP="00F147E0">
            <w:pPr>
              <w:pStyle w:val="Table-Text-Centered"/>
              <w:widowControl w:val="0"/>
              <w:rPr>
                <w:ins w:id="3432" w:author="Marmol, Dominika Klaudia" w:date="2026-06-08T11:41:00Z"/>
                <w:lang w:val="en-US"/>
              </w:rPr>
            </w:pPr>
            <w:ins w:id="3433" w:author="Marmol, Dominika Klaudia" w:date="2026-06-08T11:41:00Z">
              <w:r w:rsidRPr="008C7800">
                <w:rPr>
                  <w:lang w:val="en-US"/>
                </w:rPr>
                <w:t>X</w:t>
              </w:r>
            </w:ins>
          </w:p>
        </w:tc>
        <w:tc>
          <w:tcPr>
            <w:tcW w:w="2970" w:type="pct"/>
            <w:gridSpan w:val="9"/>
            <w:tcBorders>
              <w:top w:val="single" w:sz="4" w:space="0" w:color="auto"/>
              <w:left w:val="nil"/>
              <w:bottom w:val="single" w:sz="4" w:space="0" w:color="auto"/>
              <w:right w:val="single" w:sz="4" w:space="0" w:color="auto"/>
            </w:tcBorders>
            <w:vAlign w:val="center"/>
          </w:tcPr>
          <w:p w14:paraId="6FC42362" w14:textId="77777777" w:rsidR="00C56E47" w:rsidRPr="008C7800" w:rsidRDefault="00E27C57" w:rsidP="00F147E0">
            <w:pPr>
              <w:pStyle w:val="Table-Text-Centered"/>
              <w:widowControl w:val="0"/>
              <w:rPr>
                <w:ins w:id="3434" w:author="Marmol, Dominika Klaudia" w:date="2026-06-08T11:41:00Z"/>
                <w:lang w:val="en-US"/>
              </w:rPr>
            </w:pPr>
            <w:ins w:id="3435" w:author="Marmol, Dominika Klaudia" w:date="2026-06-08T11:41:00Z">
              <w:r w:rsidRPr="008C7800">
                <w:rPr>
                  <w:lang w:val="en-US"/>
                </w:rPr>
                <w:t>If deemed indicated by the investigator.</w:t>
              </w:r>
            </w:ins>
          </w:p>
        </w:tc>
        <w:tc>
          <w:tcPr>
            <w:tcW w:w="377" w:type="pct"/>
            <w:tcBorders>
              <w:top w:val="single" w:sz="4" w:space="0" w:color="auto"/>
              <w:left w:val="nil"/>
              <w:bottom w:val="single" w:sz="4" w:space="0" w:color="auto"/>
              <w:right w:val="single" w:sz="4" w:space="0" w:color="auto"/>
            </w:tcBorders>
            <w:vAlign w:val="center"/>
          </w:tcPr>
          <w:p w14:paraId="528E5951" w14:textId="77777777" w:rsidR="00C56E47" w:rsidRPr="008C7800" w:rsidRDefault="00C56E47" w:rsidP="00F147E0">
            <w:pPr>
              <w:pStyle w:val="Table-Text-Centered"/>
              <w:widowControl w:val="0"/>
              <w:rPr>
                <w:ins w:id="3436" w:author="Marmol, Dominika Klaudia" w:date="2026-06-08T11:41:00Z"/>
                <w:lang w:val="en-US"/>
              </w:rPr>
            </w:pPr>
          </w:p>
        </w:tc>
      </w:tr>
      <w:tr w:rsidR="008F5115" w14:paraId="6F260B20" w14:textId="77777777" w:rsidTr="00F147E0">
        <w:trPr>
          <w:trHeight w:val="284"/>
          <w:jc w:val="center"/>
          <w:ins w:id="3437" w:author="Marmol, Dominika Klaudia" w:date="2026-06-08T11:41:00Z"/>
        </w:trPr>
        <w:tc>
          <w:tcPr>
            <w:tcW w:w="1152" w:type="pct"/>
            <w:tcBorders>
              <w:top w:val="single" w:sz="4" w:space="0" w:color="auto"/>
              <w:left w:val="single" w:sz="4" w:space="0" w:color="auto"/>
              <w:bottom w:val="single" w:sz="4" w:space="0" w:color="auto"/>
              <w:right w:val="single" w:sz="4" w:space="0" w:color="auto"/>
            </w:tcBorders>
            <w:vAlign w:val="center"/>
          </w:tcPr>
          <w:p w14:paraId="79BBC62A" w14:textId="77777777" w:rsidR="00C56E47" w:rsidRPr="008C7800" w:rsidRDefault="00E27C57" w:rsidP="00F147E0">
            <w:pPr>
              <w:pStyle w:val="Table-Text-Left"/>
              <w:widowControl w:val="0"/>
              <w:rPr>
                <w:ins w:id="3438" w:author="Marmol, Dominika Klaudia" w:date="2026-06-08T11:41:00Z"/>
                <w:lang w:val="en-US"/>
              </w:rPr>
            </w:pPr>
            <w:ins w:id="3439" w:author="Marmol, Dominika Klaudia" w:date="2026-06-08T11:41:00Z">
              <w:r w:rsidRPr="008C7800">
                <w:rPr>
                  <w:lang w:val="en-US"/>
                </w:rPr>
                <w:t>12-lead ECG </w:t>
              </w:r>
              <w:r w:rsidRPr="008C7800">
                <w:rPr>
                  <w:sz w:val="22"/>
                  <w:vertAlign w:val="superscript"/>
                  <w:lang w:val="en-US"/>
                </w:rPr>
                <w:t>j</w:t>
              </w:r>
            </w:ins>
          </w:p>
        </w:tc>
        <w:tc>
          <w:tcPr>
            <w:tcW w:w="501" w:type="pct"/>
            <w:tcBorders>
              <w:top w:val="single" w:sz="4" w:space="0" w:color="auto"/>
              <w:left w:val="nil"/>
              <w:bottom w:val="single" w:sz="4" w:space="0" w:color="auto"/>
              <w:right w:val="single" w:sz="4" w:space="0" w:color="auto"/>
            </w:tcBorders>
            <w:vAlign w:val="center"/>
          </w:tcPr>
          <w:p w14:paraId="33AE3304" w14:textId="77777777" w:rsidR="00C56E47" w:rsidRPr="008C7800" w:rsidRDefault="00E27C57" w:rsidP="00F147E0">
            <w:pPr>
              <w:pStyle w:val="Table-Text-Centered"/>
              <w:widowControl w:val="0"/>
              <w:rPr>
                <w:ins w:id="3440" w:author="Marmol, Dominika Klaudia" w:date="2026-06-08T11:41:00Z"/>
                <w:lang w:val="en-US"/>
              </w:rPr>
            </w:pPr>
            <w:ins w:id="3441" w:author="Marmol, Dominika Klaudia" w:date="2026-06-08T11:41: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3CE800BD" w14:textId="77777777" w:rsidR="00C56E47" w:rsidRPr="008C7800" w:rsidRDefault="00E27C57" w:rsidP="00F147E0">
            <w:pPr>
              <w:pStyle w:val="Table-Text-Centered"/>
              <w:widowControl w:val="0"/>
              <w:rPr>
                <w:ins w:id="3442" w:author="Marmol, Dominika Klaudia" w:date="2026-06-08T11:41:00Z"/>
                <w:lang w:val="en-US"/>
              </w:rPr>
            </w:pPr>
            <w:ins w:id="3443" w:author="Marmol, Dominika Klaudia" w:date="2026-06-08T11:41: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2B7115CC" w14:textId="77777777" w:rsidR="00C56E47" w:rsidRPr="008C7800" w:rsidRDefault="00C56E47" w:rsidP="00F147E0">
            <w:pPr>
              <w:pStyle w:val="Table-Text-Centered"/>
              <w:widowControl w:val="0"/>
              <w:rPr>
                <w:ins w:id="3444" w:author="Marmol, Dominika Klaudia" w:date="2026-06-08T11:41:00Z"/>
                <w:lang w:val="en-US"/>
              </w:rPr>
            </w:pPr>
          </w:p>
        </w:tc>
        <w:tc>
          <w:tcPr>
            <w:tcW w:w="251" w:type="pct"/>
            <w:tcBorders>
              <w:top w:val="single" w:sz="4" w:space="0" w:color="auto"/>
              <w:left w:val="nil"/>
              <w:bottom w:val="single" w:sz="4" w:space="0" w:color="auto"/>
              <w:right w:val="single" w:sz="4" w:space="0" w:color="auto"/>
            </w:tcBorders>
            <w:vAlign w:val="center"/>
          </w:tcPr>
          <w:p w14:paraId="2C5E035C" w14:textId="77777777" w:rsidR="00C56E47" w:rsidRPr="008C7800" w:rsidRDefault="00C56E47" w:rsidP="00F147E0">
            <w:pPr>
              <w:pStyle w:val="Table-Text-Centered"/>
              <w:widowControl w:val="0"/>
              <w:rPr>
                <w:ins w:id="3445" w:author="Marmol, Dominika Klaudia" w:date="2026-06-08T11:41:00Z"/>
                <w:lang w:val="en-US"/>
              </w:rPr>
            </w:pPr>
          </w:p>
        </w:tc>
        <w:tc>
          <w:tcPr>
            <w:tcW w:w="251" w:type="pct"/>
            <w:tcBorders>
              <w:top w:val="single" w:sz="4" w:space="0" w:color="auto"/>
              <w:left w:val="nil"/>
              <w:bottom w:val="single" w:sz="4" w:space="0" w:color="auto"/>
              <w:right w:val="single" w:sz="4" w:space="0" w:color="auto"/>
            </w:tcBorders>
            <w:vAlign w:val="center"/>
          </w:tcPr>
          <w:p w14:paraId="2DB3A881" w14:textId="77777777" w:rsidR="00C56E47" w:rsidRPr="008C7800" w:rsidRDefault="00E27C57" w:rsidP="00F147E0">
            <w:pPr>
              <w:pStyle w:val="Table-Text-Centered"/>
              <w:widowControl w:val="0"/>
              <w:rPr>
                <w:ins w:id="3446" w:author="Marmol, Dominika Klaudia" w:date="2026-06-08T11:41:00Z"/>
                <w:lang w:val="en-US"/>
              </w:rPr>
            </w:pPr>
            <w:ins w:id="3447" w:author="Marmol, Dominika Klaudia" w:date="2026-06-08T11:41:00Z">
              <w:r w:rsidRPr="008C7800">
                <w:rPr>
                  <w:lang w:val="en-US"/>
                </w:rPr>
                <w:t>X</w:t>
              </w:r>
            </w:ins>
          </w:p>
        </w:tc>
        <w:tc>
          <w:tcPr>
            <w:tcW w:w="252" w:type="pct"/>
            <w:tcBorders>
              <w:top w:val="single" w:sz="4" w:space="0" w:color="auto"/>
              <w:left w:val="nil"/>
              <w:bottom w:val="single" w:sz="4" w:space="0" w:color="auto"/>
              <w:right w:val="single" w:sz="4" w:space="0" w:color="auto"/>
            </w:tcBorders>
            <w:vAlign w:val="center"/>
          </w:tcPr>
          <w:p w14:paraId="60542CA9" w14:textId="77777777" w:rsidR="00C56E47" w:rsidRPr="008C7800" w:rsidRDefault="00C56E47" w:rsidP="00F147E0">
            <w:pPr>
              <w:pStyle w:val="Table-Text-Centered"/>
              <w:widowControl w:val="0"/>
              <w:rPr>
                <w:ins w:id="3448" w:author="Marmol, Dominika Klaudia" w:date="2026-06-08T11:41:00Z"/>
                <w:lang w:val="en-US"/>
              </w:rPr>
            </w:pPr>
          </w:p>
        </w:tc>
        <w:tc>
          <w:tcPr>
            <w:tcW w:w="502" w:type="pct"/>
            <w:tcBorders>
              <w:top w:val="single" w:sz="4" w:space="0" w:color="auto"/>
              <w:left w:val="nil"/>
              <w:bottom w:val="single" w:sz="4" w:space="0" w:color="auto"/>
              <w:right w:val="single" w:sz="4" w:space="0" w:color="auto"/>
            </w:tcBorders>
            <w:vAlign w:val="center"/>
          </w:tcPr>
          <w:p w14:paraId="18423A65" w14:textId="77777777" w:rsidR="00C56E47" w:rsidRPr="008C7800" w:rsidRDefault="00E27C57" w:rsidP="00F147E0">
            <w:pPr>
              <w:pStyle w:val="Table-Text-Centered"/>
              <w:widowControl w:val="0"/>
              <w:rPr>
                <w:ins w:id="3449" w:author="Marmol, Dominika Klaudia" w:date="2026-06-08T11:41:00Z"/>
                <w:lang w:val="en-US"/>
              </w:rPr>
            </w:pPr>
            <w:ins w:id="3450" w:author="Marmol, Dominika Klaudia" w:date="2026-06-08T11:41:00Z">
              <w:r w:rsidRPr="008C7800">
                <w:rPr>
                  <w:lang w:val="en-US"/>
                </w:rPr>
                <w:t>X</w:t>
              </w:r>
            </w:ins>
          </w:p>
        </w:tc>
        <w:tc>
          <w:tcPr>
            <w:tcW w:w="454" w:type="pct"/>
            <w:tcBorders>
              <w:top w:val="single" w:sz="4" w:space="0" w:color="auto"/>
              <w:left w:val="nil"/>
              <w:bottom w:val="single" w:sz="4" w:space="0" w:color="auto"/>
              <w:right w:val="single" w:sz="4" w:space="0" w:color="auto"/>
            </w:tcBorders>
            <w:vAlign w:val="center"/>
          </w:tcPr>
          <w:p w14:paraId="3FC6F6DA" w14:textId="77777777" w:rsidR="00C56E47" w:rsidRPr="008C7800" w:rsidRDefault="00E27C57" w:rsidP="00F147E0">
            <w:pPr>
              <w:pStyle w:val="Table-Text-Centered"/>
              <w:widowControl w:val="0"/>
              <w:rPr>
                <w:ins w:id="3451" w:author="Marmol, Dominika Klaudia" w:date="2026-06-08T11:41:00Z"/>
              </w:rPr>
            </w:pPr>
            <w:ins w:id="3452" w:author="Marmol, Dominika Klaudia" w:date="2026-06-08T11:41:00Z">
              <w:r w:rsidRPr="008C7800">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4EF8F1F2" w14:textId="77777777" w:rsidR="00C56E47" w:rsidRPr="008C7800" w:rsidRDefault="00E27C57" w:rsidP="00F147E0">
            <w:pPr>
              <w:pStyle w:val="Table-Text-Centered"/>
              <w:widowControl w:val="0"/>
              <w:rPr>
                <w:ins w:id="3453" w:author="Marmol, Dominika Klaudia" w:date="2026-06-08T11:41:00Z"/>
                <w:lang w:val="en-US"/>
              </w:rPr>
            </w:pPr>
            <w:ins w:id="3454" w:author="Marmol, Dominika Klaudia" w:date="2026-06-08T11:41:00Z">
              <w:r w:rsidRPr="008C7800">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3F66A835" w14:textId="77777777" w:rsidR="00C56E47" w:rsidRPr="008C7800" w:rsidRDefault="00E27C57" w:rsidP="00F147E0">
            <w:pPr>
              <w:pStyle w:val="Table-Text-Centered"/>
              <w:widowControl w:val="0"/>
              <w:rPr>
                <w:ins w:id="3455" w:author="Marmol, Dominika Klaudia" w:date="2026-06-08T11:41:00Z"/>
                <w:lang w:val="en-US"/>
              </w:rPr>
            </w:pPr>
            <w:ins w:id="3456" w:author="Marmol, Dominika Klaudia" w:date="2026-06-08T11:41:00Z">
              <w:r w:rsidRPr="008C7800">
                <w:rPr>
                  <w:lang w:val="en-US"/>
                </w:rPr>
                <w:t>X</w:t>
              </w:r>
            </w:ins>
          </w:p>
        </w:tc>
        <w:tc>
          <w:tcPr>
            <w:tcW w:w="377" w:type="pct"/>
            <w:tcBorders>
              <w:top w:val="single" w:sz="4" w:space="0" w:color="auto"/>
              <w:left w:val="nil"/>
              <w:bottom w:val="single" w:sz="4" w:space="0" w:color="auto"/>
              <w:right w:val="single" w:sz="4" w:space="0" w:color="auto"/>
            </w:tcBorders>
            <w:vAlign w:val="center"/>
          </w:tcPr>
          <w:p w14:paraId="604FC42E" w14:textId="77777777" w:rsidR="00C56E47" w:rsidRPr="008C7800" w:rsidRDefault="00C56E47" w:rsidP="00F147E0">
            <w:pPr>
              <w:pStyle w:val="Table-Text-Centered"/>
              <w:widowControl w:val="0"/>
              <w:rPr>
                <w:ins w:id="3457" w:author="Marmol, Dominika Klaudia" w:date="2026-06-08T11:41:00Z"/>
                <w:lang w:val="en-US"/>
              </w:rPr>
            </w:pPr>
          </w:p>
        </w:tc>
      </w:tr>
      <w:tr w:rsidR="008F5115" w14:paraId="059D9328" w14:textId="77777777" w:rsidTr="00F147E0">
        <w:trPr>
          <w:trHeight w:val="284"/>
          <w:jc w:val="center"/>
          <w:ins w:id="3458" w:author="Marmol, Dominika Klaudia" w:date="2026-06-08T11:41:00Z"/>
        </w:trPr>
        <w:tc>
          <w:tcPr>
            <w:tcW w:w="1152" w:type="pct"/>
            <w:tcBorders>
              <w:top w:val="single" w:sz="4" w:space="0" w:color="auto"/>
              <w:left w:val="single" w:sz="4" w:space="0" w:color="auto"/>
              <w:bottom w:val="single" w:sz="4" w:space="0" w:color="auto"/>
              <w:right w:val="single" w:sz="4" w:space="0" w:color="auto"/>
            </w:tcBorders>
            <w:vAlign w:val="center"/>
          </w:tcPr>
          <w:p w14:paraId="2185B27A" w14:textId="77777777" w:rsidR="00C56E47" w:rsidRPr="008C7800" w:rsidRDefault="00E27C57" w:rsidP="00F147E0">
            <w:pPr>
              <w:pStyle w:val="Table-Text-Left"/>
              <w:widowControl w:val="0"/>
              <w:rPr>
                <w:ins w:id="3459" w:author="Marmol, Dominika Klaudia" w:date="2026-06-08T11:41:00Z"/>
                <w:lang w:val="en-US"/>
              </w:rPr>
            </w:pPr>
            <w:ins w:id="3460" w:author="Marmol, Dominika Klaudia" w:date="2026-06-08T11:41:00Z">
              <w:r w:rsidRPr="008C7800">
                <w:rPr>
                  <w:lang w:val="en-US"/>
                </w:rPr>
                <w:t>Medical occurrences </w:t>
              </w:r>
              <w:r w:rsidRPr="008C7800">
                <w:rPr>
                  <w:sz w:val="22"/>
                  <w:vertAlign w:val="superscript"/>
                  <w:lang w:val="en-US"/>
                </w:rPr>
                <w:t>k</w:t>
              </w:r>
            </w:ins>
          </w:p>
        </w:tc>
        <w:tc>
          <w:tcPr>
            <w:tcW w:w="501" w:type="pct"/>
            <w:tcBorders>
              <w:top w:val="single" w:sz="4" w:space="0" w:color="auto"/>
              <w:left w:val="nil"/>
              <w:bottom w:val="single" w:sz="4" w:space="0" w:color="auto"/>
              <w:right w:val="single" w:sz="4" w:space="0" w:color="auto"/>
            </w:tcBorders>
            <w:vAlign w:val="center"/>
          </w:tcPr>
          <w:p w14:paraId="211CC2DF" w14:textId="77777777" w:rsidR="00C56E47" w:rsidRPr="008C7800" w:rsidRDefault="00E27C57" w:rsidP="00F147E0">
            <w:pPr>
              <w:pStyle w:val="Table-Text-Centered"/>
              <w:widowControl w:val="0"/>
              <w:rPr>
                <w:ins w:id="3461" w:author="Marmol, Dominika Klaudia" w:date="2026-06-08T11:41:00Z"/>
                <w:lang w:val="en-US"/>
              </w:rPr>
            </w:pPr>
            <w:ins w:id="3462" w:author="Marmol, Dominika Klaudia" w:date="2026-06-08T11:41: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676CA29A" w14:textId="77777777" w:rsidR="00C56E47" w:rsidRPr="008C7800" w:rsidRDefault="00C56E47" w:rsidP="00F147E0">
            <w:pPr>
              <w:pStyle w:val="Table-Text-Centered"/>
              <w:widowControl w:val="0"/>
              <w:rPr>
                <w:ins w:id="3463" w:author="Marmol, Dominika Klaudia" w:date="2026-06-08T11:41:00Z"/>
                <w:lang w:val="en-US"/>
              </w:rPr>
            </w:pPr>
          </w:p>
        </w:tc>
        <w:tc>
          <w:tcPr>
            <w:tcW w:w="251" w:type="pct"/>
            <w:tcBorders>
              <w:top w:val="single" w:sz="4" w:space="0" w:color="auto"/>
              <w:left w:val="nil"/>
              <w:bottom w:val="single" w:sz="4" w:space="0" w:color="auto"/>
              <w:right w:val="single" w:sz="4" w:space="0" w:color="auto"/>
            </w:tcBorders>
            <w:vAlign w:val="center"/>
          </w:tcPr>
          <w:p w14:paraId="4DA6D39F" w14:textId="77777777" w:rsidR="00C56E47" w:rsidRPr="008C7800" w:rsidRDefault="00C56E47" w:rsidP="00F147E0">
            <w:pPr>
              <w:pStyle w:val="Table-Text-Centered"/>
              <w:widowControl w:val="0"/>
              <w:rPr>
                <w:ins w:id="3464" w:author="Marmol, Dominika Klaudia" w:date="2026-06-08T11:41:00Z"/>
                <w:lang w:val="en-US"/>
              </w:rPr>
            </w:pPr>
          </w:p>
        </w:tc>
        <w:tc>
          <w:tcPr>
            <w:tcW w:w="251" w:type="pct"/>
            <w:tcBorders>
              <w:top w:val="single" w:sz="4" w:space="0" w:color="auto"/>
              <w:left w:val="nil"/>
              <w:bottom w:val="single" w:sz="4" w:space="0" w:color="auto"/>
              <w:right w:val="single" w:sz="4" w:space="0" w:color="auto"/>
            </w:tcBorders>
            <w:vAlign w:val="center"/>
          </w:tcPr>
          <w:p w14:paraId="14116743" w14:textId="77777777" w:rsidR="00C56E47" w:rsidRPr="008C7800" w:rsidRDefault="00C56E47" w:rsidP="00F147E0">
            <w:pPr>
              <w:pStyle w:val="Table-Text-Centered"/>
              <w:widowControl w:val="0"/>
              <w:rPr>
                <w:ins w:id="3465" w:author="Marmol, Dominika Klaudia" w:date="2026-06-08T11:41:00Z"/>
                <w:lang w:val="en-US"/>
              </w:rPr>
            </w:pPr>
          </w:p>
        </w:tc>
        <w:tc>
          <w:tcPr>
            <w:tcW w:w="251" w:type="pct"/>
            <w:tcBorders>
              <w:top w:val="single" w:sz="4" w:space="0" w:color="auto"/>
              <w:left w:val="nil"/>
              <w:bottom w:val="single" w:sz="4" w:space="0" w:color="auto"/>
              <w:right w:val="single" w:sz="4" w:space="0" w:color="auto"/>
            </w:tcBorders>
            <w:vAlign w:val="center"/>
          </w:tcPr>
          <w:p w14:paraId="7AB32969" w14:textId="77777777" w:rsidR="00C56E47" w:rsidRPr="008C7800" w:rsidRDefault="00C56E47" w:rsidP="00F147E0">
            <w:pPr>
              <w:pStyle w:val="Table-Text-Centered"/>
              <w:widowControl w:val="0"/>
              <w:rPr>
                <w:ins w:id="3466" w:author="Marmol, Dominika Klaudia" w:date="2026-06-08T11:41:00Z"/>
                <w:lang w:val="en-US"/>
              </w:rPr>
            </w:pPr>
          </w:p>
        </w:tc>
        <w:tc>
          <w:tcPr>
            <w:tcW w:w="252" w:type="pct"/>
            <w:tcBorders>
              <w:top w:val="single" w:sz="4" w:space="0" w:color="auto"/>
              <w:left w:val="nil"/>
              <w:bottom w:val="single" w:sz="4" w:space="0" w:color="auto"/>
              <w:right w:val="single" w:sz="4" w:space="0" w:color="auto"/>
            </w:tcBorders>
            <w:vAlign w:val="center"/>
          </w:tcPr>
          <w:p w14:paraId="4648AA90" w14:textId="77777777" w:rsidR="00C56E47" w:rsidRPr="008C7800" w:rsidRDefault="00C56E47" w:rsidP="00F147E0">
            <w:pPr>
              <w:pStyle w:val="Table-Text-Centered"/>
              <w:widowControl w:val="0"/>
              <w:rPr>
                <w:ins w:id="3467" w:author="Marmol, Dominika Klaudia" w:date="2026-06-08T11:41:00Z"/>
                <w:lang w:val="en-US"/>
              </w:rPr>
            </w:pPr>
          </w:p>
        </w:tc>
        <w:tc>
          <w:tcPr>
            <w:tcW w:w="502" w:type="pct"/>
            <w:tcBorders>
              <w:top w:val="single" w:sz="4" w:space="0" w:color="auto"/>
              <w:left w:val="nil"/>
              <w:bottom w:val="single" w:sz="4" w:space="0" w:color="auto"/>
              <w:right w:val="single" w:sz="4" w:space="0" w:color="auto"/>
            </w:tcBorders>
            <w:vAlign w:val="center"/>
          </w:tcPr>
          <w:p w14:paraId="6CC4353F" w14:textId="77777777" w:rsidR="00C56E47" w:rsidRPr="008C7800" w:rsidRDefault="00C56E47" w:rsidP="00F147E0">
            <w:pPr>
              <w:pStyle w:val="Table-Text-Centered"/>
              <w:widowControl w:val="0"/>
              <w:rPr>
                <w:ins w:id="3468" w:author="Marmol, Dominika Klaudia" w:date="2026-06-08T11:41:00Z"/>
                <w:lang w:val="en-US"/>
              </w:rPr>
            </w:pPr>
          </w:p>
        </w:tc>
        <w:tc>
          <w:tcPr>
            <w:tcW w:w="454" w:type="pct"/>
            <w:tcBorders>
              <w:top w:val="single" w:sz="4" w:space="0" w:color="auto"/>
              <w:left w:val="nil"/>
              <w:bottom w:val="single" w:sz="4" w:space="0" w:color="auto"/>
              <w:right w:val="single" w:sz="4" w:space="0" w:color="auto"/>
            </w:tcBorders>
            <w:vAlign w:val="center"/>
          </w:tcPr>
          <w:p w14:paraId="3E3B910C" w14:textId="77777777" w:rsidR="00C56E47" w:rsidRPr="008C7800" w:rsidRDefault="00C56E47" w:rsidP="00F147E0">
            <w:pPr>
              <w:pStyle w:val="Table-Text-Centered"/>
              <w:widowControl w:val="0"/>
              <w:rPr>
                <w:ins w:id="3469" w:author="Marmol, Dominika Klaudia" w:date="2026-06-08T11:41:00Z"/>
              </w:rPr>
            </w:pPr>
          </w:p>
        </w:tc>
        <w:tc>
          <w:tcPr>
            <w:tcW w:w="350" w:type="pct"/>
            <w:tcBorders>
              <w:top w:val="single" w:sz="4" w:space="0" w:color="auto"/>
              <w:left w:val="single" w:sz="4" w:space="0" w:color="auto"/>
              <w:bottom w:val="single" w:sz="4" w:space="0" w:color="auto"/>
              <w:right w:val="single" w:sz="4" w:space="0" w:color="auto"/>
            </w:tcBorders>
            <w:vAlign w:val="center"/>
          </w:tcPr>
          <w:p w14:paraId="0E384737" w14:textId="77777777" w:rsidR="00C56E47" w:rsidRPr="008C7800" w:rsidRDefault="00C56E47" w:rsidP="00F147E0">
            <w:pPr>
              <w:pStyle w:val="Table-Text-Centered"/>
              <w:widowControl w:val="0"/>
              <w:rPr>
                <w:ins w:id="3470" w:author="Marmol, Dominika Klaudia" w:date="2026-06-08T11:41: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2010B1E5" w14:textId="77777777" w:rsidR="00C56E47" w:rsidRPr="008C7800" w:rsidRDefault="00C56E47" w:rsidP="00F147E0">
            <w:pPr>
              <w:pStyle w:val="Table-Text-Centered"/>
              <w:widowControl w:val="0"/>
              <w:rPr>
                <w:ins w:id="3471" w:author="Marmol, Dominika Klaudia" w:date="2026-06-08T11:41:00Z"/>
                <w:lang w:val="en-US"/>
              </w:rPr>
            </w:pPr>
          </w:p>
        </w:tc>
        <w:tc>
          <w:tcPr>
            <w:tcW w:w="377" w:type="pct"/>
            <w:tcBorders>
              <w:top w:val="single" w:sz="4" w:space="0" w:color="auto"/>
              <w:left w:val="nil"/>
              <w:bottom w:val="single" w:sz="4" w:space="0" w:color="auto"/>
              <w:right w:val="single" w:sz="4" w:space="0" w:color="auto"/>
            </w:tcBorders>
            <w:vAlign w:val="center"/>
          </w:tcPr>
          <w:p w14:paraId="3B855869" w14:textId="77777777" w:rsidR="00C56E47" w:rsidRPr="008C7800" w:rsidRDefault="00C56E47" w:rsidP="00F147E0">
            <w:pPr>
              <w:pStyle w:val="Table-Text-Centered"/>
              <w:widowControl w:val="0"/>
              <w:rPr>
                <w:ins w:id="3472" w:author="Marmol, Dominika Klaudia" w:date="2026-06-08T11:41:00Z"/>
                <w:lang w:val="en-US"/>
              </w:rPr>
            </w:pPr>
          </w:p>
        </w:tc>
      </w:tr>
      <w:tr w:rsidR="008F5115" w14:paraId="45557FD9" w14:textId="77777777" w:rsidTr="00F147E0">
        <w:trPr>
          <w:trHeight w:val="284"/>
          <w:jc w:val="center"/>
          <w:ins w:id="3473" w:author="Marmol, Dominika Klaudia" w:date="2026-06-08T11:41:00Z"/>
        </w:trPr>
        <w:tc>
          <w:tcPr>
            <w:tcW w:w="1152" w:type="pct"/>
            <w:tcBorders>
              <w:top w:val="single" w:sz="4" w:space="0" w:color="auto"/>
              <w:left w:val="single" w:sz="4" w:space="0" w:color="auto"/>
              <w:bottom w:val="single" w:sz="4" w:space="0" w:color="auto"/>
              <w:right w:val="single" w:sz="4" w:space="0" w:color="auto"/>
            </w:tcBorders>
            <w:vAlign w:val="center"/>
          </w:tcPr>
          <w:p w14:paraId="0923254D" w14:textId="77777777" w:rsidR="00C56E47" w:rsidRPr="008C7800" w:rsidRDefault="00E27C57" w:rsidP="00F147E0">
            <w:pPr>
              <w:pStyle w:val="Table-Text-Left"/>
              <w:widowControl w:val="0"/>
              <w:rPr>
                <w:ins w:id="3474" w:author="Marmol, Dominika Klaudia" w:date="2026-06-08T11:41:00Z"/>
                <w:lang w:val="en-US"/>
              </w:rPr>
            </w:pPr>
            <w:ins w:id="3475" w:author="Marmol, Dominika Klaudia" w:date="2026-06-08T11:41:00Z">
              <w:r w:rsidRPr="008C7800">
                <w:rPr>
                  <w:lang w:val="en-US"/>
                </w:rPr>
                <w:t>AE reporting</w:t>
              </w:r>
            </w:ins>
          </w:p>
        </w:tc>
        <w:tc>
          <w:tcPr>
            <w:tcW w:w="501" w:type="pct"/>
            <w:tcBorders>
              <w:top w:val="single" w:sz="4" w:space="0" w:color="auto"/>
              <w:left w:val="nil"/>
              <w:bottom w:val="single" w:sz="4" w:space="0" w:color="auto"/>
              <w:right w:val="single" w:sz="4" w:space="0" w:color="auto"/>
            </w:tcBorders>
            <w:vAlign w:val="center"/>
          </w:tcPr>
          <w:p w14:paraId="245A9E31" w14:textId="77777777" w:rsidR="00C56E47" w:rsidRPr="008C7800" w:rsidRDefault="00C56E47" w:rsidP="00F147E0">
            <w:pPr>
              <w:pStyle w:val="Table-Text-Centered"/>
              <w:widowControl w:val="0"/>
              <w:rPr>
                <w:ins w:id="3476" w:author="Marmol, Dominika Klaudia" w:date="2026-06-08T11:41:00Z"/>
                <w:lang w:val="en-US"/>
              </w:rPr>
            </w:pPr>
          </w:p>
        </w:tc>
        <w:tc>
          <w:tcPr>
            <w:tcW w:w="2970" w:type="pct"/>
            <w:gridSpan w:val="9"/>
            <w:tcBorders>
              <w:top w:val="single" w:sz="4" w:space="0" w:color="auto"/>
              <w:left w:val="nil"/>
              <w:bottom w:val="single" w:sz="4" w:space="0" w:color="auto"/>
              <w:right w:val="single" w:sz="4" w:space="0" w:color="auto"/>
            </w:tcBorders>
          </w:tcPr>
          <w:p w14:paraId="43737F83" w14:textId="77777777" w:rsidR="00C56E47" w:rsidRPr="008C7800" w:rsidRDefault="00E27C57" w:rsidP="00F147E0">
            <w:pPr>
              <w:pStyle w:val="Table-Text-Centered"/>
              <w:widowControl w:val="0"/>
              <w:rPr>
                <w:ins w:id="3477" w:author="Marmol, Dominika Klaudia" w:date="2026-06-08T11:41:00Z"/>
                <w:lang w:val="en-US"/>
              </w:rPr>
            </w:pPr>
            <w:ins w:id="3478" w:author="Marmol, Dominika Klaudia" w:date="2026-06-08T11:41:00Z">
              <w:r w:rsidRPr="008C7800">
                <w:rPr>
                  <w:lang w:val="en-US"/>
                </w:rPr>
                <w:t>Recorded the moment IMP administration started through 90 days after the last dose of IMP or until a new anticancer therapy is initiated.</w:t>
              </w:r>
            </w:ins>
          </w:p>
        </w:tc>
        <w:tc>
          <w:tcPr>
            <w:tcW w:w="377" w:type="pct"/>
            <w:tcBorders>
              <w:top w:val="single" w:sz="4" w:space="0" w:color="auto"/>
              <w:left w:val="nil"/>
              <w:bottom w:val="single" w:sz="4" w:space="0" w:color="auto"/>
              <w:right w:val="single" w:sz="4" w:space="0" w:color="auto"/>
            </w:tcBorders>
            <w:vAlign w:val="center"/>
          </w:tcPr>
          <w:p w14:paraId="40EFA9E5" w14:textId="77777777" w:rsidR="00C56E47" w:rsidRPr="008C7800" w:rsidRDefault="00C56E47" w:rsidP="00F147E0">
            <w:pPr>
              <w:pStyle w:val="Table-Text-Centered"/>
              <w:widowControl w:val="0"/>
              <w:rPr>
                <w:ins w:id="3479" w:author="Marmol, Dominika Klaudia" w:date="2026-06-08T11:41:00Z"/>
                <w:lang w:val="en-US"/>
              </w:rPr>
            </w:pPr>
          </w:p>
        </w:tc>
      </w:tr>
      <w:tr w:rsidR="008F5115" w14:paraId="556F4565" w14:textId="77777777" w:rsidTr="00F147E0">
        <w:trPr>
          <w:trHeight w:val="284"/>
          <w:jc w:val="center"/>
          <w:ins w:id="3480" w:author="Marmol, Dominika Klaudia" w:date="2026-06-08T11:41:00Z"/>
        </w:trPr>
        <w:tc>
          <w:tcPr>
            <w:tcW w:w="1152" w:type="pct"/>
            <w:tcBorders>
              <w:top w:val="single" w:sz="4" w:space="0" w:color="auto"/>
              <w:left w:val="single" w:sz="4" w:space="0" w:color="auto"/>
              <w:bottom w:val="single" w:sz="4" w:space="0" w:color="auto"/>
              <w:right w:val="single" w:sz="4" w:space="0" w:color="auto"/>
            </w:tcBorders>
            <w:vAlign w:val="center"/>
          </w:tcPr>
          <w:p w14:paraId="7C167082" w14:textId="77777777" w:rsidR="00C56E47" w:rsidRPr="008C7800" w:rsidRDefault="00E27C57" w:rsidP="00F147E0">
            <w:pPr>
              <w:pStyle w:val="Table-Text-Left"/>
              <w:widowControl w:val="0"/>
              <w:rPr>
                <w:ins w:id="3481" w:author="Marmol, Dominika Klaudia" w:date="2026-06-08T11:41:00Z"/>
                <w:lang w:val="en-US"/>
              </w:rPr>
            </w:pPr>
            <w:ins w:id="3482" w:author="Marmol, Dominika Klaudia" w:date="2026-06-08T11:41:00Z">
              <w:r w:rsidRPr="008C7800">
                <w:rPr>
                  <w:lang w:val="en-US"/>
                </w:rPr>
                <w:lastRenderedPageBreak/>
                <w:t>SAE reporting </w:t>
              </w:r>
              <w:r w:rsidRPr="008C7800">
                <w:rPr>
                  <w:sz w:val="22"/>
                  <w:vertAlign w:val="superscript"/>
                  <w:lang w:val="en-US"/>
                </w:rPr>
                <w:t>l</w:t>
              </w:r>
            </w:ins>
          </w:p>
        </w:tc>
        <w:tc>
          <w:tcPr>
            <w:tcW w:w="3471" w:type="pct"/>
            <w:gridSpan w:val="10"/>
            <w:tcBorders>
              <w:top w:val="single" w:sz="4" w:space="0" w:color="auto"/>
              <w:left w:val="single" w:sz="4" w:space="0" w:color="auto"/>
              <w:right w:val="single" w:sz="4" w:space="0" w:color="auto"/>
            </w:tcBorders>
          </w:tcPr>
          <w:p w14:paraId="03E732C7" w14:textId="77777777" w:rsidR="00C56E47" w:rsidRPr="008C7800" w:rsidRDefault="00E27C57" w:rsidP="00F147E0">
            <w:pPr>
              <w:pStyle w:val="Table-Text-Centered"/>
              <w:widowControl w:val="0"/>
              <w:rPr>
                <w:ins w:id="3483" w:author="Marmol, Dominika Klaudia" w:date="2026-06-08T11:41:00Z"/>
                <w:lang w:val="en-US"/>
              </w:rPr>
            </w:pPr>
            <w:ins w:id="3484" w:author="Marmol, Dominika Klaudia" w:date="2026-06-08T11:41:00Z">
              <w:r w:rsidRPr="008C7800">
                <w:rPr>
                  <w:lang w:val="en-US"/>
                </w:rPr>
                <w:t>Recorded from signing of the ICF through 90 days after the last dose of IMP or until a new anticancer therapy is initiated.</w:t>
              </w:r>
            </w:ins>
          </w:p>
        </w:tc>
        <w:tc>
          <w:tcPr>
            <w:tcW w:w="377" w:type="pct"/>
            <w:tcBorders>
              <w:top w:val="single" w:sz="4" w:space="0" w:color="auto"/>
              <w:left w:val="single" w:sz="4" w:space="0" w:color="auto"/>
              <w:right w:val="single" w:sz="4" w:space="0" w:color="auto"/>
            </w:tcBorders>
            <w:vAlign w:val="center"/>
          </w:tcPr>
          <w:p w14:paraId="5793A008" w14:textId="77777777" w:rsidR="00C56E47" w:rsidRPr="008C7800" w:rsidRDefault="00C56E47" w:rsidP="00F147E0">
            <w:pPr>
              <w:pStyle w:val="Table-Text-Centered"/>
              <w:widowControl w:val="0"/>
              <w:rPr>
                <w:ins w:id="3485" w:author="Marmol, Dominika Klaudia" w:date="2026-06-08T11:41:00Z"/>
                <w:lang w:val="en-US"/>
              </w:rPr>
            </w:pPr>
          </w:p>
        </w:tc>
      </w:tr>
      <w:tr w:rsidR="008F5115" w14:paraId="7F2D7807" w14:textId="77777777" w:rsidTr="00F147E0">
        <w:trPr>
          <w:trHeight w:val="284"/>
          <w:jc w:val="center"/>
          <w:ins w:id="3486" w:author="Marmol, Dominika Klaudia" w:date="2026-06-08T11:41:00Z"/>
        </w:trPr>
        <w:tc>
          <w:tcPr>
            <w:tcW w:w="1152" w:type="pct"/>
            <w:tcBorders>
              <w:top w:val="single" w:sz="4" w:space="0" w:color="auto"/>
              <w:left w:val="single" w:sz="4" w:space="0" w:color="auto"/>
              <w:bottom w:val="single" w:sz="4" w:space="0" w:color="auto"/>
              <w:right w:val="single" w:sz="4" w:space="0" w:color="auto"/>
            </w:tcBorders>
            <w:vAlign w:val="center"/>
          </w:tcPr>
          <w:p w14:paraId="28C62283" w14:textId="77777777" w:rsidR="00C56E47" w:rsidRPr="008C7800" w:rsidRDefault="00E27C57" w:rsidP="00F147E0">
            <w:pPr>
              <w:pStyle w:val="Table-Text-Left"/>
              <w:widowControl w:val="0"/>
              <w:rPr>
                <w:ins w:id="3487" w:author="Marmol, Dominika Klaudia" w:date="2026-06-08T11:41:00Z"/>
                <w:lang w:val="en-US"/>
              </w:rPr>
            </w:pPr>
            <w:ins w:id="3488" w:author="Marmol, Dominika Klaudia" w:date="2026-06-08T11:41:00Z">
              <w:r w:rsidRPr="008C7800">
                <w:rPr>
                  <w:lang w:val="en-US"/>
                </w:rPr>
                <w:t>Concomitant medication</w:t>
              </w:r>
            </w:ins>
          </w:p>
        </w:tc>
        <w:tc>
          <w:tcPr>
            <w:tcW w:w="3471" w:type="pct"/>
            <w:gridSpan w:val="10"/>
            <w:tcBorders>
              <w:top w:val="single" w:sz="4" w:space="0" w:color="auto"/>
              <w:left w:val="single" w:sz="4" w:space="0" w:color="auto"/>
              <w:bottom w:val="single" w:sz="4" w:space="0" w:color="auto"/>
              <w:right w:val="single" w:sz="4" w:space="0" w:color="auto"/>
            </w:tcBorders>
          </w:tcPr>
          <w:p w14:paraId="5426C7DE" w14:textId="77777777" w:rsidR="00C56E47" w:rsidRPr="008C7800" w:rsidRDefault="00E27C57" w:rsidP="00F147E0">
            <w:pPr>
              <w:pStyle w:val="Table-Text-Centered"/>
              <w:widowControl w:val="0"/>
              <w:rPr>
                <w:ins w:id="3489" w:author="Marmol, Dominika Klaudia" w:date="2026-06-08T11:41:00Z"/>
                <w:lang w:val="en-US"/>
              </w:rPr>
            </w:pPr>
            <w:ins w:id="3490" w:author="Marmol, Dominika Klaudia" w:date="2026-06-08T11:41:00Z">
              <w:r w:rsidRPr="008C7800">
                <w:rPr>
                  <w:lang w:val="en-US"/>
                </w:rPr>
                <w:t>Recorded from signing of ICF through 90 days after the last dose of IMP.</w:t>
              </w:r>
            </w:ins>
          </w:p>
        </w:tc>
        <w:tc>
          <w:tcPr>
            <w:tcW w:w="377" w:type="pct"/>
            <w:tcBorders>
              <w:top w:val="single" w:sz="4" w:space="0" w:color="auto"/>
              <w:left w:val="single" w:sz="4" w:space="0" w:color="auto"/>
              <w:bottom w:val="single" w:sz="4" w:space="0" w:color="auto"/>
              <w:right w:val="single" w:sz="4" w:space="0" w:color="auto"/>
            </w:tcBorders>
            <w:vAlign w:val="center"/>
          </w:tcPr>
          <w:p w14:paraId="6ECE660A" w14:textId="77777777" w:rsidR="00C56E47" w:rsidRPr="008C7800" w:rsidRDefault="00C56E47" w:rsidP="00F147E0">
            <w:pPr>
              <w:pStyle w:val="Table-Text-Centered"/>
              <w:widowControl w:val="0"/>
              <w:rPr>
                <w:ins w:id="3491" w:author="Marmol, Dominika Klaudia" w:date="2026-06-08T11:41:00Z"/>
                <w:lang w:val="en-US"/>
              </w:rPr>
            </w:pPr>
          </w:p>
        </w:tc>
      </w:tr>
      <w:tr w:rsidR="008F5115" w14:paraId="473171B6" w14:textId="77777777" w:rsidTr="00F147E0">
        <w:trPr>
          <w:trHeight w:val="284"/>
          <w:jc w:val="center"/>
          <w:ins w:id="3492" w:author="Marmol, Dominika Klaudia" w:date="2026-06-08T11:41:00Z"/>
        </w:trPr>
        <w:tc>
          <w:tcPr>
            <w:tcW w:w="1152" w:type="pct"/>
            <w:tcBorders>
              <w:top w:val="single" w:sz="4" w:space="0" w:color="auto"/>
              <w:left w:val="single" w:sz="4" w:space="0" w:color="auto"/>
              <w:bottom w:val="single" w:sz="4" w:space="0" w:color="auto"/>
              <w:right w:val="single" w:sz="4" w:space="0" w:color="auto"/>
            </w:tcBorders>
            <w:vAlign w:val="center"/>
          </w:tcPr>
          <w:p w14:paraId="0E62A20D" w14:textId="77777777" w:rsidR="00C56E47" w:rsidRPr="008C7800" w:rsidRDefault="00E27C57" w:rsidP="00F147E0">
            <w:pPr>
              <w:pStyle w:val="Table-Text-Left"/>
              <w:widowControl w:val="0"/>
              <w:rPr>
                <w:ins w:id="3493" w:author="Marmol, Dominika Klaudia" w:date="2026-06-08T11:41:00Z"/>
                <w:lang w:val="en-US"/>
              </w:rPr>
            </w:pPr>
            <w:ins w:id="3494" w:author="Marmol, Dominika Klaudia" w:date="2026-06-08T11:41:00Z">
              <w:r w:rsidRPr="008C7800">
                <w:rPr>
                  <w:lang w:val="en-US"/>
                </w:rPr>
                <w:t>Survival status </w:t>
              </w:r>
              <w:r w:rsidRPr="008C7800">
                <w:rPr>
                  <w:sz w:val="22"/>
                  <w:vertAlign w:val="superscript"/>
                  <w:lang w:val="en-US"/>
                </w:rPr>
                <w:t>m</w:t>
              </w:r>
            </w:ins>
          </w:p>
        </w:tc>
        <w:tc>
          <w:tcPr>
            <w:tcW w:w="501" w:type="pct"/>
            <w:tcBorders>
              <w:top w:val="single" w:sz="4" w:space="0" w:color="auto"/>
              <w:left w:val="nil"/>
              <w:bottom w:val="single" w:sz="4" w:space="0" w:color="auto"/>
              <w:right w:val="single" w:sz="4" w:space="0" w:color="auto"/>
            </w:tcBorders>
            <w:vAlign w:val="center"/>
          </w:tcPr>
          <w:p w14:paraId="78EF89C9" w14:textId="77777777" w:rsidR="00C56E47" w:rsidRPr="008C7800" w:rsidRDefault="00C56E47" w:rsidP="00F147E0">
            <w:pPr>
              <w:pStyle w:val="Table-Text-Centered"/>
              <w:widowControl w:val="0"/>
              <w:rPr>
                <w:ins w:id="3495" w:author="Marmol, Dominika Klaudia" w:date="2026-06-08T11:41:00Z"/>
                <w:lang w:val="en-US"/>
              </w:rPr>
            </w:pPr>
          </w:p>
        </w:tc>
        <w:tc>
          <w:tcPr>
            <w:tcW w:w="251" w:type="pct"/>
            <w:tcBorders>
              <w:top w:val="single" w:sz="4" w:space="0" w:color="auto"/>
              <w:left w:val="nil"/>
              <w:bottom w:val="single" w:sz="4" w:space="0" w:color="auto"/>
              <w:right w:val="single" w:sz="4" w:space="0" w:color="auto"/>
            </w:tcBorders>
            <w:vAlign w:val="center"/>
          </w:tcPr>
          <w:p w14:paraId="1885E5A6" w14:textId="77777777" w:rsidR="00C56E47" w:rsidRPr="008C7800" w:rsidRDefault="00C56E47" w:rsidP="00F147E0">
            <w:pPr>
              <w:pStyle w:val="Table-Text-Centered"/>
              <w:widowControl w:val="0"/>
              <w:rPr>
                <w:ins w:id="3496" w:author="Marmol, Dominika Klaudia" w:date="2026-06-08T11:41:00Z"/>
                <w:lang w:val="en-US"/>
              </w:rPr>
            </w:pPr>
          </w:p>
        </w:tc>
        <w:tc>
          <w:tcPr>
            <w:tcW w:w="251" w:type="pct"/>
            <w:tcBorders>
              <w:top w:val="single" w:sz="4" w:space="0" w:color="auto"/>
              <w:left w:val="nil"/>
              <w:bottom w:val="single" w:sz="4" w:space="0" w:color="auto"/>
              <w:right w:val="single" w:sz="4" w:space="0" w:color="auto"/>
            </w:tcBorders>
            <w:vAlign w:val="center"/>
          </w:tcPr>
          <w:p w14:paraId="63C7CE12" w14:textId="77777777" w:rsidR="00C56E47" w:rsidRPr="008C7800" w:rsidRDefault="00C56E47" w:rsidP="00F147E0">
            <w:pPr>
              <w:pStyle w:val="Table-Text-Centered"/>
              <w:widowControl w:val="0"/>
              <w:rPr>
                <w:ins w:id="3497" w:author="Marmol, Dominika Klaudia" w:date="2026-06-08T11:41:00Z"/>
                <w:lang w:val="en-US"/>
              </w:rPr>
            </w:pPr>
          </w:p>
        </w:tc>
        <w:tc>
          <w:tcPr>
            <w:tcW w:w="251" w:type="pct"/>
            <w:tcBorders>
              <w:top w:val="single" w:sz="4" w:space="0" w:color="auto"/>
              <w:left w:val="nil"/>
              <w:bottom w:val="single" w:sz="4" w:space="0" w:color="auto"/>
              <w:right w:val="single" w:sz="4" w:space="0" w:color="auto"/>
            </w:tcBorders>
            <w:vAlign w:val="center"/>
          </w:tcPr>
          <w:p w14:paraId="03396E4C" w14:textId="77777777" w:rsidR="00C56E47" w:rsidRPr="008C7800" w:rsidRDefault="00C56E47" w:rsidP="00F147E0">
            <w:pPr>
              <w:pStyle w:val="Table-Text-Centered"/>
              <w:widowControl w:val="0"/>
              <w:rPr>
                <w:ins w:id="3498" w:author="Marmol, Dominika Klaudia" w:date="2026-06-08T11:41:00Z"/>
                <w:lang w:val="en-US"/>
              </w:rPr>
            </w:pPr>
          </w:p>
        </w:tc>
        <w:tc>
          <w:tcPr>
            <w:tcW w:w="251" w:type="pct"/>
            <w:tcBorders>
              <w:top w:val="single" w:sz="4" w:space="0" w:color="auto"/>
              <w:left w:val="nil"/>
              <w:bottom w:val="single" w:sz="4" w:space="0" w:color="auto"/>
              <w:right w:val="single" w:sz="4" w:space="0" w:color="auto"/>
            </w:tcBorders>
            <w:vAlign w:val="center"/>
          </w:tcPr>
          <w:p w14:paraId="4D490059" w14:textId="77777777" w:rsidR="00C56E47" w:rsidRPr="008C7800" w:rsidRDefault="00C56E47" w:rsidP="00F147E0">
            <w:pPr>
              <w:pStyle w:val="Table-Text-Centered"/>
              <w:widowControl w:val="0"/>
              <w:rPr>
                <w:ins w:id="3499" w:author="Marmol, Dominika Klaudia" w:date="2026-06-08T11:41:00Z"/>
                <w:lang w:val="en-US"/>
              </w:rPr>
            </w:pPr>
          </w:p>
        </w:tc>
        <w:tc>
          <w:tcPr>
            <w:tcW w:w="252" w:type="pct"/>
            <w:tcBorders>
              <w:top w:val="single" w:sz="4" w:space="0" w:color="auto"/>
              <w:left w:val="nil"/>
              <w:bottom w:val="single" w:sz="4" w:space="0" w:color="auto"/>
              <w:right w:val="single" w:sz="4" w:space="0" w:color="auto"/>
            </w:tcBorders>
            <w:vAlign w:val="center"/>
          </w:tcPr>
          <w:p w14:paraId="049F2CA8" w14:textId="77777777" w:rsidR="00C56E47" w:rsidRPr="008C7800" w:rsidRDefault="00C56E47" w:rsidP="00F147E0">
            <w:pPr>
              <w:pStyle w:val="Table-Text-Centered"/>
              <w:widowControl w:val="0"/>
              <w:rPr>
                <w:ins w:id="3500" w:author="Marmol, Dominika Klaudia" w:date="2026-06-08T11:41:00Z"/>
                <w:lang w:val="en-US"/>
              </w:rPr>
            </w:pPr>
          </w:p>
        </w:tc>
        <w:tc>
          <w:tcPr>
            <w:tcW w:w="502" w:type="pct"/>
            <w:tcBorders>
              <w:top w:val="single" w:sz="4" w:space="0" w:color="auto"/>
              <w:left w:val="nil"/>
              <w:bottom w:val="single" w:sz="4" w:space="0" w:color="auto"/>
              <w:right w:val="single" w:sz="4" w:space="0" w:color="auto"/>
            </w:tcBorders>
            <w:vAlign w:val="center"/>
          </w:tcPr>
          <w:p w14:paraId="6980D6BC" w14:textId="77777777" w:rsidR="00C56E47" w:rsidRPr="008C7800" w:rsidRDefault="00C56E47" w:rsidP="00F147E0">
            <w:pPr>
              <w:pStyle w:val="Table-Text-Centered"/>
              <w:widowControl w:val="0"/>
              <w:rPr>
                <w:ins w:id="3501" w:author="Marmol, Dominika Klaudia" w:date="2026-06-08T11:41:00Z"/>
                <w:lang w:val="en-US"/>
              </w:rPr>
            </w:pPr>
          </w:p>
        </w:tc>
        <w:tc>
          <w:tcPr>
            <w:tcW w:w="454" w:type="pct"/>
            <w:tcBorders>
              <w:top w:val="single" w:sz="4" w:space="0" w:color="auto"/>
              <w:left w:val="nil"/>
              <w:bottom w:val="single" w:sz="4" w:space="0" w:color="auto"/>
              <w:right w:val="single" w:sz="4" w:space="0" w:color="auto"/>
            </w:tcBorders>
            <w:vAlign w:val="center"/>
          </w:tcPr>
          <w:p w14:paraId="0EBAE2DC" w14:textId="77777777" w:rsidR="00C56E47" w:rsidRPr="008C7800" w:rsidRDefault="00C56E47" w:rsidP="00F147E0">
            <w:pPr>
              <w:pStyle w:val="Table-Text-Centered"/>
              <w:widowControl w:val="0"/>
              <w:rPr>
                <w:ins w:id="3502" w:author="Marmol, Dominika Klaudia" w:date="2026-06-08T11:41:00Z"/>
              </w:rPr>
            </w:pPr>
          </w:p>
        </w:tc>
        <w:tc>
          <w:tcPr>
            <w:tcW w:w="350" w:type="pct"/>
            <w:tcBorders>
              <w:top w:val="single" w:sz="4" w:space="0" w:color="auto"/>
              <w:left w:val="single" w:sz="4" w:space="0" w:color="auto"/>
              <w:bottom w:val="single" w:sz="4" w:space="0" w:color="auto"/>
              <w:right w:val="single" w:sz="4" w:space="0" w:color="auto"/>
            </w:tcBorders>
            <w:vAlign w:val="center"/>
          </w:tcPr>
          <w:p w14:paraId="329DCF5D" w14:textId="77777777" w:rsidR="00C56E47" w:rsidRPr="008C7800" w:rsidRDefault="00C56E47" w:rsidP="00F147E0">
            <w:pPr>
              <w:pStyle w:val="Table-Text-Centered"/>
              <w:widowControl w:val="0"/>
              <w:rPr>
                <w:ins w:id="3503" w:author="Marmol, Dominika Klaudia" w:date="2026-06-08T11:41: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6B28FA86" w14:textId="77777777" w:rsidR="00C56E47" w:rsidRPr="008C7800" w:rsidRDefault="00C56E47" w:rsidP="00F147E0">
            <w:pPr>
              <w:pStyle w:val="Table-Text-Centered"/>
              <w:widowControl w:val="0"/>
              <w:rPr>
                <w:ins w:id="3504" w:author="Marmol, Dominika Klaudia" w:date="2026-06-08T11:41:00Z"/>
                <w:lang w:val="en-US"/>
              </w:rPr>
            </w:pPr>
          </w:p>
        </w:tc>
        <w:tc>
          <w:tcPr>
            <w:tcW w:w="377" w:type="pct"/>
            <w:tcBorders>
              <w:top w:val="single" w:sz="4" w:space="0" w:color="auto"/>
              <w:left w:val="nil"/>
              <w:bottom w:val="single" w:sz="4" w:space="0" w:color="auto"/>
              <w:right w:val="single" w:sz="4" w:space="0" w:color="auto"/>
            </w:tcBorders>
            <w:vAlign w:val="center"/>
          </w:tcPr>
          <w:p w14:paraId="1E1FDB6C" w14:textId="77777777" w:rsidR="00C56E47" w:rsidRPr="008C7800" w:rsidRDefault="00E27C57" w:rsidP="00F147E0">
            <w:pPr>
              <w:pStyle w:val="Table-Text-Centered"/>
              <w:widowControl w:val="0"/>
              <w:rPr>
                <w:ins w:id="3505" w:author="Marmol, Dominika Klaudia" w:date="2026-06-08T11:41:00Z"/>
                <w:lang w:val="en-US"/>
              </w:rPr>
            </w:pPr>
            <w:ins w:id="3506" w:author="Marmol, Dominika Klaudia" w:date="2026-06-08T11:41:00Z">
              <w:r w:rsidRPr="008C7800">
                <w:rPr>
                  <w:lang w:val="en-US"/>
                </w:rPr>
                <w:t>X</w:t>
              </w:r>
            </w:ins>
          </w:p>
        </w:tc>
      </w:tr>
      <w:tr w:rsidR="008F5115" w14:paraId="7E5AD7E2" w14:textId="77777777" w:rsidTr="00F147E0">
        <w:trPr>
          <w:trHeight w:val="284"/>
          <w:jc w:val="center"/>
          <w:ins w:id="3507" w:author="Marmol, Dominika Klaudia" w:date="2026-06-08T11:41:00Z"/>
        </w:trPr>
        <w:tc>
          <w:tcPr>
            <w:tcW w:w="1152" w:type="pct"/>
            <w:tcBorders>
              <w:top w:val="single" w:sz="4" w:space="0" w:color="auto"/>
              <w:left w:val="single" w:sz="4" w:space="0" w:color="auto"/>
              <w:bottom w:val="single" w:sz="4" w:space="0" w:color="auto"/>
              <w:right w:val="single" w:sz="4" w:space="0" w:color="auto"/>
            </w:tcBorders>
            <w:vAlign w:val="center"/>
          </w:tcPr>
          <w:p w14:paraId="4EE424CA" w14:textId="77777777" w:rsidR="00C56E47" w:rsidRPr="008C7800" w:rsidRDefault="00E27C57" w:rsidP="00F147E0">
            <w:pPr>
              <w:pStyle w:val="Table-Text-Left"/>
              <w:widowControl w:val="0"/>
              <w:rPr>
                <w:ins w:id="3508" w:author="Marmol, Dominika Klaudia" w:date="2026-06-08T11:41:00Z"/>
                <w:lang w:val="en-US"/>
              </w:rPr>
            </w:pPr>
            <w:ins w:id="3509" w:author="Marmol, Dominika Klaudia" w:date="2026-06-08T11:41:00Z">
              <w:r w:rsidRPr="008C7800">
                <w:rPr>
                  <w:lang w:val="en-US"/>
                </w:rPr>
                <w:t>CT/MRI and tumor assessment </w:t>
              </w:r>
              <w:r w:rsidRPr="008C7800">
                <w:rPr>
                  <w:sz w:val="22"/>
                  <w:vertAlign w:val="superscript"/>
                  <w:lang w:val="en-US"/>
                </w:rPr>
                <w:t>n</w:t>
              </w:r>
            </w:ins>
          </w:p>
        </w:tc>
        <w:tc>
          <w:tcPr>
            <w:tcW w:w="501" w:type="pct"/>
            <w:tcBorders>
              <w:top w:val="single" w:sz="4" w:space="0" w:color="auto"/>
              <w:left w:val="single" w:sz="4" w:space="0" w:color="auto"/>
              <w:bottom w:val="single" w:sz="4" w:space="0" w:color="auto"/>
              <w:right w:val="single" w:sz="4" w:space="0" w:color="auto"/>
            </w:tcBorders>
            <w:vAlign w:val="center"/>
          </w:tcPr>
          <w:p w14:paraId="216432C6" w14:textId="77777777" w:rsidR="00C56E47" w:rsidRPr="008C7800" w:rsidRDefault="00E27C57" w:rsidP="00F147E0">
            <w:pPr>
              <w:pStyle w:val="Table-Text-Centered"/>
              <w:widowControl w:val="0"/>
              <w:rPr>
                <w:ins w:id="3510" w:author="Marmol, Dominika Klaudia" w:date="2026-06-08T11:41:00Z"/>
                <w:vertAlign w:val="superscript"/>
                <w:lang w:val="en-US"/>
              </w:rPr>
            </w:pPr>
            <w:ins w:id="3511" w:author="Marmol, Dominika Klaudia" w:date="2026-06-08T11:41:00Z">
              <w:r w:rsidRPr="008C7800">
                <w:rPr>
                  <w:lang w:val="en-US"/>
                </w:rPr>
                <w:t>X</w:t>
              </w:r>
            </w:ins>
          </w:p>
        </w:tc>
        <w:tc>
          <w:tcPr>
            <w:tcW w:w="1758" w:type="pct"/>
            <w:gridSpan w:val="6"/>
            <w:tcBorders>
              <w:top w:val="single" w:sz="4" w:space="0" w:color="auto"/>
              <w:left w:val="single" w:sz="4" w:space="0" w:color="auto"/>
              <w:bottom w:val="single" w:sz="4" w:space="0" w:color="auto"/>
              <w:right w:val="single" w:sz="4" w:space="0" w:color="auto"/>
            </w:tcBorders>
            <w:vAlign w:val="center"/>
          </w:tcPr>
          <w:p w14:paraId="1BFCA428" w14:textId="77777777" w:rsidR="00C56E47" w:rsidRPr="008C7800" w:rsidRDefault="00E27C57" w:rsidP="00F147E0">
            <w:pPr>
              <w:pStyle w:val="Table-Text-Centered"/>
              <w:widowControl w:val="0"/>
              <w:rPr>
                <w:ins w:id="3512" w:author="Marmol, Dominika Klaudia" w:date="2026-06-08T11:41:00Z"/>
                <w:lang w:val="en-US"/>
              </w:rPr>
            </w:pPr>
            <w:ins w:id="3513" w:author="Marmol, Dominika Klaudia" w:date="2026-06-08T11:41:00Z">
              <w:r w:rsidRPr="008C7800">
                <w:rPr>
                  <w:lang w:val="en-US"/>
                </w:rPr>
                <w:t xml:space="preserve">At baseline (C1D1) and every 6 weeks (±7 days) up to 48 weeks following C1D1, regardless of dose delays. </w:t>
              </w:r>
              <w:r w:rsidRPr="008C7800">
                <w:t>Week 48 onwards, tumor assessment is required every 12 weeks (±7 days).</w:t>
              </w:r>
            </w:ins>
          </w:p>
        </w:tc>
        <w:tc>
          <w:tcPr>
            <w:tcW w:w="454" w:type="pct"/>
            <w:tcBorders>
              <w:top w:val="single" w:sz="4" w:space="0" w:color="auto"/>
              <w:left w:val="single" w:sz="4" w:space="0" w:color="auto"/>
              <w:bottom w:val="single" w:sz="4" w:space="0" w:color="auto"/>
              <w:right w:val="single" w:sz="4" w:space="0" w:color="auto"/>
            </w:tcBorders>
            <w:vAlign w:val="center"/>
          </w:tcPr>
          <w:p w14:paraId="46325E49" w14:textId="77777777" w:rsidR="00C56E47" w:rsidRPr="008C7800" w:rsidRDefault="00E27C57" w:rsidP="00F147E0">
            <w:pPr>
              <w:pStyle w:val="Table-Text-Centered"/>
              <w:widowControl w:val="0"/>
              <w:rPr>
                <w:ins w:id="3514" w:author="Marmol, Dominika Klaudia" w:date="2026-06-08T11:41:00Z"/>
              </w:rPr>
            </w:pPr>
            <w:ins w:id="3515" w:author="Marmol, Dominika Klaudia" w:date="2026-06-08T11:41:00Z">
              <w:r w:rsidRPr="008C7800">
                <w:rPr>
                  <w:position w:val="-8"/>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1557E280" w14:textId="77777777" w:rsidR="00C56E47" w:rsidRPr="008C7800" w:rsidRDefault="00E27C57" w:rsidP="00F147E0">
            <w:pPr>
              <w:pStyle w:val="Table-Text-Centered"/>
              <w:widowControl w:val="0"/>
              <w:rPr>
                <w:ins w:id="3516" w:author="Marmol, Dominika Klaudia" w:date="2026-06-08T11:41:00Z"/>
                <w:lang w:val="en-US"/>
              </w:rPr>
            </w:pPr>
            <w:ins w:id="3517" w:author="Marmol, Dominika Klaudia" w:date="2026-06-08T11:41:00Z">
              <w:r w:rsidRPr="008C7800">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67990304" w14:textId="77777777" w:rsidR="00C56E47" w:rsidRPr="008C7800" w:rsidRDefault="00E27C57" w:rsidP="00F147E0">
            <w:pPr>
              <w:pStyle w:val="Table-Text-Centered"/>
              <w:widowControl w:val="0"/>
              <w:rPr>
                <w:ins w:id="3518" w:author="Marmol, Dominika Klaudia" w:date="2026-06-08T11:41:00Z"/>
                <w:lang w:val="en-US"/>
              </w:rPr>
            </w:pPr>
            <w:ins w:id="3519" w:author="Marmol, Dominika Klaudia" w:date="2026-06-08T11:41:00Z">
              <w:r w:rsidRPr="008C7800">
                <w:rPr>
                  <w:lang w:val="en-US"/>
                </w:rPr>
                <w:t>X</w:t>
              </w:r>
            </w:ins>
          </w:p>
        </w:tc>
        <w:tc>
          <w:tcPr>
            <w:tcW w:w="377" w:type="pct"/>
            <w:tcBorders>
              <w:top w:val="single" w:sz="4" w:space="0" w:color="auto"/>
              <w:left w:val="single" w:sz="4" w:space="0" w:color="auto"/>
              <w:bottom w:val="single" w:sz="4" w:space="0" w:color="auto"/>
              <w:right w:val="single" w:sz="4" w:space="0" w:color="auto"/>
            </w:tcBorders>
            <w:vAlign w:val="center"/>
          </w:tcPr>
          <w:p w14:paraId="7415AB55" w14:textId="77777777" w:rsidR="00C56E47" w:rsidRPr="008C7800" w:rsidRDefault="00E27C57" w:rsidP="00F147E0">
            <w:pPr>
              <w:pStyle w:val="Table-Text-Centered"/>
              <w:widowControl w:val="0"/>
              <w:rPr>
                <w:ins w:id="3520" w:author="Marmol, Dominika Klaudia" w:date="2026-06-08T11:41:00Z"/>
                <w:lang w:val="en-US"/>
              </w:rPr>
            </w:pPr>
            <w:ins w:id="3521" w:author="Marmol, Dominika Klaudia" w:date="2026-06-08T11:41:00Z">
              <w:r w:rsidRPr="008C7800">
                <w:rPr>
                  <w:position w:val="-8"/>
                  <w:lang w:val="en-US"/>
                </w:rPr>
                <w:t>X</w:t>
              </w:r>
            </w:ins>
          </w:p>
        </w:tc>
      </w:tr>
      <w:tr w:rsidR="008F5115" w14:paraId="2B1F37A2" w14:textId="77777777" w:rsidTr="00F147E0">
        <w:trPr>
          <w:trHeight w:val="284"/>
          <w:jc w:val="center"/>
          <w:ins w:id="3522" w:author="Marmol, Dominika Klaudia" w:date="2026-06-08T11:41:00Z"/>
        </w:trPr>
        <w:tc>
          <w:tcPr>
            <w:tcW w:w="1152" w:type="pct"/>
            <w:tcBorders>
              <w:top w:val="single" w:sz="4" w:space="0" w:color="auto"/>
              <w:left w:val="single" w:sz="4" w:space="0" w:color="auto"/>
              <w:bottom w:val="single" w:sz="4" w:space="0" w:color="auto"/>
              <w:right w:val="single" w:sz="4" w:space="0" w:color="auto"/>
            </w:tcBorders>
            <w:vAlign w:val="center"/>
          </w:tcPr>
          <w:p w14:paraId="7E18EA9D" w14:textId="77777777" w:rsidR="00C56E47" w:rsidRPr="008C7800" w:rsidRDefault="00E27C57" w:rsidP="00F147E0">
            <w:pPr>
              <w:pStyle w:val="Table-Text-Left"/>
              <w:widowControl w:val="0"/>
              <w:rPr>
                <w:ins w:id="3523" w:author="Marmol, Dominika Klaudia" w:date="2026-06-08T11:41:00Z"/>
                <w:lang w:val="en-US"/>
              </w:rPr>
            </w:pPr>
            <w:ins w:id="3524" w:author="Marmol, Dominika Klaudia" w:date="2026-06-08T11:41:00Z">
              <w:r w:rsidRPr="008C7800">
                <w:rPr>
                  <w:lang w:val="en-US"/>
                </w:rPr>
                <w:t>Pregnancy test/counselling </w:t>
              </w:r>
              <w:r w:rsidRPr="008C7800">
                <w:rPr>
                  <w:sz w:val="22"/>
                  <w:vertAlign w:val="superscript"/>
                  <w:lang w:val="en-US"/>
                </w:rPr>
                <w:t>o</w:t>
              </w:r>
            </w:ins>
          </w:p>
        </w:tc>
        <w:tc>
          <w:tcPr>
            <w:tcW w:w="501" w:type="pct"/>
            <w:tcBorders>
              <w:top w:val="single" w:sz="4" w:space="0" w:color="auto"/>
              <w:left w:val="single" w:sz="4" w:space="0" w:color="auto"/>
              <w:bottom w:val="single" w:sz="4" w:space="0" w:color="auto"/>
              <w:right w:val="single" w:sz="4" w:space="0" w:color="auto"/>
            </w:tcBorders>
            <w:vAlign w:val="center"/>
          </w:tcPr>
          <w:p w14:paraId="1CED906F" w14:textId="77777777" w:rsidR="00C56E47" w:rsidRPr="008C7800" w:rsidRDefault="00E27C57" w:rsidP="00F147E0">
            <w:pPr>
              <w:pStyle w:val="Table-Text-Centered"/>
              <w:widowControl w:val="0"/>
              <w:rPr>
                <w:ins w:id="3525" w:author="Marmol, Dominika Klaudia" w:date="2026-06-08T11:41:00Z"/>
                <w:lang w:val="en-US"/>
              </w:rPr>
            </w:pPr>
            <w:ins w:id="3526" w:author="Marmol, Dominika Klaudia" w:date="2026-06-08T11:41:00Z">
              <w:r w:rsidRPr="008C7800">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60CAAE7D" w14:textId="77777777" w:rsidR="00C56E47" w:rsidRPr="008C7800" w:rsidRDefault="00E27C57" w:rsidP="00F147E0">
            <w:pPr>
              <w:pStyle w:val="Table-Text-Centered"/>
              <w:widowControl w:val="0"/>
              <w:rPr>
                <w:ins w:id="3527" w:author="Marmol, Dominika Klaudia" w:date="2026-06-08T11:41:00Z"/>
                <w:lang w:val="en-US"/>
              </w:rPr>
            </w:pPr>
            <w:ins w:id="3528" w:author="Marmol, Dominika Klaudia" w:date="2026-06-08T11:41:00Z">
              <w:r w:rsidRPr="008C7800">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5A94EC24" w14:textId="77777777" w:rsidR="00C56E47" w:rsidRPr="008C7800" w:rsidRDefault="00C56E47" w:rsidP="00F147E0">
            <w:pPr>
              <w:pStyle w:val="Table-Text-Centered"/>
              <w:widowControl w:val="0"/>
              <w:rPr>
                <w:ins w:id="3529" w:author="Marmol, Dominika Klaudia" w:date="2026-06-08T11:41:00Z"/>
                <w:lang w:val="en-US"/>
              </w:rPr>
            </w:pPr>
          </w:p>
        </w:tc>
        <w:tc>
          <w:tcPr>
            <w:tcW w:w="251" w:type="pct"/>
            <w:tcBorders>
              <w:top w:val="single" w:sz="4" w:space="0" w:color="auto"/>
              <w:left w:val="single" w:sz="4" w:space="0" w:color="auto"/>
              <w:bottom w:val="single" w:sz="4" w:space="0" w:color="auto"/>
              <w:right w:val="single" w:sz="4" w:space="0" w:color="auto"/>
            </w:tcBorders>
            <w:vAlign w:val="center"/>
          </w:tcPr>
          <w:p w14:paraId="1E340F26" w14:textId="77777777" w:rsidR="00C56E47" w:rsidRPr="008C7800" w:rsidRDefault="00C56E47" w:rsidP="00F147E0">
            <w:pPr>
              <w:pStyle w:val="Table-Text-Centered"/>
              <w:widowControl w:val="0"/>
              <w:rPr>
                <w:ins w:id="3530" w:author="Marmol, Dominika Klaudia" w:date="2026-06-08T11:41:00Z"/>
                <w:lang w:val="en-US"/>
              </w:rPr>
            </w:pPr>
          </w:p>
        </w:tc>
        <w:tc>
          <w:tcPr>
            <w:tcW w:w="251" w:type="pct"/>
            <w:tcBorders>
              <w:top w:val="single" w:sz="4" w:space="0" w:color="auto"/>
              <w:left w:val="single" w:sz="4" w:space="0" w:color="auto"/>
              <w:bottom w:val="single" w:sz="4" w:space="0" w:color="auto"/>
              <w:right w:val="single" w:sz="4" w:space="0" w:color="auto"/>
            </w:tcBorders>
            <w:vAlign w:val="center"/>
          </w:tcPr>
          <w:p w14:paraId="4E35F820" w14:textId="77777777" w:rsidR="00C56E47" w:rsidRPr="008C7800" w:rsidRDefault="00E27C57" w:rsidP="00F147E0">
            <w:pPr>
              <w:pStyle w:val="Table-Text-Centered"/>
              <w:widowControl w:val="0"/>
              <w:rPr>
                <w:ins w:id="3531" w:author="Marmol, Dominika Klaudia" w:date="2026-06-08T11:41:00Z"/>
                <w:lang w:val="en-US"/>
              </w:rPr>
            </w:pPr>
            <w:ins w:id="3532" w:author="Marmol, Dominika Klaudia" w:date="2026-06-08T11:41:00Z">
              <w:r w:rsidRPr="008C7800">
                <w:rPr>
                  <w:lang w:val="en-US"/>
                </w:rPr>
                <w:t>X</w:t>
              </w:r>
            </w:ins>
          </w:p>
        </w:tc>
        <w:tc>
          <w:tcPr>
            <w:tcW w:w="252" w:type="pct"/>
            <w:tcBorders>
              <w:top w:val="single" w:sz="4" w:space="0" w:color="auto"/>
              <w:left w:val="single" w:sz="4" w:space="0" w:color="auto"/>
              <w:bottom w:val="single" w:sz="4" w:space="0" w:color="auto"/>
              <w:right w:val="single" w:sz="4" w:space="0" w:color="auto"/>
            </w:tcBorders>
            <w:vAlign w:val="center"/>
          </w:tcPr>
          <w:p w14:paraId="077CBCDE" w14:textId="77777777" w:rsidR="00C56E47" w:rsidRPr="008C7800" w:rsidRDefault="00C56E47" w:rsidP="00F147E0">
            <w:pPr>
              <w:pStyle w:val="Table-Text-Centered"/>
              <w:widowControl w:val="0"/>
              <w:rPr>
                <w:ins w:id="3533" w:author="Marmol, Dominika Klaudia" w:date="2026-06-08T11:41:00Z"/>
                <w:lang w:val="en-US"/>
              </w:rPr>
            </w:pPr>
          </w:p>
        </w:tc>
        <w:tc>
          <w:tcPr>
            <w:tcW w:w="502" w:type="pct"/>
            <w:tcBorders>
              <w:top w:val="single" w:sz="4" w:space="0" w:color="auto"/>
              <w:left w:val="single" w:sz="4" w:space="0" w:color="auto"/>
              <w:bottom w:val="single" w:sz="4" w:space="0" w:color="auto"/>
              <w:right w:val="single" w:sz="4" w:space="0" w:color="auto"/>
            </w:tcBorders>
            <w:vAlign w:val="center"/>
          </w:tcPr>
          <w:p w14:paraId="576650F0" w14:textId="77777777" w:rsidR="00C56E47" w:rsidRPr="008C7800" w:rsidRDefault="00E27C57" w:rsidP="00F147E0">
            <w:pPr>
              <w:pStyle w:val="Table-Text-Centered"/>
              <w:widowControl w:val="0"/>
              <w:rPr>
                <w:ins w:id="3534" w:author="Marmol, Dominika Klaudia" w:date="2026-06-08T11:41:00Z"/>
                <w:lang w:val="en-US"/>
              </w:rPr>
            </w:pPr>
            <w:ins w:id="3535" w:author="Marmol, Dominika Klaudia" w:date="2026-06-08T11:41:00Z">
              <w:r w:rsidRPr="008C7800">
                <w:rPr>
                  <w:lang w:val="en-US"/>
                </w:rPr>
                <w:t>X</w:t>
              </w:r>
            </w:ins>
          </w:p>
        </w:tc>
        <w:tc>
          <w:tcPr>
            <w:tcW w:w="454" w:type="pct"/>
            <w:tcBorders>
              <w:top w:val="single" w:sz="4" w:space="0" w:color="auto"/>
              <w:left w:val="single" w:sz="4" w:space="0" w:color="auto"/>
              <w:bottom w:val="single" w:sz="4" w:space="0" w:color="auto"/>
              <w:right w:val="single" w:sz="4" w:space="0" w:color="auto"/>
            </w:tcBorders>
            <w:vAlign w:val="center"/>
          </w:tcPr>
          <w:p w14:paraId="0B3BDB30" w14:textId="77777777" w:rsidR="00C56E47" w:rsidRPr="008C7800" w:rsidRDefault="00E27C57" w:rsidP="00F147E0">
            <w:pPr>
              <w:pStyle w:val="Table-Text-Centered"/>
              <w:widowControl w:val="0"/>
              <w:rPr>
                <w:ins w:id="3536" w:author="Marmol, Dominika Klaudia" w:date="2026-06-08T11:41:00Z"/>
              </w:rPr>
            </w:pPr>
            <w:ins w:id="3537" w:author="Marmol, Dominika Klaudia" w:date="2026-06-08T11:41:00Z">
              <w:r w:rsidRPr="008C7800">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1254654E" w14:textId="77777777" w:rsidR="00C56E47" w:rsidRPr="008C7800" w:rsidRDefault="00C56E47" w:rsidP="00F147E0">
            <w:pPr>
              <w:pStyle w:val="Table-Text-Centered"/>
              <w:widowControl w:val="0"/>
              <w:rPr>
                <w:ins w:id="3538" w:author="Marmol, Dominika Klaudia" w:date="2026-06-08T11:41: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4ABF22E6" w14:textId="77777777" w:rsidR="00C56E47" w:rsidRPr="008C7800" w:rsidRDefault="00C56E47" w:rsidP="00F147E0">
            <w:pPr>
              <w:pStyle w:val="Table-Text-Centered"/>
              <w:widowControl w:val="0"/>
              <w:rPr>
                <w:ins w:id="3539" w:author="Marmol, Dominika Klaudia" w:date="2026-06-08T11:41:00Z"/>
                <w:lang w:val="en-US"/>
              </w:rPr>
            </w:pPr>
          </w:p>
        </w:tc>
        <w:tc>
          <w:tcPr>
            <w:tcW w:w="377" w:type="pct"/>
            <w:tcBorders>
              <w:top w:val="single" w:sz="4" w:space="0" w:color="auto"/>
              <w:left w:val="single" w:sz="4" w:space="0" w:color="auto"/>
              <w:bottom w:val="single" w:sz="4" w:space="0" w:color="auto"/>
              <w:right w:val="single" w:sz="4" w:space="0" w:color="auto"/>
            </w:tcBorders>
            <w:vAlign w:val="center"/>
          </w:tcPr>
          <w:p w14:paraId="21AAA8EC" w14:textId="77777777" w:rsidR="00C56E47" w:rsidRPr="008C7800" w:rsidRDefault="00C56E47" w:rsidP="00F147E0">
            <w:pPr>
              <w:pStyle w:val="Table-Text-Centered"/>
              <w:widowControl w:val="0"/>
              <w:rPr>
                <w:ins w:id="3540" w:author="Marmol, Dominika Klaudia" w:date="2026-06-08T11:41:00Z"/>
                <w:lang w:val="en-US"/>
              </w:rPr>
            </w:pPr>
          </w:p>
        </w:tc>
      </w:tr>
      <w:tr w:rsidR="008F5115" w14:paraId="1E663883" w14:textId="77777777" w:rsidTr="00F147E0">
        <w:trPr>
          <w:trHeight w:val="284"/>
          <w:jc w:val="center"/>
          <w:ins w:id="3541" w:author="Marmol, Dominika Klaudia" w:date="2026-06-08T11:41:00Z"/>
        </w:trPr>
        <w:tc>
          <w:tcPr>
            <w:tcW w:w="1152" w:type="pct"/>
            <w:tcBorders>
              <w:top w:val="single" w:sz="4" w:space="0" w:color="auto"/>
              <w:left w:val="single" w:sz="4" w:space="0" w:color="auto"/>
              <w:bottom w:val="single" w:sz="4" w:space="0" w:color="auto"/>
              <w:right w:val="single" w:sz="4" w:space="0" w:color="auto"/>
            </w:tcBorders>
            <w:vAlign w:val="center"/>
          </w:tcPr>
          <w:p w14:paraId="67A609C8" w14:textId="77777777" w:rsidR="00C56E47" w:rsidRPr="008C7800" w:rsidRDefault="00E27C57" w:rsidP="00F147E0">
            <w:pPr>
              <w:pStyle w:val="Table-Text-Left"/>
              <w:widowControl w:val="0"/>
              <w:rPr>
                <w:ins w:id="3542" w:author="Marmol, Dominika Klaudia" w:date="2026-06-08T11:41:00Z"/>
                <w:vertAlign w:val="superscript"/>
                <w:lang w:val="en-US"/>
              </w:rPr>
            </w:pPr>
            <w:ins w:id="3543" w:author="Marmol, Dominika Klaudia" w:date="2026-06-08T11:41:00Z">
              <w:r w:rsidRPr="008C7800">
                <w:rPr>
                  <w:lang w:val="en-US"/>
                </w:rPr>
                <w:t>Complete blood count/</w:t>
              </w:r>
              <w:r w:rsidRPr="008C7800">
                <w:rPr>
                  <w:lang w:val="en-US"/>
                </w:rPr>
                <w:br/>
                <w:t>biochemistry </w:t>
              </w:r>
              <w:r w:rsidRPr="008C7800">
                <w:rPr>
                  <w:sz w:val="22"/>
                  <w:vertAlign w:val="superscript"/>
                  <w:lang w:val="en-US"/>
                </w:rPr>
                <w:t>p</w:t>
              </w:r>
            </w:ins>
          </w:p>
        </w:tc>
        <w:tc>
          <w:tcPr>
            <w:tcW w:w="501" w:type="pct"/>
            <w:tcBorders>
              <w:top w:val="single" w:sz="4" w:space="0" w:color="auto"/>
              <w:left w:val="single" w:sz="4" w:space="0" w:color="auto"/>
              <w:bottom w:val="single" w:sz="4" w:space="0" w:color="auto"/>
              <w:right w:val="single" w:sz="4" w:space="0" w:color="auto"/>
            </w:tcBorders>
            <w:vAlign w:val="center"/>
          </w:tcPr>
          <w:p w14:paraId="67D225E1" w14:textId="77777777" w:rsidR="00C56E47" w:rsidRPr="008C7800" w:rsidRDefault="00E27C57" w:rsidP="00F147E0">
            <w:pPr>
              <w:pStyle w:val="Table-Text-Centered"/>
              <w:widowControl w:val="0"/>
              <w:rPr>
                <w:ins w:id="3544" w:author="Marmol, Dominika Klaudia" w:date="2026-06-08T11:41:00Z"/>
                <w:lang w:val="en-US"/>
              </w:rPr>
            </w:pPr>
            <w:ins w:id="3545" w:author="Marmol, Dominika Klaudia" w:date="2026-06-08T11:41:00Z">
              <w:r w:rsidRPr="008C7800">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04041BFB" w14:textId="77777777" w:rsidR="00C56E47" w:rsidRPr="008C7800" w:rsidRDefault="00E27C57" w:rsidP="00F147E0">
            <w:pPr>
              <w:pStyle w:val="Table-Text-Centered"/>
              <w:widowControl w:val="0"/>
              <w:rPr>
                <w:ins w:id="3546" w:author="Marmol, Dominika Klaudia" w:date="2026-06-08T11:41:00Z"/>
                <w:lang w:val="en-US"/>
              </w:rPr>
            </w:pPr>
            <w:ins w:id="3547" w:author="Marmol, Dominika Klaudia" w:date="2026-06-08T11:41:00Z">
              <w:r w:rsidRPr="008C7800">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2CB22D99" w14:textId="77777777" w:rsidR="00C56E47" w:rsidRPr="008C7800" w:rsidRDefault="00C56E47" w:rsidP="00F147E0">
            <w:pPr>
              <w:pStyle w:val="Table-Text-Centered"/>
              <w:widowControl w:val="0"/>
              <w:rPr>
                <w:ins w:id="3548" w:author="Marmol, Dominika Klaudia" w:date="2026-06-08T11:41:00Z"/>
                <w:lang w:val="en-US"/>
              </w:rPr>
            </w:pPr>
          </w:p>
        </w:tc>
        <w:tc>
          <w:tcPr>
            <w:tcW w:w="251" w:type="pct"/>
            <w:tcBorders>
              <w:top w:val="single" w:sz="4" w:space="0" w:color="auto"/>
              <w:left w:val="single" w:sz="4" w:space="0" w:color="auto"/>
              <w:bottom w:val="single" w:sz="4" w:space="0" w:color="auto"/>
              <w:right w:val="single" w:sz="4" w:space="0" w:color="auto"/>
            </w:tcBorders>
            <w:vAlign w:val="center"/>
          </w:tcPr>
          <w:p w14:paraId="4A8C1003" w14:textId="77777777" w:rsidR="00C56E47" w:rsidRPr="008C7800" w:rsidRDefault="00E27C57" w:rsidP="00F147E0">
            <w:pPr>
              <w:pStyle w:val="Table-Text-Centered"/>
              <w:widowControl w:val="0"/>
              <w:rPr>
                <w:ins w:id="3549" w:author="Marmol, Dominika Klaudia" w:date="2026-06-08T11:41:00Z"/>
                <w:lang w:val="en-US"/>
              </w:rPr>
            </w:pPr>
            <w:ins w:id="3550" w:author="Marmol, Dominika Klaudia" w:date="2026-06-08T11:41:00Z">
              <w:r w:rsidRPr="008C7800">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7A4F1D3A" w14:textId="77777777" w:rsidR="00C56E47" w:rsidRPr="008C7800" w:rsidRDefault="00E27C57" w:rsidP="00F147E0">
            <w:pPr>
              <w:pStyle w:val="Table-Text-Centered"/>
              <w:widowControl w:val="0"/>
              <w:rPr>
                <w:ins w:id="3551" w:author="Marmol, Dominika Klaudia" w:date="2026-06-08T11:41:00Z"/>
                <w:lang w:val="en-US"/>
              </w:rPr>
            </w:pPr>
            <w:ins w:id="3552" w:author="Marmol, Dominika Klaudia" w:date="2026-06-08T11:41:00Z">
              <w:r w:rsidRPr="008C7800">
                <w:rPr>
                  <w:lang w:val="en-US"/>
                </w:rPr>
                <w:t>X</w:t>
              </w:r>
            </w:ins>
          </w:p>
        </w:tc>
        <w:tc>
          <w:tcPr>
            <w:tcW w:w="252" w:type="pct"/>
            <w:tcBorders>
              <w:top w:val="single" w:sz="4" w:space="0" w:color="auto"/>
              <w:left w:val="single" w:sz="4" w:space="0" w:color="auto"/>
              <w:bottom w:val="single" w:sz="4" w:space="0" w:color="auto"/>
              <w:right w:val="single" w:sz="4" w:space="0" w:color="auto"/>
            </w:tcBorders>
            <w:vAlign w:val="center"/>
          </w:tcPr>
          <w:p w14:paraId="4821279E" w14:textId="77777777" w:rsidR="00C56E47" w:rsidRPr="008C7800" w:rsidRDefault="00E27C57" w:rsidP="00F147E0">
            <w:pPr>
              <w:pStyle w:val="Table-Text-Centered"/>
              <w:widowControl w:val="0"/>
              <w:rPr>
                <w:ins w:id="3553" w:author="Marmol, Dominika Klaudia" w:date="2026-06-08T11:41:00Z"/>
                <w:lang w:val="en-US"/>
              </w:rPr>
            </w:pPr>
            <w:ins w:id="3554" w:author="Marmol, Dominika Klaudia" w:date="2026-06-08T11:41:00Z">
              <w:r w:rsidRPr="008C7800">
                <w:rPr>
                  <w:lang w:val="en-US"/>
                </w:rPr>
                <w:t>X</w:t>
              </w:r>
            </w:ins>
          </w:p>
        </w:tc>
        <w:tc>
          <w:tcPr>
            <w:tcW w:w="502" w:type="pct"/>
            <w:tcBorders>
              <w:top w:val="single" w:sz="4" w:space="0" w:color="auto"/>
              <w:left w:val="single" w:sz="4" w:space="0" w:color="auto"/>
              <w:bottom w:val="single" w:sz="4" w:space="0" w:color="auto"/>
              <w:right w:val="single" w:sz="4" w:space="0" w:color="auto"/>
            </w:tcBorders>
            <w:vAlign w:val="center"/>
          </w:tcPr>
          <w:p w14:paraId="3AF9A174" w14:textId="77777777" w:rsidR="00C56E47" w:rsidRPr="008C7800" w:rsidRDefault="00E27C57" w:rsidP="00F147E0">
            <w:pPr>
              <w:pStyle w:val="Table-Text-Centered"/>
              <w:widowControl w:val="0"/>
              <w:rPr>
                <w:ins w:id="3555" w:author="Marmol, Dominika Klaudia" w:date="2026-06-08T11:41:00Z"/>
                <w:lang w:val="en-US"/>
              </w:rPr>
            </w:pPr>
            <w:ins w:id="3556" w:author="Marmol, Dominika Klaudia" w:date="2026-06-08T11:41:00Z">
              <w:r w:rsidRPr="008C7800">
                <w:rPr>
                  <w:lang w:val="en-US"/>
                </w:rPr>
                <w:t>X</w:t>
              </w:r>
            </w:ins>
          </w:p>
        </w:tc>
        <w:tc>
          <w:tcPr>
            <w:tcW w:w="454" w:type="pct"/>
            <w:tcBorders>
              <w:top w:val="single" w:sz="4" w:space="0" w:color="auto"/>
              <w:left w:val="single" w:sz="4" w:space="0" w:color="auto"/>
              <w:bottom w:val="single" w:sz="4" w:space="0" w:color="auto"/>
              <w:right w:val="single" w:sz="4" w:space="0" w:color="auto"/>
            </w:tcBorders>
            <w:vAlign w:val="center"/>
          </w:tcPr>
          <w:p w14:paraId="15B3BCCE" w14:textId="77777777" w:rsidR="00C56E47" w:rsidRPr="008C7800" w:rsidRDefault="00E27C57" w:rsidP="00F147E0">
            <w:pPr>
              <w:pStyle w:val="Table-Text-Centered"/>
              <w:widowControl w:val="0"/>
              <w:rPr>
                <w:ins w:id="3557" w:author="Marmol, Dominika Klaudia" w:date="2026-06-08T11:41:00Z"/>
              </w:rPr>
            </w:pPr>
            <w:ins w:id="3558" w:author="Marmol, Dominika Klaudia" w:date="2026-06-08T11:41:00Z">
              <w:r w:rsidRPr="008C7800">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2B5EE043" w14:textId="77777777" w:rsidR="00C56E47" w:rsidRPr="008C7800" w:rsidRDefault="00E27C57" w:rsidP="00F147E0">
            <w:pPr>
              <w:pStyle w:val="Table-Text-Centered"/>
              <w:widowControl w:val="0"/>
              <w:rPr>
                <w:ins w:id="3559" w:author="Marmol, Dominika Klaudia" w:date="2026-06-08T11:41:00Z"/>
                <w:lang w:val="en-US"/>
              </w:rPr>
            </w:pPr>
            <w:ins w:id="3560" w:author="Marmol, Dominika Klaudia" w:date="2026-06-08T11:41:00Z">
              <w:r w:rsidRPr="008C7800">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71CE315F" w14:textId="77777777" w:rsidR="00C56E47" w:rsidRPr="008C7800" w:rsidRDefault="00E27C57" w:rsidP="00F147E0">
            <w:pPr>
              <w:pStyle w:val="Table-Text-Centered"/>
              <w:widowControl w:val="0"/>
              <w:rPr>
                <w:ins w:id="3561" w:author="Marmol, Dominika Klaudia" w:date="2026-06-08T11:41:00Z"/>
                <w:lang w:val="en-US"/>
              </w:rPr>
            </w:pPr>
            <w:ins w:id="3562" w:author="Marmol, Dominika Klaudia" w:date="2026-06-08T11:41:00Z">
              <w:r w:rsidRPr="008C7800">
                <w:rPr>
                  <w:lang w:val="en-US"/>
                </w:rPr>
                <w:t>X</w:t>
              </w:r>
            </w:ins>
          </w:p>
        </w:tc>
        <w:tc>
          <w:tcPr>
            <w:tcW w:w="377" w:type="pct"/>
            <w:tcBorders>
              <w:top w:val="single" w:sz="4" w:space="0" w:color="auto"/>
              <w:left w:val="single" w:sz="4" w:space="0" w:color="auto"/>
              <w:bottom w:val="single" w:sz="4" w:space="0" w:color="auto"/>
              <w:right w:val="single" w:sz="4" w:space="0" w:color="auto"/>
            </w:tcBorders>
            <w:vAlign w:val="center"/>
          </w:tcPr>
          <w:p w14:paraId="0E48EAD9" w14:textId="77777777" w:rsidR="00C56E47" w:rsidRPr="008C7800" w:rsidRDefault="00C56E47" w:rsidP="00F147E0">
            <w:pPr>
              <w:pStyle w:val="Table-Text-Centered"/>
              <w:widowControl w:val="0"/>
              <w:rPr>
                <w:ins w:id="3563" w:author="Marmol, Dominika Klaudia" w:date="2026-06-08T11:41:00Z"/>
                <w:lang w:val="en-US"/>
              </w:rPr>
            </w:pPr>
          </w:p>
        </w:tc>
      </w:tr>
      <w:tr w:rsidR="008F5115" w14:paraId="3A3366FF" w14:textId="77777777" w:rsidTr="00F147E0">
        <w:trPr>
          <w:trHeight w:val="284"/>
          <w:jc w:val="center"/>
          <w:ins w:id="3564" w:author="Marmol, Dominika Klaudia" w:date="2026-06-08T11:41:00Z"/>
        </w:trPr>
        <w:tc>
          <w:tcPr>
            <w:tcW w:w="1152" w:type="pct"/>
            <w:tcBorders>
              <w:top w:val="single" w:sz="4" w:space="0" w:color="auto"/>
              <w:left w:val="single" w:sz="4" w:space="0" w:color="auto"/>
              <w:bottom w:val="single" w:sz="4" w:space="0" w:color="auto"/>
              <w:right w:val="single" w:sz="4" w:space="0" w:color="auto"/>
            </w:tcBorders>
            <w:vAlign w:val="center"/>
          </w:tcPr>
          <w:p w14:paraId="5292BD79" w14:textId="77777777" w:rsidR="00C56E47" w:rsidRPr="008C7800" w:rsidRDefault="00E27C57" w:rsidP="00F147E0">
            <w:pPr>
              <w:pStyle w:val="Table-Text-Left"/>
              <w:widowControl w:val="0"/>
              <w:rPr>
                <w:ins w:id="3565" w:author="Marmol, Dominika Klaudia" w:date="2026-06-08T11:41:00Z"/>
                <w:lang w:val="en-US"/>
              </w:rPr>
            </w:pPr>
            <w:ins w:id="3566" w:author="Marmol, Dominika Klaudia" w:date="2026-06-08T11:41:00Z">
              <w:r w:rsidRPr="008C7800">
                <w:rPr>
                  <w:lang w:val="en-US"/>
                </w:rPr>
                <w:t>Coagulation/thyroid function /myocardial enzyme </w:t>
              </w:r>
              <w:r w:rsidRPr="008C7800">
                <w:rPr>
                  <w:sz w:val="22"/>
                  <w:vertAlign w:val="superscript"/>
                  <w:lang w:val="en-US"/>
                </w:rPr>
                <w:t>q</w:t>
              </w:r>
            </w:ins>
          </w:p>
        </w:tc>
        <w:tc>
          <w:tcPr>
            <w:tcW w:w="501" w:type="pct"/>
            <w:tcBorders>
              <w:top w:val="single" w:sz="4" w:space="0" w:color="auto"/>
              <w:left w:val="single" w:sz="4" w:space="0" w:color="auto"/>
              <w:bottom w:val="single" w:sz="4" w:space="0" w:color="auto"/>
              <w:right w:val="single" w:sz="4" w:space="0" w:color="auto"/>
            </w:tcBorders>
            <w:vAlign w:val="center"/>
          </w:tcPr>
          <w:p w14:paraId="627BBA86" w14:textId="77777777" w:rsidR="00C56E47" w:rsidRPr="008C7800" w:rsidRDefault="00E27C57" w:rsidP="00F147E0">
            <w:pPr>
              <w:pStyle w:val="Table-Text-Centered"/>
              <w:widowControl w:val="0"/>
              <w:rPr>
                <w:ins w:id="3567" w:author="Marmol, Dominika Klaudia" w:date="2026-06-08T11:41:00Z"/>
                <w:lang w:val="en-US"/>
              </w:rPr>
            </w:pPr>
            <w:ins w:id="3568" w:author="Marmol, Dominika Klaudia" w:date="2026-06-08T11:41:00Z">
              <w:r w:rsidRPr="008C7800">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3FAF9247" w14:textId="77777777" w:rsidR="00C56E47" w:rsidRPr="008C7800" w:rsidRDefault="00E27C57" w:rsidP="00F147E0">
            <w:pPr>
              <w:pStyle w:val="Table-Text-Centered"/>
              <w:widowControl w:val="0"/>
              <w:rPr>
                <w:ins w:id="3569" w:author="Marmol, Dominika Klaudia" w:date="2026-06-08T11:41:00Z"/>
                <w:lang w:val="en-US"/>
              </w:rPr>
            </w:pPr>
            <w:ins w:id="3570" w:author="Marmol, Dominika Klaudia" w:date="2026-06-08T11:41:00Z">
              <w:r w:rsidRPr="008C7800">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4D8B8156" w14:textId="77777777" w:rsidR="00C56E47" w:rsidRPr="008C7800" w:rsidRDefault="00C56E47" w:rsidP="00F147E0">
            <w:pPr>
              <w:pStyle w:val="Table-Text-Centered"/>
              <w:widowControl w:val="0"/>
              <w:rPr>
                <w:ins w:id="3571" w:author="Marmol, Dominika Klaudia" w:date="2026-06-08T11:41:00Z"/>
                <w:lang w:val="en-US"/>
              </w:rPr>
            </w:pPr>
          </w:p>
        </w:tc>
        <w:tc>
          <w:tcPr>
            <w:tcW w:w="251" w:type="pct"/>
            <w:tcBorders>
              <w:top w:val="single" w:sz="4" w:space="0" w:color="auto"/>
              <w:left w:val="single" w:sz="4" w:space="0" w:color="auto"/>
              <w:bottom w:val="single" w:sz="4" w:space="0" w:color="auto"/>
              <w:right w:val="single" w:sz="4" w:space="0" w:color="auto"/>
            </w:tcBorders>
            <w:vAlign w:val="center"/>
          </w:tcPr>
          <w:p w14:paraId="7BEDAE62" w14:textId="77777777" w:rsidR="00C56E47" w:rsidRPr="008C7800" w:rsidRDefault="00C56E47" w:rsidP="00F147E0">
            <w:pPr>
              <w:pStyle w:val="Table-Text-Centered"/>
              <w:widowControl w:val="0"/>
              <w:rPr>
                <w:ins w:id="3572" w:author="Marmol, Dominika Klaudia" w:date="2026-06-08T11:41:00Z"/>
                <w:lang w:val="en-US"/>
              </w:rPr>
            </w:pPr>
          </w:p>
        </w:tc>
        <w:tc>
          <w:tcPr>
            <w:tcW w:w="251" w:type="pct"/>
            <w:tcBorders>
              <w:top w:val="single" w:sz="4" w:space="0" w:color="auto"/>
              <w:left w:val="single" w:sz="4" w:space="0" w:color="auto"/>
              <w:bottom w:val="single" w:sz="4" w:space="0" w:color="auto"/>
              <w:right w:val="single" w:sz="4" w:space="0" w:color="auto"/>
            </w:tcBorders>
            <w:vAlign w:val="center"/>
          </w:tcPr>
          <w:p w14:paraId="6847E640" w14:textId="77777777" w:rsidR="00C56E47" w:rsidRPr="008C7800" w:rsidRDefault="00E27C57" w:rsidP="00F147E0">
            <w:pPr>
              <w:pStyle w:val="Table-Text-Centered"/>
              <w:widowControl w:val="0"/>
              <w:rPr>
                <w:ins w:id="3573" w:author="Marmol, Dominika Klaudia" w:date="2026-06-08T11:41:00Z"/>
                <w:lang w:val="en-US"/>
              </w:rPr>
            </w:pPr>
            <w:ins w:id="3574" w:author="Marmol, Dominika Klaudia" w:date="2026-06-08T11:41:00Z">
              <w:r w:rsidRPr="008C7800">
                <w:rPr>
                  <w:lang w:val="en-US"/>
                </w:rPr>
                <w:t>X</w:t>
              </w:r>
            </w:ins>
          </w:p>
        </w:tc>
        <w:tc>
          <w:tcPr>
            <w:tcW w:w="252" w:type="pct"/>
            <w:tcBorders>
              <w:top w:val="single" w:sz="4" w:space="0" w:color="auto"/>
              <w:left w:val="single" w:sz="4" w:space="0" w:color="auto"/>
              <w:bottom w:val="single" w:sz="4" w:space="0" w:color="auto"/>
              <w:right w:val="single" w:sz="4" w:space="0" w:color="auto"/>
            </w:tcBorders>
            <w:vAlign w:val="center"/>
          </w:tcPr>
          <w:p w14:paraId="295920CF" w14:textId="77777777" w:rsidR="00C56E47" w:rsidRPr="008C7800" w:rsidRDefault="00C56E47" w:rsidP="00F147E0">
            <w:pPr>
              <w:pStyle w:val="Table-Text-Centered"/>
              <w:widowControl w:val="0"/>
              <w:rPr>
                <w:ins w:id="3575" w:author="Marmol, Dominika Klaudia" w:date="2026-06-08T11:41:00Z"/>
                <w:lang w:val="en-US"/>
              </w:rPr>
            </w:pPr>
          </w:p>
        </w:tc>
        <w:tc>
          <w:tcPr>
            <w:tcW w:w="502" w:type="pct"/>
            <w:tcBorders>
              <w:top w:val="single" w:sz="4" w:space="0" w:color="auto"/>
              <w:left w:val="single" w:sz="4" w:space="0" w:color="auto"/>
              <w:bottom w:val="single" w:sz="4" w:space="0" w:color="auto"/>
              <w:right w:val="single" w:sz="4" w:space="0" w:color="auto"/>
            </w:tcBorders>
            <w:vAlign w:val="center"/>
          </w:tcPr>
          <w:p w14:paraId="5B4C6CD4" w14:textId="77777777" w:rsidR="00C56E47" w:rsidRPr="008C7800" w:rsidRDefault="00E27C57" w:rsidP="00F147E0">
            <w:pPr>
              <w:pStyle w:val="Table-Text-Centered"/>
              <w:widowControl w:val="0"/>
              <w:rPr>
                <w:ins w:id="3576" w:author="Marmol, Dominika Klaudia" w:date="2026-06-08T11:41:00Z"/>
                <w:lang w:val="en-US"/>
              </w:rPr>
            </w:pPr>
            <w:ins w:id="3577" w:author="Marmol, Dominika Klaudia" w:date="2026-06-08T11:41:00Z">
              <w:r w:rsidRPr="008C7800">
                <w:rPr>
                  <w:lang w:val="en-US"/>
                </w:rPr>
                <w:t>X</w:t>
              </w:r>
            </w:ins>
          </w:p>
        </w:tc>
        <w:tc>
          <w:tcPr>
            <w:tcW w:w="454" w:type="pct"/>
            <w:tcBorders>
              <w:top w:val="single" w:sz="4" w:space="0" w:color="auto"/>
              <w:left w:val="single" w:sz="4" w:space="0" w:color="auto"/>
              <w:bottom w:val="single" w:sz="4" w:space="0" w:color="auto"/>
              <w:right w:val="single" w:sz="4" w:space="0" w:color="auto"/>
            </w:tcBorders>
            <w:vAlign w:val="center"/>
          </w:tcPr>
          <w:p w14:paraId="1DF7F3BC" w14:textId="77777777" w:rsidR="00C56E47" w:rsidRPr="008C7800" w:rsidRDefault="00E27C57" w:rsidP="00F147E0">
            <w:pPr>
              <w:pStyle w:val="Table-Text-Centered"/>
              <w:widowControl w:val="0"/>
              <w:rPr>
                <w:ins w:id="3578" w:author="Marmol, Dominika Klaudia" w:date="2026-06-08T11:41:00Z"/>
              </w:rPr>
            </w:pPr>
            <w:ins w:id="3579" w:author="Marmol, Dominika Klaudia" w:date="2026-06-08T11:41:00Z">
              <w:r w:rsidRPr="008C7800">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4C4E2A4B" w14:textId="77777777" w:rsidR="00C56E47" w:rsidRPr="008C7800" w:rsidRDefault="00E27C57" w:rsidP="00F147E0">
            <w:pPr>
              <w:pStyle w:val="Table-Text-Centered"/>
              <w:widowControl w:val="0"/>
              <w:rPr>
                <w:ins w:id="3580" w:author="Marmol, Dominika Klaudia" w:date="2026-06-08T11:41:00Z"/>
                <w:lang w:val="en-US"/>
              </w:rPr>
            </w:pPr>
            <w:ins w:id="3581" w:author="Marmol, Dominika Klaudia" w:date="2026-06-08T11:41:00Z">
              <w:r w:rsidRPr="008C7800">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6DB96585" w14:textId="77777777" w:rsidR="00C56E47" w:rsidRPr="008C7800" w:rsidRDefault="00E27C57" w:rsidP="00F147E0">
            <w:pPr>
              <w:pStyle w:val="Table-Text-Centered"/>
              <w:widowControl w:val="0"/>
              <w:rPr>
                <w:ins w:id="3582" w:author="Marmol, Dominika Klaudia" w:date="2026-06-08T11:41:00Z"/>
                <w:lang w:val="en-US"/>
              </w:rPr>
            </w:pPr>
            <w:ins w:id="3583" w:author="Marmol, Dominika Klaudia" w:date="2026-06-08T11:41:00Z">
              <w:r w:rsidRPr="008C7800">
                <w:rPr>
                  <w:lang w:val="en-US"/>
                </w:rPr>
                <w:t>X</w:t>
              </w:r>
            </w:ins>
          </w:p>
        </w:tc>
        <w:tc>
          <w:tcPr>
            <w:tcW w:w="377" w:type="pct"/>
            <w:tcBorders>
              <w:top w:val="single" w:sz="4" w:space="0" w:color="auto"/>
              <w:left w:val="single" w:sz="4" w:space="0" w:color="auto"/>
              <w:bottom w:val="single" w:sz="4" w:space="0" w:color="auto"/>
              <w:right w:val="single" w:sz="4" w:space="0" w:color="auto"/>
            </w:tcBorders>
            <w:vAlign w:val="center"/>
          </w:tcPr>
          <w:p w14:paraId="7C789D31" w14:textId="77777777" w:rsidR="00C56E47" w:rsidRPr="008C7800" w:rsidRDefault="00C56E47" w:rsidP="00F147E0">
            <w:pPr>
              <w:pStyle w:val="Table-Text-Centered"/>
              <w:widowControl w:val="0"/>
              <w:rPr>
                <w:ins w:id="3584" w:author="Marmol, Dominika Klaudia" w:date="2026-06-08T11:41:00Z"/>
                <w:lang w:val="en-US"/>
              </w:rPr>
            </w:pPr>
          </w:p>
        </w:tc>
      </w:tr>
      <w:tr w:rsidR="008F5115" w14:paraId="260F8F18" w14:textId="77777777" w:rsidTr="00F147E0">
        <w:trPr>
          <w:trHeight w:val="284"/>
          <w:jc w:val="center"/>
          <w:ins w:id="3585" w:author="Marmol, Dominika Klaudia" w:date="2026-06-08T11:41:00Z"/>
        </w:trPr>
        <w:tc>
          <w:tcPr>
            <w:tcW w:w="1152" w:type="pct"/>
            <w:tcBorders>
              <w:top w:val="single" w:sz="4" w:space="0" w:color="auto"/>
              <w:left w:val="single" w:sz="4" w:space="0" w:color="auto"/>
              <w:bottom w:val="single" w:sz="4" w:space="0" w:color="auto"/>
              <w:right w:val="single" w:sz="4" w:space="0" w:color="auto"/>
            </w:tcBorders>
            <w:vAlign w:val="center"/>
          </w:tcPr>
          <w:p w14:paraId="61032AC3" w14:textId="77777777" w:rsidR="00C56E47" w:rsidRPr="008C7800" w:rsidRDefault="00E27C57" w:rsidP="00F147E0">
            <w:pPr>
              <w:pStyle w:val="Table-Text-Left"/>
              <w:widowControl w:val="0"/>
              <w:rPr>
                <w:ins w:id="3586" w:author="Marmol, Dominika Klaudia" w:date="2026-06-08T11:41:00Z"/>
                <w:lang w:val="en-US"/>
              </w:rPr>
            </w:pPr>
            <w:ins w:id="3587" w:author="Marmol, Dominika Klaudia" w:date="2026-06-08T11:41:00Z">
              <w:r w:rsidRPr="008C7800">
                <w:rPr>
                  <w:lang w:val="en-US"/>
                </w:rPr>
                <w:t>Urinalysis </w:t>
              </w:r>
              <w:r w:rsidRPr="008C7800">
                <w:rPr>
                  <w:sz w:val="22"/>
                  <w:vertAlign w:val="superscript"/>
                  <w:lang w:val="en-US"/>
                </w:rPr>
                <w:t>r</w:t>
              </w:r>
            </w:ins>
          </w:p>
        </w:tc>
        <w:tc>
          <w:tcPr>
            <w:tcW w:w="501" w:type="pct"/>
            <w:tcBorders>
              <w:top w:val="single" w:sz="4" w:space="0" w:color="auto"/>
              <w:left w:val="single" w:sz="4" w:space="0" w:color="auto"/>
              <w:bottom w:val="single" w:sz="4" w:space="0" w:color="auto"/>
              <w:right w:val="single" w:sz="4" w:space="0" w:color="auto"/>
            </w:tcBorders>
            <w:vAlign w:val="center"/>
          </w:tcPr>
          <w:p w14:paraId="518C6AC8" w14:textId="77777777" w:rsidR="00C56E47" w:rsidRPr="008C7800" w:rsidRDefault="00E27C57" w:rsidP="00F147E0">
            <w:pPr>
              <w:pStyle w:val="Table-Text-Centered"/>
              <w:widowControl w:val="0"/>
              <w:rPr>
                <w:ins w:id="3588" w:author="Marmol, Dominika Klaudia" w:date="2026-06-08T11:41:00Z"/>
                <w:lang w:val="en-US"/>
              </w:rPr>
            </w:pPr>
            <w:ins w:id="3589" w:author="Marmol, Dominika Klaudia" w:date="2026-06-08T11:41:00Z">
              <w:r w:rsidRPr="008C7800">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12E962BC" w14:textId="77777777" w:rsidR="00C56E47" w:rsidRPr="008C7800" w:rsidRDefault="00E27C57" w:rsidP="00F147E0">
            <w:pPr>
              <w:pStyle w:val="Table-Text-Centered"/>
              <w:widowControl w:val="0"/>
              <w:rPr>
                <w:ins w:id="3590" w:author="Marmol, Dominika Klaudia" w:date="2026-06-08T11:41:00Z"/>
                <w:lang w:val="en-US"/>
              </w:rPr>
            </w:pPr>
            <w:ins w:id="3591" w:author="Marmol, Dominika Klaudia" w:date="2026-06-08T11:41:00Z">
              <w:r w:rsidRPr="008C7800">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1E7D853D" w14:textId="77777777" w:rsidR="00C56E47" w:rsidRPr="008C7800" w:rsidRDefault="00C56E47" w:rsidP="00F147E0">
            <w:pPr>
              <w:pStyle w:val="Table-Text-Centered"/>
              <w:widowControl w:val="0"/>
              <w:rPr>
                <w:ins w:id="3592" w:author="Marmol, Dominika Klaudia" w:date="2026-06-08T11:41:00Z"/>
                <w:lang w:val="en-US"/>
              </w:rPr>
            </w:pPr>
          </w:p>
        </w:tc>
        <w:tc>
          <w:tcPr>
            <w:tcW w:w="251" w:type="pct"/>
            <w:tcBorders>
              <w:top w:val="single" w:sz="4" w:space="0" w:color="auto"/>
              <w:left w:val="single" w:sz="4" w:space="0" w:color="auto"/>
              <w:bottom w:val="single" w:sz="4" w:space="0" w:color="auto"/>
              <w:right w:val="single" w:sz="4" w:space="0" w:color="auto"/>
            </w:tcBorders>
            <w:vAlign w:val="center"/>
          </w:tcPr>
          <w:p w14:paraId="506D3ED0" w14:textId="77777777" w:rsidR="00C56E47" w:rsidRPr="008C7800" w:rsidRDefault="00C56E47" w:rsidP="00F147E0">
            <w:pPr>
              <w:pStyle w:val="Table-Text-Centered"/>
              <w:widowControl w:val="0"/>
              <w:rPr>
                <w:ins w:id="3593" w:author="Marmol, Dominika Klaudia" w:date="2026-06-08T11:41:00Z"/>
                <w:lang w:val="en-US"/>
              </w:rPr>
            </w:pPr>
          </w:p>
        </w:tc>
        <w:tc>
          <w:tcPr>
            <w:tcW w:w="251" w:type="pct"/>
            <w:tcBorders>
              <w:top w:val="single" w:sz="4" w:space="0" w:color="auto"/>
              <w:left w:val="single" w:sz="4" w:space="0" w:color="auto"/>
              <w:bottom w:val="single" w:sz="4" w:space="0" w:color="auto"/>
              <w:right w:val="single" w:sz="4" w:space="0" w:color="auto"/>
            </w:tcBorders>
            <w:vAlign w:val="center"/>
          </w:tcPr>
          <w:p w14:paraId="0A0FA09C" w14:textId="77777777" w:rsidR="00C56E47" w:rsidRPr="008C7800" w:rsidRDefault="00E27C57" w:rsidP="00F147E0">
            <w:pPr>
              <w:pStyle w:val="Table-Text-Centered"/>
              <w:widowControl w:val="0"/>
              <w:rPr>
                <w:ins w:id="3594" w:author="Marmol, Dominika Klaudia" w:date="2026-06-08T11:41:00Z"/>
                <w:lang w:val="en-US"/>
              </w:rPr>
            </w:pPr>
            <w:ins w:id="3595" w:author="Marmol, Dominika Klaudia" w:date="2026-06-08T11:41:00Z">
              <w:r w:rsidRPr="008C7800">
                <w:rPr>
                  <w:lang w:val="en-US"/>
                </w:rPr>
                <w:t>X</w:t>
              </w:r>
            </w:ins>
          </w:p>
        </w:tc>
        <w:tc>
          <w:tcPr>
            <w:tcW w:w="252" w:type="pct"/>
            <w:tcBorders>
              <w:top w:val="single" w:sz="4" w:space="0" w:color="auto"/>
              <w:left w:val="single" w:sz="4" w:space="0" w:color="auto"/>
              <w:bottom w:val="single" w:sz="4" w:space="0" w:color="auto"/>
              <w:right w:val="single" w:sz="4" w:space="0" w:color="auto"/>
            </w:tcBorders>
            <w:vAlign w:val="center"/>
          </w:tcPr>
          <w:p w14:paraId="14913B7E" w14:textId="77777777" w:rsidR="00C56E47" w:rsidRPr="008C7800" w:rsidRDefault="00C56E47" w:rsidP="00F147E0">
            <w:pPr>
              <w:pStyle w:val="Table-Text-Centered"/>
              <w:widowControl w:val="0"/>
              <w:rPr>
                <w:ins w:id="3596" w:author="Marmol, Dominika Klaudia" w:date="2026-06-08T11:41:00Z"/>
                <w:lang w:val="en-US"/>
              </w:rPr>
            </w:pPr>
          </w:p>
        </w:tc>
        <w:tc>
          <w:tcPr>
            <w:tcW w:w="502" w:type="pct"/>
            <w:tcBorders>
              <w:top w:val="single" w:sz="4" w:space="0" w:color="auto"/>
              <w:left w:val="single" w:sz="4" w:space="0" w:color="auto"/>
              <w:bottom w:val="single" w:sz="4" w:space="0" w:color="auto"/>
              <w:right w:val="single" w:sz="4" w:space="0" w:color="auto"/>
            </w:tcBorders>
            <w:vAlign w:val="center"/>
          </w:tcPr>
          <w:p w14:paraId="22A41ACE" w14:textId="77777777" w:rsidR="00C56E47" w:rsidRPr="008C7800" w:rsidRDefault="00E27C57" w:rsidP="00F147E0">
            <w:pPr>
              <w:pStyle w:val="Table-Text-Centered"/>
              <w:widowControl w:val="0"/>
              <w:rPr>
                <w:ins w:id="3597" w:author="Marmol, Dominika Klaudia" w:date="2026-06-08T11:41:00Z"/>
                <w:lang w:val="en-US"/>
              </w:rPr>
            </w:pPr>
            <w:ins w:id="3598" w:author="Marmol, Dominika Klaudia" w:date="2026-06-08T11:41:00Z">
              <w:r w:rsidRPr="008C7800">
                <w:rPr>
                  <w:lang w:val="en-US"/>
                </w:rPr>
                <w:t>X</w:t>
              </w:r>
            </w:ins>
          </w:p>
        </w:tc>
        <w:tc>
          <w:tcPr>
            <w:tcW w:w="454" w:type="pct"/>
            <w:tcBorders>
              <w:top w:val="single" w:sz="4" w:space="0" w:color="auto"/>
              <w:left w:val="single" w:sz="4" w:space="0" w:color="auto"/>
              <w:bottom w:val="single" w:sz="4" w:space="0" w:color="auto"/>
              <w:right w:val="single" w:sz="4" w:space="0" w:color="auto"/>
            </w:tcBorders>
            <w:vAlign w:val="center"/>
          </w:tcPr>
          <w:p w14:paraId="0CA51600" w14:textId="77777777" w:rsidR="00C56E47" w:rsidRPr="008C7800" w:rsidRDefault="00E27C57" w:rsidP="00F147E0">
            <w:pPr>
              <w:pStyle w:val="Table-Text-Centered"/>
              <w:widowControl w:val="0"/>
              <w:rPr>
                <w:ins w:id="3599" w:author="Marmol, Dominika Klaudia" w:date="2026-06-08T11:41:00Z"/>
              </w:rPr>
            </w:pPr>
            <w:ins w:id="3600" w:author="Marmol, Dominika Klaudia" w:date="2026-06-08T11:41:00Z">
              <w:r w:rsidRPr="008C7800">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3449A437" w14:textId="77777777" w:rsidR="00C56E47" w:rsidRPr="008C7800" w:rsidRDefault="00E27C57" w:rsidP="00F147E0">
            <w:pPr>
              <w:pStyle w:val="Table-Text-Centered"/>
              <w:widowControl w:val="0"/>
              <w:rPr>
                <w:ins w:id="3601" w:author="Marmol, Dominika Klaudia" w:date="2026-06-08T11:41:00Z"/>
                <w:lang w:val="en-US"/>
              </w:rPr>
            </w:pPr>
            <w:ins w:id="3602" w:author="Marmol, Dominika Klaudia" w:date="2026-06-08T11:41:00Z">
              <w:r w:rsidRPr="008C7800">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082D9DE3" w14:textId="77777777" w:rsidR="00C56E47" w:rsidRPr="008C7800" w:rsidRDefault="00E27C57" w:rsidP="00F147E0">
            <w:pPr>
              <w:pStyle w:val="Table-Text-Centered"/>
              <w:widowControl w:val="0"/>
              <w:rPr>
                <w:ins w:id="3603" w:author="Marmol, Dominika Klaudia" w:date="2026-06-08T11:41:00Z"/>
                <w:lang w:val="en-US"/>
              </w:rPr>
            </w:pPr>
            <w:ins w:id="3604" w:author="Marmol, Dominika Klaudia" w:date="2026-06-08T11:41:00Z">
              <w:r w:rsidRPr="008C7800">
                <w:rPr>
                  <w:lang w:val="en-US"/>
                </w:rPr>
                <w:t>X</w:t>
              </w:r>
            </w:ins>
          </w:p>
        </w:tc>
        <w:tc>
          <w:tcPr>
            <w:tcW w:w="377" w:type="pct"/>
            <w:tcBorders>
              <w:top w:val="single" w:sz="4" w:space="0" w:color="auto"/>
              <w:left w:val="single" w:sz="4" w:space="0" w:color="auto"/>
              <w:bottom w:val="single" w:sz="4" w:space="0" w:color="auto"/>
              <w:right w:val="single" w:sz="4" w:space="0" w:color="auto"/>
            </w:tcBorders>
            <w:vAlign w:val="center"/>
          </w:tcPr>
          <w:p w14:paraId="590EC104" w14:textId="77777777" w:rsidR="00C56E47" w:rsidRPr="008C7800" w:rsidRDefault="00C56E47" w:rsidP="00F147E0">
            <w:pPr>
              <w:pStyle w:val="Table-Text-Centered"/>
              <w:widowControl w:val="0"/>
              <w:rPr>
                <w:ins w:id="3605" w:author="Marmol, Dominika Klaudia" w:date="2026-06-08T11:41:00Z"/>
                <w:lang w:val="en-US"/>
              </w:rPr>
            </w:pPr>
          </w:p>
        </w:tc>
      </w:tr>
      <w:tr w:rsidR="008F5115" w14:paraId="2C89C3AE" w14:textId="77777777" w:rsidTr="00F147E0">
        <w:trPr>
          <w:trHeight w:val="284"/>
          <w:jc w:val="center"/>
          <w:ins w:id="3606" w:author="Marmol, Dominika Klaudia" w:date="2026-06-08T11:41:00Z"/>
        </w:trPr>
        <w:tc>
          <w:tcPr>
            <w:tcW w:w="1152" w:type="pct"/>
            <w:tcBorders>
              <w:top w:val="single" w:sz="4" w:space="0" w:color="auto"/>
              <w:left w:val="single" w:sz="4" w:space="0" w:color="auto"/>
              <w:bottom w:val="single" w:sz="4" w:space="0" w:color="auto"/>
              <w:right w:val="single" w:sz="4" w:space="0" w:color="auto"/>
            </w:tcBorders>
            <w:vAlign w:val="center"/>
          </w:tcPr>
          <w:p w14:paraId="3DF160FD" w14:textId="77777777" w:rsidR="00C56E47" w:rsidRPr="008C7800" w:rsidRDefault="00E27C57" w:rsidP="00F147E0">
            <w:pPr>
              <w:pStyle w:val="Table-Text-Left"/>
              <w:widowControl w:val="0"/>
              <w:rPr>
                <w:ins w:id="3607" w:author="Marmol, Dominika Klaudia" w:date="2026-06-08T11:41:00Z"/>
                <w:lang w:val="en-US"/>
              </w:rPr>
            </w:pPr>
            <w:ins w:id="3608" w:author="Marmol, Dominika Klaudia" w:date="2026-06-08T11:41:00Z">
              <w:r w:rsidRPr="008C7800">
                <w:rPr>
                  <w:lang w:val="en-US"/>
                </w:rPr>
                <w:t>Serology </w:t>
              </w:r>
              <w:r w:rsidRPr="008C7800">
                <w:rPr>
                  <w:sz w:val="22"/>
                  <w:vertAlign w:val="superscript"/>
                  <w:lang w:val="en-US"/>
                </w:rPr>
                <w:t>s</w:t>
              </w:r>
            </w:ins>
          </w:p>
        </w:tc>
        <w:tc>
          <w:tcPr>
            <w:tcW w:w="501" w:type="pct"/>
            <w:tcBorders>
              <w:top w:val="single" w:sz="4" w:space="0" w:color="auto"/>
              <w:left w:val="single" w:sz="4" w:space="0" w:color="auto"/>
              <w:bottom w:val="single" w:sz="4" w:space="0" w:color="auto"/>
              <w:right w:val="single" w:sz="4" w:space="0" w:color="auto"/>
            </w:tcBorders>
            <w:vAlign w:val="center"/>
          </w:tcPr>
          <w:p w14:paraId="70229882" w14:textId="77777777" w:rsidR="00C56E47" w:rsidRPr="008C7800" w:rsidRDefault="00E27C57" w:rsidP="00F147E0">
            <w:pPr>
              <w:pStyle w:val="Table-Text-Centered"/>
              <w:widowControl w:val="0"/>
              <w:rPr>
                <w:ins w:id="3609" w:author="Marmol, Dominika Klaudia" w:date="2026-06-08T11:41:00Z"/>
                <w:lang w:val="en-US"/>
              </w:rPr>
            </w:pPr>
            <w:ins w:id="3610" w:author="Marmol, Dominika Klaudia" w:date="2026-06-08T11:41:00Z">
              <w:r w:rsidRPr="008C7800">
                <w:rPr>
                  <w:lang w:val="en-US"/>
                </w:rPr>
                <w:t>X</w:t>
              </w:r>
            </w:ins>
          </w:p>
        </w:tc>
        <w:tc>
          <w:tcPr>
            <w:tcW w:w="2212" w:type="pct"/>
            <w:gridSpan w:val="7"/>
            <w:tcBorders>
              <w:top w:val="single" w:sz="4" w:space="0" w:color="auto"/>
              <w:left w:val="single" w:sz="4" w:space="0" w:color="auto"/>
              <w:bottom w:val="single" w:sz="4" w:space="0" w:color="auto"/>
              <w:right w:val="single" w:sz="4" w:space="0" w:color="auto"/>
            </w:tcBorders>
            <w:vAlign w:val="center"/>
          </w:tcPr>
          <w:p w14:paraId="7A41A1D1" w14:textId="77777777" w:rsidR="00C56E47" w:rsidRPr="008C7800" w:rsidRDefault="00E27C57" w:rsidP="00F147E0">
            <w:pPr>
              <w:pStyle w:val="Table-Text-Centered"/>
              <w:widowControl w:val="0"/>
              <w:rPr>
                <w:ins w:id="3611" w:author="Marmol, Dominika Klaudia" w:date="2026-06-08T11:41:00Z"/>
                <w:lang w:val="en-US"/>
              </w:rPr>
            </w:pPr>
            <w:ins w:id="3612" w:author="Marmol, Dominika Klaudia" w:date="2026-06-08T11:41:00Z">
              <w:r w:rsidRPr="008C7800">
                <w:rPr>
                  <w:lang w:val="en-US"/>
                </w:rPr>
                <w:t>HBV-positive trial participants without active disease at screening will be monitored for HBV DNA and for IgG anti-hepatitis B core antibody on a biannual frequency and whenever suspicion of reactivation occurs.</w:t>
              </w:r>
            </w:ins>
          </w:p>
        </w:tc>
        <w:tc>
          <w:tcPr>
            <w:tcW w:w="350" w:type="pct"/>
            <w:tcBorders>
              <w:top w:val="single" w:sz="4" w:space="0" w:color="auto"/>
              <w:left w:val="single" w:sz="4" w:space="0" w:color="auto"/>
              <w:bottom w:val="single" w:sz="4" w:space="0" w:color="auto"/>
              <w:right w:val="single" w:sz="4" w:space="0" w:color="auto"/>
            </w:tcBorders>
            <w:vAlign w:val="center"/>
          </w:tcPr>
          <w:p w14:paraId="42E9D306" w14:textId="77777777" w:rsidR="00C56E47" w:rsidRPr="008C7800" w:rsidRDefault="00C56E47" w:rsidP="00F147E0">
            <w:pPr>
              <w:pStyle w:val="Table-Text-Centered"/>
              <w:widowControl w:val="0"/>
              <w:rPr>
                <w:ins w:id="3613" w:author="Marmol, Dominika Klaudia" w:date="2026-06-08T11:41: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1F517003" w14:textId="77777777" w:rsidR="00C56E47" w:rsidRPr="008C7800" w:rsidRDefault="00C56E47" w:rsidP="00F147E0">
            <w:pPr>
              <w:pStyle w:val="Table-Text-Centered"/>
              <w:widowControl w:val="0"/>
              <w:rPr>
                <w:ins w:id="3614" w:author="Marmol, Dominika Klaudia" w:date="2026-06-08T11:41:00Z"/>
                <w:lang w:val="en-US"/>
              </w:rPr>
            </w:pPr>
          </w:p>
        </w:tc>
        <w:tc>
          <w:tcPr>
            <w:tcW w:w="377" w:type="pct"/>
            <w:tcBorders>
              <w:top w:val="single" w:sz="4" w:space="0" w:color="auto"/>
              <w:left w:val="single" w:sz="4" w:space="0" w:color="auto"/>
              <w:bottom w:val="single" w:sz="4" w:space="0" w:color="auto"/>
              <w:right w:val="single" w:sz="4" w:space="0" w:color="auto"/>
            </w:tcBorders>
            <w:vAlign w:val="center"/>
          </w:tcPr>
          <w:p w14:paraId="1242ECF9" w14:textId="77777777" w:rsidR="00C56E47" w:rsidRPr="008C7800" w:rsidRDefault="00C56E47" w:rsidP="00F147E0">
            <w:pPr>
              <w:pStyle w:val="Table-Text-Centered"/>
              <w:widowControl w:val="0"/>
              <w:rPr>
                <w:ins w:id="3615" w:author="Marmol, Dominika Klaudia" w:date="2026-06-08T11:41:00Z"/>
                <w:lang w:val="en-US"/>
              </w:rPr>
            </w:pPr>
          </w:p>
        </w:tc>
      </w:tr>
      <w:tr w:rsidR="008F5115" w14:paraId="17DA03A1" w14:textId="77777777" w:rsidTr="00F147E0">
        <w:trPr>
          <w:trHeight w:val="284"/>
          <w:jc w:val="center"/>
          <w:ins w:id="3616" w:author="Marmol, Dominika Klaudia" w:date="2026-06-08T11:41:00Z"/>
        </w:trPr>
        <w:tc>
          <w:tcPr>
            <w:tcW w:w="1152" w:type="pct"/>
            <w:tcBorders>
              <w:top w:val="single" w:sz="4" w:space="0" w:color="auto"/>
              <w:left w:val="single" w:sz="4" w:space="0" w:color="auto"/>
              <w:bottom w:val="single" w:sz="4" w:space="0" w:color="auto"/>
              <w:right w:val="single" w:sz="4" w:space="0" w:color="auto"/>
            </w:tcBorders>
            <w:vAlign w:val="center"/>
          </w:tcPr>
          <w:p w14:paraId="3C24BF08" w14:textId="77777777" w:rsidR="00C56E47" w:rsidRPr="008C7800" w:rsidRDefault="00E27C57" w:rsidP="00F147E0">
            <w:pPr>
              <w:pStyle w:val="Table-Text-Left"/>
              <w:widowControl w:val="0"/>
              <w:rPr>
                <w:ins w:id="3617" w:author="Marmol, Dominika Klaudia" w:date="2026-06-08T11:41:00Z"/>
                <w:lang w:val="en-US"/>
              </w:rPr>
            </w:pPr>
            <w:ins w:id="3618" w:author="Marmol, Dominika Klaudia" w:date="2026-06-08T11:41:00Z">
              <w:r w:rsidRPr="008C7800">
                <w:rPr>
                  <w:lang w:val="en-US"/>
                </w:rPr>
                <w:t>Blood sample for PK </w:t>
              </w:r>
              <w:r w:rsidRPr="008C7800">
                <w:rPr>
                  <w:sz w:val="22"/>
                  <w:vertAlign w:val="superscript"/>
                  <w:lang w:val="en-US"/>
                </w:rPr>
                <w:t>t</w:t>
              </w:r>
            </w:ins>
          </w:p>
        </w:tc>
        <w:tc>
          <w:tcPr>
            <w:tcW w:w="501" w:type="pct"/>
            <w:tcBorders>
              <w:top w:val="single" w:sz="4" w:space="0" w:color="auto"/>
              <w:left w:val="single" w:sz="4" w:space="0" w:color="auto"/>
              <w:bottom w:val="single" w:sz="4" w:space="0" w:color="auto"/>
              <w:right w:val="single" w:sz="4" w:space="0" w:color="auto"/>
            </w:tcBorders>
            <w:vAlign w:val="center"/>
          </w:tcPr>
          <w:p w14:paraId="68C1610F" w14:textId="77777777" w:rsidR="00C56E47" w:rsidRPr="008C7800" w:rsidRDefault="00C56E47" w:rsidP="00F147E0">
            <w:pPr>
              <w:pStyle w:val="Table-Text-Centered"/>
              <w:widowControl w:val="0"/>
              <w:rPr>
                <w:ins w:id="3619" w:author="Marmol, Dominika Klaudia" w:date="2026-06-08T11:41:00Z"/>
                <w:lang w:val="en-US"/>
              </w:rPr>
            </w:pPr>
          </w:p>
        </w:tc>
        <w:tc>
          <w:tcPr>
            <w:tcW w:w="1758" w:type="pct"/>
            <w:gridSpan w:val="6"/>
            <w:vMerge w:val="restart"/>
            <w:tcBorders>
              <w:top w:val="single" w:sz="4" w:space="0" w:color="auto"/>
              <w:left w:val="single" w:sz="4" w:space="0" w:color="auto"/>
              <w:right w:val="single" w:sz="4" w:space="0" w:color="auto"/>
            </w:tcBorders>
            <w:vAlign w:val="center"/>
          </w:tcPr>
          <w:p w14:paraId="5DB55D68" w14:textId="5DF6B9D6" w:rsidR="00C56E47" w:rsidRPr="006A68A8" w:rsidRDefault="00E27C57" w:rsidP="00F147E0">
            <w:pPr>
              <w:pStyle w:val="Table-Text-Centered"/>
              <w:widowControl w:val="0"/>
              <w:rPr>
                <w:ins w:id="3620" w:author="Marmol, Dominika Klaudia" w:date="2026-06-08T11:41:00Z"/>
                <w:szCs w:val="20"/>
                <w:lang w:val="en-US"/>
              </w:rPr>
            </w:pPr>
            <w:ins w:id="3621" w:author="Marmol, Dominika Klaudia" w:date="2026-06-08T11:41:00Z">
              <w:r w:rsidRPr="006A68A8">
                <w:rPr>
                  <w:szCs w:val="20"/>
                  <w:lang w:val="en-US"/>
                </w:rPr>
                <w:t>See</w:t>
              </w:r>
            </w:ins>
            <w:ins w:id="3622" w:author="Marmol, Dominika Klaudia" w:date="2026-06-08T17:54:00Z">
              <w:r w:rsidR="006A68A8" w:rsidRPr="006A68A8">
                <w:rPr>
                  <w:color w:val="0000FF"/>
                  <w:szCs w:val="20"/>
                  <w:lang w:val="en-GB"/>
                  <w:rPrChange w:id="3623" w:author="Marmol, Dominika Klaudia" w:date="2026-06-08T17:55:00Z">
                    <w:rPr>
                      <w:color w:val="0000FF"/>
                    </w:rPr>
                  </w:rPrChange>
                </w:rPr>
                <w:t xml:space="preserve"> </w:t>
              </w:r>
            </w:ins>
            <w:ins w:id="3624" w:author="Marmol, Dominika Klaudia" w:date="2026-06-08T17:55:00Z">
              <w:r w:rsidR="006A68A8" w:rsidRPr="006A68A8">
                <w:rPr>
                  <w:color w:val="0000FF"/>
                  <w:szCs w:val="20"/>
                  <w:lang w:val="en-GB"/>
                </w:rPr>
                <w:fldChar w:fldCharType="begin"/>
              </w:r>
              <w:r w:rsidR="006A68A8" w:rsidRPr="006A68A8">
                <w:rPr>
                  <w:color w:val="0000FF"/>
                  <w:szCs w:val="20"/>
                  <w:lang w:val="en-GB"/>
                </w:rPr>
                <w:instrText xml:space="preserve"> REF _Ref180256965 \h </w:instrText>
              </w:r>
            </w:ins>
            <w:r w:rsidR="006A68A8" w:rsidRPr="006A68A8">
              <w:rPr>
                <w:color w:val="0000FF"/>
                <w:szCs w:val="20"/>
                <w:lang w:val="en-GB"/>
                <w:rPrChange w:id="3625" w:author="Marmol, Dominika Klaudia" w:date="2026-06-08T17:55:00Z">
                  <w:rPr>
                    <w:color w:val="0000FF"/>
                    <w:sz w:val="18"/>
                    <w:szCs w:val="18"/>
                    <w:lang w:val="en-GB"/>
                  </w:rPr>
                </w:rPrChange>
              </w:rPr>
              <w:instrText xml:space="preserve"> \* MERGEFORMAT </w:instrText>
            </w:r>
            <w:r w:rsidR="006A68A8" w:rsidRPr="006A68A8">
              <w:rPr>
                <w:color w:val="0000FF"/>
                <w:szCs w:val="20"/>
                <w:lang w:val="en-GB"/>
              </w:rPr>
            </w:r>
            <w:ins w:id="3626" w:author="Marmol, Dominika Klaudia" w:date="2026-06-08T17:55:00Z">
              <w:r w:rsidR="006A68A8" w:rsidRPr="006A68A8">
                <w:rPr>
                  <w:color w:val="0000FF"/>
                  <w:szCs w:val="20"/>
                  <w:lang w:val="en-GB"/>
                </w:rPr>
                <w:fldChar w:fldCharType="separate"/>
              </w:r>
              <w:r w:rsidR="006A68A8" w:rsidRPr="006A68A8">
                <w:rPr>
                  <w:color w:val="0000FF"/>
                  <w:szCs w:val="20"/>
                  <w:lang w:val="en-GB"/>
                  <w:rPrChange w:id="3627" w:author="Marmol, Dominika Klaudia" w:date="2026-06-08T17:55:00Z">
                    <w:rPr>
                      <w:b/>
                      <w:bCs/>
                      <w:sz w:val="24"/>
                    </w:rPr>
                  </w:rPrChange>
                </w:rPr>
                <w:t xml:space="preserve">Table </w:t>
              </w:r>
              <w:r w:rsidR="006A68A8" w:rsidRPr="006A68A8">
                <w:rPr>
                  <w:noProof/>
                  <w:color w:val="0000FF"/>
                  <w:szCs w:val="20"/>
                  <w:lang w:val="en-GB"/>
                  <w:rPrChange w:id="3628" w:author="Marmol, Dominika Klaudia" w:date="2026-06-08T17:55:00Z">
                    <w:rPr>
                      <w:b/>
                      <w:bCs/>
                      <w:noProof/>
                      <w:sz w:val="24"/>
                    </w:rPr>
                  </w:rPrChange>
                </w:rPr>
                <w:t>10</w:t>
              </w:r>
              <w:r w:rsidR="006A68A8" w:rsidRPr="006A68A8">
                <w:rPr>
                  <w:color w:val="0000FF"/>
                  <w:szCs w:val="20"/>
                  <w:lang w:val="en-GB"/>
                </w:rPr>
                <w:fldChar w:fldCharType="end"/>
              </w:r>
              <w:r w:rsidR="006A68A8" w:rsidRPr="006A68A8">
                <w:rPr>
                  <w:color w:val="0000FF"/>
                  <w:szCs w:val="20"/>
                  <w:lang w:val="en-GB"/>
                </w:rPr>
                <w:t xml:space="preserve"> </w:t>
              </w:r>
            </w:ins>
            <w:ins w:id="3629" w:author="Marmol, Dominika Klaudia" w:date="2026-06-08T11:41:00Z">
              <w:r w:rsidRPr="006A68A8">
                <w:rPr>
                  <w:szCs w:val="20"/>
                  <w:lang w:val="en-US"/>
                </w:rPr>
                <w:t xml:space="preserve">for PK/ADA sample collection times. Note that Cycle 3 includes blood sampling for PK on Days 1, 4, and 8. </w:t>
              </w:r>
            </w:ins>
          </w:p>
        </w:tc>
        <w:tc>
          <w:tcPr>
            <w:tcW w:w="454" w:type="pct"/>
            <w:tcBorders>
              <w:top w:val="single" w:sz="4" w:space="0" w:color="auto"/>
              <w:left w:val="single" w:sz="4" w:space="0" w:color="auto"/>
              <w:bottom w:val="single" w:sz="4" w:space="0" w:color="auto"/>
              <w:right w:val="single" w:sz="4" w:space="0" w:color="auto"/>
            </w:tcBorders>
            <w:vAlign w:val="center"/>
          </w:tcPr>
          <w:p w14:paraId="11CD3A46" w14:textId="77777777" w:rsidR="00C56E47" w:rsidRPr="008C7800" w:rsidRDefault="00C56E47" w:rsidP="00F147E0">
            <w:pPr>
              <w:pStyle w:val="Table-Text-Centered"/>
              <w:widowControl w:val="0"/>
              <w:rPr>
                <w:ins w:id="3630" w:author="Marmol, Dominika Klaudia" w:date="2026-06-08T11:41:00Z"/>
                <w:lang w:val="en-US"/>
              </w:rPr>
            </w:pPr>
          </w:p>
        </w:tc>
        <w:tc>
          <w:tcPr>
            <w:tcW w:w="350" w:type="pct"/>
            <w:tcBorders>
              <w:top w:val="single" w:sz="4" w:space="0" w:color="auto"/>
              <w:left w:val="single" w:sz="4" w:space="0" w:color="auto"/>
              <w:bottom w:val="single" w:sz="4" w:space="0" w:color="auto"/>
              <w:right w:val="single" w:sz="4" w:space="0" w:color="auto"/>
            </w:tcBorders>
            <w:vAlign w:val="center"/>
          </w:tcPr>
          <w:p w14:paraId="09413A98" w14:textId="77777777" w:rsidR="00C56E47" w:rsidRPr="008C7800" w:rsidRDefault="00C56E47" w:rsidP="00F147E0">
            <w:pPr>
              <w:pStyle w:val="Table-Text-Centered"/>
              <w:widowControl w:val="0"/>
              <w:rPr>
                <w:ins w:id="3631" w:author="Marmol, Dominika Klaudia" w:date="2026-06-08T11:41: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26717E4F" w14:textId="77777777" w:rsidR="00C56E47" w:rsidRPr="008C7800" w:rsidRDefault="00C56E47" w:rsidP="00F147E0">
            <w:pPr>
              <w:pStyle w:val="Table-Text-Centered"/>
              <w:widowControl w:val="0"/>
              <w:rPr>
                <w:ins w:id="3632" w:author="Marmol, Dominika Klaudia" w:date="2026-06-08T11:41:00Z"/>
                <w:lang w:val="en-US"/>
              </w:rPr>
            </w:pPr>
          </w:p>
        </w:tc>
        <w:tc>
          <w:tcPr>
            <w:tcW w:w="377" w:type="pct"/>
            <w:tcBorders>
              <w:top w:val="single" w:sz="4" w:space="0" w:color="auto"/>
              <w:left w:val="single" w:sz="4" w:space="0" w:color="auto"/>
              <w:bottom w:val="single" w:sz="4" w:space="0" w:color="auto"/>
              <w:right w:val="single" w:sz="4" w:space="0" w:color="auto"/>
            </w:tcBorders>
            <w:vAlign w:val="center"/>
          </w:tcPr>
          <w:p w14:paraId="6B07732A" w14:textId="77777777" w:rsidR="00C56E47" w:rsidRPr="008C7800" w:rsidRDefault="00C56E47" w:rsidP="00F147E0">
            <w:pPr>
              <w:pStyle w:val="Table-Text-Centered"/>
              <w:widowControl w:val="0"/>
              <w:rPr>
                <w:ins w:id="3633" w:author="Marmol, Dominika Klaudia" w:date="2026-06-08T11:41:00Z"/>
                <w:lang w:val="en-US"/>
              </w:rPr>
            </w:pPr>
          </w:p>
        </w:tc>
      </w:tr>
      <w:tr w:rsidR="008F5115" w14:paraId="15FFE197" w14:textId="77777777" w:rsidTr="00F147E0">
        <w:trPr>
          <w:trHeight w:val="284"/>
          <w:jc w:val="center"/>
          <w:ins w:id="3634" w:author="Marmol, Dominika Klaudia" w:date="2026-06-08T11:41:00Z"/>
        </w:trPr>
        <w:tc>
          <w:tcPr>
            <w:tcW w:w="1152" w:type="pct"/>
            <w:tcBorders>
              <w:top w:val="single" w:sz="4" w:space="0" w:color="auto"/>
              <w:left w:val="single" w:sz="4" w:space="0" w:color="auto"/>
              <w:bottom w:val="single" w:sz="4" w:space="0" w:color="auto"/>
              <w:right w:val="single" w:sz="4" w:space="0" w:color="auto"/>
            </w:tcBorders>
            <w:vAlign w:val="center"/>
          </w:tcPr>
          <w:p w14:paraId="21C9E439" w14:textId="77777777" w:rsidR="00C56E47" w:rsidRPr="008C7800" w:rsidRDefault="00E27C57" w:rsidP="00F147E0">
            <w:pPr>
              <w:pStyle w:val="Table-Text-Left"/>
              <w:widowControl w:val="0"/>
              <w:rPr>
                <w:ins w:id="3635" w:author="Marmol, Dominika Klaudia" w:date="2026-06-08T11:41:00Z"/>
                <w:lang w:val="en-US"/>
              </w:rPr>
            </w:pPr>
            <w:ins w:id="3636" w:author="Marmol, Dominika Klaudia" w:date="2026-06-08T11:41:00Z">
              <w:r w:rsidRPr="008C7800">
                <w:rPr>
                  <w:lang w:val="en-US"/>
                </w:rPr>
                <w:t>Blood sample for ADA </w:t>
              </w:r>
              <w:r w:rsidRPr="008C7800">
                <w:rPr>
                  <w:sz w:val="22"/>
                  <w:vertAlign w:val="superscript"/>
                  <w:lang w:val="en-US"/>
                </w:rPr>
                <w:t>u</w:t>
              </w:r>
            </w:ins>
          </w:p>
        </w:tc>
        <w:tc>
          <w:tcPr>
            <w:tcW w:w="501" w:type="pct"/>
            <w:tcBorders>
              <w:top w:val="single" w:sz="4" w:space="0" w:color="auto"/>
              <w:left w:val="nil"/>
              <w:bottom w:val="single" w:sz="4" w:space="0" w:color="auto"/>
              <w:right w:val="single" w:sz="4" w:space="0" w:color="auto"/>
            </w:tcBorders>
            <w:vAlign w:val="center"/>
          </w:tcPr>
          <w:p w14:paraId="5945230A" w14:textId="77777777" w:rsidR="00C56E47" w:rsidRPr="008C7800" w:rsidRDefault="00C56E47" w:rsidP="00F147E0">
            <w:pPr>
              <w:pStyle w:val="Table-Text-Centered"/>
              <w:widowControl w:val="0"/>
              <w:rPr>
                <w:ins w:id="3637" w:author="Marmol, Dominika Klaudia" w:date="2026-06-08T11:41:00Z"/>
                <w:lang w:val="en-US"/>
              </w:rPr>
            </w:pPr>
          </w:p>
        </w:tc>
        <w:tc>
          <w:tcPr>
            <w:tcW w:w="1758" w:type="pct"/>
            <w:gridSpan w:val="6"/>
            <w:vMerge/>
            <w:vAlign w:val="center"/>
          </w:tcPr>
          <w:p w14:paraId="4C5E29A6" w14:textId="77777777" w:rsidR="00C56E47" w:rsidRPr="008C7800" w:rsidRDefault="00C56E47" w:rsidP="00F147E0">
            <w:pPr>
              <w:pStyle w:val="Table-Text-Centered"/>
              <w:widowControl w:val="0"/>
              <w:rPr>
                <w:ins w:id="3638" w:author="Marmol, Dominika Klaudia" w:date="2026-06-08T11:41:00Z"/>
                <w:lang w:val="en-US"/>
              </w:rPr>
            </w:pPr>
          </w:p>
        </w:tc>
        <w:tc>
          <w:tcPr>
            <w:tcW w:w="454" w:type="pct"/>
            <w:tcBorders>
              <w:top w:val="single" w:sz="4" w:space="0" w:color="auto"/>
              <w:left w:val="single" w:sz="4" w:space="0" w:color="auto"/>
              <w:bottom w:val="single" w:sz="4" w:space="0" w:color="auto"/>
              <w:right w:val="single" w:sz="4" w:space="0" w:color="auto"/>
            </w:tcBorders>
            <w:vAlign w:val="center"/>
          </w:tcPr>
          <w:p w14:paraId="5370982D" w14:textId="77777777" w:rsidR="00C56E47" w:rsidRPr="008C7800" w:rsidRDefault="00E27C57" w:rsidP="00F147E0">
            <w:pPr>
              <w:pStyle w:val="Table-Text-Centered"/>
              <w:widowControl w:val="0"/>
              <w:rPr>
                <w:ins w:id="3639" w:author="Marmol, Dominika Klaudia" w:date="2026-06-08T11:41:00Z"/>
                <w:lang w:val="en-US"/>
              </w:rPr>
            </w:pPr>
            <w:ins w:id="3640" w:author="Marmol, Dominika Klaudia" w:date="2026-06-08T11:41:00Z">
              <w:r w:rsidRPr="008C7800">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218ACC25" w14:textId="77777777" w:rsidR="00C56E47" w:rsidRPr="008C7800" w:rsidRDefault="00C56E47" w:rsidP="00F147E0">
            <w:pPr>
              <w:pStyle w:val="Table-Text-Centered"/>
              <w:widowControl w:val="0"/>
              <w:rPr>
                <w:ins w:id="3641" w:author="Marmol, Dominika Klaudia" w:date="2026-06-08T11:41: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64C65A17" w14:textId="77777777" w:rsidR="00C56E47" w:rsidRPr="008C7800" w:rsidRDefault="00C56E47" w:rsidP="00F147E0">
            <w:pPr>
              <w:pStyle w:val="Table-Text-Centered"/>
              <w:widowControl w:val="0"/>
              <w:rPr>
                <w:ins w:id="3642" w:author="Marmol, Dominika Klaudia" w:date="2026-06-08T11:41:00Z"/>
                <w:lang w:val="en-US"/>
              </w:rPr>
            </w:pPr>
          </w:p>
        </w:tc>
        <w:tc>
          <w:tcPr>
            <w:tcW w:w="377" w:type="pct"/>
            <w:tcBorders>
              <w:top w:val="single" w:sz="4" w:space="0" w:color="auto"/>
              <w:left w:val="single" w:sz="4" w:space="0" w:color="auto"/>
              <w:bottom w:val="single" w:sz="4" w:space="0" w:color="auto"/>
              <w:right w:val="single" w:sz="4" w:space="0" w:color="auto"/>
            </w:tcBorders>
            <w:vAlign w:val="center"/>
          </w:tcPr>
          <w:p w14:paraId="287B1C78" w14:textId="77777777" w:rsidR="00C56E47" w:rsidRPr="008C7800" w:rsidRDefault="00C56E47" w:rsidP="00F147E0">
            <w:pPr>
              <w:pStyle w:val="Table-Text-Centered"/>
              <w:widowControl w:val="0"/>
              <w:rPr>
                <w:ins w:id="3643" w:author="Marmol, Dominika Klaudia" w:date="2026-06-08T11:41:00Z"/>
                <w:lang w:val="en-US"/>
              </w:rPr>
            </w:pPr>
          </w:p>
        </w:tc>
      </w:tr>
      <w:tr w:rsidR="008F5115" w14:paraId="439ED328" w14:textId="77777777" w:rsidTr="00F147E0">
        <w:trPr>
          <w:trHeight w:val="284"/>
          <w:jc w:val="center"/>
          <w:ins w:id="3644" w:author="Marmol, Dominika Klaudia" w:date="2026-06-08T11:41:00Z"/>
        </w:trPr>
        <w:tc>
          <w:tcPr>
            <w:tcW w:w="1152" w:type="pct"/>
            <w:tcBorders>
              <w:top w:val="single" w:sz="4" w:space="0" w:color="auto"/>
              <w:left w:val="single" w:sz="4" w:space="0" w:color="auto"/>
              <w:bottom w:val="single" w:sz="4" w:space="0" w:color="auto"/>
              <w:right w:val="single" w:sz="4" w:space="0" w:color="auto"/>
            </w:tcBorders>
            <w:vAlign w:val="center"/>
          </w:tcPr>
          <w:p w14:paraId="147E27F6" w14:textId="77777777" w:rsidR="00C56E47" w:rsidRPr="008C7800" w:rsidRDefault="00E27C57" w:rsidP="00F147E0">
            <w:pPr>
              <w:pStyle w:val="Table-Text-Left"/>
              <w:widowControl w:val="0"/>
              <w:rPr>
                <w:ins w:id="3645" w:author="Marmol, Dominika Klaudia" w:date="2026-06-08T11:41:00Z"/>
                <w:lang w:val="en-US"/>
              </w:rPr>
            </w:pPr>
            <w:ins w:id="3646" w:author="Marmol, Dominika Klaudia" w:date="2026-06-08T11:41:00Z">
              <w:r w:rsidRPr="008C7800">
                <w:rPr>
                  <w:lang w:val="en-US"/>
                </w:rPr>
                <w:t>Blood sample for biomarkers </w:t>
              </w:r>
              <w:r w:rsidRPr="008C7800">
                <w:rPr>
                  <w:sz w:val="22"/>
                  <w:vertAlign w:val="superscript"/>
                  <w:lang w:val="en-US"/>
                </w:rPr>
                <w:t>v</w:t>
              </w:r>
            </w:ins>
          </w:p>
        </w:tc>
        <w:tc>
          <w:tcPr>
            <w:tcW w:w="501" w:type="pct"/>
            <w:tcBorders>
              <w:top w:val="single" w:sz="4" w:space="0" w:color="auto"/>
              <w:left w:val="nil"/>
              <w:bottom w:val="single" w:sz="4" w:space="0" w:color="auto"/>
              <w:right w:val="single" w:sz="4" w:space="0" w:color="auto"/>
            </w:tcBorders>
            <w:vAlign w:val="center"/>
          </w:tcPr>
          <w:p w14:paraId="46CFD47F" w14:textId="77777777" w:rsidR="00C56E47" w:rsidRPr="008C7800" w:rsidRDefault="00C56E47" w:rsidP="00F147E0">
            <w:pPr>
              <w:pStyle w:val="Table-Text-Centered"/>
              <w:widowControl w:val="0"/>
              <w:rPr>
                <w:ins w:id="3647" w:author="Marmol, Dominika Klaudia" w:date="2026-06-08T11:41:00Z"/>
                <w:lang w:val="en-US"/>
              </w:rPr>
            </w:pPr>
          </w:p>
        </w:tc>
        <w:tc>
          <w:tcPr>
            <w:tcW w:w="1758" w:type="pct"/>
            <w:gridSpan w:val="6"/>
            <w:vAlign w:val="center"/>
          </w:tcPr>
          <w:p w14:paraId="2E17D498" w14:textId="621E8866" w:rsidR="00C56E47" w:rsidRPr="006A68A8" w:rsidRDefault="00E27C57" w:rsidP="00F147E0">
            <w:pPr>
              <w:pStyle w:val="Table-Text-Centered"/>
              <w:widowControl w:val="0"/>
              <w:rPr>
                <w:ins w:id="3648" w:author="Marmol, Dominika Klaudia" w:date="2026-06-08T11:41:00Z"/>
                <w:szCs w:val="20"/>
                <w:lang w:val="en-US"/>
              </w:rPr>
            </w:pPr>
            <w:ins w:id="3649" w:author="Marmol, Dominika Klaudia" w:date="2026-06-08T11:41:00Z">
              <w:r w:rsidRPr="006A68A8">
                <w:rPr>
                  <w:szCs w:val="20"/>
                  <w:lang w:val="en-US"/>
                </w:rPr>
                <w:t xml:space="preserve">See </w:t>
              </w:r>
            </w:ins>
            <w:ins w:id="3650" w:author="Marmol, Dominika Klaudia" w:date="2026-06-08T17:55:00Z">
              <w:r w:rsidR="006A68A8" w:rsidRPr="006A68A8">
                <w:rPr>
                  <w:color w:val="0000FF"/>
                  <w:szCs w:val="20"/>
                </w:rPr>
                <w:fldChar w:fldCharType="begin"/>
              </w:r>
              <w:r w:rsidR="006A68A8" w:rsidRPr="00EE67C0">
                <w:rPr>
                  <w:color w:val="0000FF"/>
                  <w:szCs w:val="20"/>
                  <w:lang w:val="en-GB"/>
                  <w:rPrChange w:id="3651" w:author="Marmol, Dominika Klaudia" w:date="2026-06-11T08:41:00Z">
                    <w:rPr/>
                  </w:rPrChange>
                </w:rPr>
                <w:instrText xml:space="preserve"> REF _Ref225343767 \h </w:instrText>
              </w:r>
            </w:ins>
            <w:r w:rsidR="006A68A8" w:rsidRPr="00EE67C0">
              <w:rPr>
                <w:color w:val="0000FF"/>
                <w:szCs w:val="20"/>
                <w:lang w:val="en-GB"/>
                <w:rPrChange w:id="3652" w:author="Marmol, Dominika Klaudia" w:date="2026-06-11T08:41:00Z">
                  <w:rPr>
                    <w:color w:val="0000FF"/>
                    <w:sz w:val="18"/>
                    <w:szCs w:val="18"/>
                  </w:rPr>
                </w:rPrChange>
              </w:rPr>
              <w:instrText xml:space="preserve"> \* MERGEFORMAT </w:instrText>
            </w:r>
            <w:r w:rsidR="006A68A8" w:rsidRPr="006A68A8">
              <w:rPr>
                <w:color w:val="0000FF"/>
                <w:szCs w:val="20"/>
              </w:rPr>
            </w:r>
            <w:ins w:id="3653" w:author="Marmol, Dominika Klaudia" w:date="2026-06-08T17:55:00Z">
              <w:r w:rsidR="006A68A8" w:rsidRPr="006A68A8">
                <w:rPr>
                  <w:color w:val="0000FF"/>
                  <w:szCs w:val="20"/>
                </w:rPr>
                <w:fldChar w:fldCharType="separate"/>
              </w:r>
              <w:r w:rsidR="006A68A8" w:rsidRPr="006A68A8">
                <w:rPr>
                  <w:color w:val="0000FF"/>
                  <w:szCs w:val="20"/>
                  <w:lang w:val="en-GB"/>
                  <w:rPrChange w:id="3654" w:author="Marmol, Dominika Klaudia" w:date="2026-06-08T17:56:00Z">
                    <w:rPr/>
                  </w:rPrChange>
                </w:rPr>
                <w:t>Table </w:t>
              </w:r>
              <w:r w:rsidR="006A68A8" w:rsidRPr="006A68A8">
                <w:rPr>
                  <w:noProof/>
                  <w:color w:val="0000FF"/>
                  <w:szCs w:val="20"/>
                  <w:lang w:val="en-GB"/>
                  <w:rPrChange w:id="3655" w:author="Marmol, Dominika Klaudia" w:date="2026-06-08T17:56:00Z">
                    <w:rPr>
                      <w:noProof/>
                    </w:rPr>
                  </w:rPrChange>
                </w:rPr>
                <w:t>11</w:t>
              </w:r>
              <w:r w:rsidR="006A68A8" w:rsidRPr="006A68A8">
                <w:rPr>
                  <w:color w:val="0000FF"/>
                  <w:szCs w:val="20"/>
                </w:rPr>
                <w:fldChar w:fldCharType="end"/>
              </w:r>
              <w:r w:rsidR="006A68A8" w:rsidRPr="006A68A8">
                <w:rPr>
                  <w:color w:val="0000FF"/>
                  <w:szCs w:val="20"/>
                  <w:lang w:val="en-US"/>
                </w:rPr>
                <w:t xml:space="preserve"> </w:t>
              </w:r>
            </w:ins>
            <w:ins w:id="3656" w:author="Marmol, Dominika Klaudia" w:date="2026-06-08T11:41:00Z">
              <w:r w:rsidRPr="006A68A8">
                <w:rPr>
                  <w:szCs w:val="20"/>
                  <w:lang w:val="en-US"/>
                </w:rPr>
                <w:t>for biomarker sample collection times.</w:t>
              </w:r>
            </w:ins>
          </w:p>
        </w:tc>
        <w:tc>
          <w:tcPr>
            <w:tcW w:w="454" w:type="pct"/>
            <w:tcBorders>
              <w:top w:val="single" w:sz="4" w:space="0" w:color="auto"/>
              <w:left w:val="single" w:sz="4" w:space="0" w:color="auto"/>
              <w:bottom w:val="single" w:sz="4" w:space="0" w:color="auto"/>
              <w:right w:val="single" w:sz="4" w:space="0" w:color="auto"/>
            </w:tcBorders>
            <w:vAlign w:val="center"/>
          </w:tcPr>
          <w:p w14:paraId="6343977E" w14:textId="77777777" w:rsidR="00C56E47" w:rsidRPr="008C7800" w:rsidRDefault="00C56E47" w:rsidP="00F147E0">
            <w:pPr>
              <w:pStyle w:val="Table-Text-Centered"/>
              <w:widowControl w:val="0"/>
              <w:rPr>
                <w:ins w:id="3657" w:author="Marmol, Dominika Klaudia" w:date="2026-06-08T11:41:00Z"/>
                <w:lang w:val="en-US"/>
              </w:rPr>
            </w:pPr>
          </w:p>
        </w:tc>
        <w:tc>
          <w:tcPr>
            <w:tcW w:w="350" w:type="pct"/>
            <w:tcBorders>
              <w:top w:val="single" w:sz="4" w:space="0" w:color="auto"/>
              <w:left w:val="single" w:sz="4" w:space="0" w:color="auto"/>
              <w:bottom w:val="single" w:sz="4" w:space="0" w:color="auto"/>
              <w:right w:val="single" w:sz="4" w:space="0" w:color="auto"/>
            </w:tcBorders>
            <w:vAlign w:val="center"/>
          </w:tcPr>
          <w:p w14:paraId="3317B988" w14:textId="77777777" w:rsidR="00C56E47" w:rsidRPr="008C7800" w:rsidRDefault="00C56E47" w:rsidP="00F147E0">
            <w:pPr>
              <w:pStyle w:val="Table-Text-Centered"/>
              <w:widowControl w:val="0"/>
              <w:rPr>
                <w:ins w:id="3658" w:author="Marmol, Dominika Klaudia" w:date="2026-06-08T11:41: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30355A71" w14:textId="77777777" w:rsidR="00C56E47" w:rsidRPr="008C7800" w:rsidRDefault="00C56E47" w:rsidP="00F147E0">
            <w:pPr>
              <w:pStyle w:val="Table-Text-Centered"/>
              <w:widowControl w:val="0"/>
              <w:rPr>
                <w:ins w:id="3659" w:author="Marmol, Dominika Klaudia" w:date="2026-06-08T11:41:00Z"/>
                <w:lang w:val="en-US"/>
              </w:rPr>
            </w:pPr>
          </w:p>
        </w:tc>
        <w:tc>
          <w:tcPr>
            <w:tcW w:w="377" w:type="pct"/>
            <w:tcBorders>
              <w:top w:val="single" w:sz="4" w:space="0" w:color="auto"/>
              <w:left w:val="single" w:sz="4" w:space="0" w:color="auto"/>
              <w:bottom w:val="single" w:sz="4" w:space="0" w:color="auto"/>
              <w:right w:val="single" w:sz="4" w:space="0" w:color="auto"/>
            </w:tcBorders>
            <w:vAlign w:val="center"/>
          </w:tcPr>
          <w:p w14:paraId="09DB7832" w14:textId="77777777" w:rsidR="00C56E47" w:rsidRPr="008C7800" w:rsidRDefault="00C56E47" w:rsidP="00F147E0">
            <w:pPr>
              <w:pStyle w:val="Table-Text-Centered"/>
              <w:widowControl w:val="0"/>
              <w:rPr>
                <w:ins w:id="3660" w:author="Marmol, Dominika Klaudia" w:date="2026-06-08T11:41:00Z"/>
                <w:lang w:val="en-US"/>
              </w:rPr>
            </w:pPr>
          </w:p>
        </w:tc>
      </w:tr>
    </w:tbl>
    <w:p w14:paraId="3F1779D3" w14:textId="77777777" w:rsidR="00C56E47" w:rsidRPr="008C7800" w:rsidRDefault="00E27C57" w:rsidP="00C56E47">
      <w:pPr>
        <w:pStyle w:val="Table-Footnote-Hanging"/>
        <w:rPr>
          <w:ins w:id="3661" w:author="Marmol, Dominika Klaudia" w:date="2026-06-08T11:41:00Z"/>
        </w:rPr>
      </w:pPr>
      <w:ins w:id="3662" w:author="Marmol, Dominika Klaudia" w:date="2026-06-08T11:41:00Z">
        <w:r w:rsidRPr="008C7800">
          <w:lastRenderedPageBreak/>
          <w:t>a)</w:t>
        </w:r>
        <w:r w:rsidRPr="008C7800">
          <w:tab/>
        </w:r>
        <w:r w:rsidRPr="008C7800">
          <w:rPr>
            <w:rFonts w:hint="eastAsia"/>
            <w:b/>
            <w:bCs/>
          </w:rPr>
          <w:t>Screening:</w:t>
        </w:r>
        <w:r w:rsidRPr="008C7800">
          <w:rPr>
            <w:rFonts w:hint="eastAsia"/>
          </w:rPr>
          <w:t xml:space="preserve"> Screening assessments will be performed within 28</w:t>
        </w:r>
        <w:r w:rsidRPr="008C7800">
          <w:t> </w:t>
        </w:r>
        <w:r w:rsidRPr="008C7800">
          <w:rPr>
            <w:rFonts w:hint="eastAsia"/>
          </w:rPr>
          <w:t xml:space="preserve">days before the C1D1 dose. Screening assessments performed </w:t>
        </w:r>
        <w:r w:rsidRPr="008C7800">
          <w:rPr>
            <w:rFonts w:cs="Arial"/>
          </w:rPr>
          <w:t>≤</w:t>
        </w:r>
        <w:r w:rsidRPr="008C7800">
          <w:rPr>
            <w:rFonts w:hint="eastAsia"/>
          </w:rPr>
          <w:t>7 days before Day</w:t>
        </w:r>
        <w:r w:rsidRPr="008C7800">
          <w:t> </w:t>
        </w:r>
        <w:r w:rsidRPr="008C7800">
          <w:rPr>
            <w:rFonts w:hint="eastAsia"/>
          </w:rPr>
          <w:t>1 will be qualified as baseline assessments and need not be repeated at C1D1, unless otherwise specified.</w:t>
        </w:r>
      </w:ins>
    </w:p>
    <w:p w14:paraId="02A97AC2" w14:textId="77777777" w:rsidR="00C56E47" w:rsidRPr="008C7800" w:rsidRDefault="00E27C57" w:rsidP="00C56E47">
      <w:pPr>
        <w:pStyle w:val="Table-Footnote-Hanging"/>
        <w:rPr>
          <w:ins w:id="3663" w:author="Marmol, Dominika Klaudia" w:date="2026-06-08T11:41:00Z"/>
        </w:rPr>
      </w:pPr>
      <w:ins w:id="3664" w:author="Marmol, Dominika Klaudia" w:date="2026-06-08T11:41:00Z">
        <w:r w:rsidRPr="008C7800">
          <w:t>b)</w:t>
        </w:r>
        <w:r w:rsidRPr="008C7800">
          <w:tab/>
        </w:r>
        <w:r w:rsidRPr="008C7800">
          <w:rPr>
            <w:b/>
            <w:bCs/>
          </w:rPr>
          <w:t>EOT Visit:</w:t>
        </w:r>
        <w:r w:rsidRPr="008C7800">
          <w:t xml:space="preserve"> The EOT Visit will occur within 28 days (±3 days) after the last dose of IMP or before the start of subsequent anticancer therapy if that occurs sooner. Subsequent anticancer therapy should not be initiated before recovery from all treatment-emergent toxicities associated with BNT317.</w:t>
        </w:r>
      </w:ins>
    </w:p>
    <w:p w14:paraId="3AD7158E" w14:textId="77777777" w:rsidR="00C56E47" w:rsidRPr="008C7800" w:rsidRDefault="00E27C57" w:rsidP="00C56E47">
      <w:pPr>
        <w:pStyle w:val="Table-Footnote-Hanging"/>
        <w:rPr>
          <w:ins w:id="3665" w:author="Marmol, Dominika Klaudia" w:date="2026-06-08T11:41:00Z"/>
        </w:rPr>
      </w:pPr>
      <w:ins w:id="3666" w:author="Marmol, Dominika Klaudia" w:date="2026-06-08T11:41:00Z">
        <w:r w:rsidRPr="008C7800">
          <w:t>c)</w:t>
        </w:r>
        <w:r w:rsidRPr="008C7800">
          <w:tab/>
        </w:r>
        <w:r w:rsidRPr="008C7800">
          <w:rPr>
            <w:b/>
            <w:bCs/>
          </w:rPr>
          <w:t>Re-treatment:</w:t>
        </w:r>
        <w:r w:rsidRPr="008C7800">
          <w:t xml:space="preserve"> Participants will need to complete at least 6 cycles of treatment and have had progression to be considered for re-treatment, as agreed by the PI and the sponsor. The re-treatment phase for intra-participant dose escalation can begin immediately after the EOT Visit for the last administered dose level. The dose escalation would be limited to the next higher dose that has been declared safe within the trial (for instance, if participant was initially dosed at 70 mg BNT317 Q2W, the participant could be escalated to 200 mg BNT317 Q2W). The scans for CT/MRI imaging assessments will be based on the new re-treatment C1D1. During re-treatment, the follow-up period is applicable only for the final dose level.</w:t>
        </w:r>
      </w:ins>
    </w:p>
    <w:p w14:paraId="6862C173" w14:textId="77777777" w:rsidR="00C56E47" w:rsidRPr="008C7800" w:rsidRDefault="00E27C57" w:rsidP="00C56E47">
      <w:pPr>
        <w:pStyle w:val="Table-Footnote-Hanging"/>
        <w:rPr>
          <w:ins w:id="3667" w:author="Marmol, Dominika Klaudia" w:date="2026-06-08T11:41:00Z"/>
        </w:rPr>
      </w:pPr>
      <w:ins w:id="3668" w:author="Marmol, Dominika Klaudia" w:date="2026-06-08T11:41:00Z">
        <w:r w:rsidRPr="008C7800">
          <w:t>d)</w:t>
        </w:r>
        <w:r w:rsidRPr="008C7800">
          <w:tab/>
        </w:r>
        <w:r w:rsidRPr="008C7800">
          <w:rPr>
            <w:b/>
            <w:bCs/>
          </w:rPr>
          <w:t>BNT317 administration:</w:t>
        </w:r>
        <w:r w:rsidRPr="008C7800">
          <w:t xml:space="preserve"> BNT317 will be administered via IV infusion. The first infusion (i.e., on C1D1) should last at least 90 min. If the first infusion is well tolerated, the duration of the subsequent infusions may be shortened to 60 min. Participants will be managed as outpatients and be monitored as for at least 3 h after initiation of the first two infusions, and thereafter for at least 2 h (or longer at the investigator’s discretion). If any AEs occur, the infusion rate should be immediately reduced accordingly.</w:t>
        </w:r>
      </w:ins>
    </w:p>
    <w:p w14:paraId="2FA459F4" w14:textId="77777777" w:rsidR="00C56E47" w:rsidRPr="008C7800" w:rsidRDefault="00E27C57" w:rsidP="00C56E47">
      <w:pPr>
        <w:pStyle w:val="Table-Footnote-Hanging"/>
        <w:rPr>
          <w:ins w:id="3669" w:author="Marmol, Dominika Klaudia" w:date="2026-06-08T11:41:00Z"/>
        </w:rPr>
      </w:pPr>
      <w:ins w:id="3670" w:author="Marmol, Dominika Klaudia" w:date="2026-06-08T11:41:00Z">
        <w:r w:rsidRPr="008C7800">
          <w:t>e)</w:t>
        </w:r>
        <w:r w:rsidRPr="008C7800">
          <w:tab/>
        </w:r>
        <w:r w:rsidRPr="008C7800">
          <w:rPr>
            <w:b/>
            <w:bCs/>
          </w:rPr>
          <w:t>Informed consent:</w:t>
        </w:r>
        <w:r w:rsidRPr="008C7800">
          <w:t xml:space="preserve"> Informed consent must be obtained before performing any trial-specific screening assessments.</w:t>
        </w:r>
      </w:ins>
    </w:p>
    <w:p w14:paraId="4F1BC52C" w14:textId="77777777" w:rsidR="00C56E47" w:rsidRPr="008C7800" w:rsidRDefault="00E27C57" w:rsidP="00C56E47">
      <w:pPr>
        <w:pStyle w:val="Table-Footnote-Hanging"/>
        <w:rPr>
          <w:ins w:id="3671" w:author="Marmol, Dominika Klaudia" w:date="2026-06-08T11:41:00Z"/>
        </w:rPr>
      </w:pPr>
      <w:ins w:id="3672" w:author="Marmol, Dominika Klaudia" w:date="2026-06-08T11:41:00Z">
        <w:r w:rsidRPr="008C7800">
          <w:t>f)</w:t>
        </w:r>
        <w:r w:rsidRPr="008C7800">
          <w:tab/>
        </w:r>
        <w:r w:rsidRPr="008C7800">
          <w:rPr>
            <w:b/>
            <w:bCs/>
          </w:rPr>
          <w:t>Medical history:</w:t>
        </w:r>
        <w:r w:rsidRPr="008C7800">
          <w:t xml:space="preserve"> During the screening period, a complete medical history and relevant treatment will be compiled for each trial participant.</w:t>
        </w:r>
      </w:ins>
    </w:p>
    <w:p w14:paraId="77681986" w14:textId="77777777" w:rsidR="00C56E47" w:rsidRPr="008C7800" w:rsidRDefault="00E27C57" w:rsidP="00C56E47">
      <w:pPr>
        <w:pStyle w:val="Table-Footnote-Hanging"/>
        <w:rPr>
          <w:ins w:id="3673" w:author="Marmol, Dominika Klaudia" w:date="2026-06-08T11:41:00Z"/>
        </w:rPr>
      </w:pPr>
      <w:ins w:id="3674" w:author="Marmol, Dominika Klaudia" w:date="2026-06-08T11:41:00Z">
        <w:r w:rsidRPr="008C7800">
          <w:t>g)</w:t>
        </w:r>
        <w:r w:rsidRPr="008C7800">
          <w:tab/>
        </w:r>
        <w:r w:rsidRPr="008C7800">
          <w:rPr>
            <w:b/>
            <w:bCs/>
          </w:rPr>
          <w:t>Physical examinations:</w:t>
        </w:r>
        <w:r w:rsidRPr="008C7800">
          <w:t xml:space="preserve"> Symptom (targeted)-directed physical examinations at: pre-dose on C1D1, C1D4, C1D8, C2D1, C2D8; pre-dose in all other cycles; EOT Visit; ETV; the SFU Visits.</w:t>
        </w:r>
      </w:ins>
    </w:p>
    <w:p w14:paraId="6FA82323" w14:textId="77777777" w:rsidR="00C56E47" w:rsidRPr="008C7800" w:rsidRDefault="00E27C57" w:rsidP="00C56E47">
      <w:pPr>
        <w:pStyle w:val="Table-Footnote-Hanging"/>
        <w:rPr>
          <w:ins w:id="3675" w:author="Marmol, Dominika Klaudia" w:date="2026-06-08T11:41:00Z"/>
        </w:rPr>
      </w:pPr>
      <w:ins w:id="3676" w:author="Marmol, Dominika Klaudia" w:date="2026-06-08T11:41:00Z">
        <w:r w:rsidRPr="008C7800">
          <w:t>h)</w:t>
        </w:r>
        <w:r w:rsidRPr="008C7800">
          <w:tab/>
        </w:r>
        <w:r w:rsidRPr="008C7800">
          <w:rPr>
            <w:b/>
            <w:bCs/>
          </w:rPr>
          <w:t>Weight:</w:t>
        </w:r>
        <w:r w:rsidRPr="008C7800">
          <w:t xml:space="preserve"> Assessment timepoints: screening, pre-dose on Day 1 in all cycles, EOT Visit, ETV, and at the SFU Visits.</w:t>
        </w:r>
      </w:ins>
    </w:p>
    <w:p w14:paraId="2058E07D" w14:textId="77777777" w:rsidR="00C56E47" w:rsidRPr="008C7800" w:rsidRDefault="00E27C57" w:rsidP="00C56E47">
      <w:pPr>
        <w:pStyle w:val="Table-Footnote-Hanging"/>
        <w:rPr>
          <w:ins w:id="3677" w:author="Marmol, Dominika Klaudia" w:date="2026-06-08T11:41:00Z"/>
        </w:rPr>
      </w:pPr>
      <w:ins w:id="3678" w:author="Marmol, Dominika Klaudia" w:date="2026-06-08T11:41:00Z">
        <w:r w:rsidRPr="008C7800">
          <w:t>i)</w:t>
        </w:r>
        <w:r w:rsidRPr="008C7800">
          <w:tab/>
        </w:r>
        <w:r w:rsidRPr="008C7800">
          <w:rPr>
            <w:b/>
            <w:bCs/>
          </w:rPr>
          <w:t>Vital signs:</w:t>
        </w:r>
        <w:r w:rsidRPr="008C7800">
          <w:t xml:space="preserve"> Assessment timepoints: screening; pre-dose on C1D1, C1D4, C1D8, C2D1, C2D8; pre-dose in all other cycles; EOT Visit; ETV; and the SFU Visits.</w:t>
        </w:r>
      </w:ins>
    </w:p>
    <w:p w14:paraId="0CA8EF1C" w14:textId="77777777" w:rsidR="00C56E47" w:rsidRPr="008C7800" w:rsidRDefault="00E27C57" w:rsidP="00C56E47">
      <w:pPr>
        <w:pStyle w:val="Table-Footnote-Hanging"/>
        <w:rPr>
          <w:ins w:id="3679" w:author="Marmol, Dominika Klaudia" w:date="2026-06-08T11:41:00Z"/>
        </w:rPr>
      </w:pPr>
      <w:ins w:id="3680" w:author="Marmol, Dominika Klaudia" w:date="2026-06-08T11:41:00Z">
        <w:r w:rsidRPr="008C7800">
          <w:t>j)</w:t>
        </w:r>
        <w:r w:rsidRPr="008C7800">
          <w:tab/>
        </w:r>
        <w:r w:rsidRPr="008C7800">
          <w:rPr>
            <w:b/>
            <w:bCs/>
          </w:rPr>
          <w:t>12-lead ECG:</w:t>
        </w:r>
        <w:r w:rsidRPr="008C7800">
          <w:t xml:space="preserve"> Single ECGs will be performed at screening, and at Cycles 2-6 and Cycles 8, on Day 1 pre-dose and where possible, ECGs should be done before any blood draws, if blood sampling is planned on the day of ECGs. Note: Blood sampling refers to the central laboratory (PK, ADA, TO [US only], cytokines). Afterwards, single ECG will be performed every four cycles (Cycle 12, 16, 20, …) on Day 1 pre-dose and where possible, ECGs should be done before any blood draws. For C1D1 and C7D1, triplicate ECGs will be performed at pre-dose and where possible, ECGs should be done before any blood draws. Single ECGs will also be performed on SFU and EOT Visits. Additional ECGs may be performed if deemed necessary by the investigator or if clinically indicated. </w:t>
        </w:r>
      </w:ins>
    </w:p>
    <w:p w14:paraId="47E9B487" w14:textId="77777777" w:rsidR="00C56E47" w:rsidRPr="008C7800" w:rsidRDefault="00E27C57" w:rsidP="00C56E47">
      <w:pPr>
        <w:pStyle w:val="Table-Footnote-Hanging"/>
        <w:rPr>
          <w:ins w:id="3681" w:author="Marmol, Dominika Klaudia" w:date="2026-06-08T11:41:00Z"/>
        </w:rPr>
      </w:pPr>
      <w:ins w:id="3682" w:author="Marmol, Dominika Klaudia" w:date="2026-06-08T11:41:00Z">
        <w:r w:rsidRPr="008C7800">
          <w:t>k)</w:t>
        </w:r>
        <w:r w:rsidRPr="008C7800">
          <w:tab/>
        </w:r>
        <w:r w:rsidRPr="008C7800">
          <w:rPr>
            <w:b/>
            <w:bCs/>
          </w:rPr>
          <w:t>Medical occurrences:</w:t>
        </w:r>
        <w:r w:rsidRPr="008C7800">
          <w:t xml:space="preserve"> Medical occurrences not meeting the criteria for AEs or SAEs and occurring between the time informed consent was given and the moment IMP administration started, will be collected as pre-existing conditions on the respective medical history/current medical conditions section of the eCRF.</w:t>
        </w:r>
      </w:ins>
    </w:p>
    <w:p w14:paraId="6BBF7116" w14:textId="77777777" w:rsidR="00C56E47" w:rsidRPr="008C7800" w:rsidRDefault="00E27C57" w:rsidP="00C56E47">
      <w:pPr>
        <w:pStyle w:val="Table-Footnote-Hanging"/>
        <w:rPr>
          <w:ins w:id="3683" w:author="Marmol, Dominika Klaudia" w:date="2026-06-08T11:41:00Z"/>
        </w:rPr>
      </w:pPr>
      <w:ins w:id="3684" w:author="Marmol, Dominika Klaudia" w:date="2026-06-08T11:41:00Z">
        <w:r w:rsidRPr="008C7800">
          <w:t>l)</w:t>
        </w:r>
        <w:r w:rsidRPr="008C7800">
          <w:tab/>
        </w:r>
        <w:r w:rsidRPr="008C7800">
          <w:rPr>
            <w:b/>
            <w:bCs/>
          </w:rPr>
          <w:t>SAE reporting:</w:t>
        </w:r>
        <w:r w:rsidRPr="008C7800">
          <w:t xml:space="preserve"> SAE reporting will include serious pre-treatment events. Only those SAEs that occur after the first dose of IMP will be collected in the eCRF. However, all SAEs occurring after consent will be reported to the sponsor’s medical safety team or designee.</w:t>
        </w:r>
      </w:ins>
    </w:p>
    <w:p w14:paraId="2A62553A" w14:textId="77777777" w:rsidR="00C56E47" w:rsidRPr="008C7800" w:rsidRDefault="00E27C57" w:rsidP="00C56E47">
      <w:pPr>
        <w:pStyle w:val="Table-Footnote-Hanging"/>
        <w:rPr>
          <w:ins w:id="3685" w:author="Marmol, Dominika Klaudia" w:date="2026-06-08T11:41:00Z"/>
        </w:rPr>
      </w:pPr>
      <w:ins w:id="3686" w:author="Marmol, Dominika Klaudia" w:date="2026-06-08T11:41:00Z">
        <w:r w:rsidRPr="008C7800">
          <w:t>m)</w:t>
        </w:r>
        <w:r w:rsidRPr="008C7800">
          <w:tab/>
        </w:r>
        <w:r w:rsidRPr="008C7800">
          <w:rPr>
            <w:b/>
            <w:bCs/>
          </w:rPr>
          <w:t>Survival status:</w:t>
        </w:r>
        <w:r w:rsidRPr="008C7800">
          <w:t xml:space="preserve"> Each trial participant will be followed for survival every 12 weeks (±14 days) after the 90-Day SFU Visit until death, loss of follow-up, or trial participant terminates involvement in the trial. This is also applicable for those participants that do not complete safety follow-up visits wherein survival follow-up can begin immediately (e.g., participant withdraws consent for further assessments but agrees to be followed for survival). These visits may occur by telephone, </w:t>
        </w:r>
        <w:r>
          <w:t>e-mail</w:t>
        </w:r>
        <w:r w:rsidRPr="008C7800">
          <w:t xml:space="preserve"> or a visit by the participant or the participant’s caregiver. Survival status may be followed more frequently around the time of a database lock or other trial milestones.</w:t>
        </w:r>
      </w:ins>
    </w:p>
    <w:p w14:paraId="196C4BD8" w14:textId="77777777" w:rsidR="00C56E47" w:rsidRPr="008C7800" w:rsidRDefault="00E27C57" w:rsidP="00C56E47">
      <w:pPr>
        <w:pStyle w:val="Table-Footnote-Hanging"/>
        <w:rPr>
          <w:ins w:id="3687" w:author="Marmol, Dominika Klaudia" w:date="2026-06-08T11:41:00Z"/>
        </w:rPr>
      </w:pPr>
      <w:ins w:id="3688" w:author="Marmol, Dominika Klaudia" w:date="2026-06-08T11:41:00Z">
        <w:r w:rsidRPr="008C7800">
          <w:t>n)</w:t>
        </w:r>
        <w:r w:rsidRPr="008C7800">
          <w:tab/>
        </w:r>
        <w:r w:rsidRPr="008C7800">
          <w:rPr>
            <w:b/>
            <w:bCs/>
          </w:rPr>
          <w:t>CT/MRI imaging assessments:</w:t>
        </w:r>
        <w:r w:rsidRPr="008C7800">
          <w:t xml:space="preserve"> Perform brain imaging in trial participants with known or suspected central nervous system metastasis. Perform additional imaging if clinically indicated. Positron emission tomography (PET)-CT can be used, but the CT portion of a PET-CT may not be used in lieu of a diagnostic CT, unless performed with </w:t>
        </w:r>
        <w:r w:rsidRPr="008C7800">
          <w:rPr>
            <w:color w:val="333333"/>
            <w:shd w:val="clear" w:color="auto" w:fill="FFFFFF"/>
          </w:rPr>
          <w:t>intravenous</w:t>
        </w:r>
        <w:r w:rsidRPr="008C7800">
          <w:t xml:space="preserve"> contrast agents. Consult the sponsor for details on required scans if needed. Scans performed prior to informed consent as part of routine clinical management may be used as the screening tumor imaging if they are of diagnostic quality and were performed within 28 days prior to first </w:t>
        </w:r>
        <w:r w:rsidRPr="008C7800">
          <w:lastRenderedPageBreak/>
          <w:t>IMP dose. If no disease progression is documented at survival follow-up and the trial participant receives no new anticancer therapy, image assessment should be performed per aforementioned frequency. Tumor assessments should be performed according to RECIST v1.1 criteria after each imaging.</w:t>
        </w:r>
      </w:ins>
    </w:p>
    <w:p w14:paraId="6AA652AA" w14:textId="77777777" w:rsidR="00C56E47" w:rsidRPr="008C7800" w:rsidRDefault="00E27C57" w:rsidP="00C56E47">
      <w:pPr>
        <w:pStyle w:val="Table-Footnote-Hanging"/>
        <w:rPr>
          <w:ins w:id="3689" w:author="Marmol, Dominika Klaudia" w:date="2026-06-08T11:41:00Z"/>
        </w:rPr>
      </w:pPr>
      <w:ins w:id="3690" w:author="Marmol, Dominika Klaudia" w:date="2026-06-08T11:41:00Z">
        <w:r w:rsidRPr="008C7800">
          <w:t>o)</w:t>
        </w:r>
        <w:r w:rsidRPr="008C7800">
          <w:tab/>
        </w:r>
        <w:r w:rsidRPr="008C7800">
          <w:rPr>
            <w:b/>
            <w:bCs/>
          </w:rPr>
          <w:t>Pregnancy testing:</w:t>
        </w:r>
        <w:r w:rsidRPr="008C7800">
          <w:t xml:space="preserve"> All POCBP will have a serum pregnancy test at screening. Urine pregnancy tests will be performed at subsequent visits. If a urine pregnancy test is positive or cannot be confirmed as negative, a serum pregnancy test will be required. Additional urine or serum pregnancy tests may be performed, if deemed necessary by the investigator. Participants will be counseled about the need to use prescribed contraception.</w:t>
        </w:r>
      </w:ins>
    </w:p>
    <w:p w14:paraId="09BE429D" w14:textId="77777777" w:rsidR="00C56E47" w:rsidRPr="008C7800" w:rsidRDefault="00E27C57" w:rsidP="00C56E47">
      <w:pPr>
        <w:pStyle w:val="Table-Footnote-Hanging"/>
        <w:rPr>
          <w:ins w:id="3691" w:author="Marmol, Dominika Klaudia" w:date="2026-06-08T11:41:00Z"/>
        </w:rPr>
      </w:pPr>
      <w:ins w:id="3692" w:author="Marmol, Dominika Klaudia" w:date="2026-06-08T11:41:00Z">
        <w:r w:rsidRPr="008C7800">
          <w:t>p)</w:t>
        </w:r>
        <w:r w:rsidRPr="008C7800">
          <w:tab/>
        </w:r>
        <w:r w:rsidRPr="008C7800">
          <w:rPr>
            <w:b/>
            <w:bCs/>
          </w:rPr>
          <w:t xml:space="preserve">Blood sample for hematology/biochemistry: </w:t>
        </w:r>
        <w:r w:rsidRPr="008C7800">
          <w:t xml:space="preserve">Blood samples will be collected at screening period, pre-dose on C1D1, C1D8, C2D1, C2D8, pre-dose in all other cycles, EOT Visit, ETV, and the SFU visits. Samples taken at the local laboratory may be collected up to 2 days prior to the scheduled visit. If screening clinical laboratory testing was performed within 7 days before the C1D1 dose, it need not be repeated on C1D1 dose. Blood samples for biochemistry will include analysis for IL-6 at screening and at other times if indicated. </w:t>
        </w:r>
      </w:ins>
    </w:p>
    <w:p w14:paraId="630E485D" w14:textId="77777777" w:rsidR="00C56E47" w:rsidRPr="008C7800" w:rsidRDefault="00E27C57" w:rsidP="00C56E47">
      <w:pPr>
        <w:pStyle w:val="Table-Footnote-Hanging"/>
        <w:ind w:firstLine="0"/>
        <w:rPr>
          <w:ins w:id="3693" w:author="Marmol, Dominika Klaudia" w:date="2026-06-08T11:41:00Z"/>
        </w:rPr>
      </w:pPr>
      <w:ins w:id="3694" w:author="Marmol, Dominika Klaudia" w:date="2026-06-08T11:41:00Z">
        <w:r w:rsidRPr="008C7800">
          <w:t>Note: The result of IL-6 testing is not required for participant eligibility or randomization, and treatment. IL-6 testing at screening could be delayed for those sites that do not have local lab IL-6 testing available.</w:t>
        </w:r>
      </w:ins>
    </w:p>
    <w:p w14:paraId="35FB14FE" w14:textId="77777777" w:rsidR="00C56E47" w:rsidRPr="008C7800" w:rsidRDefault="00E27C57" w:rsidP="00C56E47">
      <w:pPr>
        <w:pStyle w:val="Table-Footnote-Hanging"/>
        <w:rPr>
          <w:ins w:id="3695" w:author="Marmol, Dominika Klaudia" w:date="2026-06-08T11:41:00Z"/>
        </w:rPr>
      </w:pPr>
      <w:ins w:id="3696" w:author="Marmol, Dominika Klaudia" w:date="2026-06-08T11:41:00Z">
        <w:r w:rsidRPr="008C7800">
          <w:t>q)</w:t>
        </w:r>
        <w:r w:rsidRPr="008C7800">
          <w:tab/>
        </w:r>
        <w:r w:rsidRPr="008C7800">
          <w:rPr>
            <w:b/>
            <w:bCs/>
          </w:rPr>
          <w:t>Blood sample for coagulation/thyroid function/myocardial enzymes:</w:t>
        </w:r>
        <w:r w:rsidRPr="008C7800">
          <w:t xml:space="preserve"> Blood samples will be collected at screening, pre-dose in all cycles, EOT Visit, ETV, and at the SFU Visits. If screening testing was performed within the 7 days before the C1D1 dose, it need not be repeated. Samples may be collected within the 7 days prior to the scheduled visit.</w:t>
        </w:r>
      </w:ins>
    </w:p>
    <w:p w14:paraId="7C611BC0" w14:textId="77777777" w:rsidR="00C56E47" w:rsidRPr="008C7800" w:rsidRDefault="00E27C57" w:rsidP="00C56E47">
      <w:pPr>
        <w:pStyle w:val="Table-Footnote-Hanging"/>
        <w:rPr>
          <w:ins w:id="3697" w:author="Marmol, Dominika Klaudia" w:date="2026-06-08T11:41:00Z"/>
        </w:rPr>
      </w:pPr>
      <w:ins w:id="3698" w:author="Marmol, Dominika Klaudia" w:date="2026-06-08T11:41:00Z">
        <w:r w:rsidRPr="008C7800">
          <w:t>r)</w:t>
        </w:r>
        <w:r w:rsidRPr="008C7800">
          <w:tab/>
        </w:r>
        <w:r w:rsidRPr="008C7800">
          <w:rPr>
            <w:b/>
            <w:bCs/>
          </w:rPr>
          <w:t>Urinalysis (for hematuria and proteinuria evaluation):</w:t>
        </w:r>
        <w:r w:rsidRPr="008C7800">
          <w:t xml:space="preserve"> Urine samples will be collected at screening, pre-dose in all cycles, EOT Visit, ETV, and at the SFU Visits. Samples taken at the local laboratory may be collected up to 2 days prior to the scheduled visit.</w:t>
        </w:r>
      </w:ins>
    </w:p>
    <w:p w14:paraId="34729FE5" w14:textId="77777777" w:rsidR="00C56E47" w:rsidRPr="008C7800" w:rsidRDefault="00E27C57" w:rsidP="00C56E47">
      <w:pPr>
        <w:pStyle w:val="Table-Footnote-Hanging"/>
        <w:rPr>
          <w:ins w:id="3699" w:author="Marmol, Dominika Klaudia" w:date="2026-06-08T11:41:00Z"/>
        </w:rPr>
      </w:pPr>
      <w:ins w:id="3700" w:author="Marmol, Dominika Klaudia" w:date="2026-06-08T11:41:00Z">
        <w:r w:rsidRPr="008C7800">
          <w:t>s)</w:t>
        </w:r>
        <w:r w:rsidRPr="008C7800">
          <w:tab/>
        </w:r>
        <w:r w:rsidRPr="008C7800">
          <w:rPr>
            <w:b/>
            <w:bCs/>
          </w:rPr>
          <w:t>Blood sample for serology:</w:t>
        </w:r>
        <w:r w:rsidRPr="008C7800">
          <w:t xml:space="preserve"> Tests for HBV (hepatitis B surface antigen [Bhag] and IgG anti-hepatitis B core antibody), HCV (HCV antibody; also HCV RNA by PCR if the trial participant is HCV-antibody positive), and HIV antibodies. IgG anti-hepatitis B core antibody or total anti-hepatitis B core antibody may be used per local practice.</w:t>
        </w:r>
      </w:ins>
    </w:p>
    <w:p w14:paraId="2C6CD382" w14:textId="6751EE6F" w:rsidR="00C56E47" w:rsidRPr="008C7800" w:rsidRDefault="00E27C57" w:rsidP="00C56E47">
      <w:pPr>
        <w:pStyle w:val="Table-Footnote-Hanging"/>
        <w:rPr>
          <w:ins w:id="3701" w:author="Marmol, Dominika Klaudia" w:date="2026-06-08T11:41:00Z"/>
        </w:rPr>
      </w:pPr>
      <w:ins w:id="3702" w:author="Marmol, Dominika Klaudia" w:date="2026-06-08T11:41:00Z">
        <w:r w:rsidRPr="008C7800">
          <w:t>t)</w:t>
        </w:r>
        <w:r w:rsidRPr="008C7800">
          <w:tab/>
        </w:r>
        <w:r w:rsidRPr="008C7800">
          <w:rPr>
            <w:b/>
            <w:bCs/>
          </w:rPr>
          <w:t>Blood sample for PK:</w:t>
        </w:r>
        <w:r w:rsidRPr="008C7800">
          <w:t xml:space="preserve"> Blood will be collected for PK. For details, please refer to</w:t>
        </w:r>
      </w:ins>
      <w:ins w:id="3703" w:author="Marmol, Dominika Klaudia" w:date="2026-06-08T17:56:00Z">
        <w:r w:rsidR="006A68A8">
          <w:rPr>
            <w:color w:val="0000FF"/>
          </w:rPr>
          <w:t xml:space="preserve"> </w:t>
        </w:r>
        <w:r w:rsidR="006A68A8" w:rsidRPr="006A68A8">
          <w:rPr>
            <w:color w:val="0000FF"/>
            <w:szCs w:val="18"/>
          </w:rPr>
          <w:fldChar w:fldCharType="begin"/>
        </w:r>
        <w:r w:rsidR="006A68A8" w:rsidRPr="006A68A8">
          <w:rPr>
            <w:color w:val="0000FF"/>
            <w:szCs w:val="18"/>
          </w:rPr>
          <w:instrText xml:space="preserve"> REF _Ref180256965 \h </w:instrText>
        </w:r>
      </w:ins>
      <w:r w:rsidR="006A68A8" w:rsidRPr="006A68A8">
        <w:rPr>
          <w:color w:val="0000FF"/>
          <w:szCs w:val="18"/>
          <w:rPrChange w:id="3704" w:author="Marmol, Dominika Klaudia" w:date="2026-06-08T17:56:00Z">
            <w:rPr>
              <w:color w:val="0000FF"/>
              <w:sz w:val="20"/>
            </w:rPr>
          </w:rPrChange>
        </w:rPr>
        <w:instrText xml:space="preserve"> \* MERGEFORMAT </w:instrText>
      </w:r>
      <w:r w:rsidR="006A68A8" w:rsidRPr="006A68A8">
        <w:rPr>
          <w:color w:val="0000FF"/>
          <w:szCs w:val="18"/>
        </w:rPr>
      </w:r>
      <w:ins w:id="3705" w:author="Marmol, Dominika Klaudia" w:date="2026-06-08T17:56:00Z">
        <w:r w:rsidR="006A68A8" w:rsidRPr="006A68A8">
          <w:rPr>
            <w:color w:val="0000FF"/>
            <w:szCs w:val="18"/>
          </w:rPr>
          <w:fldChar w:fldCharType="separate"/>
        </w:r>
        <w:r w:rsidR="006A68A8" w:rsidRPr="006A68A8">
          <w:rPr>
            <w:rFonts w:cs="Arial"/>
            <w:color w:val="0000FF"/>
            <w:szCs w:val="18"/>
            <w:rPrChange w:id="3706" w:author="Marmol, Dominika Klaudia" w:date="2026-06-08T17:56:00Z">
              <w:rPr>
                <w:rFonts w:cs="Arial"/>
                <w:b/>
                <w:bCs/>
                <w:sz w:val="24"/>
              </w:rPr>
            </w:rPrChange>
          </w:rPr>
          <w:t xml:space="preserve">Table </w:t>
        </w:r>
        <w:r w:rsidR="006A68A8" w:rsidRPr="006A68A8">
          <w:rPr>
            <w:rFonts w:cs="Arial"/>
            <w:noProof/>
            <w:color w:val="0000FF"/>
            <w:szCs w:val="18"/>
            <w:rPrChange w:id="3707" w:author="Marmol, Dominika Klaudia" w:date="2026-06-08T17:56:00Z">
              <w:rPr>
                <w:rFonts w:cs="Arial"/>
                <w:b/>
                <w:bCs/>
                <w:noProof/>
                <w:sz w:val="24"/>
              </w:rPr>
            </w:rPrChange>
          </w:rPr>
          <w:t>10</w:t>
        </w:r>
        <w:r w:rsidR="006A68A8" w:rsidRPr="006A68A8">
          <w:rPr>
            <w:color w:val="0000FF"/>
            <w:szCs w:val="18"/>
          </w:rPr>
          <w:fldChar w:fldCharType="end"/>
        </w:r>
      </w:ins>
      <w:ins w:id="3708" w:author="Marmol, Dominika Klaudia" w:date="2026-06-08T11:41:00Z">
        <w:r w:rsidRPr="008C7800">
          <w:t>.</w:t>
        </w:r>
      </w:ins>
    </w:p>
    <w:p w14:paraId="65FAE85C" w14:textId="4296ACAB" w:rsidR="00C56E47" w:rsidRPr="008C7800" w:rsidRDefault="00E27C57" w:rsidP="00C56E47">
      <w:pPr>
        <w:pStyle w:val="Table-Footnote-Hanging"/>
        <w:rPr>
          <w:ins w:id="3709" w:author="Marmol, Dominika Klaudia" w:date="2026-06-08T11:41:00Z"/>
        </w:rPr>
      </w:pPr>
      <w:ins w:id="3710" w:author="Marmol, Dominika Klaudia" w:date="2026-06-08T11:41:00Z">
        <w:r w:rsidRPr="008C7800">
          <w:t>u)</w:t>
        </w:r>
        <w:r w:rsidRPr="008C7800">
          <w:tab/>
        </w:r>
        <w:r w:rsidRPr="008C7800">
          <w:rPr>
            <w:b/>
            <w:bCs/>
          </w:rPr>
          <w:t>Blood sample for ADA:</w:t>
        </w:r>
        <w:r w:rsidRPr="008C7800">
          <w:t xml:space="preserve"> Blood samples will be collected pre-dose. For details, please refer to </w:t>
        </w:r>
      </w:ins>
      <w:ins w:id="3711" w:author="Marmol, Dominika Klaudia" w:date="2026-06-08T17:57:00Z">
        <w:r w:rsidR="006A68A8" w:rsidRPr="006A68A8">
          <w:rPr>
            <w:color w:val="0000FF"/>
            <w:szCs w:val="18"/>
          </w:rPr>
          <w:fldChar w:fldCharType="begin"/>
        </w:r>
        <w:r w:rsidR="006A68A8" w:rsidRPr="006A68A8">
          <w:rPr>
            <w:color w:val="0000FF"/>
            <w:szCs w:val="18"/>
          </w:rPr>
          <w:instrText xml:space="preserve"> REF _Ref180256965 \h </w:instrText>
        </w:r>
        <w:r w:rsidR="006A68A8" w:rsidRPr="00F147E0">
          <w:rPr>
            <w:color w:val="0000FF"/>
            <w:szCs w:val="18"/>
          </w:rPr>
          <w:instrText xml:space="preserve"> \* MERGEFORMAT </w:instrText>
        </w:r>
      </w:ins>
      <w:r w:rsidR="006A68A8" w:rsidRPr="006A68A8">
        <w:rPr>
          <w:color w:val="0000FF"/>
          <w:szCs w:val="18"/>
        </w:rPr>
      </w:r>
      <w:ins w:id="3712" w:author="Marmol, Dominika Klaudia" w:date="2026-06-08T17:57:00Z">
        <w:r w:rsidR="006A68A8" w:rsidRPr="006A68A8">
          <w:rPr>
            <w:color w:val="0000FF"/>
            <w:szCs w:val="18"/>
          </w:rPr>
          <w:fldChar w:fldCharType="separate"/>
        </w:r>
        <w:r w:rsidR="006A68A8" w:rsidRPr="00F147E0">
          <w:rPr>
            <w:rFonts w:cs="Arial"/>
            <w:color w:val="0000FF"/>
            <w:szCs w:val="18"/>
          </w:rPr>
          <w:t xml:space="preserve">Table </w:t>
        </w:r>
        <w:r w:rsidR="006A68A8" w:rsidRPr="00F147E0">
          <w:rPr>
            <w:rFonts w:cs="Arial"/>
            <w:noProof/>
            <w:color w:val="0000FF"/>
            <w:szCs w:val="18"/>
          </w:rPr>
          <w:t>10</w:t>
        </w:r>
        <w:r w:rsidR="006A68A8" w:rsidRPr="006A68A8">
          <w:rPr>
            <w:color w:val="0000FF"/>
            <w:szCs w:val="18"/>
          </w:rPr>
          <w:fldChar w:fldCharType="end"/>
        </w:r>
      </w:ins>
      <w:ins w:id="3713" w:author="Marmol, Dominika Klaudia" w:date="2026-06-08T11:41:00Z">
        <w:r w:rsidRPr="008C7800">
          <w:t>. ADA samples will also be collected at the time of any Grade ≥3 infusion-related events and 30 days after the event, if feasible.</w:t>
        </w:r>
      </w:ins>
    </w:p>
    <w:p w14:paraId="65B0EBDC" w14:textId="4F3C5209" w:rsidR="00C56E47" w:rsidRPr="008C7800" w:rsidRDefault="00E27C57" w:rsidP="00C56E47">
      <w:pPr>
        <w:pStyle w:val="Table-Footnote-Hanging"/>
        <w:rPr>
          <w:ins w:id="3714" w:author="Marmol, Dominika Klaudia" w:date="2026-06-08T11:41:00Z"/>
        </w:rPr>
      </w:pPr>
      <w:ins w:id="3715" w:author="Marmol, Dominika Klaudia" w:date="2026-06-08T11:41:00Z">
        <w:r w:rsidRPr="008C7800">
          <w:t>v)</w:t>
        </w:r>
        <w:r w:rsidRPr="008C7800">
          <w:tab/>
        </w:r>
        <w:r w:rsidRPr="008C7800">
          <w:rPr>
            <w:b/>
            <w:bCs/>
          </w:rPr>
          <w:t>Blood sample for biomarkers:</w:t>
        </w:r>
        <w:r w:rsidRPr="008C7800">
          <w:t xml:space="preserve"> Blood will be collected for biomarker sampling (cytokine analysis and target engagement). For details, please refer to</w:t>
        </w:r>
      </w:ins>
      <w:ins w:id="3716" w:author="Marmol, Dominika Klaudia" w:date="2026-06-08T17:57:00Z">
        <w:r w:rsidR="006A68A8">
          <w:rPr>
            <w:color w:val="0000FF"/>
          </w:rPr>
          <w:t xml:space="preserve"> </w:t>
        </w:r>
        <w:r w:rsidR="006A68A8" w:rsidRPr="006A68A8">
          <w:rPr>
            <w:color w:val="0000FF"/>
            <w:szCs w:val="18"/>
          </w:rPr>
          <w:fldChar w:fldCharType="begin"/>
        </w:r>
        <w:r w:rsidR="006A68A8" w:rsidRPr="006A68A8">
          <w:rPr>
            <w:color w:val="0000FF"/>
            <w:szCs w:val="18"/>
          </w:rPr>
          <w:instrText xml:space="preserve"> REF _Ref225343767 \h </w:instrText>
        </w:r>
      </w:ins>
      <w:r w:rsidR="006A68A8" w:rsidRPr="006A68A8">
        <w:rPr>
          <w:color w:val="0000FF"/>
          <w:szCs w:val="18"/>
        </w:rPr>
        <w:instrText xml:space="preserve"> \* MERGEFORMAT </w:instrText>
      </w:r>
      <w:r w:rsidR="006A68A8" w:rsidRPr="006A68A8">
        <w:rPr>
          <w:color w:val="0000FF"/>
          <w:szCs w:val="18"/>
        </w:rPr>
      </w:r>
      <w:ins w:id="3717" w:author="Marmol, Dominika Klaudia" w:date="2026-06-08T17:57:00Z">
        <w:r w:rsidR="006A68A8" w:rsidRPr="006A68A8">
          <w:rPr>
            <w:color w:val="0000FF"/>
            <w:szCs w:val="18"/>
          </w:rPr>
          <w:fldChar w:fldCharType="separate"/>
        </w:r>
        <w:r w:rsidR="006A68A8" w:rsidRPr="006A68A8">
          <w:rPr>
            <w:color w:val="0000FF"/>
            <w:szCs w:val="18"/>
            <w:rPrChange w:id="3718" w:author="Marmol, Dominika Klaudia" w:date="2026-06-08T17:57:00Z">
              <w:rPr>
                <w:szCs w:val="18"/>
              </w:rPr>
            </w:rPrChange>
          </w:rPr>
          <w:t>Table </w:t>
        </w:r>
        <w:r w:rsidR="006A68A8" w:rsidRPr="006A68A8">
          <w:rPr>
            <w:noProof/>
            <w:color w:val="0000FF"/>
            <w:szCs w:val="18"/>
            <w:rPrChange w:id="3719" w:author="Marmol, Dominika Klaudia" w:date="2026-06-08T17:57:00Z">
              <w:rPr>
                <w:noProof/>
                <w:szCs w:val="18"/>
              </w:rPr>
            </w:rPrChange>
          </w:rPr>
          <w:t>11</w:t>
        </w:r>
        <w:r w:rsidR="006A68A8" w:rsidRPr="006A68A8">
          <w:rPr>
            <w:color w:val="0000FF"/>
            <w:szCs w:val="18"/>
          </w:rPr>
          <w:fldChar w:fldCharType="end"/>
        </w:r>
      </w:ins>
      <w:ins w:id="3720" w:author="Marmol, Dominika Klaudia" w:date="2026-06-08T11:41:00Z">
        <w:r w:rsidRPr="008C7800">
          <w:rPr>
            <w:color w:val="0000FF"/>
          </w:rPr>
          <w:t>.</w:t>
        </w:r>
      </w:ins>
    </w:p>
    <w:p w14:paraId="4F5539FA" w14:textId="77777777" w:rsidR="00C56E47" w:rsidRPr="008C7800" w:rsidRDefault="00E27C57" w:rsidP="00C56E47">
      <w:pPr>
        <w:pStyle w:val="Table-Footnote"/>
        <w:keepNext/>
        <w:keepLines/>
        <w:rPr>
          <w:ins w:id="3721" w:author="Marmol, Dominika Klaudia" w:date="2026-06-08T11:41:00Z"/>
        </w:rPr>
      </w:pPr>
      <w:ins w:id="3722" w:author="Marmol, Dominika Klaudia" w:date="2026-06-08T11:41:00Z">
        <w:r w:rsidRPr="008C7800">
          <w:t>Notes:</w:t>
        </w:r>
      </w:ins>
    </w:p>
    <w:p w14:paraId="139E0A9C" w14:textId="77777777" w:rsidR="00C56E47" w:rsidRPr="008C7800" w:rsidRDefault="00E27C57" w:rsidP="00C56E47">
      <w:pPr>
        <w:pStyle w:val="Table-Footnote"/>
        <w:rPr>
          <w:ins w:id="3723" w:author="Marmol, Dominika Klaudia" w:date="2026-06-08T11:41:00Z"/>
        </w:rPr>
      </w:pPr>
      <w:ins w:id="3724" w:author="Marmol, Dominika Klaudia" w:date="2026-06-08T11:41:00Z">
        <w:r w:rsidRPr="008C7800">
          <w:t>Unless otherwise specified in this protocol, all laboratory tests should be performed and blood samples should be collected before IMP administration (local laboratory tests must provide results before the administration). All non-laboratory test procedures must be completed, and results must be obtained before IMP administration. If certain parameters cannot be tested at the trial site, results from external sites may be accepted, but relevant reports must be provided.</w:t>
        </w:r>
      </w:ins>
    </w:p>
    <w:p w14:paraId="3109AD88" w14:textId="55655695" w:rsidR="00C56E47" w:rsidRPr="008C7800" w:rsidRDefault="00E27C57" w:rsidP="00C56E47">
      <w:pPr>
        <w:pStyle w:val="Table-Footnote"/>
        <w:rPr>
          <w:ins w:id="3725" w:author="Marmol, Dominika Klaudia" w:date="2026-06-08T11:41:00Z"/>
        </w:rPr>
      </w:pPr>
      <w:ins w:id="3726" w:author="Marmol, Dominika Klaudia" w:date="2026-06-08T11:41:00Z">
        <w:r w:rsidRPr="008C7800">
          <w:t xml:space="preserve">If, for any reason, trial participants are permanently withdrawn from the trial before completing all scheduled visits, they must complete an ETV (see </w:t>
        </w:r>
      </w:ins>
      <w:ins w:id="3727" w:author="Marmol, Dominika Klaudia" w:date="2026-06-08T17:57:00Z">
        <w:r w:rsidR="006A68A8">
          <w:t xml:space="preserve">CTP </w:t>
        </w:r>
      </w:ins>
      <w:ins w:id="3728" w:author="Marmol, Dominika Klaudia" w:date="2026-06-08T11:41:00Z">
        <w:r w:rsidRPr="008C7800">
          <w:t>Section </w:t>
        </w:r>
      </w:ins>
      <w:ins w:id="3729" w:author="Marmol, Dominika Klaudia" w:date="2026-06-08T17:57:00Z">
        <w:r w:rsidR="006A68A8">
          <w:rPr>
            <w:color w:val="0000FF"/>
          </w:rPr>
          <w:t>8.1.6</w:t>
        </w:r>
      </w:ins>
      <w:ins w:id="3730" w:author="Marmol, Dominika Klaudia" w:date="2026-06-08T11:41:00Z">
        <w:r w:rsidRPr="008C7800">
          <w:t>). If possible, all assessments planned for the actual week or day of that visit as listed in the SoA and which are not included in the ETV must also be performed. The only exception will be pregnant participants, who will not have further blood draws, but will otherwise complete planned assessments, and pregnancy follow-up as described in</w:t>
        </w:r>
      </w:ins>
      <w:ins w:id="3731" w:author="Marmol, Dominika Klaudia" w:date="2026-06-08T17:57:00Z">
        <w:r w:rsidR="006A68A8">
          <w:t xml:space="preserve"> CTP</w:t>
        </w:r>
      </w:ins>
      <w:ins w:id="3732" w:author="Marmol, Dominika Klaudia" w:date="2026-06-08T11:41:00Z">
        <w:r w:rsidRPr="008C7800">
          <w:t xml:space="preserve"> Section </w:t>
        </w:r>
      </w:ins>
      <w:ins w:id="3733" w:author="Marmol, Dominika Klaudia" w:date="2026-06-08T17:57:00Z">
        <w:r w:rsidR="006A68A8">
          <w:rPr>
            <w:color w:val="0000FF"/>
          </w:rPr>
          <w:t>10.5.4</w:t>
        </w:r>
      </w:ins>
      <w:ins w:id="3734" w:author="Marmol, Dominika Klaudia" w:date="2026-06-08T11:41:00Z">
        <w:r w:rsidRPr="008C7800">
          <w:t>.</w:t>
        </w:r>
      </w:ins>
    </w:p>
    <w:p w14:paraId="5B531059" w14:textId="77777777" w:rsidR="00C56E47" w:rsidRPr="008C7800" w:rsidRDefault="00E27C57" w:rsidP="00C56E47">
      <w:pPr>
        <w:pStyle w:val="Table-Footnote"/>
        <w:rPr>
          <w:ins w:id="3735" w:author="Marmol, Dominika Klaudia" w:date="2026-06-08T11:41:00Z"/>
          <w:rStyle w:val="normaltextrun"/>
        </w:rPr>
      </w:pPr>
      <w:ins w:id="3736" w:author="Marmol, Dominika Klaudia" w:date="2026-06-08T11:41:00Z">
        <w:r w:rsidRPr="008C7800">
          <w:t xml:space="preserve">The total blood volume drawn over any 8-week period in any participant will always be less than 550 mL. Additional blood samples may be taken, e.g., for safety assessments after AEs or SAEs, if deemed necessary by the investigator. </w:t>
        </w:r>
        <w:r w:rsidRPr="008C7800">
          <w:rPr>
            <w:rStyle w:val="normaltextrun"/>
          </w:rPr>
          <w:t>As long as the absolute volume of blood drawn does not change per participant overall, the volume of individual blood draws may be adapted if required, e.g., due to unforeseen shortage of specific tubes.</w:t>
        </w:r>
      </w:ins>
    </w:p>
    <w:p w14:paraId="1CA70D49" w14:textId="77777777" w:rsidR="00C56E47" w:rsidRPr="008C7800" w:rsidRDefault="00E27C57" w:rsidP="00C56E47">
      <w:pPr>
        <w:pStyle w:val="Table-Footnote"/>
        <w:rPr>
          <w:ins w:id="3737" w:author="Marmol, Dominika Klaudia" w:date="2026-06-08T11:41:00Z"/>
        </w:rPr>
      </w:pPr>
      <w:ins w:id="3738" w:author="Marmol, Dominika Klaudia" w:date="2026-06-08T11:41:00Z">
        <w:r w:rsidRPr="008C7800">
          <w:rPr>
            <w:rStyle w:val="normaltextrun"/>
          </w:rPr>
          <w:t xml:space="preserve">Leftover or back up clinical sample aliquots of a participant, which have the exact same collection times, intended to a particular assessment can be used for another assay than that stated on the label if both assessments are described in the SoA and the participant has consented to all. This is only possible if the sample has been </w:t>
        </w:r>
        <w:r w:rsidRPr="008C7800">
          <w:rPr>
            <w:rStyle w:val="normaltextrun"/>
          </w:rPr>
          <w:lastRenderedPageBreak/>
          <w:t>used first for its original purpose and it is confirmed that no retesting is required. Samples can only be used interchangeably if the sample characteristics, collection, shipment, and storage conditions are the same.</w:t>
        </w:r>
        <w:r w:rsidRPr="008C7800">
          <w:t xml:space="preserve"> </w:t>
        </w:r>
      </w:ins>
    </w:p>
    <w:p w14:paraId="4FB57306" w14:textId="77777777" w:rsidR="00C56E47" w:rsidRPr="008C7800" w:rsidRDefault="00E27C57" w:rsidP="00C56E47">
      <w:pPr>
        <w:pStyle w:val="Table-Footnote"/>
        <w:rPr>
          <w:ins w:id="3739" w:author="Marmol, Dominika Klaudia" w:date="2026-06-08T11:41:00Z"/>
          <w:rStyle w:val="normaltextrun"/>
        </w:rPr>
      </w:pPr>
      <w:ins w:id="3740" w:author="Marmol, Dominika Klaudia" w:date="2026-06-08T11:41:00Z">
        <w:r w:rsidRPr="008C7800">
          <w:rPr>
            <w:rStyle w:val="normaltextrun"/>
          </w:rPr>
          <w:t>Participants should be fasted for at least 8 h prior to visits with blood sampling for safety assessments. Participants are allowed to have drinking water during fasting.</w:t>
        </w:r>
      </w:ins>
    </w:p>
    <w:p w14:paraId="7F0A8E49" w14:textId="77777777" w:rsidR="00C56E47" w:rsidRDefault="00E27C57" w:rsidP="00C56E47">
      <w:pPr>
        <w:pStyle w:val="Table-Footnote-Hanging"/>
        <w:ind w:left="0" w:firstLine="0"/>
        <w:rPr>
          <w:ins w:id="3741" w:author="Marmol, Dominika Klaudia" w:date="2026-06-08T11:41:00Z"/>
        </w:rPr>
      </w:pPr>
      <w:ins w:id="3742" w:author="Marmol, Dominika Klaudia" w:date="2026-06-08T11:41:00Z">
        <w:r w:rsidRPr="008C7800">
          <w:t>Abbreviations: ADA = anti-drug antibody; AE = adverse event; CT = computed tomography; CnDn = Day n of Cycle n; D or d = day; DLT = dose-limiting toxicity; DNA = deoxyribonucleic acid; ECG = electrocardiogram; ECOG = Eastern Cooperative Oncology Group; eCRF = electronic case report form; EOT = End-of-Treatment; h = hour(s); ETV = Early Termination Visit; HBV = hepatitis B virus; HCV = hepatitis C virus; HIV = human immunodeficiency virus; ICF = informed consent form; IgG = immunoglobulin G; IL-6 = interleukin 6; IMP = investigational medicinal product; IV = intravenous; min = minute(s); MUGA = multi-gated acquisition (scanning); MRI = magnetic resonance imaging; POCBP = participant of childbearing potential; PCR = polymerase chain reaction; PK = pharmacokinetics; PI = principal investigator; RNA = ribonucleic acid; Q2W = once every 2 weeks; RECIST v1.1= Response Evaluation Criteria in Solid Tumors version 1.1; SAE = serious adverse event; SFU = safety follow-up; SoA = schedule of activities; TO = target occupancy; US = United States.</w:t>
        </w:r>
      </w:ins>
    </w:p>
    <w:p w14:paraId="2F004D87" w14:textId="77777777" w:rsidR="00C56E47" w:rsidRPr="00C56E47" w:rsidRDefault="00C56E47" w:rsidP="007263A0">
      <w:pPr>
        <w:rPr>
          <w:ins w:id="3743" w:author="Marmol, Dominika Klaudia" w:date="2026-06-08T11:41:00Z"/>
          <w:rFonts w:ascii="Arial" w:hAnsi="Arial" w:cs="Arial"/>
          <w:sz w:val="18"/>
          <w:szCs w:val="18"/>
          <w:rPrChange w:id="3744" w:author="Marmol, Dominika Klaudia" w:date="2026-06-08T11:41:00Z">
            <w:rPr>
              <w:ins w:id="3745" w:author="Marmol, Dominika Klaudia" w:date="2026-06-08T11:41:00Z"/>
              <w:rFonts w:cs="Arial"/>
            </w:rPr>
          </w:rPrChange>
        </w:rPr>
      </w:pPr>
    </w:p>
    <w:p w14:paraId="306CEDA7" w14:textId="77777777" w:rsidR="009431D3" w:rsidRPr="00AF5717" w:rsidRDefault="009431D3" w:rsidP="00E54CD0">
      <w:pPr>
        <w:rPr>
          <w:rFonts w:cs="Arial"/>
        </w:rPr>
      </w:pPr>
    </w:p>
    <w:p w14:paraId="07584BBB" w14:textId="55388AA5" w:rsidR="00136DEE" w:rsidRDefault="00E27C57" w:rsidP="00136DEE">
      <w:pPr>
        <w:spacing w:after="0"/>
        <w:textAlignment w:val="baseline"/>
        <w:rPr>
          <w:ins w:id="3746" w:author="Marmol, Dominika Klaudia" w:date="2026-06-08T11:41:00Z"/>
          <w:rFonts w:ascii="Arial" w:hAnsi="Arial" w:cs="Arial"/>
          <w:b/>
          <w:bCs/>
          <w:sz w:val="24"/>
          <w:lang w:eastAsia="en-GB"/>
        </w:rPr>
      </w:pPr>
      <w:bookmarkStart w:id="3747" w:name="_Ref180256965"/>
      <w:bookmarkStart w:id="3748" w:name="_Toc232068071"/>
      <w:r w:rsidRPr="00AF5717">
        <w:rPr>
          <w:rFonts w:ascii="Arial" w:hAnsi="Arial" w:cs="Arial"/>
          <w:b/>
          <w:bCs/>
          <w:sz w:val="24"/>
        </w:rPr>
        <w:t xml:space="preserve">Table </w:t>
      </w:r>
      <w:r w:rsidRPr="00AF5717">
        <w:rPr>
          <w:rFonts w:ascii="Arial" w:hAnsi="Arial" w:cs="Arial"/>
          <w:b/>
          <w:bCs/>
          <w:sz w:val="24"/>
        </w:rPr>
        <w:fldChar w:fldCharType="begin"/>
      </w:r>
      <w:r w:rsidRPr="00AF5717">
        <w:rPr>
          <w:rFonts w:ascii="Arial" w:hAnsi="Arial" w:cs="Arial"/>
          <w:b/>
          <w:bCs/>
          <w:sz w:val="24"/>
        </w:rPr>
        <w:instrText xml:space="preserve"> SEQ Table \* ARABIC </w:instrText>
      </w:r>
      <w:r w:rsidRPr="00AF5717">
        <w:rPr>
          <w:rFonts w:ascii="Arial" w:hAnsi="Arial" w:cs="Arial"/>
          <w:b/>
          <w:bCs/>
          <w:sz w:val="24"/>
        </w:rPr>
        <w:fldChar w:fldCharType="separate"/>
      </w:r>
      <w:ins w:id="3749" w:author="Marmol, Dominika Klaudia" w:date="2026-06-08T16:56:00Z">
        <w:r w:rsidR="00201CA3">
          <w:rPr>
            <w:rFonts w:ascii="Arial" w:hAnsi="Arial" w:cs="Arial"/>
            <w:b/>
            <w:bCs/>
            <w:noProof/>
            <w:sz w:val="24"/>
          </w:rPr>
          <w:t>10</w:t>
        </w:r>
      </w:ins>
      <w:del w:id="3750" w:author="Marmol, Dominika Klaudia" w:date="2026-06-08T16:56:00Z">
        <w:r w:rsidR="00CA5FDB">
          <w:rPr>
            <w:rFonts w:ascii="Arial" w:hAnsi="Arial" w:cs="Arial"/>
            <w:b/>
            <w:bCs/>
            <w:noProof/>
            <w:sz w:val="24"/>
          </w:rPr>
          <w:delText>7</w:delText>
        </w:r>
      </w:del>
      <w:r w:rsidRPr="00AF5717">
        <w:rPr>
          <w:rFonts w:ascii="Arial" w:hAnsi="Arial" w:cs="Arial"/>
          <w:b/>
          <w:bCs/>
          <w:sz w:val="24"/>
        </w:rPr>
        <w:fldChar w:fldCharType="end"/>
      </w:r>
      <w:bookmarkEnd w:id="3747"/>
      <w:r w:rsidRPr="00AF5717">
        <w:rPr>
          <w:rFonts w:ascii="Arial" w:hAnsi="Arial" w:cs="Arial"/>
          <w:b/>
          <w:bCs/>
          <w:sz w:val="24"/>
        </w:rPr>
        <w:t>:</w:t>
      </w:r>
      <w:r w:rsidRPr="00AF5717">
        <w:rPr>
          <w:rFonts w:ascii="Arial" w:hAnsi="Arial" w:cs="Arial"/>
          <w:b/>
          <w:bCs/>
          <w:sz w:val="24"/>
        </w:rPr>
        <w:tab/>
      </w:r>
      <w:r w:rsidRPr="00AF5717">
        <w:rPr>
          <w:rFonts w:ascii="Arial" w:hAnsi="Arial" w:cs="Arial"/>
          <w:b/>
          <w:bCs/>
          <w:sz w:val="24"/>
          <w:lang w:eastAsia="en-GB"/>
        </w:rPr>
        <w:t>PK</w:t>
      </w:r>
      <w:del w:id="3751" w:author="Marmol, Dominika Klaudia" w:date="2026-06-08T17:59:00Z">
        <w:r w:rsidRPr="00AF5717">
          <w:rPr>
            <w:rFonts w:ascii="Arial" w:hAnsi="Arial" w:cs="Arial"/>
            <w:b/>
            <w:bCs/>
            <w:sz w:val="24"/>
            <w:lang w:eastAsia="en-GB"/>
          </w:rPr>
          <w:delText>/</w:delText>
        </w:r>
      </w:del>
      <w:ins w:id="3752" w:author="Marmol, Dominika Klaudia" w:date="2026-06-08T17:59:00Z">
        <w:r w:rsidR="00082429">
          <w:rPr>
            <w:rFonts w:ascii="Arial" w:hAnsi="Arial" w:cs="Arial"/>
            <w:b/>
            <w:bCs/>
            <w:sz w:val="24"/>
            <w:lang w:eastAsia="en-GB"/>
          </w:rPr>
          <w:t xml:space="preserve"> </w:t>
        </w:r>
      </w:ins>
      <w:del w:id="3753" w:author="Marmol, Dominika Klaudia" w:date="2026-06-08T17:59:00Z">
        <w:r w:rsidR="001056CC">
          <w:rPr>
            <w:rFonts w:ascii="Arial" w:hAnsi="Arial" w:cs="Arial"/>
            <w:b/>
            <w:bCs/>
            <w:sz w:val="24"/>
            <w:lang w:eastAsia="en-GB"/>
          </w:rPr>
          <w:delText>biomarker</w:delText>
        </w:r>
      </w:del>
      <w:r w:rsidRPr="00AF5717">
        <w:rPr>
          <w:rFonts w:ascii="Arial" w:hAnsi="Arial" w:cs="Arial"/>
          <w:b/>
          <w:bCs/>
          <w:sz w:val="24"/>
          <w:lang w:eastAsia="en-GB"/>
        </w:rPr>
        <w:t xml:space="preserve">/ADA </w:t>
      </w:r>
      <w:ins w:id="3754" w:author="Marmol, Dominika Klaudia" w:date="2026-06-08T17:59:00Z">
        <w:r w:rsidR="00082429">
          <w:rPr>
            <w:rFonts w:ascii="Arial" w:hAnsi="Arial" w:cs="Arial"/>
            <w:b/>
            <w:bCs/>
            <w:sz w:val="24"/>
            <w:lang w:eastAsia="en-GB"/>
          </w:rPr>
          <w:t>S</w:t>
        </w:r>
      </w:ins>
      <w:del w:id="3755" w:author="Marmol, Dominika Klaudia" w:date="2026-06-08T17:59:00Z">
        <w:r w:rsidRPr="00AF5717">
          <w:rPr>
            <w:rFonts w:ascii="Arial" w:hAnsi="Arial" w:cs="Arial"/>
            <w:b/>
            <w:bCs/>
            <w:sz w:val="24"/>
            <w:lang w:eastAsia="en-GB"/>
          </w:rPr>
          <w:delText>S</w:delText>
        </w:r>
      </w:del>
      <w:r w:rsidRPr="00AF5717">
        <w:rPr>
          <w:rFonts w:ascii="Arial" w:hAnsi="Arial" w:cs="Arial"/>
          <w:b/>
          <w:bCs/>
          <w:sz w:val="24"/>
          <w:lang w:eastAsia="en-GB"/>
        </w:rPr>
        <w:t>ample collection timepoints </w:t>
      </w:r>
      <w:ins w:id="3756" w:author="Marmol, Dominika Klaudia" w:date="2026-06-08T17:59:00Z">
        <w:r w:rsidR="00082429">
          <w:rPr>
            <w:rFonts w:ascii="Arial" w:hAnsi="Arial" w:cs="Arial"/>
            <w:b/>
            <w:bCs/>
            <w:sz w:val="24"/>
            <w:lang w:eastAsia="en-GB"/>
          </w:rPr>
          <w:t>– Part A (Dose escalation)</w:t>
        </w:r>
      </w:ins>
      <w:bookmarkEnd w:id="374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213"/>
        <w:gridCol w:w="1506"/>
        <w:gridCol w:w="2834"/>
        <w:gridCol w:w="2836"/>
        <w:gridCol w:w="1612"/>
        <w:gridCol w:w="1277"/>
      </w:tblGrid>
      <w:tr w:rsidR="008F5115" w14:paraId="7D119646" w14:textId="77777777" w:rsidTr="00F147E0">
        <w:trPr>
          <w:trHeight w:val="284"/>
          <w:tblHeader/>
          <w:jc w:val="center"/>
          <w:ins w:id="3757" w:author="Marmol, Dominika Klaudia" w:date="2026-06-08T11:41:00Z"/>
        </w:trPr>
        <w:tc>
          <w:tcPr>
            <w:tcW w:w="1210" w:type="pct"/>
            <w:shd w:val="clear" w:color="auto" w:fill="F2F2F2" w:themeFill="background1" w:themeFillShade="F2"/>
            <w:vAlign w:val="center"/>
          </w:tcPr>
          <w:p w14:paraId="05E57D03" w14:textId="77777777" w:rsidR="00C56E47" w:rsidRPr="00421979" w:rsidRDefault="00C56E47" w:rsidP="00F147E0">
            <w:pPr>
              <w:pStyle w:val="Table-1rowcenter"/>
              <w:rPr>
                <w:ins w:id="3758" w:author="Marmol, Dominika Klaudia" w:date="2026-06-08T11:41:00Z"/>
              </w:rPr>
            </w:pPr>
          </w:p>
        </w:tc>
        <w:tc>
          <w:tcPr>
            <w:tcW w:w="1634" w:type="pct"/>
            <w:gridSpan w:val="2"/>
            <w:shd w:val="clear" w:color="auto" w:fill="F2F2F2" w:themeFill="background1" w:themeFillShade="F2"/>
            <w:vAlign w:val="center"/>
          </w:tcPr>
          <w:p w14:paraId="4FF994E3" w14:textId="77777777" w:rsidR="00C56E47" w:rsidRPr="00421979" w:rsidRDefault="00E27C57" w:rsidP="00F147E0">
            <w:pPr>
              <w:pStyle w:val="Table-1rowcenter"/>
              <w:rPr>
                <w:ins w:id="3759" w:author="Marmol, Dominika Klaudia" w:date="2026-06-08T11:41:00Z"/>
              </w:rPr>
            </w:pPr>
            <w:ins w:id="3760" w:author="Marmol, Dominika Klaudia" w:date="2026-06-08T11:41:00Z">
              <w:r w:rsidRPr="00421979">
                <w:t>Timepoint</w:t>
              </w:r>
            </w:ins>
          </w:p>
        </w:tc>
        <w:tc>
          <w:tcPr>
            <w:tcW w:w="1068" w:type="pct"/>
            <w:shd w:val="clear" w:color="auto" w:fill="F2F2F2" w:themeFill="background1" w:themeFillShade="F2"/>
            <w:vAlign w:val="center"/>
          </w:tcPr>
          <w:p w14:paraId="34D1962B" w14:textId="77777777" w:rsidR="00C56E47" w:rsidRPr="00421979" w:rsidRDefault="00E27C57" w:rsidP="00F147E0">
            <w:pPr>
              <w:pStyle w:val="Table-1rowcenter"/>
              <w:rPr>
                <w:ins w:id="3761" w:author="Marmol, Dominika Klaudia" w:date="2026-06-08T11:41:00Z"/>
              </w:rPr>
            </w:pPr>
            <w:ins w:id="3762" w:author="Marmol, Dominika Klaudia" w:date="2026-06-08T11:41:00Z">
              <w:r w:rsidRPr="00421979">
                <w:t>Time window</w:t>
              </w:r>
            </w:ins>
          </w:p>
        </w:tc>
        <w:tc>
          <w:tcPr>
            <w:tcW w:w="607" w:type="pct"/>
            <w:shd w:val="clear" w:color="auto" w:fill="F2F2F2" w:themeFill="background1" w:themeFillShade="F2"/>
            <w:vAlign w:val="center"/>
          </w:tcPr>
          <w:p w14:paraId="677AB0F5" w14:textId="77777777" w:rsidR="00C56E47" w:rsidRPr="00421979" w:rsidRDefault="00E27C57" w:rsidP="00F147E0">
            <w:pPr>
              <w:pStyle w:val="Table-1rowcenter"/>
              <w:rPr>
                <w:ins w:id="3763" w:author="Marmol, Dominika Klaudia" w:date="2026-06-08T11:41:00Z"/>
              </w:rPr>
            </w:pPr>
            <w:ins w:id="3764" w:author="Marmol, Dominika Klaudia" w:date="2026-06-08T11:41:00Z">
              <w:r w:rsidRPr="00421979">
                <w:t>PK </w:t>
              </w:r>
              <w:r w:rsidRPr="00421979">
                <w:rPr>
                  <w:sz w:val="22"/>
                  <w:szCs w:val="22"/>
                  <w:vertAlign w:val="superscript"/>
                </w:rPr>
                <w:t>a,d</w:t>
              </w:r>
            </w:ins>
          </w:p>
        </w:tc>
        <w:tc>
          <w:tcPr>
            <w:tcW w:w="481" w:type="pct"/>
            <w:shd w:val="clear" w:color="auto" w:fill="F2F2F2" w:themeFill="background1" w:themeFillShade="F2"/>
            <w:vAlign w:val="center"/>
          </w:tcPr>
          <w:p w14:paraId="68E38FD4" w14:textId="77777777" w:rsidR="00C56E47" w:rsidRPr="00421979" w:rsidRDefault="00E27C57" w:rsidP="00F147E0">
            <w:pPr>
              <w:pStyle w:val="Table-1rowcenter"/>
              <w:rPr>
                <w:ins w:id="3765" w:author="Marmol, Dominika Klaudia" w:date="2026-06-08T11:41:00Z"/>
              </w:rPr>
            </w:pPr>
            <w:ins w:id="3766" w:author="Marmol, Dominika Klaudia" w:date="2026-06-08T11:41:00Z">
              <w:r w:rsidRPr="00421979">
                <w:t>ADA </w:t>
              </w:r>
              <w:r w:rsidRPr="00421979">
                <w:rPr>
                  <w:sz w:val="22"/>
                  <w:szCs w:val="22"/>
                  <w:vertAlign w:val="superscript"/>
                </w:rPr>
                <w:t>b,d</w:t>
              </w:r>
            </w:ins>
          </w:p>
        </w:tc>
      </w:tr>
      <w:tr w:rsidR="008F5115" w14:paraId="1DEC968F" w14:textId="77777777" w:rsidTr="00F147E0">
        <w:trPr>
          <w:trHeight w:val="284"/>
          <w:jc w:val="center"/>
          <w:ins w:id="3767" w:author="Marmol, Dominika Klaudia" w:date="2026-06-08T11:41:00Z"/>
        </w:trPr>
        <w:tc>
          <w:tcPr>
            <w:tcW w:w="1210" w:type="pct"/>
            <w:vMerge w:val="restart"/>
            <w:vAlign w:val="center"/>
          </w:tcPr>
          <w:p w14:paraId="26BEE89A" w14:textId="77777777" w:rsidR="00C56E47" w:rsidRPr="00421979" w:rsidRDefault="00E27C57" w:rsidP="00F147E0">
            <w:pPr>
              <w:pStyle w:val="Table-Text-Centered"/>
              <w:rPr>
                <w:ins w:id="3768" w:author="Marmol, Dominika Klaudia" w:date="2026-06-08T11:41:00Z"/>
              </w:rPr>
            </w:pPr>
            <w:ins w:id="3769" w:author="Marmol, Dominika Klaudia" w:date="2026-06-08T11:41:00Z">
              <w:r w:rsidRPr="00421979">
                <w:t>Cycle 1</w:t>
              </w:r>
            </w:ins>
          </w:p>
        </w:tc>
        <w:tc>
          <w:tcPr>
            <w:tcW w:w="567" w:type="pct"/>
            <w:vAlign w:val="center"/>
          </w:tcPr>
          <w:p w14:paraId="04EE2873" w14:textId="77777777" w:rsidR="00C56E47" w:rsidRPr="00421979" w:rsidRDefault="00E27C57" w:rsidP="00F147E0">
            <w:pPr>
              <w:pStyle w:val="Table-Text-Centered"/>
              <w:rPr>
                <w:ins w:id="3770" w:author="Marmol, Dominika Klaudia" w:date="2026-06-08T11:41:00Z"/>
              </w:rPr>
            </w:pPr>
            <w:ins w:id="3771" w:author="Marmol, Dominika Klaudia" w:date="2026-06-08T11:41:00Z">
              <w:r w:rsidRPr="00421979">
                <w:t>C1D1</w:t>
              </w:r>
            </w:ins>
          </w:p>
        </w:tc>
        <w:tc>
          <w:tcPr>
            <w:tcW w:w="1067" w:type="pct"/>
            <w:vAlign w:val="center"/>
          </w:tcPr>
          <w:p w14:paraId="3F9288B6" w14:textId="77777777" w:rsidR="00C56E47" w:rsidRPr="00421979" w:rsidRDefault="00E27C57" w:rsidP="00F147E0">
            <w:pPr>
              <w:pStyle w:val="Table-Text-Centered"/>
              <w:rPr>
                <w:ins w:id="3772" w:author="Marmol, Dominika Klaudia" w:date="2026-06-08T11:41:00Z"/>
              </w:rPr>
            </w:pPr>
            <w:ins w:id="3773" w:author="Marmol, Dominika Klaudia" w:date="2026-06-08T11:41:00Z">
              <w:r w:rsidRPr="00421979">
                <w:t>Pre-dose</w:t>
              </w:r>
            </w:ins>
          </w:p>
        </w:tc>
        <w:tc>
          <w:tcPr>
            <w:tcW w:w="1068" w:type="pct"/>
            <w:vAlign w:val="center"/>
          </w:tcPr>
          <w:p w14:paraId="73938C26" w14:textId="77777777" w:rsidR="00C56E47" w:rsidRPr="00421979" w:rsidRDefault="00E27C57" w:rsidP="00F147E0">
            <w:pPr>
              <w:pStyle w:val="Table-Text-Centered"/>
              <w:rPr>
                <w:ins w:id="3774" w:author="Marmol, Dominika Klaudia" w:date="2026-06-08T11:41:00Z"/>
              </w:rPr>
            </w:pPr>
            <w:ins w:id="3775" w:author="Marmol, Dominika Klaudia" w:date="2026-06-08T11:41:00Z">
              <w:r w:rsidRPr="00421979">
                <w:t>-120 min</w:t>
              </w:r>
            </w:ins>
          </w:p>
        </w:tc>
        <w:tc>
          <w:tcPr>
            <w:tcW w:w="607" w:type="pct"/>
            <w:vAlign w:val="center"/>
          </w:tcPr>
          <w:p w14:paraId="7E748C6E" w14:textId="77777777" w:rsidR="00C56E47" w:rsidRPr="00421979" w:rsidRDefault="00E27C57" w:rsidP="00F147E0">
            <w:pPr>
              <w:pStyle w:val="Table-Text-Centered"/>
              <w:rPr>
                <w:ins w:id="3776" w:author="Marmol, Dominika Klaudia" w:date="2026-06-08T11:41:00Z"/>
              </w:rPr>
            </w:pPr>
            <w:ins w:id="3777" w:author="Marmol, Dominika Klaudia" w:date="2026-06-08T11:41:00Z">
              <w:r w:rsidRPr="00421979">
                <w:t>X*</w:t>
              </w:r>
            </w:ins>
          </w:p>
        </w:tc>
        <w:tc>
          <w:tcPr>
            <w:tcW w:w="481" w:type="pct"/>
            <w:vAlign w:val="center"/>
          </w:tcPr>
          <w:p w14:paraId="583C5743" w14:textId="77777777" w:rsidR="00C56E47" w:rsidRPr="00421979" w:rsidRDefault="00E27C57" w:rsidP="00F147E0">
            <w:pPr>
              <w:pStyle w:val="Table-Text-Centered"/>
              <w:rPr>
                <w:ins w:id="3778" w:author="Marmol, Dominika Klaudia" w:date="2026-06-08T11:41:00Z"/>
              </w:rPr>
            </w:pPr>
            <w:ins w:id="3779" w:author="Marmol, Dominika Klaudia" w:date="2026-06-08T11:41:00Z">
              <w:r w:rsidRPr="00421979">
                <w:t>X*</w:t>
              </w:r>
            </w:ins>
          </w:p>
        </w:tc>
      </w:tr>
      <w:tr w:rsidR="008F5115" w14:paraId="39B08E30" w14:textId="77777777" w:rsidTr="00F147E0">
        <w:trPr>
          <w:trHeight w:val="284"/>
          <w:jc w:val="center"/>
          <w:ins w:id="3780" w:author="Marmol, Dominika Klaudia" w:date="2026-06-08T11:41:00Z"/>
        </w:trPr>
        <w:tc>
          <w:tcPr>
            <w:tcW w:w="1210" w:type="pct"/>
            <w:vMerge/>
            <w:vAlign w:val="center"/>
          </w:tcPr>
          <w:p w14:paraId="1858B109" w14:textId="77777777" w:rsidR="00C56E47" w:rsidRPr="00421979" w:rsidRDefault="00C56E47" w:rsidP="00F147E0">
            <w:pPr>
              <w:pStyle w:val="Table-Text-Centered"/>
              <w:rPr>
                <w:ins w:id="3781" w:author="Marmol, Dominika Klaudia" w:date="2026-06-08T11:41:00Z"/>
              </w:rPr>
            </w:pPr>
          </w:p>
        </w:tc>
        <w:tc>
          <w:tcPr>
            <w:tcW w:w="567" w:type="pct"/>
            <w:vAlign w:val="center"/>
          </w:tcPr>
          <w:p w14:paraId="1D8C6BE1" w14:textId="77777777" w:rsidR="00C56E47" w:rsidRPr="00421979" w:rsidRDefault="00E27C57" w:rsidP="00F147E0">
            <w:pPr>
              <w:pStyle w:val="Table-Text-Centered"/>
              <w:rPr>
                <w:ins w:id="3782" w:author="Marmol, Dominika Klaudia" w:date="2026-06-08T11:41:00Z"/>
              </w:rPr>
            </w:pPr>
            <w:ins w:id="3783" w:author="Marmol, Dominika Klaudia" w:date="2026-06-08T11:41:00Z">
              <w:r w:rsidRPr="00421979">
                <w:t>C1D1</w:t>
              </w:r>
            </w:ins>
          </w:p>
        </w:tc>
        <w:tc>
          <w:tcPr>
            <w:tcW w:w="1067" w:type="pct"/>
            <w:vAlign w:val="center"/>
          </w:tcPr>
          <w:p w14:paraId="2F1366C3" w14:textId="77777777" w:rsidR="00C56E47" w:rsidRPr="00421979" w:rsidRDefault="00E27C57" w:rsidP="00F147E0">
            <w:pPr>
              <w:pStyle w:val="Table-Text-Centered"/>
              <w:rPr>
                <w:ins w:id="3784" w:author="Marmol, Dominika Klaudia" w:date="2026-06-08T11:41:00Z"/>
              </w:rPr>
            </w:pPr>
            <w:ins w:id="3785" w:author="Marmol, Dominika Klaudia" w:date="2026-06-08T11:41:00Z">
              <w:r w:rsidRPr="00421979">
                <w:t>End of infusion</w:t>
              </w:r>
            </w:ins>
          </w:p>
        </w:tc>
        <w:tc>
          <w:tcPr>
            <w:tcW w:w="1068" w:type="pct"/>
            <w:vAlign w:val="center"/>
          </w:tcPr>
          <w:p w14:paraId="165A2062" w14:textId="77777777" w:rsidR="00C56E47" w:rsidRPr="00421979" w:rsidRDefault="00E27C57" w:rsidP="00F147E0">
            <w:pPr>
              <w:pStyle w:val="Table-Text-Centered"/>
              <w:rPr>
                <w:ins w:id="3786" w:author="Marmol, Dominika Klaudia" w:date="2026-06-08T11:41:00Z"/>
              </w:rPr>
            </w:pPr>
            <w:ins w:id="3787" w:author="Marmol, Dominika Klaudia" w:date="2026-06-08T11:41:00Z">
              <w:r w:rsidRPr="00421979">
                <w:t>+15 min</w:t>
              </w:r>
            </w:ins>
          </w:p>
        </w:tc>
        <w:tc>
          <w:tcPr>
            <w:tcW w:w="607" w:type="pct"/>
            <w:vAlign w:val="center"/>
          </w:tcPr>
          <w:p w14:paraId="1A990567" w14:textId="77777777" w:rsidR="00C56E47" w:rsidRPr="00421979" w:rsidRDefault="00E27C57" w:rsidP="00F147E0">
            <w:pPr>
              <w:pStyle w:val="Table-Text-Centered"/>
              <w:rPr>
                <w:ins w:id="3788" w:author="Marmol, Dominika Klaudia" w:date="2026-06-08T11:41:00Z"/>
              </w:rPr>
            </w:pPr>
            <w:ins w:id="3789" w:author="Marmol, Dominika Klaudia" w:date="2026-06-08T11:41:00Z">
              <w:r w:rsidRPr="00421979">
                <w:t>X*</w:t>
              </w:r>
            </w:ins>
          </w:p>
        </w:tc>
        <w:tc>
          <w:tcPr>
            <w:tcW w:w="481" w:type="pct"/>
            <w:vAlign w:val="center"/>
          </w:tcPr>
          <w:p w14:paraId="7B7103ED" w14:textId="77777777" w:rsidR="00C56E47" w:rsidRPr="00421979" w:rsidRDefault="00C56E47" w:rsidP="00F147E0">
            <w:pPr>
              <w:pStyle w:val="Table-Text-Centered"/>
              <w:rPr>
                <w:ins w:id="3790" w:author="Marmol, Dominika Klaudia" w:date="2026-06-08T11:41:00Z"/>
              </w:rPr>
            </w:pPr>
          </w:p>
        </w:tc>
      </w:tr>
      <w:tr w:rsidR="008F5115" w14:paraId="2937C174" w14:textId="77777777" w:rsidTr="00F147E0">
        <w:trPr>
          <w:trHeight w:val="284"/>
          <w:jc w:val="center"/>
          <w:ins w:id="3791" w:author="Marmol, Dominika Klaudia" w:date="2026-06-08T11:41:00Z"/>
        </w:trPr>
        <w:tc>
          <w:tcPr>
            <w:tcW w:w="1210" w:type="pct"/>
            <w:vMerge/>
            <w:vAlign w:val="center"/>
          </w:tcPr>
          <w:p w14:paraId="454BA147" w14:textId="77777777" w:rsidR="00C56E47" w:rsidRPr="00421979" w:rsidRDefault="00C56E47" w:rsidP="00F147E0">
            <w:pPr>
              <w:pStyle w:val="Table-Text-Centered"/>
              <w:rPr>
                <w:ins w:id="3792" w:author="Marmol, Dominika Klaudia" w:date="2026-06-08T11:41:00Z"/>
              </w:rPr>
            </w:pPr>
          </w:p>
        </w:tc>
        <w:tc>
          <w:tcPr>
            <w:tcW w:w="567" w:type="pct"/>
            <w:vAlign w:val="center"/>
          </w:tcPr>
          <w:p w14:paraId="0176F278" w14:textId="77777777" w:rsidR="00C56E47" w:rsidRPr="00421979" w:rsidRDefault="00E27C57" w:rsidP="00F147E0">
            <w:pPr>
              <w:pStyle w:val="Table-Text-Centered"/>
              <w:rPr>
                <w:ins w:id="3793" w:author="Marmol, Dominika Klaudia" w:date="2026-06-08T11:41:00Z"/>
              </w:rPr>
            </w:pPr>
            <w:ins w:id="3794" w:author="Marmol, Dominika Klaudia" w:date="2026-06-08T11:41:00Z">
              <w:r w:rsidRPr="00421979">
                <w:t>C1D1</w:t>
              </w:r>
            </w:ins>
          </w:p>
        </w:tc>
        <w:tc>
          <w:tcPr>
            <w:tcW w:w="1067" w:type="pct"/>
            <w:vAlign w:val="center"/>
          </w:tcPr>
          <w:p w14:paraId="4B40989F" w14:textId="77777777" w:rsidR="00C56E47" w:rsidRPr="00421979" w:rsidRDefault="00E27C57" w:rsidP="00F147E0">
            <w:pPr>
              <w:pStyle w:val="Table-Text-Centered"/>
              <w:rPr>
                <w:ins w:id="3795" w:author="Marmol, Dominika Klaudia" w:date="2026-06-08T11:41:00Z"/>
              </w:rPr>
            </w:pPr>
            <w:ins w:id="3796" w:author="Marmol, Dominika Klaudia" w:date="2026-06-08T11:41:00Z">
              <w:r w:rsidRPr="00421979">
                <w:t>2 h post-dose</w:t>
              </w:r>
            </w:ins>
          </w:p>
        </w:tc>
        <w:tc>
          <w:tcPr>
            <w:tcW w:w="1068" w:type="pct"/>
            <w:vAlign w:val="center"/>
          </w:tcPr>
          <w:p w14:paraId="082BD9FE" w14:textId="77777777" w:rsidR="00C56E47" w:rsidRPr="00421979" w:rsidRDefault="00E27C57" w:rsidP="00F147E0">
            <w:pPr>
              <w:pStyle w:val="Table-Text-Centered"/>
              <w:rPr>
                <w:ins w:id="3797" w:author="Marmol, Dominika Klaudia" w:date="2026-06-08T11:41:00Z"/>
              </w:rPr>
            </w:pPr>
            <w:ins w:id="3798" w:author="Marmol, Dominika Klaudia" w:date="2026-06-08T11:41:00Z">
              <w:r w:rsidRPr="00421979">
                <w:t>±15 min</w:t>
              </w:r>
            </w:ins>
          </w:p>
        </w:tc>
        <w:tc>
          <w:tcPr>
            <w:tcW w:w="607" w:type="pct"/>
            <w:vAlign w:val="center"/>
          </w:tcPr>
          <w:p w14:paraId="15569621" w14:textId="77777777" w:rsidR="00C56E47" w:rsidRPr="00421979" w:rsidRDefault="00E27C57" w:rsidP="00F147E0">
            <w:pPr>
              <w:pStyle w:val="Table-Text-Centered"/>
              <w:rPr>
                <w:ins w:id="3799" w:author="Marmol, Dominika Klaudia" w:date="2026-06-08T11:41:00Z"/>
              </w:rPr>
            </w:pPr>
            <w:ins w:id="3800" w:author="Marmol, Dominika Klaudia" w:date="2026-06-08T11:41:00Z">
              <w:r w:rsidRPr="00421979">
                <w:t>X</w:t>
              </w:r>
            </w:ins>
          </w:p>
        </w:tc>
        <w:tc>
          <w:tcPr>
            <w:tcW w:w="481" w:type="pct"/>
            <w:vAlign w:val="center"/>
          </w:tcPr>
          <w:p w14:paraId="35CA33F3" w14:textId="77777777" w:rsidR="00C56E47" w:rsidRPr="00421979" w:rsidRDefault="00C56E47" w:rsidP="00F147E0">
            <w:pPr>
              <w:pStyle w:val="Table-Text-Centered"/>
              <w:rPr>
                <w:ins w:id="3801" w:author="Marmol, Dominika Klaudia" w:date="2026-06-08T11:41:00Z"/>
              </w:rPr>
            </w:pPr>
          </w:p>
        </w:tc>
      </w:tr>
      <w:tr w:rsidR="008F5115" w14:paraId="009845FE" w14:textId="77777777" w:rsidTr="00F147E0">
        <w:trPr>
          <w:trHeight w:val="284"/>
          <w:jc w:val="center"/>
          <w:ins w:id="3802" w:author="Marmol, Dominika Klaudia" w:date="2026-06-08T11:41:00Z"/>
        </w:trPr>
        <w:tc>
          <w:tcPr>
            <w:tcW w:w="1210" w:type="pct"/>
            <w:vMerge/>
            <w:vAlign w:val="center"/>
          </w:tcPr>
          <w:p w14:paraId="5B054041" w14:textId="77777777" w:rsidR="00C56E47" w:rsidRPr="00421979" w:rsidRDefault="00C56E47" w:rsidP="00F147E0">
            <w:pPr>
              <w:pStyle w:val="Table-Text-Centered"/>
              <w:rPr>
                <w:ins w:id="3803" w:author="Marmol, Dominika Klaudia" w:date="2026-06-08T11:41:00Z"/>
              </w:rPr>
            </w:pPr>
          </w:p>
        </w:tc>
        <w:tc>
          <w:tcPr>
            <w:tcW w:w="567" w:type="pct"/>
            <w:vAlign w:val="center"/>
          </w:tcPr>
          <w:p w14:paraId="737ED188" w14:textId="77777777" w:rsidR="00C56E47" w:rsidRPr="00421979" w:rsidRDefault="00E27C57" w:rsidP="00F147E0">
            <w:pPr>
              <w:pStyle w:val="Table-Text-Centered"/>
              <w:rPr>
                <w:ins w:id="3804" w:author="Marmol, Dominika Klaudia" w:date="2026-06-08T11:41:00Z"/>
              </w:rPr>
            </w:pPr>
            <w:ins w:id="3805" w:author="Marmol, Dominika Klaudia" w:date="2026-06-08T11:41:00Z">
              <w:r w:rsidRPr="00421979">
                <w:t>C1D1</w:t>
              </w:r>
            </w:ins>
          </w:p>
        </w:tc>
        <w:tc>
          <w:tcPr>
            <w:tcW w:w="1067" w:type="pct"/>
            <w:vAlign w:val="center"/>
          </w:tcPr>
          <w:p w14:paraId="63393907" w14:textId="77777777" w:rsidR="00C56E47" w:rsidRPr="00421979" w:rsidRDefault="00E27C57" w:rsidP="00F147E0">
            <w:pPr>
              <w:pStyle w:val="Table-Text-Centered"/>
              <w:rPr>
                <w:ins w:id="3806" w:author="Marmol, Dominika Klaudia" w:date="2026-06-08T11:41:00Z"/>
              </w:rPr>
            </w:pPr>
            <w:ins w:id="3807" w:author="Marmol, Dominika Klaudia" w:date="2026-06-08T11:41:00Z">
              <w:r w:rsidRPr="00421979">
                <w:t>4 h post-dose</w:t>
              </w:r>
            </w:ins>
          </w:p>
        </w:tc>
        <w:tc>
          <w:tcPr>
            <w:tcW w:w="1068" w:type="pct"/>
            <w:vAlign w:val="center"/>
          </w:tcPr>
          <w:p w14:paraId="254DADAB" w14:textId="77777777" w:rsidR="00C56E47" w:rsidRPr="00421979" w:rsidRDefault="00E27C57" w:rsidP="00F147E0">
            <w:pPr>
              <w:pStyle w:val="Table-Text-Centered"/>
              <w:rPr>
                <w:ins w:id="3808" w:author="Marmol, Dominika Klaudia" w:date="2026-06-08T11:41:00Z"/>
              </w:rPr>
            </w:pPr>
            <w:ins w:id="3809" w:author="Marmol, Dominika Klaudia" w:date="2026-06-08T11:41:00Z">
              <w:r w:rsidRPr="00421979">
                <w:t>±30 min</w:t>
              </w:r>
            </w:ins>
          </w:p>
        </w:tc>
        <w:tc>
          <w:tcPr>
            <w:tcW w:w="607" w:type="pct"/>
            <w:vAlign w:val="center"/>
          </w:tcPr>
          <w:p w14:paraId="300C30B8" w14:textId="77777777" w:rsidR="00C56E47" w:rsidRPr="00421979" w:rsidRDefault="00E27C57" w:rsidP="00F147E0">
            <w:pPr>
              <w:pStyle w:val="Table-Text-Centered"/>
              <w:rPr>
                <w:ins w:id="3810" w:author="Marmol, Dominika Klaudia" w:date="2026-06-08T11:41:00Z"/>
              </w:rPr>
            </w:pPr>
            <w:ins w:id="3811" w:author="Marmol, Dominika Klaudia" w:date="2026-06-08T11:41:00Z">
              <w:r w:rsidRPr="00421979">
                <w:t>X</w:t>
              </w:r>
            </w:ins>
          </w:p>
        </w:tc>
        <w:tc>
          <w:tcPr>
            <w:tcW w:w="481" w:type="pct"/>
            <w:vAlign w:val="center"/>
          </w:tcPr>
          <w:p w14:paraId="5EB5D424" w14:textId="77777777" w:rsidR="00C56E47" w:rsidRPr="00421979" w:rsidRDefault="00C56E47" w:rsidP="00F147E0">
            <w:pPr>
              <w:pStyle w:val="Table-Text-Centered"/>
              <w:rPr>
                <w:ins w:id="3812" w:author="Marmol, Dominika Klaudia" w:date="2026-06-08T11:41:00Z"/>
              </w:rPr>
            </w:pPr>
          </w:p>
        </w:tc>
      </w:tr>
      <w:tr w:rsidR="008F5115" w14:paraId="00005788" w14:textId="77777777" w:rsidTr="00F147E0">
        <w:trPr>
          <w:trHeight w:val="284"/>
          <w:jc w:val="center"/>
          <w:ins w:id="3813" w:author="Marmol, Dominika Klaudia" w:date="2026-06-08T11:41:00Z"/>
        </w:trPr>
        <w:tc>
          <w:tcPr>
            <w:tcW w:w="1210" w:type="pct"/>
            <w:vMerge/>
            <w:vAlign w:val="center"/>
          </w:tcPr>
          <w:p w14:paraId="6CC1DDBD" w14:textId="77777777" w:rsidR="00C56E47" w:rsidRPr="00421979" w:rsidRDefault="00C56E47" w:rsidP="00F147E0">
            <w:pPr>
              <w:pStyle w:val="Table-Text-Centered"/>
              <w:rPr>
                <w:ins w:id="3814" w:author="Marmol, Dominika Klaudia" w:date="2026-06-08T11:41:00Z"/>
              </w:rPr>
            </w:pPr>
          </w:p>
        </w:tc>
        <w:tc>
          <w:tcPr>
            <w:tcW w:w="567" w:type="pct"/>
            <w:vAlign w:val="center"/>
          </w:tcPr>
          <w:p w14:paraId="64648BE7" w14:textId="77777777" w:rsidR="00C56E47" w:rsidRPr="00421979" w:rsidRDefault="00E27C57" w:rsidP="00F147E0">
            <w:pPr>
              <w:pStyle w:val="Table-Text-Centered"/>
              <w:rPr>
                <w:ins w:id="3815" w:author="Marmol, Dominika Klaudia" w:date="2026-06-08T11:41:00Z"/>
              </w:rPr>
            </w:pPr>
            <w:ins w:id="3816" w:author="Marmol, Dominika Klaudia" w:date="2026-06-08T11:41:00Z">
              <w:r w:rsidRPr="00421979">
                <w:t>C1D4</w:t>
              </w:r>
            </w:ins>
          </w:p>
        </w:tc>
        <w:tc>
          <w:tcPr>
            <w:tcW w:w="1067" w:type="pct"/>
            <w:vAlign w:val="center"/>
          </w:tcPr>
          <w:p w14:paraId="0058060C" w14:textId="77777777" w:rsidR="00C56E47" w:rsidRPr="00421979" w:rsidRDefault="00E27C57" w:rsidP="00F147E0">
            <w:pPr>
              <w:pStyle w:val="Table-Text-Centered"/>
              <w:rPr>
                <w:ins w:id="3817" w:author="Marmol, Dominika Klaudia" w:date="2026-06-08T11:41:00Z"/>
              </w:rPr>
            </w:pPr>
            <w:ins w:id="3818" w:author="Marmol, Dominika Klaudia" w:date="2026-06-08T11:41:00Z">
              <w:r w:rsidRPr="00421979">
                <w:t>72 h post-dose</w:t>
              </w:r>
            </w:ins>
          </w:p>
        </w:tc>
        <w:tc>
          <w:tcPr>
            <w:tcW w:w="1068" w:type="pct"/>
            <w:vAlign w:val="center"/>
          </w:tcPr>
          <w:p w14:paraId="4BECA7C4" w14:textId="77777777" w:rsidR="00C56E47" w:rsidRPr="00421979" w:rsidRDefault="00E27C57" w:rsidP="00F147E0">
            <w:pPr>
              <w:pStyle w:val="Table-Text-Centered"/>
              <w:rPr>
                <w:ins w:id="3819" w:author="Marmol, Dominika Klaudia" w:date="2026-06-08T11:41:00Z"/>
                <w:rFonts w:eastAsia="SimSun"/>
              </w:rPr>
            </w:pPr>
            <w:ins w:id="3820" w:author="Marmol, Dominika Klaudia" w:date="2026-06-08T11:41:00Z">
              <w:r w:rsidRPr="00421979">
                <w:t>±1 day</w:t>
              </w:r>
            </w:ins>
          </w:p>
        </w:tc>
        <w:tc>
          <w:tcPr>
            <w:tcW w:w="607" w:type="pct"/>
            <w:vAlign w:val="center"/>
          </w:tcPr>
          <w:p w14:paraId="50ECE6E4" w14:textId="77777777" w:rsidR="00C56E47" w:rsidRPr="00421979" w:rsidRDefault="00E27C57" w:rsidP="00F147E0">
            <w:pPr>
              <w:pStyle w:val="Table-Text-Centered"/>
              <w:rPr>
                <w:ins w:id="3821" w:author="Marmol, Dominika Klaudia" w:date="2026-06-08T11:41:00Z"/>
                <w:rFonts w:eastAsia="SimSun"/>
              </w:rPr>
            </w:pPr>
            <w:ins w:id="3822" w:author="Marmol, Dominika Klaudia" w:date="2026-06-08T11:41:00Z">
              <w:r w:rsidRPr="00421979">
                <w:rPr>
                  <w:rFonts w:eastAsia="SimSun"/>
                </w:rPr>
                <w:t>X</w:t>
              </w:r>
            </w:ins>
          </w:p>
        </w:tc>
        <w:tc>
          <w:tcPr>
            <w:tcW w:w="481" w:type="pct"/>
            <w:vAlign w:val="center"/>
          </w:tcPr>
          <w:p w14:paraId="2B629524" w14:textId="77777777" w:rsidR="00C56E47" w:rsidRPr="00421979" w:rsidRDefault="00C56E47" w:rsidP="00F147E0">
            <w:pPr>
              <w:pStyle w:val="Table-Text-Centered"/>
              <w:rPr>
                <w:ins w:id="3823" w:author="Marmol, Dominika Klaudia" w:date="2026-06-08T11:41:00Z"/>
              </w:rPr>
            </w:pPr>
          </w:p>
        </w:tc>
      </w:tr>
      <w:tr w:rsidR="008F5115" w14:paraId="7CD0B530" w14:textId="77777777" w:rsidTr="00F147E0">
        <w:trPr>
          <w:trHeight w:val="284"/>
          <w:jc w:val="center"/>
          <w:ins w:id="3824" w:author="Marmol, Dominika Klaudia" w:date="2026-06-08T11:41:00Z"/>
        </w:trPr>
        <w:tc>
          <w:tcPr>
            <w:tcW w:w="1210" w:type="pct"/>
            <w:vMerge/>
            <w:vAlign w:val="center"/>
          </w:tcPr>
          <w:p w14:paraId="282A9A87" w14:textId="77777777" w:rsidR="00C56E47" w:rsidRPr="00421979" w:rsidRDefault="00C56E47" w:rsidP="00F147E0">
            <w:pPr>
              <w:pStyle w:val="Table-Text-Centered"/>
              <w:rPr>
                <w:ins w:id="3825" w:author="Marmol, Dominika Klaudia" w:date="2026-06-08T11:41:00Z"/>
              </w:rPr>
            </w:pPr>
          </w:p>
        </w:tc>
        <w:tc>
          <w:tcPr>
            <w:tcW w:w="567" w:type="pct"/>
            <w:vAlign w:val="center"/>
          </w:tcPr>
          <w:p w14:paraId="057707A3" w14:textId="77777777" w:rsidR="00C56E47" w:rsidRPr="00421979" w:rsidRDefault="00E27C57" w:rsidP="00F147E0">
            <w:pPr>
              <w:pStyle w:val="Table-Text-Centered"/>
              <w:rPr>
                <w:ins w:id="3826" w:author="Marmol, Dominika Klaudia" w:date="2026-06-08T11:41:00Z"/>
              </w:rPr>
            </w:pPr>
            <w:ins w:id="3827" w:author="Marmol, Dominika Klaudia" w:date="2026-06-08T11:41:00Z">
              <w:r w:rsidRPr="00421979">
                <w:t>C1D8</w:t>
              </w:r>
            </w:ins>
          </w:p>
        </w:tc>
        <w:tc>
          <w:tcPr>
            <w:tcW w:w="1067" w:type="pct"/>
            <w:vAlign w:val="center"/>
          </w:tcPr>
          <w:p w14:paraId="426CAA44" w14:textId="77777777" w:rsidR="00C56E47" w:rsidRPr="00421979" w:rsidRDefault="00E27C57" w:rsidP="00F147E0">
            <w:pPr>
              <w:pStyle w:val="Table-Text-Centered"/>
              <w:rPr>
                <w:ins w:id="3828" w:author="Marmol, Dominika Klaudia" w:date="2026-06-08T11:41:00Z"/>
              </w:rPr>
            </w:pPr>
            <w:ins w:id="3829" w:author="Marmol, Dominika Klaudia" w:date="2026-06-08T11:41:00Z">
              <w:r w:rsidRPr="00421979">
                <w:t>168 h post-dose</w:t>
              </w:r>
            </w:ins>
          </w:p>
        </w:tc>
        <w:tc>
          <w:tcPr>
            <w:tcW w:w="1068" w:type="pct"/>
            <w:vAlign w:val="center"/>
          </w:tcPr>
          <w:p w14:paraId="5DCCD96E" w14:textId="77777777" w:rsidR="00C56E47" w:rsidRPr="00421979" w:rsidRDefault="00E27C57" w:rsidP="00F147E0">
            <w:pPr>
              <w:pStyle w:val="Table-Text-Centered"/>
              <w:rPr>
                <w:ins w:id="3830" w:author="Marmol, Dominika Klaudia" w:date="2026-06-08T11:41:00Z"/>
                <w:rFonts w:eastAsia="SimSun"/>
              </w:rPr>
            </w:pPr>
            <w:ins w:id="3831" w:author="Marmol, Dominika Klaudia" w:date="2026-06-08T11:41:00Z">
              <w:r w:rsidRPr="00421979">
                <w:t>±1 day</w:t>
              </w:r>
            </w:ins>
          </w:p>
        </w:tc>
        <w:tc>
          <w:tcPr>
            <w:tcW w:w="607" w:type="pct"/>
            <w:vAlign w:val="center"/>
          </w:tcPr>
          <w:p w14:paraId="16BE2BED" w14:textId="77777777" w:rsidR="00C56E47" w:rsidRPr="00421979" w:rsidRDefault="00E27C57" w:rsidP="00F147E0">
            <w:pPr>
              <w:pStyle w:val="Table-Text-Centered"/>
              <w:rPr>
                <w:ins w:id="3832" w:author="Marmol, Dominika Klaudia" w:date="2026-06-08T11:41:00Z"/>
                <w:rFonts w:eastAsia="SimSun"/>
              </w:rPr>
            </w:pPr>
            <w:ins w:id="3833" w:author="Marmol, Dominika Klaudia" w:date="2026-06-08T11:41:00Z">
              <w:r w:rsidRPr="00421979">
                <w:rPr>
                  <w:rFonts w:eastAsia="SimSun"/>
                </w:rPr>
                <w:t>X</w:t>
              </w:r>
            </w:ins>
          </w:p>
        </w:tc>
        <w:tc>
          <w:tcPr>
            <w:tcW w:w="481" w:type="pct"/>
            <w:vAlign w:val="center"/>
          </w:tcPr>
          <w:p w14:paraId="18A7EA35" w14:textId="77777777" w:rsidR="00C56E47" w:rsidRPr="00421979" w:rsidRDefault="00C56E47" w:rsidP="00F147E0">
            <w:pPr>
              <w:pStyle w:val="Table-Text-Centered"/>
              <w:rPr>
                <w:ins w:id="3834" w:author="Marmol, Dominika Klaudia" w:date="2026-06-08T11:41:00Z"/>
              </w:rPr>
            </w:pPr>
          </w:p>
        </w:tc>
      </w:tr>
      <w:tr w:rsidR="008F5115" w14:paraId="0D66DC1D" w14:textId="77777777" w:rsidTr="00F147E0">
        <w:trPr>
          <w:trHeight w:val="284"/>
          <w:jc w:val="center"/>
          <w:ins w:id="3835" w:author="Marmol, Dominika Klaudia" w:date="2026-06-08T11:41:00Z"/>
        </w:trPr>
        <w:tc>
          <w:tcPr>
            <w:tcW w:w="1210" w:type="pct"/>
            <w:vMerge w:val="restart"/>
            <w:vAlign w:val="center"/>
          </w:tcPr>
          <w:p w14:paraId="6DC3ECA5" w14:textId="77777777" w:rsidR="00C56E47" w:rsidRPr="00421979" w:rsidRDefault="00E27C57" w:rsidP="00F147E0">
            <w:pPr>
              <w:pStyle w:val="Table-Text-Centered"/>
              <w:rPr>
                <w:ins w:id="3836" w:author="Marmol, Dominika Klaudia" w:date="2026-06-08T11:41:00Z"/>
              </w:rPr>
            </w:pPr>
            <w:ins w:id="3837" w:author="Marmol, Dominika Klaudia" w:date="2026-06-08T11:41:00Z">
              <w:r w:rsidRPr="00421979">
                <w:t>Cycle 2</w:t>
              </w:r>
            </w:ins>
          </w:p>
        </w:tc>
        <w:tc>
          <w:tcPr>
            <w:tcW w:w="567" w:type="pct"/>
            <w:vAlign w:val="center"/>
          </w:tcPr>
          <w:p w14:paraId="105A59AD" w14:textId="77777777" w:rsidR="00C56E47" w:rsidRPr="00421979" w:rsidRDefault="00E27C57" w:rsidP="00F147E0">
            <w:pPr>
              <w:pStyle w:val="Table-Text-Centered"/>
              <w:rPr>
                <w:ins w:id="3838" w:author="Marmol, Dominika Klaudia" w:date="2026-06-08T11:41:00Z"/>
              </w:rPr>
            </w:pPr>
            <w:ins w:id="3839" w:author="Marmol, Dominika Klaudia" w:date="2026-06-08T11:41:00Z">
              <w:r w:rsidRPr="00421979">
                <w:t>C2D1</w:t>
              </w:r>
            </w:ins>
          </w:p>
        </w:tc>
        <w:tc>
          <w:tcPr>
            <w:tcW w:w="1067" w:type="pct"/>
            <w:vAlign w:val="center"/>
          </w:tcPr>
          <w:p w14:paraId="752EEC54" w14:textId="77777777" w:rsidR="00C56E47" w:rsidRPr="00421979" w:rsidRDefault="00E27C57" w:rsidP="00F147E0">
            <w:pPr>
              <w:pStyle w:val="Table-Text-Centered"/>
              <w:rPr>
                <w:ins w:id="3840" w:author="Marmol, Dominika Klaudia" w:date="2026-06-08T11:41:00Z"/>
              </w:rPr>
            </w:pPr>
            <w:ins w:id="3841" w:author="Marmol, Dominika Klaudia" w:date="2026-06-08T11:41:00Z">
              <w:r w:rsidRPr="00421979">
                <w:t>Pre-dose</w:t>
              </w:r>
            </w:ins>
          </w:p>
        </w:tc>
        <w:tc>
          <w:tcPr>
            <w:tcW w:w="1068" w:type="pct"/>
            <w:vAlign w:val="center"/>
          </w:tcPr>
          <w:p w14:paraId="242D5258" w14:textId="77777777" w:rsidR="00C56E47" w:rsidRPr="00421979" w:rsidRDefault="00E27C57" w:rsidP="00F147E0">
            <w:pPr>
              <w:pStyle w:val="Table-Text-Centered"/>
              <w:rPr>
                <w:ins w:id="3842" w:author="Marmol, Dominika Klaudia" w:date="2026-06-08T11:41:00Z"/>
              </w:rPr>
            </w:pPr>
            <w:ins w:id="3843" w:author="Marmol, Dominika Klaudia" w:date="2026-06-08T11:41:00Z">
              <w:r w:rsidRPr="00421979">
                <w:t>-120 min</w:t>
              </w:r>
            </w:ins>
          </w:p>
        </w:tc>
        <w:tc>
          <w:tcPr>
            <w:tcW w:w="607" w:type="pct"/>
            <w:vAlign w:val="center"/>
          </w:tcPr>
          <w:p w14:paraId="79BCCF4F" w14:textId="77777777" w:rsidR="00C56E47" w:rsidRPr="00421979" w:rsidRDefault="00E27C57" w:rsidP="00F147E0">
            <w:pPr>
              <w:pStyle w:val="Table-Text-Centered"/>
              <w:rPr>
                <w:ins w:id="3844" w:author="Marmol, Dominika Klaudia" w:date="2026-06-08T11:41:00Z"/>
              </w:rPr>
            </w:pPr>
            <w:ins w:id="3845" w:author="Marmol, Dominika Klaudia" w:date="2026-06-08T11:41:00Z">
              <w:r w:rsidRPr="00421979">
                <w:t>X*</w:t>
              </w:r>
            </w:ins>
          </w:p>
        </w:tc>
        <w:tc>
          <w:tcPr>
            <w:tcW w:w="481" w:type="pct"/>
            <w:vAlign w:val="center"/>
          </w:tcPr>
          <w:p w14:paraId="5B6A05A1" w14:textId="77777777" w:rsidR="00C56E47" w:rsidRPr="00421979" w:rsidRDefault="00E27C57" w:rsidP="00F147E0">
            <w:pPr>
              <w:pStyle w:val="Table-Text-Centered"/>
              <w:rPr>
                <w:ins w:id="3846" w:author="Marmol, Dominika Klaudia" w:date="2026-06-08T11:41:00Z"/>
              </w:rPr>
            </w:pPr>
            <w:ins w:id="3847" w:author="Marmol, Dominika Klaudia" w:date="2026-06-08T11:41:00Z">
              <w:r w:rsidRPr="00421979">
                <w:t>X*</w:t>
              </w:r>
            </w:ins>
          </w:p>
        </w:tc>
      </w:tr>
      <w:tr w:rsidR="008F5115" w14:paraId="77D51612" w14:textId="77777777" w:rsidTr="00F147E0">
        <w:trPr>
          <w:trHeight w:val="284"/>
          <w:jc w:val="center"/>
          <w:ins w:id="3848" w:author="Marmol, Dominika Klaudia" w:date="2026-06-08T11:41:00Z"/>
        </w:trPr>
        <w:tc>
          <w:tcPr>
            <w:tcW w:w="1210" w:type="pct"/>
            <w:vMerge/>
            <w:vAlign w:val="center"/>
          </w:tcPr>
          <w:p w14:paraId="3E170A38" w14:textId="77777777" w:rsidR="00C56E47" w:rsidRPr="00421979" w:rsidRDefault="00C56E47" w:rsidP="00F147E0">
            <w:pPr>
              <w:pStyle w:val="Table-Text-Centered"/>
              <w:rPr>
                <w:ins w:id="3849" w:author="Marmol, Dominika Klaudia" w:date="2026-06-08T11:41:00Z"/>
              </w:rPr>
            </w:pPr>
          </w:p>
        </w:tc>
        <w:tc>
          <w:tcPr>
            <w:tcW w:w="567" w:type="pct"/>
            <w:vAlign w:val="center"/>
          </w:tcPr>
          <w:p w14:paraId="14EFDD57" w14:textId="77777777" w:rsidR="00C56E47" w:rsidRPr="00421979" w:rsidRDefault="00E27C57" w:rsidP="00F147E0">
            <w:pPr>
              <w:pStyle w:val="Table-Text-Centered"/>
              <w:rPr>
                <w:ins w:id="3850" w:author="Marmol, Dominika Klaudia" w:date="2026-06-08T11:41:00Z"/>
              </w:rPr>
            </w:pPr>
            <w:ins w:id="3851" w:author="Marmol, Dominika Klaudia" w:date="2026-06-08T11:41:00Z">
              <w:r w:rsidRPr="00421979">
                <w:t>C</w:t>
              </w:r>
              <w:r w:rsidRPr="00421979">
                <w:rPr>
                  <w:rFonts w:eastAsia="SimSun"/>
                </w:rPr>
                <w:t>2</w:t>
              </w:r>
              <w:r w:rsidRPr="00421979">
                <w:t>D1</w:t>
              </w:r>
            </w:ins>
          </w:p>
        </w:tc>
        <w:tc>
          <w:tcPr>
            <w:tcW w:w="1067" w:type="pct"/>
            <w:vAlign w:val="center"/>
          </w:tcPr>
          <w:p w14:paraId="510B01A9" w14:textId="77777777" w:rsidR="00C56E47" w:rsidRPr="00421979" w:rsidRDefault="00E27C57" w:rsidP="00F147E0">
            <w:pPr>
              <w:pStyle w:val="Table-Text-Centered"/>
              <w:rPr>
                <w:ins w:id="3852" w:author="Marmol, Dominika Klaudia" w:date="2026-06-08T11:41:00Z"/>
              </w:rPr>
            </w:pPr>
            <w:ins w:id="3853" w:author="Marmol, Dominika Klaudia" w:date="2026-06-08T11:41:00Z">
              <w:r w:rsidRPr="00421979">
                <w:t>End of infusion</w:t>
              </w:r>
            </w:ins>
          </w:p>
        </w:tc>
        <w:tc>
          <w:tcPr>
            <w:tcW w:w="1068" w:type="pct"/>
            <w:vAlign w:val="center"/>
          </w:tcPr>
          <w:p w14:paraId="2E4B8CEF" w14:textId="77777777" w:rsidR="00C56E47" w:rsidRPr="00421979" w:rsidRDefault="00E27C57" w:rsidP="00F147E0">
            <w:pPr>
              <w:pStyle w:val="Table-Text-Centered"/>
              <w:rPr>
                <w:ins w:id="3854" w:author="Marmol, Dominika Klaudia" w:date="2026-06-08T11:41:00Z"/>
              </w:rPr>
            </w:pPr>
            <w:ins w:id="3855" w:author="Marmol, Dominika Klaudia" w:date="2026-06-08T11:41:00Z">
              <w:r w:rsidRPr="00421979">
                <w:t>+15 min</w:t>
              </w:r>
            </w:ins>
          </w:p>
        </w:tc>
        <w:tc>
          <w:tcPr>
            <w:tcW w:w="607" w:type="pct"/>
            <w:vAlign w:val="center"/>
          </w:tcPr>
          <w:p w14:paraId="236A6CD1" w14:textId="77777777" w:rsidR="00C56E47" w:rsidRPr="00421979" w:rsidRDefault="00E27C57" w:rsidP="00F147E0">
            <w:pPr>
              <w:pStyle w:val="Table-Text-Centered"/>
              <w:rPr>
                <w:ins w:id="3856" w:author="Marmol, Dominika Klaudia" w:date="2026-06-08T11:41:00Z"/>
              </w:rPr>
            </w:pPr>
            <w:ins w:id="3857" w:author="Marmol, Dominika Klaudia" w:date="2026-06-08T11:41:00Z">
              <w:r w:rsidRPr="00421979">
                <w:t>X*</w:t>
              </w:r>
            </w:ins>
          </w:p>
        </w:tc>
        <w:tc>
          <w:tcPr>
            <w:tcW w:w="481" w:type="pct"/>
            <w:vAlign w:val="center"/>
          </w:tcPr>
          <w:p w14:paraId="44DD460C" w14:textId="77777777" w:rsidR="00C56E47" w:rsidRPr="00421979" w:rsidRDefault="00C56E47" w:rsidP="00F147E0">
            <w:pPr>
              <w:pStyle w:val="Table-Text-Centered"/>
              <w:rPr>
                <w:ins w:id="3858" w:author="Marmol, Dominika Klaudia" w:date="2026-06-08T11:41:00Z"/>
              </w:rPr>
            </w:pPr>
          </w:p>
        </w:tc>
      </w:tr>
      <w:tr w:rsidR="008F5115" w14:paraId="52CDF4B9" w14:textId="77777777" w:rsidTr="00F147E0">
        <w:trPr>
          <w:trHeight w:val="284"/>
          <w:jc w:val="center"/>
          <w:ins w:id="3859" w:author="Marmol, Dominika Klaudia" w:date="2026-06-08T11:41:00Z"/>
        </w:trPr>
        <w:tc>
          <w:tcPr>
            <w:tcW w:w="1210" w:type="pct"/>
            <w:vMerge w:val="restart"/>
            <w:vAlign w:val="center"/>
          </w:tcPr>
          <w:p w14:paraId="44BC96F7" w14:textId="77777777" w:rsidR="00C56E47" w:rsidRPr="00421979" w:rsidRDefault="00E27C57" w:rsidP="00F147E0">
            <w:pPr>
              <w:pStyle w:val="Table-Text-Centered"/>
              <w:rPr>
                <w:ins w:id="3860" w:author="Marmol, Dominika Klaudia" w:date="2026-06-08T11:41:00Z"/>
              </w:rPr>
            </w:pPr>
            <w:ins w:id="3861" w:author="Marmol, Dominika Klaudia" w:date="2026-06-08T11:41:00Z">
              <w:r w:rsidRPr="00421979">
                <w:t>Cycle 3</w:t>
              </w:r>
            </w:ins>
          </w:p>
        </w:tc>
        <w:tc>
          <w:tcPr>
            <w:tcW w:w="567" w:type="pct"/>
            <w:vAlign w:val="center"/>
          </w:tcPr>
          <w:p w14:paraId="11F86743" w14:textId="77777777" w:rsidR="00C56E47" w:rsidRPr="00421979" w:rsidRDefault="00E27C57" w:rsidP="00F147E0">
            <w:pPr>
              <w:pStyle w:val="Table-Text-Centered"/>
              <w:rPr>
                <w:ins w:id="3862" w:author="Marmol, Dominika Klaudia" w:date="2026-06-08T11:41:00Z"/>
              </w:rPr>
            </w:pPr>
            <w:ins w:id="3863" w:author="Marmol, Dominika Klaudia" w:date="2026-06-08T11:41:00Z">
              <w:r w:rsidRPr="00421979">
                <w:t>C3D1</w:t>
              </w:r>
            </w:ins>
          </w:p>
        </w:tc>
        <w:tc>
          <w:tcPr>
            <w:tcW w:w="1067" w:type="pct"/>
            <w:vAlign w:val="center"/>
          </w:tcPr>
          <w:p w14:paraId="019E2D8A" w14:textId="77777777" w:rsidR="00C56E47" w:rsidRPr="00421979" w:rsidRDefault="00E27C57" w:rsidP="00F147E0">
            <w:pPr>
              <w:pStyle w:val="Table-Text-Centered"/>
              <w:rPr>
                <w:ins w:id="3864" w:author="Marmol, Dominika Klaudia" w:date="2026-06-08T11:41:00Z"/>
              </w:rPr>
            </w:pPr>
            <w:ins w:id="3865" w:author="Marmol, Dominika Klaudia" w:date="2026-06-08T11:41:00Z">
              <w:r w:rsidRPr="00421979">
                <w:t>Pre-dose</w:t>
              </w:r>
            </w:ins>
          </w:p>
        </w:tc>
        <w:tc>
          <w:tcPr>
            <w:tcW w:w="1068" w:type="pct"/>
            <w:vAlign w:val="center"/>
          </w:tcPr>
          <w:p w14:paraId="2C45C374" w14:textId="77777777" w:rsidR="00C56E47" w:rsidRPr="00421979" w:rsidRDefault="00E27C57" w:rsidP="00F147E0">
            <w:pPr>
              <w:pStyle w:val="Table-Text-Centered"/>
              <w:rPr>
                <w:ins w:id="3866" w:author="Marmol, Dominika Klaudia" w:date="2026-06-08T11:41:00Z"/>
                <w:rFonts w:eastAsia="SimSun"/>
              </w:rPr>
            </w:pPr>
            <w:ins w:id="3867" w:author="Marmol, Dominika Klaudia" w:date="2026-06-08T11:41:00Z">
              <w:r w:rsidRPr="00421979">
                <w:t>-120 min</w:t>
              </w:r>
            </w:ins>
          </w:p>
        </w:tc>
        <w:tc>
          <w:tcPr>
            <w:tcW w:w="607" w:type="pct"/>
            <w:vAlign w:val="center"/>
          </w:tcPr>
          <w:p w14:paraId="0B67F517" w14:textId="77777777" w:rsidR="00C56E47" w:rsidRPr="00421979" w:rsidRDefault="00E27C57" w:rsidP="00F147E0">
            <w:pPr>
              <w:pStyle w:val="Table-Text-Centered"/>
              <w:rPr>
                <w:ins w:id="3868" w:author="Marmol, Dominika Klaudia" w:date="2026-06-08T11:41:00Z"/>
              </w:rPr>
            </w:pPr>
            <w:ins w:id="3869" w:author="Marmol, Dominika Klaudia" w:date="2026-06-08T11:41:00Z">
              <w:r w:rsidRPr="00421979">
                <w:t>X*</w:t>
              </w:r>
            </w:ins>
          </w:p>
        </w:tc>
        <w:tc>
          <w:tcPr>
            <w:tcW w:w="481" w:type="pct"/>
            <w:vAlign w:val="center"/>
          </w:tcPr>
          <w:p w14:paraId="2E3217F6" w14:textId="77777777" w:rsidR="00C56E47" w:rsidRPr="00421979" w:rsidRDefault="00E27C57" w:rsidP="00F147E0">
            <w:pPr>
              <w:pStyle w:val="Table-Text-Centered"/>
              <w:rPr>
                <w:ins w:id="3870" w:author="Marmol, Dominika Klaudia" w:date="2026-06-08T11:41:00Z"/>
              </w:rPr>
            </w:pPr>
            <w:ins w:id="3871" w:author="Marmol, Dominika Klaudia" w:date="2026-06-08T11:41:00Z">
              <w:r w:rsidRPr="00421979">
                <w:t>X*</w:t>
              </w:r>
            </w:ins>
          </w:p>
        </w:tc>
      </w:tr>
      <w:tr w:rsidR="008F5115" w14:paraId="5790DAF7" w14:textId="77777777" w:rsidTr="00F147E0">
        <w:trPr>
          <w:trHeight w:val="284"/>
          <w:jc w:val="center"/>
          <w:ins w:id="3872" w:author="Marmol, Dominika Klaudia" w:date="2026-06-08T11:41:00Z"/>
        </w:trPr>
        <w:tc>
          <w:tcPr>
            <w:tcW w:w="1210" w:type="pct"/>
            <w:vMerge/>
            <w:vAlign w:val="center"/>
          </w:tcPr>
          <w:p w14:paraId="42322FD1" w14:textId="77777777" w:rsidR="00C56E47" w:rsidRPr="00421979" w:rsidRDefault="00C56E47" w:rsidP="00F147E0">
            <w:pPr>
              <w:pStyle w:val="Table-Text-Centered"/>
              <w:rPr>
                <w:ins w:id="3873" w:author="Marmol, Dominika Klaudia" w:date="2026-06-08T11:41:00Z"/>
              </w:rPr>
            </w:pPr>
          </w:p>
        </w:tc>
        <w:tc>
          <w:tcPr>
            <w:tcW w:w="567" w:type="pct"/>
            <w:vAlign w:val="center"/>
          </w:tcPr>
          <w:p w14:paraId="1A61358D" w14:textId="77777777" w:rsidR="00C56E47" w:rsidRPr="00421979" w:rsidRDefault="00E27C57" w:rsidP="00F147E0">
            <w:pPr>
              <w:pStyle w:val="Table-Text-Centered"/>
              <w:rPr>
                <w:ins w:id="3874" w:author="Marmol, Dominika Klaudia" w:date="2026-06-08T11:41:00Z"/>
              </w:rPr>
            </w:pPr>
            <w:ins w:id="3875" w:author="Marmol, Dominika Klaudia" w:date="2026-06-08T11:41:00Z">
              <w:r w:rsidRPr="00421979">
                <w:t>C3D1</w:t>
              </w:r>
            </w:ins>
          </w:p>
        </w:tc>
        <w:tc>
          <w:tcPr>
            <w:tcW w:w="1067" w:type="pct"/>
            <w:vAlign w:val="center"/>
          </w:tcPr>
          <w:p w14:paraId="1E5026C9" w14:textId="77777777" w:rsidR="00C56E47" w:rsidRPr="00421979" w:rsidRDefault="00E27C57" w:rsidP="00F147E0">
            <w:pPr>
              <w:pStyle w:val="Table-Text-Centered"/>
              <w:rPr>
                <w:ins w:id="3876" w:author="Marmol, Dominika Klaudia" w:date="2026-06-08T11:41:00Z"/>
              </w:rPr>
            </w:pPr>
            <w:ins w:id="3877" w:author="Marmol, Dominika Klaudia" w:date="2026-06-08T11:41:00Z">
              <w:r w:rsidRPr="00421979">
                <w:t>End of infusion</w:t>
              </w:r>
            </w:ins>
          </w:p>
        </w:tc>
        <w:tc>
          <w:tcPr>
            <w:tcW w:w="1068" w:type="pct"/>
            <w:vAlign w:val="center"/>
          </w:tcPr>
          <w:p w14:paraId="03ECA838" w14:textId="77777777" w:rsidR="00C56E47" w:rsidRPr="00421979" w:rsidRDefault="00E27C57" w:rsidP="00F147E0">
            <w:pPr>
              <w:pStyle w:val="Table-Text-Centered"/>
              <w:rPr>
                <w:ins w:id="3878" w:author="Marmol, Dominika Klaudia" w:date="2026-06-08T11:41:00Z"/>
              </w:rPr>
            </w:pPr>
            <w:ins w:id="3879" w:author="Marmol, Dominika Klaudia" w:date="2026-06-08T11:41:00Z">
              <w:r w:rsidRPr="00421979">
                <w:t>+15 min</w:t>
              </w:r>
            </w:ins>
          </w:p>
        </w:tc>
        <w:tc>
          <w:tcPr>
            <w:tcW w:w="607" w:type="pct"/>
            <w:vAlign w:val="center"/>
          </w:tcPr>
          <w:p w14:paraId="28FE0C7D" w14:textId="77777777" w:rsidR="00C56E47" w:rsidRPr="00421979" w:rsidRDefault="00E27C57" w:rsidP="00F147E0">
            <w:pPr>
              <w:pStyle w:val="Table-Text-Centered"/>
              <w:rPr>
                <w:ins w:id="3880" w:author="Marmol, Dominika Klaudia" w:date="2026-06-08T11:41:00Z"/>
              </w:rPr>
            </w:pPr>
            <w:ins w:id="3881" w:author="Marmol, Dominika Klaudia" w:date="2026-06-08T11:41:00Z">
              <w:r w:rsidRPr="00421979">
                <w:t>X*</w:t>
              </w:r>
            </w:ins>
          </w:p>
        </w:tc>
        <w:tc>
          <w:tcPr>
            <w:tcW w:w="481" w:type="pct"/>
            <w:vAlign w:val="center"/>
          </w:tcPr>
          <w:p w14:paraId="3531EE54" w14:textId="77777777" w:rsidR="00C56E47" w:rsidRPr="00421979" w:rsidRDefault="00C56E47" w:rsidP="00F147E0">
            <w:pPr>
              <w:pStyle w:val="Table-Text-Centered"/>
              <w:rPr>
                <w:ins w:id="3882" w:author="Marmol, Dominika Klaudia" w:date="2026-06-08T11:41:00Z"/>
              </w:rPr>
            </w:pPr>
          </w:p>
        </w:tc>
      </w:tr>
      <w:tr w:rsidR="008F5115" w14:paraId="75BE32DF" w14:textId="77777777" w:rsidTr="00F147E0">
        <w:trPr>
          <w:trHeight w:val="284"/>
          <w:jc w:val="center"/>
          <w:ins w:id="3883" w:author="Marmol, Dominika Klaudia" w:date="2026-06-08T11:41:00Z"/>
        </w:trPr>
        <w:tc>
          <w:tcPr>
            <w:tcW w:w="1210" w:type="pct"/>
            <w:vMerge/>
            <w:vAlign w:val="center"/>
          </w:tcPr>
          <w:p w14:paraId="6B2D1663" w14:textId="77777777" w:rsidR="00C56E47" w:rsidRPr="00421979" w:rsidRDefault="00C56E47" w:rsidP="00F147E0">
            <w:pPr>
              <w:pStyle w:val="Table-Text-Centered"/>
              <w:rPr>
                <w:ins w:id="3884" w:author="Marmol, Dominika Klaudia" w:date="2026-06-08T11:41:00Z"/>
              </w:rPr>
            </w:pPr>
          </w:p>
        </w:tc>
        <w:tc>
          <w:tcPr>
            <w:tcW w:w="567" w:type="pct"/>
            <w:vAlign w:val="center"/>
          </w:tcPr>
          <w:p w14:paraId="3BC0B9F1" w14:textId="77777777" w:rsidR="00C56E47" w:rsidRPr="00421979" w:rsidRDefault="00E27C57" w:rsidP="00F147E0">
            <w:pPr>
              <w:pStyle w:val="Table-Text-Centered"/>
              <w:rPr>
                <w:ins w:id="3885" w:author="Marmol, Dominika Klaudia" w:date="2026-06-08T11:41:00Z"/>
              </w:rPr>
            </w:pPr>
            <w:ins w:id="3886" w:author="Marmol, Dominika Klaudia" w:date="2026-06-08T11:41:00Z">
              <w:r w:rsidRPr="00421979">
                <w:t>C3D1</w:t>
              </w:r>
            </w:ins>
          </w:p>
        </w:tc>
        <w:tc>
          <w:tcPr>
            <w:tcW w:w="1067" w:type="pct"/>
            <w:vAlign w:val="center"/>
          </w:tcPr>
          <w:p w14:paraId="6BAA34A1" w14:textId="77777777" w:rsidR="00C56E47" w:rsidRPr="00421979" w:rsidRDefault="00E27C57" w:rsidP="00F147E0">
            <w:pPr>
              <w:pStyle w:val="Table-Text-Centered"/>
              <w:rPr>
                <w:ins w:id="3887" w:author="Marmol, Dominika Klaudia" w:date="2026-06-08T11:41:00Z"/>
              </w:rPr>
            </w:pPr>
            <w:ins w:id="3888" w:author="Marmol, Dominika Klaudia" w:date="2026-06-08T11:41:00Z">
              <w:r w:rsidRPr="00421979">
                <w:t>2 h post-dose</w:t>
              </w:r>
            </w:ins>
          </w:p>
        </w:tc>
        <w:tc>
          <w:tcPr>
            <w:tcW w:w="1068" w:type="pct"/>
            <w:vAlign w:val="center"/>
          </w:tcPr>
          <w:p w14:paraId="7BB1FBC5" w14:textId="77777777" w:rsidR="00C56E47" w:rsidRPr="00421979" w:rsidRDefault="00E27C57" w:rsidP="00F147E0">
            <w:pPr>
              <w:pStyle w:val="Table-Text-Centered"/>
              <w:rPr>
                <w:ins w:id="3889" w:author="Marmol, Dominika Klaudia" w:date="2026-06-08T11:41:00Z"/>
              </w:rPr>
            </w:pPr>
            <w:ins w:id="3890" w:author="Marmol, Dominika Klaudia" w:date="2026-06-08T11:41:00Z">
              <w:r w:rsidRPr="00421979">
                <w:t>±15 min</w:t>
              </w:r>
            </w:ins>
          </w:p>
        </w:tc>
        <w:tc>
          <w:tcPr>
            <w:tcW w:w="607" w:type="pct"/>
            <w:vAlign w:val="center"/>
          </w:tcPr>
          <w:p w14:paraId="7614BB5C" w14:textId="77777777" w:rsidR="00C56E47" w:rsidRPr="00421979" w:rsidRDefault="00E27C57" w:rsidP="00F147E0">
            <w:pPr>
              <w:pStyle w:val="Table-Text-Centered"/>
              <w:rPr>
                <w:ins w:id="3891" w:author="Marmol, Dominika Klaudia" w:date="2026-06-08T11:41:00Z"/>
              </w:rPr>
            </w:pPr>
            <w:ins w:id="3892" w:author="Marmol, Dominika Klaudia" w:date="2026-06-08T11:41:00Z">
              <w:r w:rsidRPr="00421979">
                <w:t>X</w:t>
              </w:r>
            </w:ins>
          </w:p>
        </w:tc>
        <w:tc>
          <w:tcPr>
            <w:tcW w:w="481" w:type="pct"/>
            <w:vAlign w:val="center"/>
          </w:tcPr>
          <w:p w14:paraId="1464AFEF" w14:textId="77777777" w:rsidR="00C56E47" w:rsidRPr="00421979" w:rsidRDefault="00C56E47" w:rsidP="00F147E0">
            <w:pPr>
              <w:pStyle w:val="Table-Text-Centered"/>
              <w:rPr>
                <w:ins w:id="3893" w:author="Marmol, Dominika Klaudia" w:date="2026-06-08T11:41:00Z"/>
              </w:rPr>
            </w:pPr>
          </w:p>
        </w:tc>
      </w:tr>
      <w:tr w:rsidR="008F5115" w14:paraId="1E8DF350" w14:textId="77777777" w:rsidTr="00F147E0">
        <w:trPr>
          <w:trHeight w:val="284"/>
          <w:jc w:val="center"/>
          <w:ins w:id="3894" w:author="Marmol, Dominika Klaudia" w:date="2026-06-08T11:41:00Z"/>
        </w:trPr>
        <w:tc>
          <w:tcPr>
            <w:tcW w:w="1210" w:type="pct"/>
            <w:vMerge/>
            <w:vAlign w:val="center"/>
          </w:tcPr>
          <w:p w14:paraId="1CB2870E" w14:textId="77777777" w:rsidR="00C56E47" w:rsidRPr="00421979" w:rsidRDefault="00C56E47" w:rsidP="00F147E0">
            <w:pPr>
              <w:pStyle w:val="Table-Text-Centered"/>
              <w:rPr>
                <w:ins w:id="3895" w:author="Marmol, Dominika Klaudia" w:date="2026-06-08T11:41:00Z"/>
              </w:rPr>
            </w:pPr>
          </w:p>
        </w:tc>
        <w:tc>
          <w:tcPr>
            <w:tcW w:w="567" w:type="pct"/>
            <w:vAlign w:val="center"/>
          </w:tcPr>
          <w:p w14:paraId="07F3E940" w14:textId="77777777" w:rsidR="00C56E47" w:rsidRPr="00421979" w:rsidRDefault="00E27C57" w:rsidP="00F147E0">
            <w:pPr>
              <w:pStyle w:val="Table-Text-Centered"/>
              <w:rPr>
                <w:ins w:id="3896" w:author="Marmol, Dominika Klaudia" w:date="2026-06-08T11:41:00Z"/>
              </w:rPr>
            </w:pPr>
            <w:ins w:id="3897" w:author="Marmol, Dominika Klaudia" w:date="2026-06-08T11:41:00Z">
              <w:r w:rsidRPr="00421979">
                <w:t>C3D1</w:t>
              </w:r>
            </w:ins>
          </w:p>
        </w:tc>
        <w:tc>
          <w:tcPr>
            <w:tcW w:w="1067" w:type="pct"/>
            <w:vAlign w:val="center"/>
          </w:tcPr>
          <w:p w14:paraId="3347E277" w14:textId="77777777" w:rsidR="00C56E47" w:rsidRPr="00421979" w:rsidRDefault="00E27C57" w:rsidP="00F147E0">
            <w:pPr>
              <w:pStyle w:val="Table-Text-Centered"/>
              <w:rPr>
                <w:ins w:id="3898" w:author="Marmol, Dominika Klaudia" w:date="2026-06-08T11:41:00Z"/>
              </w:rPr>
            </w:pPr>
            <w:ins w:id="3899" w:author="Marmol, Dominika Klaudia" w:date="2026-06-08T11:41:00Z">
              <w:r w:rsidRPr="00421979">
                <w:t>4 h post-dose</w:t>
              </w:r>
            </w:ins>
          </w:p>
        </w:tc>
        <w:tc>
          <w:tcPr>
            <w:tcW w:w="1068" w:type="pct"/>
            <w:vAlign w:val="center"/>
          </w:tcPr>
          <w:p w14:paraId="67C7BB21" w14:textId="77777777" w:rsidR="00C56E47" w:rsidRPr="00421979" w:rsidRDefault="00E27C57" w:rsidP="00F147E0">
            <w:pPr>
              <w:pStyle w:val="Table-Text-Centered"/>
              <w:rPr>
                <w:ins w:id="3900" w:author="Marmol, Dominika Klaudia" w:date="2026-06-08T11:41:00Z"/>
              </w:rPr>
            </w:pPr>
            <w:ins w:id="3901" w:author="Marmol, Dominika Klaudia" w:date="2026-06-08T11:41:00Z">
              <w:r w:rsidRPr="00421979">
                <w:t>±30 min</w:t>
              </w:r>
            </w:ins>
          </w:p>
        </w:tc>
        <w:tc>
          <w:tcPr>
            <w:tcW w:w="607" w:type="pct"/>
            <w:vAlign w:val="center"/>
          </w:tcPr>
          <w:p w14:paraId="7462E143" w14:textId="77777777" w:rsidR="00C56E47" w:rsidRPr="00421979" w:rsidRDefault="00E27C57" w:rsidP="00F147E0">
            <w:pPr>
              <w:pStyle w:val="Table-Text-Centered"/>
              <w:rPr>
                <w:ins w:id="3902" w:author="Marmol, Dominika Klaudia" w:date="2026-06-08T11:41:00Z"/>
              </w:rPr>
            </w:pPr>
            <w:ins w:id="3903" w:author="Marmol, Dominika Klaudia" w:date="2026-06-08T11:41:00Z">
              <w:r w:rsidRPr="00421979">
                <w:t>X</w:t>
              </w:r>
            </w:ins>
          </w:p>
        </w:tc>
        <w:tc>
          <w:tcPr>
            <w:tcW w:w="481" w:type="pct"/>
            <w:vAlign w:val="center"/>
          </w:tcPr>
          <w:p w14:paraId="1068C659" w14:textId="77777777" w:rsidR="00C56E47" w:rsidRPr="00421979" w:rsidRDefault="00C56E47" w:rsidP="00F147E0">
            <w:pPr>
              <w:pStyle w:val="Table-Text-Centered"/>
              <w:rPr>
                <w:ins w:id="3904" w:author="Marmol, Dominika Klaudia" w:date="2026-06-08T11:41:00Z"/>
              </w:rPr>
            </w:pPr>
          </w:p>
        </w:tc>
      </w:tr>
      <w:tr w:rsidR="008F5115" w14:paraId="21E79AD2" w14:textId="77777777" w:rsidTr="00F147E0">
        <w:trPr>
          <w:trHeight w:val="284"/>
          <w:jc w:val="center"/>
          <w:ins w:id="3905" w:author="Marmol, Dominika Klaudia" w:date="2026-06-08T11:41:00Z"/>
        </w:trPr>
        <w:tc>
          <w:tcPr>
            <w:tcW w:w="1210" w:type="pct"/>
            <w:vMerge/>
            <w:vAlign w:val="center"/>
          </w:tcPr>
          <w:p w14:paraId="46BC19A1" w14:textId="77777777" w:rsidR="00C56E47" w:rsidRPr="00421979" w:rsidRDefault="00C56E47" w:rsidP="00F147E0">
            <w:pPr>
              <w:pStyle w:val="Table-Text-Centered"/>
              <w:rPr>
                <w:ins w:id="3906" w:author="Marmol, Dominika Klaudia" w:date="2026-06-08T11:41:00Z"/>
              </w:rPr>
            </w:pPr>
          </w:p>
        </w:tc>
        <w:tc>
          <w:tcPr>
            <w:tcW w:w="567" w:type="pct"/>
            <w:vAlign w:val="center"/>
          </w:tcPr>
          <w:p w14:paraId="39301FF6" w14:textId="77777777" w:rsidR="00C56E47" w:rsidRPr="00421979" w:rsidRDefault="00E27C57" w:rsidP="00F147E0">
            <w:pPr>
              <w:pStyle w:val="Table-Text-Centered"/>
              <w:rPr>
                <w:ins w:id="3907" w:author="Marmol, Dominika Klaudia" w:date="2026-06-08T11:41:00Z"/>
              </w:rPr>
            </w:pPr>
            <w:ins w:id="3908" w:author="Marmol, Dominika Klaudia" w:date="2026-06-08T11:41:00Z">
              <w:r w:rsidRPr="00421979">
                <w:t>C3D4</w:t>
              </w:r>
            </w:ins>
          </w:p>
        </w:tc>
        <w:tc>
          <w:tcPr>
            <w:tcW w:w="1067" w:type="pct"/>
            <w:vAlign w:val="center"/>
          </w:tcPr>
          <w:p w14:paraId="0646FE7B" w14:textId="77777777" w:rsidR="00C56E47" w:rsidRPr="00421979" w:rsidRDefault="00E27C57" w:rsidP="00F147E0">
            <w:pPr>
              <w:pStyle w:val="Table-Text-Centered"/>
              <w:rPr>
                <w:ins w:id="3909" w:author="Marmol, Dominika Klaudia" w:date="2026-06-08T11:41:00Z"/>
              </w:rPr>
            </w:pPr>
            <w:ins w:id="3910" w:author="Marmol, Dominika Klaudia" w:date="2026-06-08T11:41:00Z">
              <w:r w:rsidRPr="00421979">
                <w:t>72 h post-dose</w:t>
              </w:r>
            </w:ins>
          </w:p>
        </w:tc>
        <w:tc>
          <w:tcPr>
            <w:tcW w:w="1068" w:type="pct"/>
            <w:vAlign w:val="center"/>
          </w:tcPr>
          <w:p w14:paraId="6C9D6D8D" w14:textId="77777777" w:rsidR="00C56E47" w:rsidRPr="00421979" w:rsidRDefault="00E27C57" w:rsidP="00F147E0">
            <w:pPr>
              <w:pStyle w:val="Table-Text-Centered"/>
              <w:rPr>
                <w:ins w:id="3911" w:author="Marmol, Dominika Klaudia" w:date="2026-06-08T11:41:00Z"/>
              </w:rPr>
            </w:pPr>
            <w:ins w:id="3912" w:author="Marmol, Dominika Klaudia" w:date="2026-06-08T11:41:00Z">
              <w:r w:rsidRPr="00421979">
                <w:t>±1 day</w:t>
              </w:r>
            </w:ins>
          </w:p>
        </w:tc>
        <w:tc>
          <w:tcPr>
            <w:tcW w:w="607" w:type="pct"/>
            <w:vAlign w:val="center"/>
          </w:tcPr>
          <w:p w14:paraId="6E80B541" w14:textId="77777777" w:rsidR="00C56E47" w:rsidRPr="00421979" w:rsidRDefault="00E27C57" w:rsidP="00F147E0">
            <w:pPr>
              <w:pStyle w:val="Table-Text-Centered"/>
              <w:rPr>
                <w:ins w:id="3913" w:author="Marmol, Dominika Klaudia" w:date="2026-06-08T11:41:00Z"/>
              </w:rPr>
            </w:pPr>
            <w:ins w:id="3914" w:author="Marmol, Dominika Klaudia" w:date="2026-06-08T11:41:00Z">
              <w:r w:rsidRPr="00421979">
                <w:rPr>
                  <w:rFonts w:eastAsia="SimSun"/>
                </w:rPr>
                <w:t>X</w:t>
              </w:r>
            </w:ins>
          </w:p>
        </w:tc>
        <w:tc>
          <w:tcPr>
            <w:tcW w:w="481" w:type="pct"/>
            <w:vAlign w:val="center"/>
          </w:tcPr>
          <w:p w14:paraId="5AB66257" w14:textId="77777777" w:rsidR="00C56E47" w:rsidRPr="00421979" w:rsidRDefault="00C56E47" w:rsidP="00F147E0">
            <w:pPr>
              <w:pStyle w:val="Table-Text-Centered"/>
              <w:rPr>
                <w:ins w:id="3915" w:author="Marmol, Dominika Klaudia" w:date="2026-06-08T11:41:00Z"/>
              </w:rPr>
            </w:pPr>
          </w:p>
        </w:tc>
      </w:tr>
      <w:tr w:rsidR="008F5115" w14:paraId="7CA46F9C" w14:textId="77777777" w:rsidTr="00F147E0">
        <w:trPr>
          <w:trHeight w:val="284"/>
          <w:jc w:val="center"/>
          <w:ins w:id="3916" w:author="Marmol, Dominika Klaudia" w:date="2026-06-08T11:41:00Z"/>
        </w:trPr>
        <w:tc>
          <w:tcPr>
            <w:tcW w:w="1210" w:type="pct"/>
            <w:vMerge/>
            <w:vAlign w:val="center"/>
          </w:tcPr>
          <w:p w14:paraId="4D2B1D64" w14:textId="77777777" w:rsidR="00C56E47" w:rsidRPr="00421979" w:rsidRDefault="00C56E47" w:rsidP="00F147E0">
            <w:pPr>
              <w:pStyle w:val="Table-Text-Centered"/>
              <w:rPr>
                <w:ins w:id="3917" w:author="Marmol, Dominika Klaudia" w:date="2026-06-08T11:41:00Z"/>
              </w:rPr>
            </w:pPr>
          </w:p>
        </w:tc>
        <w:tc>
          <w:tcPr>
            <w:tcW w:w="567" w:type="pct"/>
            <w:vAlign w:val="center"/>
          </w:tcPr>
          <w:p w14:paraId="0A135A86" w14:textId="77777777" w:rsidR="00C56E47" w:rsidRPr="00421979" w:rsidRDefault="00E27C57" w:rsidP="00F147E0">
            <w:pPr>
              <w:pStyle w:val="Table-Text-Centered"/>
              <w:rPr>
                <w:ins w:id="3918" w:author="Marmol, Dominika Klaudia" w:date="2026-06-08T11:41:00Z"/>
              </w:rPr>
            </w:pPr>
            <w:ins w:id="3919" w:author="Marmol, Dominika Klaudia" w:date="2026-06-08T11:41:00Z">
              <w:r w:rsidRPr="00421979">
                <w:t>C3D8</w:t>
              </w:r>
            </w:ins>
          </w:p>
        </w:tc>
        <w:tc>
          <w:tcPr>
            <w:tcW w:w="1067" w:type="pct"/>
            <w:vAlign w:val="center"/>
          </w:tcPr>
          <w:p w14:paraId="23848E50" w14:textId="77777777" w:rsidR="00C56E47" w:rsidRPr="00421979" w:rsidRDefault="00E27C57" w:rsidP="00F147E0">
            <w:pPr>
              <w:pStyle w:val="Table-Text-Centered"/>
              <w:rPr>
                <w:ins w:id="3920" w:author="Marmol, Dominika Klaudia" w:date="2026-06-08T11:41:00Z"/>
              </w:rPr>
            </w:pPr>
            <w:ins w:id="3921" w:author="Marmol, Dominika Klaudia" w:date="2026-06-08T11:41:00Z">
              <w:r w:rsidRPr="00421979">
                <w:t>168 h post-dose</w:t>
              </w:r>
            </w:ins>
          </w:p>
        </w:tc>
        <w:tc>
          <w:tcPr>
            <w:tcW w:w="1068" w:type="pct"/>
            <w:vAlign w:val="center"/>
          </w:tcPr>
          <w:p w14:paraId="2F545F6A" w14:textId="77777777" w:rsidR="00C56E47" w:rsidRPr="00421979" w:rsidRDefault="00E27C57" w:rsidP="00F147E0">
            <w:pPr>
              <w:pStyle w:val="Table-Text-Centered"/>
              <w:rPr>
                <w:ins w:id="3922" w:author="Marmol, Dominika Klaudia" w:date="2026-06-08T11:41:00Z"/>
              </w:rPr>
            </w:pPr>
            <w:ins w:id="3923" w:author="Marmol, Dominika Klaudia" w:date="2026-06-08T11:41:00Z">
              <w:r w:rsidRPr="00421979">
                <w:t>±1 day</w:t>
              </w:r>
            </w:ins>
          </w:p>
        </w:tc>
        <w:tc>
          <w:tcPr>
            <w:tcW w:w="607" w:type="pct"/>
            <w:vAlign w:val="center"/>
          </w:tcPr>
          <w:p w14:paraId="52DD42DE" w14:textId="77777777" w:rsidR="00C56E47" w:rsidRPr="00421979" w:rsidRDefault="00E27C57" w:rsidP="00F147E0">
            <w:pPr>
              <w:pStyle w:val="Table-Text-Centered"/>
              <w:rPr>
                <w:ins w:id="3924" w:author="Marmol, Dominika Klaudia" w:date="2026-06-08T11:41:00Z"/>
              </w:rPr>
            </w:pPr>
            <w:ins w:id="3925" w:author="Marmol, Dominika Klaudia" w:date="2026-06-08T11:41:00Z">
              <w:r w:rsidRPr="00421979">
                <w:rPr>
                  <w:rFonts w:eastAsia="SimSun"/>
                </w:rPr>
                <w:t>X</w:t>
              </w:r>
            </w:ins>
          </w:p>
        </w:tc>
        <w:tc>
          <w:tcPr>
            <w:tcW w:w="481" w:type="pct"/>
            <w:vAlign w:val="center"/>
          </w:tcPr>
          <w:p w14:paraId="0D5B24EE" w14:textId="77777777" w:rsidR="00C56E47" w:rsidRPr="00421979" w:rsidRDefault="00C56E47" w:rsidP="00F147E0">
            <w:pPr>
              <w:pStyle w:val="Table-Text-Centered"/>
              <w:rPr>
                <w:ins w:id="3926" w:author="Marmol, Dominika Klaudia" w:date="2026-06-08T11:41:00Z"/>
              </w:rPr>
            </w:pPr>
          </w:p>
        </w:tc>
      </w:tr>
      <w:tr w:rsidR="008F5115" w14:paraId="3B34D0CB" w14:textId="77777777" w:rsidTr="00F147E0">
        <w:trPr>
          <w:trHeight w:val="284"/>
          <w:jc w:val="center"/>
          <w:ins w:id="3927" w:author="Marmol, Dominika Klaudia" w:date="2026-06-08T11:41:00Z"/>
        </w:trPr>
        <w:tc>
          <w:tcPr>
            <w:tcW w:w="1210" w:type="pct"/>
            <w:vMerge w:val="restart"/>
            <w:vAlign w:val="center"/>
          </w:tcPr>
          <w:p w14:paraId="4B5AB9DE" w14:textId="77777777" w:rsidR="00C56E47" w:rsidRPr="00421979" w:rsidRDefault="00E27C57" w:rsidP="00F147E0">
            <w:pPr>
              <w:pStyle w:val="Table-Text-Centered"/>
              <w:rPr>
                <w:ins w:id="3928" w:author="Marmol, Dominika Klaudia" w:date="2026-06-08T11:41:00Z"/>
              </w:rPr>
            </w:pPr>
            <w:ins w:id="3929" w:author="Marmol, Dominika Klaudia" w:date="2026-06-08T11:41:00Z">
              <w:r w:rsidRPr="00421979">
                <w:lastRenderedPageBreak/>
                <w:t>Cycle 4-8</w:t>
              </w:r>
            </w:ins>
          </w:p>
          <w:p w14:paraId="72995FC6" w14:textId="77777777" w:rsidR="00C56E47" w:rsidRPr="00421979" w:rsidRDefault="00E27C57" w:rsidP="00F147E0">
            <w:pPr>
              <w:pStyle w:val="Table-Text-Centered"/>
              <w:rPr>
                <w:ins w:id="3930" w:author="Marmol, Dominika Klaudia" w:date="2026-06-08T11:41:00Z"/>
              </w:rPr>
            </w:pPr>
            <w:ins w:id="3931" w:author="Marmol, Dominika Klaudia" w:date="2026-06-08T11:41:00Z">
              <w:r w:rsidRPr="00421979">
                <w:t>(Every cycle)</w:t>
              </w:r>
            </w:ins>
          </w:p>
        </w:tc>
        <w:tc>
          <w:tcPr>
            <w:tcW w:w="567" w:type="pct"/>
            <w:vAlign w:val="center"/>
          </w:tcPr>
          <w:p w14:paraId="00FC1EE0" w14:textId="77777777" w:rsidR="00C56E47" w:rsidRPr="00421979" w:rsidRDefault="00E27C57" w:rsidP="00F147E0">
            <w:pPr>
              <w:pStyle w:val="Table-Text-Centered"/>
              <w:rPr>
                <w:ins w:id="3932" w:author="Marmol, Dominika Klaudia" w:date="2026-06-08T11:41:00Z"/>
              </w:rPr>
            </w:pPr>
            <w:ins w:id="3933" w:author="Marmol, Dominika Klaudia" w:date="2026-06-08T11:41:00Z">
              <w:r w:rsidRPr="00421979">
                <w:t>CxD1</w:t>
              </w:r>
            </w:ins>
          </w:p>
        </w:tc>
        <w:tc>
          <w:tcPr>
            <w:tcW w:w="1067" w:type="pct"/>
            <w:vAlign w:val="center"/>
          </w:tcPr>
          <w:p w14:paraId="6339393C" w14:textId="77777777" w:rsidR="00C56E47" w:rsidRPr="00421979" w:rsidRDefault="00E27C57" w:rsidP="00F147E0">
            <w:pPr>
              <w:pStyle w:val="Table-Text-Centered"/>
              <w:rPr>
                <w:ins w:id="3934" w:author="Marmol, Dominika Klaudia" w:date="2026-06-08T11:41:00Z"/>
              </w:rPr>
            </w:pPr>
            <w:ins w:id="3935" w:author="Marmol, Dominika Klaudia" w:date="2026-06-08T11:41:00Z">
              <w:r w:rsidRPr="00421979">
                <w:t>Pre-dose</w:t>
              </w:r>
            </w:ins>
          </w:p>
        </w:tc>
        <w:tc>
          <w:tcPr>
            <w:tcW w:w="1068" w:type="pct"/>
            <w:vAlign w:val="center"/>
          </w:tcPr>
          <w:p w14:paraId="2555A60A" w14:textId="77777777" w:rsidR="00C56E47" w:rsidRPr="00421979" w:rsidRDefault="00E27C57" w:rsidP="00F147E0">
            <w:pPr>
              <w:pStyle w:val="Table-Text-Centered"/>
              <w:rPr>
                <w:ins w:id="3936" w:author="Marmol, Dominika Klaudia" w:date="2026-06-08T11:41:00Z"/>
              </w:rPr>
            </w:pPr>
            <w:ins w:id="3937" w:author="Marmol, Dominika Klaudia" w:date="2026-06-08T11:41:00Z">
              <w:r w:rsidRPr="00421979">
                <w:t>-120 min</w:t>
              </w:r>
            </w:ins>
          </w:p>
        </w:tc>
        <w:tc>
          <w:tcPr>
            <w:tcW w:w="607" w:type="pct"/>
            <w:vAlign w:val="center"/>
          </w:tcPr>
          <w:p w14:paraId="61CF9A82" w14:textId="77777777" w:rsidR="00C56E47" w:rsidRPr="00421979" w:rsidRDefault="00E27C57" w:rsidP="00F147E0">
            <w:pPr>
              <w:pStyle w:val="Table-Text-Centered"/>
              <w:rPr>
                <w:ins w:id="3938" w:author="Marmol, Dominika Klaudia" w:date="2026-06-08T11:41:00Z"/>
              </w:rPr>
            </w:pPr>
            <w:ins w:id="3939" w:author="Marmol, Dominika Klaudia" w:date="2026-06-08T11:41:00Z">
              <w:r w:rsidRPr="00421979">
                <w:t>X*</w:t>
              </w:r>
            </w:ins>
          </w:p>
        </w:tc>
        <w:tc>
          <w:tcPr>
            <w:tcW w:w="481" w:type="pct"/>
            <w:vAlign w:val="center"/>
          </w:tcPr>
          <w:p w14:paraId="74675500" w14:textId="77777777" w:rsidR="00C56E47" w:rsidRPr="00421979" w:rsidRDefault="00E27C57" w:rsidP="00F147E0">
            <w:pPr>
              <w:pStyle w:val="Table-Text-Centered"/>
              <w:rPr>
                <w:ins w:id="3940" w:author="Marmol, Dominika Klaudia" w:date="2026-06-08T11:41:00Z"/>
              </w:rPr>
            </w:pPr>
            <w:ins w:id="3941" w:author="Marmol, Dominika Klaudia" w:date="2026-06-08T11:41:00Z">
              <w:r w:rsidRPr="00421979">
                <w:t>X* </w:t>
              </w:r>
              <w:r w:rsidRPr="00421979">
                <w:rPr>
                  <w:sz w:val="22"/>
                  <w:vertAlign w:val="superscript"/>
                </w:rPr>
                <w:t>c</w:t>
              </w:r>
            </w:ins>
          </w:p>
        </w:tc>
      </w:tr>
      <w:tr w:rsidR="008F5115" w14:paraId="4B9E7340" w14:textId="77777777" w:rsidTr="00F147E0">
        <w:trPr>
          <w:trHeight w:val="284"/>
          <w:jc w:val="center"/>
          <w:ins w:id="3942" w:author="Marmol, Dominika Klaudia" w:date="2026-06-08T11:41:00Z"/>
        </w:trPr>
        <w:tc>
          <w:tcPr>
            <w:tcW w:w="1210" w:type="pct"/>
            <w:vMerge/>
            <w:vAlign w:val="center"/>
          </w:tcPr>
          <w:p w14:paraId="743AD5E2" w14:textId="77777777" w:rsidR="00C56E47" w:rsidRPr="00421979" w:rsidRDefault="00C56E47" w:rsidP="00F147E0">
            <w:pPr>
              <w:pStyle w:val="Table-Text-Centered"/>
              <w:rPr>
                <w:ins w:id="3943" w:author="Marmol, Dominika Klaudia" w:date="2026-06-08T11:41:00Z"/>
              </w:rPr>
            </w:pPr>
          </w:p>
        </w:tc>
        <w:tc>
          <w:tcPr>
            <w:tcW w:w="567" w:type="pct"/>
            <w:vAlign w:val="center"/>
          </w:tcPr>
          <w:p w14:paraId="102C2CA6" w14:textId="77777777" w:rsidR="00C56E47" w:rsidRPr="00421979" w:rsidRDefault="00E27C57" w:rsidP="00F147E0">
            <w:pPr>
              <w:pStyle w:val="Table-Text-Centered"/>
              <w:rPr>
                <w:ins w:id="3944" w:author="Marmol, Dominika Klaudia" w:date="2026-06-08T11:41:00Z"/>
              </w:rPr>
            </w:pPr>
            <w:ins w:id="3945" w:author="Marmol, Dominika Klaudia" w:date="2026-06-08T11:41:00Z">
              <w:r w:rsidRPr="00421979">
                <w:t>CxD1</w:t>
              </w:r>
            </w:ins>
          </w:p>
        </w:tc>
        <w:tc>
          <w:tcPr>
            <w:tcW w:w="1067" w:type="pct"/>
            <w:vAlign w:val="center"/>
          </w:tcPr>
          <w:p w14:paraId="09B9A55D" w14:textId="77777777" w:rsidR="00C56E47" w:rsidRPr="00421979" w:rsidRDefault="00E27C57" w:rsidP="00F147E0">
            <w:pPr>
              <w:pStyle w:val="Table-Text-Centered"/>
              <w:rPr>
                <w:ins w:id="3946" w:author="Marmol, Dominika Klaudia" w:date="2026-06-08T11:41:00Z"/>
              </w:rPr>
            </w:pPr>
            <w:ins w:id="3947" w:author="Marmol, Dominika Klaudia" w:date="2026-06-08T11:41:00Z">
              <w:r w:rsidRPr="00421979">
                <w:t>End of infusion</w:t>
              </w:r>
            </w:ins>
          </w:p>
        </w:tc>
        <w:tc>
          <w:tcPr>
            <w:tcW w:w="1068" w:type="pct"/>
            <w:vAlign w:val="center"/>
          </w:tcPr>
          <w:p w14:paraId="32099815" w14:textId="77777777" w:rsidR="00C56E47" w:rsidRPr="00421979" w:rsidRDefault="00E27C57" w:rsidP="00F147E0">
            <w:pPr>
              <w:pStyle w:val="Table-Text-Centered"/>
              <w:rPr>
                <w:ins w:id="3948" w:author="Marmol, Dominika Klaudia" w:date="2026-06-08T11:41:00Z"/>
              </w:rPr>
            </w:pPr>
            <w:ins w:id="3949" w:author="Marmol, Dominika Klaudia" w:date="2026-06-08T11:41:00Z">
              <w:r w:rsidRPr="00421979">
                <w:t>+15 min</w:t>
              </w:r>
            </w:ins>
          </w:p>
        </w:tc>
        <w:tc>
          <w:tcPr>
            <w:tcW w:w="607" w:type="pct"/>
            <w:vAlign w:val="center"/>
          </w:tcPr>
          <w:p w14:paraId="351C396B" w14:textId="77777777" w:rsidR="00C56E47" w:rsidRPr="00421979" w:rsidRDefault="00E27C57" w:rsidP="00F147E0">
            <w:pPr>
              <w:pStyle w:val="Table-Text-Centered"/>
              <w:rPr>
                <w:ins w:id="3950" w:author="Marmol, Dominika Klaudia" w:date="2026-06-08T11:41:00Z"/>
              </w:rPr>
            </w:pPr>
            <w:ins w:id="3951" w:author="Marmol, Dominika Klaudia" w:date="2026-06-08T11:41:00Z">
              <w:r w:rsidRPr="00421979">
                <w:t>X*</w:t>
              </w:r>
            </w:ins>
          </w:p>
        </w:tc>
        <w:tc>
          <w:tcPr>
            <w:tcW w:w="481" w:type="pct"/>
            <w:vAlign w:val="center"/>
          </w:tcPr>
          <w:p w14:paraId="16D384E8" w14:textId="77777777" w:rsidR="00C56E47" w:rsidRPr="00421979" w:rsidRDefault="00C56E47" w:rsidP="00F147E0">
            <w:pPr>
              <w:pStyle w:val="Table-Text-Centered"/>
              <w:rPr>
                <w:ins w:id="3952" w:author="Marmol, Dominika Klaudia" w:date="2026-06-08T11:41:00Z"/>
              </w:rPr>
            </w:pPr>
          </w:p>
        </w:tc>
      </w:tr>
      <w:tr w:rsidR="008F5115" w14:paraId="364F6EB5" w14:textId="77777777" w:rsidTr="00F147E0">
        <w:trPr>
          <w:trHeight w:val="284"/>
          <w:jc w:val="center"/>
          <w:ins w:id="3953" w:author="Marmol, Dominika Klaudia" w:date="2026-06-08T11:41:00Z"/>
        </w:trPr>
        <w:tc>
          <w:tcPr>
            <w:tcW w:w="1210" w:type="pct"/>
            <w:vMerge w:val="restart"/>
            <w:vAlign w:val="center"/>
          </w:tcPr>
          <w:p w14:paraId="18B83638" w14:textId="77777777" w:rsidR="00C56E47" w:rsidRPr="00421979" w:rsidRDefault="00E27C57" w:rsidP="00F147E0">
            <w:pPr>
              <w:pStyle w:val="Table-Text-Centered"/>
              <w:rPr>
                <w:ins w:id="3954" w:author="Marmol, Dominika Klaudia" w:date="2026-06-08T11:41:00Z"/>
              </w:rPr>
            </w:pPr>
            <w:ins w:id="3955" w:author="Marmol, Dominika Klaudia" w:date="2026-06-08T11:41:00Z">
              <w:r w:rsidRPr="00421979">
                <w:t>Cycle 12 and thereafter every four cycles</w:t>
              </w:r>
            </w:ins>
          </w:p>
        </w:tc>
        <w:tc>
          <w:tcPr>
            <w:tcW w:w="567" w:type="pct"/>
            <w:vAlign w:val="center"/>
          </w:tcPr>
          <w:p w14:paraId="6E04BF42" w14:textId="77777777" w:rsidR="00C56E47" w:rsidRPr="00421979" w:rsidRDefault="00E27C57" w:rsidP="00F147E0">
            <w:pPr>
              <w:pStyle w:val="Table-Text-Centered"/>
              <w:rPr>
                <w:ins w:id="3956" w:author="Marmol, Dominika Klaudia" w:date="2026-06-08T11:41:00Z"/>
              </w:rPr>
            </w:pPr>
            <w:ins w:id="3957" w:author="Marmol, Dominika Klaudia" w:date="2026-06-08T11:41:00Z">
              <w:r w:rsidRPr="00421979">
                <w:t>CxD1</w:t>
              </w:r>
            </w:ins>
          </w:p>
        </w:tc>
        <w:tc>
          <w:tcPr>
            <w:tcW w:w="1067" w:type="pct"/>
            <w:vAlign w:val="center"/>
          </w:tcPr>
          <w:p w14:paraId="472A3AAA" w14:textId="77777777" w:rsidR="00C56E47" w:rsidRPr="00421979" w:rsidRDefault="00E27C57" w:rsidP="00F147E0">
            <w:pPr>
              <w:pStyle w:val="Table-Text-Centered"/>
              <w:rPr>
                <w:ins w:id="3958" w:author="Marmol, Dominika Klaudia" w:date="2026-06-08T11:41:00Z"/>
              </w:rPr>
            </w:pPr>
            <w:ins w:id="3959" w:author="Marmol, Dominika Klaudia" w:date="2026-06-08T11:41:00Z">
              <w:r w:rsidRPr="00421979">
                <w:t>Pre-dose</w:t>
              </w:r>
            </w:ins>
          </w:p>
        </w:tc>
        <w:tc>
          <w:tcPr>
            <w:tcW w:w="1068" w:type="pct"/>
            <w:vAlign w:val="center"/>
          </w:tcPr>
          <w:p w14:paraId="3A1976FB" w14:textId="77777777" w:rsidR="00C56E47" w:rsidRPr="00421979" w:rsidRDefault="00E27C57" w:rsidP="00F147E0">
            <w:pPr>
              <w:pStyle w:val="Table-Text-Centered"/>
              <w:rPr>
                <w:ins w:id="3960" w:author="Marmol, Dominika Klaudia" w:date="2026-06-08T11:41:00Z"/>
              </w:rPr>
            </w:pPr>
            <w:ins w:id="3961" w:author="Marmol, Dominika Klaudia" w:date="2026-06-08T11:41:00Z">
              <w:r w:rsidRPr="00421979">
                <w:t>-120 min</w:t>
              </w:r>
            </w:ins>
          </w:p>
        </w:tc>
        <w:tc>
          <w:tcPr>
            <w:tcW w:w="607" w:type="pct"/>
            <w:vAlign w:val="center"/>
          </w:tcPr>
          <w:p w14:paraId="7DF6523F" w14:textId="77777777" w:rsidR="00C56E47" w:rsidRPr="00421979" w:rsidRDefault="00E27C57" w:rsidP="00F147E0">
            <w:pPr>
              <w:pStyle w:val="Table-Text-Centered"/>
              <w:rPr>
                <w:ins w:id="3962" w:author="Marmol, Dominika Klaudia" w:date="2026-06-08T11:41:00Z"/>
              </w:rPr>
            </w:pPr>
            <w:ins w:id="3963" w:author="Marmol, Dominika Klaudia" w:date="2026-06-08T11:41:00Z">
              <w:r w:rsidRPr="00421979">
                <w:t>X*</w:t>
              </w:r>
            </w:ins>
          </w:p>
        </w:tc>
        <w:tc>
          <w:tcPr>
            <w:tcW w:w="481" w:type="pct"/>
            <w:vAlign w:val="center"/>
          </w:tcPr>
          <w:p w14:paraId="6DBE3DA2" w14:textId="77777777" w:rsidR="00C56E47" w:rsidRPr="00421979" w:rsidRDefault="00E27C57" w:rsidP="00F147E0">
            <w:pPr>
              <w:pStyle w:val="Table-Text-Centered"/>
              <w:rPr>
                <w:ins w:id="3964" w:author="Marmol, Dominika Klaudia" w:date="2026-06-08T11:41:00Z"/>
              </w:rPr>
            </w:pPr>
            <w:ins w:id="3965" w:author="Marmol, Dominika Klaudia" w:date="2026-06-08T11:41:00Z">
              <w:r w:rsidRPr="00421979">
                <w:t>X*</w:t>
              </w:r>
            </w:ins>
          </w:p>
        </w:tc>
      </w:tr>
      <w:tr w:rsidR="008F5115" w14:paraId="4B034818" w14:textId="77777777" w:rsidTr="00F147E0">
        <w:trPr>
          <w:trHeight w:val="284"/>
          <w:jc w:val="center"/>
          <w:ins w:id="3966" w:author="Marmol, Dominika Klaudia" w:date="2026-06-08T11:41:00Z"/>
        </w:trPr>
        <w:tc>
          <w:tcPr>
            <w:tcW w:w="1210" w:type="pct"/>
            <w:vMerge/>
            <w:vAlign w:val="center"/>
          </w:tcPr>
          <w:p w14:paraId="2056DD2A" w14:textId="77777777" w:rsidR="00C56E47" w:rsidRPr="00421979" w:rsidRDefault="00C56E47" w:rsidP="00F147E0">
            <w:pPr>
              <w:pStyle w:val="Table-Text-Centered"/>
              <w:rPr>
                <w:ins w:id="3967" w:author="Marmol, Dominika Klaudia" w:date="2026-06-08T11:41:00Z"/>
              </w:rPr>
            </w:pPr>
          </w:p>
        </w:tc>
        <w:tc>
          <w:tcPr>
            <w:tcW w:w="567" w:type="pct"/>
            <w:vAlign w:val="center"/>
          </w:tcPr>
          <w:p w14:paraId="3F6F4BB5" w14:textId="77777777" w:rsidR="00C56E47" w:rsidRPr="00421979" w:rsidRDefault="00E27C57" w:rsidP="00F147E0">
            <w:pPr>
              <w:pStyle w:val="Table-Text-Centered"/>
              <w:rPr>
                <w:ins w:id="3968" w:author="Marmol, Dominika Klaudia" w:date="2026-06-08T11:41:00Z"/>
              </w:rPr>
            </w:pPr>
            <w:ins w:id="3969" w:author="Marmol, Dominika Klaudia" w:date="2026-06-08T11:41:00Z">
              <w:r w:rsidRPr="00421979">
                <w:t>CxD1</w:t>
              </w:r>
            </w:ins>
          </w:p>
        </w:tc>
        <w:tc>
          <w:tcPr>
            <w:tcW w:w="1067" w:type="pct"/>
            <w:vAlign w:val="center"/>
          </w:tcPr>
          <w:p w14:paraId="2BB8221E" w14:textId="77777777" w:rsidR="00C56E47" w:rsidRPr="00421979" w:rsidRDefault="00E27C57" w:rsidP="00F147E0">
            <w:pPr>
              <w:pStyle w:val="Table-Text-Centered"/>
              <w:rPr>
                <w:ins w:id="3970" w:author="Marmol, Dominika Klaudia" w:date="2026-06-08T11:41:00Z"/>
              </w:rPr>
            </w:pPr>
            <w:ins w:id="3971" w:author="Marmol, Dominika Klaudia" w:date="2026-06-08T11:41:00Z">
              <w:r w:rsidRPr="00421979">
                <w:t>End of infusion</w:t>
              </w:r>
            </w:ins>
          </w:p>
        </w:tc>
        <w:tc>
          <w:tcPr>
            <w:tcW w:w="1068" w:type="pct"/>
            <w:vAlign w:val="center"/>
          </w:tcPr>
          <w:p w14:paraId="520197B0" w14:textId="77777777" w:rsidR="00C56E47" w:rsidRPr="00421979" w:rsidRDefault="00E27C57" w:rsidP="00F147E0">
            <w:pPr>
              <w:pStyle w:val="Table-Text-Centered"/>
              <w:rPr>
                <w:ins w:id="3972" w:author="Marmol, Dominika Klaudia" w:date="2026-06-08T11:41:00Z"/>
              </w:rPr>
            </w:pPr>
            <w:ins w:id="3973" w:author="Marmol, Dominika Klaudia" w:date="2026-06-08T11:41:00Z">
              <w:r w:rsidRPr="00421979">
                <w:t>+15 min</w:t>
              </w:r>
            </w:ins>
          </w:p>
        </w:tc>
        <w:tc>
          <w:tcPr>
            <w:tcW w:w="607" w:type="pct"/>
            <w:vAlign w:val="center"/>
          </w:tcPr>
          <w:p w14:paraId="22251D05" w14:textId="77777777" w:rsidR="00C56E47" w:rsidRPr="00421979" w:rsidRDefault="00E27C57" w:rsidP="00F147E0">
            <w:pPr>
              <w:pStyle w:val="Table-Text-Centered"/>
              <w:rPr>
                <w:ins w:id="3974" w:author="Marmol, Dominika Klaudia" w:date="2026-06-08T11:41:00Z"/>
              </w:rPr>
            </w:pPr>
            <w:ins w:id="3975" w:author="Marmol, Dominika Klaudia" w:date="2026-06-08T11:41:00Z">
              <w:r w:rsidRPr="00421979">
                <w:t>X*</w:t>
              </w:r>
            </w:ins>
          </w:p>
        </w:tc>
        <w:tc>
          <w:tcPr>
            <w:tcW w:w="481" w:type="pct"/>
            <w:vAlign w:val="center"/>
          </w:tcPr>
          <w:p w14:paraId="04D719BE" w14:textId="77777777" w:rsidR="00C56E47" w:rsidRPr="00421979" w:rsidRDefault="00C56E47" w:rsidP="00F147E0">
            <w:pPr>
              <w:pStyle w:val="Table-Text-Centered"/>
              <w:rPr>
                <w:ins w:id="3976" w:author="Marmol, Dominika Klaudia" w:date="2026-06-08T11:41:00Z"/>
              </w:rPr>
            </w:pPr>
          </w:p>
        </w:tc>
      </w:tr>
      <w:tr w:rsidR="008F5115" w14:paraId="7E14E807" w14:textId="77777777" w:rsidTr="00F147E0">
        <w:trPr>
          <w:trHeight w:val="284"/>
          <w:jc w:val="center"/>
          <w:ins w:id="3977" w:author="Marmol, Dominika Klaudia" w:date="2026-06-08T11:41:00Z"/>
        </w:trPr>
        <w:tc>
          <w:tcPr>
            <w:tcW w:w="1210" w:type="pct"/>
            <w:vAlign w:val="center"/>
          </w:tcPr>
          <w:p w14:paraId="57F191CA" w14:textId="77777777" w:rsidR="00C56E47" w:rsidRPr="00421979" w:rsidRDefault="00E27C57" w:rsidP="00F147E0">
            <w:pPr>
              <w:pStyle w:val="Table-Text-Centered"/>
              <w:rPr>
                <w:ins w:id="3978" w:author="Marmol, Dominika Klaudia" w:date="2026-06-08T11:41:00Z"/>
              </w:rPr>
            </w:pPr>
            <w:ins w:id="3979" w:author="Marmol, Dominika Klaudia" w:date="2026-06-08T11:41:00Z">
              <w:r w:rsidRPr="00421979">
                <w:t>EOT Visit</w:t>
              </w:r>
            </w:ins>
          </w:p>
        </w:tc>
        <w:tc>
          <w:tcPr>
            <w:tcW w:w="567" w:type="pct"/>
            <w:vAlign w:val="center"/>
          </w:tcPr>
          <w:p w14:paraId="6972E0C0" w14:textId="77777777" w:rsidR="00C56E47" w:rsidRPr="00421979" w:rsidRDefault="00C56E47" w:rsidP="00F147E0">
            <w:pPr>
              <w:pStyle w:val="Table-Text-Centered"/>
              <w:rPr>
                <w:ins w:id="3980" w:author="Marmol, Dominika Klaudia" w:date="2026-06-08T11:41:00Z"/>
              </w:rPr>
            </w:pPr>
          </w:p>
        </w:tc>
        <w:tc>
          <w:tcPr>
            <w:tcW w:w="1067" w:type="pct"/>
            <w:vAlign w:val="center"/>
          </w:tcPr>
          <w:p w14:paraId="772514F1" w14:textId="77777777" w:rsidR="00C56E47" w:rsidRPr="00421979" w:rsidRDefault="00C56E47" w:rsidP="00F147E0">
            <w:pPr>
              <w:pStyle w:val="Table-Text-Centered"/>
              <w:rPr>
                <w:ins w:id="3981" w:author="Marmol, Dominika Klaudia" w:date="2026-06-08T11:41:00Z"/>
              </w:rPr>
            </w:pPr>
          </w:p>
        </w:tc>
        <w:tc>
          <w:tcPr>
            <w:tcW w:w="1068" w:type="pct"/>
            <w:vAlign w:val="center"/>
          </w:tcPr>
          <w:p w14:paraId="64A150AB" w14:textId="77777777" w:rsidR="00C56E47" w:rsidRPr="00421979" w:rsidRDefault="00C56E47" w:rsidP="00F147E0">
            <w:pPr>
              <w:pStyle w:val="Table-Text-Centered"/>
              <w:rPr>
                <w:ins w:id="3982" w:author="Marmol, Dominika Klaudia" w:date="2026-06-08T11:41:00Z"/>
              </w:rPr>
            </w:pPr>
          </w:p>
        </w:tc>
        <w:tc>
          <w:tcPr>
            <w:tcW w:w="607" w:type="pct"/>
            <w:vAlign w:val="center"/>
          </w:tcPr>
          <w:p w14:paraId="1BA09859" w14:textId="77777777" w:rsidR="00C56E47" w:rsidRPr="00421979" w:rsidRDefault="00C56E47" w:rsidP="00F147E0">
            <w:pPr>
              <w:pStyle w:val="Table-Text-Centered"/>
              <w:rPr>
                <w:ins w:id="3983" w:author="Marmol, Dominika Klaudia" w:date="2026-06-08T11:41:00Z"/>
              </w:rPr>
            </w:pPr>
          </w:p>
        </w:tc>
        <w:tc>
          <w:tcPr>
            <w:tcW w:w="481" w:type="pct"/>
            <w:vAlign w:val="center"/>
          </w:tcPr>
          <w:p w14:paraId="7B015B35" w14:textId="77777777" w:rsidR="00C56E47" w:rsidRPr="00421979" w:rsidRDefault="00E27C57" w:rsidP="00F147E0">
            <w:pPr>
              <w:pStyle w:val="Table-Text-Centered"/>
              <w:rPr>
                <w:ins w:id="3984" w:author="Marmol, Dominika Klaudia" w:date="2026-06-08T11:41:00Z"/>
              </w:rPr>
            </w:pPr>
            <w:ins w:id="3985" w:author="Marmol, Dominika Klaudia" w:date="2026-06-08T11:41:00Z">
              <w:r w:rsidRPr="00421979">
                <w:t>X*</w:t>
              </w:r>
            </w:ins>
          </w:p>
        </w:tc>
      </w:tr>
    </w:tbl>
    <w:p w14:paraId="183E9F04" w14:textId="77777777" w:rsidR="00C56E47" w:rsidRPr="00AF5717" w:rsidRDefault="00C56E47" w:rsidP="00136DEE">
      <w:pPr>
        <w:spacing w:after="0"/>
        <w:textAlignment w:val="baseline"/>
        <w:rPr>
          <w:rFonts w:ascii="Arial" w:hAnsi="Arial" w:cs="Arial"/>
          <w:b/>
          <w:bCs/>
          <w:sz w:val="24"/>
          <w:lang w:eastAsia="en-GB"/>
        </w:rPr>
      </w:pPr>
    </w:p>
    <w:tbl>
      <w:tblPr>
        <w:tblW w:w="1327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6"/>
        <w:gridCol w:w="1133"/>
        <w:gridCol w:w="2215"/>
        <w:gridCol w:w="1870"/>
        <w:gridCol w:w="1102"/>
        <w:gridCol w:w="1131"/>
        <w:gridCol w:w="1687"/>
        <w:gridCol w:w="1898"/>
      </w:tblGrid>
      <w:tr w:rsidR="008F5115" w14:paraId="63153A9C" w14:textId="7AD55E38" w:rsidTr="008A5AEF">
        <w:trPr>
          <w:trHeight w:val="255"/>
          <w:del w:id="3986" w:author="Marmol, Dominika Klaudia" w:date="2026-06-08T11:41:00Z"/>
        </w:trPr>
        <w:tc>
          <w:tcPr>
            <w:tcW w:w="2236"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0DEBF69F" w14:textId="7B1FB2B2" w:rsidR="008A5AEF" w:rsidRPr="00AF5717" w:rsidRDefault="00E27C57" w:rsidP="00E54CD0">
            <w:pPr>
              <w:spacing w:after="0"/>
              <w:textAlignment w:val="baseline"/>
              <w:rPr>
                <w:del w:id="3987" w:author="Marmol, Dominika Klaudia" w:date="2026-06-08T11:41:00Z"/>
                <w:sz w:val="24"/>
                <w:lang w:eastAsia="en-GB"/>
              </w:rPr>
            </w:pPr>
            <w:del w:id="3988" w:author="Marmol, Dominika Klaudia" w:date="2026-06-08T11:41:00Z">
              <w:r w:rsidRPr="00AF5717">
                <w:rPr>
                  <w:rFonts w:ascii="Arial" w:hAnsi="Arial" w:cs="Arial"/>
                  <w:lang w:eastAsia="en-GB"/>
                </w:rPr>
                <w:delText> </w:delText>
              </w:r>
            </w:del>
          </w:p>
        </w:tc>
        <w:tc>
          <w:tcPr>
            <w:tcW w:w="3348" w:type="dxa"/>
            <w:gridSpan w:val="2"/>
            <w:tcBorders>
              <w:top w:val="single" w:sz="6" w:space="0" w:color="auto"/>
              <w:left w:val="single" w:sz="6" w:space="0" w:color="auto"/>
              <w:bottom w:val="single" w:sz="6" w:space="0" w:color="auto"/>
              <w:right w:val="single" w:sz="6" w:space="0" w:color="auto"/>
            </w:tcBorders>
            <w:shd w:val="clear" w:color="auto" w:fill="F2F2F2"/>
            <w:vAlign w:val="center"/>
            <w:hideMark/>
          </w:tcPr>
          <w:p w14:paraId="3060E397" w14:textId="295DE1E2" w:rsidR="008A5AEF" w:rsidRPr="00AF5717" w:rsidRDefault="00E27C57" w:rsidP="00E54CD0">
            <w:pPr>
              <w:spacing w:after="0"/>
              <w:jc w:val="center"/>
              <w:textAlignment w:val="baseline"/>
              <w:rPr>
                <w:del w:id="3989" w:author="Marmol, Dominika Klaudia" w:date="2026-06-08T11:41:00Z"/>
                <w:sz w:val="24"/>
                <w:lang w:eastAsia="en-GB"/>
              </w:rPr>
            </w:pPr>
            <w:del w:id="3990" w:author="Marmol, Dominika Klaudia" w:date="2026-06-08T11:41:00Z">
              <w:r w:rsidRPr="00AF5717">
                <w:rPr>
                  <w:rFonts w:ascii="Arial" w:hAnsi="Arial" w:cs="Arial"/>
                  <w:b/>
                  <w:bCs/>
                  <w:lang w:eastAsia="en-GB"/>
                </w:rPr>
                <w:delText>Timepoint</w:delText>
              </w:r>
              <w:r w:rsidRPr="00AF5717">
                <w:rPr>
                  <w:rFonts w:ascii="Arial" w:hAnsi="Arial" w:cs="Arial"/>
                  <w:lang w:eastAsia="en-GB"/>
                </w:rPr>
                <w:delText> </w:delText>
              </w:r>
            </w:del>
          </w:p>
        </w:tc>
        <w:tc>
          <w:tcPr>
            <w:tcW w:w="1870"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1007E9AE" w14:textId="07A18C49" w:rsidR="008A5AEF" w:rsidRPr="00AF5717" w:rsidRDefault="00E27C57" w:rsidP="00E54CD0">
            <w:pPr>
              <w:spacing w:after="0"/>
              <w:jc w:val="center"/>
              <w:textAlignment w:val="baseline"/>
              <w:rPr>
                <w:del w:id="3991" w:author="Marmol, Dominika Klaudia" w:date="2026-06-08T11:41:00Z"/>
                <w:sz w:val="24"/>
                <w:lang w:eastAsia="en-GB"/>
              </w:rPr>
            </w:pPr>
            <w:del w:id="3992" w:author="Marmol, Dominika Klaudia" w:date="2026-06-08T11:41:00Z">
              <w:r w:rsidRPr="00AF5717">
                <w:rPr>
                  <w:rFonts w:ascii="Arial" w:hAnsi="Arial" w:cs="Arial"/>
                  <w:b/>
                  <w:bCs/>
                  <w:lang w:eastAsia="en-GB"/>
                </w:rPr>
                <w:delText>Time window</w:delText>
              </w:r>
              <w:r w:rsidRPr="00AF5717">
                <w:rPr>
                  <w:rFonts w:ascii="Arial" w:hAnsi="Arial" w:cs="Arial"/>
                  <w:lang w:eastAsia="en-GB"/>
                </w:rPr>
                <w:delText> </w:delText>
              </w:r>
            </w:del>
          </w:p>
        </w:tc>
        <w:tc>
          <w:tcPr>
            <w:tcW w:w="1102"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1A9C792D" w14:textId="01EC3FFB" w:rsidR="008A5AEF" w:rsidRPr="00AF5717" w:rsidRDefault="00E27C57" w:rsidP="00E54CD0">
            <w:pPr>
              <w:spacing w:after="0"/>
              <w:jc w:val="center"/>
              <w:textAlignment w:val="baseline"/>
              <w:rPr>
                <w:del w:id="3993" w:author="Marmol, Dominika Klaudia" w:date="2026-06-08T11:41:00Z"/>
                <w:sz w:val="24"/>
                <w:lang w:eastAsia="en-GB"/>
              </w:rPr>
            </w:pPr>
            <w:del w:id="3994" w:author="Marmol, Dominika Klaudia" w:date="2026-06-08T11:41:00Z">
              <w:r w:rsidRPr="00AF5717">
                <w:rPr>
                  <w:rFonts w:ascii="Arial" w:hAnsi="Arial" w:cs="Arial"/>
                  <w:b/>
                  <w:bCs/>
                  <w:lang w:eastAsia="en-GB"/>
                </w:rPr>
                <w:delText>PK</w:delText>
              </w:r>
              <w:r w:rsidRPr="00AF5717">
                <w:rPr>
                  <w:rFonts w:ascii="Arial" w:hAnsi="Arial" w:cs="Arial"/>
                  <w:lang w:eastAsia="en-GB"/>
                </w:rPr>
                <w:delText> </w:delText>
              </w:r>
            </w:del>
          </w:p>
        </w:tc>
        <w:tc>
          <w:tcPr>
            <w:tcW w:w="1131"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7FE17954" w14:textId="21A7E6B7" w:rsidR="008A5AEF" w:rsidRPr="00AF5717" w:rsidRDefault="00E27C57" w:rsidP="00E54CD0">
            <w:pPr>
              <w:spacing w:after="0"/>
              <w:jc w:val="center"/>
              <w:textAlignment w:val="baseline"/>
              <w:rPr>
                <w:del w:id="3995" w:author="Marmol, Dominika Klaudia" w:date="2026-06-08T11:41:00Z"/>
                <w:sz w:val="24"/>
                <w:lang w:eastAsia="en-GB"/>
              </w:rPr>
            </w:pPr>
            <w:del w:id="3996" w:author="Marmol, Dominika Klaudia" w:date="2026-06-08T11:41:00Z">
              <w:r w:rsidRPr="00AF5717">
                <w:rPr>
                  <w:rFonts w:ascii="Arial" w:hAnsi="Arial" w:cs="Arial"/>
                  <w:b/>
                  <w:bCs/>
                  <w:lang w:eastAsia="en-GB"/>
                </w:rPr>
                <w:delText>ADA</w:delText>
              </w:r>
              <w:r w:rsidR="007378EE">
                <w:rPr>
                  <w:rFonts w:ascii="Arial" w:hAnsi="Arial" w:cs="Arial"/>
                  <w:b/>
                  <w:bCs/>
                  <w:lang w:eastAsia="en-GB"/>
                </w:rPr>
                <w:delText>*</w:delText>
              </w:r>
              <w:r w:rsidRPr="00AF5717">
                <w:rPr>
                  <w:rFonts w:ascii="Arial" w:hAnsi="Arial" w:cs="Arial"/>
                  <w:lang w:eastAsia="en-GB"/>
                </w:rPr>
                <w:delText> </w:delText>
              </w:r>
            </w:del>
          </w:p>
        </w:tc>
        <w:tc>
          <w:tcPr>
            <w:tcW w:w="1687" w:type="dxa"/>
            <w:tcBorders>
              <w:top w:val="single" w:sz="6" w:space="0" w:color="auto"/>
              <w:left w:val="single" w:sz="6" w:space="0" w:color="auto"/>
              <w:bottom w:val="single" w:sz="6" w:space="0" w:color="auto"/>
              <w:right w:val="single" w:sz="6" w:space="0" w:color="auto"/>
            </w:tcBorders>
            <w:shd w:val="clear" w:color="auto" w:fill="F2F2F2"/>
          </w:tcPr>
          <w:p w14:paraId="6DD1E7F2" w14:textId="6B759A68" w:rsidR="008A5AEF" w:rsidRPr="00AF5717" w:rsidRDefault="00E27C57" w:rsidP="00E54CD0">
            <w:pPr>
              <w:spacing w:after="0"/>
              <w:jc w:val="center"/>
              <w:textAlignment w:val="baseline"/>
              <w:rPr>
                <w:del w:id="3997" w:author="Marmol, Dominika Klaudia" w:date="2026-06-08T11:41:00Z"/>
                <w:rFonts w:ascii="Arial" w:hAnsi="Arial" w:cs="Arial"/>
                <w:b/>
                <w:bCs/>
                <w:lang w:eastAsia="en-GB"/>
              </w:rPr>
            </w:pPr>
            <w:del w:id="3998" w:author="Marmol, Dominika Klaudia" w:date="2026-06-08T11:41:00Z">
              <w:r w:rsidRPr="00AF5717">
                <w:rPr>
                  <w:rFonts w:ascii="Arial" w:hAnsi="Arial" w:cs="Arial"/>
                  <w:b/>
                  <w:bCs/>
                  <w:lang w:eastAsia="en-GB"/>
                </w:rPr>
                <w:delText>TO</w:delText>
              </w:r>
              <w:r w:rsidR="007378EE">
                <w:rPr>
                  <w:rFonts w:ascii="Arial" w:hAnsi="Arial" w:cs="Arial"/>
                  <w:b/>
                  <w:bCs/>
                  <w:lang w:eastAsia="en-GB"/>
                </w:rPr>
                <w:delText>**</w:delText>
              </w:r>
            </w:del>
          </w:p>
        </w:tc>
        <w:tc>
          <w:tcPr>
            <w:tcW w:w="1898"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07F87E62" w14:textId="4905B3F3" w:rsidR="008A5AEF" w:rsidRPr="00AF5717" w:rsidRDefault="00E27C57" w:rsidP="00E54CD0">
            <w:pPr>
              <w:spacing w:after="0"/>
              <w:jc w:val="center"/>
              <w:textAlignment w:val="baseline"/>
              <w:rPr>
                <w:del w:id="3999" w:author="Marmol, Dominika Klaudia" w:date="2026-06-08T11:41:00Z"/>
                <w:sz w:val="24"/>
                <w:lang w:eastAsia="en-GB"/>
              </w:rPr>
            </w:pPr>
            <w:del w:id="4000" w:author="Marmol, Dominika Klaudia" w:date="2026-06-08T11:41:00Z">
              <w:r w:rsidRPr="00AF5717">
                <w:rPr>
                  <w:rFonts w:ascii="Arial" w:hAnsi="Arial" w:cs="Arial"/>
                  <w:b/>
                  <w:bCs/>
                </w:rPr>
                <w:delText>Cytokines</w:delText>
              </w:r>
            </w:del>
          </w:p>
        </w:tc>
      </w:tr>
      <w:tr w:rsidR="008F5115" w14:paraId="11E086B3" w14:textId="5F095433" w:rsidTr="008A5AEF">
        <w:trPr>
          <w:trHeight w:val="255"/>
          <w:del w:id="4001" w:author="Marmol, Dominika Klaudia" w:date="2026-06-08T11:41:00Z"/>
        </w:trPr>
        <w:tc>
          <w:tcPr>
            <w:tcW w:w="2236" w:type="dxa"/>
            <w:vMerge w:val="restart"/>
            <w:tcBorders>
              <w:top w:val="single" w:sz="6" w:space="0" w:color="auto"/>
              <w:left w:val="single" w:sz="6" w:space="0" w:color="auto"/>
              <w:bottom w:val="single" w:sz="6" w:space="0" w:color="auto"/>
              <w:right w:val="single" w:sz="6" w:space="0" w:color="auto"/>
            </w:tcBorders>
            <w:vAlign w:val="center"/>
            <w:hideMark/>
          </w:tcPr>
          <w:p w14:paraId="407657AD" w14:textId="394727A0" w:rsidR="008A5AEF" w:rsidRPr="00AF5717" w:rsidRDefault="00E27C57" w:rsidP="003854C8">
            <w:pPr>
              <w:spacing w:after="0"/>
              <w:jc w:val="center"/>
              <w:textAlignment w:val="baseline"/>
              <w:rPr>
                <w:del w:id="4002" w:author="Marmol, Dominika Klaudia" w:date="2026-06-08T11:41:00Z"/>
                <w:sz w:val="24"/>
                <w:lang w:eastAsia="en-GB"/>
              </w:rPr>
            </w:pPr>
            <w:del w:id="4003" w:author="Marmol, Dominika Klaudia" w:date="2026-06-08T11:41:00Z">
              <w:r w:rsidRPr="00AF5717">
                <w:rPr>
                  <w:rFonts w:ascii="Arial" w:hAnsi="Arial" w:cs="Arial"/>
                  <w:lang w:eastAsia="en-GB"/>
                </w:rPr>
                <w:delText>Cycle 1</w:delText>
              </w:r>
            </w:del>
          </w:p>
        </w:tc>
        <w:tc>
          <w:tcPr>
            <w:tcW w:w="1133" w:type="dxa"/>
            <w:tcBorders>
              <w:top w:val="single" w:sz="6" w:space="0" w:color="auto"/>
              <w:left w:val="single" w:sz="6" w:space="0" w:color="auto"/>
              <w:bottom w:val="single" w:sz="6" w:space="0" w:color="auto"/>
              <w:right w:val="single" w:sz="6" w:space="0" w:color="auto"/>
            </w:tcBorders>
            <w:vAlign w:val="center"/>
            <w:hideMark/>
          </w:tcPr>
          <w:p w14:paraId="170E5BFF" w14:textId="04ECA52E" w:rsidR="008A5AEF" w:rsidRPr="00AF5717" w:rsidRDefault="00E27C57" w:rsidP="003854C8">
            <w:pPr>
              <w:spacing w:after="0"/>
              <w:jc w:val="center"/>
              <w:textAlignment w:val="baseline"/>
              <w:rPr>
                <w:del w:id="4004" w:author="Marmol, Dominika Klaudia" w:date="2026-06-08T11:41:00Z"/>
                <w:sz w:val="24"/>
                <w:lang w:eastAsia="en-GB"/>
              </w:rPr>
            </w:pPr>
            <w:del w:id="4005" w:author="Marmol, Dominika Klaudia" w:date="2026-06-08T11:41:00Z">
              <w:r w:rsidRPr="00AF5717">
                <w:rPr>
                  <w:rFonts w:ascii="Arial" w:hAnsi="Arial" w:cs="Arial"/>
                  <w:lang w:eastAsia="en-GB"/>
                </w:rPr>
                <w:delText>C1D1</w:delText>
              </w:r>
            </w:del>
          </w:p>
        </w:tc>
        <w:tc>
          <w:tcPr>
            <w:tcW w:w="2215" w:type="dxa"/>
            <w:tcBorders>
              <w:top w:val="single" w:sz="6" w:space="0" w:color="auto"/>
              <w:left w:val="single" w:sz="6" w:space="0" w:color="auto"/>
              <w:bottom w:val="single" w:sz="6" w:space="0" w:color="auto"/>
              <w:right w:val="single" w:sz="6" w:space="0" w:color="auto"/>
            </w:tcBorders>
            <w:vAlign w:val="center"/>
            <w:hideMark/>
          </w:tcPr>
          <w:p w14:paraId="1CEBF871" w14:textId="0694DCCE" w:rsidR="008A5AEF" w:rsidRPr="00AF5717" w:rsidRDefault="00E27C57" w:rsidP="003854C8">
            <w:pPr>
              <w:spacing w:after="0"/>
              <w:jc w:val="center"/>
              <w:textAlignment w:val="baseline"/>
              <w:rPr>
                <w:del w:id="4006" w:author="Marmol, Dominika Klaudia" w:date="2026-06-08T11:41:00Z"/>
                <w:sz w:val="24"/>
                <w:lang w:eastAsia="en-GB"/>
              </w:rPr>
            </w:pPr>
            <w:del w:id="4007" w:author="Marmol, Dominika Klaudia" w:date="2026-06-08T11:41:00Z">
              <w:r w:rsidRPr="00AF5717">
                <w:rPr>
                  <w:rFonts w:ascii="Arial" w:hAnsi="Arial" w:cs="Arial"/>
                  <w:lang w:eastAsia="en-GB"/>
                </w:rPr>
                <w:delText>Pre-dose</w:delText>
              </w:r>
            </w:del>
          </w:p>
        </w:tc>
        <w:tc>
          <w:tcPr>
            <w:tcW w:w="1870" w:type="dxa"/>
            <w:tcBorders>
              <w:top w:val="single" w:sz="6" w:space="0" w:color="auto"/>
              <w:left w:val="single" w:sz="6" w:space="0" w:color="auto"/>
              <w:bottom w:val="single" w:sz="6" w:space="0" w:color="auto"/>
              <w:right w:val="single" w:sz="6" w:space="0" w:color="auto"/>
            </w:tcBorders>
            <w:vAlign w:val="center"/>
          </w:tcPr>
          <w:p w14:paraId="23A6C05F" w14:textId="27E84919" w:rsidR="008A5AEF" w:rsidRPr="00AF5717" w:rsidRDefault="00E27C57" w:rsidP="00E54CD0">
            <w:pPr>
              <w:spacing w:after="0"/>
              <w:jc w:val="center"/>
              <w:textAlignment w:val="baseline"/>
              <w:rPr>
                <w:del w:id="4008" w:author="Marmol, Dominika Klaudia" w:date="2026-06-08T11:41:00Z"/>
                <w:sz w:val="24"/>
                <w:lang w:eastAsia="en-GB"/>
              </w:rPr>
            </w:pPr>
            <w:del w:id="4009" w:author="Marmol, Dominika Klaudia" w:date="2026-06-08T11:41:00Z">
              <w:r w:rsidRPr="00AF5717">
                <w:rPr>
                  <w:rFonts w:ascii="Arial" w:hAnsi="Arial" w:cs="Arial"/>
                </w:rPr>
                <w:delText>-120 min</w:delText>
              </w:r>
            </w:del>
          </w:p>
        </w:tc>
        <w:tc>
          <w:tcPr>
            <w:tcW w:w="1102" w:type="dxa"/>
            <w:tcBorders>
              <w:top w:val="single" w:sz="6" w:space="0" w:color="auto"/>
              <w:left w:val="single" w:sz="6" w:space="0" w:color="auto"/>
              <w:bottom w:val="single" w:sz="6" w:space="0" w:color="auto"/>
              <w:right w:val="single" w:sz="6" w:space="0" w:color="auto"/>
            </w:tcBorders>
            <w:vAlign w:val="center"/>
            <w:hideMark/>
          </w:tcPr>
          <w:p w14:paraId="4F2ED4A0" w14:textId="2D25656A" w:rsidR="008A5AEF" w:rsidRPr="00AF5717" w:rsidRDefault="00E27C57" w:rsidP="00E54CD0">
            <w:pPr>
              <w:spacing w:after="0"/>
              <w:jc w:val="center"/>
              <w:textAlignment w:val="baseline"/>
              <w:rPr>
                <w:del w:id="4010" w:author="Marmol, Dominika Klaudia" w:date="2026-06-08T11:41:00Z"/>
                <w:sz w:val="24"/>
                <w:lang w:eastAsia="en-GB"/>
              </w:rPr>
            </w:pPr>
            <w:del w:id="4011" w:author="Marmol, Dominika Klaudia" w:date="2026-06-08T11:41:00Z">
              <w:r w:rsidRPr="00AF5717">
                <w:rPr>
                  <w:rFonts w:ascii="Arial" w:hAnsi="Arial" w:cs="Arial"/>
                  <w:lang w:eastAsia="en-GB"/>
                </w:rPr>
                <w:delText>X </w:delText>
              </w:r>
            </w:del>
          </w:p>
        </w:tc>
        <w:tc>
          <w:tcPr>
            <w:tcW w:w="1131" w:type="dxa"/>
            <w:tcBorders>
              <w:top w:val="single" w:sz="6" w:space="0" w:color="auto"/>
              <w:left w:val="single" w:sz="6" w:space="0" w:color="auto"/>
              <w:bottom w:val="single" w:sz="6" w:space="0" w:color="auto"/>
              <w:right w:val="single" w:sz="6" w:space="0" w:color="auto"/>
            </w:tcBorders>
            <w:vAlign w:val="center"/>
            <w:hideMark/>
          </w:tcPr>
          <w:p w14:paraId="529FEF57" w14:textId="1DC22AA6" w:rsidR="008A5AEF" w:rsidRPr="00AF5717" w:rsidRDefault="00E27C57" w:rsidP="00E54CD0">
            <w:pPr>
              <w:spacing w:after="0"/>
              <w:jc w:val="center"/>
              <w:textAlignment w:val="baseline"/>
              <w:rPr>
                <w:del w:id="4012" w:author="Marmol, Dominika Klaudia" w:date="2026-06-08T11:41:00Z"/>
                <w:sz w:val="24"/>
                <w:lang w:eastAsia="en-GB"/>
              </w:rPr>
            </w:pPr>
            <w:del w:id="4013" w:author="Marmol, Dominika Klaudia" w:date="2026-06-08T11:41:00Z">
              <w:r w:rsidRPr="00AF5717">
                <w:rPr>
                  <w:rFonts w:ascii="Arial" w:hAnsi="Arial" w:cs="Arial"/>
                  <w:lang w:eastAsia="en-GB"/>
                </w:rPr>
                <w:delText>X </w:delText>
              </w:r>
            </w:del>
          </w:p>
        </w:tc>
        <w:tc>
          <w:tcPr>
            <w:tcW w:w="1687" w:type="dxa"/>
            <w:tcBorders>
              <w:top w:val="single" w:sz="6" w:space="0" w:color="auto"/>
              <w:left w:val="single" w:sz="6" w:space="0" w:color="auto"/>
              <w:bottom w:val="single" w:sz="6" w:space="0" w:color="auto"/>
              <w:right w:val="single" w:sz="6" w:space="0" w:color="auto"/>
            </w:tcBorders>
          </w:tcPr>
          <w:p w14:paraId="543ABCBC" w14:textId="1B6B050D" w:rsidR="008A5AEF" w:rsidRPr="00AF5717" w:rsidRDefault="00E27C57" w:rsidP="00E54CD0">
            <w:pPr>
              <w:spacing w:after="0"/>
              <w:jc w:val="center"/>
              <w:textAlignment w:val="baseline"/>
              <w:rPr>
                <w:del w:id="4014" w:author="Marmol, Dominika Klaudia" w:date="2026-06-08T11:41:00Z"/>
                <w:rFonts w:ascii="Arial" w:hAnsi="Arial" w:cs="Arial"/>
                <w:lang w:eastAsia="en-GB"/>
              </w:rPr>
            </w:pPr>
            <w:del w:id="4015" w:author="Marmol, Dominika Klaudia" w:date="2026-06-08T11:41:00Z">
              <w:r w:rsidRPr="00AF5717">
                <w:rPr>
                  <w:rFonts w:ascii="Arial" w:hAnsi="Arial" w:cs="Arial"/>
                  <w:lang w:eastAsia="en-GB"/>
                </w:rPr>
                <w:delText>X</w:delText>
              </w:r>
            </w:del>
          </w:p>
        </w:tc>
        <w:tc>
          <w:tcPr>
            <w:tcW w:w="1898" w:type="dxa"/>
            <w:tcBorders>
              <w:top w:val="single" w:sz="6" w:space="0" w:color="auto"/>
              <w:left w:val="single" w:sz="6" w:space="0" w:color="auto"/>
              <w:bottom w:val="single" w:sz="6" w:space="0" w:color="auto"/>
              <w:right w:val="single" w:sz="6" w:space="0" w:color="auto"/>
            </w:tcBorders>
            <w:vAlign w:val="center"/>
            <w:hideMark/>
          </w:tcPr>
          <w:p w14:paraId="5CADC80D" w14:textId="61DC6486" w:rsidR="008A5AEF" w:rsidRPr="00AF5717" w:rsidRDefault="00E27C57" w:rsidP="00E54CD0">
            <w:pPr>
              <w:spacing w:after="0"/>
              <w:jc w:val="center"/>
              <w:textAlignment w:val="baseline"/>
              <w:rPr>
                <w:del w:id="4016" w:author="Marmol, Dominika Klaudia" w:date="2026-06-08T11:41:00Z"/>
                <w:sz w:val="24"/>
                <w:lang w:eastAsia="en-GB"/>
              </w:rPr>
            </w:pPr>
            <w:del w:id="4017" w:author="Marmol, Dominika Klaudia" w:date="2026-06-08T11:41:00Z">
              <w:r w:rsidRPr="00AF5717">
                <w:rPr>
                  <w:rFonts w:ascii="Arial" w:hAnsi="Arial" w:cs="Arial"/>
                  <w:lang w:eastAsia="en-GB"/>
                </w:rPr>
                <w:delText>X </w:delText>
              </w:r>
            </w:del>
          </w:p>
        </w:tc>
      </w:tr>
      <w:tr w:rsidR="008F5115" w14:paraId="5B6DB172" w14:textId="29FD917C" w:rsidTr="008A5AEF">
        <w:trPr>
          <w:trHeight w:val="285"/>
          <w:del w:id="4018" w:author="Marmol, Dominika Klaudia" w:date="2026-06-08T11:41:00Z"/>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D9C2AAF" w14:textId="03F01B79" w:rsidR="008A5AEF" w:rsidRPr="00AF5717" w:rsidRDefault="008A5AEF" w:rsidP="003854C8">
            <w:pPr>
              <w:spacing w:after="0"/>
              <w:jc w:val="center"/>
              <w:rPr>
                <w:del w:id="4019" w:author="Marmol, Dominika Klaudia" w:date="2026-06-08T11:41:00Z"/>
                <w:sz w:val="24"/>
                <w:lang w:eastAsia="en-GB"/>
              </w:rPr>
            </w:pPr>
          </w:p>
        </w:tc>
        <w:tc>
          <w:tcPr>
            <w:tcW w:w="1133" w:type="dxa"/>
            <w:tcBorders>
              <w:top w:val="single" w:sz="6" w:space="0" w:color="auto"/>
              <w:left w:val="single" w:sz="6" w:space="0" w:color="auto"/>
              <w:bottom w:val="single" w:sz="6" w:space="0" w:color="auto"/>
              <w:right w:val="single" w:sz="6" w:space="0" w:color="auto"/>
            </w:tcBorders>
            <w:vAlign w:val="center"/>
            <w:hideMark/>
          </w:tcPr>
          <w:p w14:paraId="1B1E7B7B" w14:textId="074C600E" w:rsidR="008A5AEF" w:rsidRPr="00AF5717" w:rsidRDefault="00E27C57" w:rsidP="003854C8">
            <w:pPr>
              <w:spacing w:after="0"/>
              <w:jc w:val="center"/>
              <w:textAlignment w:val="baseline"/>
              <w:rPr>
                <w:del w:id="4020" w:author="Marmol, Dominika Klaudia" w:date="2026-06-08T11:41:00Z"/>
                <w:sz w:val="24"/>
                <w:lang w:eastAsia="en-GB"/>
              </w:rPr>
            </w:pPr>
            <w:del w:id="4021" w:author="Marmol, Dominika Klaudia" w:date="2026-06-08T11:41:00Z">
              <w:r w:rsidRPr="00AF5717">
                <w:rPr>
                  <w:rFonts w:ascii="Arial" w:hAnsi="Arial" w:cs="Arial"/>
                  <w:lang w:eastAsia="en-GB"/>
                </w:rPr>
                <w:delText>C1D1</w:delText>
              </w:r>
            </w:del>
          </w:p>
        </w:tc>
        <w:tc>
          <w:tcPr>
            <w:tcW w:w="2215" w:type="dxa"/>
            <w:tcBorders>
              <w:top w:val="single" w:sz="6" w:space="0" w:color="auto"/>
              <w:left w:val="single" w:sz="6" w:space="0" w:color="auto"/>
              <w:bottom w:val="single" w:sz="6" w:space="0" w:color="auto"/>
              <w:right w:val="single" w:sz="6" w:space="0" w:color="auto"/>
            </w:tcBorders>
            <w:vAlign w:val="center"/>
            <w:hideMark/>
          </w:tcPr>
          <w:p w14:paraId="7B73D38E" w14:textId="5F73E40D" w:rsidR="008A5AEF" w:rsidRPr="00AF5717" w:rsidRDefault="00E27C57" w:rsidP="003854C8">
            <w:pPr>
              <w:spacing w:after="0"/>
              <w:jc w:val="center"/>
              <w:textAlignment w:val="baseline"/>
              <w:rPr>
                <w:del w:id="4022" w:author="Marmol, Dominika Klaudia" w:date="2026-06-08T11:41:00Z"/>
                <w:sz w:val="24"/>
                <w:lang w:eastAsia="en-GB"/>
              </w:rPr>
            </w:pPr>
            <w:del w:id="4023" w:author="Marmol, Dominika Klaudia" w:date="2026-06-08T11:41:00Z">
              <w:r w:rsidRPr="00AF5717">
                <w:rPr>
                  <w:rFonts w:ascii="Arial" w:hAnsi="Arial" w:cs="Arial"/>
                  <w:lang w:eastAsia="en-GB"/>
                </w:rPr>
                <w:delText>End of infusion</w:delText>
              </w:r>
            </w:del>
          </w:p>
        </w:tc>
        <w:tc>
          <w:tcPr>
            <w:tcW w:w="1870" w:type="dxa"/>
            <w:tcBorders>
              <w:top w:val="single" w:sz="6" w:space="0" w:color="auto"/>
              <w:left w:val="single" w:sz="6" w:space="0" w:color="auto"/>
              <w:bottom w:val="single" w:sz="6" w:space="0" w:color="auto"/>
              <w:right w:val="single" w:sz="6" w:space="0" w:color="auto"/>
            </w:tcBorders>
            <w:vAlign w:val="center"/>
          </w:tcPr>
          <w:p w14:paraId="2587DF6E" w14:textId="432D172B" w:rsidR="008A5AEF" w:rsidRPr="00AF5717" w:rsidRDefault="00E27C57" w:rsidP="00E54CD0">
            <w:pPr>
              <w:spacing w:after="0"/>
              <w:jc w:val="center"/>
              <w:textAlignment w:val="baseline"/>
              <w:rPr>
                <w:del w:id="4024" w:author="Marmol, Dominika Klaudia" w:date="2026-06-08T11:41:00Z"/>
                <w:sz w:val="24"/>
                <w:lang w:eastAsia="en-GB"/>
              </w:rPr>
            </w:pPr>
            <w:del w:id="4025" w:author="Marmol, Dominika Klaudia" w:date="2026-06-08T11:41:00Z">
              <w:r w:rsidRPr="00AF5717">
                <w:rPr>
                  <w:rFonts w:ascii="Arial" w:hAnsi="Arial" w:cs="Arial"/>
                </w:rPr>
                <w:delText>+15 min</w:delText>
              </w:r>
            </w:del>
          </w:p>
        </w:tc>
        <w:tc>
          <w:tcPr>
            <w:tcW w:w="1102" w:type="dxa"/>
            <w:tcBorders>
              <w:top w:val="single" w:sz="6" w:space="0" w:color="auto"/>
              <w:left w:val="single" w:sz="6" w:space="0" w:color="auto"/>
              <w:bottom w:val="single" w:sz="6" w:space="0" w:color="auto"/>
              <w:right w:val="single" w:sz="6" w:space="0" w:color="auto"/>
            </w:tcBorders>
            <w:vAlign w:val="center"/>
            <w:hideMark/>
          </w:tcPr>
          <w:p w14:paraId="689347B7" w14:textId="003A47D1" w:rsidR="008A5AEF" w:rsidRPr="00AF5717" w:rsidRDefault="00E27C57" w:rsidP="00E54CD0">
            <w:pPr>
              <w:spacing w:after="0"/>
              <w:jc w:val="center"/>
              <w:textAlignment w:val="baseline"/>
              <w:rPr>
                <w:del w:id="4026" w:author="Marmol, Dominika Klaudia" w:date="2026-06-08T11:41:00Z"/>
                <w:sz w:val="24"/>
                <w:lang w:eastAsia="en-GB"/>
              </w:rPr>
            </w:pPr>
            <w:del w:id="4027" w:author="Marmol, Dominika Klaudia" w:date="2026-06-08T11:41:00Z">
              <w:r w:rsidRPr="00AF5717">
                <w:rPr>
                  <w:rFonts w:ascii="Arial" w:hAnsi="Arial" w:cs="Arial"/>
                  <w:lang w:eastAsia="en-GB"/>
                </w:rPr>
                <w:delText>X </w:delText>
              </w:r>
            </w:del>
          </w:p>
        </w:tc>
        <w:tc>
          <w:tcPr>
            <w:tcW w:w="1131" w:type="dxa"/>
            <w:tcBorders>
              <w:top w:val="single" w:sz="6" w:space="0" w:color="auto"/>
              <w:left w:val="single" w:sz="6" w:space="0" w:color="auto"/>
              <w:bottom w:val="single" w:sz="6" w:space="0" w:color="auto"/>
              <w:right w:val="single" w:sz="6" w:space="0" w:color="auto"/>
            </w:tcBorders>
            <w:vAlign w:val="center"/>
            <w:hideMark/>
          </w:tcPr>
          <w:p w14:paraId="75331FA1" w14:textId="3254F674" w:rsidR="008A5AEF" w:rsidRPr="00AF5717" w:rsidRDefault="00E27C57" w:rsidP="00E54CD0">
            <w:pPr>
              <w:spacing w:after="0"/>
              <w:jc w:val="center"/>
              <w:textAlignment w:val="baseline"/>
              <w:rPr>
                <w:del w:id="4028" w:author="Marmol, Dominika Klaudia" w:date="2026-06-08T11:41:00Z"/>
                <w:sz w:val="24"/>
                <w:lang w:eastAsia="en-GB"/>
              </w:rPr>
            </w:pPr>
            <w:del w:id="4029" w:author="Marmol, Dominika Klaudia" w:date="2026-06-08T11:41:00Z">
              <w:r w:rsidRPr="00AF5717">
                <w:rPr>
                  <w:rFonts w:ascii="Arial" w:hAnsi="Arial" w:cs="Arial"/>
                  <w:lang w:eastAsia="en-GB"/>
                </w:rPr>
                <w:delText> </w:delText>
              </w:r>
            </w:del>
          </w:p>
        </w:tc>
        <w:tc>
          <w:tcPr>
            <w:tcW w:w="1687" w:type="dxa"/>
            <w:tcBorders>
              <w:top w:val="single" w:sz="6" w:space="0" w:color="auto"/>
              <w:left w:val="single" w:sz="6" w:space="0" w:color="auto"/>
              <w:bottom w:val="single" w:sz="6" w:space="0" w:color="auto"/>
              <w:right w:val="single" w:sz="6" w:space="0" w:color="auto"/>
            </w:tcBorders>
          </w:tcPr>
          <w:p w14:paraId="52D539BD" w14:textId="35DC368D" w:rsidR="008A5AEF" w:rsidRPr="00AF5717" w:rsidRDefault="00E27C57" w:rsidP="00E54CD0">
            <w:pPr>
              <w:spacing w:after="0"/>
              <w:jc w:val="center"/>
              <w:textAlignment w:val="baseline"/>
              <w:rPr>
                <w:del w:id="4030" w:author="Marmol, Dominika Klaudia" w:date="2026-06-08T11:41:00Z"/>
                <w:rFonts w:ascii="Arial" w:hAnsi="Arial" w:cs="Arial"/>
                <w:lang w:eastAsia="en-GB"/>
              </w:rPr>
            </w:pPr>
            <w:del w:id="4031" w:author="Marmol, Dominika Klaudia" w:date="2026-06-08T11:41:00Z">
              <w:r w:rsidRPr="00AF5717">
                <w:rPr>
                  <w:rFonts w:ascii="Arial" w:hAnsi="Arial" w:cs="Arial"/>
                  <w:lang w:eastAsia="en-GB"/>
                </w:rPr>
                <w:delText>X</w:delText>
              </w:r>
            </w:del>
          </w:p>
        </w:tc>
        <w:tc>
          <w:tcPr>
            <w:tcW w:w="1898" w:type="dxa"/>
            <w:tcBorders>
              <w:top w:val="single" w:sz="6" w:space="0" w:color="auto"/>
              <w:left w:val="single" w:sz="6" w:space="0" w:color="auto"/>
              <w:bottom w:val="single" w:sz="6" w:space="0" w:color="auto"/>
              <w:right w:val="single" w:sz="6" w:space="0" w:color="auto"/>
            </w:tcBorders>
            <w:vAlign w:val="center"/>
          </w:tcPr>
          <w:p w14:paraId="45514FC2" w14:textId="5C259CCF" w:rsidR="008A5AEF" w:rsidRPr="00AF5717" w:rsidRDefault="008A5AEF" w:rsidP="00E54CD0">
            <w:pPr>
              <w:spacing w:after="0"/>
              <w:jc w:val="center"/>
              <w:textAlignment w:val="baseline"/>
              <w:rPr>
                <w:del w:id="4032" w:author="Marmol, Dominika Klaudia" w:date="2026-06-08T11:41:00Z"/>
                <w:sz w:val="24"/>
                <w:lang w:eastAsia="en-GB"/>
              </w:rPr>
            </w:pPr>
          </w:p>
        </w:tc>
      </w:tr>
      <w:tr w:rsidR="008F5115" w14:paraId="29AED9A5" w14:textId="20026C92" w:rsidTr="008A5AEF">
        <w:trPr>
          <w:trHeight w:val="270"/>
          <w:del w:id="4033" w:author="Marmol, Dominika Klaudia" w:date="2026-06-08T11:41:00Z"/>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A3D58CE" w14:textId="7FC3052E" w:rsidR="008A5AEF" w:rsidRPr="00AF5717" w:rsidRDefault="008A5AEF" w:rsidP="003854C8">
            <w:pPr>
              <w:spacing w:after="0"/>
              <w:jc w:val="center"/>
              <w:rPr>
                <w:del w:id="4034" w:author="Marmol, Dominika Klaudia" w:date="2026-06-08T11:41:00Z"/>
                <w:sz w:val="24"/>
                <w:lang w:eastAsia="en-GB"/>
              </w:rPr>
            </w:pPr>
          </w:p>
        </w:tc>
        <w:tc>
          <w:tcPr>
            <w:tcW w:w="1133" w:type="dxa"/>
            <w:tcBorders>
              <w:top w:val="single" w:sz="6" w:space="0" w:color="auto"/>
              <w:left w:val="single" w:sz="6" w:space="0" w:color="auto"/>
              <w:bottom w:val="single" w:sz="6" w:space="0" w:color="auto"/>
              <w:right w:val="single" w:sz="6" w:space="0" w:color="auto"/>
            </w:tcBorders>
            <w:vAlign w:val="center"/>
            <w:hideMark/>
          </w:tcPr>
          <w:p w14:paraId="3E848A03" w14:textId="69A1B44E" w:rsidR="008A5AEF" w:rsidRPr="00AF5717" w:rsidRDefault="00E27C57" w:rsidP="003854C8">
            <w:pPr>
              <w:spacing w:after="0"/>
              <w:jc w:val="center"/>
              <w:textAlignment w:val="baseline"/>
              <w:rPr>
                <w:del w:id="4035" w:author="Marmol, Dominika Klaudia" w:date="2026-06-08T11:41:00Z"/>
                <w:sz w:val="24"/>
                <w:lang w:eastAsia="en-GB"/>
              </w:rPr>
            </w:pPr>
            <w:del w:id="4036" w:author="Marmol, Dominika Klaudia" w:date="2026-06-08T11:41:00Z">
              <w:r w:rsidRPr="00AF5717">
                <w:rPr>
                  <w:rFonts w:ascii="Arial" w:hAnsi="Arial" w:cs="Arial"/>
                  <w:lang w:eastAsia="en-GB"/>
                </w:rPr>
                <w:delText>C1D1</w:delText>
              </w:r>
            </w:del>
          </w:p>
        </w:tc>
        <w:tc>
          <w:tcPr>
            <w:tcW w:w="2215" w:type="dxa"/>
            <w:tcBorders>
              <w:top w:val="single" w:sz="6" w:space="0" w:color="auto"/>
              <w:left w:val="single" w:sz="6" w:space="0" w:color="auto"/>
              <w:bottom w:val="single" w:sz="6" w:space="0" w:color="auto"/>
              <w:right w:val="single" w:sz="6" w:space="0" w:color="auto"/>
            </w:tcBorders>
            <w:vAlign w:val="center"/>
            <w:hideMark/>
          </w:tcPr>
          <w:p w14:paraId="7DAF7140" w14:textId="3AA0C8FA" w:rsidR="008A5AEF" w:rsidRPr="00AF5717" w:rsidRDefault="00E27C57" w:rsidP="003854C8">
            <w:pPr>
              <w:spacing w:after="0"/>
              <w:jc w:val="center"/>
              <w:textAlignment w:val="baseline"/>
              <w:rPr>
                <w:del w:id="4037" w:author="Marmol, Dominika Klaudia" w:date="2026-06-08T11:41:00Z"/>
                <w:sz w:val="24"/>
                <w:lang w:eastAsia="en-GB"/>
              </w:rPr>
            </w:pPr>
            <w:del w:id="4038" w:author="Marmol, Dominika Klaudia" w:date="2026-06-08T11:41:00Z">
              <w:r w:rsidRPr="00AF5717">
                <w:rPr>
                  <w:rFonts w:ascii="Arial" w:hAnsi="Arial" w:cs="Arial"/>
                  <w:lang w:eastAsia="en-GB"/>
                </w:rPr>
                <w:delText>2 h post-dose</w:delText>
              </w:r>
            </w:del>
          </w:p>
        </w:tc>
        <w:tc>
          <w:tcPr>
            <w:tcW w:w="1870" w:type="dxa"/>
            <w:tcBorders>
              <w:top w:val="single" w:sz="6" w:space="0" w:color="auto"/>
              <w:left w:val="single" w:sz="6" w:space="0" w:color="auto"/>
              <w:bottom w:val="single" w:sz="6" w:space="0" w:color="auto"/>
              <w:right w:val="single" w:sz="6" w:space="0" w:color="auto"/>
            </w:tcBorders>
            <w:vAlign w:val="center"/>
          </w:tcPr>
          <w:p w14:paraId="4E988E20" w14:textId="69DBA9ED" w:rsidR="008A5AEF" w:rsidRPr="00AF5717" w:rsidRDefault="00E27C57" w:rsidP="00E54CD0">
            <w:pPr>
              <w:spacing w:after="0"/>
              <w:jc w:val="center"/>
              <w:textAlignment w:val="baseline"/>
              <w:rPr>
                <w:del w:id="4039" w:author="Marmol, Dominika Klaudia" w:date="2026-06-08T11:41:00Z"/>
                <w:sz w:val="24"/>
                <w:lang w:eastAsia="en-GB"/>
              </w:rPr>
            </w:pPr>
            <w:del w:id="4040" w:author="Marmol, Dominika Klaudia" w:date="2026-06-08T11:41:00Z">
              <w:r w:rsidRPr="00AF5717">
                <w:rPr>
                  <w:rFonts w:ascii="Arial" w:hAnsi="Arial" w:cs="Arial"/>
                </w:rPr>
                <w:delText>±15 min</w:delText>
              </w:r>
            </w:del>
          </w:p>
        </w:tc>
        <w:tc>
          <w:tcPr>
            <w:tcW w:w="1102" w:type="dxa"/>
            <w:tcBorders>
              <w:top w:val="single" w:sz="6" w:space="0" w:color="auto"/>
              <w:left w:val="single" w:sz="6" w:space="0" w:color="auto"/>
              <w:bottom w:val="single" w:sz="6" w:space="0" w:color="auto"/>
              <w:right w:val="single" w:sz="6" w:space="0" w:color="auto"/>
            </w:tcBorders>
            <w:vAlign w:val="center"/>
            <w:hideMark/>
          </w:tcPr>
          <w:p w14:paraId="4D912E6D" w14:textId="0A517CEA" w:rsidR="008A5AEF" w:rsidRPr="00AF5717" w:rsidRDefault="00E27C57" w:rsidP="00E54CD0">
            <w:pPr>
              <w:spacing w:after="0"/>
              <w:jc w:val="center"/>
              <w:textAlignment w:val="baseline"/>
              <w:rPr>
                <w:del w:id="4041" w:author="Marmol, Dominika Klaudia" w:date="2026-06-08T11:41:00Z"/>
                <w:sz w:val="24"/>
                <w:lang w:eastAsia="en-GB"/>
              </w:rPr>
            </w:pPr>
            <w:del w:id="4042" w:author="Marmol, Dominika Klaudia" w:date="2026-06-08T11:41:00Z">
              <w:r w:rsidRPr="00AF5717">
                <w:rPr>
                  <w:rFonts w:ascii="Arial" w:hAnsi="Arial" w:cs="Arial"/>
                  <w:lang w:eastAsia="en-GB"/>
                </w:rPr>
                <w:delText>X </w:delText>
              </w:r>
            </w:del>
          </w:p>
        </w:tc>
        <w:tc>
          <w:tcPr>
            <w:tcW w:w="1131" w:type="dxa"/>
            <w:tcBorders>
              <w:top w:val="single" w:sz="6" w:space="0" w:color="auto"/>
              <w:left w:val="single" w:sz="6" w:space="0" w:color="auto"/>
              <w:bottom w:val="single" w:sz="6" w:space="0" w:color="auto"/>
              <w:right w:val="single" w:sz="6" w:space="0" w:color="auto"/>
            </w:tcBorders>
            <w:vAlign w:val="center"/>
            <w:hideMark/>
          </w:tcPr>
          <w:p w14:paraId="55AEEC67" w14:textId="595CF39D" w:rsidR="008A5AEF" w:rsidRPr="00AF5717" w:rsidRDefault="00E27C57" w:rsidP="00E54CD0">
            <w:pPr>
              <w:spacing w:after="0"/>
              <w:jc w:val="center"/>
              <w:textAlignment w:val="baseline"/>
              <w:rPr>
                <w:del w:id="4043" w:author="Marmol, Dominika Klaudia" w:date="2026-06-08T11:41:00Z"/>
                <w:sz w:val="24"/>
                <w:lang w:eastAsia="en-GB"/>
              </w:rPr>
            </w:pPr>
            <w:del w:id="4044" w:author="Marmol, Dominika Klaudia" w:date="2026-06-08T11:41:00Z">
              <w:r w:rsidRPr="00AF5717">
                <w:rPr>
                  <w:rFonts w:ascii="Arial" w:hAnsi="Arial" w:cs="Arial"/>
                  <w:lang w:eastAsia="en-GB"/>
                </w:rPr>
                <w:delText> </w:delText>
              </w:r>
            </w:del>
          </w:p>
        </w:tc>
        <w:tc>
          <w:tcPr>
            <w:tcW w:w="1687" w:type="dxa"/>
            <w:tcBorders>
              <w:top w:val="single" w:sz="6" w:space="0" w:color="auto"/>
              <w:left w:val="single" w:sz="6" w:space="0" w:color="auto"/>
              <w:bottom w:val="single" w:sz="6" w:space="0" w:color="auto"/>
              <w:right w:val="single" w:sz="6" w:space="0" w:color="auto"/>
            </w:tcBorders>
          </w:tcPr>
          <w:p w14:paraId="13B69F2C" w14:textId="5DFAB7C2" w:rsidR="008A5AEF" w:rsidRPr="00AF5717" w:rsidRDefault="008A5AEF" w:rsidP="00E54CD0">
            <w:pPr>
              <w:spacing w:after="0"/>
              <w:jc w:val="center"/>
              <w:textAlignment w:val="baseline"/>
              <w:rPr>
                <w:del w:id="4045" w:author="Marmol, Dominika Klaudia" w:date="2026-06-08T11:41:00Z"/>
                <w:rFonts w:ascii="Arial" w:hAnsi="Arial" w:cs="Arial"/>
                <w:lang w:eastAsia="en-GB"/>
              </w:rPr>
            </w:pPr>
          </w:p>
        </w:tc>
        <w:tc>
          <w:tcPr>
            <w:tcW w:w="1898" w:type="dxa"/>
            <w:tcBorders>
              <w:top w:val="single" w:sz="6" w:space="0" w:color="auto"/>
              <w:left w:val="single" w:sz="6" w:space="0" w:color="auto"/>
              <w:bottom w:val="single" w:sz="6" w:space="0" w:color="auto"/>
              <w:right w:val="single" w:sz="6" w:space="0" w:color="auto"/>
            </w:tcBorders>
            <w:vAlign w:val="center"/>
          </w:tcPr>
          <w:p w14:paraId="32B01F55" w14:textId="766872A0" w:rsidR="008A5AEF" w:rsidRPr="00AF5717" w:rsidRDefault="008A5AEF" w:rsidP="00E54CD0">
            <w:pPr>
              <w:spacing w:after="0"/>
              <w:jc w:val="center"/>
              <w:textAlignment w:val="baseline"/>
              <w:rPr>
                <w:del w:id="4046" w:author="Marmol, Dominika Klaudia" w:date="2026-06-08T11:41:00Z"/>
                <w:sz w:val="24"/>
                <w:lang w:eastAsia="en-GB"/>
              </w:rPr>
            </w:pPr>
          </w:p>
        </w:tc>
      </w:tr>
      <w:tr w:rsidR="008F5115" w14:paraId="0D500B59" w14:textId="4FD7483B" w:rsidTr="008A5AEF">
        <w:trPr>
          <w:trHeight w:val="270"/>
          <w:del w:id="4047" w:author="Marmol, Dominika Klaudia" w:date="2026-06-08T11:41:00Z"/>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3E059A5" w14:textId="180BEE0A" w:rsidR="008A5AEF" w:rsidRPr="00AF5717" w:rsidRDefault="008A5AEF" w:rsidP="003854C8">
            <w:pPr>
              <w:spacing w:after="0"/>
              <w:jc w:val="center"/>
              <w:rPr>
                <w:del w:id="4048" w:author="Marmol, Dominika Klaudia" w:date="2026-06-08T11:41:00Z"/>
                <w:sz w:val="24"/>
                <w:lang w:eastAsia="en-GB"/>
              </w:rPr>
            </w:pPr>
          </w:p>
        </w:tc>
        <w:tc>
          <w:tcPr>
            <w:tcW w:w="1133" w:type="dxa"/>
            <w:tcBorders>
              <w:top w:val="single" w:sz="6" w:space="0" w:color="auto"/>
              <w:left w:val="single" w:sz="6" w:space="0" w:color="auto"/>
              <w:bottom w:val="single" w:sz="6" w:space="0" w:color="auto"/>
              <w:right w:val="single" w:sz="6" w:space="0" w:color="auto"/>
            </w:tcBorders>
            <w:vAlign w:val="center"/>
            <w:hideMark/>
          </w:tcPr>
          <w:p w14:paraId="40DBEC74" w14:textId="4EE7B16F" w:rsidR="008A5AEF" w:rsidRPr="00AF5717" w:rsidRDefault="00E27C57" w:rsidP="003854C8">
            <w:pPr>
              <w:spacing w:after="0"/>
              <w:jc w:val="center"/>
              <w:textAlignment w:val="baseline"/>
              <w:rPr>
                <w:del w:id="4049" w:author="Marmol, Dominika Klaudia" w:date="2026-06-08T11:41:00Z"/>
                <w:sz w:val="24"/>
                <w:lang w:eastAsia="en-GB"/>
              </w:rPr>
            </w:pPr>
            <w:del w:id="4050" w:author="Marmol, Dominika Klaudia" w:date="2026-06-08T11:41:00Z">
              <w:r w:rsidRPr="00AF5717">
                <w:rPr>
                  <w:rFonts w:ascii="Arial" w:hAnsi="Arial" w:cs="Arial"/>
                  <w:lang w:eastAsia="en-GB"/>
                </w:rPr>
                <w:delText>C1D1</w:delText>
              </w:r>
            </w:del>
          </w:p>
        </w:tc>
        <w:tc>
          <w:tcPr>
            <w:tcW w:w="2215" w:type="dxa"/>
            <w:tcBorders>
              <w:top w:val="single" w:sz="6" w:space="0" w:color="auto"/>
              <w:left w:val="single" w:sz="6" w:space="0" w:color="auto"/>
              <w:bottom w:val="single" w:sz="6" w:space="0" w:color="auto"/>
              <w:right w:val="single" w:sz="6" w:space="0" w:color="auto"/>
            </w:tcBorders>
            <w:vAlign w:val="center"/>
            <w:hideMark/>
          </w:tcPr>
          <w:p w14:paraId="500AEBFE" w14:textId="68EA1DD8" w:rsidR="008A5AEF" w:rsidRPr="00AF5717" w:rsidRDefault="00E27C57" w:rsidP="003854C8">
            <w:pPr>
              <w:spacing w:after="0"/>
              <w:jc w:val="center"/>
              <w:textAlignment w:val="baseline"/>
              <w:rPr>
                <w:del w:id="4051" w:author="Marmol, Dominika Klaudia" w:date="2026-06-08T11:41:00Z"/>
                <w:sz w:val="24"/>
                <w:lang w:eastAsia="en-GB"/>
              </w:rPr>
            </w:pPr>
            <w:del w:id="4052" w:author="Marmol, Dominika Klaudia" w:date="2026-06-08T11:41:00Z">
              <w:r w:rsidRPr="00AF5717">
                <w:rPr>
                  <w:rFonts w:ascii="Arial" w:hAnsi="Arial" w:cs="Arial"/>
                  <w:lang w:eastAsia="en-GB"/>
                </w:rPr>
                <w:delText>4 h post-dose</w:delText>
              </w:r>
            </w:del>
          </w:p>
        </w:tc>
        <w:tc>
          <w:tcPr>
            <w:tcW w:w="1870" w:type="dxa"/>
            <w:tcBorders>
              <w:top w:val="single" w:sz="6" w:space="0" w:color="auto"/>
              <w:left w:val="single" w:sz="6" w:space="0" w:color="auto"/>
              <w:bottom w:val="single" w:sz="6" w:space="0" w:color="auto"/>
              <w:right w:val="single" w:sz="6" w:space="0" w:color="auto"/>
            </w:tcBorders>
            <w:vAlign w:val="center"/>
          </w:tcPr>
          <w:p w14:paraId="4E0C3E8C" w14:textId="10E961FF" w:rsidR="008A5AEF" w:rsidRPr="00AF5717" w:rsidRDefault="00E27C57" w:rsidP="00E54CD0">
            <w:pPr>
              <w:spacing w:after="0"/>
              <w:jc w:val="center"/>
              <w:textAlignment w:val="baseline"/>
              <w:rPr>
                <w:del w:id="4053" w:author="Marmol, Dominika Klaudia" w:date="2026-06-08T11:41:00Z"/>
                <w:sz w:val="24"/>
                <w:lang w:eastAsia="en-GB"/>
              </w:rPr>
            </w:pPr>
            <w:del w:id="4054" w:author="Marmol, Dominika Klaudia" w:date="2026-06-08T11:41:00Z">
              <w:r w:rsidRPr="00AF5717">
                <w:rPr>
                  <w:rFonts w:ascii="Arial" w:hAnsi="Arial" w:cs="Arial"/>
                </w:rPr>
                <w:delText>±30 min</w:delText>
              </w:r>
            </w:del>
          </w:p>
        </w:tc>
        <w:tc>
          <w:tcPr>
            <w:tcW w:w="1102" w:type="dxa"/>
            <w:tcBorders>
              <w:top w:val="single" w:sz="6" w:space="0" w:color="auto"/>
              <w:left w:val="single" w:sz="6" w:space="0" w:color="auto"/>
              <w:bottom w:val="single" w:sz="6" w:space="0" w:color="auto"/>
              <w:right w:val="single" w:sz="6" w:space="0" w:color="auto"/>
            </w:tcBorders>
            <w:vAlign w:val="center"/>
            <w:hideMark/>
          </w:tcPr>
          <w:p w14:paraId="46C86171" w14:textId="7E48D3A7" w:rsidR="008A5AEF" w:rsidRPr="00AF5717" w:rsidRDefault="00E27C57" w:rsidP="00E54CD0">
            <w:pPr>
              <w:spacing w:after="0"/>
              <w:jc w:val="center"/>
              <w:textAlignment w:val="baseline"/>
              <w:rPr>
                <w:del w:id="4055" w:author="Marmol, Dominika Klaudia" w:date="2026-06-08T11:41:00Z"/>
                <w:sz w:val="24"/>
                <w:lang w:eastAsia="en-GB"/>
              </w:rPr>
            </w:pPr>
            <w:del w:id="4056" w:author="Marmol, Dominika Klaudia" w:date="2026-06-08T11:41:00Z">
              <w:r w:rsidRPr="00AF5717">
                <w:rPr>
                  <w:rFonts w:ascii="Arial" w:hAnsi="Arial" w:cs="Arial"/>
                  <w:lang w:eastAsia="en-GB"/>
                </w:rPr>
                <w:delText>X </w:delText>
              </w:r>
            </w:del>
          </w:p>
        </w:tc>
        <w:tc>
          <w:tcPr>
            <w:tcW w:w="1131" w:type="dxa"/>
            <w:tcBorders>
              <w:top w:val="single" w:sz="6" w:space="0" w:color="auto"/>
              <w:left w:val="single" w:sz="6" w:space="0" w:color="auto"/>
              <w:bottom w:val="single" w:sz="6" w:space="0" w:color="auto"/>
              <w:right w:val="single" w:sz="6" w:space="0" w:color="auto"/>
            </w:tcBorders>
            <w:vAlign w:val="center"/>
            <w:hideMark/>
          </w:tcPr>
          <w:p w14:paraId="104F0B10" w14:textId="731C69AC" w:rsidR="008A5AEF" w:rsidRPr="00AF5717" w:rsidRDefault="00E27C57" w:rsidP="00E54CD0">
            <w:pPr>
              <w:spacing w:after="0"/>
              <w:jc w:val="center"/>
              <w:textAlignment w:val="baseline"/>
              <w:rPr>
                <w:del w:id="4057" w:author="Marmol, Dominika Klaudia" w:date="2026-06-08T11:41:00Z"/>
                <w:sz w:val="24"/>
                <w:lang w:eastAsia="en-GB"/>
              </w:rPr>
            </w:pPr>
            <w:del w:id="4058" w:author="Marmol, Dominika Klaudia" w:date="2026-06-08T11:41:00Z">
              <w:r w:rsidRPr="00AF5717">
                <w:rPr>
                  <w:rFonts w:ascii="Arial" w:hAnsi="Arial" w:cs="Arial"/>
                  <w:lang w:eastAsia="en-GB"/>
                </w:rPr>
                <w:delText> </w:delText>
              </w:r>
            </w:del>
          </w:p>
        </w:tc>
        <w:tc>
          <w:tcPr>
            <w:tcW w:w="1687" w:type="dxa"/>
            <w:tcBorders>
              <w:top w:val="single" w:sz="6" w:space="0" w:color="auto"/>
              <w:left w:val="single" w:sz="6" w:space="0" w:color="auto"/>
              <w:bottom w:val="single" w:sz="6" w:space="0" w:color="auto"/>
              <w:right w:val="single" w:sz="6" w:space="0" w:color="auto"/>
            </w:tcBorders>
          </w:tcPr>
          <w:p w14:paraId="3D6A5224" w14:textId="240EE0AD" w:rsidR="008A5AEF" w:rsidRPr="00AF5717" w:rsidRDefault="008A5AEF" w:rsidP="00E54CD0">
            <w:pPr>
              <w:spacing w:after="0"/>
              <w:jc w:val="center"/>
              <w:textAlignment w:val="baseline"/>
              <w:rPr>
                <w:del w:id="4059" w:author="Marmol, Dominika Klaudia" w:date="2026-06-08T11:41:00Z"/>
                <w:rFonts w:ascii="Arial" w:hAnsi="Arial" w:cs="Arial"/>
                <w:lang w:eastAsia="en-GB"/>
              </w:rPr>
            </w:pPr>
          </w:p>
        </w:tc>
        <w:tc>
          <w:tcPr>
            <w:tcW w:w="1898" w:type="dxa"/>
            <w:tcBorders>
              <w:top w:val="single" w:sz="6" w:space="0" w:color="auto"/>
              <w:left w:val="single" w:sz="6" w:space="0" w:color="auto"/>
              <w:bottom w:val="single" w:sz="6" w:space="0" w:color="auto"/>
              <w:right w:val="single" w:sz="6" w:space="0" w:color="auto"/>
            </w:tcBorders>
            <w:vAlign w:val="center"/>
            <w:hideMark/>
          </w:tcPr>
          <w:p w14:paraId="43682494" w14:textId="1F6DBC23" w:rsidR="008A5AEF" w:rsidRPr="00AF5717" w:rsidRDefault="00E27C57" w:rsidP="00E54CD0">
            <w:pPr>
              <w:spacing w:after="0"/>
              <w:jc w:val="center"/>
              <w:textAlignment w:val="baseline"/>
              <w:rPr>
                <w:del w:id="4060" w:author="Marmol, Dominika Klaudia" w:date="2026-06-08T11:41:00Z"/>
                <w:sz w:val="24"/>
                <w:lang w:eastAsia="en-GB"/>
              </w:rPr>
            </w:pPr>
            <w:del w:id="4061" w:author="Marmol, Dominika Klaudia" w:date="2026-06-08T11:41:00Z">
              <w:r w:rsidRPr="00AF5717">
                <w:rPr>
                  <w:rFonts w:ascii="Arial" w:hAnsi="Arial" w:cs="Arial"/>
                  <w:lang w:eastAsia="en-GB"/>
                </w:rPr>
                <w:delText>X</w:delText>
              </w:r>
            </w:del>
          </w:p>
        </w:tc>
      </w:tr>
      <w:tr w:rsidR="008F5115" w14:paraId="1BDB1EC7" w14:textId="6C40544C" w:rsidTr="008A5AEF">
        <w:trPr>
          <w:trHeight w:val="270"/>
          <w:del w:id="4062" w:author="Marmol, Dominika Klaudia" w:date="2026-06-08T11:41:00Z"/>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2D0170B" w14:textId="10FADE25" w:rsidR="008A5AEF" w:rsidRPr="00AF5717" w:rsidRDefault="008A5AEF" w:rsidP="003854C8">
            <w:pPr>
              <w:spacing w:after="0"/>
              <w:jc w:val="center"/>
              <w:rPr>
                <w:del w:id="4063" w:author="Marmol, Dominika Klaudia" w:date="2026-06-08T11:41:00Z"/>
                <w:sz w:val="24"/>
                <w:lang w:eastAsia="en-GB"/>
              </w:rPr>
            </w:pPr>
          </w:p>
        </w:tc>
        <w:tc>
          <w:tcPr>
            <w:tcW w:w="1133" w:type="dxa"/>
            <w:tcBorders>
              <w:top w:val="single" w:sz="6" w:space="0" w:color="auto"/>
              <w:left w:val="single" w:sz="6" w:space="0" w:color="auto"/>
              <w:bottom w:val="single" w:sz="6" w:space="0" w:color="auto"/>
              <w:right w:val="single" w:sz="6" w:space="0" w:color="auto"/>
            </w:tcBorders>
            <w:vAlign w:val="center"/>
            <w:hideMark/>
          </w:tcPr>
          <w:p w14:paraId="1410E64D" w14:textId="564CB5BA" w:rsidR="008A5AEF" w:rsidRPr="00AF5717" w:rsidRDefault="00E27C57" w:rsidP="003854C8">
            <w:pPr>
              <w:spacing w:after="0"/>
              <w:jc w:val="center"/>
              <w:textAlignment w:val="baseline"/>
              <w:rPr>
                <w:del w:id="4064" w:author="Marmol, Dominika Klaudia" w:date="2026-06-08T11:41:00Z"/>
                <w:sz w:val="24"/>
                <w:lang w:eastAsia="en-GB"/>
              </w:rPr>
            </w:pPr>
            <w:del w:id="4065" w:author="Marmol, Dominika Klaudia" w:date="2026-06-08T11:41:00Z">
              <w:r w:rsidRPr="00AF5717">
                <w:rPr>
                  <w:rFonts w:ascii="Arial" w:hAnsi="Arial" w:cs="Arial"/>
                  <w:lang w:eastAsia="en-GB"/>
                </w:rPr>
                <w:delText>C1D4</w:delText>
              </w:r>
            </w:del>
          </w:p>
        </w:tc>
        <w:tc>
          <w:tcPr>
            <w:tcW w:w="2215" w:type="dxa"/>
            <w:tcBorders>
              <w:top w:val="single" w:sz="6" w:space="0" w:color="auto"/>
              <w:left w:val="single" w:sz="6" w:space="0" w:color="auto"/>
              <w:bottom w:val="single" w:sz="6" w:space="0" w:color="auto"/>
              <w:right w:val="single" w:sz="6" w:space="0" w:color="auto"/>
            </w:tcBorders>
            <w:vAlign w:val="center"/>
            <w:hideMark/>
          </w:tcPr>
          <w:p w14:paraId="675FE1A0" w14:textId="7521A0D5" w:rsidR="008A5AEF" w:rsidRPr="00AF5717" w:rsidRDefault="00E27C57" w:rsidP="003854C8">
            <w:pPr>
              <w:spacing w:after="0"/>
              <w:jc w:val="center"/>
              <w:textAlignment w:val="baseline"/>
              <w:rPr>
                <w:del w:id="4066" w:author="Marmol, Dominika Klaudia" w:date="2026-06-08T11:41:00Z"/>
                <w:sz w:val="24"/>
                <w:lang w:eastAsia="en-GB"/>
              </w:rPr>
            </w:pPr>
            <w:del w:id="4067" w:author="Marmol, Dominika Klaudia" w:date="2026-06-08T11:41:00Z">
              <w:r w:rsidRPr="00AF5717">
                <w:rPr>
                  <w:rFonts w:ascii="Arial" w:hAnsi="Arial" w:cs="Arial"/>
                  <w:lang w:eastAsia="en-GB"/>
                </w:rPr>
                <w:delText>72 h post-dose</w:delText>
              </w:r>
            </w:del>
          </w:p>
        </w:tc>
        <w:tc>
          <w:tcPr>
            <w:tcW w:w="1870" w:type="dxa"/>
            <w:tcBorders>
              <w:top w:val="single" w:sz="6" w:space="0" w:color="auto"/>
              <w:left w:val="single" w:sz="6" w:space="0" w:color="auto"/>
              <w:bottom w:val="single" w:sz="6" w:space="0" w:color="auto"/>
              <w:right w:val="single" w:sz="6" w:space="0" w:color="auto"/>
            </w:tcBorders>
            <w:vAlign w:val="center"/>
          </w:tcPr>
          <w:p w14:paraId="645FA62B" w14:textId="4CEEE6B4" w:rsidR="008A5AEF" w:rsidRPr="00AF5717" w:rsidRDefault="00E27C57" w:rsidP="00E54CD0">
            <w:pPr>
              <w:spacing w:after="0"/>
              <w:jc w:val="center"/>
              <w:textAlignment w:val="baseline"/>
              <w:rPr>
                <w:del w:id="4068" w:author="Marmol, Dominika Klaudia" w:date="2026-06-08T11:41:00Z"/>
                <w:sz w:val="24"/>
                <w:lang w:eastAsia="en-GB"/>
              </w:rPr>
            </w:pPr>
            <w:del w:id="4069" w:author="Marmol, Dominika Klaudia" w:date="2026-06-08T11:41:00Z">
              <w:r w:rsidRPr="00AF5717">
                <w:rPr>
                  <w:rFonts w:ascii="Arial" w:hAnsi="Arial" w:cs="Arial"/>
                </w:rPr>
                <w:delText>±1 day</w:delText>
              </w:r>
            </w:del>
          </w:p>
        </w:tc>
        <w:tc>
          <w:tcPr>
            <w:tcW w:w="1102" w:type="dxa"/>
            <w:tcBorders>
              <w:top w:val="single" w:sz="6" w:space="0" w:color="auto"/>
              <w:left w:val="single" w:sz="6" w:space="0" w:color="auto"/>
              <w:bottom w:val="single" w:sz="6" w:space="0" w:color="auto"/>
              <w:right w:val="single" w:sz="6" w:space="0" w:color="auto"/>
            </w:tcBorders>
            <w:vAlign w:val="center"/>
            <w:hideMark/>
          </w:tcPr>
          <w:p w14:paraId="4476A0CE" w14:textId="457BEC5F" w:rsidR="008A5AEF" w:rsidRPr="00AF5717" w:rsidRDefault="00E27C57" w:rsidP="00E54CD0">
            <w:pPr>
              <w:spacing w:after="0"/>
              <w:jc w:val="center"/>
              <w:textAlignment w:val="baseline"/>
              <w:rPr>
                <w:del w:id="4070" w:author="Marmol, Dominika Klaudia" w:date="2026-06-08T11:41:00Z"/>
                <w:sz w:val="24"/>
                <w:lang w:eastAsia="en-GB"/>
              </w:rPr>
            </w:pPr>
            <w:del w:id="4071" w:author="Marmol, Dominika Klaudia" w:date="2026-06-08T11:41:00Z">
              <w:r w:rsidRPr="00AF5717">
                <w:rPr>
                  <w:rFonts w:ascii="Arial" w:hAnsi="Arial" w:cs="Arial"/>
                  <w:lang w:eastAsia="en-GB"/>
                </w:rPr>
                <w:delText>X </w:delText>
              </w:r>
            </w:del>
          </w:p>
        </w:tc>
        <w:tc>
          <w:tcPr>
            <w:tcW w:w="1131" w:type="dxa"/>
            <w:tcBorders>
              <w:top w:val="single" w:sz="6" w:space="0" w:color="auto"/>
              <w:left w:val="single" w:sz="6" w:space="0" w:color="auto"/>
              <w:bottom w:val="single" w:sz="6" w:space="0" w:color="auto"/>
              <w:right w:val="single" w:sz="6" w:space="0" w:color="auto"/>
            </w:tcBorders>
            <w:vAlign w:val="center"/>
            <w:hideMark/>
          </w:tcPr>
          <w:p w14:paraId="1603C8DE" w14:textId="1681921B" w:rsidR="008A5AEF" w:rsidRPr="00AF5717" w:rsidRDefault="00E27C57" w:rsidP="00E54CD0">
            <w:pPr>
              <w:spacing w:after="0"/>
              <w:jc w:val="center"/>
              <w:textAlignment w:val="baseline"/>
              <w:rPr>
                <w:del w:id="4072" w:author="Marmol, Dominika Klaudia" w:date="2026-06-08T11:41:00Z"/>
                <w:sz w:val="24"/>
                <w:lang w:eastAsia="en-GB"/>
              </w:rPr>
            </w:pPr>
            <w:del w:id="4073" w:author="Marmol, Dominika Klaudia" w:date="2026-06-08T11:41:00Z">
              <w:r w:rsidRPr="00AF5717">
                <w:rPr>
                  <w:rFonts w:ascii="Arial" w:hAnsi="Arial" w:cs="Arial"/>
                  <w:lang w:eastAsia="en-GB"/>
                </w:rPr>
                <w:delText> </w:delText>
              </w:r>
            </w:del>
          </w:p>
        </w:tc>
        <w:tc>
          <w:tcPr>
            <w:tcW w:w="1687" w:type="dxa"/>
            <w:tcBorders>
              <w:top w:val="single" w:sz="6" w:space="0" w:color="auto"/>
              <w:left w:val="single" w:sz="6" w:space="0" w:color="auto"/>
              <w:bottom w:val="single" w:sz="6" w:space="0" w:color="auto"/>
              <w:right w:val="single" w:sz="6" w:space="0" w:color="auto"/>
            </w:tcBorders>
          </w:tcPr>
          <w:p w14:paraId="0CF75ACD" w14:textId="31264F02" w:rsidR="008A5AEF" w:rsidRPr="00AF5717" w:rsidRDefault="00E27C57" w:rsidP="00E54CD0">
            <w:pPr>
              <w:spacing w:after="0"/>
              <w:jc w:val="center"/>
              <w:textAlignment w:val="baseline"/>
              <w:rPr>
                <w:del w:id="4074" w:author="Marmol, Dominika Klaudia" w:date="2026-06-08T11:41:00Z"/>
                <w:rFonts w:ascii="Arial" w:hAnsi="Arial" w:cs="Arial"/>
                <w:b/>
                <w:bCs/>
                <w:lang w:eastAsia="en-GB"/>
              </w:rPr>
            </w:pPr>
            <w:del w:id="4075" w:author="Marmol, Dominika Klaudia" w:date="2026-06-08T11:41:00Z">
              <w:r w:rsidRPr="00AF5717">
                <w:rPr>
                  <w:rFonts w:ascii="Arial" w:hAnsi="Arial" w:cs="Arial"/>
                  <w:lang w:eastAsia="en-GB"/>
                </w:rPr>
                <w:delText>X</w:delText>
              </w:r>
            </w:del>
          </w:p>
        </w:tc>
        <w:tc>
          <w:tcPr>
            <w:tcW w:w="1898" w:type="dxa"/>
            <w:tcBorders>
              <w:top w:val="single" w:sz="6" w:space="0" w:color="auto"/>
              <w:left w:val="single" w:sz="6" w:space="0" w:color="auto"/>
              <w:bottom w:val="single" w:sz="6" w:space="0" w:color="auto"/>
              <w:right w:val="single" w:sz="6" w:space="0" w:color="auto"/>
            </w:tcBorders>
            <w:vAlign w:val="center"/>
          </w:tcPr>
          <w:p w14:paraId="2A3DB1CF" w14:textId="3261C7F2" w:rsidR="008A5AEF" w:rsidRPr="00AF5717" w:rsidRDefault="00E27C57" w:rsidP="00E54CD0">
            <w:pPr>
              <w:spacing w:after="0"/>
              <w:jc w:val="center"/>
              <w:textAlignment w:val="baseline"/>
              <w:rPr>
                <w:del w:id="4076" w:author="Marmol, Dominika Klaudia" w:date="2026-06-08T11:41:00Z"/>
                <w:sz w:val="24"/>
                <w:lang w:eastAsia="en-GB"/>
              </w:rPr>
            </w:pPr>
            <w:del w:id="4077" w:author="Marmol, Dominika Klaudia" w:date="2026-06-08T11:41:00Z">
              <w:r w:rsidRPr="00AF5717">
                <w:rPr>
                  <w:rFonts w:ascii="Arial" w:hAnsi="Arial" w:cs="Arial"/>
                  <w:lang w:eastAsia="en-GB"/>
                </w:rPr>
                <w:delText>X</w:delText>
              </w:r>
            </w:del>
          </w:p>
        </w:tc>
      </w:tr>
      <w:tr w:rsidR="008F5115" w14:paraId="7B8F6E63" w14:textId="6D8F1936" w:rsidTr="008A5AEF">
        <w:trPr>
          <w:trHeight w:val="270"/>
          <w:del w:id="4078" w:author="Marmol, Dominika Klaudia" w:date="2026-06-08T11:41:00Z"/>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0388432" w14:textId="7AEEC916" w:rsidR="008A5AEF" w:rsidRPr="00AF5717" w:rsidRDefault="008A5AEF" w:rsidP="003854C8">
            <w:pPr>
              <w:spacing w:after="0"/>
              <w:jc w:val="center"/>
              <w:rPr>
                <w:del w:id="4079" w:author="Marmol, Dominika Klaudia" w:date="2026-06-08T11:41:00Z"/>
                <w:sz w:val="24"/>
                <w:lang w:eastAsia="en-GB"/>
              </w:rPr>
            </w:pPr>
          </w:p>
        </w:tc>
        <w:tc>
          <w:tcPr>
            <w:tcW w:w="1133" w:type="dxa"/>
            <w:tcBorders>
              <w:top w:val="single" w:sz="6" w:space="0" w:color="auto"/>
              <w:left w:val="single" w:sz="6" w:space="0" w:color="auto"/>
              <w:bottom w:val="single" w:sz="6" w:space="0" w:color="auto"/>
              <w:right w:val="single" w:sz="6" w:space="0" w:color="auto"/>
            </w:tcBorders>
            <w:vAlign w:val="center"/>
            <w:hideMark/>
          </w:tcPr>
          <w:p w14:paraId="53344C14" w14:textId="23FA67F6" w:rsidR="008A5AEF" w:rsidRPr="00AF5717" w:rsidRDefault="00E27C57" w:rsidP="003854C8">
            <w:pPr>
              <w:spacing w:after="0"/>
              <w:jc w:val="center"/>
              <w:textAlignment w:val="baseline"/>
              <w:rPr>
                <w:del w:id="4080" w:author="Marmol, Dominika Klaudia" w:date="2026-06-08T11:41:00Z"/>
                <w:sz w:val="24"/>
                <w:lang w:eastAsia="en-GB"/>
              </w:rPr>
            </w:pPr>
            <w:del w:id="4081" w:author="Marmol, Dominika Klaudia" w:date="2026-06-08T11:41:00Z">
              <w:r w:rsidRPr="00AF5717">
                <w:rPr>
                  <w:rFonts w:ascii="Arial" w:hAnsi="Arial" w:cs="Arial"/>
                  <w:lang w:eastAsia="en-GB"/>
                </w:rPr>
                <w:delText>C1D8</w:delText>
              </w:r>
            </w:del>
          </w:p>
        </w:tc>
        <w:tc>
          <w:tcPr>
            <w:tcW w:w="2215" w:type="dxa"/>
            <w:tcBorders>
              <w:top w:val="single" w:sz="6" w:space="0" w:color="auto"/>
              <w:left w:val="single" w:sz="6" w:space="0" w:color="auto"/>
              <w:bottom w:val="single" w:sz="6" w:space="0" w:color="auto"/>
              <w:right w:val="single" w:sz="6" w:space="0" w:color="auto"/>
            </w:tcBorders>
            <w:vAlign w:val="center"/>
            <w:hideMark/>
          </w:tcPr>
          <w:p w14:paraId="185773E9" w14:textId="529E0C51" w:rsidR="008A5AEF" w:rsidRPr="00AF5717" w:rsidRDefault="00E27C57" w:rsidP="003854C8">
            <w:pPr>
              <w:spacing w:after="0"/>
              <w:jc w:val="center"/>
              <w:textAlignment w:val="baseline"/>
              <w:rPr>
                <w:del w:id="4082" w:author="Marmol, Dominika Klaudia" w:date="2026-06-08T11:41:00Z"/>
                <w:sz w:val="24"/>
                <w:lang w:eastAsia="en-GB"/>
              </w:rPr>
            </w:pPr>
            <w:del w:id="4083" w:author="Marmol, Dominika Klaudia" w:date="2026-06-08T11:41:00Z">
              <w:r w:rsidRPr="00AF5717">
                <w:rPr>
                  <w:rFonts w:ascii="Arial" w:hAnsi="Arial" w:cs="Arial"/>
                  <w:lang w:eastAsia="en-GB"/>
                </w:rPr>
                <w:delText>168 h post-dose</w:delText>
              </w:r>
            </w:del>
          </w:p>
        </w:tc>
        <w:tc>
          <w:tcPr>
            <w:tcW w:w="1870" w:type="dxa"/>
            <w:tcBorders>
              <w:top w:val="single" w:sz="6" w:space="0" w:color="auto"/>
              <w:left w:val="single" w:sz="6" w:space="0" w:color="auto"/>
              <w:bottom w:val="single" w:sz="6" w:space="0" w:color="auto"/>
              <w:right w:val="single" w:sz="6" w:space="0" w:color="auto"/>
            </w:tcBorders>
            <w:vAlign w:val="center"/>
          </w:tcPr>
          <w:p w14:paraId="6E06608C" w14:textId="285C0682" w:rsidR="008A5AEF" w:rsidRPr="00AF5717" w:rsidRDefault="00E27C57" w:rsidP="00E54CD0">
            <w:pPr>
              <w:spacing w:after="0"/>
              <w:jc w:val="center"/>
              <w:textAlignment w:val="baseline"/>
              <w:rPr>
                <w:del w:id="4084" w:author="Marmol, Dominika Klaudia" w:date="2026-06-08T11:41:00Z"/>
                <w:sz w:val="24"/>
                <w:lang w:eastAsia="en-GB"/>
              </w:rPr>
            </w:pPr>
            <w:del w:id="4085" w:author="Marmol, Dominika Klaudia" w:date="2026-06-08T11:41:00Z">
              <w:r w:rsidRPr="00AF5717">
                <w:rPr>
                  <w:rFonts w:ascii="Arial" w:hAnsi="Arial" w:cs="Arial"/>
                </w:rPr>
                <w:delText>±1 day</w:delText>
              </w:r>
            </w:del>
          </w:p>
        </w:tc>
        <w:tc>
          <w:tcPr>
            <w:tcW w:w="1102" w:type="dxa"/>
            <w:tcBorders>
              <w:top w:val="single" w:sz="6" w:space="0" w:color="auto"/>
              <w:left w:val="single" w:sz="6" w:space="0" w:color="auto"/>
              <w:bottom w:val="single" w:sz="6" w:space="0" w:color="auto"/>
              <w:right w:val="single" w:sz="6" w:space="0" w:color="auto"/>
            </w:tcBorders>
            <w:vAlign w:val="center"/>
            <w:hideMark/>
          </w:tcPr>
          <w:p w14:paraId="05B2CFD4" w14:textId="5A8E7234" w:rsidR="008A5AEF" w:rsidRPr="00AF5717" w:rsidRDefault="00E27C57" w:rsidP="00E54CD0">
            <w:pPr>
              <w:spacing w:after="0"/>
              <w:jc w:val="center"/>
              <w:textAlignment w:val="baseline"/>
              <w:rPr>
                <w:del w:id="4086" w:author="Marmol, Dominika Klaudia" w:date="2026-06-08T11:41:00Z"/>
                <w:sz w:val="24"/>
                <w:lang w:eastAsia="en-GB"/>
              </w:rPr>
            </w:pPr>
            <w:del w:id="4087" w:author="Marmol, Dominika Klaudia" w:date="2026-06-08T11:41:00Z">
              <w:r w:rsidRPr="00AF5717">
                <w:rPr>
                  <w:rFonts w:ascii="Arial" w:hAnsi="Arial" w:cs="Arial"/>
                  <w:lang w:eastAsia="en-GB"/>
                </w:rPr>
                <w:delText>X </w:delText>
              </w:r>
            </w:del>
          </w:p>
        </w:tc>
        <w:tc>
          <w:tcPr>
            <w:tcW w:w="1131" w:type="dxa"/>
            <w:tcBorders>
              <w:top w:val="single" w:sz="6" w:space="0" w:color="auto"/>
              <w:left w:val="single" w:sz="6" w:space="0" w:color="auto"/>
              <w:bottom w:val="single" w:sz="6" w:space="0" w:color="auto"/>
              <w:right w:val="single" w:sz="6" w:space="0" w:color="auto"/>
            </w:tcBorders>
            <w:vAlign w:val="center"/>
            <w:hideMark/>
          </w:tcPr>
          <w:p w14:paraId="37DB99F5" w14:textId="5629D4C6" w:rsidR="008A5AEF" w:rsidRPr="00AF5717" w:rsidRDefault="00E27C57" w:rsidP="00E54CD0">
            <w:pPr>
              <w:spacing w:after="0"/>
              <w:jc w:val="center"/>
              <w:textAlignment w:val="baseline"/>
              <w:rPr>
                <w:del w:id="4088" w:author="Marmol, Dominika Klaudia" w:date="2026-06-08T11:41:00Z"/>
                <w:sz w:val="24"/>
                <w:lang w:eastAsia="en-GB"/>
              </w:rPr>
            </w:pPr>
            <w:del w:id="4089" w:author="Marmol, Dominika Klaudia" w:date="2026-06-08T11:41:00Z">
              <w:r w:rsidRPr="00AF5717">
                <w:rPr>
                  <w:rFonts w:ascii="Arial" w:hAnsi="Arial" w:cs="Arial"/>
                  <w:lang w:eastAsia="en-GB"/>
                </w:rPr>
                <w:delText> </w:delText>
              </w:r>
            </w:del>
          </w:p>
        </w:tc>
        <w:tc>
          <w:tcPr>
            <w:tcW w:w="1687" w:type="dxa"/>
            <w:tcBorders>
              <w:top w:val="single" w:sz="6" w:space="0" w:color="auto"/>
              <w:left w:val="single" w:sz="6" w:space="0" w:color="auto"/>
              <w:bottom w:val="single" w:sz="6" w:space="0" w:color="auto"/>
              <w:right w:val="single" w:sz="6" w:space="0" w:color="auto"/>
            </w:tcBorders>
          </w:tcPr>
          <w:p w14:paraId="6071E310" w14:textId="1DD497B5" w:rsidR="008A5AEF" w:rsidRPr="00AF5717" w:rsidRDefault="008A5AEF" w:rsidP="00E54CD0">
            <w:pPr>
              <w:spacing w:after="0"/>
              <w:jc w:val="center"/>
              <w:textAlignment w:val="baseline"/>
              <w:rPr>
                <w:del w:id="4090" w:author="Marmol, Dominika Klaudia" w:date="2026-06-08T11:41:00Z"/>
                <w:rFonts w:ascii="Arial" w:hAnsi="Arial" w:cs="Arial"/>
                <w:lang w:eastAsia="en-GB"/>
              </w:rPr>
            </w:pPr>
          </w:p>
        </w:tc>
        <w:tc>
          <w:tcPr>
            <w:tcW w:w="1898" w:type="dxa"/>
            <w:tcBorders>
              <w:top w:val="single" w:sz="6" w:space="0" w:color="auto"/>
              <w:left w:val="single" w:sz="6" w:space="0" w:color="auto"/>
              <w:bottom w:val="single" w:sz="6" w:space="0" w:color="auto"/>
              <w:right w:val="single" w:sz="6" w:space="0" w:color="auto"/>
            </w:tcBorders>
            <w:vAlign w:val="center"/>
          </w:tcPr>
          <w:p w14:paraId="7EAE30B4" w14:textId="7FCCC42E" w:rsidR="008A5AEF" w:rsidRPr="00AF5717" w:rsidRDefault="008A5AEF" w:rsidP="00E54CD0">
            <w:pPr>
              <w:spacing w:after="0"/>
              <w:jc w:val="center"/>
              <w:textAlignment w:val="baseline"/>
              <w:rPr>
                <w:del w:id="4091" w:author="Marmol, Dominika Klaudia" w:date="2026-06-08T11:41:00Z"/>
                <w:sz w:val="24"/>
                <w:lang w:eastAsia="en-GB"/>
              </w:rPr>
            </w:pPr>
          </w:p>
        </w:tc>
      </w:tr>
      <w:tr w:rsidR="008F5115" w14:paraId="1F8A4D29" w14:textId="223FA64E" w:rsidTr="008A5AEF">
        <w:trPr>
          <w:trHeight w:val="255"/>
          <w:del w:id="4092" w:author="Marmol, Dominika Klaudia" w:date="2026-06-08T11:41:00Z"/>
        </w:trPr>
        <w:tc>
          <w:tcPr>
            <w:tcW w:w="2236" w:type="dxa"/>
            <w:vMerge w:val="restart"/>
            <w:tcBorders>
              <w:top w:val="single" w:sz="6" w:space="0" w:color="auto"/>
              <w:left w:val="single" w:sz="6" w:space="0" w:color="auto"/>
              <w:bottom w:val="single" w:sz="6" w:space="0" w:color="auto"/>
              <w:right w:val="single" w:sz="6" w:space="0" w:color="auto"/>
            </w:tcBorders>
            <w:vAlign w:val="center"/>
            <w:hideMark/>
          </w:tcPr>
          <w:p w14:paraId="488AB5B0" w14:textId="6246661B" w:rsidR="008A5AEF" w:rsidRPr="00AF5717" w:rsidRDefault="00E27C57" w:rsidP="003854C8">
            <w:pPr>
              <w:spacing w:after="0"/>
              <w:jc w:val="center"/>
              <w:textAlignment w:val="baseline"/>
              <w:rPr>
                <w:del w:id="4093" w:author="Marmol, Dominika Klaudia" w:date="2026-06-08T11:41:00Z"/>
                <w:sz w:val="24"/>
                <w:lang w:eastAsia="en-GB"/>
              </w:rPr>
            </w:pPr>
            <w:del w:id="4094" w:author="Marmol, Dominika Klaudia" w:date="2026-06-08T11:41:00Z">
              <w:r w:rsidRPr="00AF5717">
                <w:rPr>
                  <w:rFonts w:ascii="Arial" w:hAnsi="Arial" w:cs="Arial"/>
                  <w:lang w:eastAsia="en-GB"/>
                </w:rPr>
                <w:delText>Cycle 2</w:delText>
              </w:r>
            </w:del>
          </w:p>
        </w:tc>
        <w:tc>
          <w:tcPr>
            <w:tcW w:w="1133" w:type="dxa"/>
            <w:tcBorders>
              <w:top w:val="single" w:sz="6" w:space="0" w:color="auto"/>
              <w:left w:val="single" w:sz="6" w:space="0" w:color="auto"/>
              <w:bottom w:val="single" w:sz="6" w:space="0" w:color="auto"/>
              <w:right w:val="single" w:sz="6" w:space="0" w:color="auto"/>
            </w:tcBorders>
            <w:vAlign w:val="center"/>
            <w:hideMark/>
          </w:tcPr>
          <w:p w14:paraId="0C69062B" w14:textId="3383E34F" w:rsidR="008A5AEF" w:rsidRPr="00AF5717" w:rsidRDefault="00E27C57" w:rsidP="003854C8">
            <w:pPr>
              <w:spacing w:after="0"/>
              <w:jc w:val="center"/>
              <w:textAlignment w:val="baseline"/>
              <w:rPr>
                <w:del w:id="4095" w:author="Marmol, Dominika Klaudia" w:date="2026-06-08T11:41:00Z"/>
                <w:sz w:val="24"/>
                <w:lang w:eastAsia="en-GB"/>
              </w:rPr>
            </w:pPr>
            <w:del w:id="4096" w:author="Marmol, Dominika Klaudia" w:date="2026-06-08T11:41:00Z">
              <w:r w:rsidRPr="00AF5717">
                <w:rPr>
                  <w:rFonts w:ascii="Arial" w:hAnsi="Arial" w:cs="Arial"/>
                  <w:lang w:eastAsia="en-GB"/>
                </w:rPr>
                <w:delText>C2D1</w:delText>
              </w:r>
            </w:del>
          </w:p>
        </w:tc>
        <w:tc>
          <w:tcPr>
            <w:tcW w:w="2215" w:type="dxa"/>
            <w:tcBorders>
              <w:top w:val="single" w:sz="6" w:space="0" w:color="auto"/>
              <w:left w:val="single" w:sz="6" w:space="0" w:color="auto"/>
              <w:bottom w:val="single" w:sz="6" w:space="0" w:color="auto"/>
              <w:right w:val="single" w:sz="6" w:space="0" w:color="auto"/>
            </w:tcBorders>
            <w:vAlign w:val="center"/>
            <w:hideMark/>
          </w:tcPr>
          <w:p w14:paraId="341E624F" w14:textId="47F6B1FD" w:rsidR="008A5AEF" w:rsidRPr="00AF5717" w:rsidRDefault="00E27C57" w:rsidP="003854C8">
            <w:pPr>
              <w:spacing w:after="0"/>
              <w:jc w:val="center"/>
              <w:textAlignment w:val="baseline"/>
              <w:rPr>
                <w:del w:id="4097" w:author="Marmol, Dominika Klaudia" w:date="2026-06-08T11:41:00Z"/>
                <w:sz w:val="24"/>
                <w:lang w:eastAsia="en-GB"/>
              </w:rPr>
            </w:pPr>
            <w:del w:id="4098" w:author="Marmol, Dominika Klaudia" w:date="2026-06-08T11:41:00Z">
              <w:r w:rsidRPr="00AF5717">
                <w:rPr>
                  <w:rFonts w:ascii="Arial" w:hAnsi="Arial" w:cs="Arial"/>
                  <w:lang w:eastAsia="en-GB"/>
                </w:rPr>
                <w:delText>Pre-dose</w:delText>
              </w:r>
            </w:del>
          </w:p>
        </w:tc>
        <w:tc>
          <w:tcPr>
            <w:tcW w:w="1870" w:type="dxa"/>
            <w:tcBorders>
              <w:top w:val="single" w:sz="6" w:space="0" w:color="auto"/>
              <w:left w:val="single" w:sz="6" w:space="0" w:color="auto"/>
              <w:bottom w:val="single" w:sz="6" w:space="0" w:color="auto"/>
              <w:right w:val="single" w:sz="6" w:space="0" w:color="auto"/>
            </w:tcBorders>
            <w:vAlign w:val="center"/>
          </w:tcPr>
          <w:p w14:paraId="0CAE3D81" w14:textId="3900E3DC" w:rsidR="008A5AEF" w:rsidRPr="00AF5717" w:rsidRDefault="00E27C57" w:rsidP="008A5AEF">
            <w:pPr>
              <w:spacing w:after="0"/>
              <w:jc w:val="center"/>
              <w:textAlignment w:val="baseline"/>
              <w:rPr>
                <w:del w:id="4099" w:author="Marmol, Dominika Klaudia" w:date="2026-06-08T11:41:00Z"/>
                <w:sz w:val="24"/>
                <w:lang w:eastAsia="en-GB"/>
              </w:rPr>
            </w:pPr>
            <w:del w:id="4100" w:author="Marmol, Dominika Klaudia" w:date="2026-06-08T11:41:00Z">
              <w:r w:rsidRPr="00AF5717">
                <w:rPr>
                  <w:rFonts w:ascii="Arial" w:hAnsi="Arial" w:cs="Arial"/>
                </w:rPr>
                <w:delText>-120 min</w:delText>
              </w:r>
            </w:del>
          </w:p>
        </w:tc>
        <w:tc>
          <w:tcPr>
            <w:tcW w:w="1102" w:type="dxa"/>
            <w:tcBorders>
              <w:top w:val="single" w:sz="6" w:space="0" w:color="auto"/>
              <w:left w:val="single" w:sz="6" w:space="0" w:color="auto"/>
              <w:bottom w:val="single" w:sz="6" w:space="0" w:color="auto"/>
              <w:right w:val="single" w:sz="6" w:space="0" w:color="auto"/>
            </w:tcBorders>
            <w:vAlign w:val="center"/>
            <w:hideMark/>
          </w:tcPr>
          <w:p w14:paraId="137A384F" w14:textId="0AF0B71D" w:rsidR="008A5AEF" w:rsidRPr="00AF5717" w:rsidRDefault="00E27C57" w:rsidP="008A5AEF">
            <w:pPr>
              <w:spacing w:after="0"/>
              <w:jc w:val="center"/>
              <w:textAlignment w:val="baseline"/>
              <w:rPr>
                <w:del w:id="4101" w:author="Marmol, Dominika Klaudia" w:date="2026-06-08T11:41:00Z"/>
                <w:sz w:val="24"/>
                <w:lang w:eastAsia="en-GB"/>
              </w:rPr>
            </w:pPr>
            <w:del w:id="4102" w:author="Marmol, Dominika Klaudia" w:date="2026-06-08T11:41:00Z">
              <w:r w:rsidRPr="00AF5717">
                <w:rPr>
                  <w:rFonts w:ascii="Arial" w:hAnsi="Arial" w:cs="Arial"/>
                  <w:lang w:eastAsia="en-GB"/>
                </w:rPr>
                <w:delText>X </w:delText>
              </w:r>
            </w:del>
          </w:p>
        </w:tc>
        <w:tc>
          <w:tcPr>
            <w:tcW w:w="1131" w:type="dxa"/>
            <w:tcBorders>
              <w:top w:val="single" w:sz="6" w:space="0" w:color="auto"/>
              <w:left w:val="single" w:sz="6" w:space="0" w:color="auto"/>
              <w:bottom w:val="single" w:sz="6" w:space="0" w:color="auto"/>
              <w:right w:val="single" w:sz="6" w:space="0" w:color="auto"/>
            </w:tcBorders>
            <w:vAlign w:val="center"/>
            <w:hideMark/>
          </w:tcPr>
          <w:p w14:paraId="52CEFC40" w14:textId="516035E5" w:rsidR="008A5AEF" w:rsidRPr="00AF5717" w:rsidRDefault="00E27C57" w:rsidP="008A5AEF">
            <w:pPr>
              <w:spacing w:after="0"/>
              <w:jc w:val="center"/>
              <w:textAlignment w:val="baseline"/>
              <w:rPr>
                <w:del w:id="4103" w:author="Marmol, Dominika Klaudia" w:date="2026-06-08T11:41:00Z"/>
                <w:sz w:val="24"/>
                <w:lang w:eastAsia="en-GB"/>
              </w:rPr>
            </w:pPr>
            <w:del w:id="4104" w:author="Marmol, Dominika Klaudia" w:date="2026-06-08T11:41:00Z">
              <w:r w:rsidRPr="00AF5717">
                <w:rPr>
                  <w:rFonts w:ascii="Arial" w:hAnsi="Arial" w:cs="Arial"/>
                  <w:lang w:eastAsia="en-GB"/>
                </w:rPr>
                <w:delText>X </w:delText>
              </w:r>
            </w:del>
          </w:p>
        </w:tc>
        <w:tc>
          <w:tcPr>
            <w:tcW w:w="1687" w:type="dxa"/>
            <w:tcBorders>
              <w:top w:val="single" w:sz="6" w:space="0" w:color="auto"/>
              <w:left w:val="single" w:sz="6" w:space="0" w:color="auto"/>
              <w:bottom w:val="single" w:sz="6" w:space="0" w:color="auto"/>
              <w:right w:val="single" w:sz="6" w:space="0" w:color="auto"/>
            </w:tcBorders>
          </w:tcPr>
          <w:p w14:paraId="62E5BE78" w14:textId="7522DF36" w:rsidR="008A5AEF" w:rsidRPr="00AF5717" w:rsidRDefault="00E27C57" w:rsidP="008A5AEF">
            <w:pPr>
              <w:spacing w:after="0"/>
              <w:jc w:val="center"/>
              <w:textAlignment w:val="baseline"/>
              <w:rPr>
                <w:del w:id="4105" w:author="Marmol, Dominika Klaudia" w:date="2026-06-08T11:41:00Z"/>
                <w:rFonts w:ascii="Arial" w:hAnsi="Arial" w:cs="Arial"/>
                <w:lang w:eastAsia="en-GB"/>
              </w:rPr>
            </w:pPr>
            <w:del w:id="4106" w:author="Marmol, Dominika Klaudia" w:date="2026-06-08T11:41:00Z">
              <w:r w:rsidRPr="00AF5717">
                <w:rPr>
                  <w:rFonts w:ascii="Arial" w:hAnsi="Arial" w:cs="Arial"/>
                  <w:lang w:eastAsia="en-GB"/>
                </w:rPr>
                <w:delText>X</w:delText>
              </w:r>
            </w:del>
          </w:p>
        </w:tc>
        <w:tc>
          <w:tcPr>
            <w:tcW w:w="1898" w:type="dxa"/>
            <w:tcBorders>
              <w:top w:val="single" w:sz="6" w:space="0" w:color="auto"/>
              <w:left w:val="single" w:sz="6" w:space="0" w:color="auto"/>
              <w:bottom w:val="single" w:sz="6" w:space="0" w:color="auto"/>
              <w:right w:val="single" w:sz="6" w:space="0" w:color="auto"/>
            </w:tcBorders>
            <w:vAlign w:val="center"/>
          </w:tcPr>
          <w:p w14:paraId="69AFFD03" w14:textId="27166C26" w:rsidR="008A5AEF" w:rsidRPr="00AF5717" w:rsidRDefault="00E27C57" w:rsidP="008A5AEF">
            <w:pPr>
              <w:spacing w:after="0"/>
              <w:jc w:val="center"/>
              <w:textAlignment w:val="baseline"/>
              <w:rPr>
                <w:del w:id="4107" w:author="Marmol, Dominika Klaudia" w:date="2026-06-08T11:41:00Z"/>
                <w:sz w:val="24"/>
                <w:lang w:eastAsia="en-GB"/>
              </w:rPr>
            </w:pPr>
            <w:del w:id="4108" w:author="Marmol, Dominika Klaudia" w:date="2026-06-08T11:41:00Z">
              <w:r w:rsidRPr="00AF5717">
                <w:rPr>
                  <w:rFonts w:ascii="Arial" w:hAnsi="Arial" w:cs="Arial"/>
                  <w:lang w:eastAsia="en-GB"/>
                </w:rPr>
                <w:delText>X</w:delText>
              </w:r>
            </w:del>
          </w:p>
        </w:tc>
      </w:tr>
      <w:tr w:rsidR="008F5115" w14:paraId="73B3C46E" w14:textId="1F749E82" w:rsidTr="008A5AEF">
        <w:trPr>
          <w:trHeight w:val="255"/>
          <w:del w:id="4109" w:author="Marmol, Dominika Klaudia" w:date="2026-06-08T11:41:00Z"/>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7BED50B" w14:textId="7EDBB029" w:rsidR="008A5AEF" w:rsidRPr="00AF5717" w:rsidRDefault="008A5AEF" w:rsidP="003854C8">
            <w:pPr>
              <w:spacing w:after="0"/>
              <w:jc w:val="center"/>
              <w:rPr>
                <w:del w:id="4110" w:author="Marmol, Dominika Klaudia" w:date="2026-06-08T11:41:00Z"/>
                <w:sz w:val="24"/>
                <w:lang w:eastAsia="en-GB"/>
              </w:rPr>
            </w:pPr>
          </w:p>
        </w:tc>
        <w:tc>
          <w:tcPr>
            <w:tcW w:w="1133" w:type="dxa"/>
            <w:tcBorders>
              <w:top w:val="single" w:sz="6" w:space="0" w:color="auto"/>
              <w:left w:val="single" w:sz="6" w:space="0" w:color="auto"/>
              <w:bottom w:val="single" w:sz="6" w:space="0" w:color="auto"/>
              <w:right w:val="single" w:sz="6" w:space="0" w:color="auto"/>
            </w:tcBorders>
            <w:vAlign w:val="center"/>
            <w:hideMark/>
          </w:tcPr>
          <w:p w14:paraId="0EFFD4DA" w14:textId="62BC9F97" w:rsidR="008A5AEF" w:rsidRPr="00AF5717" w:rsidRDefault="00E27C57" w:rsidP="003854C8">
            <w:pPr>
              <w:spacing w:after="0"/>
              <w:jc w:val="center"/>
              <w:textAlignment w:val="baseline"/>
              <w:rPr>
                <w:del w:id="4111" w:author="Marmol, Dominika Klaudia" w:date="2026-06-08T11:41:00Z"/>
                <w:sz w:val="24"/>
                <w:lang w:eastAsia="en-GB"/>
              </w:rPr>
            </w:pPr>
            <w:del w:id="4112" w:author="Marmol, Dominika Klaudia" w:date="2026-06-08T11:41:00Z">
              <w:r w:rsidRPr="00AF5717">
                <w:rPr>
                  <w:rFonts w:ascii="Arial" w:hAnsi="Arial" w:cs="Arial"/>
                  <w:lang w:eastAsia="en-GB"/>
                </w:rPr>
                <w:delText>C2D1</w:delText>
              </w:r>
            </w:del>
          </w:p>
        </w:tc>
        <w:tc>
          <w:tcPr>
            <w:tcW w:w="2215" w:type="dxa"/>
            <w:tcBorders>
              <w:top w:val="single" w:sz="6" w:space="0" w:color="auto"/>
              <w:left w:val="single" w:sz="6" w:space="0" w:color="auto"/>
              <w:bottom w:val="single" w:sz="6" w:space="0" w:color="auto"/>
              <w:right w:val="single" w:sz="6" w:space="0" w:color="auto"/>
            </w:tcBorders>
            <w:vAlign w:val="center"/>
            <w:hideMark/>
          </w:tcPr>
          <w:p w14:paraId="0795581C" w14:textId="2668A765" w:rsidR="008A5AEF" w:rsidRPr="00AF5717" w:rsidRDefault="00E27C57" w:rsidP="003854C8">
            <w:pPr>
              <w:spacing w:after="0"/>
              <w:jc w:val="center"/>
              <w:textAlignment w:val="baseline"/>
              <w:rPr>
                <w:del w:id="4113" w:author="Marmol, Dominika Klaudia" w:date="2026-06-08T11:41:00Z"/>
                <w:sz w:val="24"/>
                <w:lang w:eastAsia="en-GB"/>
              </w:rPr>
            </w:pPr>
            <w:del w:id="4114" w:author="Marmol, Dominika Klaudia" w:date="2026-06-08T11:41:00Z">
              <w:r w:rsidRPr="00AF5717">
                <w:rPr>
                  <w:rFonts w:ascii="Arial" w:hAnsi="Arial" w:cs="Arial"/>
                  <w:lang w:eastAsia="en-GB"/>
                </w:rPr>
                <w:delText>End of infusion</w:delText>
              </w:r>
            </w:del>
          </w:p>
        </w:tc>
        <w:tc>
          <w:tcPr>
            <w:tcW w:w="1870" w:type="dxa"/>
            <w:tcBorders>
              <w:top w:val="single" w:sz="6" w:space="0" w:color="auto"/>
              <w:left w:val="single" w:sz="6" w:space="0" w:color="auto"/>
              <w:bottom w:val="single" w:sz="6" w:space="0" w:color="auto"/>
              <w:right w:val="single" w:sz="6" w:space="0" w:color="auto"/>
            </w:tcBorders>
            <w:vAlign w:val="center"/>
            <w:hideMark/>
          </w:tcPr>
          <w:p w14:paraId="0761E465" w14:textId="1D0AC208" w:rsidR="008A5AEF" w:rsidRPr="00AF5717" w:rsidRDefault="00E27C57" w:rsidP="008A5AEF">
            <w:pPr>
              <w:spacing w:after="0"/>
              <w:jc w:val="center"/>
              <w:textAlignment w:val="baseline"/>
              <w:rPr>
                <w:del w:id="4115" w:author="Marmol, Dominika Klaudia" w:date="2026-06-08T11:41:00Z"/>
                <w:sz w:val="24"/>
                <w:lang w:eastAsia="en-GB"/>
              </w:rPr>
            </w:pPr>
            <w:del w:id="4116" w:author="Marmol, Dominika Klaudia" w:date="2026-06-08T11:41:00Z">
              <w:r w:rsidRPr="00AF5717">
                <w:rPr>
                  <w:rFonts w:ascii="Arial" w:hAnsi="Arial" w:cs="Arial"/>
                </w:rPr>
                <w:delText>+15 min</w:delText>
              </w:r>
            </w:del>
          </w:p>
        </w:tc>
        <w:tc>
          <w:tcPr>
            <w:tcW w:w="1102" w:type="dxa"/>
            <w:tcBorders>
              <w:top w:val="single" w:sz="6" w:space="0" w:color="auto"/>
              <w:left w:val="single" w:sz="6" w:space="0" w:color="auto"/>
              <w:bottom w:val="single" w:sz="6" w:space="0" w:color="auto"/>
              <w:right w:val="single" w:sz="6" w:space="0" w:color="auto"/>
            </w:tcBorders>
            <w:vAlign w:val="center"/>
          </w:tcPr>
          <w:p w14:paraId="5183AF56" w14:textId="00DDA8E4" w:rsidR="008A5AEF" w:rsidRPr="00AF5717" w:rsidRDefault="00E27C57" w:rsidP="008A5AEF">
            <w:pPr>
              <w:spacing w:after="0"/>
              <w:jc w:val="center"/>
              <w:textAlignment w:val="baseline"/>
              <w:rPr>
                <w:del w:id="4117" w:author="Marmol, Dominika Klaudia" w:date="2026-06-08T11:41:00Z"/>
                <w:sz w:val="24"/>
                <w:lang w:eastAsia="en-GB"/>
              </w:rPr>
            </w:pPr>
            <w:del w:id="4118" w:author="Marmol, Dominika Klaudia" w:date="2026-06-08T11:41:00Z">
              <w:r w:rsidRPr="00AF5717">
                <w:rPr>
                  <w:rFonts w:ascii="Arial" w:hAnsi="Arial" w:cs="Arial"/>
                  <w:lang w:eastAsia="en-GB"/>
                </w:rPr>
                <w:delText>X </w:delText>
              </w:r>
            </w:del>
          </w:p>
        </w:tc>
        <w:tc>
          <w:tcPr>
            <w:tcW w:w="1131" w:type="dxa"/>
            <w:tcBorders>
              <w:top w:val="single" w:sz="6" w:space="0" w:color="auto"/>
              <w:left w:val="single" w:sz="6" w:space="0" w:color="auto"/>
              <w:bottom w:val="single" w:sz="6" w:space="0" w:color="auto"/>
              <w:right w:val="single" w:sz="6" w:space="0" w:color="auto"/>
            </w:tcBorders>
            <w:vAlign w:val="center"/>
          </w:tcPr>
          <w:p w14:paraId="43EA5C5F" w14:textId="52A4EC26" w:rsidR="008A5AEF" w:rsidRPr="00AF5717" w:rsidRDefault="008A5AEF" w:rsidP="008A5AEF">
            <w:pPr>
              <w:spacing w:after="0"/>
              <w:jc w:val="center"/>
              <w:textAlignment w:val="baseline"/>
              <w:rPr>
                <w:del w:id="4119" w:author="Marmol, Dominika Klaudia" w:date="2026-06-08T11:41:00Z"/>
                <w:sz w:val="24"/>
                <w:lang w:eastAsia="en-GB"/>
              </w:rPr>
            </w:pPr>
          </w:p>
        </w:tc>
        <w:tc>
          <w:tcPr>
            <w:tcW w:w="1687" w:type="dxa"/>
            <w:tcBorders>
              <w:top w:val="single" w:sz="6" w:space="0" w:color="auto"/>
              <w:left w:val="single" w:sz="6" w:space="0" w:color="auto"/>
              <w:bottom w:val="single" w:sz="6" w:space="0" w:color="auto"/>
              <w:right w:val="single" w:sz="6" w:space="0" w:color="auto"/>
            </w:tcBorders>
          </w:tcPr>
          <w:p w14:paraId="11EF9C76" w14:textId="6AFB450D" w:rsidR="008A5AEF" w:rsidRPr="00AF5717" w:rsidRDefault="00E27C57" w:rsidP="008A5AEF">
            <w:pPr>
              <w:spacing w:after="0"/>
              <w:jc w:val="center"/>
              <w:textAlignment w:val="baseline"/>
              <w:rPr>
                <w:del w:id="4120" w:author="Marmol, Dominika Klaudia" w:date="2026-06-08T11:41:00Z"/>
                <w:rFonts w:ascii="Arial" w:hAnsi="Arial" w:cs="Arial"/>
                <w:lang w:eastAsia="en-GB"/>
              </w:rPr>
            </w:pPr>
            <w:del w:id="4121" w:author="Marmol, Dominika Klaudia" w:date="2026-06-08T11:41:00Z">
              <w:r w:rsidRPr="00AF5717">
                <w:rPr>
                  <w:rFonts w:ascii="Arial" w:hAnsi="Arial" w:cs="Arial"/>
                  <w:lang w:eastAsia="en-GB"/>
                </w:rPr>
                <w:delText>X </w:delText>
              </w:r>
            </w:del>
          </w:p>
        </w:tc>
        <w:tc>
          <w:tcPr>
            <w:tcW w:w="1898" w:type="dxa"/>
            <w:tcBorders>
              <w:top w:val="single" w:sz="6" w:space="0" w:color="auto"/>
              <w:left w:val="single" w:sz="6" w:space="0" w:color="auto"/>
              <w:bottom w:val="single" w:sz="6" w:space="0" w:color="auto"/>
              <w:right w:val="single" w:sz="6" w:space="0" w:color="auto"/>
            </w:tcBorders>
            <w:vAlign w:val="center"/>
          </w:tcPr>
          <w:p w14:paraId="10E67218" w14:textId="4494E727" w:rsidR="008A5AEF" w:rsidRPr="00AF5717" w:rsidRDefault="008A5AEF" w:rsidP="008A5AEF">
            <w:pPr>
              <w:spacing w:after="0"/>
              <w:jc w:val="center"/>
              <w:textAlignment w:val="baseline"/>
              <w:rPr>
                <w:del w:id="4122" w:author="Marmol, Dominika Klaudia" w:date="2026-06-08T11:41:00Z"/>
                <w:sz w:val="24"/>
                <w:lang w:eastAsia="en-GB"/>
              </w:rPr>
            </w:pPr>
          </w:p>
        </w:tc>
      </w:tr>
      <w:tr w:rsidR="008F5115" w14:paraId="516B67A9" w14:textId="13E9ED6B" w:rsidTr="008A5AEF">
        <w:trPr>
          <w:trHeight w:val="255"/>
          <w:del w:id="4123" w:author="Marmol, Dominika Klaudia" w:date="2026-06-08T11:41:00Z"/>
        </w:trPr>
        <w:tc>
          <w:tcPr>
            <w:tcW w:w="2236" w:type="dxa"/>
            <w:vMerge w:val="restart"/>
            <w:tcBorders>
              <w:top w:val="single" w:sz="6" w:space="0" w:color="auto"/>
              <w:left w:val="single" w:sz="6" w:space="0" w:color="auto"/>
              <w:bottom w:val="single" w:sz="6" w:space="0" w:color="auto"/>
              <w:right w:val="single" w:sz="6" w:space="0" w:color="auto"/>
            </w:tcBorders>
            <w:vAlign w:val="center"/>
            <w:hideMark/>
          </w:tcPr>
          <w:p w14:paraId="52839543" w14:textId="6C4C9341" w:rsidR="008A5AEF" w:rsidRPr="00AF5717" w:rsidRDefault="00E27C57" w:rsidP="003854C8">
            <w:pPr>
              <w:spacing w:after="0"/>
              <w:jc w:val="center"/>
              <w:textAlignment w:val="baseline"/>
              <w:rPr>
                <w:del w:id="4124" w:author="Marmol, Dominika Klaudia" w:date="2026-06-08T11:41:00Z"/>
                <w:sz w:val="24"/>
                <w:lang w:eastAsia="en-GB"/>
              </w:rPr>
            </w:pPr>
            <w:del w:id="4125" w:author="Marmol, Dominika Klaudia" w:date="2026-06-08T11:41:00Z">
              <w:r w:rsidRPr="00AF5717">
                <w:rPr>
                  <w:rFonts w:ascii="Arial" w:hAnsi="Arial" w:cs="Arial"/>
                  <w:lang w:eastAsia="en-GB"/>
                </w:rPr>
                <w:delText>Cycle 3</w:delText>
              </w:r>
            </w:del>
          </w:p>
        </w:tc>
        <w:tc>
          <w:tcPr>
            <w:tcW w:w="1133" w:type="dxa"/>
            <w:tcBorders>
              <w:top w:val="single" w:sz="6" w:space="0" w:color="auto"/>
              <w:left w:val="single" w:sz="6" w:space="0" w:color="auto"/>
              <w:bottom w:val="single" w:sz="6" w:space="0" w:color="auto"/>
              <w:right w:val="single" w:sz="6" w:space="0" w:color="auto"/>
            </w:tcBorders>
            <w:vAlign w:val="center"/>
            <w:hideMark/>
          </w:tcPr>
          <w:p w14:paraId="1D021B5C" w14:textId="0F851EB7" w:rsidR="008A5AEF" w:rsidRPr="00AF5717" w:rsidRDefault="00E27C57" w:rsidP="003854C8">
            <w:pPr>
              <w:spacing w:after="0"/>
              <w:jc w:val="center"/>
              <w:textAlignment w:val="baseline"/>
              <w:rPr>
                <w:del w:id="4126" w:author="Marmol, Dominika Klaudia" w:date="2026-06-08T11:41:00Z"/>
                <w:sz w:val="24"/>
                <w:lang w:eastAsia="en-GB"/>
              </w:rPr>
            </w:pPr>
            <w:del w:id="4127" w:author="Marmol, Dominika Klaudia" w:date="2026-06-08T11:41:00Z">
              <w:r w:rsidRPr="00AF5717">
                <w:rPr>
                  <w:rFonts w:ascii="Arial" w:hAnsi="Arial" w:cs="Arial"/>
                  <w:lang w:eastAsia="en-GB"/>
                </w:rPr>
                <w:delText>C3D1</w:delText>
              </w:r>
            </w:del>
          </w:p>
        </w:tc>
        <w:tc>
          <w:tcPr>
            <w:tcW w:w="2215" w:type="dxa"/>
            <w:tcBorders>
              <w:top w:val="single" w:sz="6" w:space="0" w:color="auto"/>
              <w:left w:val="single" w:sz="6" w:space="0" w:color="auto"/>
              <w:bottom w:val="single" w:sz="6" w:space="0" w:color="auto"/>
              <w:right w:val="single" w:sz="6" w:space="0" w:color="auto"/>
            </w:tcBorders>
            <w:vAlign w:val="center"/>
            <w:hideMark/>
          </w:tcPr>
          <w:p w14:paraId="74E06119" w14:textId="45710088" w:rsidR="008A5AEF" w:rsidRPr="00AF5717" w:rsidRDefault="00E27C57" w:rsidP="003854C8">
            <w:pPr>
              <w:spacing w:after="0"/>
              <w:jc w:val="center"/>
              <w:textAlignment w:val="baseline"/>
              <w:rPr>
                <w:del w:id="4128" w:author="Marmol, Dominika Klaudia" w:date="2026-06-08T11:41:00Z"/>
                <w:sz w:val="24"/>
                <w:lang w:eastAsia="en-GB"/>
              </w:rPr>
            </w:pPr>
            <w:del w:id="4129" w:author="Marmol, Dominika Klaudia" w:date="2026-06-08T11:41:00Z">
              <w:r w:rsidRPr="00AF5717">
                <w:rPr>
                  <w:rFonts w:ascii="Arial" w:hAnsi="Arial" w:cs="Arial"/>
                  <w:lang w:eastAsia="en-GB"/>
                </w:rPr>
                <w:delText>Pre-dose</w:delText>
              </w:r>
            </w:del>
          </w:p>
        </w:tc>
        <w:tc>
          <w:tcPr>
            <w:tcW w:w="1870" w:type="dxa"/>
            <w:tcBorders>
              <w:top w:val="single" w:sz="6" w:space="0" w:color="auto"/>
              <w:left w:val="single" w:sz="6" w:space="0" w:color="auto"/>
              <w:bottom w:val="single" w:sz="6" w:space="0" w:color="auto"/>
              <w:right w:val="single" w:sz="6" w:space="0" w:color="auto"/>
            </w:tcBorders>
            <w:vAlign w:val="center"/>
          </w:tcPr>
          <w:p w14:paraId="5EFA03A0" w14:textId="55CF321A" w:rsidR="008A5AEF" w:rsidRPr="00AF5717" w:rsidRDefault="00E27C57" w:rsidP="008A5AEF">
            <w:pPr>
              <w:spacing w:after="0"/>
              <w:jc w:val="center"/>
              <w:textAlignment w:val="baseline"/>
              <w:rPr>
                <w:del w:id="4130" w:author="Marmol, Dominika Klaudia" w:date="2026-06-08T11:41:00Z"/>
                <w:sz w:val="24"/>
                <w:lang w:eastAsia="en-GB"/>
              </w:rPr>
            </w:pPr>
            <w:del w:id="4131" w:author="Marmol, Dominika Klaudia" w:date="2026-06-08T11:41:00Z">
              <w:r w:rsidRPr="00AF5717">
                <w:rPr>
                  <w:rFonts w:ascii="Arial" w:hAnsi="Arial" w:cs="Arial"/>
                </w:rPr>
                <w:delText>-120 min</w:delText>
              </w:r>
            </w:del>
          </w:p>
        </w:tc>
        <w:tc>
          <w:tcPr>
            <w:tcW w:w="1102" w:type="dxa"/>
            <w:tcBorders>
              <w:top w:val="single" w:sz="6" w:space="0" w:color="auto"/>
              <w:left w:val="single" w:sz="6" w:space="0" w:color="auto"/>
              <w:bottom w:val="single" w:sz="6" w:space="0" w:color="auto"/>
              <w:right w:val="single" w:sz="6" w:space="0" w:color="auto"/>
            </w:tcBorders>
            <w:vAlign w:val="center"/>
          </w:tcPr>
          <w:p w14:paraId="386A0198" w14:textId="13C8D40E" w:rsidR="008A5AEF" w:rsidRPr="00AF5717" w:rsidRDefault="00E27C57" w:rsidP="008A5AEF">
            <w:pPr>
              <w:spacing w:after="0"/>
              <w:jc w:val="center"/>
              <w:textAlignment w:val="baseline"/>
              <w:rPr>
                <w:del w:id="4132" w:author="Marmol, Dominika Klaudia" w:date="2026-06-08T11:41:00Z"/>
                <w:sz w:val="24"/>
                <w:lang w:eastAsia="en-GB"/>
              </w:rPr>
            </w:pPr>
            <w:del w:id="4133" w:author="Marmol, Dominika Klaudia" w:date="2026-06-08T11:41:00Z">
              <w:r w:rsidRPr="00AF5717">
                <w:rPr>
                  <w:rFonts w:ascii="Arial" w:hAnsi="Arial" w:cs="Arial"/>
                  <w:lang w:eastAsia="en-GB"/>
                </w:rPr>
                <w:delText>X </w:delText>
              </w:r>
            </w:del>
          </w:p>
        </w:tc>
        <w:tc>
          <w:tcPr>
            <w:tcW w:w="1131" w:type="dxa"/>
            <w:tcBorders>
              <w:top w:val="single" w:sz="6" w:space="0" w:color="auto"/>
              <w:left w:val="single" w:sz="6" w:space="0" w:color="auto"/>
              <w:bottom w:val="single" w:sz="6" w:space="0" w:color="auto"/>
              <w:right w:val="single" w:sz="6" w:space="0" w:color="auto"/>
            </w:tcBorders>
            <w:vAlign w:val="center"/>
          </w:tcPr>
          <w:p w14:paraId="55CBF058" w14:textId="1B81300A" w:rsidR="008A5AEF" w:rsidRPr="00AF5717" w:rsidRDefault="00E27C57" w:rsidP="008A5AEF">
            <w:pPr>
              <w:spacing w:after="0"/>
              <w:jc w:val="center"/>
              <w:textAlignment w:val="baseline"/>
              <w:rPr>
                <w:del w:id="4134" w:author="Marmol, Dominika Klaudia" w:date="2026-06-08T11:41:00Z"/>
                <w:sz w:val="24"/>
                <w:lang w:eastAsia="en-GB"/>
              </w:rPr>
            </w:pPr>
            <w:del w:id="4135" w:author="Marmol, Dominika Klaudia" w:date="2026-06-08T11:41:00Z">
              <w:r w:rsidRPr="00AF5717">
                <w:rPr>
                  <w:rFonts w:ascii="Arial" w:hAnsi="Arial" w:cs="Arial"/>
                  <w:lang w:eastAsia="en-GB"/>
                </w:rPr>
                <w:delText>X </w:delText>
              </w:r>
            </w:del>
          </w:p>
        </w:tc>
        <w:tc>
          <w:tcPr>
            <w:tcW w:w="1687" w:type="dxa"/>
            <w:tcBorders>
              <w:top w:val="single" w:sz="6" w:space="0" w:color="auto"/>
              <w:left w:val="single" w:sz="6" w:space="0" w:color="auto"/>
              <w:bottom w:val="single" w:sz="6" w:space="0" w:color="auto"/>
              <w:right w:val="single" w:sz="6" w:space="0" w:color="auto"/>
            </w:tcBorders>
          </w:tcPr>
          <w:p w14:paraId="56DA9931" w14:textId="53EF37BD" w:rsidR="008A5AEF" w:rsidRPr="00AF5717" w:rsidRDefault="00E27C57" w:rsidP="008A5AEF">
            <w:pPr>
              <w:spacing w:after="0"/>
              <w:jc w:val="center"/>
              <w:textAlignment w:val="baseline"/>
              <w:rPr>
                <w:del w:id="4136" w:author="Marmol, Dominika Klaudia" w:date="2026-06-08T11:41:00Z"/>
                <w:rFonts w:ascii="Arial" w:hAnsi="Arial" w:cs="Arial"/>
                <w:lang w:eastAsia="en-GB"/>
              </w:rPr>
            </w:pPr>
            <w:del w:id="4137" w:author="Marmol, Dominika Klaudia" w:date="2026-06-08T11:41:00Z">
              <w:r w:rsidRPr="00AF5717">
                <w:rPr>
                  <w:rFonts w:ascii="Arial" w:hAnsi="Arial" w:cs="Arial"/>
                  <w:lang w:eastAsia="en-GB"/>
                </w:rPr>
                <w:delText>X</w:delText>
              </w:r>
            </w:del>
          </w:p>
        </w:tc>
        <w:tc>
          <w:tcPr>
            <w:tcW w:w="1898" w:type="dxa"/>
            <w:tcBorders>
              <w:top w:val="single" w:sz="6" w:space="0" w:color="auto"/>
              <w:left w:val="single" w:sz="6" w:space="0" w:color="auto"/>
              <w:bottom w:val="single" w:sz="6" w:space="0" w:color="auto"/>
              <w:right w:val="single" w:sz="6" w:space="0" w:color="auto"/>
            </w:tcBorders>
            <w:vAlign w:val="center"/>
          </w:tcPr>
          <w:p w14:paraId="0BD04ECB" w14:textId="2365D004" w:rsidR="008A5AEF" w:rsidRPr="00AF5717" w:rsidRDefault="00E27C57" w:rsidP="008A5AEF">
            <w:pPr>
              <w:spacing w:after="0"/>
              <w:jc w:val="center"/>
              <w:textAlignment w:val="baseline"/>
              <w:rPr>
                <w:del w:id="4138" w:author="Marmol, Dominika Klaudia" w:date="2026-06-08T11:41:00Z"/>
                <w:sz w:val="24"/>
                <w:lang w:eastAsia="en-GB"/>
              </w:rPr>
            </w:pPr>
            <w:del w:id="4139" w:author="Marmol, Dominika Klaudia" w:date="2026-06-08T11:41:00Z">
              <w:r w:rsidRPr="00AF5717">
                <w:rPr>
                  <w:rFonts w:ascii="Arial" w:hAnsi="Arial" w:cs="Arial"/>
                  <w:lang w:eastAsia="en-GB"/>
                </w:rPr>
                <w:delText>X </w:delText>
              </w:r>
            </w:del>
          </w:p>
        </w:tc>
      </w:tr>
      <w:tr w:rsidR="008F5115" w14:paraId="3BAA1BDE" w14:textId="7706DA28" w:rsidTr="008A5AEF">
        <w:trPr>
          <w:trHeight w:val="270"/>
          <w:del w:id="4140" w:author="Marmol, Dominika Klaudia" w:date="2026-06-08T11:41:00Z"/>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07494CA" w14:textId="1045CBAF" w:rsidR="008A5AEF" w:rsidRPr="00AF5717" w:rsidRDefault="008A5AEF" w:rsidP="003854C8">
            <w:pPr>
              <w:spacing w:after="0"/>
              <w:jc w:val="center"/>
              <w:rPr>
                <w:del w:id="4141" w:author="Marmol, Dominika Klaudia" w:date="2026-06-08T11:41:00Z"/>
                <w:sz w:val="24"/>
                <w:lang w:eastAsia="en-GB"/>
              </w:rPr>
            </w:pPr>
          </w:p>
        </w:tc>
        <w:tc>
          <w:tcPr>
            <w:tcW w:w="1133" w:type="dxa"/>
            <w:tcBorders>
              <w:top w:val="single" w:sz="6" w:space="0" w:color="auto"/>
              <w:left w:val="single" w:sz="6" w:space="0" w:color="auto"/>
              <w:bottom w:val="single" w:sz="6" w:space="0" w:color="auto"/>
              <w:right w:val="single" w:sz="6" w:space="0" w:color="auto"/>
            </w:tcBorders>
            <w:vAlign w:val="center"/>
            <w:hideMark/>
          </w:tcPr>
          <w:p w14:paraId="337CCD6B" w14:textId="041768DC" w:rsidR="008A5AEF" w:rsidRPr="00AF5717" w:rsidRDefault="00E27C57" w:rsidP="003854C8">
            <w:pPr>
              <w:spacing w:after="0"/>
              <w:jc w:val="center"/>
              <w:textAlignment w:val="baseline"/>
              <w:rPr>
                <w:del w:id="4142" w:author="Marmol, Dominika Klaudia" w:date="2026-06-08T11:41:00Z"/>
                <w:sz w:val="24"/>
                <w:lang w:eastAsia="en-GB"/>
              </w:rPr>
            </w:pPr>
            <w:del w:id="4143" w:author="Marmol, Dominika Klaudia" w:date="2026-06-08T11:41:00Z">
              <w:r w:rsidRPr="00AF5717">
                <w:rPr>
                  <w:rFonts w:ascii="Arial" w:hAnsi="Arial" w:cs="Arial"/>
                  <w:lang w:eastAsia="en-GB"/>
                </w:rPr>
                <w:delText>C3D1</w:delText>
              </w:r>
            </w:del>
          </w:p>
        </w:tc>
        <w:tc>
          <w:tcPr>
            <w:tcW w:w="2215" w:type="dxa"/>
            <w:tcBorders>
              <w:top w:val="single" w:sz="6" w:space="0" w:color="auto"/>
              <w:left w:val="single" w:sz="6" w:space="0" w:color="auto"/>
              <w:bottom w:val="single" w:sz="6" w:space="0" w:color="auto"/>
              <w:right w:val="single" w:sz="6" w:space="0" w:color="auto"/>
            </w:tcBorders>
            <w:vAlign w:val="center"/>
            <w:hideMark/>
          </w:tcPr>
          <w:p w14:paraId="55E15903" w14:textId="5AC1C4C2" w:rsidR="008A5AEF" w:rsidRPr="00AF5717" w:rsidRDefault="00E27C57" w:rsidP="003854C8">
            <w:pPr>
              <w:spacing w:after="0"/>
              <w:jc w:val="center"/>
              <w:textAlignment w:val="baseline"/>
              <w:rPr>
                <w:del w:id="4144" w:author="Marmol, Dominika Klaudia" w:date="2026-06-08T11:41:00Z"/>
                <w:sz w:val="24"/>
                <w:lang w:eastAsia="en-GB"/>
              </w:rPr>
            </w:pPr>
            <w:del w:id="4145" w:author="Marmol, Dominika Klaudia" w:date="2026-06-08T11:41:00Z">
              <w:r w:rsidRPr="00AF5717">
                <w:rPr>
                  <w:rFonts w:ascii="Arial" w:hAnsi="Arial" w:cs="Arial"/>
                  <w:lang w:eastAsia="en-GB"/>
                </w:rPr>
                <w:delText>End of infusion</w:delText>
              </w:r>
            </w:del>
          </w:p>
        </w:tc>
        <w:tc>
          <w:tcPr>
            <w:tcW w:w="1870" w:type="dxa"/>
            <w:tcBorders>
              <w:top w:val="single" w:sz="6" w:space="0" w:color="auto"/>
              <w:left w:val="single" w:sz="6" w:space="0" w:color="auto"/>
              <w:bottom w:val="single" w:sz="6" w:space="0" w:color="auto"/>
              <w:right w:val="single" w:sz="6" w:space="0" w:color="auto"/>
            </w:tcBorders>
            <w:vAlign w:val="center"/>
          </w:tcPr>
          <w:p w14:paraId="4120AB72" w14:textId="3DC55A03" w:rsidR="008A5AEF" w:rsidRPr="00AF5717" w:rsidRDefault="00E27C57" w:rsidP="008A5AEF">
            <w:pPr>
              <w:spacing w:after="0"/>
              <w:jc w:val="center"/>
              <w:textAlignment w:val="baseline"/>
              <w:rPr>
                <w:del w:id="4146" w:author="Marmol, Dominika Klaudia" w:date="2026-06-08T11:41:00Z"/>
                <w:sz w:val="24"/>
                <w:lang w:eastAsia="en-GB"/>
              </w:rPr>
            </w:pPr>
            <w:del w:id="4147" w:author="Marmol, Dominika Klaudia" w:date="2026-06-08T11:41:00Z">
              <w:r w:rsidRPr="00AF5717">
                <w:rPr>
                  <w:rFonts w:ascii="Arial" w:hAnsi="Arial" w:cs="Arial"/>
                </w:rPr>
                <w:delText>+15 min</w:delText>
              </w:r>
            </w:del>
          </w:p>
        </w:tc>
        <w:tc>
          <w:tcPr>
            <w:tcW w:w="1102" w:type="dxa"/>
            <w:tcBorders>
              <w:top w:val="single" w:sz="6" w:space="0" w:color="auto"/>
              <w:left w:val="single" w:sz="6" w:space="0" w:color="auto"/>
              <w:bottom w:val="single" w:sz="6" w:space="0" w:color="auto"/>
              <w:right w:val="single" w:sz="6" w:space="0" w:color="auto"/>
            </w:tcBorders>
            <w:vAlign w:val="center"/>
          </w:tcPr>
          <w:p w14:paraId="1D5E08B6" w14:textId="421A3D7A" w:rsidR="008A5AEF" w:rsidRPr="00AF5717" w:rsidRDefault="00E27C57" w:rsidP="008A5AEF">
            <w:pPr>
              <w:spacing w:after="0"/>
              <w:jc w:val="center"/>
              <w:textAlignment w:val="baseline"/>
              <w:rPr>
                <w:del w:id="4148" w:author="Marmol, Dominika Klaudia" w:date="2026-06-08T11:41:00Z"/>
                <w:sz w:val="24"/>
                <w:lang w:eastAsia="en-GB"/>
              </w:rPr>
            </w:pPr>
            <w:del w:id="4149" w:author="Marmol, Dominika Klaudia" w:date="2026-06-08T11:41:00Z">
              <w:r w:rsidRPr="00AF5717">
                <w:rPr>
                  <w:rFonts w:ascii="Arial" w:hAnsi="Arial" w:cs="Arial"/>
                  <w:lang w:eastAsia="en-GB"/>
                </w:rPr>
                <w:delText>X </w:delText>
              </w:r>
            </w:del>
          </w:p>
        </w:tc>
        <w:tc>
          <w:tcPr>
            <w:tcW w:w="1131" w:type="dxa"/>
            <w:tcBorders>
              <w:top w:val="single" w:sz="6" w:space="0" w:color="auto"/>
              <w:left w:val="single" w:sz="6" w:space="0" w:color="auto"/>
              <w:bottom w:val="single" w:sz="6" w:space="0" w:color="auto"/>
              <w:right w:val="single" w:sz="6" w:space="0" w:color="auto"/>
            </w:tcBorders>
            <w:vAlign w:val="center"/>
          </w:tcPr>
          <w:p w14:paraId="3B80EEDB" w14:textId="5DC36D8C" w:rsidR="008A5AEF" w:rsidRPr="00AF5717" w:rsidRDefault="00E27C57" w:rsidP="008A5AEF">
            <w:pPr>
              <w:spacing w:after="0"/>
              <w:jc w:val="center"/>
              <w:textAlignment w:val="baseline"/>
              <w:rPr>
                <w:del w:id="4150" w:author="Marmol, Dominika Klaudia" w:date="2026-06-08T11:41:00Z"/>
                <w:sz w:val="24"/>
                <w:lang w:eastAsia="en-GB"/>
              </w:rPr>
            </w:pPr>
            <w:del w:id="4151" w:author="Marmol, Dominika Klaudia" w:date="2026-06-08T11:41:00Z">
              <w:r w:rsidRPr="00AF5717">
                <w:rPr>
                  <w:rFonts w:ascii="Arial" w:hAnsi="Arial" w:cs="Arial"/>
                  <w:lang w:eastAsia="en-GB"/>
                </w:rPr>
                <w:delText> </w:delText>
              </w:r>
            </w:del>
          </w:p>
        </w:tc>
        <w:tc>
          <w:tcPr>
            <w:tcW w:w="1687" w:type="dxa"/>
            <w:tcBorders>
              <w:top w:val="single" w:sz="6" w:space="0" w:color="auto"/>
              <w:left w:val="single" w:sz="6" w:space="0" w:color="auto"/>
              <w:bottom w:val="single" w:sz="6" w:space="0" w:color="auto"/>
              <w:right w:val="single" w:sz="6" w:space="0" w:color="auto"/>
            </w:tcBorders>
          </w:tcPr>
          <w:p w14:paraId="2DF080E3" w14:textId="36B627F9" w:rsidR="008A5AEF" w:rsidRPr="00AF5717" w:rsidRDefault="00E27C57" w:rsidP="008A5AEF">
            <w:pPr>
              <w:spacing w:after="0"/>
              <w:jc w:val="center"/>
              <w:textAlignment w:val="baseline"/>
              <w:rPr>
                <w:del w:id="4152" w:author="Marmol, Dominika Klaudia" w:date="2026-06-08T11:41:00Z"/>
                <w:rFonts w:ascii="Arial" w:hAnsi="Arial" w:cs="Arial"/>
                <w:lang w:eastAsia="en-GB"/>
              </w:rPr>
            </w:pPr>
            <w:del w:id="4153" w:author="Marmol, Dominika Klaudia" w:date="2026-06-08T11:41:00Z">
              <w:r w:rsidRPr="00AF5717">
                <w:rPr>
                  <w:rFonts w:ascii="Arial" w:hAnsi="Arial" w:cs="Arial"/>
                  <w:lang w:eastAsia="en-GB"/>
                </w:rPr>
                <w:delText>X</w:delText>
              </w:r>
            </w:del>
          </w:p>
        </w:tc>
        <w:tc>
          <w:tcPr>
            <w:tcW w:w="1898" w:type="dxa"/>
            <w:tcBorders>
              <w:top w:val="single" w:sz="6" w:space="0" w:color="auto"/>
              <w:left w:val="single" w:sz="6" w:space="0" w:color="auto"/>
              <w:bottom w:val="single" w:sz="6" w:space="0" w:color="auto"/>
              <w:right w:val="single" w:sz="6" w:space="0" w:color="auto"/>
            </w:tcBorders>
            <w:vAlign w:val="center"/>
          </w:tcPr>
          <w:p w14:paraId="5C581F00" w14:textId="0528530D" w:rsidR="008A5AEF" w:rsidRPr="00AF5717" w:rsidRDefault="008A5AEF" w:rsidP="008A5AEF">
            <w:pPr>
              <w:spacing w:after="0"/>
              <w:jc w:val="center"/>
              <w:textAlignment w:val="baseline"/>
              <w:rPr>
                <w:del w:id="4154" w:author="Marmol, Dominika Klaudia" w:date="2026-06-08T11:41:00Z"/>
                <w:sz w:val="24"/>
                <w:lang w:eastAsia="en-GB"/>
              </w:rPr>
            </w:pPr>
          </w:p>
        </w:tc>
      </w:tr>
      <w:tr w:rsidR="008F5115" w14:paraId="4F63A444" w14:textId="479F6FBF" w:rsidTr="008A5AEF">
        <w:trPr>
          <w:trHeight w:val="270"/>
          <w:del w:id="4155" w:author="Marmol, Dominika Klaudia" w:date="2026-06-08T11:41:00Z"/>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7FBD776" w14:textId="5CEC38D3" w:rsidR="008A5AEF" w:rsidRPr="00AF5717" w:rsidRDefault="008A5AEF" w:rsidP="003854C8">
            <w:pPr>
              <w:spacing w:after="0"/>
              <w:jc w:val="center"/>
              <w:rPr>
                <w:del w:id="4156" w:author="Marmol, Dominika Klaudia" w:date="2026-06-08T11:41:00Z"/>
                <w:sz w:val="24"/>
                <w:lang w:eastAsia="en-GB"/>
              </w:rPr>
            </w:pPr>
          </w:p>
        </w:tc>
        <w:tc>
          <w:tcPr>
            <w:tcW w:w="1133" w:type="dxa"/>
            <w:tcBorders>
              <w:top w:val="single" w:sz="6" w:space="0" w:color="auto"/>
              <w:left w:val="single" w:sz="6" w:space="0" w:color="auto"/>
              <w:bottom w:val="single" w:sz="6" w:space="0" w:color="auto"/>
              <w:right w:val="single" w:sz="6" w:space="0" w:color="auto"/>
            </w:tcBorders>
            <w:vAlign w:val="center"/>
            <w:hideMark/>
          </w:tcPr>
          <w:p w14:paraId="63858C1A" w14:textId="393D288C" w:rsidR="008A5AEF" w:rsidRPr="00AF5717" w:rsidRDefault="00E27C57" w:rsidP="003854C8">
            <w:pPr>
              <w:spacing w:after="0"/>
              <w:jc w:val="center"/>
              <w:textAlignment w:val="baseline"/>
              <w:rPr>
                <w:del w:id="4157" w:author="Marmol, Dominika Klaudia" w:date="2026-06-08T11:41:00Z"/>
                <w:sz w:val="24"/>
                <w:lang w:eastAsia="en-GB"/>
              </w:rPr>
            </w:pPr>
            <w:del w:id="4158" w:author="Marmol, Dominika Klaudia" w:date="2026-06-08T11:41:00Z">
              <w:r w:rsidRPr="00AF5717">
                <w:rPr>
                  <w:rFonts w:ascii="Arial" w:hAnsi="Arial" w:cs="Arial"/>
                  <w:lang w:eastAsia="en-GB"/>
                </w:rPr>
                <w:delText>C3D1</w:delText>
              </w:r>
            </w:del>
          </w:p>
        </w:tc>
        <w:tc>
          <w:tcPr>
            <w:tcW w:w="2215" w:type="dxa"/>
            <w:tcBorders>
              <w:top w:val="single" w:sz="6" w:space="0" w:color="auto"/>
              <w:left w:val="single" w:sz="6" w:space="0" w:color="auto"/>
              <w:bottom w:val="single" w:sz="6" w:space="0" w:color="auto"/>
              <w:right w:val="single" w:sz="6" w:space="0" w:color="auto"/>
            </w:tcBorders>
            <w:vAlign w:val="center"/>
            <w:hideMark/>
          </w:tcPr>
          <w:p w14:paraId="155CB12B" w14:textId="6970A7FA" w:rsidR="008A5AEF" w:rsidRPr="00AF5717" w:rsidRDefault="00E27C57" w:rsidP="003854C8">
            <w:pPr>
              <w:spacing w:after="0"/>
              <w:jc w:val="center"/>
              <w:textAlignment w:val="baseline"/>
              <w:rPr>
                <w:del w:id="4159" w:author="Marmol, Dominika Klaudia" w:date="2026-06-08T11:41:00Z"/>
                <w:sz w:val="24"/>
                <w:lang w:eastAsia="en-GB"/>
              </w:rPr>
            </w:pPr>
            <w:del w:id="4160" w:author="Marmol, Dominika Klaudia" w:date="2026-06-08T11:41:00Z">
              <w:r w:rsidRPr="00AF5717">
                <w:rPr>
                  <w:rFonts w:ascii="Arial" w:hAnsi="Arial" w:cs="Arial"/>
                  <w:lang w:eastAsia="en-GB"/>
                </w:rPr>
                <w:delText>2 h post-dose</w:delText>
              </w:r>
            </w:del>
          </w:p>
        </w:tc>
        <w:tc>
          <w:tcPr>
            <w:tcW w:w="1870" w:type="dxa"/>
            <w:tcBorders>
              <w:top w:val="single" w:sz="6" w:space="0" w:color="auto"/>
              <w:left w:val="single" w:sz="6" w:space="0" w:color="auto"/>
              <w:bottom w:val="single" w:sz="6" w:space="0" w:color="auto"/>
              <w:right w:val="single" w:sz="6" w:space="0" w:color="auto"/>
            </w:tcBorders>
            <w:vAlign w:val="center"/>
          </w:tcPr>
          <w:p w14:paraId="20056B6E" w14:textId="03EE3E58" w:rsidR="008A5AEF" w:rsidRPr="00AF5717" w:rsidRDefault="00E27C57" w:rsidP="008A5AEF">
            <w:pPr>
              <w:spacing w:after="0"/>
              <w:jc w:val="center"/>
              <w:textAlignment w:val="baseline"/>
              <w:rPr>
                <w:del w:id="4161" w:author="Marmol, Dominika Klaudia" w:date="2026-06-08T11:41:00Z"/>
                <w:sz w:val="24"/>
                <w:lang w:eastAsia="en-GB"/>
              </w:rPr>
            </w:pPr>
            <w:del w:id="4162" w:author="Marmol, Dominika Klaudia" w:date="2026-06-08T11:41:00Z">
              <w:r w:rsidRPr="00AF5717">
                <w:rPr>
                  <w:rFonts w:ascii="Arial" w:hAnsi="Arial" w:cs="Arial"/>
                </w:rPr>
                <w:delText>±15 min</w:delText>
              </w:r>
            </w:del>
          </w:p>
        </w:tc>
        <w:tc>
          <w:tcPr>
            <w:tcW w:w="1102" w:type="dxa"/>
            <w:tcBorders>
              <w:top w:val="single" w:sz="6" w:space="0" w:color="auto"/>
              <w:left w:val="single" w:sz="6" w:space="0" w:color="auto"/>
              <w:bottom w:val="single" w:sz="6" w:space="0" w:color="auto"/>
              <w:right w:val="single" w:sz="6" w:space="0" w:color="auto"/>
            </w:tcBorders>
            <w:vAlign w:val="center"/>
          </w:tcPr>
          <w:p w14:paraId="0AF72644" w14:textId="06B5CFF8" w:rsidR="008A5AEF" w:rsidRPr="00AF5717" w:rsidRDefault="00E27C57" w:rsidP="008A5AEF">
            <w:pPr>
              <w:spacing w:after="0"/>
              <w:jc w:val="center"/>
              <w:textAlignment w:val="baseline"/>
              <w:rPr>
                <w:del w:id="4163" w:author="Marmol, Dominika Klaudia" w:date="2026-06-08T11:41:00Z"/>
                <w:sz w:val="24"/>
                <w:lang w:eastAsia="en-GB"/>
              </w:rPr>
            </w:pPr>
            <w:del w:id="4164" w:author="Marmol, Dominika Klaudia" w:date="2026-06-08T11:41:00Z">
              <w:r w:rsidRPr="00AF5717">
                <w:rPr>
                  <w:rFonts w:ascii="Arial" w:hAnsi="Arial" w:cs="Arial"/>
                  <w:lang w:eastAsia="en-GB"/>
                </w:rPr>
                <w:delText>X </w:delText>
              </w:r>
            </w:del>
          </w:p>
        </w:tc>
        <w:tc>
          <w:tcPr>
            <w:tcW w:w="1131" w:type="dxa"/>
            <w:tcBorders>
              <w:top w:val="single" w:sz="6" w:space="0" w:color="auto"/>
              <w:left w:val="single" w:sz="6" w:space="0" w:color="auto"/>
              <w:bottom w:val="single" w:sz="6" w:space="0" w:color="auto"/>
              <w:right w:val="single" w:sz="6" w:space="0" w:color="auto"/>
            </w:tcBorders>
            <w:vAlign w:val="center"/>
          </w:tcPr>
          <w:p w14:paraId="4683C73C" w14:textId="53D6F4BE" w:rsidR="008A5AEF" w:rsidRPr="00AF5717" w:rsidRDefault="00E27C57" w:rsidP="008A5AEF">
            <w:pPr>
              <w:spacing w:after="0"/>
              <w:jc w:val="center"/>
              <w:textAlignment w:val="baseline"/>
              <w:rPr>
                <w:del w:id="4165" w:author="Marmol, Dominika Klaudia" w:date="2026-06-08T11:41:00Z"/>
                <w:sz w:val="24"/>
                <w:lang w:eastAsia="en-GB"/>
              </w:rPr>
            </w:pPr>
            <w:del w:id="4166" w:author="Marmol, Dominika Klaudia" w:date="2026-06-08T11:41:00Z">
              <w:r w:rsidRPr="00AF5717">
                <w:rPr>
                  <w:rFonts w:ascii="Arial" w:hAnsi="Arial" w:cs="Arial"/>
                  <w:lang w:eastAsia="en-GB"/>
                </w:rPr>
                <w:delText> </w:delText>
              </w:r>
            </w:del>
          </w:p>
        </w:tc>
        <w:tc>
          <w:tcPr>
            <w:tcW w:w="1687" w:type="dxa"/>
            <w:tcBorders>
              <w:top w:val="single" w:sz="6" w:space="0" w:color="auto"/>
              <w:left w:val="single" w:sz="6" w:space="0" w:color="auto"/>
              <w:bottom w:val="single" w:sz="6" w:space="0" w:color="auto"/>
              <w:right w:val="single" w:sz="6" w:space="0" w:color="auto"/>
            </w:tcBorders>
          </w:tcPr>
          <w:p w14:paraId="0EE0B999" w14:textId="787805B2" w:rsidR="008A5AEF" w:rsidRPr="00AF5717" w:rsidRDefault="008A5AEF" w:rsidP="008A5AEF">
            <w:pPr>
              <w:spacing w:after="0"/>
              <w:jc w:val="center"/>
              <w:textAlignment w:val="baseline"/>
              <w:rPr>
                <w:del w:id="4167" w:author="Marmol, Dominika Klaudia" w:date="2026-06-08T11:41:00Z"/>
                <w:rFonts w:ascii="Arial" w:hAnsi="Arial" w:cs="Arial"/>
                <w:lang w:eastAsia="en-GB"/>
              </w:rPr>
            </w:pPr>
          </w:p>
        </w:tc>
        <w:tc>
          <w:tcPr>
            <w:tcW w:w="1898" w:type="dxa"/>
            <w:tcBorders>
              <w:top w:val="single" w:sz="6" w:space="0" w:color="auto"/>
              <w:left w:val="single" w:sz="6" w:space="0" w:color="auto"/>
              <w:bottom w:val="single" w:sz="6" w:space="0" w:color="auto"/>
              <w:right w:val="single" w:sz="6" w:space="0" w:color="auto"/>
            </w:tcBorders>
            <w:vAlign w:val="center"/>
          </w:tcPr>
          <w:p w14:paraId="487F1C0B" w14:textId="2F7F745A" w:rsidR="008A5AEF" w:rsidRPr="00AF5717" w:rsidRDefault="008A5AEF" w:rsidP="008A5AEF">
            <w:pPr>
              <w:spacing w:after="0"/>
              <w:jc w:val="center"/>
              <w:textAlignment w:val="baseline"/>
              <w:rPr>
                <w:del w:id="4168" w:author="Marmol, Dominika Klaudia" w:date="2026-06-08T11:41:00Z"/>
                <w:sz w:val="24"/>
                <w:lang w:eastAsia="en-GB"/>
              </w:rPr>
            </w:pPr>
          </w:p>
        </w:tc>
      </w:tr>
      <w:tr w:rsidR="008F5115" w14:paraId="7F75BC6D" w14:textId="59A4F51E" w:rsidTr="008A5AEF">
        <w:trPr>
          <w:trHeight w:val="270"/>
          <w:del w:id="4169" w:author="Marmol, Dominika Klaudia" w:date="2026-06-08T11:41:00Z"/>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CA1AF7A" w14:textId="4A8EBE10" w:rsidR="008A5AEF" w:rsidRPr="00AF5717" w:rsidRDefault="008A5AEF" w:rsidP="003854C8">
            <w:pPr>
              <w:spacing w:after="0"/>
              <w:jc w:val="center"/>
              <w:rPr>
                <w:del w:id="4170" w:author="Marmol, Dominika Klaudia" w:date="2026-06-08T11:41:00Z"/>
                <w:sz w:val="24"/>
                <w:lang w:eastAsia="en-GB"/>
              </w:rPr>
            </w:pPr>
          </w:p>
        </w:tc>
        <w:tc>
          <w:tcPr>
            <w:tcW w:w="1133" w:type="dxa"/>
            <w:tcBorders>
              <w:top w:val="single" w:sz="6" w:space="0" w:color="auto"/>
              <w:left w:val="single" w:sz="6" w:space="0" w:color="auto"/>
              <w:bottom w:val="single" w:sz="6" w:space="0" w:color="auto"/>
              <w:right w:val="single" w:sz="6" w:space="0" w:color="auto"/>
            </w:tcBorders>
            <w:vAlign w:val="center"/>
            <w:hideMark/>
          </w:tcPr>
          <w:p w14:paraId="21D5AEF1" w14:textId="64038B13" w:rsidR="008A5AEF" w:rsidRPr="00AF5717" w:rsidRDefault="00E27C57" w:rsidP="003854C8">
            <w:pPr>
              <w:spacing w:after="0"/>
              <w:jc w:val="center"/>
              <w:textAlignment w:val="baseline"/>
              <w:rPr>
                <w:del w:id="4171" w:author="Marmol, Dominika Klaudia" w:date="2026-06-08T11:41:00Z"/>
                <w:sz w:val="24"/>
                <w:lang w:eastAsia="en-GB"/>
              </w:rPr>
            </w:pPr>
            <w:del w:id="4172" w:author="Marmol, Dominika Klaudia" w:date="2026-06-08T11:41:00Z">
              <w:r w:rsidRPr="00AF5717">
                <w:rPr>
                  <w:rFonts w:ascii="Arial" w:hAnsi="Arial" w:cs="Arial"/>
                  <w:lang w:eastAsia="en-GB"/>
                </w:rPr>
                <w:delText>C3D1</w:delText>
              </w:r>
            </w:del>
          </w:p>
        </w:tc>
        <w:tc>
          <w:tcPr>
            <w:tcW w:w="2215" w:type="dxa"/>
            <w:tcBorders>
              <w:top w:val="single" w:sz="6" w:space="0" w:color="auto"/>
              <w:left w:val="single" w:sz="6" w:space="0" w:color="auto"/>
              <w:bottom w:val="single" w:sz="6" w:space="0" w:color="auto"/>
              <w:right w:val="single" w:sz="6" w:space="0" w:color="auto"/>
            </w:tcBorders>
            <w:vAlign w:val="center"/>
            <w:hideMark/>
          </w:tcPr>
          <w:p w14:paraId="1DA5224E" w14:textId="22955F50" w:rsidR="008A5AEF" w:rsidRPr="00AF5717" w:rsidRDefault="00E27C57" w:rsidP="003854C8">
            <w:pPr>
              <w:spacing w:after="0"/>
              <w:jc w:val="center"/>
              <w:textAlignment w:val="baseline"/>
              <w:rPr>
                <w:del w:id="4173" w:author="Marmol, Dominika Klaudia" w:date="2026-06-08T11:41:00Z"/>
                <w:sz w:val="24"/>
                <w:lang w:eastAsia="en-GB"/>
              </w:rPr>
            </w:pPr>
            <w:del w:id="4174" w:author="Marmol, Dominika Klaudia" w:date="2026-06-08T11:41:00Z">
              <w:r w:rsidRPr="00AF5717">
                <w:rPr>
                  <w:rFonts w:ascii="Arial" w:hAnsi="Arial" w:cs="Arial"/>
                  <w:lang w:eastAsia="en-GB"/>
                </w:rPr>
                <w:delText>4 h post-dose</w:delText>
              </w:r>
            </w:del>
          </w:p>
        </w:tc>
        <w:tc>
          <w:tcPr>
            <w:tcW w:w="1870" w:type="dxa"/>
            <w:tcBorders>
              <w:top w:val="single" w:sz="6" w:space="0" w:color="auto"/>
              <w:left w:val="single" w:sz="6" w:space="0" w:color="auto"/>
              <w:bottom w:val="single" w:sz="6" w:space="0" w:color="auto"/>
              <w:right w:val="single" w:sz="6" w:space="0" w:color="auto"/>
            </w:tcBorders>
            <w:vAlign w:val="center"/>
          </w:tcPr>
          <w:p w14:paraId="6321BA23" w14:textId="6D89FC75" w:rsidR="008A5AEF" w:rsidRPr="00AF5717" w:rsidRDefault="00E27C57" w:rsidP="008A5AEF">
            <w:pPr>
              <w:spacing w:after="0"/>
              <w:jc w:val="center"/>
              <w:textAlignment w:val="baseline"/>
              <w:rPr>
                <w:del w:id="4175" w:author="Marmol, Dominika Klaudia" w:date="2026-06-08T11:41:00Z"/>
                <w:sz w:val="24"/>
                <w:lang w:eastAsia="en-GB"/>
              </w:rPr>
            </w:pPr>
            <w:del w:id="4176" w:author="Marmol, Dominika Klaudia" w:date="2026-06-08T11:41:00Z">
              <w:r w:rsidRPr="00AF5717">
                <w:rPr>
                  <w:rFonts w:ascii="Arial" w:hAnsi="Arial" w:cs="Arial"/>
                </w:rPr>
                <w:delText>±30 min</w:delText>
              </w:r>
            </w:del>
          </w:p>
        </w:tc>
        <w:tc>
          <w:tcPr>
            <w:tcW w:w="1102" w:type="dxa"/>
            <w:tcBorders>
              <w:top w:val="single" w:sz="6" w:space="0" w:color="auto"/>
              <w:left w:val="single" w:sz="6" w:space="0" w:color="auto"/>
              <w:bottom w:val="single" w:sz="6" w:space="0" w:color="auto"/>
              <w:right w:val="single" w:sz="6" w:space="0" w:color="auto"/>
            </w:tcBorders>
            <w:vAlign w:val="center"/>
          </w:tcPr>
          <w:p w14:paraId="1FEECC93" w14:textId="5E571D97" w:rsidR="008A5AEF" w:rsidRPr="00AF5717" w:rsidRDefault="00E27C57" w:rsidP="008A5AEF">
            <w:pPr>
              <w:spacing w:after="0"/>
              <w:jc w:val="center"/>
              <w:textAlignment w:val="baseline"/>
              <w:rPr>
                <w:del w:id="4177" w:author="Marmol, Dominika Klaudia" w:date="2026-06-08T11:41:00Z"/>
                <w:sz w:val="24"/>
                <w:lang w:eastAsia="en-GB"/>
              </w:rPr>
            </w:pPr>
            <w:del w:id="4178" w:author="Marmol, Dominika Klaudia" w:date="2026-06-08T11:41:00Z">
              <w:r w:rsidRPr="00AF5717">
                <w:rPr>
                  <w:rFonts w:ascii="Arial" w:hAnsi="Arial" w:cs="Arial"/>
                  <w:lang w:eastAsia="en-GB"/>
                </w:rPr>
                <w:delText>X </w:delText>
              </w:r>
            </w:del>
          </w:p>
        </w:tc>
        <w:tc>
          <w:tcPr>
            <w:tcW w:w="1131" w:type="dxa"/>
            <w:tcBorders>
              <w:top w:val="single" w:sz="6" w:space="0" w:color="auto"/>
              <w:left w:val="single" w:sz="6" w:space="0" w:color="auto"/>
              <w:bottom w:val="single" w:sz="6" w:space="0" w:color="auto"/>
              <w:right w:val="single" w:sz="6" w:space="0" w:color="auto"/>
            </w:tcBorders>
            <w:vAlign w:val="center"/>
          </w:tcPr>
          <w:p w14:paraId="272AE08C" w14:textId="43AA562B" w:rsidR="008A5AEF" w:rsidRPr="00AF5717" w:rsidRDefault="00E27C57" w:rsidP="008A5AEF">
            <w:pPr>
              <w:spacing w:after="0"/>
              <w:jc w:val="center"/>
              <w:textAlignment w:val="baseline"/>
              <w:rPr>
                <w:del w:id="4179" w:author="Marmol, Dominika Klaudia" w:date="2026-06-08T11:41:00Z"/>
                <w:sz w:val="24"/>
                <w:lang w:eastAsia="en-GB"/>
              </w:rPr>
            </w:pPr>
            <w:del w:id="4180" w:author="Marmol, Dominika Klaudia" w:date="2026-06-08T11:41:00Z">
              <w:r w:rsidRPr="00AF5717">
                <w:rPr>
                  <w:rFonts w:ascii="Arial" w:hAnsi="Arial" w:cs="Arial"/>
                  <w:lang w:eastAsia="en-GB"/>
                </w:rPr>
                <w:delText> </w:delText>
              </w:r>
            </w:del>
          </w:p>
        </w:tc>
        <w:tc>
          <w:tcPr>
            <w:tcW w:w="1687" w:type="dxa"/>
            <w:tcBorders>
              <w:top w:val="single" w:sz="6" w:space="0" w:color="auto"/>
              <w:left w:val="single" w:sz="6" w:space="0" w:color="auto"/>
              <w:bottom w:val="single" w:sz="6" w:space="0" w:color="auto"/>
              <w:right w:val="single" w:sz="6" w:space="0" w:color="auto"/>
            </w:tcBorders>
          </w:tcPr>
          <w:p w14:paraId="62622749" w14:textId="78B88D47" w:rsidR="008A5AEF" w:rsidRPr="00AF5717" w:rsidRDefault="008A5AEF" w:rsidP="008A5AEF">
            <w:pPr>
              <w:spacing w:after="0"/>
              <w:jc w:val="center"/>
              <w:textAlignment w:val="baseline"/>
              <w:rPr>
                <w:del w:id="4181" w:author="Marmol, Dominika Klaudia" w:date="2026-06-08T11:41:00Z"/>
                <w:rFonts w:ascii="Arial" w:hAnsi="Arial" w:cs="Arial"/>
                <w:lang w:eastAsia="en-GB"/>
              </w:rPr>
            </w:pPr>
          </w:p>
        </w:tc>
        <w:tc>
          <w:tcPr>
            <w:tcW w:w="1898" w:type="dxa"/>
            <w:tcBorders>
              <w:top w:val="single" w:sz="6" w:space="0" w:color="auto"/>
              <w:left w:val="single" w:sz="6" w:space="0" w:color="auto"/>
              <w:bottom w:val="single" w:sz="6" w:space="0" w:color="auto"/>
              <w:right w:val="single" w:sz="6" w:space="0" w:color="auto"/>
            </w:tcBorders>
            <w:vAlign w:val="center"/>
          </w:tcPr>
          <w:p w14:paraId="32F516BA" w14:textId="3145B106" w:rsidR="008A5AEF" w:rsidRPr="00AF5717" w:rsidRDefault="00E27C57" w:rsidP="008A5AEF">
            <w:pPr>
              <w:spacing w:after="0"/>
              <w:jc w:val="center"/>
              <w:textAlignment w:val="baseline"/>
              <w:rPr>
                <w:del w:id="4182" w:author="Marmol, Dominika Klaudia" w:date="2026-06-08T11:41:00Z"/>
                <w:sz w:val="24"/>
                <w:lang w:eastAsia="en-GB"/>
              </w:rPr>
            </w:pPr>
            <w:del w:id="4183" w:author="Marmol, Dominika Klaudia" w:date="2026-06-08T11:41:00Z">
              <w:r w:rsidRPr="00AF5717">
                <w:rPr>
                  <w:rFonts w:ascii="Arial" w:hAnsi="Arial" w:cs="Arial"/>
                  <w:lang w:eastAsia="en-GB"/>
                </w:rPr>
                <w:delText>X</w:delText>
              </w:r>
            </w:del>
          </w:p>
        </w:tc>
      </w:tr>
      <w:tr w:rsidR="008F5115" w14:paraId="3FB99A12" w14:textId="6839B37B" w:rsidTr="008A5AEF">
        <w:trPr>
          <w:trHeight w:val="270"/>
          <w:del w:id="4184" w:author="Marmol, Dominika Klaudia" w:date="2026-06-08T11:41:00Z"/>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2CAA026" w14:textId="285C53BF" w:rsidR="008A5AEF" w:rsidRPr="00AF5717" w:rsidRDefault="008A5AEF" w:rsidP="003854C8">
            <w:pPr>
              <w:spacing w:after="0"/>
              <w:jc w:val="center"/>
              <w:rPr>
                <w:del w:id="4185" w:author="Marmol, Dominika Klaudia" w:date="2026-06-08T11:41:00Z"/>
                <w:sz w:val="24"/>
                <w:lang w:eastAsia="en-GB"/>
              </w:rPr>
            </w:pPr>
          </w:p>
        </w:tc>
        <w:tc>
          <w:tcPr>
            <w:tcW w:w="1133" w:type="dxa"/>
            <w:tcBorders>
              <w:top w:val="single" w:sz="6" w:space="0" w:color="auto"/>
              <w:left w:val="single" w:sz="6" w:space="0" w:color="auto"/>
              <w:bottom w:val="single" w:sz="6" w:space="0" w:color="auto"/>
              <w:right w:val="single" w:sz="6" w:space="0" w:color="auto"/>
            </w:tcBorders>
            <w:vAlign w:val="center"/>
            <w:hideMark/>
          </w:tcPr>
          <w:p w14:paraId="126ECA11" w14:textId="63997403" w:rsidR="008A5AEF" w:rsidRPr="00AF5717" w:rsidRDefault="00E27C57" w:rsidP="003854C8">
            <w:pPr>
              <w:spacing w:after="0"/>
              <w:jc w:val="center"/>
              <w:textAlignment w:val="baseline"/>
              <w:rPr>
                <w:del w:id="4186" w:author="Marmol, Dominika Klaudia" w:date="2026-06-08T11:41:00Z"/>
                <w:sz w:val="24"/>
                <w:lang w:eastAsia="en-GB"/>
              </w:rPr>
            </w:pPr>
            <w:del w:id="4187" w:author="Marmol, Dominika Klaudia" w:date="2026-06-08T11:41:00Z">
              <w:r w:rsidRPr="00AF5717">
                <w:rPr>
                  <w:rFonts w:ascii="Arial" w:hAnsi="Arial" w:cs="Arial"/>
                  <w:lang w:eastAsia="en-GB"/>
                </w:rPr>
                <w:delText>C3D4</w:delText>
              </w:r>
            </w:del>
          </w:p>
        </w:tc>
        <w:tc>
          <w:tcPr>
            <w:tcW w:w="2215" w:type="dxa"/>
            <w:tcBorders>
              <w:top w:val="single" w:sz="6" w:space="0" w:color="auto"/>
              <w:left w:val="single" w:sz="6" w:space="0" w:color="auto"/>
              <w:bottom w:val="single" w:sz="6" w:space="0" w:color="auto"/>
              <w:right w:val="single" w:sz="6" w:space="0" w:color="auto"/>
            </w:tcBorders>
            <w:vAlign w:val="center"/>
            <w:hideMark/>
          </w:tcPr>
          <w:p w14:paraId="3F4AB61B" w14:textId="77B42F59" w:rsidR="008A5AEF" w:rsidRPr="00AF5717" w:rsidRDefault="00E27C57" w:rsidP="003854C8">
            <w:pPr>
              <w:spacing w:after="0"/>
              <w:jc w:val="center"/>
              <w:textAlignment w:val="baseline"/>
              <w:rPr>
                <w:del w:id="4188" w:author="Marmol, Dominika Klaudia" w:date="2026-06-08T11:41:00Z"/>
                <w:sz w:val="24"/>
                <w:lang w:eastAsia="en-GB"/>
              </w:rPr>
            </w:pPr>
            <w:del w:id="4189" w:author="Marmol, Dominika Klaudia" w:date="2026-06-08T11:41:00Z">
              <w:r w:rsidRPr="00AF5717">
                <w:rPr>
                  <w:rFonts w:ascii="Arial" w:hAnsi="Arial" w:cs="Arial"/>
                  <w:lang w:eastAsia="en-GB"/>
                </w:rPr>
                <w:delText>72 h post-dose</w:delText>
              </w:r>
            </w:del>
          </w:p>
        </w:tc>
        <w:tc>
          <w:tcPr>
            <w:tcW w:w="1870" w:type="dxa"/>
            <w:tcBorders>
              <w:top w:val="single" w:sz="6" w:space="0" w:color="auto"/>
              <w:left w:val="single" w:sz="6" w:space="0" w:color="auto"/>
              <w:bottom w:val="single" w:sz="6" w:space="0" w:color="auto"/>
              <w:right w:val="single" w:sz="6" w:space="0" w:color="auto"/>
            </w:tcBorders>
            <w:vAlign w:val="center"/>
          </w:tcPr>
          <w:p w14:paraId="30391209" w14:textId="6DC29F9F" w:rsidR="008A5AEF" w:rsidRPr="00AF5717" w:rsidRDefault="00E27C57" w:rsidP="008A5AEF">
            <w:pPr>
              <w:spacing w:after="0"/>
              <w:jc w:val="center"/>
              <w:textAlignment w:val="baseline"/>
              <w:rPr>
                <w:del w:id="4190" w:author="Marmol, Dominika Klaudia" w:date="2026-06-08T11:41:00Z"/>
                <w:sz w:val="24"/>
                <w:lang w:eastAsia="en-GB"/>
              </w:rPr>
            </w:pPr>
            <w:del w:id="4191" w:author="Marmol, Dominika Klaudia" w:date="2026-06-08T11:41:00Z">
              <w:r w:rsidRPr="00AF5717">
                <w:rPr>
                  <w:rFonts w:ascii="Arial" w:hAnsi="Arial" w:cs="Arial"/>
                </w:rPr>
                <w:delText>±1 day</w:delText>
              </w:r>
            </w:del>
          </w:p>
        </w:tc>
        <w:tc>
          <w:tcPr>
            <w:tcW w:w="1102" w:type="dxa"/>
            <w:tcBorders>
              <w:top w:val="single" w:sz="6" w:space="0" w:color="auto"/>
              <w:left w:val="single" w:sz="6" w:space="0" w:color="auto"/>
              <w:bottom w:val="single" w:sz="6" w:space="0" w:color="auto"/>
              <w:right w:val="single" w:sz="6" w:space="0" w:color="auto"/>
            </w:tcBorders>
            <w:vAlign w:val="center"/>
          </w:tcPr>
          <w:p w14:paraId="1875B026" w14:textId="6B308968" w:rsidR="008A5AEF" w:rsidRPr="00AF5717" w:rsidRDefault="00E27C57" w:rsidP="008A5AEF">
            <w:pPr>
              <w:spacing w:after="0"/>
              <w:jc w:val="center"/>
              <w:textAlignment w:val="baseline"/>
              <w:rPr>
                <w:del w:id="4192" w:author="Marmol, Dominika Klaudia" w:date="2026-06-08T11:41:00Z"/>
                <w:sz w:val="24"/>
                <w:lang w:eastAsia="en-GB"/>
              </w:rPr>
            </w:pPr>
            <w:del w:id="4193" w:author="Marmol, Dominika Klaudia" w:date="2026-06-08T11:41:00Z">
              <w:r w:rsidRPr="00AF5717">
                <w:rPr>
                  <w:rFonts w:ascii="Arial" w:hAnsi="Arial" w:cs="Arial"/>
                  <w:lang w:eastAsia="en-GB"/>
                </w:rPr>
                <w:delText>X </w:delText>
              </w:r>
            </w:del>
          </w:p>
        </w:tc>
        <w:tc>
          <w:tcPr>
            <w:tcW w:w="1131" w:type="dxa"/>
            <w:tcBorders>
              <w:top w:val="single" w:sz="6" w:space="0" w:color="auto"/>
              <w:left w:val="single" w:sz="6" w:space="0" w:color="auto"/>
              <w:bottom w:val="single" w:sz="6" w:space="0" w:color="auto"/>
              <w:right w:val="single" w:sz="6" w:space="0" w:color="auto"/>
            </w:tcBorders>
            <w:vAlign w:val="center"/>
          </w:tcPr>
          <w:p w14:paraId="75F36337" w14:textId="651C0816" w:rsidR="008A5AEF" w:rsidRPr="00AF5717" w:rsidRDefault="00E27C57" w:rsidP="008A5AEF">
            <w:pPr>
              <w:spacing w:after="0"/>
              <w:jc w:val="center"/>
              <w:textAlignment w:val="baseline"/>
              <w:rPr>
                <w:del w:id="4194" w:author="Marmol, Dominika Klaudia" w:date="2026-06-08T11:41:00Z"/>
                <w:sz w:val="24"/>
                <w:lang w:eastAsia="en-GB"/>
              </w:rPr>
            </w:pPr>
            <w:del w:id="4195" w:author="Marmol, Dominika Klaudia" w:date="2026-06-08T11:41:00Z">
              <w:r w:rsidRPr="00AF5717">
                <w:rPr>
                  <w:rFonts w:ascii="Arial" w:hAnsi="Arial" w:cs="Arial"/>
                  <w:lang w:eastAsia="en-GB"/>
                </w:rPr>
                <w:delText> </w:delText>
              </w:r>
            </w:del>
          </w:p>
        </w:tc>
        <w:tc>
          <w:tcPr>
            <w:tcW w:w="1687" w:type="dxa"/>
            <w:tcBorders>
              <w:top w:val="single" w:sz="6" w:space="0" w:color="auto"/>
              <w:left w:val="single" w:sz="6" w:space="0" w:color="auto"/>
              <w:bottom w:val="single" w:sz="6" w:space="0" w:color="auto"/>
              <w:right w:val="single" w:sz="6" w:space="0" w:color="auto"/>
            </w:tcBorders>
          </w:tcPr>
          <w:p w14:paraId="4EC6A058" w14:textId="657D7300" w:rsidR="008A5AEF" w:rsidRPr="00AF5717" w:rsidRDefault="00E27C57" w:rsidP="008A5AEF">
            <w:pPr>
              <w:spacing w:after="0"/>
              <w:jc w:val="center"/>
              <w:textAlignment w:val="baseline"/>
              <w:rPr>
                <w:del w:id="4196" w:author="Marmol, Dominika Klaudia" w:date="2026-06-08T11:41:00Z"/>
                <w:rFonts w:ascii="Arial" w:hAnsi="Arial" w:cs="Arial"/>
                <w:lang w:eastAsia="en-GB"/>
              </w:rPr>
            </w:pPr>
            <w:del w:id="4197" w:author="Marmol, Dominika Klaudia" w:date="2026-06-08T11:41:00Z">
              <w:r w:rsidRPr="00AF5717">
                <w:rPr>
                  <w:rFonts w:ascii="Arial" w:hAnsi="Arial" w:cs="Arial"/>
                  <w:lang w:eastAsia="en-GB"/>
                </w:rPr>
                <w:delText>X</w:delText>
              </w:r>
            </w:del>
          </w:p>
        </w:tc>
        <w:tc>
          <w:tcPr>
            <w:tcW w:w="1898" w:type="dxa"/>
            <w:tcBorders>
              <w:top w:val="single" w:sz="6" w:space="0" w:color="auto"/>
              <w:left w:val="single" w:sz="6" w:space="0" w:color="auto"/>
              <w:bottom w:val="single" w:sz="6" w:space="0" w:color="auto"/>
              <w:right w:val="single" w:sz="6" w:space="0" w:color="auto"/>
            </w:tcBorders>
            <w:vAlign w:val="center"/>
          </w:tcPr>
          <w:p w14:paraId="153224C7" w14:textId="7681AF94" w:rsidR="008A5AEF" w:rsidRPr="00AF5717" w:rsidRDefault="00E27C57" w:rsidP="008A5AEF">
            <w:pPr>
              <w:spacing w:after="0"/>
              <w:jc w:val="center"/>
              <w:textAlignment w:val="baseline"/>
              <w:rPr>
                <w:del w:id="4198" w:author="Marmol, Dominika Klaudia" w:date="2026-06-08T11:41:00Z"/>
                <w:sz w:val="24"/>
                <w:lang w:eastAsia="en-GB"/>
              </w:rPr>
            </w:pPr>
            <w:del w:id="4199" w:author="Marmol, Dominika Klaudia" w:date="2026-06-08T11:41:00Z">
              <w:r w:rsidRPr="00AF5717">
                <w:rPr>
                  <w:rFonts w:ascii="Arial" w:hAnsi="Arial" w:cs="Arial"/>
                  <w:lang w:eastAsia="en-GB"/>
                </w:rPr>
                <w:delText>X</w:delText>
              </w:r>
            </w:del>
          </w:p>
        </w:tc>
      </w:tr>
      <w:tr w:rsidR="008F5115" w14:paraId="4F2B14CC" w14:textId="1894880C" w:rsidTr="008A5AEF">
        <w:trPr>
          <w:trHeight w:val="270"/>
          <w:del w:id="4200" w:author="Marmol, Dominika Klaudia" w:date="2026-06-08T11:41:00Z"/>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E586BB8" w14:textId="08A7531F" w:rsidR="008A5AEF" w:rsidRPr="00AF5717" w:rsidRDefault="008A5AEF" w:rsidP="003854C8">
            <w:pPr>
              <w:spacing w:after="0"/>
              <w:jc w:val="center"/>
              <w:rPr>
                <w:del w:id="4201" w:author="Marmol, Dominika Klaudia" w:date="2026-06-08T11:41:00Z"/>
                <w:sz w:val="24"/>
                <w:lang w:eastAsia="en-GB"/>
              </w:rPr>
            </w:pPr>
          </w:p>
        </w:tc>
        <w:tc>
          <w:tcPr>
            <w:tcW w:w="1133" w:type="dxa"/>
            <w:tcBorders>
              <w:top w:val="single" w:sz="6" w:space="0" w:color="auto"/>
              <w:left w:val="single" w:sz="6" w:space="0" w:color="auto"/>
              <w:bottom w:val="single" w:sz="6" w:space="0" w:color="auto"/>
              <w:right w:val="single" w:sz="6" w:space="0" w:color="auto"/>
            </w:tcBorders>
            <w:vAlign w:val="center"/>
            <w:hideMark/>
          </w:tcPr>
          <w:p w14:paraId="3129611D" w14:textId="4715C5D6" w:rsidR="008A5AEF" w:rsidRPr="00AF5717" w:rsidRDefault="00E27C57" w:rsidP="003854C8">
            <w:pPr>
              <w:spacing w:after="0"/>
              <w:jc w:val="center"/>
              <w:textAlignment w:val="baseline"/>
              <w:rPr>
                <w:del w:id="4202" w:author="Marmol, Dominika Klaudia" w:date="2026-06-08T11:41:00Z"/>
                <w:sz w:val="24"/>
                <w:lang w:eastAsia="en-GB"/>
              </w:rPr>
            </w:pPr>
            <w:del w:id="4203" w:author="Marmol, Dominika Klaudia" w:date="2026-06-08T11:41:00Z">
              <w:r w:rsidRPr="00AF5717">
                <w:rPr>
                  <w:rFonts w:ascii="Arial" w:hAnsi="Arial" w:cs="Arial"/>
                  <w:lang w:eastAsia="en-GB"/>
                </w:rPr>
                <w:delText>C3D8</w:delText>
              </w:r>
            </w:del>
          </w:p>
        </w:tc>
        <w:tc>
          <w:tcPr>
            <w:tcW w:w="2215" w:type="dxa"/>
            <w:tcBorders>
              <w:top w:val="single" w:sz="6" w:space="0" w:color="auto"/>
              <w:left w:val="single" w:sz="6" w:space="0" w:color="auto"/>
              <w:bottom w:val="single" w:sz="6" w:space="0" w:color="auto"/>
              <w:right w:val="single" w:sz="6" w:space="0" w:color="auto"/>
            </w:tcBorders>
            <w:vAlign w:val="center"/>
            <w:hideMark/>
          </w:tcPr>
          <w:p w14:paraId="1B7F6543" w14:textId="03D386D0" w:rsidR="008A5AEF" w:rsidRPr="00AF5717" w:rsidRDefault="00E27C57" w:rsidP="003854C8">
            <w:pPr>
              <w:spacing w:after="0"/>
              <w:jc w:val="center"/>
              <w:textAlignment w:val="baseline"/>
              <w:rPr>
                <w:del w:id="4204" w:author="Marmol, Dominika Klaudia" w:date="2026-06-08T11:41:00Z"/>
                <w:sz w:val="24"/>
                <w:lang w:eastAsia="en-GB"/>
              </w:rPr>
            </w:pPr>
            <w:del w:id="4205" w:author="Marmol, Dominika Klaudia" w:date="2026-06-08T11:41:00Z">
              <w:r w:rsidRPr="00AF5717">
                <w:rPr>
                  <w:rFonts w:ascii="Arial" w:hAnsi="Arial" w:cs="Arial"/>
                  <w:lang w:eastAsia="en-GB"/>
                </w:rPr>
                <w:delText>168 h post-dose</w:delText>
              </w:r>
            </w:del>
          </w:p>
        </w:tc>
        <w:tc>
          <w:tcPr>
            <w:tcW w:w="1870" w:type="dxa"/>
            <w:tcBorders>
              <w:top w:val="single" w:sz="6" w:space="0" w:color="auto"/>
              <w:left w:val="single" w:sz="6" w:space="0" w:color="auto"/>
              <w:bottom w:val="single" w:sz="6" w:space="0" w:color="auto"/>
              <w:right w:val="single" w:sz="6" w:space="0" w:color="auto"/>
            </w:tcBorders>
            <w:vAlign w:val="center"/>
          </w:tcPr>
          <w:p w14:paraId="015C7903" w14:textId="2148B3BF" w:rsidR="008A5AEF" w:rsidRPr="00AF5717" w:rsidRDefault="00E27C57" w:rsidP="008A5AEF">
            <w:pPr>
              <w:spacing w:after="0"/>
              <w:jc w:val="center"/>
              <w:textAlignment w:val="baseline"/>
              <w:rPr>
                <w:del w:id="4206" w:author="Marmol, Dominika Klaudia" w:date="2026-06-08T11:41:00Z"/>
                <w:sz w:val="24"/>
                <w:lang w:eastAsia="en-GB"/>
              </w:rPr>
            </w:pPr>
            <w:del w:id="4207" w:author="Marmol, Dominika Klaudia" w:date="2026-06-08T11:41:00Z">
              <w:r w:rsidRPr="00AF5717">
                <w:rPr>
                  <w:rFonts w:ascii="Arial" w:hAnsi="Arial" w:cs="Arial"/>
                </w:rPr>
                <w:delText>±1 day</w:delText>
              </w:r>
            </w:del>
          </w:p>
        </w:tc>
        <w:tc>
          <w:tcPr>
            <w:tcW w:w="1102" w:type="dxa"/>
            <w:tcBorders>
              <w:top w:val="single" w:sz="6" w:space="0" w:color="auto"/>
              <w:left w:val="single" w:sz="6" w:space="0" w:color="auto"/>
              <w:bottom w:val="single" w:sz="6" w:space="0" w:color="auto"/>
              <w:right w:val="single" w:sz="6" w:space="0" w:color="auto"/>
            </w:tcBorders>
            <w:vAlign w:val="center"/>
          </w:tcPr>
          <w:p w14:paraId="539B0802" w14:textId="7B5DEDFD" w:rsidR="008A5AEF" w:rsidRPr="00AF5717" w:rsidRDefault="00E27C57" w:rsidP="008A5AEF">
            <w:pPr>
              <w:spacing w:after="0"/>
              <w:jc w:val="center"/>
              <w:textAlignment w:val="baseline"/>
              <w:rPr>
                <w:del w:id="4208" w:author="Marmol, Dominika Klaudia" w:date="2026-06-08T11:41:00Z"/>
                <w:sz w:val="24"/>
                <w:lang w:eastAsia="en-GB"/>
              </w:rPr>
            </w:pPr>
            <w:del w:id="4209" w:author="Marmol, Dominika Klaudia" w:date="2026-06-08T11:41:00Z">
              <w:r w:rsidRPr="00AF5717">
                <w:rPr>
                  <w:rFonts w:ascii="Arial" w:hAnsi="Arial" w:cs="Arial"/>
                  <w:lang w:eastAsia="en-GB"/>
                </w:rPr>
                <w:delText>X </w:delText>
              </w:r>
            </w:del>
          </w:p>
        </w:tc>
        <w:tc>
          <w:tcPr>
            <w:tcW w:w="1131" w:type="dxa"/>
            <w:tcBorders>
              <w:top w:val="single" w:sz="6" w:space="0" w:color="auto"/>
              <w:left w:val="single" w:sz="6" w:space="0" w:color="auto"/>
              <w:bottom w:val="single" w:sz="6" w:space="0" w:color="auto"/>
              <w:right w:val="single" w:sz="6" w:space="0" w:color="auto"/>
            </w:tcBorders>
            <w:vAlign w:val="center"/>
          </w:tcPr>
          <w:p w14:paraId="7D8F1D19" w14:textId="14F2AB0A" w:rsidR="008A5AEF" w:rsidRPr="00AF5717" w:rsidRDefault="00E27C57" w:rsidP="008A5AEF">
            <w:pPr>
              <w:spacing w:after="0"/>
              <w:jc w:val="center"/>
              <w:textAlignment w:val="baseline"/>
              <w:rPr>
                <w:del w:id="4210" w:author="Marmol, Dominika Klaudia" w:date="2026-06-08T11:41:00Z"/>
                <w:sz w:val="24"/>
                <w:lang w:eastAsia="en-GB"/>
              </w:rPr>
            </w:pPr>
            <w:del w:id="4211" w:author="Marmol, Dominika Klaudia" w:date="2026-06-08T11:41:00Z">
              <w:r w:rsidRPr="00AF5717">
                <w:rPr>
                  <w:rFonts w:ascii="Arial" w:hAnsi="Arial" w:cs="Arial"/>
                  <w:lang w:eastAsia="en-GB"/>
                </w:rPr>
                <w:delText> </w:delText>
              </w:r>
            </w:del>
          </w:p>
        </w:tc>
        <w:tc>
          <w:tcPr>
            <w:tcW w:w="1687" w:type="dxa"/>
            <w:tcBorders>
              <w:top w:val="single" w:sz="6" w:space="0" w:color="auto"/>
              <w:left w:val="single" w:sz="6" w:space="0" w:color="auto"/>
              <w:bottom w:val="single" w:sz="6" w:space="0" w:color="auto"/>
              <w:right w:val="single" w:sz="6" w:space="0" w:color="auto"/>
            </w:tcBorders>
          </w:tcPr>
          <w:p w14:paraId="311BA414" w14:textId="3C986CB5" w:rsidR="008A5AEF" w:rsidRPr="00AF5717" w:rsidRDefault="008A5AEF" w:rsidP="008A5AEF">
            <w:pPr>
              <w:spacing w:after="0"/>
              <w:jc w:val="center"/>
              <w:textAlignment w:val="baseline"/>
              <w:rPr>
                <w:del w:id="4212" w:author="Marmol, Dominika Klaudia" w:date="2026-06-08T11:41:00Z"/>
                <w:rFonts w:ascii="Arial" w:hAnsi="Arial" w:cs="Arial"/>
                <w:lang w:eastAsia="en-GB"/>
              </w:rPr>
            </w:pPr>
          </w:p>
        </w:tc>
        <w:tc>
          <w:tcPr>
            <w:tcW w:w="1898" w:type="dxa"/>
            <w:tcBorders>
              <w:top w:val="single" w:sz="6" w:space="0" w:color="auto"/>
              <w:left w:val="single" w:sz="6" w:space="0" w:color="auto"/>
              <w:bottom w:val="single" w:sz="6" w:space="0" w:color="auto"/>
              <w:right w:val="single" w:sz="6" w:space="0" w:color="auto"/>
            </w:tcBorders>
            <w:vAlign w:val="center"/>
          </w:tcPr>
          <w:p w14:paraId="765C54B8" w14:textId="3E8F3FEF" w:rsidR="008A5AEF" w:rsidRPr="00AF5717" w:rsidRDefault="008A5AEF" w:rsidP="008A5AEF">
            <w:pPr>
              <w:spacing w:after="0"/>
              <w:jc w:val="center"/>
              <w:textAlignment w:val="baseline"/>
              <w:rPr>
                <w:del w:id="4213" w:author="Marmol, Dominika Klaudia" w:date="2026-06-08T11:41:00Z"/>
                <w:sz w:val="24"/>
                <w:lang w:eastAsia="en-GB"/>
              </w:rPr>
            </w:pPr>
          </w:p>
        </w:tc>
      </w:tr>
      <w:tr w:rsidR="008F5115" w14:paraId="42F6A512" w14:textId="478083D2" w:rsidTr="008A5AEF">
        <w:trPr>
          <w:trHeight w:val="270"/>
          <w:del w:id="4214" w:author="Marmol, Dominika Klaudia" w:date="2026-06-08T11:41:00Z"/>
        </w:trPr>
        <w:tc>
          <w:tcPr>
            <w:tcW w:w="2236" w:type="dxa"/>
            <w:vMerge w:val="restart"/>
            <w:tcBorders>
              <w:top w:val="single" w:sz="6" w:space="0" w:color="auto"/>
              <w:left w:val="single" w:sz="6" w:space="0" w:color="auto"/>
              <w:bottom w:val="single" w:sz="6" w:space="0" w:color="auto"/>
              <w:right w:val="single" w:sz="6" w:space="0" w:color="auto"/>
            </w:tcBorders>
            <w:vAlign w:val="center"/>
            <w:hideMark/>
          </w:tcPr>
          <w:p w14:paraId="2A208A8A" w14:textId="0443438E" w:rsidR="00351B34" w:rsidRPr="00AF5717" w:rsidRDefault="00E27C57" w:rsidP="003854C8">
            <w:pPr>
              <w:autoSpaceDE w:val="0"/>
              <w:autoSpaceDN w:val="0"/>
              <w:adjustRightInd w:val="0"/>
              <w:spacing w:after="0"/>
              <w:jc w:val="center"/>
              <w:rPr>
                <w:del w:id="4215" w:author="Marmol, Dominika Klaudia" w:date="2026-06-08T11:41:00Z"/>
                <w:rFonts w:ascii="Arial" w:hAnsi="Arial" w:cs="Arial"/>
              </w:rPr>
            </w:pPr>
            <w:del w:id="4216" w:author="Marmol, Dominika Klaudia" w:date="2026-06-08T11:41:00Z">
              <w:r w:rsidRPr="00AF5717">
                <w:rPr>
                  <w:rFonts w:ascii="Arial" w:hAnsi="Arial" w:cs="Arial"/>
                </w:rPr>
                <w:delText>Cycle 4-8</w:delText>
              </w:r>
            </w:del>
          </w:p>
          <w:p w14:paraId="5063F872" w14:textId="7FBC43CF" w:rsidR="00351B34" w:rsidRPr="00AF5717" w:rsidRDefault="00E27C57" w:rsidP="003854C8">
            <w:pPr>
              <w:spacing w:after="0"/>
              <w:jc w:val="center"/>
              <w:textAlignment w:val="baseline"/>
              <w:rPr>
                <w:del w:id="4217" w:author="Marmol, Dominika Klaudia" w:date="2026-06-08T11:41:00Z"/>
                <w:sz w:val="24"/>
                <w:lang w:eastAsia="en-GB"/>
              </w:rPr>
            </w:pPr>
            <w:del w:id="4218" w:author="Marmol, Dominika Klaudia" w:date="2026-06-08T11:41:00Z">
              <w:r w:rsidRPr="00AF5717">
                <w:rPr>
                  <w:rFonts w:ascii="Arial" w:hAnsi="Arial" w:cs="Arial"/>
                </w:rPr>
                <w:delText>(Every cycle)</w:delText>
              </w:r>
            </w:del>
          </w:p>
        </w:tc>
        <w:tc>
          <w:tcPr>
            <w:tcW w:w="1133" w:type="dxa"/>
            <w:tcBorders>
              <w:top w:val="single" w:sz="6" w:space="0" w:color="auto"/>
              <w:left w:val="single" w:sz="6" w:space="0" w:color="auto"/>
              <w:bottom w:val="single" w:sz="6" w:space="0" w:color="auto"/>
              <w:right w:val="single" w:sz="6" w:space="0" w:color="auto"/>
            </w:tcBorders>
            <w:vAlign w:val="center"/>
            <w:hideMark/>
          </w:tcPr>
          <w:p w14:paraId="263F12A5" w14:textId="47ACB256" w:rsidR="00351B34" w:rsidRPr="00AF5717" w:rsidRDefault="00E27C57" w:rsidP="003854C8">
            <w:pPr>
              <w:spacing w:after="0"/>
              <w:jc w:val="center"/>
              <w:textAlignment w:val="baseline"/>
              <w:rPr>
                <w:del w:id="4219" w:author="Marmol, Dominika Klaudia" w:date="2026-06-08T11:41:00Z"/>
                <w:sz w:val="24"/>
                <w:lang w:eastAsia="en-GB"/>
              </w:rPr>
            </w:pPr>
            <w:del w:id="4220" w:author="Marmol, Dominika Klaudia" w:date="2026-06-08T11:41:00Z">
              <w:r w:rsidRPr="00AF5717">
                <w:rPr>
                  <w:rFonts w:ascii="Arial" w:hAnsi="Arial" w:cs="Arial"/>
                  <w:lang w:eastAsia="en-GB"/>
                </w:rPr>
                <w:delText>CxD1</w:delText>
              </w:r>
            </w:del>
          </w:p>
        </w:tc>
        <w:tc>
          <w:tcPr>
            <w:tcW w:w="2215" w:type="dxa"/>
            <w:tcBorders>
              <w:top w:val="single" w:sz="6" w:space="0" w:color="auto"/>
              <w:left w:val="single" w:sz="6" w:space="0" w:color="auto"/>
              <w:bottom w:val="single" w:sz="6" w:space="0" w:color="auto"/>
              <w:right w:val="single" w:sz="6" w:space="0" w:color="auto"/>
            </w:tcBorders>
            <w:vAlign w:val="center"/>
            <w:hideMark/>
          </w:tcPr>
          <w:p w14:paraId="5CBB06A0" w14:textId="5C2B4343" w:rsidR="00351B34" w:rsidRPr="00AF5717" w:rsidRDefault="00E27C57" w:rsidP="003854C8">
            <w:pPr>
              <w:spacing w:after="0"/>
              <w:jc w:val="center"/>
              <w:textAlignment w:val="baseline"/>
              <w:rPr>
                <w:del w:id="4221" w:author="Marmol, Dominika Klaudia" w:date="2026-06-08T11:41:00Z"/>
                <w:sz w:val="24"/>
                <w:lang w:eastAsia="en-GB"/>
              </w:rPr>
            </w:pPr>
            <w:del w:id="4222" w:author="Marmol, Dominika Klaudia" w:date="2026-06-08T11:41:00Z">
              <w:r w:rsidRPr="00AF5717">
                <w:rPr>
                  <w:rFonts w:ascii="Arial" w:hAnsi="Arial" w:cs="Arial"/>
                  <w:lang w:eastAsia="en-GB"/>
                </w:rPr>
                <w:delText>Pre-dose</w:delText>
              </w:r>
            </w:del>
          </w:p>
        </w:tc>
        <w:tc>
          <w:tcPr>
            <w:tcW w:w="1870" w:type="dxa"/>
            <w:tcBorders>
              <w:top w:val="single" w:sz="6" w:space="0" w:color="auto"/>
              <w:left w:val="single" w:sz="6" w:space="0" w:color="auto"/>
              <w:bottom w:val="single" w:sz="6" w:space="0" w:color="auto"/>
              <w:right w:val="single" w:sz="6" w:space="0" w:color="auto"/>
            </w:tcBorders>
            <w:vAlign w:val="center"/>
          </w:tcPr>
          <w:p w14:paraId="0DFA1B4B" w14:textId="24DBD7AD" w:rsidR="00351B34" w:rsidRPr="00AF5717" w:rsidRDefault="00E27C57" w:rsidP="00351B34">
            <w:pPr>
              <w:spacing w:after="0"/>
              <w:jc w:val="center"/>
              <w:textAlignment w:val="baseline"/>
              <w:rPr>
                <w:del w:id="4223" w:author="Marmol, Dominika Klaudia" w:date="2026-06-08T11:41:00Z"/>
                <w:sz w:val="24"/>
                <w:lang w:eastAsia="en-GB"/>
              </w:rPr>
            </w:pPr>
            <w:del w:id="4224" w:author="Marmol, Dominika Klaudia" w:date="2026-06-08T11:41:00Z">
              <w:r w:rsidRPr="00AF5717">
                <w:rPr>
                  <w:rFonts w:ascii="Arial" w:hAnsi="Arial" w:cs="Arial"/>
                </w:rPr>
                <w:delText>-120 min</w:delText>
              </w:r>
            </w:del>
          </w:p>
        </w:tc>
        <w:tc>
          <w:tcPr>
            <w:tcW w:w="1102" w:type="dxa"/>
            <w:tcBorders>
              <w:top w:val="single" w:sz="6" w:space="0" w:color="auto"/>
              <w:left w:val="single" w:sz="6" w:space="0" w:color="auto"/>
              <w:bottom w:val="single" w:sz="6" w:space="0" w:color="auto"/>
              <w:right w:val="single" w:sz="6" w:space="0" w:color="auto"/>
            </w:tcBorders>
            <w:vAlign w:val="center"/>
          </w:tcPr>
          <w:p w14:paraId="4EF5C6B1" w14:textId="5EAD9FFE" w:rsidR="00351B34" w:rsidRPr="00AF5717" w:rsidRDefault="00E27C57" w:rsidP="00351B34">
            <w:pPr>
              <w:spacing w:after="0"/>
              <w:jc w:val="center"/>
              <w:textAlignment w:val="baseline"/>
              <w:rPr>
                <w:del w:id="4225" w:author="Marmol, Dominika Klaudia" w:date="2026-06-08T11:41:00Z"/>
                <w:sz w:val="24"/>
                <w:lang w:eastAsia="en-GB"/>
              </w:rPr>
            </w:pPr>
            <w:del w:id="4226" w:author="Marmol, Dominika Klaudia" w:date="2026-06-08T11:41:00Z">
              <w:r w:rsidRPr="00AF5717">
                <w:rPr>
                  <w:rFonts w:ascii="Arial" w:hAnsi="Arial" w:cs="Arial"/>
                  <w:lang w:eastAsia="en-GB"/>
                </w:rPr>
                <w:delText>X </w:delText>
              </w:r>
            </w:del>
          </w:p>
        </w:tc>
        <w:tc>
          <w:tcPr>
            <w:tcW w:w="1131" w:type="dxa"/>
            <w:tcBorders>
              <w:top w:val="single" w:sz="6" w:space="0" w:color="auto"/>
              <w:left w:val="single" w:sz="6" w:space="0" w:color="auto"/>
              <w:bottom w:val="single" w:sz="6" w:space="0" w:color="auto"/>
              <w:right w:val="single" w:sz="6" w:space="0" w:color="auto"/>
            </w:tcBorders>
            <w:vAlign w:val="center"/>
          </w:tcPr>
          <w:p w14:paraId="45D441DA" w14:textId="34D5371C" w:rsidR="00351B34" w:rsidRPr="00AF5717" w:rsidRDefault="00E27C57" w:rsidP="00351B34">
            <w:pPr>
              <w:spacing w:after="0"/>
              <w:jc w:val="center"/>
              <w:textAlignment w:val="baseline"/>
              <w:rPr>
                <w:del w:id="4227" w:author="Marmol, Dominika Klaudia" w:date="2026-06-08T11:41:00Z"/>
                <w:sz w:val="24"/>
                <w:lang w:eastAsia="en-GB"/>
              </w:rPr>
            </w:pPr>
            <w:del w:id="4228" w:author="Marmol, Dominika Klaudia" w:date="2026-06-08T11:41:00Z">
              <w:r w:rsidRPr="00AF5717">
                <w:rPr>
                  <w:rFonts w:ascii="Arial" w:hAnsi="Arial" w:cs="Arial"/>
                  <w:lang w:eastAsia="en-GB"/>
                </w:rPr>
                <w:delText>X </w:delText>
              </w:r>
            </w:del>
          </w:p>
        </w:tc>
        <w:tc>
          <w:tcPr>
            <w:tcW w:w="1687" w:type="dxa"/>
            <w:tcBorders>
              <w:top w:val="single" w:sz="6" w:space="0" w:color="auto"/>
              <w:left w:val="single" w:sz="6" w:space="0" w:color="auto"/>
              <w:bottom w:val="single" w:sz="6" w:space="0" w:color="auto"/>
              <w:right w:val="single" w:sz="6" w:space="0" w:color="auto"/>
            </w:tcBorders>
          </w:tcPr>
          <w:p w14:paraId="185869F4" w14:textId="62581A4F" w:rsidR="00351B34" w:rsidRPr="00AF5717" w:rsidRDefault="00E27C57" w:rsidP="00351B34">
            <w:pPr>
              <w:spacing w:after="0"/>
              <w:jc w:val="center"/>
              <w:textAlignment w:val="baseline"/>
              <w:rPr>
                <w:del w:id="4229" w:author="Marmol, Dominika Klaudia" w:date="2026-06-08T11:41:00Z"/>
                <w:rFonts w:ascii="Arial" w:hAnsi="Arial" w:cs="Arial"/>
                <w:lang w:eastAsia="en-GB"/>
              </w:rPr>
            </w:pPr>
            <w:del w:id="4230" w:author="Marmol, Dominika Klaudia" w:date="2026-06-08T11:41:00Z">
              <w:r w:rsidRPr="00AF5717">
                <w:rPr>
                  <w:rFonts w:ascii="Arial" w:hAnsi="Arial" w:cs="Arial"/>
                  <w:lang w:eastAsia="en-GB"/>
                </w:rPr>
                <w:delText>X </w:delText>
              </w:r>
            </w:del>
          </w:p>
        </w:tc>
        <w:tc>
          <w:tcPr>
            <w:tcW w:w="1898" w:type="dxa"/>
            <w:tcBorders>
              <w:top w:val="single" w:sz="6" w:space="0" w:color="auto"/>
              <w:left w:val="single" w:sz="6" w:space="0" w:color="auto"/>
              <w:bottom w:val="single" w:sz="6" w:space="0" w:color="auto"/>
              <w:right w:val="single" w:sz="6" w:space="0" w:color="auto"/>
            </w:tcBorders>
            <w:vAlign w:val="center"/>
          </w:tcPr>
          <w:p w14:paraId="7AEF21F5" w14:textId="68F62F46" w:rsidR="00351B34" w:rsidRPr="00AF5717" w:rsidRDefault="00351B34" w:rsidP="00351B34">
            <w:pPr>
              <w:spacing w:after="0"/>
              <w:jc w:val="center"/>
              <w:textAlignment w:val="baseline"/>
              <w:rPr>
                <w:del w:id="4231" w:author="Marmol, Dominika Klaudia" w:date="2026-06-08T11:41:00Z"/>
                <w:sz w:val="24"/>
                <w:lang w:eastAsia="en-GB"/>
              </w:rPr>
            </w:pPr>
          </w:p>
        </w:tc>
      </w:tr>
      <w:tr w:rsidR="008F5115" w14:paraId="44B49569" w14:textId="7B7C8C70" w:rsidTr="008A5AEF">
        <w:trPr>
          <w:trHeight w:val="270"/>
          <w:del w:id="4232" w:author="Marmol, Dominika Klaudia" w:date="2026-06-08T11:41:00Z"/>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B278121" w14:textId="284DDEA4" w:rsidR="00351B34" w:rsidRPr="00AF5717" w:rsidRDefault="00351B34" w:rsidP="003854C8">
            <w:pPr>
              <w:spacing w:after="0"/>
              <w:jc w:val="center"/>
              <w:rPr>
                <w:del w:id="4233" w:author="Marmol, Dominika Klaudia" w:date="2026-06-08T11:41:00Z"/>
                <w:sz w:val="24"/>
                <w:lang w:eastAsia="en-GB"/>
              </w:rPr>
            </w:pPr>
          </w:p>
        </w:tc>
        <w:tc>
          <w:tcPr>
            <w:tcW w:w="1133" w:type="dxa"/>
            <w:tcBorders>
              <w:top w:val="single" w:sz="6" w:space="0" w:color="auto"/>
              <w:left w:val="single" w:sz="6" w:space="0" w:color="auto"/>
              <w:bottom w:val="single" w:sz="6" w:space="0" w:color="auto"/>
              <w:right w:val="single" w:sz="6" w:space="0" w:color="auto"/>
            </w:tcBorders>
            <w:vAlign w:val="center"/>
            <w:hideMark/>
          </w:tcPr>
          <w:p w14:paraId="05917D73" w14:textId="463B0C17" w:rsidR="00351B34" w:rsidRPr="00AF5717" w:rsidRDefault="00E27C57" w:rsidP="003854C8">
            <w:pPr>
              <w:spacing w:after="0"/>
              <w:jc w:val="center"/>
              <w:textAlignment w:val="baseline"/>
              <w:rPr>
                <w:del w:id="4234" w:author="Marmol, Dominika Klaudia" w:date="2026-06-08T11:41:00Z"/>
                <w:sz w:val="24"/>
                <w:lang w:eastAsia="en-GB"/>
              </w:rPr>
            </w:pPr>
            <w:del w:id="4235" w:author="Marmol, Dominika Klaudia" w:date="2026-06-08T11:41:00Z">
              <w:r w:rsidRPr="00AF5717">
                <w:rPr>
                  <w:rFonts w:ascii="Arial" w:hAnsi="Arial" w:cs="Arial"/>
                  <w:lang w:eastAsia="en-GB"/>
                </w:rPr>
                <w:delText>CxD1</w:delText>
              </w:r>
            </w:del>
          </w:p>
        </w:tc>
        <w:tc>
          <w:tcPr>
            <w:tcW w:w="2215" w:type="dxa"/>
            <w:tcBorders>
              <w:top w:val="single" w:sz="6" w:space="0" w:color="auto"/>
              <w:left w:val="single" w:sz="6" w:space="0" w:color="auto"/>
              <w:bottom w:val="single" w:sz="6" w:space="0" w:color="auto"/>
              <w:right w:val="single" w:sz="6" w:space="0" w:color="auto"/>
            </w:tcBorders>
            <w:vAlign w:val="center"/>
            <w:hideMark/>
          </w:tcPr>
          <w:p w14:paraId="39864991" w14:textId="0D6621FC" w:rsidR="00351B34" w:rsidRPr="00AF5717" w:rsidRDefault="00E27C57" w:rsidP="003854C8">
            <w:pPr>
              <w:spacing w:after="0"/>
              <w:jc w:val="center"/>
              <w:textAlignment w:val="baseline"/>
              <w:rPr>
                <w:del w:id="4236" w:author="Marmol, Dominika Klaudia" w:date="2026-06-08T11:41:00Z"/>
                <w:sz w:val="24"/>
                <w:lang w:eastAsia="en-GB"/>
              </w:rPr>
            </w:pPr>
            <w:del w:id="4237" w:author="Marmol, Dominika Klaudia" w:date="2026-06-08T11:41:00Z">
              <w:r w:rsidRPr="00AF5717">
                <w:rPr>
                  <w:rFonts w:ascii="Arial" w:hAnsi="Arial" w:cs="Arial"/>
                  <w:lang w:eastAsia="en-GB"/>
                </w:rPr>
                <w:delText>End of infusion</w:delText>
              </w:r>
            </w:del>
          </w:p>
        </w:tc>
        <w:tc>
          <w:tcPr>
            <w:tcW w:w="1870" w:type="dxa"/>
            <w:tcBorders>
              <w:top w:val="single" w:sz="6" w:space="0" w:color="auto"/>
              <w:left w:val="single" w:sz="6" w:space="0" w:color="auto"/>
              <w:bottom w:val="single" w:sz="6" w:space="0" w:color="auto"/>
              <w:right w:val="single" w:sz="6" w:space="0" w:color="auto"/>
            </w:tcBorders>
            <w:vAlign w:val="center"/>
          </w:tcPr>
          <w:p w14:paraId="6FC120A1" w14:textId="03A586D9" w:rsidR="00351B34" w:rsidRPr="00AF5717" w:rsidRDefault="00E27C57" w:rsidP="00351B34">
            <w:pPr>
              <w:spacing w:after="0"/>
              <w:jc w:val="center"/>
              <w:textAlignment w:val="baseline"/>
              <w:rPr>
                <w:del w:id="4238" w:author="Marmol, Dominika Klaudia" w:date="2026-06-08T11:41:00Z"/>
                <w:sz w:val="24"/>
                <w:lang w:eastAsia="en-GB"/>
              </w:rPr>
            </w:pPr>
            <w:del w:id="4239" w:author="Marmol, Dominika Klaudia" w:date="2026-06-08T11:41:00Z">
              <w:r w:rsidRPr="00AF5717">
                <w:rPr>
                  <w:rFonts w:ascii="Arial" w:hAnsi="Arial" w:cs="Arial"/>
                </w:rPr>
                <w:delText>+15 min</w:delText>
              </w:r>
            </w:del>
          </w:p>
        </w:tc>
        <w:tc>
          <w:tcPr>
            <w:tcW w:w="1102" w:type="dxa"/>
            <w:tcBorders>
              <w:top w:val="single" w:sz="6" w:space="0" w:color="auto"/>
              <w:left w:val="single" w:sz="6" w:space="0" w:color="auto"/>
              <w:bottom w:val="single" w:sz="6" w:space="0" w:color="auto"/>
              <w:right w:val="single" w:sz="6" w:space="0" w:color="auto"/>
            </w:tcBorders>
            <w:vAlign w:val="center"/>
          </w:tcPr>
          <w:p w14:paraId="5F0DC256" w14:textId="3C698E7C" w:rsidR="00351B34" w:rsidRPr="00AF5717" w:rsidRDefault="00E27C57" w:rsidP="00351B34">
            <w:pPr>
              <w:spacing w:after="0"/>
              <w:jc w:val="center"/>
              <w:textAlignment w:val="baseline"/>
              <w:rPr>
                <w:del w:id="4240" w:author="Marmol, Dominika Klaudia" w:date="2026-06-08T11:41:00Z"/>
                <w:sz w:val="24"/>
                <w:lang w:eastAsia="en-GB"/>
              </w:rPr>
            </w:pPr>
            <w:del w:id="4241" w:author="Marmol, Dominika Klaudia" w:date="2026-06-08T11:41:00Z">
              <w:r w:rsidRPr="00AF5717">
                <w:rPr>
                  <w:rFonts w:ascii="Arial" w:hAnsi="Arial" w:cs="Arial"/>
                  <w:lang w:eastAsia="en-GB"/>
                </w:rPr>
                <w:delText>X </w:delText>
              </w:r>
            </w:del>
          </w:p>
        </w:tc>
        <w:tc>
          <w:tcPr>
            <w:tcW w:w="1131" w:type="dxa"/>
            <w:tcBorders>
              <w:top w:val="single" w:sz="6" w:space="0" w:color="auto"/>
              <w:left w:val="single" w:sz="6" w:space="0" w:color="auto"/>
              <w:bottom w:val="single" w:sz="6" w:space="0" w:color="auto"/>
              <w:right w:val="single" w:sz="6" w:space="0" w:color="auto"/>
            </w:tcBorders>
            <w:vAlign w:val="center"/>
          </w:tcPr>
          <w:p w14:paraId="2DE55534" w14:textId="388BEF3C" w:rsidR="00351B34" w:rsidRPr="00AF5717" w:rsidRDefault="00351B34" w:rsidP="00351B34">
            <w:pPr>
              <w:spacing w:after="0"/>
              <w:jc w:val="center"/>
              <w:textAlignment w:val="baseline"/>
              <w:rPr>
                <w:del w:id="4242" w:author="Marmol, Dominika Klaudia" w:date="2026-06-08T11:41:00Z"/>
                <w:sz w:val="24"/>
                <w:lang w:eastAsia="en-GB"/>
              </w:rPr>
            </w:pPr>
          </w:p>
        </w:tc>
        <w:tc>
          <w:tcPr>
            <w:tcW w:w="1687" w:type="dxa"/>
            <w:tcBorders>
              <w:top w:val="single" w:sz="6" w:space="0" w:color="auto"/>
              <w:left w:val="single" w:sz="6" w:space="0" w:color="auto"/>
              <w:bottom w:val="single" w:sz="6" w:space="0" w:color="auto"/>
              <w:right w:val="single" w:sz="6" w:space="0" w:color="auto"/>
            </w:tcBorders>
          </w:tcPr>
          <w:p w14:paraId="0A42C46E" w14:textId="6B659DE5" w:rsidR="00351B34" w:rsidRPr="00AF5717" w:rsidRDefault="00351B34" w:rsidP="00351B34">
            <w:pPr>
              <w:spacing w:after="0"/>
              <w:jc w:val="center"/>
              <w:textAlignment w:val="baseline"/>
              <w:rPr>
                <w:del w:id="4243" w:author="Marmol, Dominika Klaudia" w:date="2026-06-08T11:41:00Z"/>
                <w:rFonts w:ascii="Arial" w:hAnsi="Arial" w:cs="Arial"/>
                <w:lang w:eastAsia="en-GB"/>
              </w:rPr>
            </w:pPr>
          </w:p>
        </w:tc>
        <w:tc>
          <w:tcPr>
            <w:tcW w:w="1898" w:type="dxa"/>
            <w:tcBorders>
              <w:top w:val="single" w:sz="6" w:space="0" w:color="auto"/>
              <w:left w:val="single" w:sz="6" w:space="0" w:color="auto"/>
              <w:bottom w:val="single" w:sz="6" w:space="0" w:color="auto"/>
              <w:right w:val="single" w:sz="6" w:space="0" w:color="auto"/>
            </w:tcBorders>
            <w:vAlign w:val="center"/>
          </w:tcPr>
          <w:p w14:paraId="52027E50" w14:textId="346756E0" w:rsidR="00351B34" w:rsidRPr="00AF5717" w:rsidRDefault="00351B34" w:rsidP="00351B34">
            <w:pPr>
              <w:spacing w:after="0"/>
              <w:jc w:val="center"/>
              <w:textAlignment w:val="baseline"/>
              <w:rPr>
                <w:del w:id="4244" w:author="Marmol, Dominika Klaudia" w:date="2026-06-08T11:41:00Z"/>
                <w:sz w:val="24"/>
                <w:lang w:eastAsia="en-GB"/>
              </w:rPr>
            </w:pPr>
          </w:p>
        </w:tc>
      </w:tr>
      <w:tr w:rsidR="008F5115" w14:paraId="090995EC" w14:textId="557D9E45" w:rsidTr="008A5AEF">
        <w:trPr>
          <w:trHeight w:val="270"/>
          <w:del w:id="4245" w:author="Marmol, Dominika Klaudia" w:date="2026-06-08T11:41:00Z"/>
        </w:trPr>
        <w:tc>
          <w:tcPr>
            <w:tcW w:w="2236" w:type="dxa"/>
            <w:vMerge w:val="restart"/>
            <w:tcBorders>
              <w:top w:val="single" w:sz="6" w:space="0" w:color="auto"/>
              <w:left w:val="single" w:sz="6" w:space="0" w:color="auto"/>
              <w:bottom w:val="single" w:sz="6" w:space="0" w:color="auto"/>
              <w:right w:val="single" w:sz="6" w:space="0" w:color="auto"/>
            </w:tcBorders>
            <w:vAlign w:val="center"/>
            <w:hideMark/>
          </w:tcPr>
          <w:p w14:paraId="660B34F3" w14:textId="3D0D2E31" w:rsidR="00351B34" w:rsidRPr="00AF5717" w:rsidRDefault="00E27C57" w:rsidP="003854C8">
            <w:pPr>
              <w:autoSpaceDE w:val="0"/>
              <w:autoSpaceDN w:val="0"/>
              <w:adjustRightInd w:val="0"/>
              <w:spacing w:after="0"/>
              <w:jc w:val="center"/>
              <w:rPr>
                <w:del w:id="4246" w:author="Marmol, Dominika Klaudia" w:date="2026-06-08T11:41:00Z"/>
                <w:rFonts w:ascii="Arial" w:hAnsi="Arial" w:cs="Arial"/>
              </w:rPr>
            </w:pPr>
            <w:del w:id="4247" w:author="Marmol, Dominika Klaudia" w:date="2026-06-08T11:41:00Z">
              <w:r w:rsidRPr="00AF5717">
                <w:rPr>
                  <w:rFonts w:ascii="Arial" w:hAnsi="Arial" w:cs="Arial"/>
                </w:rPr>
                <w:delText>Cycle 12 and thereafter</w:delText>
              </w:r>
            </w:del>
          </w:p>
          <w:p w14:paraId="5ED4A885" w14:textId="6EDC3B8E" w:rsidR="00351B34" w:rsidRPr="00AF5717" w:rsidRDefault="00E27C57" w:rsidP="003854C8">
            <w:pPr>
              <w:spacing w:after="0"/>
              <w:jc w:val="center"/>
              <w:textAlignment w:val="baseline"/>
              <w:rPr>
                <w:del w:id="4248" w:author="Marmol, Dominika Klaudia" w:date="2026-06-08T11:41:00Z"/>
                <w:sz w:val="24"/>
                <w:lang w:eastAsia="en-GB"/>
              </w:rPr>
            </w:pPr>
            <w:del w:id="4249" w:author="Marmol, Dominika Klaudia" w:date="2026-06-08T11:41:00Z">
              <w:r w:rsidRPr="00AF5717">
                <w:rPr>
                  <w:rFonts w:ascii="Arial" w:hAnsi="Arial" w:cs="Arial"/>
                </w:rPr>
                <w:delText>every four cycles</w:delText>
              </w:r>
            </w:del>
          </w:p>
        </w:tc>
        <w:tc>
          <w:tcPr>
            <w:tcW w:w="1133" w:type="dxa"/>
            <w:tcBorders>
              <w:top w:val="single" w:sz="6" w:space="0" w:color="auto"/>
              <w:left w:val="single" w:sz="6" w:space="0" w:color="auto"/>
              <w:bottom w:val="single" w:sz="6" w:space="0" w:color="auto"/>
              <w:right w:val="single" w:sz="6" w:space="0" w:color="auto"/>
            </w:tcBorders>
            <w:vAlign w:val="center"/>
            <w:hideMark/>
          </w:tcPr>
          <w:p w14:paraId="1F51EC2E" w14:textId="337D0252" w:rsidR="00351B34" w:rsidRPr="00AF5717" w:rsidRDefault="00E27C57" w:rsidP="003854C8">
            <w:pPr>
              <w:spacing w:after="0"/>
              <w:jc w:val="center"/>
              <w:textAlignment w:val="baseline"/>
              <w:rPr>
                <w:del w:id="4250" w:author="Marmol, Dominika Klaudia" w:date="2026-06-08T11:41:00Z"/>
                <w:sz w:val="24"/>
                <w:lang w:eastAsia="en-GB"/>
              </w:rPr>
            </w:pPr>
            <w:del w:id="4251" w:author="Marmol, Dominika Klaudia" w:date="2026-06-08T11:41:00Z">
              <w:r w:rsidRPr="00AF5717">
                <w:rPr>
                  <w:rFonts w:ascii="Arial" w:hAnsi="Arial" w:cs="Arial"/>
                  <w:lang w:eastAsia="en-GB"/>
                </w:rPr>
                <w:delText>CxD1</w:delText>
              </w:r>
            </w:del>
          </w:p>
        </w:tc>
        <w:tc>
          <w:tcPr>
            <w:tcW w:w="2215" w:type="dxa"/>
            <w:tcBorders>
              <w:top w:val="single" w:sz="6" w:space="0" w:color="auto"/>
              <w:left w:val="single" w:sz="6" w:space="0" w:color="auto"/>
              <w:bottom w:val="single" w:sz="6" w:space="0" w:color="auto"/>
              <w:right w:val="single" w:sz="6" w:space="0" w:color="auto"/>
            </w:tcBorders>
            <w:vAlign w:val="center"/>
            <w:hideMark/>
          </w:tcPr>
          <w:p w14:paraId="24DE6FD6" w14:textId="64D412C1" w:rsidR="00351B34" w:rsidRPr="00AF5717" w:rsidRDefault="00E27C57" w:rsidP="003854C8">
            <w:pPr>
              <w:spacing w:after="0"/>
              <w:jc w:val="center"/>
              <w:textAlignment w:val="baseline"/>
              <w:rPr>
                <w:del w:id="4252" w:author="Marmol, Dominika Klaudia" w:date="2026-06-08T11:41:00Z"/>
                <w:sz w:val="24"/>
                <w:lang w:eastAsia="en-GB"/>
              </w:rPr>
            </w:pPr>
            <w:del w:id="4253" w:author="Marmol, Dominika Klaudia" w:date="2026-06-08T11:41:00Z">
              <w:r w:rsidRPr="00AF5717">
                <w:rPr>
                  <w:rFonts w:ascii="Arial" w:hAnsi="Arial" w:cs="Arial"/>
                  <w:lang w:eastAsia="en-GB"/>
                </w:rPr>
                <w:delText>Pre-dose</w:delText>
              </w:r>
            </w:del>
          </w:p>
        </w:tc>
        <w:tc>
          <w:tcPr>
            <w:tcW w:w="1870" w:type="dxa"/>
            <w:tcBorders>
              <w:top w:val="single" w:sz="6" w:space="0" w:color="auto"/>
              <w:left w:val="single" w:sz="6" w:space="0" w:color="auto"/>
              <w:bottom w:val="single" w:sz="6" w:space="0" w:color="auto"/>
              <w:right w:val="single" w:sz="6" w:space="0" w:color="auto"/>
            </w:tcBorders>
            <w:vAlign w:val="center"/>
          </w:tcPr>
          <w:p w14:paraId="04753764" w14:textId="5670B4EC" w:rsidR="00351B34" w:rsidRPr="00AF5717" w:rsidRDefault="00E27C57" w:rsidP="00351B34">
            <w:pPr>
              <w:spacing w:after="0"/>
              <w:jc w:val="center"/>
              <w:textAlignment w:val="baseline"/>
              <w:rPr>
                <w:del w:id="4254" w:author="Marmol, Dominika Klaudia" w:date="2026-06-08T11:41:00Z"/>
                <w:sz w:val="24"/>
                <w:lang w:eastAsia="en-GB"/>
              </w:rPr>
            </w:pPr>
            <w:del w:id="4255" w:author="Marmol, Dominika Klaudia" w:date="2026-06-08T11:41:00Z">
              <w:r w:rsidRPr="00AF5717">
                <w:rPr>
                  <w:rFonts w:ascii="Arial" w:hAnsi="Arial" w:cs="Arial"/>
                </w:rPr>
                <w:delText>-120 min</w:delText>
              </w:r>
            </w:del>
          </w:p>
        </w:tc>
        <w:tc>
          <w:tcPr>
            <w:tcW w:w="1102" w:type="dxa"/>
            <w:tcBorders>
              <w:top w:val="single" w:sz="6" w:space="0" w:color="auto"/>
              <w:left w:val="single" w:sz="6" w:space="0" w:color="auto"/>
              <w:bottom w:val="single" w:sz="6" w:space="0" w:color="auto"/>
              <w:right w:val="single" w:sz="6" w:space="0" w:color="auto"/>
            </w:tcBorders>
            <w:vAlign w:val="center"/>
          </w:tcPr>
          <w:p w14:paraId="1FDAB838" w14:textId="07065BFA" w:rsidR="00351B34" w:rsidRPr="00AF5717" w:rsidRDefault="00E27C57" w:rsidP="00351B34">
            <w:pPr>
              <w:spacing w:after="0"/>
              <w:jc w:val="center"/>
              <w:textAlignment w:val="baseline"/>
              <w:rPr>
                <w:del w:id="4256" w:author="Marmol, Dominika Klaudia" w:date="2026-06-08T11:41:00Z"/>
                <w:sz w:val="24"/>
                <w:lang w:eastAsia="en-GB"/>
              </w:rPr>
            </w:pPr>
            <w:del w:id="4257" w:author="Marmol, Dominika Klaudia" w:date="2026-06-08T11:41:00Z">
              <w:r w:rsidRPr="00AF5717">
                <w:rPr>
                  <w:rFonts w:ascii="Arial" w:hAnsi="Arial" w:cs="Arial"/>
                  <w:lang w:eastAsia="en-GB"/>
                </w:rPr>
                <w:delText>X </w:delText>
              </w:r>
            </w:del>
          </w:p>
        </w:tc>
        <w:tc>
          <w:tcPr>
            <w:tcW w:w="1131" w:type="dxa"/>
            <w:tcBorders>
              <w:top w:val="single" w:sz="6" w:space="0" w:color="auto"/>
              <w:left w:val="single" w:sz="6" w:space="0" w:color="auto"/>
              <w:bottom w:val="single" w:sz="6" w:space="0" w:color="auto"/>
              <w:right w:val="single" w:sz="6" w:space="0" w:color="auto"/>
            </w:tcBorders>
            <w:vAlign w:val="center"/>
          </w:tcPr>
          <w:p w14:paraId="24D9FB5C" w14:textId="0AC7F29E" w:rsidR="00351B34" w:rsidRPr="00AF5717" w:rsidRDefault="00E27C57" w:rsidP="00351B34">
            <w:pPr>
              <w:spacing w:after="0"/>
              <w:jc w:val="center"/>
              <w:textAlignment w:val="baseline"/>
              <w:rPr>
                <w:del w:id="4258" w:author="Marmol, Dominika Klaudia" w:date="2026-06-08T11:41:00Z"/>
                <w:sz w:val="24"/>
                <w:lang w:eastAsia="en-GB"/>
              </w:rPr>
            </w:pPr>
            <w:del w:id="4259" w:author="Marmol, Dominika Klaudia" w:date="2026-06-08T11:41:00Z">
              <w:r w:rsidRPr="00AF5717">
                <w:rPr>
                  <w:rFonts w:ascii="Arial" w:hAnsi="Arial" w:cs="Arial"/>
                  <w:lang w:eastAsia="en-GB"/>
                </w:rPr>
                <w:delText>X </w:delText>
              </w:r>
            </w:del>
          </w:p>
        </w:tc>
        <w:tc>
          <w:tcPr>
            <w:tcW w:w="1687" w:type="dxa"/>
            <w:tcBorders>
              <w:top w:val="single" w:sz="6" w:space="0" w:color="auto"/>
              <w:left w:val="single" w:sz="6" w:space="0" w:color="auto"/>
              <w:bottom w:val="single" w:sz="6" w:space="0" w:color="auto"/>
              <w:right w:val="single" w:sz="6" w:space="0" w:color="auto"/>
            </w:tcBorders>
          </w:tcPr>
          <w:p w14:paraId="5FC8C63C" w14:textId="33B3578A" w:rsidR="00351B34" w:rsidRPr="00AF5717" w:rsidRDefault="00351B34" w:rsidP="00351B34">
            <w:pPr>
              <w:spacing w:after="0"/>
              <w:jc w:val="center"/>
              <w:textAlignment w:val="baseline"/>
              <w:rPr>
                <w:del w:id="4260" w:author="Marmol, Dominika Klaudia" w:date="2026-06-08T11:41:00Z"/>
                <w:rFonts w:ascii="Arial" w:hAnsi="Arial" w:cs="Arial"/>
                <w:lang w:eastAsia="en-GB"/>
              </w:rPr>
            </w:pPr>
          </w:p>
        </w:tc>
        <w:tc>
          <w:tcPr>
            <w:tcW w:w="1898" w:type="dxa"/>
            <w:tcBorders>
              <w:top w:val="single" w:sz="6" w:space="0" w:color="auto"/>
              <w:left w:val="single" w:sz="6" w:space="0" w:color="auto"/>
              <w:bottom w:val="single" w:sz="6" w:space="0" w:color="auto"/>
              <w:right w:val="single" w:sz="6" w:space="0" w:color="auto"/>
            </w:tcBorders>
            <w:vAlign w:val="center"/>
          </w:tcPr>
          <w:p w14:paraId="598CC90B" w14:textId="02320F32" w:rsidR="00351B34" w:rsidRPr="00AF5717" w:rsidRDefault="00351B34" w:rsidP="00351B34">
            <w:pPr>
              <w:spacing w:after="0"/>
              <w:jc w:val="center"/>
              <w:textAlignment w:val="baseline"/>
              <w:rPr>
                <w:del w:id="4261" w:author="Marmol, Dominika Klaudia" w:date="2026-06-08T11:41:00Z"/>
                <w:sz w:val="24"/>
                <w:lang w:eastAsia="en-GB"/>
              </w:rPr>
            </w:pPr>
          </w:p>
        </w:tc>
      </w:tr>
      <w:tr w:rsidR="008F5115" w14:paraId="703E88EA" w14:textId="36905A58" w:rsidTr="008A5AEF">
        <w:trPr>
          <w:trHeight w:val="270"/>
          <w:del w:id="4262" w:author="Marmol, Dominika Klaudia" w:date="2026-06-08T11:41:00Z"/>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FC939ED" w14:textId="4F2DA43F" w:rsidR="00351B34" w:rsidRPr="00AF5717" w:rsidRDefault="00351B34" w:rsidP="003854C8">
            <w:pPr>
              <w:spacing w:after="0"/>
              <w:jc w:val="center"/>
              <w:rPr>
                <w:del w:id="4263" w:author="Marmol, Dominika Klaudia" w:date="2026-06-08T11:41:00Z"/>
                <w:sz w:val="24"/>
                <w:lang w:eastAsia="en-GB"/>
              </w:rPr>
            </w:pPr>
          </w:p>
        </w:tc>
        <w:tc>
          <w:tcPr>
            <w:tcW w:w="1133" w:type="dxa"/>
            <w:tcBorders>
              <w:top w:val="single" w:sz="6" w:space="0" w:color="auto"/>
              <w:left w:val="single" w:sz="6" w:space="0" w:color="auto"/>
              <w:bottom w:val="single" w:sz="6" w:space="0" w:color="auto"/>
              <w:right w:val="single" w:sz="6" w:space="0" w:color="auto"/>
            </w:tcBorders>
            <w:vAlign w:val="center"/>
            <w:hideMark/>
          </w:tcPr>
          <w:p w14:paraId="75C025F7" w14:textId="788969DD" w:rsidR="00351B34" w:rsidRPr="00AF5717" w:rsidRDefault="00E27C57" w:rsidP="003854C8">
            <w:pPr>
              <w:spacing w:after="0"/>
              <w:jc w:val="center"/>
              <w:textAlignment w:val="baseline"/>
              <w:rPr>
                <w:del w:id="4264" w:author="Marmol, Dominika Klaudia" w:date="2026-06-08T11:41:00Z"/>
                <w:sz w:val="24"/>
                <w:lang w:eastAsia="en-GB"/>
              </w:rPr>
            </w:pPr>
            <w:del w:id="4265" w:author="Marmol, Dominika Klaudia" w:date="2026-06-08T11:41:00Z">
              <w:r w:rsidRPr="00AF5717">
                <w:rPr>
                  <w:rFonts w:ascii="Arial" w:hAnsi="Arial" w:cs="Arial"/>
                  <w:lang w:eastAsia="en-GB"/>
                </w:rPr>
                <w:delText>CxD1</w:delText>
              </w:r>
            </w:del>
          </w:p>
        </w:tc>
        <w:tc>
          <w:tcPr>
            <w:tcW w:w="2215" w:type="dxa"/>
            <w:tcBorders>
              <w:top w:val="single" w:sz="6" w:space="0" w:color="auto"/>
              <w:left w:val="single" w:sz="6" w:space="0" w:color="auto"/>
              <w:bottom w:val="single" w:sz="6" w:space="0" w:color="auto"/>
              <w:right w:val="single" w:sz="6" w:space="0" w:color="auto"/>
            </w:tcBorders>
            <w:vAlign w:val="center"/>
            <w:hideMark/>
          </w:tcPr>
          <w:p w14:paraId="677D7202" w14:textId="3D9DC81C" w:rsidR="00351B34" w:rsidRPr="00AF5717" w:rsidRDefault="00E27C57" w:rsidP="003854C8">
            <w:pPr>
              <w:spacing w:after="0"/>
              <w:jc w:val="center"/>
              <w:textAlignment w:val="baseline"/>
              <w:rPr>
                <w:del w:id="4266" w:author="Marmol, Dominika Klaudia" w:date="2026-06-08T11:41:00Z"/>
                <w:sz w:val="24"/>
                <w:lang w:eastAsia="en-GB"/>
              </w:rPr>
            </w:pPr>
            <w:del w:id="4267" w:author="Marmol, Dominika Klaudia" w:date="2026-06-08T11:41:00Z">
              <w:r w:rsidRPr="00AF5717">
                <w:rPr>
                  <w:rFonts w:ascii="Arial" w:hAnsi="Arial" w:cs="Arial"/>
                  <w:lang w:eastAsia="en-GB"/>
                </w:rPr>
                <w:delText>End of infusion</w:delText>
              </w:r>
            </w:del>
          </w:p>
        </w:tc>
        <w:tc>
          <w:tcPr>
            <w:tcW w:w="1870" w:type="dxa"/>
            <w:tcBorders>
              <w:top w:val="single" w:sz="6" w:space="0" w:color="auto"/>
              <w:left w:val="single" w:sz="6" w:space="0" w:color="auto"/>
              <w:bottom w:val="single" w:sz="6" w:space="0" w:color="auto"/>
              <w:right w:val="single" w:sz="6" w:space="0" w:color="auto"/>
            </w:tcBorders>
            <w:vAlign w:val="center"/>
          </w:tcPr>
          <w:p w14:paraId="528BAB8A" w14:textId="0DC18691" w:rsidR="00351B34" w:rsidRPr="00AF5717" w:rsidRDefault="00E27C57" w:rsidP="00351B34">
            <w:pPr>
              <w:spacing w:after="0"/>
              <w:jc w:val="center"/>
              <w:textAlignment w:val="baseline"/>
              <w:rPr>
                <w:del w:id="4268" w:author="Marmol, Dominika Klaudia" w:date="2026-06-08T11:41:00Z"/>
                <w:sz w:val="24"/>
                <w:lang w:eastAsia="en-GB"/>
              </w:rPr>
            </w:pPr>
            <w:del w:id="4269" w:author="Marmol, Dominika Klaudia" w:date="2026-06-08T11:41:00Z">
              <w:r w:rsidRPr="00AF5717">
                <w:rPr>
                  <w:rFonts w:ascii="Arial" w:hAnsi="Arial" w:cs="Arial"/>
                </w:rPr>
                <w:delText>+15 min</w:delText>
              </w:r>
            </w:del>
          </w:p>
        </w:tc>
        <w:tc>
          <w:tcPr>
            <w:tcW w:w="1102" w:type="dxa"/>
            <w:tcBorders>
              <w:top w:val="single" w:sz="6" w:space="0" w:color="auto"/>
              <w:left w:val="single" w:sz="6" w:space="0" w:color="auto"/>
              <w:bottom w:val="single" w:sz="6" w:space="0" w:color="auto"/>
              <w:right w:val="single" w:sz="6" w:space="0" w:color="auto"/>
            </w:tcBorders>
            <w:vAlign w:val="center"/>
          </w:tcPr>
          <w:p w14:paraId="5340ADCA" w14:textId="3AB76B1B" w:rsidR="00351B34" w:rsidRPr="00AF5717" w:rsidRDefault="00E27C57" w:rsidP="00351B34">
            <w:pPr>
              <w:spacing w:after="0"/>
              <w:jc w:val="center"/>
              <w:textAlignment w:val="baseline"/>
              <w:rPr>
                <w:del w:id="4270" w:author="Marmol, Dominika Klaudia" w:date="2026-06-08T11:41:00Z"/>
                <w:sz w:val="24"/>
                <w:lang w:eastAsia="en-GB"/>
              </w:rPr>
            </w:pPr>
            <w:del w:id="4271" w:author="Marmol, Dominika Klaudia" w:date="2026-06-08T11:41:00Z">
              <w:r w:rsidRPr="00AF5717">
                <w:rPr>
                  <w:rFonts w:ascii="Arial" w:hAnsi="Arial" w:cs="Arial"/>
                  <w:lang w:eastAsia="en-GB"/>
                </w:rPr>
                <w:delText>X </w:delText>
              </w:r>
            </w:del>
          </w:p>
        </w:tc>
        <w:tc>
          <w:tcPr>
            <w:tcW w:w="1131" w:type="dxa"/>
            <w:tcBorders>
              <w:top w:val="single" w:sz="6" w:space="0" w:color="auto"/>
              <w:left w:val="single" w:sz="6" w:space="0" w:color="auto"/>
              <w:bottom w:val="single" w:sz="6" w:space="0" w:color="auto"/>
              <w:right w:val="single" w:sz="6" w:space="0" w:color="auto"/>
            </w:tcBorders>
            <w:vAlign w:val="center"/>
          </w:tcPr>
          <w:p w14:paraId="7358045B" w14:textId="2994C76C" w:rsidR="00351B34" w:rsidRPr="00AF5717" w:rsidRDefault="00351B34" w:rsidP="00351B34">
            <w:pPr>
              <w:spacing w:after="0"/>
              <w:jc w:val="center"/>
              <w:textAlignment w:val="baseline"/>
              <w:rPr>
                <w:del w:id="4272" w:author="Marmol, Dominika Klaudia" w:date="2026-06-08T11:41:00Z"/>
                <w:sz w:val="24"/>
                <w:lang w:eastAsia="en-GB"/>
              </w:rPr>
            </w:pPr>
          </w:p>
        </w:tc>
        <w:tc>
          <w:tcPr>
            <w:tcW w:w="1687" w:type="dxa"/>
            <w:tcBorders>
              <w:top w:val="single" w:sz="6" w:space="0" w:color="auto"/>
              <w:left w:val="single" w:sz="6" w:space="0" w:color="auto"/>
              <w:bottom w:val="single" w:sz="6" w:space="0" w:color="auto"/>
              <w:right w:val="single" w:sz="6" w:space="0" w:color="auto"/>
            </w:tcBorders>
          </w:tcPr>
          <w:p w14:paraId="5D1F9E39" w14:textId="4BB34131" w:rsidR="00351B34" w:rsidRPr="00AF5717" w:rsidRDefault="00351B34" w:rsidP="00351B34">
            <w:pPr>
              <w:spacing w:after="0"/>
              <w:jc w:val="center"/>
              <w:textAlignment w:val="baseline"/>
              <w:rPr>
                <w:del w:id="4273" w:author="Marmol, Dominika Klaudia" w:date="2026-06-08T11:41:00Z"/>
                <w:rFonts w:ascii="Arial" w:hAnsi="Arial" w:cs="Arial"/>
                <w:lang w:eastAsia="en-GB"/>
              </w:rPr>
            </w:pPr>
          </w:p>
        </w:tc>
        <w:tc>
          <w:tcPr>
            <w:tcW w:w="1898" w:type="dxa"/>
            <w:tcBorders>
              <w:top w:val="single" w:sz="6" w:space="0" w:color="auto"/>
              <w:left w:val="single" w:sz="6" w:space="0" w:color="auto"/>
              <w:bottom w:val="single" w:sz="6" w:space="0" w:color="auto"/>
              <w:right w:val="single" w:sz="6" w:space="0" w:color="auto"/>
            </w:tcBorders>
            <w:vAlign w:val="center"/>
          </w:tcPr>
          <w:p w14:paraId="12AC1F6E" w14:textId="36D8CF2A" w:rsidR="00351B34" w:rsidRPr="00AF5717" w:rsidRDefault="00351B34" w:rsidP="00351B34">
            <w:pPr>
              <w:spacing w:after="0"/>
              <w:jc w:val="center"/>
              <w:textAlignment w:val="baseline"/>
              <w:rPr>
                <w:del w:id="4274" w:author="Marmol, Dominika Klaudia" w:date="2026-06-08T11:41:00Z"/>
                <w:sz w:val="24"/>
                <w:lang w:eastAsia="en-GB"/>
              </w:rPr>
            </w:pPr>
          </w:p>
        </w:tc>
      </w:tr>
      <w:tr w:rsidR="008F5115" w14:paraId="04D8160F" w14:textId="2CB8E17C" w:rsidTr="008A5AEF">
        <w:trPr>
          <w:trHeight w:val="270"/>
          <w:del w:id="4275" w:author="Marmol, Dominika Klaudia" w:date="2026-06-08T11:41:00Z"/>
        </w:trPr>
        <w:tc>
          <w:tcPr>
            <w:tcW w:w="0" w:type="auto"/>
            <w:tcBorders>
              <w:top w:val="single" w:sz="6" w:space="0" w:color="auto"/>
              <w:left w:val="single" w:sz="6" w:space="0" w:color="auto"/>
              <w:bottom w:val="single" w:sz="6" w:space="0" w:color="auto"/>
              <w:right w:val="single" w:sz="6" w:space="0" w:color="auto"/>
            </w:tcBorders>
            <w:vAlign w:val="center"/>
          </w:tcPr>
          <w:p w14:paraId="6DB7F03F" w14:textId="621B9639" w:rsidR="0095620F" w:rsidRPr="003854C8" w:rsidRDefault="00E27C57" w:rsidP="003854C8">
            <w:pPr>
              <w:spacing w:after="0"/>
              <w:jc w:val="center"/>
              <w:rPr>
                <w:del w:id="4276" w:author="Marmol, Dominika Klaudia" w:date="2026-06-08T11:41:00Z"/>
                <w:rFonts w:ascii="Arial" w:hAnsi="Arial" w:cs="Arial"/>
                <w:lang w:eastAsia="en-GB"/>
              </w:rPr>
            </w:pPr>
            <w:del w:id="4277" w:author="Marmol, Dominika Klaudia" w:date="2026-06-08T11:41:00Z">
              <w:r w:rsidRPr="003854C8">
                <w:rPr>
                  <w:rFonts w:ascii="Arial" w:hAnsi="Arial" w:cs="Arial"/>
                  <w:lang w:eastAsia="en-GB"/>
                </w:rPr>
                <w:delText>EOT Visit</w:delText>
              </w:r>
            </w:del>
          </w:p>
        </w:tc>
        <w:tc>
          <w:tcPr>
            <w:tcW w:w="1133" w:type="dxa"/>
            <w:tcBorders>
              <w:top w:val="single" w:sz="6" w:space="0" w:color="auto"/>
              <w:left w:val="single" w:sz="6" w:space="0" w:color="auto"/>
              <w:bottom w:val="single" w:sz="6" w:space="0" w:color="auto"/>
              <w:right w:val="single" w:sz="6" w:space="0" w:color="auto"/>
            </w:tcBorders>
            <w:vAlign w:val="center"/>
          </w:tcPr>
          <w:p w14:paraId="4488891D" w14:textId="575EE22C" w:rsidR="0095620F" w:rsidRPr="00AF5717" w:rsidRDefault="0095620F" w:rsidP="003854C8">
            <w:pPr>
              <w:spacing w:after="0"/>
              <w:jc w:val="center"/>
              <w:textAlignment w:val="baseline"/>
              <w:rPr>
                <w:del w:id="4278" w:author="Marmol, Dominika Klaudia" w:date="2026-06-08T11:41:00Z"/>
                <w:rFonts w:ascii="Arial" w:hAnsi="Arial" w:cs="Arial"/>
                <w:lang w:eastAsia="en-GB"/>
              </w:rPr>
            </w:pPr>
          </w:p>
        </w:tc>
        <w:tc>
          <w:tcPr>
            <w:tcW w:w="2215" w:type="dxa"/>
            <w:tcBorders>
              <w:top w:val="single" w:sz="6" w:space="0" w:color="auto"/>
              <w:left w:val="single" w:sz="6" w:space="0" w:color="auto"/>
              <w:bottom w:val="single" w:sz="6" w:space="0" w:color="auto"/>
              <w:right w:val="single" w:sz="6" w:space="0" w:color="auto"/>
            </w:tcBorders>
            <w:vAlign w:val="center"/>
          </w:tcPr>
          <w:p w14:paraId="4500EA7D" w14:textId="6E17872D" w:rsidR="0095620F" w:rsidRPr="00AF5717" w:rsidRDefault="0095620F" w:rsidP="003854C8">
            <w:pPr>
              <w:spacing w:after="0"/>
              <w:jc w:val="center"/>
              <w:textAlignment w:val="baseline"/>
              <w:rPr>
                <w:del w:id="4279" w:author="Marmol, Dominika Klaudia" w:date="2026-06-08T11:41:00Z"/>
                <w:rFonts w:ascii="Arial" w:hAnsi="Arial" w:cs="Arial"/>
                <w:lang w:eastAsia="en-GB"/>
              </w:rPr>
            </w:pPr>
          </w:p>
        </w:tc>
        <w:tc>
          <w:tcPr>
            <w:tcW w:w="1870" w:type="dxa"/>
            <w:tcBorders>
              <w:top w:val="single" w:sz="6" w:space="0" w:color="auto"/>
              <w:left w:val="single" w:sz="6" w:space="0" w:color="auto"/>
              <w:bottom w:val="single" w:sz="6" w:space="0" w:color="auto"/>
              <w:right w:val="single" w:sz="6" w:space="0" w:color="auto"/>
            </w:tcBorders>
            <w:vAlign w:val="center"/>
          </w:tcPr>
          <w:p w14:paraId="4F3085CA" w14:textId="17A9B758" w:rsidR="0095620F" w:rsidRPr="00AF5717" w:rsidRDefault="0095620F" w:rsidP="0095620F">
            <w:pPr>
              <w:spacing w:after="0"/>
              <w:jc w:val="center"/>
              <w:textAlignment w:val="baseline"/>
              <w:rPr>
                <w:del w:id="4280" w:author="Marmol, Dominika Klaudia" w:date="2026-06-08T11:41:00Z"/>
                <w:rFonts w:ascii="Arial" w:hAnsi="Arial" w:cs="Arial"/>
              </w:rPr>
            </w:pPr>
          </w:p>
        </w:tc>
        <w:tc>
          <w:tcPr>
            <w:tcW w:w="1102" w:type="dxa"/>
            <w:tcBorders>
              <w:top w:val="single" w:sz="6" w:space="0" w:color="auto"/>
              <w:left w:val="single" w:sz="6" w:space="0" w:color="auto"/>
              <w:bottom w:val="single" w:sz="6" w:space="0" w:color="auto"/>
              <w:right w:val="single" w:sz="6" w:space="0" w:color="auto"/>
            </w:tcBorders>
            <w:vAlign w:val="center"/>
          </w:tcPr>
          <w:p w14:paraId="1389820F" w14:textId="64EB7752" w:rsidR="0095620F" w:rsidRPr="00AF5717" w:rsidRDefault="0095620F" w:rsidP="0095620F">
            <w:pPr>
              <w:spacing w:after="0"/>
              <w:jc w:val="center"/>
              <w:textAlignment w:val="baseline"/>
              <w:rPr>
                <w:del w:id="4281" w:author="Marmol, Dominika Klaudia" w:date="2026-06-08T11:41:00Z"/>
                <w:rFonts w:ascii="Arial" w:hAnsi="Arial" w:cs="Arial"/>
                <w:lang w:eastAsia="en-GB"/>
              </w:rPr>
            </w:pPr>
          </w:p>
        </w:tc>
        <w:tc>
          <w:tcPr>
            <w:tcW w:w="1131" w:type="dxa"/>
            <w:tcBorders>
              <w:top w:val="single" w:sz="6" w:space="0" w:color="auto"/>
              <w:left w:val="single" w:sz="6" w:space="0" w:color="auto"/>
              <w:bottom w:val="single" w:sz="6" w:space="0" w:color="auto"/>
              <w:right w:val="single" w:sz="6" w:space="0" w:color="auto"/>
            </w:tcBorders>
            <w:vAlign w:val="center"/>
          </w:tcPr>
          <w:p w14:paraId="1D4F2D9A" w14:textId="0BBB3216" w:rsidR="0095620F" w:rsidRPr="003854C8" w:rsidRDefault="00E27C57" w:rsidP="0095620F">
            <w:pPr>
              <w:spacing w:after="0"/>
              <w:jc w:val="center"/>
              <w:textAlignment w:val="baseline"/>
              <w:rPr>
                <w:del w:id="4282" w:author="Marmol, Dominika Klaudia" w:date="2026-06-08T11:41:00Z"/>
                <w:rFonts w:ascii="Arial" w:hAnsi="Arial" w:cs="Arial"/>
                <w:lang w:eastAsia="en-GB"/>
              </w:rPr>
            </w:pPr>
            <w:del w:id="4283" w:author="Marmol, Dominika Klaudia" w:date="2026-06-08T11:41:00Z">
              <w:r w:rsidRPr="003854C8">
                <w:rPr>
                  <w:rFonts w:ascii="Arial" w:hAnsi="Arial" w:cs="Arial"/>
                  <w:lang w:eastAsia="en-GB"/>
                </w:rPr>
                <w:delText>X</w:delText>
              </w:r>
            </w:del>
          </w:p>
        </w:tc>
        <w:tc>
          <w:tcPr>
            <w:tcW w:w="1687" w:type="dxa"/>
            <w:tcBorders>
              <w:top w:val="single" w:sz="6" w:space="0" w:color="auto"/>
              <w:left w:val="single" w:sz="6" w:space="0" w:color="auto"/>
              <w:bottom w:val="single" w:sz="6" w:space="0" w:color="auto"/>
              <w:right w:val="single" w:sz="6" w:space="0" w:color="auto"/>
            </w:tcBorders>
          </w:tcPr>
          <w:p w14:paraId="0195309C" w14:textId="277D2726" w:rsidR="0095620F" w:rsidRPr="00AF5717" w:rsidRDefault="0095620F" w:rsidP="0095620F">
            <w:pPr>
              <w:spacing w:after="0"/>
              <w:jc w:val="center"/>
              <w:textAlignment w:val="baseline"/>
              <w:rPr>
                <w:del w:id="4284" w:author="Marmol, Dominika Klaudia" w:date="2026-06-08T11:41:00Z"/>
                <w:rFonts w:ascii="Arial" w:hAnsi="Arial" w:cs="Arial"/>
                <w:lang w:eastAsia="en-GB"/>
              </w:rPr>
            </w:pPr>
          </w:p>
        </w:tc>
        <w:tc>
          <w:tcPr>
            <w:tcW w:w="1898" w:type="dxa"/>
            <w:tcBorders>
              <w:top w:val="single" w:sz="6" w:space="0" w:color="auto"/>
              <w:left w:val="single" w:sz="6" w:space="0" w:color="auto"/>
              <w:bottom w:val="single" w:sz="6" w:space="0" w:color="auto"/>
              <w:right w:val="single" w:sz="6" w:space="0" w:color="auto"/>
            </w:tcBorders>
            <w:vAlign w:val="center"/>
          </w:tcPr>
          <w:p w14:paraId="537684F9" w14:textId="07539647" w:rsidR="0095620F" w:rsidRPr="00AF5717" w:rsidRDefault="0095620F" w:rsidP="0095620F">
            <w:pPr>
              <w:spacing w:after="0"/>
              <w:jc w:val="center"/>
              <w:textAlignment w:val="baseline"/>
              <w:rPr>
                <w:del w:id="4285" w:author="Marmol, Dominika Klaudia" w:date="2026-06-08T11:41:00Z"/>
                <w:sz w:val="24"/>
                <w:lang w:eastAsia="en-GB"/>
              </w:rPr>
            </w:pPr>
          </w:p>
        </w:tc>
      </w:tr>
    </w:tbl>
    <w:p w14:paraId="71C7C863" w14:textId="62F430D5" w:rsidR="0097335D" w:rsidRDefault="00E27C57" w:rsidP="00E54CD0">
      <w:pPr>
        <w:spacing w:after="0"/>
        <w:textAlignment w:val="baseline"/>
        <w:rPr>
          <w:del w:id="4286" w:author="Marmol, Dominika Klaudia" w:date="2026-06-08T11:42:00Z"/>
          <w:rFonts w:ascii="Arial" w:hAnsi="Arial" w:cs="Arial"/>
          <w:sz w:val="18"/>
          <w:szCs w:val="18"/>
        </w:rPr>
      </w:pPr>
      <w:del w:id="4287" w:author="Marmol, Dominika Klaudia" w:date="2026-06-08T11:42:00Z">
        <w:r w:rsidRPr="00AF5717">
          <w:rPr>
            <w:rFonts w:ascii="Arial" w:hAnsi="Arial" w:cs="Arial"/>
            <w:sz w:val="18"/>
            <w:szCs w:val="18"/>
          </w:rPr>
          <w:delText>* ADA samples will be collected pre-dose in Cycles 4, 6, and 8.</w:delText>
        </w:r>
      </w:del>
    </w:p>
    <w:p w14:paraId="4FFE768C" w14:textId="6DDC5C2B" w:rsidR="00982E30" w:rsidRPr="00AF5717" w:rsidRDefault="00E27C57" w:rsidP="00E54CD0">
      <w:pPr>
        <w:spacing w:after="0"/>
        <w:textAlignment w:val="baseline"/>
        <w:rPr>
          <w:del w:id="4288" w:author="Marmol, Dominika Klaudia" w:date="2026-06-08T11:42:00Z"/>
          <w:rFonts w:ascii="Arial" w:hAnsi="Arial" w:cs="Arial"/>
          <w:sz w:val="18"/>
          <w:szCs w:val="18"/>
        </w:rPr>
      </w:pPr>
      <w:del w:id="4289" w:author="Marmol, Dominika Klaudia" w:date="2026-06-08T11:42:00Z">
        <w:r>
          <w:rPr>
            <w:rFonts w:ascii="Arial" w:hAnsi="Arial" w:cs="Arial"/>
            <w:sz w:val="18"/>
            <w:szCs w:val="18"/>
          </w:rPr>
          <w:delText>** TO will only be collected in participants enrolled in US sites.</w:delText>
        </w:r>
      </w:del>
    </w:p>
    <w:p w14:paraId="7F738D25" w14:textId="77777777" w:rsidR="00E54CD0" w:rsidRDefault="00E27C57" w:rsidP="00E54CD0">
      <w:pPr>
        <w:rPr>
          <w:del w:id="4290" w:author="Marmol, Dominika Klaudia" w:date="2026-06-08T11:42:00Z"/>
          <w:rFonts w:ascii="Arial" w:hAnsi="Arial" w:cs="Arial"/>
          <w:sz w:val="18"/>
          <w:szCs w:val="18"/>
        </w:rPr>
      </w:pPr>
      <w:del w:id="4291" w:author="Marmol, Dominika Klaudia" w:date="2026-06-08T11:42:00Z">
        <w:r w:rsidRPr="00AF5717">
          <w:rPr>
            <w:rFonts w:ascii="Arial" w:hAnsi="Arial" w:cs="Arial"/>
            <w:b/>
            <w:bCs/>
            <w:sz w:val="18"/>
            <w:szCs w:val="18"/>
          </w:rPr>
          <w:delText xml:space="preserve">Abbreviations: </w:delText>
        </w:r>
        <w:r w:rsidRPr="00AF5717">
          <w:rPr>
            <w:rFonts w:ascii="Arial" w:hAnsi="Arial" w:cs="Arial"/>
            <w:sz w:val="18"/>
            <w:szCs w:val="18"/>
          </w:rPr>
          <w:delText>ADA = anti-drug antibody; C = cycle; D = day; h = hour(s); min = minute(s); PD = pharmacodynamic; PK = pharmacokinetic; TO = target occupancy.</w:delText>
        </w:r>
      </w:del>
    </w:p>
    <w:p w14:paraId="5465A620" w14:textId="77777777" w:rsidR="00C56E47" w:rsidRDefault="00C56E47" w:rsidP="00E54CD0">
      <w:pPr>
        <w:rPr>
          <w:ins w:id="4292" w:author="Marmol, Dominika Klaudia" w:date="2026-06-08T11:42:00Z"/>
          <w:rFonts w:ascii="Arial" w:hAnsi="Arial" w:cs="Arial"/>
          <w:sz w:val="18"/>
          <w:szCs w:val="18"/>
        </w:rPr>
      </w:pPr>
    </w:p>
    <w:p w14:paraId="754475F6" w14:textId="77777777" w:rsidR="00C56E47" w:rsidRDefault="00E27C57" w:rsidP="00C56E47">
      <w:pPr>
        <w:pStyle w:val="Table-Footnotehanging"/>
        <w:rPr>
          <w:ins w:id="4293" w:author="Marmol, Dominika Klaudia" w:date="2026-06-08T11:42:00Z"/>
        </w:rPr>
      </w:pPr>
      <w:ins w:id="4294" w:author="Marmol, Dominika Klaudia" w:date="2026-06-08T11:42:00Z">
        <w:r w:rsidRPr="00421979">
          <w:t>a)</w:t>
        </w:r>
        <w:r w:rsidRPr="00421979">
          <w:tab/>
          <w:t>I</w:t>
        </w:r>
        <w:r w:rsidRPr="00421979">
          <w:rPr>
            <w:rFonts w:hint="eastAsia"/>
          </w:rPr>
          <w:t>f a BNT317</w:t>
        </w:r>
        <w:r w:rsidRPr="00421979">
          <w:t>-</w:t>
        </w:r>
        <w:r w:rsidRPr="00421979">
          <w:rPr>
            <w:rFonts w:hint="eastAsia"/>
          </w:rPr>
          <w:t>related SAE or a Grade</w:t>
        </w:r>
        <w:r w:rsidRPr="00421979">
          <w:t> </w:t>
        </w:r>
        <w:r w:rsidRPr="00421979">
          <w:rPr>
            <w:rFonts w:cs="Arial"/>
          </w:rPr>
          <w:t>≥</w:t>
        </w:r>
        <w:r w:rsidRPr="00421979">
          <w:rPr>
            <w:rFonts w:hint="eastAsia"/>
          </w:rPr>
          <w:t>3 irAE occurs in a participant, if possible, the investigator should collect an additional unscheduled PK sample (ideally within 72</w:t>
        </w:r>
        <w:r w:rsidRPr="00421979">
          <w:t> </w:t>
        </w:r>
        <w:r w:rsidRPr="00421979">
          <w:rPr>
            <w:rFonts w:hint="eastAsia"/>
          </w:rPr>
          <w:t>h of the event)</w:t>
        </w:r>
        <w:r w:rsidRPr="00DE4D60">
          <w:rPr>
            <w:rFonts w:hint="eastAsia"/>
          </w:rPr>
          <w:t>.</w:t>
        </w:r>
      </w:ins>
    </w:p>
    <w:p w14:paraId="5E6E5B6C" w14:textId="77777777" w:rsidR="00C56E47" w:rsidRDefault="00E27C57" w:rsidP="00C56E47">
      <w:pPr>
        <w:pStyle w:val="Table-Footnotehanging"/>
        <w:rPr>
          <w:ins w:id="4295" w:author="Marmol, Dominika Klaudia" w:date="2026-06-08T11:42:00Z"/>
        </w:rPr>
      </w:pPr>
      <w:ins w:id="4296" w:author="Marmol, Dominika Klaudia" w:date="2026-06-08T11:42:00Z">
        <w:r>
          <w:t>b</w:t>
        </w:r>
        <w:r w:rsidRPr="00F314FA">
          <w:t>)</w:t>
        </w:r>
        <w:r w:rsidRPr="00F314FA">
          <w:tab/>
        </w:r>
        <w:r w:rsidRPr="001E02C9">
          <w:rPr>
            <w:rFonts w:hint="eastAsia"/>
          </w:rPr>
          <w:t>ADA samples will also be collected at the time of any Grade</w:t>
        </w:r>
        <w:r>
          <w:t> </w:t>
        </w:r>
        <w:r>
          <w:rPr>
            <w:rFonts w:cs="Arial"/>
          </w:rPr>
          <w:t>≥</w:t>
        </w:r>
        <w:r w:rsidRPr="001E02C9">
          <w:rPr>
            <w:rFonts w:hint="eastAsia"/>
          </w:rPr>
          <w:t>3 infusion-related events and 30</w:t>
        </w:r>
        <w:r>
          <w:t> </w:t>
        </w:r>
        <w:r w:rsidRPr="001E02C9">
          <w:rPr>
            <w:rFonts w:hint="eastAsia"/>
          </w:rPr>
          <w:t>days after the event, if feasible.</w:t>
        </w:r>
      </w:ins>
    </w:p>
    <w:p w14:paraId="4AB61E38" w14:textId="77777777" w:rsidR="00C56E47" w:rsidRPr="003157E5" w:rsidRDefault="00E27C57" w:rsidP="00C56E47">
      <w:pPr>
        <w:pStyle w:val="Table-Footnotehanging"/>
        <w:rPr>
          <w:ins w:id="4297" w:author="Marmol, Dominika Klaudia" w:date="2026-06-08T11:42:00Z"/>
        </w:rPr>
      </w:pPr>
      <w:ins w:id="4298" w:author="Marmol, Dominika Klaudia" w:date="2026-06-08T11:42:00Z">
        <w:r>
          <w:t>c</w:t>
        </w:r>
        <w:r w:rsidRPr="00F314FA">
          <w:t>)</w:t>
        </w:r>
        <w:r w:rsidRPr="00F314FA">
          <w:tab/>
        </w:r>
        <w:r w:rsidRPr="003157E5">
          <w:t>ADA samples will be collected pre-dose in Cycles </w:t>
        </w:r>
        <w:r>
          <w:t>4</w:t>
        </w:r>
        <w:r w:rsidRPr="003157E5">
          <w:t xml:space="preserve">, </w:t>
        </w:r>
        <w:r>
          <w:t>6</w:t>
        </w:r>
        <w:r w:rsidRPr="003157E5">
          <w:t xml:space="preserve">, and </w:t>
        </w:r>
        <w:r>
          <w:t>8</w:t>
        </w:r>
        <w:r w:rsidRPr="003157E5">
          <w:t>.</w:t>
        </w:r>
      </w:ins>
    </w:p>
    <w:p w14:paraId="47B217F8" w14:textId="77777777" w:rsidR="00C56E47" w:rsidRPr="003157E5" w:rsidRDefault="00E27C57" w:rsidP="00C56E47">
      <w:pPr>
        <w:pStyle w:val="Table-Footnotehanging"/>
        <w:rPr>
          <w:ins w:id="4299" w:author="Marmol, Dominika Klaudia" w:date="2026-06-08T11:42:00Z"/>
        </w:rPr>
      </w:pPr>
      <w:ins w:id="4300" w:author="Marmol, Dominika Klaudia" w:date="2026-06-08T11:42:00Z">
        <w:r>
          <w:t>d)</w:t>
        </w:r>
        <w:r w:rsidRPr="00F314FA">
          <w:tab/>
        </w:r>
        <w:r>
          <w:t xml:space="preserve">For participants in re-treatment, only PK and ADA samples denoted with an asterisk (*) should be collected. </w:t>
        </w:r>
      </w:ins>
    </w:p>
    <w:p w14:paraId="164E65D4" w14:textId="77777777" w:rsidR="00C56E47" w:rsidRPr="003157E5" w:rsidRDefault="00E27C57" w:rsidP="00C56E47">
      <w:pPr>
        <w:pStyle w:val="Table-Footnote"/>
        <w:rPr>
          <w:ins w:id="4301" w:author="Marmol, Dominika Klaudia" w:date="2026-06-08T11:42:00Z"/>
        </w:rPr>
      </w:pPr>
      <w:ins w:id="4302" w:author="Marmol, Dominika Klaudia" w:date="2026-06-08T11:42:00Z">
        <w:r w:rsidRPr="00421979">
          <w:t xml:space="preserve">Abbreviations: ADA = anti-drug antibody; </w:t>
        </w:r>
        <w:r>
          <w:t>CnDn = Day n of Cycle n</w:t>
        </w:r>
        <w:r w:rsidRPr="00421979">
          <w:t>; EOT = End-of-Treatment; h = hour(s); irAE = immune-related adverse event; min = minute(s); PK = pharmacokinetics; SAE = serious adverse event.</w:t>
        </w:r>
      </w:ins>
    </w:p>
    <w:p w14:paraId="2F1F3300" w14:textId="77777777" w:rsidR="00C56E47" w:rsidRDefault="00C56E47" w:rsidP="00E54CD0">
      <w:pPr>
        <w:rPr>
          <w:ins w:id="4303" w:author="Marmol, Dominika Klaudia" w:date="2026-06-08T11:43:00Z"/>
          <w:rFonts w:cs="Arial"/>
        </w:rPr>
      </w:pPr>
    </w:p>
    <w:p w14:paraId="08E8DFD1" w14:textId="77777777" w:rsidR="00BD40B1" w:rsidRDefault="00BD40B1" w:rsidP="00E54CD0">
      <w:pPr>
        <w:rPr>
          <w:ins w:id="4304" w:author="Marmol, Dominika Klaudia" w:date="2026-06-08T11:43:00Z"/>
          <w:rFonts w:cs="Arial"/>
        </w:rPr>
      </w:pPr>
    </w:p>
    <w:p w14:paraId="541EDF1F" w14:textId="03237363" w:rsidR="00BD40B1" w:rsidRPr="00201CA3" w:rsidRDefault="00E27C57" w:rsidP="00BD40B1">
      <w:pPr>
        <w:pStyle w:val="CaptionTable"/>
        <w:pageBreakBefore/>
        <w:rPr>
          <w:ins w:id="4305" w:author="Marmol, Dominika Klaudia" w:date="2026-06-08T11:43:00Z"/>
          <w:sz w:val="24"/>
          <w:szCs w:val="24"/>
          <w:rPrChange w:id="4306" w:author="Marmol, Dominika Klaudia" w:date="2026-06-08T16:57:00Z">
            <w:rPr>
              <w:ins w:id="4307" w:author="Marmol, Dominika Klaudia" w:date="2026-06-08T11:43:00Z"/>
            </w:rPr>
          </w:rPrChange>
        </w:rPr>
      </w:pPr>
      <w:bookmarkStart w:id="4308" w:name="_Ref225343767"/>
      <w:bookmarkStart w:id="4309" w:name="_Toc229131336"/>
      <w:bookmarkStart w:id="4310" w:name="_Toc232068072"/>
      <w:r w:rsidRPr="00201CA3">
        <w:rPr>
          <w:sz w:val="24"/>
          <w:szCs w:val="24"/>
          <w:rPrChange w:id="4311" w:author="Marmol, Dominika Klaudia" w:date="2026-06-08T16:57:00Z">
            <w:rPr/>
          </w:rPrChange>
        </w:rPr>
        <w:lastRenderedPageBreak/>
        <w:t>Table </w:t>
      </w:r>
      <w:r w:rsidRPr="00201CA3">
        <w:rPr>
          <w:sz w:val="24"/>
          <w:szCs w:val="24"/>
          <w:rPrChange w:id="4312" w:author="Marmol, Dominika Klaudia" w:date="2026-06-08T16:57:00Z">
            <w:rPr/>
          </w:rPrChange>
        </w:rPr>
        <w:fldChar w:fldCharType="begin"/>
      </w:r>
      <w:r w:rsidRPr="00201CA3">
        <w:rPr>
          <w:sz w:val="24"/>
          <w:szCs w:val="24"/>
          <w:rPrChange w:id="4313" w:author="Marmol, Dominika Klaudia" w:date="2026-06-08T16:57:00Z">
            <w:rPr/>
          </w:rPrChange>
        </w:rPr>
        <w:instrText xml:space="preserve"> SEQ Table \* ARABIC </w:instrText>
      </w:r>
      <w:r w:rsidRPr="00201CA3">
        <w:rPr>
          <w:noProof/>
          <w:sz w:val="24"/>
          <w:szCs w:val="24"/>
          <w:rPrChange w:id="4314" w:author="Marmol, Dominika Klaudia" w:date="2026-06-08T16:57:00Z">
            <w:rPr>
              <w:noProof/>
            </w:rPr>
          </w:rPrChange>
        </w:rPr>
        <w:fldChar w:fldCharType="separate"/>
      </w:r>
      <w:ins w:id="4315" w:author="Marmol, Dominika Klaudia" w:date="2026-06-08T16:57:00Z">
        <w:r w:rsidR="00201CA3" w:rsidRPr="00201CA3">
          <w:rPr>
            <w:noProof/>
            <w:sz w:val="24"/>
            <w:szCs w:val="24"/>
            <w:rPrChange w:id="4316" w:author="Marmol, Dominika Klaudia" w:date="2026-06-08T16:57:00Z">
              <w:rPr>
                <w:noProof/>
              </w:rPr>
            </w:rPrChange>
          </w:rPr>
          <w:t>11</w:t>
        </w:r>
      </w:ins>
      <w:del w:id="4317" w:author="Marmol, Dominika Klaudia" w:date="2026-06-08T16:57:00Z">
        <w:r w:rsidRPr="00201CA3">
          <w:rPr>
            <w:noProof/>
            <w:sz w:val="24"/>
            <w:szCs w:val="24"/>
            <w:rPrChange w:id="4318" w:author="Marmol, Dominika Klaudia" w:date="2026-06-08T16:57:00Z">
              <w:rPr>
                <w:noProof/>
              </w:rPr>
            </w:rPrChange>
          </w:rPr>
          <w:delText>6</w:delText>
        </w:r>
      </w:del>
      <w:r w:rsidRPr="00201CA3">
        <w:rPr>
          <w:noProof/>
          <w:sz w:val="24"/>
          <w:szCs w:val="24"/>
          <w:rPrChange w:id="4319" w:author="Marmol, Dominika Klaudia" w:date="2026-06-08T16:57:00Z">
            <w:rPr>
              <w:noProof/>
            </w:rPr>
          </w:rPrChange>
        </w:rPr>
        <w:fldChar w:fldCharType="end"/>
      </w:r>
      <w:bookmarkEnd w:id="4308"/>
      <w:r w:rsidRPr="00201CA3">
        <w:rPr>
          <w:sz w:val="24"/>
          <w:szCs w:val="24"/>
          <w:rPrChange w:id="4320" w:author="Marmol, Dominika Klaudia" w:date="2026-06-08T16:57:00Z">
            <w:rPr/>
          </w:rPrChange>
        </w:rPr>
        <w:t>:</w:t>
      </w:r>
      <w:ins w:id="4321" w:author="Marmol, Dominika Klaudia" w:date="2026-06-08T11:43:00Z">
        <w:r w:rsidRPr="00201CA3">
          <w:rPr>
            <w:sz w:val="24"/>
            <w:szCs w:val="24"/>
            <w:rPrChange w:id="4322" w:author="Marmol, Dominika Klaudia" w:date="2026-06-08T16:57:00Z">
              <w:rPr/>
            </w:rPrChange>
          </w:rPr>
          <w:tab/>
          <w:t>Biomarker sample collection timepoints – Part A (Dose escalation)</w:t>
        </w:r>
        <w:bookmarkEnd w:id="4309"/>
        <w:bookmarkEnd w:id="4310"/>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287"/>
        <w:gridCol w:w="1413"/>
        <w:gridCol w:w="2666"/>
        <w:gridCol w:w="2247"/>
        <w:gridCol w:w="1498"/>
        <w:gridCol w:w="2167"/>
      </w:tblGrid>
      <w:tr w:rsidR="008F5115" w14:paraId="38338FB3" w14:textId="77777777" w:rsidTr="00F147E0">
        <w:trPr>
          <w:trHeight w:val="284"/>
          <w:tblHeader/>
          <w:jc w:val="center"/>
          <w:ins w:id="4323" w:author="Marmol, Dominika Klaudia" w:date="2026-06-08T11:43:00Z"/>
        </w:trPr>
        <w:tc>
          <w:tcPr>
            <w:tcW w:w="1238" w:type="pct"/>
            <w:shd w:val="clear" w:color="auto" w:fill="F2F2F2" w:themeFill="background1" w:themeFillShade="F2"/>
            <w:vAlign w:val="center"/>
          </w:tcPr>
          <w:p w14:paraId="3F6299A1" w14:textId="77777777" w:rsidR="00BD40B1" w:rsidRPr="00994C75" w:rsidRDefault="00BD40B1" w:rsidP="00F147E0">
            <w:pPr>
              <w:pStyle w:val="Table-1rowcenter"/>
              <w:rPr>
                <w:ins w:id="4324" w:author="Marmol, Dominika Klaudia" w:date="2026-06-08T11:43:00Z"/>
              </w:rPr>
            </w:pPr>
          </w:p>
        </w:tc>
        <w:tc>
          <w:tcPr>
            <w:tcW w:w="1536" w:type="pct"/>
            <w:gridSpan w:val="2"/>
            <w:shd w:val="clear" w:color="auto" w:fill="F2F2F2" w:themeFill="background1" w:themeFillShade="F2"/>
            <w:vAlign w:val="center"/>
          </w:tcPr>
          <w:p w14:paraId="44AC8882" w14:textId="77777777" w:rsidR="00BD40B1" w:rsidRPr="00994C75" w:rsidRDefault="00E27C57" w:rsidP="00F147E0">
            <w:pPr>
              <w:pStyle w:val="Table-1rowcenter"/>
              <w:rPr>
                <w:ins w:id="4325" w:author="Marmol, Dominika Klaudia" w:date="2026-06-08T11:43:00Z"/>
              </w:rPr>
            </w:pPr>
            <w:ins w:id="4326" w:author="Marmol, Dominika Klaudia" w:date="2026-06-08T11:43:00Z">
              <w:r w:rsidRPr="00994C75">
                <w:t>Timepoint</w:t>
              </w:r>
            </w:ins>
          </w:p>
        </w:tc>
        <w:tc>
          <w:tcPr>
            <w:tcW w:w="846" w:type="pct"/>
            <w:shd w:val="clear" w:color="auto" w:fill="F2F2F2" w:themeFill="background1" w:themeFillShade="F2"/>
            <w:vAlign w:val="center"/>
          </w:tcPr>
          <w:p w14:paraId="29FDC6F5" w14:textId="77777777" w:rsidR="00BD40B1" w:rsidRPr="00994C75" w:rsidRDefault="00E27C57" w:rsidP="00F147E0">
            <w:pPr>
              <w:pStyle w:val="Table-1rowcenter"/>
              <w:rPr>
                <w:ins w:id="4327" w:author="Marmol, Dominika Klaudia" w:date="2026-06-08T11:43:00Z"/>
              </w:rPr>
            </w:pPr>
            <w:ins w:id="4328" w:author="Marmol, Dominika Klaudia" w:date="2026-06-08T11:43:00Z">
              <w:r w:rsidRPr="00994C75">
                <w:t>Time window</w:t>
              </w:r>
            </w:ins>
          </w:p>
        </w:tc>
        <w:tc>
          <w:tcPr>
            <w:tcW w:w="564" w:type="pct"/>
            <w:shd w:val="clear" w:color="auto" w:fill="F2F2F2" w:themeFill="background1" w:themeFillShade="F2"/>
          </w:tcPr>
          <w:p w14:paraId="07C675C8" w14:textId="77777777" w:rsidR="00BD40B1" w:rsidRPr="00994C75" w:rsidRDefault="00E27C57" w:rsidP="00F147E0">
            <w:pPr>
              <w:pStyle w:val="Table-1rowcenter"/>
              <w:rPr>
                <w:ins w:id="4329" w:author="Marmol, Dominika Klaudia" w:date="2026-06-08T11:43:00Z"/>
              </w:rPr>
            </w:pPr>
            <w:ins w:id="4330" w:author="Marmol, Dominika Klaudia" w:date="2026-06-08T11:43:00Z">
              <w:r w:rsidRPr="00994C75">
                <w:t>TO </w:t>
              </w:r>
              <w:r w:rsidRPr="00994C75">
                <w:rPr>
                  <w:sz w:val="22"/>
                  <w:szCs w:val="22"/>
                  <w:vertAlign w:val="superscript"/>
                </w:rPr>
                <w:t>a</w:t>
              </w:r>
            </w:ins>
          </w:p>
        </w:tc>
        <w:tc>
          <w:tcPr>
            <w:tcW w:w="816" w:type="pct"/>
            <w:shd w:val="clear" w:color="auto" w:fill="F2F2F2" w:themeFill="background1" w:themeFillShade="F2"/>
            <w:vAlign w:val="center"/>
          </w:tcPr>
          <w:p w14:paraId="63A125CA" w14:textId="77777777" w:rsidR="00BD40B1" w:rsidRPr="00994C75" w:rsidRDefault="00E27C57" w:rsidP="00F147E0">
            <w:pPr>
              <w:pStyle w:val="Table-1rowcenter"/>
              <w:rPr>
                <w:ins w:id="4331" w:author="Marmol, Dominika Klaudia" w:date="2026-06-08T11:43:00Z"/>
              </w:rPr>
            </w:pPr>
            <w:ins w:id="4332" w:author="Marmol, Dominika Klaudia" w:date="2026-06-08T11:43:00Z">
              <w:r w:rsidRPr="00994C75">
                <w:t>Cytokines</w:t>
              </w:r>
            </w:ins>
          </w:p>
        </w:tc>
      </w:tr>
      <w:tr w:rsidR="008F5115" w14:paraId="0FBEDEA0" w14:textId="77777777" w:rsidTr="00F147E0">
        <w:trPr>
          <w:trHeight w:val="284"/>
          <w:jc w:val="center"/>
          <w:ins w:id="4333" w:author="Marmol, Dominika Klaudia" w:date="2026-06-08T11:43:00Z"/>
        </w:trPr>
        <w:tc>
          <w:tcPr>
            <w:tcW w:w="1238" w:type="pct"/>
            <w:vMerge w:val="restart"/>
            <w:vAlign w:val="center"/>
          </w:tcPr>
          <w:p w14:paraId="2D1C8D49" w14:textId="77777777" w:rsidR="00BD40B1" w:rsidRPr="00994C75" w:rsidRDefault="00E27C57" w:rsidP="00F147E0">
            <w:pPr>
              <w:pStyle w:val="Table-Text-Centered"/>
              <w:rPr>
                <w:ins w:id="4334" w:author="Marmol, Dominika Klaudia" w:date="2026-06-08T11:43:00Z"/>
              </w:rPr>
            </w:pPr>
            <w:ins w:id="4335" w:author="Marmol, Dominika Klaudia" w:date="2026-06-08T11:43:00Z">
              <w:r w:rsidRPr="00994C75">
                <w:t>Cycle 1</w:t>
              </w:r>
            </w:ins>
          </w:p>
        </w:tc>
        <w:tc>
          <w:tcPr>
            <w:tcW w:w="532" w:type="pct"/>
            <w:vAlign w:val="center"/>
          </w:tcPr>
          <w:p w14:paraId="3B64F965" w14:textId="77777777" w:rsidR="00BD40B1" w:rsidRPr="00994C75" w:rsidRDefault="00E27C57" w:rsidP="00F147E0">
            <w:pPr>
              <w:pStyle w:val="Table-Text-Centered"/>
              <w:rPr>
                <w:ins w:id="4336" w:author="Marmol, Dominika Klaudia" w:date="2026-06-08T11:43:00Z"/>
              </w:rPr>
            </w:pPr>
            <w:ins w:id="4337" w:author="Marmol, Dominika Klaudia" w:date="2026-06-08T11:43:00Z">
              <w:r w:rsidRPr="00994C75">
                <w:t>C1D1</w:t>
              </w:r>
            </w:ins>
          </w:p>
        </w:tc>
        <w:tc>
          <w:tcPr>
            <w:tcW w:w="1004" w:type="pct"/>
            <w:vAlign w:val="center"/>
          </w:tcPr>
          <w:p w14:paraId="2BC0634C" w14:textId="77777777" w:rsidR="00BD40B1" w:rsidRPr="00994C75" w:rsidRDefault="00E27C57" w:rsidP="00F147E0">
            <w:pPr>
              <w:pStyle w:val="Table-Text-Centered"/>
              <w:rPr>
                <w:ins w:id="4338" w:author="Marmol, Dominika Klaudia" w:date="2026-06-08T11:43:00Z"/>
              </w:rPr>
            </w:pPr>
            <w:ins w:id="4339" w:author="Marmol, Dominika Klaudia" w:date="2026-06-08T11:43:00Z">
              <w:r w:rsidRPr="00994C75">
                <w:t>Pre-dose</w:t>
              </w:r>
            </w:ins>
          </w:p>
        </w:tc>
        <w:tc>
          <w:tcPr>
            <w:tcW w:w="846" w:type="pct"/>
            <w:vAlign w:val="center"/>
          </w:tcPr>
          <w:p w14:paraId="0EAE18A7" w14:textId="77777777" w:rsidR="00BD40B1" w:rsidRPr="00994C75" w:rsidRDefault="00E27C57" w:rsidP="00F147E0">
            <w:pPr>
              <w:pStyle w:val="Table-Text-Centered"/>
              <w:rPr>
                <w:ins w:id="4340" w:author="Marmol, Dominika Klaudia" w:date="2026-06-08T11:43:00Z"/>
              </w:rPr>
            </w:pPr>
            <w:ins w:id="4341" w:author="Marmol, Dominika Klaudia" w:date="2026-06-08T11:43:00Z">
              <w:r w:rsidRPr="00994C75">
                <w:t>-120 min</w:t>
              </w:r>
            </w:ins>
          </w:p>
        </w:tc>
        <w:tc>
          <w:tcPr>
            <w:tcW w:w="564" w:type="pct"/>
          </w:tcPr>
          <w:p w14:paraId="47F4816E" w14:textId="77777777" w:rsidR="00BD40B1" w:rsidRPr="00994C75" w:rsidRDefault="00E27C57" w:rsidP="00F147E0">
            <w:pPr>
              <w:pStyle w:val="Table-Text-Centered"/>
              <w:rPr>
                <w:ins w:id="4342" w:author="Marmol, Dominika Klaudia" w:date="2026-06-08T11:43:00Z"/>
              </w:rPr>
            </w:pPr>
            <w:ins w:id="4343" w:author="Marmol, Dominika Klaudia" w:date="2026-06-08T11:43:00Z">
              <w:r w:rsidRPr="00994C75">
                <w:t>X</w:t>
              </w:r>
            </w:ins>
          </w:p>
        </w:tc>
        <w:tc>
          <w:tcPr>
            <w:tcW w:w="816" w:type="pct"/>
            <w:vAlign w:val="center"/>
          </w:tcPr>
          <w:p w14:paraId="0A162CBC" w14:textId="77777777" w:rsidR="00BD40B1" w:rsidRPr="00994C75" w:rsidRDefault="00E27C57" w:rsidP="00F147E0">
            <w:pPr>
              <w:pStyle w:val="Table-Text-Centered"/>
              <w:rPr>
                <w:ins w:id="4344" w:author="Marmol, Dominika Klaudia" w:date="2026-06-08T11:43:00Z"/>
              </w:rPr>
            </w:pPr>
            <w:ins w:id="4345" w:author="Marmol, Dominika Klaudia" w:date="2026-06-08T11:43:00Z">
              <w:r w:rsidRPr="00994C75">
                <w:t>X</w:t>
              </w:r>
            </w:ins>
          </w:p>
        </w:tc>
      </w:tr>
      <w:tr w:rsidR="008F5115" w14:paraId="47BDF9BA" w14:textId="77777777" w:rsidTr="00F147E0">
        <w:trPr>
          <w:trHeight w:val="284"/>
          <w:jc w:val="center"/>
          <w:ins w:id="4346" w:author="Marmol, Dominika Klaudia" w:date="2026-06-08T11:43:00Z"/>
        </w:trPr>
        <w:tc>
          <w:tcPr>
            <w:tcW w:w="1238" w:type="pct"/>
            <w:vMerge/>
            <w:vAlign w:val="center"/>
          </w:tcPr>
          <w:p w14:paraId="286F47B0" w14:textId="77777777" w:rsidR="00BD40B1" w:rsidRPr="00994C75" w:rsidRDefault="00BD40B1" w:rsidP="00F147E0">
            <w:pPr>
              <w:pStyle w:val="Table-Text-Centered"/>
              <w:rPr>
                <w:ins w:id="4347" w:author="Marmol, Dominika Klaudia" w:date="2026-06-08T11:43:00Z"/>
              </w:rPr>
            </w:pPr>
          </w:p>
        </w:tc>
        <w:tc>
          <w:tcPr>
            <w:tcW w:w="532" w:type="pct"/>
            <w:vAlign w:val="center"/>
          </w:tcPr>
          <w:p w14:paraId="501E012E" w14:textId="77777777" w:rsidR="00BD40B1" w:rsidRPr="00994C75" w:rsidRDefault="00E27C57" w:rsidP="00F147E0">
            <w:pPr>
              <w:pStyle w:val="Table-Text-Centered"/>
              <w:rPr>
                <w:ins w:id="4348" w:author="Marmol, Dominika Klaudia" w:date="2026-06-08T11:43:00Z"/>
              </w:rPr>
            </w:pPr>
            <w:ins w:id="4349" w:author="Marmol, Dominika Klaudia" w:date="2026-06-08T11:43:00Z">
              <w:r w:rsidRPr="00994C75">
                <w:t>C1D1</w:t>
              </w:r>
            </w:ins>
          </w:p>
        </w:tc>
        <w:tc>
          <w:tcPr>
            <w:tcW w:w="1004" w:type="pct"/>
            <w:vAlign w:val="center"/>
          </w:tcPr>
          <w:p w14:paraId="2A201E2D" w14:textId="77777777" w:rsidR="00BD40B1" w:rsidRPr="00994C75" w:rsidRDefault="00E27C57" w:rsidP="00F147E0">
            <w:pPr>
              <w:pStyle w:val="Table-Text-Centered"/>
              <w:rPr>
                <w:ins w:id="4350" w:author="Marmol, Dominika Klaudia" w:date="2026-06-08T11:43:00Z"/>
              </w:rPr>
            </w:pPr>
            <w:ins w:id="4351" w:author="Marmol, Dominika Klaudia" w:date="2026-06-08T11:43:00Z">
              <w:r w:rsidRPr="00994C75">
                <w:t>End of infusion</w:t>
              </w:r>
            </w:ins>
          </w:p>
        </w:tc>
        <w:tc>
          <w:tcPr>
            <w:tcW w:w="846" w:type="pct"/>
            <w:vAlign w:val="center"/>
          </w:tcPr>
          <w:p w14:paraId="2D325D5F" w14:textId="77777777" w:rsidR="00BD40B1" w:rsidRPr="00994C75" w:rsidRDefault="00E27C57" w:rsidP="00F147E0">
            <w:pPr>
              <w:pStyle w:val="Table-Text-Centered"/>
              <w:rPr>
                <w:ins w:id="4352" w:author="Marmol, Dominika Klaudia" w:date="2026-06-08T11:43:00Z"/>
              </w:rPr>
            </w:pPr>
            <w:ins w:id="4353" w:author="Marmol, Dominika Klaudia" w:date="2026-06-08T11:43:00Z">
              <w:r w:rsidRPr="00994C75">
                <w:t>+15 min</w:t>
              </w:r>
            </w:ins>
          </w:p>
        </w:tc>
        <w:tc>
          <w:tcPr>
            <w:tcW w:w="564" w:type="pct"/>
          </w:tcPr>
          <w:p w14:paraId="0034C1C2" w14:textId="77777777" w:rsidR="00BD40B1" w:rsidRPr="00994C75" w:rsidRDefault="00E27C57" w:rsidP="00F147E0">
            <w:pPr>
              <w:pStyle w:val="Table-Text-Centered"/>
              <w:rPr>
                <w:ins w:id="4354" w:author="Marmol, Dominika Klaudia" w:date="2026-06-08T11:43:00Z"/>
              </w:rPr>
            </w:pPr>
            <w:ins w:id="4355" w:author="Marmol, Dominika Klaudia" w:date="2026-06-08T11:43:00Z">
              <w:r w:rsidRPr="00994C75">
                <w:t>X</w:t>
              </w:r>
            </w:ins>
          </w:p>
        </w:tc>
        <w:tc>
          <w:tcPr>
            <w:tcW w:w="816" w:type="pct"/>
            <w:vAlign w:val="center"/>
          </w:tcPr>
          <w:p w14:paraId="02F9E474" w14:textId="77777777" w:rsidR="00BD40B1" w:rsidRPr="00994C75" w:rsidRDefault="00BD40B1" w:rsidP="00F147E0">
            <w:pPr>
              <w:pStyle w:val="Table-Text-Centered"/>
              <w:rPr>
                <w:ins w:id="4356" w:author="Marmol, Dominika Klaudia" w:date="2026-06-08T11:43:00Z"/>
              </w:rPr>
            </w:pPr>
          </w:p>
        </w:tc>
      </w:tr>
      <w:tr w:rsidR="008F5115" w14:paraId="1F71ADFF" w14:textId="77777777" w:rsidTr="00F147E0">
        <w:trPr>
          <w:trHeight w:val="284"/>
          <w:jc w:val="center"/>
          <w:ins w:id="4357" w:author="Marmol, Dominika Klaudia" w:date="2026-06-08T11:43:00Z"/>
        </w:trPr>
        <w:tc>
          <w:tcPr>
            <w:tcW w:w="1238" w:type="pct"/>
            <w:vMerge/>
            <w:vAlign w:val="center"/>
          </w:tcPr>
          <w:p w14:paraId="5E2236A3" w14:textId="77777777" w:rsidR="00BD40B1" w:rsidRPr="00994C75" w:rsidRDefault="00BD40B1" w:rsidP="00F147E0">
            <w:pPr>
              <w:pStyle w:val="Table-Text-Centered"/>
              <w:rPr>
                <w:ins w:id="4358" w:author="Marmol, Dominika Klaudia" w:date="2026-06-08T11:43:00Z"/>
              </w:rPr>
            </w:pPr>
          </w:p>
        </w:tc>
        <w:tc>
          <w:tcPr>
            <w:tcW w:w="532" w:type="pct"/>
            <w:vAlign w:val="center"/>
          </w:tcPr>
          <w:p w14:paraId="61970293" w14:textId="77777777" w:rsidR="00BD40B1" w:rsidRPr="00994C75" w:rsidRDefault="00E27C57" w:rsidP="00F147E0">
            <w:pPr>
              <w:pStyle w:val="Table-Text-Centered"/>
              <w:rPr>
                <w:ins w:id="4359" w:author="Marmol, Dominika Klaudia" w:date="2026-06-08T11:43:00Z"/>
              </w:rPr>
            </w:pPr>
            <w:ins w:id="4360" w:author="Marmol, Dominika Klaudia" w:date="2026-06-08T11:43:00Z">
              <w:r w:rsidRPr="00994C75">
                <w:t>C1D1</w:t>
              </w:r>
            </w:ins>
          </w:p>
        </w:tc>
        <w:tc>
          <w:tcPr>
            <w:tcW w:w="1004" w:type="pct"/>
            <w:vAlign w:val="center"/>
          </w:tcPr>
          <w:p w14:paraId="794AA8CD" w14:textId="77777777" w:rsidR="00BD40B1" w:rsidRPr="00994C75" w:rsidRDefault="00E27C57" w:rsidP="00F147E0">
            <w:pPr>
              <w:pStyle w:val="Table-Text-Centered"/>
              <w:rPr>
                <w:ins w:id="4361" w:author="Marmol, Dominika Klaudia" w:date="2026-06-08T11:43:00Z"/>
              </w:rPr>
            </w:pPr>
            <w:ins w:id="4362" w:author="Marmol, Dominika Klaudia" w:date="2026-06-08T11:43:00Z">
              <w:r w:rsidRPr="00994C75">
                <w:t>2 h post-dose</w:t>
              </w:r>
            </w:ins>
          </w:p>
        </w:tc>
        <w:tc>
          <w:tcPr>
            <w:tcW w:w="846" w:type="pct"/>
            <w:vAlign w:val="center"/>
          </w:tcPr>
          <w:p w14:paraId="403AB3CA" w14:textId="77777777" w:rsidR="00BD40B1" w:rsidRPr="00994C75" w:rsidRDefault="00E27C57" w:rsidP="00F147E0">
            <w:pPr>
              <w:pStyle w:val="Table-Text-Centered"/>
              <w:rPr>
                <w:ins w:id="4363" w:author="Marmol, Dominika Klaudia" w:date="2026-06-08T11:43:00Z"/>
              </w:rPr>
            </w:pPr>
            <w:ins w:id="4364" w:author="Marmol, Dominika Klaudia" w:date="2026-06-08T11:43:00Z">
              <w:r w:rsidRPr="00994C75">
                <w:t>±15 min</w:t>
              </w:r>
            </w:ins>
          </w:p>
        </w:tc>
        <w:tc>
          <w:tcPr>
            <w:tcW w:w="564" w:type="pct"/>
          </w:tcPr>
          <w:p w14:paraId="271014D7" w14:textId="77777777" w:rsidR="00BD40B1" w:rsidRPr="00994C75" w:rsidRDefault="00BD40B1" w:rsidP="00F147E0">
            <w:pPr>
              <w:pStyle w:val="Table-Text-Centered"/>
              <w:rPr>
                <w:ins w:id="4365" w:author="Marmol, Dominika Klaudia" w:date="2026-06-08T11:43:00Z"/>
              </w:rPr>
            </w:pPr>
          </w:p>
        </w:tc>
        <w:tc>
          <w:tcPr>
            <w:tcW w:w="816" w:type="pct"/>
            <w:vAlign w:val="center"/>
          </w:tcPr>
          <w:p w14:paraId="2EFC4862" w14:textId="77777777" w:rsidR="00BD40B1" w:rsidRPr="00994C75" w:rsidRDefault="00BD40B1" w:rsidP="00F147E0">
            <w:pPr>
              <w:pStyle w:val="Table-Text-Centered"/>
              <w:rPr>
                <w:ins w:id="4366" w:author="Marmol, Dominika Klaudia" w:date="2026-06-08T11:43:00Z"/>
              </w:rPr>
            </w:pPr>
          </w:p>
        </w:tc>
      </w:tr>
      <w:tr w:rsidR="008F5115" w14:paraId="58B48836" w14:textId="77777777" w:rsidTr="00F147E0">
        <w:trPr>
          <w:trHeight w:val="284"/>
          <w:jc w:val="center"/>
          <w:ins w:id="4367" w:author="Marmol, Dominika Klaudia" w:date="2026-06-08T11:43:00Z"/>
        </w:trPr>
        <w:tc>
          <w:tcPr>
            <w:tcW w:w="1238" w:type="pct"/>
            <w:vMerge/>
            <w:vAlign w:val="center"/>
          </w:tcPr>
          <w:p w14:paraId="672CD3AB" w14:textId="77777777" w:rsidR="00BD40B1" w:rsidRPr="00994C75" w:rsidRDefault="00BD40B1" w:rsidP="00F147E0">
            <w:pPr>
              <w:pStyle w:val="Table-Text-Centered"/>
              <w:rPr>
                <w:ins w:id="4368" w:author="Marmol, Dominika Klaudia" w:date="2026-06-08T11:43:00Z"/>
              </w:rPr>
            </w:pPr>
          </w:p>
        </w:tc>
        <w:tc>
          <w:tcPr>
            <w:tcW w:w="532" w:type="pct"/>
            <w:vAlign w:val="center"/>
          </w:tcPr>
          <w:p w14:paraId="3DC144A0" w14:textId="77777777" w:rsidR="00BD40B1" w:rsidRPr="00994C75" w:rsidRDefault="00E27C57" w:rsidP="00F147E0">
            <w:pPr>
              <w:pStyle w:val="Table-Text-Centered"/>
              <w:rPr>
                <w:ins w:id="4369" w:author="Marmol, Dominika Klaudia" w:date="2026-06-08T11:43:00Z"/>
              </w:rPr>
            </w:pPr>
            <w:ins w:id="4370" w:author="Marmol, Dominika Klaudia" w:date="2026-06-08T11:43:00Z">
              <w:r w:rsidRPr="00994C75">
                <w:t>C1D1</w:t>
              </w:r>
            </w:ins>
          </w:p>
        </w:tc>
        <w:tc>
          <w:tcPr>
            <w:tcW w:w="1004" w:type="pct"/>
            <w:vAlign w:val="center"/>
          </w:tcPr>
          <w:p w14:paraId="3A72917B" w14:textId="77777777" w:rsidR="00BD40B1" w:rsidRPr="00994C75" w:rsidRDefault="00E27C57" w:rsidP="00F147E0">
            <w:pPr>
              <w:pStyle w:val="Table-Text-Centered"/>
              <w:rPr>
                <w:ins w:id="4371" w:author="Marmol, Dominika Klaudia" w:date="2026-06-08T11:43:00Z"/>
              </w:rPr>
            </w:pPr>
            <w:ins w:id="4372" w:author="Marmol, Dominika Klaudia" w:date="2026-06-08T11:43:00Z">
              <w:r w:rsidRPr="00994C75">
                <w:t>4 h post-dose</w:t>
              </w:r>
            </w:ins>
          </w:p>
        </w:tc>
        <w:tc>
          <w:tcPr>
            <w:tcW w:w="846" w:type="pct"/>
            <w:vAlign w:val="center"/>
          </w:tcPr>
          <w:p w14:paraId="5843EFFA" w14:textId="77777777" w:rsidR="00BD40B1" w:rsidRPr="00994C75" w:rsidRDefault="00E27C57" w:rsidP="00F147E0">
            <w:pPr>
              <w:pStyle w:val="Table-Text-Centered"/>
              <w:rPr>
                <w:ins w:id="4373" w:author="Marmol, Dominika Klaudia" w:date="2026-06-08T11:43:00Z"/>
              </w:rPr>
            </w:pPr>
            <w:ins w:id="4374" w:author="Marmol, Dominika Klaudia" w:date="2026-06-08T11:43:00Z">
              <w:r w:rsidRPr="00994C75">
                <w:t>±30 min</w:t>
              </w:r>
            </w:ins>
          </w:p>
        </w:tc>
        <w:tc>
          <w:tcPr>
            <w:tcW w:w="564" w:type="pct"/>
          </w:tcPr>
          <w:p w14:paraId="415A30EC" w14:textId="77777777" w:rsidR="00BD40B1" w:rsidRPr="00994C75" w:rsidRDefault="00BD40B1" w:rsidP="00F147E0">
            <w:pPr>
              <w:pStyle w:val="Table-Text-Centered"/>
              <w:rPr>
                <w:ins w:id="4375" w:author="Marmol, Dominika Klaudia" w:date="2026-06-08T11:43:00Z"/>
              </w:rPr>
            </w:pPr>
          </w:p>
        </w:tc>
        <w:tc>
          <w:tcPr>
            <w:tcW w:w="816" w:type="pct"/>
            <w:vAlign w:val="center"/>
          </w:tcPr>
          <w:p w14:paraId="3C13A52D" w14:textId="77777777" w:rsidR="00BD40B1" w:rsidRPr="00994C75" w:rsidRDefault="00E27C57" w:rsidP="00F147E0">
            <w:pPr>
              <w:pStyle w:val="Table-Text-Centered"/>
              <w:rPr>
                <w:ins w:id="4376" w:author="Marmol, Dominika Klaudia" w:date="2026-06-08T11:43:00Z"/>
              </w:rPr>
            </w:pPr>
            <w:ins w:id="4377" w:author="Marmol, Dominika Klaudia" w:date="2026-06-08T11:43:00Z">
              <w:r w:rsidRPr="00994C75">
                <w:t>X</w:t>
              </w:r>
            </w:ins>
          </w:p>
        </w:tc>
      </w:tr>
      <w:tr w:rsidR="008F5115" w14:paraId="5295C68C" w14:textId="77777777" w:rsidTr="00F147E0">
        <w:trPr>
          <w:trHeight w:val="284"/>
          <w:jc w:val="center"/>
          <w:ins w:id="4378" w:author="Marmol, Dominika Klaudia" w:date="2026-06-08T11:43:00Z"/>
        </w:trPr>
        <w:tc>
          <w:tcPr>
            <w:tcW w:w="1238" w:type="pct"/>
            <w:vMerge/>
            <w:vAlign w:val="center"/>
          </w:tcPr>
          <w:p w14:paraId="20DA69CB" w14:textId="77777777" w:rsidR="00BD40B1" w:rsidRPr="00994C75" w:rsidRDefault="00BD40B1" w:rsidP="00F147E0">
            <w:pPr>
              <w:pStyle w:val="Table-Text-Centered"/>
              <w:rPr>
                <w:ins w:id="4379" w:author="Marmol, Dominika Klaudia" w:date="2026-06-08T11:43:00Z"/>
              </w:rPr>
            </w:pPr>
          </w:p>
        </w:tc>
        <w:tc>
          <w:tcPr>
            <w:tcW w:w="532" w:type="pct"/>
            <w:vAlign w:val="center"/>
          </w:tcPr>
          <w:p w14:paraId="761952FB" w14:textId="77777777" w:rsidR="00BD40B1" w:rsidRPr="00994C75" w:rsidRDefault="00E27C57" w:rsidP="00F147E0">
            <w:pPr>
              <w:pStyle w:val="Table-Text-Centered"/>
              <w:rPr>
                <w:ins w:id="4380" w:author="Marmol, Dominika Klaudia" w:date="2026-06-08T11:43:00Z"/>
              </w:rPr>
            </w:pPr>
            <w:ins w:id="4381" w:author="Marmol, Dominika Klaudia" w:date="2026-06-08T11:43:00Z">
              <w:r w:rsidRPr="00994C75">
                <w:t>C1D4</w:t>
              </w:r>
            </w:ins>
          </w:p>
        </w:tc>
        <w:tc>
          <w:tcPr>
            <w:tcW w:w="1004" w:type="pct"/>
            <w:vAlign w:val="center"/>
          </w:tcPr>
          <w:p w14:paraId="449156E7" w14:textId="77777777" w:rsidR="00BD40B1" w:rsidRPr="00994C75" w:rsidRDefault="00E27C57" w:rsidP="00F147E0">
            <w:pPr>
              <w:pStyle w:val="Table-Text-Centered"/>
              <w:rPr>
                <w:ins w:id="4382" w:author="Marmol, Dominika Klaudia" w:date="2026-06-08T11:43:00Z"/>
              </w:rPr>
            </w:pPr>
            <w:ins w:id="4383" w:author="Marmol, Dominika Klaudia" w:date="2026-06-08T11:43:00Z">
              <w:r w:rsidRPr="00994C75">
                <w:t>72 h post-dose</w:t>
              </w:r>
            </w:ins>
          </w:p>
        </w:tc>
        <w:tc>
          <w:tcPr>
            <w:tcW w:w="846" w:type="pct"/>
            <w:vAlign w:val="center"/>
          </w:tcPr>
          <w:p w14:paraId="16BFAF2B" w14:textId="77777777" w:rsidR="00BD40B1" w:rsidRPr="00994C75" w:rsidRDefault="00E27C57" w:rsidP="00F147E0">
            <w:pPr>
              <w:pStyle w:val="Table-Text-Centered"/>
              <w:rPr>
                <w:ins w:id="4384" w:author="Marmol, Dominika Klaudia" w:date="2026-06-08T11:43:00Z"/>
                <w:rFonts w:eastAsia="SimSun"/>
              </w:rPr>
            </w:pPr>
            <w:ins w:id="4385" w:author="Marmol, Dominika Klaudia" w:date="2026-06-08T11:43:00Z">
              <w:r w:rsidRPr="00994C75">
                <w:t>±1 day</w:t>
              </w:r>
            </w:ins>
          </w:p>
        </w:tc>
        <w:tc>
          <w:tcPr>
            <w:tcW w:w="564" w:type="pct"/>
          </w:tcPr>
          <w:p w14:paraId="52AFB087" w14:textId="77777777" w:rsidR="00BD40B1" w:rsidRPr="00994C75" w:rsidRDefault="00E27C57" w:rsidP="00F147E0">
            <w:pPr>
              <w:pStyle w:val="Table-Text-Centered"/>
              <w:rPr>
                <w:ins w:id="4386" w:author="Marmol, Dominika Klaudia" w:date="2026-06-08T11:43:00Z"/>
                <w:rFonts w:eastAsia="SimSun"/>
              </w:rPr>
            </w:pPr>
            <w:ins w:id="4387" w:author="Marmol, Dominika Klaudia" w:date="2026-06-08T11:43:00Z">
              <w:r w:rsidRPr="00994C75">
                <w:rPr>
                  <w:rFonts w:eastAsia="SimSun"/>
                </w:rPr>
                <w:t>X</w:t>
              </w:r>
            </w:ins>
          </w:p>
        </w:tc>
        <w:tc>
          <w:tcPr>
            <w:tcW w:w="816" w:type="pct"/>
            <w:vAlign w:val="center"/>
          </w:tcPr>
          <w:p w14:paraId="391415D1" w14:textId="77777777" w:rsidR="00BD40B1" w:rsidRPr="00994C75" w:rsidRDefault="00E27C57" w:rsidP="00F147E0">
            <w:pPr>
              <w:pStyle w:val="Table-Text-Centered"/>
              <w:rPr>
                <w:ins w:id="4388" w:author="Marmol, Dominika Klaudia" w:date="2026-06-08T11:43:00Z"/>
              </w:rPr>
            </w:pPr>
            <w:ins w:id="4389" w:author="Marmol, Dominika Klaudia" w:date="2026-06-08T11:43:00Z">
              <w:r w:rsidRPr="00994C75">
                <w:rPr>
                  <w:rFonts w:eastAsia="SimSun"/>
                </w:rPr>
                <w:t>X</w:t>
              </w:r>
            </w:ins>
          </w:p>
        </w:tc>
      </w:tr>
      <w:tr w:rsidR="008F5115" w14:paraId="4A5564DE" w14:textId="77777777" w:rsidTr="00F147E0">
        <w:trPr>
          <w:trHeight w:val="284"/>
          <w:jc w:val="center"/>
          <w:ins w:id="4390" w:author="Marmol, Dominika Klaudia" w:date="2026-06-08T11:43:00Z"/>
        </w:trPr>
        <w:tc>
          <w:tcPr>
            <w:tcW w:w="1238" w:type="pct"/>
            <w:vMerge/>
            <w:vAlign w:val="center"/>
          </w:tcPr>
          <w:p w14:paraId="56EEB79C" w14:textId="77777777" w:rsidR="00BD40B1" w:rsidRPr="00994C75" w:rsidRDefault="00BD40B1" w:rsidP="00F147E0">
            <w:pPr>
              <w:pStyle w:val="Table-Text-Centered"/>
              <w:rPr>
                <w:ins w:id="4391" w:author="Marmol, Dominika Klaudia" w:date="2026-06-08T11:43:00Z"/>
              </w:rPr>
            </w:pPr>
          </w:p>
        </w:tc>
        <w:tc>
          <w:tcPr>
            <w:tcW w:w="532" w:type="pct"/>
            <w:vAlign w:val="center"/>
          </w:tcPr>
          <w:p w14:paraId="1F06B1D7" w14:textId="77777777" w:rsidR="00BD40B1" w:rsidRPr="00994C75" w:rsidRDefault="00E27C57" w:rsidP="00F147E0">
            <w:pPr>
              <w:pStyle w:val="Table-Text-Centered"/>
              <w:rPr>
                <w:ins w:id="4392" w:author="Marmol, Dominika Klaudia" w:date="2026-06-08T11:43:00Z"/>
              </w:rPr>
            </w:pPr>
            <w:ins w:id="4393" w:author="Marmol, Dominika Klaudia" w:date="2026-06-08T11:43:00Z">
              <w:r w:rsidRPr="00994C75">
                <w:t>C1D8</w:t>
              </w:r>
            </w:ins>
          </w:p>
        </w:tc>
        <w:tc>
          <w:tcPr>
            <w:tcW w:w="1004" w:type="pct"/>
            <w:vAlign w:val="center"/>
          </w:tcPr>
          <w:p w14:paraId="5EE15A99" w14:textId="77777777" w:rsidR="00BD40B1" w:rsidRPr="00994C75" w:rsidRDefault="00E27C57" w:rsidP="00F147E0">
            <w:pPr>
              <w:pStyle w:val="Table-Text-Centered"/>
              <w:rPr>
                <w:ins w:id="4394" w:author="Marmol, Dominika Klaudia" w:date="2026-06-08T11:43:00Z"/>
              </w:rPr>
            </w:pPr>
            <w:ins w:id="4395" w:author="Marmol, Dominika Klaudia" w:date="2026-06-08T11:43:00Z">
              <w:r w:rsidRPr="00994C75">
                <w:t>168 h post-dose</w:t>
              </w:r>
            </w:ins>
          </w:p>
        </w:tc>
        <w:tc>
          <w:tcPr>
            <w:tcW w:w="846" w:type="pct"/>
            <w:vAlign w:val="center"/>
          </w:tcPr>
          <w:p w14:paraId="065D8317" w14:textId="77777777" w:rsidR="00BD40B1" w:rsidRPr="00994C75" w:rsidRDefault="00E27C57" w:rsidP="00F147E0">
            <w:pPr>
              <w:pStyle w:val="Table-Text-Centered"/>
              <w:rPr>
                <w:ins w:id="4396" w:author="Marmol, Dominika Klaudia" w:date="2026-06-08T11:43:00Z"/>
              </w:rPr>
            </w:pPr>
            <w:ins w:id="4397" w:author="Marmol, Dominika Klaudia" w:date="2026-06-08T11:43:00Z">
              <w:r w:rsidRPr="00994C75">
                <w:t>±1 day</w:t>
              </w:r>
            </w:ins>
          </w:p>
        </w:tc>
        <w:tc>
          <w:tcPr>
            <w:tcW w:w="564" w:type="pct"/>
          </w:tcPr>
          <w:p w14:paraId="4C7AC539" w14:textId="77777777" w:rsidR="00BD40B1" w:rsidRPr="00994C75" w:rsidRDefault="00BD40B1" w:rsidP="00F147E0">
            <w:pPr>
              <w:pStyle w:val="Table-Text-Centered"/>
              <w:rPr>
                <w:ins w:id="4398" w:author="Marmol, Dominika Klaudia" w:date="2026-06-08T11:43:00Z"/>
                <w:rFonts w:eastAsia="SimSun"/>
              </w:rPr>
            </w:pPr>
          </w:p>
        </w:tc>
        <w:tc>
          <w:tcPr>
            <w:tcW w:w="816" w:type="pct"/>
            <w:vAlign w:val="center"/>
          </w:tcPr>
          <w:p w14:paraId="1CECFA92" w14:textId="77777777" w:rsidR="00BD40B1" w:rsidRPr="00994C75" w:rsidRDefault="00BD40B1" w:rsidP="00F147E0">
            <w:pPr>
              <w:pStyle w:val="Table-Text-Centered"/>
              <w:rPr>
                <w:ins w:id="4399" w:author="Marmol, Dominika Klaudia" w:date="2026-06-08T11:43:00Z"/>
              </w:rPr>
            </w:pPr>
          </w:p>
        </w:tc>
      </w:tr>
      <w:tr w:rsidR="008F5115" w14:paraId="403B75ED" w14:textId="77777777" w:rsidTr="00F147E0">
        <w:trPr>
          <w:trHeight w:val="284"/>
          <w:jc w:val="center"/>
          <w:ins w:id="4400" w:author="Marmol, Dominika Klaudia" w:date="2026-06-08T11:43:00Z"/>
        </w:trPr>
        <w:tc>
          <w:tcPr>
            <w:tcW w:w="1238" w:type="pct"/>
            <w:vMerge w:val="restart"/>
            <w:vAlign w:val="center"/>
          </w:tcPr>
          <w:p w14:paraId="490B6A78" w14:textId="77777777" w:rsidR="00BD40B1" w:rsidRPr="00994C75" w:rsidRDefault="00E27C57" w:rsidP="00F147E0">
            <w:pPr>
              <w:pStyle w:val="Table-Text-Centered"/>
              <w:rPr>
                <w:ins w:id="4401" w:author="Marmol, Dominika Klaudia" w:date="2026-06-08T11:43:00Z"/>
              </w:rPr>
            </w:pPr>
            <w:ins w:id="4402" w:author="Marmol, Dominika Klaudia" w:date="2026-06-08T11:43:00Z">
              <w:r w:rsidRPr="00994C75">
                <w:t>Cycle 2</w:t>
              </w:r>
            </w:ins>
          </w:p>
        </w:tc>
        <w:tc>
          <w:tcPr>
            <w:tcW w:w="532" w:type="pct"/>
            <w:vAlign w:val="center"/>
          </w:tcPr>
          <w:p w14:paraId="560064EB" w14:textId="77777777" w:rsidR="00BD40B1" w:rsidRPr="00994C75" w:rsidRDefault="00E27C57" w:rsidP="00F147E0">
            <w:pPr>
              <w:pStyle w:val="Table-Text-Centered"/>
              <w:rPr>
                <w:ins w:id="4403" w:author="Marmol, Dominika Klaudia" w:date="2026-06-08T11:43:00Z"/>
              </w:rPr>
            </w:pPr>
            <w:ins w:id="4404" w:author="Marmol, Dominika Klaudia" w:date="2026-06-08T11:43:00Z">
              <w:r w:rsidRPr="00994C75">
                <w:t>C2D1</w:t>
              </w:r>
            </w:ins>
          </w:p>
        </w:tc>
        <w:tc>
          <w:tcPr>
            <w:tcW w:w="1004" w:type="pct"/>
            <w:vAlign w:val="center"/>
          </w:tcPr>
          <w:p w14:paraId="682C77B7" w14:textId="77777777" w:rsidR="00BD40B1" w:rsidRPr="00994C75" w:rsidRDefault="00E27C57" w:rsidP="00F147E0">
            <w:pPr>
              <w:pStyle w:val="Table-Text-Centered"/>
              <w:rPr>
                <w:ins w:id="4405" w:author="Marmol, Dominika Klaudia" w:date="2026-06-08T11:43:00Z"/>
              </w:rPr>
            </w:pPr>
            <w:ins w:id="4406" w:author="Marmol, Dominika Klaudia" w:date="2026-06-08T11:43:00Z">
              <w:r w:rsidRPr="00994C75">
                <w:t>Pre-dose</w:t>
              </w:r>
            </w:ins>
          </w:p>
        </w:tc>
        <w:tc>
          <w:tcPr>
            <w:tcW w:w="846" w:type="pct"/>
            <w:vAlign w:val="center"/>
          </w:tcPr>
          <w:p w14:paraId="0CF99A59" w14:textId="77777777" w:rsidR="00BD40B1" w:rsidRPr="00994C75" w:rsidRDefault="00E27C57" w:rsidP="00F147E0">
            <w:pPr>
              <w:pStyle w:val="Table-Text-Centered"/>
              <w:rPr>
                <w:ins w:id="4407" w:author="Marmol, Dominika Klaudia" w:date="2026-06-08T11:43:00Z"/>
              </w:rPr>
            </w:pPr>
            <w:ins w:id="4408" w:author="Marmol, Dominika Klaudia" w:date="2026-06-08T11:43:00Z">
              <w:r w:rsidRPr="00994C75">
                <w:t>-120 min</w:t>
              </w:r>
            </w:ins>
          </w:p>
        </w:tc>
        <w:tc>
          <w:tcPr>
            <w:tcW w:w="564" w:type="pct"/>
          </w:tcPr>
          <w:p w14:paraId="5EA30D44" w14:textId="77777777" w:rsidR="00BD40B1" w:rsidRPr="00994C75" w:rsidRDefault="00E27C57" w:rsidP="00F147E0">
            <w:pPr>
              <w:pStyle w:val="Table-Text-Centered"/>
              <w:rPr>
                <w:ins w:id="4409" w:author="Marmol, Dominika Klaudia" w:date="2026-06-08T11:43:00Z"/>
              </w:rPr>
            </w:pPr>
            <w:ins w:id="4410" w:author="Marmol, Dominika Klaudia" w:date="2026-06-08T11:43:00Z">
              <w:r w:rsidRPr="00994C75">
                <w:t>X</w:t>
              </w:r>
            </w:ins>
          </w:p>
        </w:tc>
        <w:tc>
          <w:tcPr>
            <w:tcW w:w="816" w:type="pct"/>
            <w:vAlign w:val="center"/>
          </w:tcPr>
          <w:p w14:paraId="3040C7BD" w14:textId="77777777" w:rsidR="00BD40B1" w:rsidRPr="00994C75" w:rsidRDefault="00E27C57" w:rsidP="00F147E0">
            <w:pPr>
              <w:pStyle w:val="Table-Text-Centered"/>
              <w:rPr>
                <w:ins w:id="4411" w:author="Marmol, Dominika Klaudia" w:date="2026-06-08T11:43:00Z"/>
              </w:rPr>
            </w:pPr>
            <w:ins w:id="4412" w:author="Marmol, Dominika Klaudia" w:date="2026-06-08T11:43:00Z">
              <w:r w:rsidRPr="00994C75">
                <w:t>X</w:t>
              </w:r>
            </w:ins>
          </w:p>
        </w:tc>
      </w:tr>
      <w:tr w:rsidR="008F5115" w14:paraId="10684B86" w14:textId="77777777" w:rsidTr="00F147E0">
        <w:trPr>
          <w:trHeight w:val="284"/>
          <w:jc w:val="center"/>
          <w:ins w:id="4413" w:author="Marmol, Dominika Klaudia" w:date="2026-06-08T11:43:00Z"/>
        </w:trPr>
        <w:tc>
          <w:tcPr>
            <w:tcW w:w="1238" w:type="pct"/>
            <w:vMerge/>
            <w:vAlign w:val="center"/>
          </w:tcPr>
          <w:p w14:paraId="4427DDE3" w14:textId="77777777" w:rsidR="00BD40B1" w:rsidRPr="00994C75" w:rsidRDefault="00BD40B1" w:rsidP="00F147E0">
            <w:pPr>
              <w:pStyle w:val="Table-Text-Centered"/>
              <w:rPr>
                <w:ins w:id="4414" w:author="Marmol, Dominika Klaudia" w:date="2026-06-08T11:43:00Z"/>
              </w:rPr>
            </w:pPr>
          </w:p>
        </w:tc>
        <w:tc>
          <w:tcPr>
            <w:tcW w:w="532" w:type="pct"/>
            <w:vAlign w:val="center"/>
          </w:tcPr>
          <w:p w14:paraId="487830AB" w14:textId="77777777" w:rsidR="00BD40B1" w:rsidRPr="00994C75" w:rsidRDefault="00E27C57" w:rsidP="00F147E0">
            <w:pPr>
              <w:pStyle w:val="Table-Text-Centered"/>
              <w:rPr>
                <w:ins w:id="4415" w:author="Marmol, Dominika Klaudia" w:date="2026-06-08T11:43:00Z"/>
              </w:rPr>
            </w:pPr>
            <w:ins w:id="4416" w:author="Marmol, Dominika Klaudia" w:date="2026-06-08T11:43:00Z">
              <w:r w:rsidRPr="00994C75">
                <w:t>C</w:t>
              </w:r>
              <w:r w:rsidRPr="00994C75">
                <w:rPr>
                  <w:rFonts w:eastAsia="SimSun"/>
                </w:rPr>
                <w:t>2</w:t>
              </w:r>
              <w:r w:rsidRPr="00994C75">
                <w:t>D1</w:t>
              </w:r>
            </w:ins>
          </w:p>
        </w:tc>
        <w:tc>
          <w:tcPr>
            <w:tcW w:w="1004" w:type="pct"/>
            <w:vAlign w:val="center"/>
          </w:tcPr>
          <w:p w14:paraId="45EFFCD8" w14:textId="77777777" w:rsidR="00BD40B1" w:rsidRPr="00994C75" w:rsidRDefault="00E27C57" w:rsidP="00F147E0">
            <w:pPr>
              <w:pStyle w:val="Table-Text-Centered"/>
              <w:rPr>
                <w:ins w:id="4417" w:author="Marmol, Dominika Klaudia" w:date="2026-06-08T11:43:00Z"/>
              </w:rPr>
            </w:pPr>
            <w:ins w:id="4418" w:author="Marmol, Dominika Klaudia" w:date="2026-06-08T11:43:00Z">
              <w:r w:rsidRPr="00994C75">
                <w:t>End of infusion</w:t>
              </w:r>
            </w:ins>
          </w:p>
        </w:tc>
        <w:tc>
          <w:tcPr>
            <w:tcW w:w="846" w:type="pct"/>
            <w:vAlign w:val="center"/>
          </w:tcPr>
          <w:p w14:paraId="22C3B373" w14:textId="77777777" w:rsidR="00BD40B1" w:rsidRPr="00994C75" w:rsidRDefault="00E27C57" w:rsidP="00F147E0">
            <w:pPr>
              <w:pStyle w:val="Table-Text-Centered"/>
              <w:rPr>
                <w:ins w:id="4419" w:author="Marmol, Dominika Klaudia" w:date="2026-06-08T11:43:00Z"/>
              </w:rPr>
            </w:pPr>
            <w:ins w:id="4420" w:author="Marmol, Dominika Klaudia" w:date="2026-06-08T11:43:00Z">
              <w:r w:rsidRPr="00994C75">
                <w:t>+15 min</w:t>
              </w:r>
            </w:ins>
          </w:p>
        </w:tc>
        <w:tc>
          <w:tcPr>
            <w:tcW w:w="564" w:type="pct"/>
          </w:tcPr>
          <w:p w14:paraId="48C81978" w14:textId="77777777" w:rsidR="00BD40B1" w:rsidRPr="00994C75" w:rsidRDefault="00E27C57" w:rsidP="00F147E0">
            <w:pPr>
              <w:pStyle w:val="Table-Text-Centered"/>
              <w:rPr>
                <w:ins w:id="4421" w:author="Marmol, Dominika Klaudia" w:date="2026-06-08T11:43:00Z"/>
              </w:rPr>
            </w:pPr>
            <w:ins w:id="4422" w:author="Marmol, Dominika Klaudia" w:date="2026-06-08T11:43:00Z">
              <w:r w:rsidRPr="00994C75">
                <w:t>X</w:t>
              </w:r>
            </w:ins>
          </w:p>
        </w:tc>
        <w:tc>
          <w:tcPr>
            <w:tcW w:w="816" w:type="pct"/>
            <w:vAlign w:val="center"/>
          </w:tcPr>
          <w:p w14:paraId="3F85F081" w14:textId="77777777" w:rsidR="00BD40B1" w:rsidRPr="00994C75" w:rsidRDefault="00BD40B1" w:rsidP="00F147E0">
            <w:pPr>
              <w:pStyle w:val="Table-Text-Centered"/>
              <w:rPr>
                <w:ins w:id="4423" w:author="Marmol, Dominika Klaudia" w:date="2026-06-08T11:43:00Z"/>
              </w:rPr>
            </w:pPr>
          </w:p>
        </w:tc>
      </w:tr>
      <w:tr w:rsidR="008F5115" w14:paraId="0612519A" w14:textId="77777777" w:rsidTr="00F147E0">
        <w:trPr>
          <w:trHeight w:val="284"/>
          <w:jc w:val="center"/>
          <w:ins w:id="4424" w:author="Marmol, Dominika Klaudia" w:date="2026-06-08T11:43:00Z"/>
        </w:trPr>
        <w:tc>
          <w:tcPr>
            <w:tcW w:w="1238" w:type="pct"/>
            <w:vMerge w:val="restart"/>
            <w:vAlign w:val="center"/>
          </w:tcPr>
          <w:p w14:paraId="0C26122C" w14:textId="77777777" w:rsidR="00BD40B1" w:rsidRPr="00994C75" w:rsidRDefault="00E27C57" w:rsidP="00F147E0">
            <w:pPr>
              <w:pStyle w:val="Table-Text-Centered"/>
              <w:rPr>
                <w:ins w:id="4425" w:author="Marmol, Dominika Klaudia" w:date="2026-06-08T11:43:00Z"/>
              </w:rPr>
            </w:pPr>
            <w:ins w:id="4426" w:author="Marmol, Dominika Klaudia" w:date="2026-06-08T11:43:00Z">
              <w:r w:rsidRPr="00994C75">
                <w:t>Cycle 3</w:t>
              </w:r>
            </w:ins>
          </w:p>
        </w:tc>
        <w:tc>
          <w:tcPr>
            <w:tcW w:w="532" w:type="pct"/>
            <w:vAlign w:val="center"/>
          </w:tcPr>
          <w:p w14:paraId="2B93E832" w14:textId="77777777" w:rsidR="00BD40B1" w:rsidRPr="00994C75" w:rsidRDefault="00E27C57" w:rsidP="00F147E0">
            <w:pPr>
              <w:pStyle w:val="Table-Text-Centered"/>
              <w:rPr>
                <w:ins w:id="4427" w:author="Marmol, Dominika Klaudia" w:date="2026-06-08T11:43:00Z"/>
              </w:rPr>
            </w:pPr>
            <w:ins w:id="4428" w:author="Marmol, Dominika Klaudia" w:date="2026-06-08T11:43:00Z">
              <w:r w:rsidRPr="00994C75">
                <w:t>C3D1</w:t>
              </w:r>
            </w:ins>
          </w:p>
        </w:tc>
        <w:tc>
          <w:tcPr>
            <w:tcW w:w="1004" w:type="pct"/>
            <w:vAlign w:val="center"/>
          </w:tcPr>
          <w:p w14:paraId="643F8135" w14:textId="77777777" w:rsidR="00BD40B1" w:rsidRPr="00994C75" w:rsidRDefault="00E27C57" w:rsidP="00F147E0">
            <w:pPr>
              <w:pStyle w:val="Table-Text-Centered"/>
              <w:rPr>
                <w:ins w:id="4429" w:author="Marmol, Dominika Klaudia" w:date="2026-06-08T11:43:00Z"/>
              </w:rPr>
            </w:pPr>
            <w:ins w:id="4430" w:author="Marmol, Dominika Klaudia" w:date="2026-06-08T11:43:00Z">
              <w:r w:rsidRPr="00994C75">
                <w:t>Pre-dose</w:t>
              </w:r>
            </w:ins>
          </w:p>
        </w:tc>
        <w:tc>
          <w:tcPr>
            <w:tcW w:w="846" w:type="pct"/>
            <w:vAlign w:val="center"/>
          </w:tcPr>
          <w:p w14:paraId="734CAD2F" w14:textId="77777777" w:rsidR="00BD40B1" w:rsidRPr="00994C75" w:rsidRDefault="00E27C57" w:rsidP="00F147E0">
            <w:pPr>
              <w:pStyle w:val="Table-Text-Centered"/>
              <w:rPr>
                <w:ins w:id="4431" w:author="Marmol, Dominika Klaudia" w:date="2026-06-08T11:43:00Z"/>
              </w:rPr>
            </w:pPr>
            <w:ins w:id="4432" w:author="Marmol, Dominika Klaudia" w:date="2026-06-08T11:43:00Z">
              <w:r w:rsidRPr="00994C75">
                <w:t>-120 min</w:t>
              </w:r>
            </w:ins>
          </w:p>
        </w:tc>
        <w:tc>
          <w:tcPr>
            <w:tcW w:w="564" w:type="pct"/>
          </w:tcPr>
          <w:p w14:paraId="5F9CE998" w14:textId="77777777" w:rsidR="00BD40B1" w:rsidRPr="00994C75" w:rsidRDefault="00E27C57" w:rsidP="00F147E0">
            <w:pPr>
              <w:pStyle w:val="Table-Text-Centered"/>
              <w:rPr>
                <w:ins w:id="4433" w:author="Marmol, Dominika Klaudia" w:date="2026-06-08T11:43:00Z"/>
                <w:rFonts w:eastAsia="SimSun"/>
              </w:rPr>
            </w:pPr>
            <w:ins w:id="4434" w:author="Marmol, Dominika Klaudia" w:date="2026-06-08T11:43:00Z">
              <w:r w:rsidRPr="00994C75">
                <w:t>X</w:t>
              </w:r>
            </w:ins>
          </w:p>
        </w:tc>
        <w:tc>
          <w:tcPr>
            <w:tcW w:w="816" w:type="pct"/>
            <w:vAlign w:val="center"/>
          </w:tcPr>
          <w:p w14:paraId="21BA606F" w14:textId="77777777" w:rsidR="00BD40B1" w:rsidRPr="00994C75" w:rsidRDefault="00E27C57" w:rsidP="00F147E0">
            <w:pPr>
              <w:pStyle w:val="Table-Text-Centered"/>
              <w:rPr>
                <w:ins w:id="4435" w:author="Marmol, Dominika Klaudia" w:date="2026-06-08T11:43:00Z"/>
              </w:rPr>
            </w:pPr>
            <w:ins w:id="4436" w:author="Marmol, Dominika Klaudia" w:date="2026-06-08T11:43:00Z">
              <w:r w:rsidRPr="00994C75">
                <w:t>X</w:t>
              </w:r>
            </w:ins>
          </w:p>
        </w:tc>
      </w:tr>
      <w:tr w:rsidR="008F5115" w14:paraId="6355BDF7" w14:textId="77777777" w:rsidTr="00F147E0">
        <w:trPr>
          <w:trHeight w:val="284"/>
          <w:jc w:val="center"/>
          <w:ins w:id="4437" w:author="Marmol, Dominika Klaudia" w:date="2026-06-08T11:43:00Z"/>
        </w:trPr>
        <w:tc>
          <w:tcPr>
            <w:tcW w:w="1238" w:type="pct"/>
            <w:vMerge/>
            <w:vAlign w:val="center"/>
          </w:tcPr>
          <w:p w14:paraId="07D13B2B" w14:textId="77777777" w:rsidR="00BD40B1" w:rsidRPr="00994C75" w:rsidRDefault="00BD40B1" w:rsidP="00F147E0">
            <w:pPr>
              <w:pStyle w:val="Table-Text-Centered"/>
              <w:rPr>
                <w:ins w:id="4438" w:author="Marmol, Dominika Klaudia" w:date="2026-06-08T11:43:00Z"/>
              </w:rPr>
            </w:pPr>
          </w:p>
        </w:tc>
        <w:tc>
          <w:tcPr>
            <w:tcW w:w="532" w:type="pct"/>
            <w:vAlign w:val="center"/>
          </w:tcPr>
          <w:p w14:paraId="00D79945" w14:textId="77777777" w:rsidR="00BD40B1" w:rsidRPr="00994C75" w:rsidRDefault="00E27C57" w:rsidP="00F147E0">
            <w:pPr>
              <w:pStyle w:val="Table-Text-Centered"/>
              <w:rPr>
                <w:ins w:id="4439" w:author="Marmol, Dominika Klaudia" w:date="2026-06-08T11:43:00Z"/>
              </w:rPr>
            </w:pPr>
            <w:ins w:id="4440" w:author="Marmol, Dominika Klaudia" w:date="2026-06-08T11:43:00Z">
              <w:r w:rsidRPr="00994C75">
                <w:t>C3D1</w:t>
              </w:r>
            </w:ins>
          </w:p>
        </w:tc>
        <w:tc>
          <w:tcPr>
            <w:tcW w:w="1004" w:type="pct"/>
            <w:vAlign w:val="center"/>
          </w:tcPr>
          <w:p w14:paraId="6A1FABD4" w14:textId="77777777" w:rsidR="00BD40B1" w:rsidRPr="00994C75" w:rsidRDefault="00E27C57" w:rsidP="00F147E0">
            <w:pPr>
              <w:pStyle w:val="Table-Text-Centered"/>
              <w:rPr>
                <w:ins w:id="4441" w:author="Marmol, Dominika Klaudia" w:date="2026-06-08T11:43:00Z"/>
              </w:rPr>
            </w:pPr>
            <w:ins w:id="4442" w:author="Marmol, Dominika Klaudia" w:date="2026-06-08T11:43:00Z">
              <w:r w:rsidRPr="00994C75">
                <w:t>End of infusion</w:t>
              </w:r>
            </w:ins>
          </w:p>
        </w:tc>
        <w:tc>
          <w:tcPr>
            <w:tcW w:w="846" w:type="pct"/>
            <w:vAlign w:val="center"/>
          </w:tcPr>
          <w:p w14:paraId="5C0FD3F5" w14:textId="77777777" w:rsidR="00BD40B1" w:rsidRPr="00994C75" w:rsidRDefault="00E27C57" w:rsidP="00F147E0">
            <w:pPr>
              <w:pStyle w:val="Table-Text-Centered"/>
              <w:rPr>
                <w:ins w:id="4443" w:author="Marmol, Dominika Klaudia" w:date="2026-06-08T11:43:00Z"/>
              </w:rPr>
            </w:pPr>
            <w:ins w:id="4444" w:author="Marmol, Dominika Klaudia" w:date="2026-06-08T11:43:00Z">
              <w:r w:rsidRPr="00994C75">
                <w:t>+15 min</w:t>
              </w:r>
            </w:ins>
          </w:p>
        </w:tc>
        <w:tc>
          <w:tcPr>
            <w:tcW w:w="564" w:type="pct"/>
          </w:tcPr>
          <w:p w14:paraId="6643518B" w14:textId="77777777" w:rsidR="00BD40B1" w:rsidRPr="00994C75" w:rsidRDefault="00E27C57" w:rsidP="00F147E0">
            <w:pPr>
              <w:pStyle w:val="Table-Text-Centered"/>
              <w:rPr>
                <w:ins w:id="4445" w:author="Marmol, Dominika Klaudia" w:date="2026-06-08T11:43:00Z"/>
              </w:rPr>
            </w:pPr>
            <w:ins w:id="4446" w:author="Marmol, Dominika Klaudia" w:date="2026-06-08T11:43:00Z">
              <w:r w:rsidRPr="00994C75">
                <w:t>X</w:t>
              </w:r>
            </w:ins>
          </w:p>
        </w:tc>
        <w:tc>
          <w:tcPr>
            <w:tcW w:w="816" w:type="pct"/>
            <w:vAlign w:val="center"/>
          </w:tcPr>
          <w:p w14:paraId="3F9C1EC8" w14:textId="77777777" w:rsidR="00BD40B1" w:rsidRPr="00994C75" w:rsidRDefault="00BD40B1" w:rsidP="00F147E0">
            <w:pPr>
              <w:pStyle w:val="Table-Text-Centered"/>
              <w:rPr>
                <w:ins w:id="4447" w:author="Marmol, Dominika Klaudia" w:date="2026-06-08T11:43:00Z"/>
              </w:rPr>
            </w:pPr>
          </w:p>
        </w:tc>
      </w:tr>
      <w:tr w:rsidR="008F5115" w14:paraId="7F217EF2" w14:textId="77777777" w:rsidTr="00F147E0">
        <w:trPr>
          <w:trHeight w:val="284"/>
          <w:jc w:val="center"/>
          <w:ins w:id="4448" w:author="Marmol, Dominika Klaudia" w:date="2026-06-08T11:43:00Z"/>
        </w:trPr>
        <w:tc>
          <w:tcPr>
            <w:tcW w:w="1238" w:type="pct"/>
            <w:vMerge/>
            <w:vAlign w:val="center"/>
          </w:tcPr>
          <w:p w14:paraId="6B65885E" w14:textId="77777777" w:rsidR="00BD40B1" w:rsidRPr="00994C75" w:rsidRDefault="00BD40B1" w:rsidP="00F147E0">
            <w:pPr>
              <w:pStyle w:val="Table-Text-Centered"/>
              <w:rPr>
                <w:ins w:id="4449" w:author="Marmol, Dominika Klaudia" w:date="2026-06-08T11:43:00Z"/>
              </w:rPr>
            </w:pPr>
          </w:p>
        </w:tc>
        <w:tc>
          <w:tcPr>
            <w:tcW w:w="532" w:type="pct"/>
            <w:vAlign w:val="center"/>
          </w:tcPr>
          <w:p w14:paraId="312D5D9C" w14:textId="77777777" w:rsidR="00BD40B1" w:rsidRPr="00994C75" w:rsidRDefault="00E27C57" w:rsidP="00F147E0">
            <w:pPr>
              <w:pStyle w:val="Table-Text-Centered"/>
              <w:rPr>
                <w:ins w:id="4450" w:author="Marmol, Dominika Klaudia" w:date="2026-06-08T11:43:00Z"/>
              </w:rPr>
            </w:pPr>
            <w:ins w:id="4451" w:author="Marmol, Dominika Klaudia" w:date="2026-06-08T11:43:00Z">
              <w:r w:rsidRPr="00994C75">
                <w:t>C3D1</w:t>
              </w:r>
            </w:ins>
          </w:p>
        </w:tc>
        <w:tc>
          <w:tcPr>
            <w:tcW w:w="1004" w:type="pct"/>
            <w:vAlign w:val="center"/>
          </w:tcPr>
          <w:p w14:paraId="346CED09" w14:textId="77777777" w:rsidR="00BD40B1" w:rsidRPr="00994C75" w:rsidRDefault="00E27C57" w:rsidP="00F147E0">
            <w:pPr>
              <w:pStyle w:val="Table-Text-Centered"/>
              <w:rPr>
                <w:ins w:id="4452" w:author="Marmol, Dominika Klaudia" w:date="2026-06-08T11:43:00Z"/>
              </w:rPr>
            </w:pPr>
            <w:ins w:id="4453" w:author="Marmol, Dominika Klaudia" w:date="2026-06-08T11:43:00Z">
              <w:r w:rsidRPr="00994C75">
                <w:t>2 h post-dose</w:t>
              </w:r>
            </w:ins>
          </w:p>
        </w:tc>
        <w:tc>
          <w:tcPr>
            <w:tcW w:w="846" w:type="pct"/>
            <w:vAlign w:val="center"/>
          </w:tcPr>
          <w:p w14:paraId="51CE310F" w14:textId="77777777" w:rsidR="00BD40B1" w:rsidRPr="00994C75" w:rsidRDefault="00E27C57" w:rsidP="00F147E0">
            <w:pPr>
              <w:pStyle w:val="Table-Text-Centered"/>
              <w:rPr>
                <w:ins w:id="4454" w:author="Marmol, Dominika Klaudia" w:date="2026-06-08T11:43:00Z"/>
              </w:rPr>
            </w:pPr>
            <w:ins w:id="4455" w:author="Marmol, Dominika Klaudia" w:date="2026-06-08T11:43:00Z">
              <w:r w:rsidRPr="00994C75">
                <w:t>±15 min</w:t>
              </w:r>
            </w:ins>
          </w:p>
        </w:tc>
        <w:tc>
          <w:tcPr>
            <w:tcW w:w="564" w:type="pct"/>
          </w:tcPr>
          <w:p w14:paraId="6E3CEE87" w14:textId="77777777" w:rsidR="00BD40B1" w:rsidRPr="00994C75" w:rsidRDefault="00BD40B1" w:rsidP="00F147E0">
            <w:pPr>
              <w:pStyle w:val="Table-Text-Centered"/>
              <w:rPr>
                <w:ins w:id="4456" w:author="Marmol, Dominika Klaudia" w:date="2026-06-08T11:43:00Z"/>
              </w:rPr>
            </w:pPr>
          </w:p>
        </w:tc>
        <w:tc>
          <w:tcPr>
            <w:tcW w:w="816" w:type="pct"/>
            <w:vAlign w:val="center"/>
          </w:tcPr>
          <w:p w14:paraId="3297A854" w14:textId="77777777" w:rsidR="00BD40B1" w:rsidRPr="00994C75" w:rsidRDefault="00BD40B1" w:rsidP="00F147E0">
            <w:pPr>
              <w:pStyle w:val="Table-Text-Centered"/>
              <w:rPr>
                <w:ins w:id="4457" w:author="Marmol, Dominika Klaudia" w:date="2026-06-08T11:43:00Z"/>
              </w:rPr>
            </w:pPr>
          </w:p>
        </w:tc>
      </w:tr>
      <w:tr w:rsidR="008F5115" w14:paraId="3A8318FE" w14:textId="77777777" w:rsidTr="00F147E0">
        <w:trPr>
          <w:trHeight w:val="284"/>
          <w:jc w:val="center"/>
          <w:ins w:id="4458" w:author="Marmol, Dominika Klaudia" w:date="2026-06-08T11:43:00Z"/>
        </w:trPr>
        <w:tc>
          <w:tcPr>
            <w:tcW w:w="1238" w:type="pct"/>
            <w:vMerge/>
            <w:vAlign w:val="center"/>
          </w:tcPr>
          <w:p w14:paraId="4310015A" w14:textId="77777777" w:rsidR="00BD40B1" w:rsidRPr="00994C75" w:rsidRDefault="00BD40B1" w:rsidP="00F147E0">
            <w:pPr>
              <w:pStyle w:val="Table-Text-Centered"/>
              <w:rPr>
                <w:ins w:id="4459" w:author="Marmol, Dominika Klaudia" w:date="2026-06-08T11:43:00Z"/>
              </w:rPr>
            </w:pPr>
          </w:p>
        </w:tc>
        <w:tc>
          <w:tcPr>
            <w:tcW w:w="532" w:type="pct"/>
            <w:vAlign w:val="center"/>
          </w:tcPr>
          <w:p w14:paraId="5810A1DA" w14:textId="77777777" w:rsidR="00BD40B1" w:rsidRPr="00994C75" w:rsidRDefault="00E27C57" w:rsidP="00F147E0">
            <w:pPr>
              <w:pStyle w:val="Table-Text-Centered"/>
              <w:rPr>
                <w:ins w:id="4460" w:author="Marmol, Dominika Klaudia" w:date="2026-06-08T11:43:00Z"/>
              </w:rPr>
            </w:pPr>
            <w:ins w:id="4461" w:author="Marmol, Dominika Klaudia" w:date="2026-06-08T11:43:00Z">
              <w:r w:rsidRPr="00994C75">
                <w:t>C3D1</w:t>
              </w:r>
            </w:ins>
          </w:p>
        </w:tc>
        <w:tc>
          <w:tcPr>
            <w:tcW w:w="1004" w:type="pct"/>
            <w:vAlign w:val="center"/>
          </w:tcPr>
          <w:p w14:paraId="111DFEF7" w14:textId="77777777" w:rsidR="00BD40B1" w:rsidRPr="00994C75" w:rsidRDefault="00E27C57" w:rsidP="00F147E0">
            <w:pPr>
              <w:pStyle w:val="Table-Text-Centered"/>
              <w:rPr>
                <w:ins w:id="4462" w:author="Marmol, Dominika Klaudia" w:date="2026-06-08T11:43:00Z"/>
              </w:rPr>
            </w:pPr>
            <w:ins w:id="4463" w:author="Marmol, Dominika Klaudia" w:date="2026-06-08T11:43:00Z">
              <w:r w:rsidRPr="00994C75">
                <w:t>4 h post-dose</w:t>
              </w:r>
            </w:ins>
          </w:p>
        </w:tc>
        <w:tc>
          <w:tcPr>
            <w:tcW w:w="846" w:type="pct"/>
            <w:vAlign w:val="center"/>
          </w:tcPr>
          <w:p w14:paraId="46CB0A3E" w14:textId="77777777" w:rsidR="00BD40B1" w:rsidRPr="00994C75" w:rsidRDefault="00E27C57" w:rsidP="00F147E0">
            <w:pPr>
              <w:pStyle w:val="Table-Text-Centered"/>
              <w:rPr>
                <w:ins w:id="4464" w:author="Marmol, Dominika Klaudia" w:date="2026-06-08T11:43:00Z"/>
              </w:rPr>
            </w:pPr>
            <w:ins w:id="4465" w:author="Marmol, Dominika Klaudia" w:date="2026-06-08T11:43:00Z">
              <w:r w:rsidRPr="00994C75">
                <w:t>±30 min</w:t>
              </w:r>
            </w:ins>
          </w:p>
        </w:tc>
        <w:tc>
          <w:tcPr>
            <w:tcW w:w="564" w:type="pct"/>
          </w:tcPr>
          <w:p w14:paraId="7654D56C" w14:textId="77777777" w:rsidR="00BD40B1" w:rsidRPr="00994C75" w:rsidRDefault="00BD40B1" w:rsidP="00F147E0">
            <w:pPr>
              <w:pStyle w:val="Table-Text-Centered"/>
              <w:rPr>
                <w:ins w:id="4466" w:author="Marmol, Dominika Klaudia" w:date="2026-06-08T11:43:00Z"/>
              </w:rPr>
            </w:pPr>
          </w:p>
        </w:tc>
        <w:tc>
          <w:tcPr>
            <w:tcW w:w="816" w:type="pct"/>
            <w:vAlign w:val="center"/>
          </w:tcPr>
          <w:p w14:paraId="2F8C7577" w14:textId="77777777" w:rsidR="00BD40B1" w:rsidRPr="00994C75" w:rsidRDefault="00E27C57" w:rsidP="00F147E0">
            <w:pPr>
              <w:pStyle w:val="Table-Text-Centered"/>
              <w:rPr>
                <w:ins w:id="4467" w:author="Marmol, Dominika Klaudia" w:date="2026-06-08T11:43:00Z"/>
              </w:rPr>
            </w:pPr>
            <w:ins w:id="4468" w:author="Marmol, Dominika Klaudia" w:date="2026-06-08T11:43:00Z">
              <w:r w:rsidRPr="00994C75">
                <w:t>X</w:t>
              </w:r>
            </w:ins>
          </w:p>
        </w:tc>
      </w:tr>
      <w:tr w:rsidR="008F5115" w14:paraId="2CF5EA55" w14:textId="77777777" w:rsidTr="00F147E0">
        <w:trPr>
          <w:trHeight w:val="284"/>
          <w:jc w:val="center"/>
          <w:ins w:id="4469" w:author="Marmol, Dominika Klaudia" w:date="2026-06-08T11:43:00Z"/>
        </w:trPr>
        <w:tc>
          <w:tcPr>
            <w:tcW w:w="1238" w:type="pct"/>
            <w:vMerge/>
            <w:vAlign w:val="center"/>
          </w:tcPr>
          <w:p w14:paraId="52629C0B" w14:textId="77777777" w:rsidR="00BD40B1" w:rsidRPr="00994C75" w:rsidRDefault="00BD40B1" w:rsidP="00F147E0">
            <w:pPr>
              <w:pStyle w:val="Table-Text-Centered"/>
              <w:rPr>
                <w:ins w:id="4470" w:author="Marmol, Dominika Klaudia" w:date="2026-06-08T11:43:00Z"/>
              </w:rPr>
            </w:pPr>
          </w:p>
        </w:tc>
        <w:tc>
          <w:tcPr>
            <w:tcW w:w="532" w:type="pct"/>
            <w:vAlign w:val="center"/>
          </w:tcPr>
          <w:p w14:paraId="2C092EAF" w14:textId="77777777" w:rsidR="00BD40B1" w:rsidRPr="00994C75" w:rsidRDefault="00E27C57" w:rsidP="00F147E0">
            <w:pPr>
              <w:pStyle w:val="Table-Text-Centered"/>
              <w:rPr>
                <w:ins w:id="4471" w:author="Marmol, Dominika Klaudia" w:date="2026-06-08T11:43:00Z"/>
              </w:rPr>
            </w:pPr>
            <w:ins w:id="4472" w:author="Marmol, Dominika Klaudia" w:date="2026-06-08T11:43:00Z">
              <w:r w:rsidRPr="00994C75">
                <w:t>C3D4</w:t>
              </w:r>
            </w:ins>
          </w:p>
        </w:tc>
        <w:tc>
          <w:tcPr>
            <w:tcW w:w="1004" w:type="pct"/>
            <w:vAlign w:val="center"/>
          </w:tcPr>
          <w:p w14:paraId="7750BD7F" w14:textId="77777777" w:rsidR="00BD40B1" w:rsidRPr="00994C75" w:rsidRDefault="00E27C57" w:rsidP="00F147E0">
            <w:pPr>
              <w:pStyle w:val="Table-Text-Centered"/>
              <w:rPr>
                <w:ins w:id="4473" w:author="Marmol, Dominika Klaudia" w:date="2026-06-08T11:43:00Z"/>
              </w:rPr>
            </w:pPr>
            <w:ins w:id="4474" w:author="Marmol, Dominika Klaudia" w:date="2026-06-08T11:43:00Z">
              <w:r w:rsidRPr="00994C75">
                <w:t>72 h post-dose</w:t>
              </w:r>
            </w:ins>
          </w:p>
        </w:tc>
        <w:tc>
          <w:tcPr>
            <w:tcW w:w="846" w:type="pct"/>
            <w:vAlign w:val="center"/>
          </w:tcPr>
          <w:p w14:paraId="6F82ADBD" w14:textId="77777777" w:rsidR="00BD40B1" w:rsidRPr="00994C75" w:rsidRDefault="00E27C57" w:rsidP="00F147E0">
            <w:pPr>
              <w:pStyle w:val="Table-Text-Centered"/>
              <w:rPr>
                <w:ins w:id="4475" w:author="Marmol, Dominika Klaudia" w:date="2026-06-08T11:43:00Z"/>
                <w:rFonts w:eastAsia="SimSun"/>
              </w:rPr>
            </w:pPr>
            <w:ins w:id="4476" w:author="Marmol, Dominika Klaudia" w:date="2026-06-08T11:43:00Z">
              <w:r w:rsidRPr="00994C75">
                <w:t>±1 day</w:t>
              </w:r>
            </w:ins>
          </w:p>
        </w:tc>
        <w:tc>
          <w:tcPr>
            <w:tcW w:w="564" w:type="pct"/>
          </w:tcPr>
          <w:p w14:paraId="03502E90" w14:textId="77777777" w:rsidR="00BD40B1" w:rsidRPr="00994C75" w:rsidRDefault="00E27C57" w:rsidP="00F147E0">
            <w:pPr>
              <w:pStyle w:val="Table-Text-Centered"/>
              <w:rPr>
                <w:ins w:id="4477" w:author="Marmol, Dominika Klaudia" w:date="2026-06-08T11:43:00Z"/>
              </w:rPr>
            </w:pPr>
            <w:ins w:id="4478" w:author="Marmol, Dominika Klaudia" w:date="2026-06-08T11:43:00Z">
              <w:r w:rsidRPr="00994C75">
                <w:rPr>
                  <w:rFonts w:eastAsia="SimSun"/>
                </w:rPr>
                <w:t>X</w:t>
              </w:r>
            </w:ins>
          </w:p>
        </w:tc>
        <w:tc>
          <w:tcPr>
            <w:tcW w:w="816" w:type="pct"/>
            <w:vAlign w:val="center"/>
          </w:tcPr>
          <w:p w14:paraId="36170A61" w14:textId="77777777" w:rsidR="00BD40B1" w:rsidRPr="00994C75" w:rsidRDefault="00E27C57" w:rsidP="00F147E0">
            <w:pPr>
              <w:pStyle w:val="Table-Text-Centered"/>
              <w:rPr>
                <w:ins w:id="4479" w:author="Marmol, Dominika Klaudia" w:date="2026-06-08T11:43:00Z"/>
              </w:rPr>
            </w:pPr>
            <w:ins w:id="4480" w:author="Marmol, Dominika Klaudia" w:date="2026-06-08T11:43:00Z">
              <w:r w:rsidRPr="00994C75">
                <w:rPr>
                  <w:rFonts w:eastAsia="SimSun"/>
                </w:rPr>
                <w:t>X</w:t>
              </w:r>
            </w:ins>
          </w:p>
        </w:tc>
      </w:tr>
      <w:tr w:rsidR="008F5115" w14:paraId="2756E54A" w14:textId="77777777" w:rsidTr="00F147E0">
        <w:trPr>
          <w:trHeight w:val="284"/>
          <w:jc w:val="center"/>
          <w:ins w:id="4481" w:author="Marmol, Dominika Klaudia" w:date="2026-06-08T11:43:00Z"/>
        </w:trPr>
        <w:tc>
          <w:tcPr>
            <w:tcW w:w="1238" w:type="pct"/>
            <w:vMerge/>
            <w:vAlign w:val="center"/>
          </w:tcPr>
          <w:p w14:paraId="712B871B" w14:textId="77777777" w:rsidR="00BD40B1" w:rsidRPr="00994C75" w:rsidRDefault="00BD40B1" w:rsidP="00F147E0">
            <w:pPr>
              <w:pStyle w:val="Table-Text-Centered"/>
              <w:rPr>
                <w:ins w:id="4482" w:author="Marmol, Dominika Klaudia" w:date="2026-06-08T11:43:00Z"/>
              </w:rPr>
            </w:pPr>
          </w:p>
        </w:tc>
        <w:tc>
          <w:tcPr>
            <w:tcW w:w="532" w:type="pct"/>
            <w:vAlign w:val="center"/>
          </w:tcPr>
          <w:p w14:paraId="2DEB1AE9" w14:textId="77777777" w:rsidR="00BD40B1" w:rsidRPr="00994C75" w:rsidRDefault="00E27C57" w:rsidP="00F147E0">
            <w:pPr>
              <w:pStyle w:val="Table-Text-Centered"/>
              <w:rPr>
                <w:ins w:id="4483" w:author="Marmol, Dominika Klaudia" w:date="2026-06-08T11:43:00Z"/>
              </w:rPr>
            </w:pPr>
            <w:ins w:id="4484" w:author="Marmol, Dominika Klaudia" w:date="2026-06-08T11:43:00Z">
              <w:r w:rsidRPr="00994C75">
                <w:t>C3D8</w:t>
              </w:r>
            </w:ins>
          </w:p>
        </w:tc>
        <w:tc>
          <w:tcPr>
            <w:tcW w:w="1004" w:type="pct"/>
            <w:vAlign w:val="center"/>
          </w:tcPr>
          <w:p w14:paraId="2F74191D" w14:textId="77777777" w:rsidR="00BD40B1" w:rsidRPr="00994C75" w:rsidRDefault="00E27C57" w:rsidP="00F147E0">
            <w:pPr>
              <w:pStyle w:val="Table-Text-Centered"/>
              <w:rPr>
                <w:ins w:id="4485" w:author="Marmol, Dominika Klaudia" w:date="2026-06-08T11:43:00Z"/>
              </w:rPr>
            </w:pPr>
            <w:ins w:id="4486" w:author="Marmol, Dominika Klaudia" w:date="2026-06-08T11:43:00Z">
              <w:r w:rsidRPr="00994C75">
                <w:t>168 h post-dose</w:t>
              </w:r>
            </w:ins>
          </w:p>
        </w:tc>
        <w:tc>
          <w:tcPr>
            <w:tcW w:w="846" w:type="pct"/>
            <w:vAlign w:val="center"/>
          </w:tcPr>
          <w:p w14:paraId="13F4376B" w14:textId="77777777" w:rsidR="00BD40B1" w:rsidRPr="00994C75" w:rsidRDefault="00E27C57" w:rsidP="00F147E0">
            <w:pPr>
              <w:pStyle w:val="Table-Text-Centered"/>
              <w:rPr>
                <w:ins w:id="4487" w:author="Marmol, Dominika Klaudia" w:date="2026-06-08T11:43:00Z"/>
              </w:rPr>
            </w:pPr>
            <w:ins w:id="4488" w:author="Marmol, Dominika Klaudia" w:date="2026-06-08T11:43:00Z">
              <w:r w:rsidRPr="00994C75">
                <w:t>±1 day</w:t>
              </w:r>
            </w:ins>
          </w:p>
        </w:tc>
        <w:tc>
          <w:tcPr>
            <w:tcW w:w="564" w:type="pct"/>
          </w:tcPr>
          <w:p w14:paraId="1AFEBB19" w14:textId="77777777" w:rsidR="00BD40B1" w:rsidRPr="00994C75" w:rsidRDefault="00BD40B1" w:rsidP="00F147E0">
            <w:pPr>
              <w:pStyle w:val="Table-Text-Centered"/>
              <w:rPr>
                <w:ins w:id="4489" w:author="Marmol, Dominika Klaudia" w:date="2026-06-08T11:43:00Z"/>
              </w:rPr>
            </w:pPr>
          </w:p>
        </w:tc>
        <w:tc>
          <w:tcPr>
            <w:tcW w:w="816" w:type="pct"/>
            <w:vAlign w:val="center"/>
          </w:tcPr>
          <w:p w14:paraId="395C5C8A" w14:textId="77777777" w:rsidR="00BD40B1" w:rsidRPr="00994C75" w:rsidRDefault="00BD40B1" w:rsidP="00F147E0">
            <w:pPr>
              <w:pStyle w:val="Table-Text-Centered"/>
              <w:rPr>
                <w:ins w:id="4490" w:author="Marmol, Dominika Klaudia" w:date="2026-06-08T11:43:00Z"/>
              </w:rPr>
            </w:pPr>
          </w:p>
        </w:tc>
      </w:tr>
      <w:tr w:rsidR="008F5115" w14:paraId="37922F6E" w14:textId="77777777" w:rsidTr="00F147E0">
        <w:trPr>
          <w:trHeight w:val="284"/>
          <w:jc w:val="center"/>
          <w:ins w:id="4491" w:author="Marmol, Dominika Klaudia" w:date="2026-06-08T11:43:00Z"/>
        </w:trPr>
        <w:tc>
          <w:tcPr>
            <w:tcW w:w="1238" w:type="pct"/>
            <w:vAlign w:val="center"/>
          </w:tcPr>
          <w:p w14:paraId="4BA7027A" w14:textId="77777777" w:rsidR="00BD40B1" w:rsidRPr="00994C75" w:rsidRDefault="00E27C57" w:rsidP="00F147E0">
            <w:pPr>
              <w:pStyle w:val="Table-Text-Centered"/>
              <w:rPr>
                <w:ins w:id="4492" w:author="Marmol, Dominika Klaudia" w:date="2026-06-08T11:43:00Z"/>
              </w:rPr>
            </w:pPr>
            <w:ins w:id="4493" w:author="Marmol, Dominika Klaudia" w:date="2026-06-08T11:43:00Z">
              <w:r w:rsidRPr="00994C75">
                <w:t>Cycle 4-8</w:t>
              </w:r>
            </w:ins>
          </w:p>
          <w:p w14:paraId="6116DDCE" w14:textId="77777777" w:rsidR="00BD40B1" w:rsidRPr="00994C75" w:rsidRDefault="00E27C57" w:rsidP="00F147E0">
            <w:pPr>
              <w:pStyle w:val="Table-Text-Centered"/>
              <w:rPr>
                <w:ins w:id="4494" w:author="Marmol, Dominika Klaudia" w:date="2026-06-08T11:43:00Z"/>
              </w:rPr>
            </w:pPr>
            <w:ins w:id="4495" w:author="Marmol, Dominika Klaudia" w:date="2026-06-08T11:43:00Z">
              <w:r w:rsidRPr="00994C75">
                <w:t>(Every cycle)</w:t>
              </w:r>
            </w:ins>
          </w:p>
        </w:tc>
        <w:tc>
          <w:tcPr>
            <w:tcW w:w="532" w:type="pct"/>
            <w:vAlign w:val="center"/>
          </w:tcPr>
          <w:p w14:paraId="45481FB9" w14:textId="77777777" w:rsidR="00BD40B1" w:rsidRPr="00994C75" w:rsidRDefault="00E27C57" w:rsidP="00F147E0">
            <w:pPr>
              <w:pStyle w:val="Table-Text-Centered"/>
              <w:rPr>
                <w:ins w:id="4496" w:author="Marmol, Dominika Klaudia" w:date="2026-06-08T11:43:00Z"/>
              </w:rPr>
            </w:pPr>
            <w:ins w:id="4497" w:author="Marmol, Dominika Klaudia" w:date="2026-06-08T11:43:00Z">
              <w:r w:rsidRPr="00994C75">
                <w:t>CxD1</w:t>
              </w:r>
            </w:ins>
          </w:p>
        </w:tc>
        <w:tc>
          <w:tcPr>
            <w:tcW w:w="1004" w:type="pct"/>
            <w:vAlign w:val="center"/>
          </w:tcPr>
          <w:p w14:paraId="7AF5C7A8" w14:textId="77777777" w:rsidR="00BD40B1" w:rsidRPr="00994C75" w:rsidRDefault="00E27C57" w:rsidP="00F147E0">
            <w:pPr>
              <w:pStyle w:val="Table-Text-Centered"/>
              <w:rPr>
                <w:ins w:id="4498" w:author="Marmol, Dominika Klaudia" w:date="2026-06-08T11:43:00Z"/>
              </w:rPr>
            </w:pPr>
            <w:ins w:id="4499" w:author="Marmol, Dominika Klaudia" w:date="2026-06-08T11:43:00Z">
              <w:r w:rsidRPr="00994C75">
                <w:t>Pre-dose</w:t>
              </w:r>
            </w:ins>
          </w:p>
        </w:tc>
        <w:tc>
          <w:tcPr>
            <w:tcW w:w="846" w:type="pct"/>
            <w:vAlign w:val="center"/>
          </w:tcPr>
          <w:p w14:paraId="41F974DD" w14:textId="77777777" w:rsidR="00BD40B1" w:rsidRPr="00994C75" w:rsidRDefault="00E27C57" w:rsidP="00F147E0">
            <w:pPr>
              <w:pStyle w:val="Table-Text-Centered"/>
              <w:rPr>
                <w:ins w:id="4500" w:author="Marmol, Dominika Klaudia" w:date="2026-06-08T11:43:00Z"/>
              </w:rPr>
            </w:pPr>
            <w:ins w:id="4501" w:author="Marmol, Dominika Klaudia" w:date="2026-06-08T11:43:00Z">
              <w:r w:rsidRPr="00994C75">
                <w:t>-120 min</w:t>
              </w:r>
            </w:ins>
          </w:p>
        </w:tc>
        <w:tc>
          <w:tcPr>
            <w:tcW w:w="564" w:type="pct"/>
            <w:vAlign w:val="center"/>
          </w:tcPr>
          <w:p w14:paraId="1A050D71" w14:textId="77777777" w:rsidR="00BD40B1" w:rsidRPr="00994C75" w:rsidRDefault="00E27C57" w:rsidP="00F147E0">
            <w:pPr>
              <w:pStyle w:val="Table-Text-Centered"/>
              <w:rPr>
                <w:ins w:id="4502" w:author="Marmol, Dominika Klaudia" w:date="2026-06-08T11:43:00Z"/>
              </w:rPr>
            </w:pPr>
            <w:ins w:id="4503" w:author="Marmol, Dominika Klaudia" w:date="2026-06-08T11:43:00Z">
              <w:r w:rsidRPr="00994C75">
                <w:t>X</w:t>
              </w:r>
            </w:ins>
          </w:p>
        </w:tc>
        <w:tc>
          <w:tcPr>
            <w:tcW w:w="816" w:type="pct"/>
            <w:vAlign w:val="center"/>
          </w:tcPr>
          <w:p w14:paraId="4EE162A5" w14:textId="77777777" w:rsidR="00BD40B1" w:rsidRPr="00994C75" w:rsidRDefault="00BD40B1" w:rsidP="00F147E0">
            <w:pPr>
              <w:pStyle w:val="Table-Text-Centered"/>
              <w:rPr>
                <w:ins w:id="4504" w:author="Marmol, Dominika Klaudia" w:date="2026-06-08T11:43:00Z"/>
              </w:rPr>
            </w:pPr>
          </w:p>
        </w:tc>
      </w:tr>
    </w:tbl>
    <w:p w14:paraId="7E32607B" w14:textId="77777777" w:rsidR="00BD40B1" w:rsidRPr="00994C75" w:rsidRDefault="00E27C57" w:rsidP="00BD40B1">
      <w:pPr>
        <w:pStyle w:val="Table-Footnotehanging"/>
        <w:rPr>
          <w:ins w:id="4505" w:author="Marmol, Dominika Klaudia" w:date="2026-06-08T11:43:00Z"/>
        </w:rPr>
      </w:pPr>
      <w:ins w:id="4506" w:author="Marmol, Dominika Klaudia" w:date="2026-06-08T11:43:00Z">
        <w:r w:rsidRPr="00994C75">
          <w:t>a)</w:t>
        </w:r>
        <w:r w:rsidRPr="00994C75">
          <w:tab/>
          <w:t>TO will only be collected in participants enrolled in US sites.</w:t>
        </w:r>
      </w:ins>
    </w:p>
    <w:p w14:paraId="6DAC407F" w14:textId="77777777" w:rsidR="00BD40B1" w:rsidRPr="003157E5" w:rsidRDefault="00E27C57" w:rsidP="00BD40B1">
      <w:pPr>
        <w:pStyle w:val="Table-Footnote"/>
        <w:rPr>
          <w:ins w:id="4507" w:author="Marmol, Dominika Klaudia" w:date="2026-06-08T11:43:00Z"/>
        </w:rPr>
      </w:pPr>
      <w:ins w:id="4508" w:author="Marmol, Dominika Klaudia" w:date="2026-06-08T11:43:00Z">
        <w:r w:rsidRPr="00994C75">
          <w:t xml:space="preserve">Abbreviations: </w:t>
        </w:r>
        <w:r>
          <w:t>CnDn = Day n of Cycle n</w:t>
        </w:r>
        <w:r w:rsidRPr="00994C75">
          <w:t>; h = hour(s); min = minute(s); TO = target occupancy; US = United States.</w:t>
        </w:r>
      </w:ins>
    </w:p>
    <w:p w14:paraId="1474EE13" w14:textId="77777777" w:rsidR="00BD40B1" w:rsidRDefault="00BD40B1" w:rsidP="00E54CD0">
      <w:pPr>
        <w:rPr>
          <w:ins w:id="4509" w:author="Marmol, Dominika Klaudia" w:date="2026-06-08T11:43:00Z"/>
          <w:rFonts w:cs="Arial"/>
        </w:rPr>
      </w:pPr>
    </w:p>
    <w:p w14:paraId="6566B536" w14:textId="77777777" w:rsidR="00BD40B1" w:rsidRDefault="00BD40B1" w:rsidP="00E54CD0">
      <w:pPr>
        <w:rPr>
          <w:ins w:id="4510" w:author="Marmol, Dominika Klaudia" w:date="2026-06-08T11:43:00Z"/>
          <w:rFonts w:cs="Arial"/>
        </w:rPr>
      </w:pPr>
    </w:p>
    <w:p w14:paraId="55DB7ABB" w14:textId="0AC3E8D7" w:rsidR="00BD40B1" w:rsidRPr="00201CA3" w:rsidRDefault="00E27C57" w:rsidP="00BD40B1">
      <w:pPr>
        <w:pStyle w:val="CaptionTable"/>
        <w:rPr>
          <w:ins w:id="4511" w:author="Marmol, Dominika Klaudia" w:date="2026-06-08T11:43:00Z"/>
          <w:sz w:val="24"/>
          <w:szCs w:val="24"/>
          <w:rPrChange w:id="4512" w:author="Marmol, Dominika Klaudia" w:date="2026-06-08T16:57:00Z">
            <w:rPr>
              <w:ins w:id="4513" w:author="Marmol, Dominika Klaudia" w:date="2026-06-08T11:43:00Z"/>
            </w:rPr>
          </w:rPrChange>
        </w:rPr>
      </w:pPr>
      <w:bookmarkStart w:id="4514" w:name="_Ref225332312"/>
      <w:bookmarkStart w:id="4515" w:name="_Toc229131337"/>
      <w:bookmarkStart w:id="4516" w:name="_Toc232068073"/>
      <w:r w:rsidRPr="00201CA3">
        <w:rPr>
          <w:sz w:val="24"/>
          <w:szCs w:val="24"/>
          <w:rPrChange w:id="4517" w:author="Marmol, Dominika Klaudia" w:date="2026-06-08T16:57:00Z">
            <w:rPr/>
          </w:rPrChange>
        </w:rPr>
        <w:lastRenderedPageBreak/>
        <w:t>Table </w:t>
      </w:r>
      <w:r w:rsidRPr="00201CA3">
        <w:rPr>
          <w:sz w:val="24"/>
          <w:szCs w:val="24"/>
          <w:rPrChange w:id="4518" w:author="Marmol, Dominika Klaudia" w:date="2026-06-08T16:57:00Z">
            <w:rPr/>
          </w:rPrChange>
        </w:rPr>
        <w:fldChar w:fldCharType="begin"/>
      </w:r>
      <w:r w:rsidRPr="00201CA3">
        <w:rPr>
          <w:sz w:val="24"/>
          <w:szCs w:val="24"/>
          <w:rPrChange w:id="4519" w:author="Marmol, Dominika Klaudia" w:date="2026-06-08T16:57:00Z">
            <w:rPr/>
          </w:rPrChange>
        </w:rPr>
        <w:instrText xml:space="preserve"> SEQ Table \* ARABIC </w:instrText>
      </w:r>
      <w:r w:rsidRPr="00201CA3">
        <w:rPr>
          <w:noProof/>
          <w:sz w:val="24"/>
          <w:szCs w:val="24"/>
          <w:rPrChange w:id="4520" w:author="Marmol, Dominika Klaudia" w:date="2026-06-08T16:57:00Z">
            <w:rPr>
              <w:noProof/>
            </w:rPr>
          </w:rPrChange>
        </w:rPr>
        <w:fldChar w:fldCharType="separate"/>
      </w:r>
      <w:ins w:id="4521" w:author="Marmol, Dominika Klaudia" w:date="2026-06-08T16:57:00Z">
        <w:r w:rsidR="00201CA3" w:rsidRPr="00201CA3">
          <w:rPr>
            <w:noProof/>
            <w:sz w:val="24"/>
            <w:szCs w:val="24"/>
            <w:rPrChange w:id="4522" w:author="Marmol, Dominika Klaudia" w:date="2026-06-08T16:57:00Z">
              <w:rPr>
                <w:noProof/>
              </w:rPr>
            </w:rPrChange>
          </w:rPr>
          <w:t>12</w:t>
        </w:r>
      </w:ins>
      <w:del w:id="4523" w:author="Marmol, Dominika Klaudia" w:date="2026-06-08T16:57:00Z">
        <w:r w:rsidRPr="00201CA3">
          <w:rPr>
            <w:noProof/>
            <w:sz w:val="24"/>
            <w:szCs w:val="24"/>
            <w:rPrChange w:id="4524" w:author="Marmol, Dominika Klaudia" w:date="2026-06-08T16:57:00Z">
              <w:rPr>
                <w:noProof/>
              </w:rPr>
            </w:rPrChange>
          </w:rPr>
          <w:delText>7</w:delText>
        </w:r>
      </w:del>
      <w:r w:rsidRPr="00201CA3">
        <w:rPr>
          <w:noProof/>
          <w:sz w:val="24"/>
          <w:szCs w:val="24"/>
          <w:rPrChange w:id="4525" w:author="Marmol, Dominika Klaudia" w:date="2026-06-08T16:57:00Z">
            <w:rPr>
              <w:noProof/>
            </w:rPr>
          </w:rPrChange>
        </w:rPr>
        <w:fldChar w:fldCharType="end"/>
      </w:r>
      <w:bookmarkEnd w:id="4514"/>
      <w:r w:rsidRPr="00201CA3">
        <w:rPr>
          <w:sz w:val="24"/>
          <w:szCs w:val="24"/>
          <w:rPrChange w:id="4526" w:author="Marmol, Dominika Klaudia" w:date="2026-06-08T16:57:00Z">
            <w:rPr/>
          </w:rPrChange>
        </w:rPr>
        <w:t>:</w:t>
      </w:r>
      <w:ins w:id="4527" w:author="Marmol, Dominika Klaudia" w:date="2026-06-08T11:43:00Z">
        <w:r w:rsidRPr="00201CA3">
          <w:rPr>
            <w:sz w:val="24"/>
            <w:szCs w:val="24"/>
            <w:rPrChange w:id="4528" w:author="Marmol, Dominika Klaudia" w:date="2026-06-08T16:57:00Z">
              <w:rPr/>
            </w:rPrChange>
          </w:rPr>
          <w:tab/>
          <w:t>Schedule of activities – Part B1 (Dose optimization and expansion: 2L+ ccRCC)</w:t>
        </w:r>
        <w:bookmarkEnd w:id="4515"/>
        <w:bookmarkEnd w:id="4516"/>
      </w:ins>
    </w:p>
    <w:tbl>
      <w:tblPr>
        <w:tblStyle w:val="TableGrid10"/>
        <w:tblW w:w="5000" w:type="pct"/>
        <w:jc w:val="center"/>
        <w:tblLayout w:type="fixed"/>
        <w:tblLook w:val="0600" w:firstRow="0" w:lastRow="0" w:firstColumn="0" w:lastColumn="0" w:noHBand="1" w:noVBand="1"/>
      </w:tblPr>
      <w:tblGrid>
        <w:gridCol w:w="2926"/>
        <w:gridCol w:w="1867"/>
        <w:gridCol w:w="667"/>
        <w:gridCol w:w="667"/>
        <w:gridCol w:w="667"/>
        <w:gridCol w:w="664"/>
        <w:gridCol w:w="669"/>
        <w:gridCol w:w="1200"/>
        <w:gridCol w:w="943"/>
        <w:gridCol w:w="929"/>
        <w:gridCol w:w="1083"/>
        <w:gridCol w:w="996"/>
      </w:tblGrid>
      <w:tr w:rsidR="008F5115" w14:paraId="307A64A7" w14:textId="77777777" w:rsidTr="00F147E0">
        <w:trPr>
          <w:trHeight w:val="284"/>
          <w:tblHeader/>
          <w:jc w:val="center"/>
          <w:ins w:id="4529" w:author="Marmol, Dominika Klaudia" w:date="2026-06-08T11:43:00Z"/>
        </w:trPr>
        <w:tc>
          <w:tcPr>
            <w:tcW w:w="1102"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0003A8A" w14:textId="77777777" w:rsidR="00BD40B1" w:rsidRPr="00AF7284" w:rsidRDefault="00E27C57" w:rsidP="00F147E0">
            <w:pPr>
              <w:pStyle w:val="Table-1rowcenter"/>
              <w:keepNext w:val="0"/>
              <w:keepLines w:val="0"/>
              <w:jc w:val="left"/>
              <w:rPr>
                <w:ins w:id="4530" w:author="Marmol, Dominika Klaudia" w:date="2026-06-08T11:43:00Z"/>
                <w:lang w:val="en-US"/>
              </w:rPr>
            </w:pPr>
            <w:ins w:id="4531" w:author="Marmol, Dominika Klaudia" w:date="2026-06-08T11:43:00Z">
              <w:r w:rsidRPr="00AF7284">
                <w:t>Procedure (1 cycle = 14 days)</w:t>
              </w:r>
            </w:ins>
          </w:p>
        </w:tc>
        <w:tc>
          <w:tcPr>
            <w:tcW w:w="703"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3D29B79" w14:textId="77777777" w:rsidR="00BD40B1" w:rsidRPr="00AF7284" w:rsidRDefault="00E27C57" w:rsidP="00F147E0">
            <w:pPr>
              <w:pStyle w:val="Table-1rowcenter"/>
              <w:keepNext w:val="0"/>
              <w:keepLines w:val="0"/>
              <w:rPr>
                <w:ins w:id="4532" w:author="Marmol, Dominika Klaudia" w:date="2026-06-08T11:43:00Z"/>
                <w:bCs/>
                <w:lang w:val="en-US"/>
              </w:rPr>
            </w:pPr>
            <w:ins w:id="4533" w:author="Marmol, Dominika Klaudia" w:date="2026-06-08T11:43:00Z">
              <w:r w:rsidRPr="00AF7284">
                <w:rPr>
                  <w:bCs/>
                  <w:lang w:val="en-US"/>
                </w:rPr>
                <w:t>Screening </w:t>
              </w:r>
              <w:r w:rsidRPr="00AF7284">
                <w:rPr>
                  <w:bCs/>
                  <w:sz w:val="22"/>
                  <w:vertAlign w:val="superscript"/>
                  <w:lang w:val="en-US"/>
                </w:rPr>
                <w:t>a</w:t>
              </w:r>
            </w:ins>
          </w:p>
        </w:tc>
        <w:tc>
          <w:tcPr>
            <w:tcW w:w="753" w:type="pct"/>
            <w:gridSpan w:val="3"/>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41A3348B" w14:textId="77777777" w:rsidR="00BD40B1" w:rsidRPr="00AF7284" w:rsidRDefault="00E27C57" w:rsidP="00F147E0">
            <w:pPr>
              <w:pStyle w:val="Table-1rowcenter"/>
              <w:keepNext w:val="0"/>
              <w:keepLines w:val="0"/>
              <w:rPr>
                <w:ins w:id="4534" w:author="Marmol, Dominika Klaudia" w:date="2026-06-08T11:43:00Z"/>
                <w:bCs/>
                <w:lang w:val="en-US"/>
              </w:rPr>
            </w:pPr>
            <w:ins w:id="4535" w:author="Marmol, Dominika Klaudia" w:date="2026-06-08T11:43:00Z">
              <w:r w:rsidRPr="00AF7284">
                <w:rPr>
                  <w:bCs/>
                  <w:lang w:val="en-US"/>
                </w:rPr>
                <w:t>Cycle 1</w:t>
              </w:r>
            </w:ins>
          </w:p>
        </w:tc>
        <w:tc>
          <w:tcPr>
            <w:tcW w:w="502" w:type="pct"/>
            <w:gridSpan w:val="2"/>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2D238C31" w14:textId="77777777" w:rsidR="00BD40B1" w:rsidRPr="00AF7284" w:rsidRDefault="00E27C57" w:rsidP="00F147E0">
            <w:pPr>
              <w:pStyle w:val="Table-1rowcenter"/>
              <w:keepNext w:val="0"/>
              <w:keepLines w:val="0"/>
              <w:rPr>
                <w:ins w:id="4536" w:author="Marmol, Dominika Klaudia" w:date="2026-06-08T11:43:00Z"/>
                <w:bCs/>
                <w:lang w:val="en-US"/>
              </w:rPr>
            </w:pPr>
            <w:ins w:id="4537" w:author="Marmol, Dominika Klaudia" w:date="2026-06-08T11:43:00Z">
              <w:r w:rsidRPr="00AF7284">
                <w:rPr>
                  <w:bCs/>
                  <w:lang w:val="en-US"/>
                </w:rPr>
                <w:t>Cycle 2</w:t>
              </w:r>
            </w:ins>
          </w:p>
        </w:tc>
        <w:tc>
          <w:tcPr>
            <w:tcW w:w="45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7C60985" w14:textId="77777777" w:rsidR="00BD40B1" w:rsidRPr="00AF7284" w:rsidRDefault="00E27C57" w:rsidP="00F147E0">
            <w:pPr>
              <w:pStyle w:val="Table-1rowcenter"/>
              <w:keepNext w:val="0"/>
              <w:keepLines w:val="0"/>
              <w:rPr>
                <w:ins w:id="4538" w:author="Marmol, Dominika Klaudia" w:date="2026-06-08T11:43:00Z"/>
                <w:bCs/>
                <w:lang w:val="en-US"/>
              </w:rPr>
            </w:pPr>
            <w:ins w:id="4539" w:author="Marmol, Dominika Klaudia" w:date="2026-06-08T11:43:00Z">
              <w:r w:rsidRPr="00AF7284">
                <w:rPr>
                  <w:bCs/>
                  <w:lang w:val="en-US"/>
                </w:rPr>
                <w:t>Cycle 3 &amp; thereafter</w:t>
              </w:r>
            </w:ins>
          </w:p>
        </w:tc>
        <w:tc>
          <w:tcPr>
            <w:tcW w:w="355"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1368055E" w14:textId="77777777" w:rsidR="00BD40B1" w:rsidRPr="00AF7284" w:rsidRDefault="00E27C57" w:rsidP="00F147E0">
            <w:pPr>
              <w:pStyle w:val="Table-1rowcenter"/>
              <w:keepNext w:val="0"/>
              <w:keepLines w:val="0"/>
              <w:rPr>
                <w:ins w:id="4540" w:author="Marmol, Dominika Klaudia" w:date="2026-06-08T11:43:00Z"/>
                <w:bCs/>
              </w:rPr>
            </w:pPr>
            <w:ins w:id="4541" w:author="Marmol, Dominika Klaudia" w:date="2026-06-08T11:43:00Z">
              <w:r w:rsidRPr="00AF7284">
                <w:rPr>
                  <w:bCs/>
                  <w:lang w:val="en-US"/>
                </w:rPr>
                <w:t>EOT Visit </w:t>
              </w:r>
              <w:r w:rsidRPr="00AF7284">
                <w:rPr>
                  <w:bCs/>
                  <w:sz w:val="22"/>
                  <w:vertAlign w:val="superscript"/>
                  <w:lang w:val="en-US"/>
                </w:rPr>
                <w:t>b</w:t>
              </w:r>
            </w:ins>
          </w:p>
        </w:tc>
        <w:tc>
          <w:tcPr>
            <w:tcW w:w="1133"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8A296A8" w14:textId="77777777" w:rsidR="00BD40B1" w:rsidRPr="00AF7284" w:rsidRDefault="00E27C57" w:rsidP="00F147E0">
            <w:pPr>
              <w:pStyle w:val="Table-1rowcenter"/>
              <w:keepNext w:val="0"/>
              <w:keepLines w:val="0"/>
              <w:rPr>
                <w:ins w:id="4542" w:author="Marmol, Dominika Klaudia" w:date="2026-06-08T11:43:00Z"/>
                <w:bCs/>
                <w:lang w:val="en-US"/>
              </w:rPr>
            </w:pPr>
            <w:ins w:id="4543" w:author="Marmol, Dominika Klaudia" w:date="2026-06-08T11:43:00Z">
              <w:r w:rsidRPr="00AF7284">
                <w:rPr>
                  <w:bCs/>
                  <w:lang w:val="en-US"/>
                </w:rPr>
                <w:t>Follow-up</w:t>
              </w:r>
            </w:ins>
          </w:p>
        </w:tc>
      </w:tr>
      <w:tr w:rsidR="008F5115" w14:paraId="36D8A375" w14:textId="77777777" w:rsidTr="00F147E0">
        <w:trPr>
          <w:trHeight w:val="310"/>
          <w:tblHeader/>
          <w:jc w:val="center"/>
          <w:ins w:id="4544" w:author="Marmol, Dominika Klaudia" w:date="2026-06-08T11:43:00Z"/>
        </w:trPr>
        <w:tc>
          <w:tcPr>
            <w:tcW w:w="1102" w:type="pct"/>
            <w:vMerge/>
            <w:vAlign w:val="center"/>
          </w:tcPr>
          <w:p w14:paraId="6274284B" w14:textId="77777777" w:rsidR="00BD40B1" w:rsidRPr="00AF7284" w:rsidRDefault="00BD40B1" w:rsidP="00F147E0">
            <w:pPr>
              <w:pStyle w:val="Table-1rowcenter"/>
              <w:keepNext w:val="0"/>
              <w:keepLines w:val="0"/>
              <w:rPr>
                <w:ins w:id="4545" w:author="Marmol, Dominika Klaudia" w:date="2026-06-08T11:43:00Z"/>
                <w:rFonts w:eastAsia="SimSun"/>
                <w:lang w:val="en-US"/>
              </w:rPr>
            </w:pPr>
          </w:p>
        </w:tc>
        <w:tc>
          <w:tcPr>
            <w:tcW w:w="703" w:type="pct"/>
            <w:vMerge/>
            <w:vAlign w:val="center"/>
          </w:tcPr>
          <w:p w14:paraId="1D3AA5FB" w14:textId="77777777" w:rsidR="00BD40B1" w:rsidRPr="00AF7284" w:rsidRDefault="00BD40B1" w:rsidP="00F147E0">
            <w:pPr>
              <w:pStyle w:val="Table-1rowcenter"/>
              <w:keepNext w:val="0"/>
              <w:keepLines w:val="0"/>
              <w:rPr>
                <w:ins w:id="4546" w:author="Marmol, Dominika Klaudia" w:date="2026-06-08T11:43:00Z"/>
                <w:rFonts w:eastAsia="SimSun"/>
                <w:bCs/>
                <w:lang w:val="en-US"/>
              </w:rPr>
            </w:pPr>
          </w:p>
        </w:tc>
        <w:tc>
          <w:tcPr>
            <w:tcW w:w="753" w:type="pct"/>
            <w:gridSpan w:val="3"/>
            <w:vMerge/>
            <w:tcBorders>
              <w:left w:val="single" w:sz="4" w:space="0" w:color="auto"/>
              <w:bottom w:val="single" w:sz="4" w:space="0" w:color="auto"/>
              <w:right w:val="single" w:sz="4" w:space="0" w:color="auto"/>
            </w:tcBorders>
            <w:shd w:val="clear" w:color="auto" w:fill="D9D9D9" w:themeFill="background1" w:themeFillShade="D9"/>
            <w:noWrap/>
            <w:vAlign w:val="center"/>
          </w:tcPr>
          <w:p w14:paraId="6DFE54C3" w14:textId="77777777" w:rsidR="00BD40B1" w:rsidRPr="00AF7284" w:rsidRDefault="00BD40B1" w:rsidP="00F147E0">
            <w:pPr>
              <w:pStyle w:val="Table-1rowcenter"/>
              <w:keepNext w:val="0"/>
              <w:keepLines w:val="0"/>
              <w:rPr>
                <w:ins w:id="4547" w:author="Marmol, Dominika Klaudia" w:date="2026-06-08T11:43:00Z"/>
                <w:bCs/>
              </w:rPr>
            </w:pPr>
          </w:p>
        </w:tc>
        <w:tc>
          <w:tcPr>
            <w:tcW w:w="502" w:type="pct"/>
            <w:gridSpan w:val="2"/>
            <w:vMerge/>
            <w:tcBorders>
              <w:left w:val="single" w:sz="4" w:space="0" w:color="auto"/>
              <w:bottom w:val="single" w:sz="4" w:space="0" w:color="auto"/>
              <w:right w:val="single" w:sz="4" w:space="0" w:color="auto"/>
            </w:tcBorders>
            <w:shd w:val="clear" w:color="auto" w:fill="D9D9D9" w:themeFill="background1" w:themeFillShade="D9"/>
            <w:vAlign w:val="center"/>
          </w:tcPr>
          <w:p w14:paraId="5106C116" w14:textId="77777777" w:rsidR="00BD40B1" w:rsidRPr="00AF7284" w:rsidRDefault="00BD40B1" w:rsidP="00F147E0">
            <w:pPr>
              <w:pStyle w:val="Table-1rowcenter"/>
              <w:keepNext w:val="0"/>
              <w:keepLines w:val="0"/>
              <w:rPr>
                <w:ins w:id="4548" w:author="Marmol, Dominika Klaudia" w:date="2026-06-08T11:43:00Z"/>
                <w:bCs/>
                <w:lang w:val="en-US"/>
              </w:rPr>
            </w:pPr>
          </w:p>
        </w:tc>
        <w:tc>
          <w:tcPr>
            <w:tcW w:w="452"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B2A59C3" w14:textId="77777777" w:rsidR="00BD40B1" w:rsidRPr="00AF7284" w:rsidRDefault="00E27C57" w:rsidP="00F147E0">
            <w:pPr>
              <w:pStyle w:val="Table-1rowcenter"/>
              <w:keepNext w:val="0"/>
              <w:keepLines w:val="0"/>
              <w:rPr>
                <w:ins w:id="4549" w:author="Marmol, Dominika Klaudia" w:date="2026-06-08T11:43:00Z"/>
                <w:bCs/>
                <w:lang w:val="en-US"/>
              </w:rPr>
            </w:pPr>
            <w:ins w:id="4550" w:author="Marmol, Dominika Klaudia" w:date="2026-06-08T11:43:00Z">
              <w:r w:rsidRPr="00AF7284">
                <w:rPr>
                  <w:bCs/>
                  <w:lang w:val="en-US"/>
                </w:rPr>
                <w:t>D1</w:t>
              </w:r>
            </w:ins>
          </w:p>
        </w:tc>
        <w:tc>
          <w:tcPr>
            <w:tcW w:w="355" w:type="pct"/>
            <w:vMerge/>
            <w:tcBorders>
              <w:left w:val="single" w:sz="4" w:space="0" w:color="auto"/>
              <w:right w:val="single" w:sz="4" w:space="0" w:color="auto"/>
            </w:tcBorders>
            <w:shd w:val="clear" w:color="auto" w:fill="D9D9D9" w:themeFill="background1" w:themeFillShade="D9"/>
            <w:vAlign w:val="center"/>
          </w:tcPr>
          <w:p w14:paraId="72C24F79" w14:textId="77777777" w:rsidR="00BD40B1" w:rsidRPr="00AF7284" w:rsidRDefault="00BD40B1" w:rsidP="00F147E0">
            <w:pPr>
              <w:pStyle w:val="Table-1rowcenter"/>
              <w:keepNext w:val="0"/>
              <w:keepLines w:val="0"/>
              <w:rPr>
                <w:ins w:id="4551" w:author="Marmol, Dominika Klaudia" w:date="2026-06-08T11:43:00Z"/>
                <w:bCs/>
              </w:rPr>
            </w:pPr>
          </w:p>
        </w:tc>
        <w:tc>
          <w:tcPr>
            <w:tcW w:w="350"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36FD9A8" w14:textId="77777777" w:rsidR="00BD40B1" w:rsidRPr="00AF7284" w:rsidRDefault="00E27C57" w:rsidP="00F147E0">
            <w:pPr>
              <w:pStyle w:val="Table-1rowcenter"/>
              <w:keepNext w:val="0"/>
              <w:keepLines w:val="0"/>
              <w:rPr>
                <w:ins w:id="4552" w:author="Marmol, Dominika Klaudia" w:date="2026-06-08T11:43:00Z"/>
                <w:bCs/>
                <w:lang w:val="en-US"/>
              </w:rPr>
            </w:pPr>
            <w:ins w:id="4553" w:author="Marmol, Dominika Klaudia" w:date="2026-06-08T11:43:00Z">
              <w:r w:rsidRPr="00AF7284">
                <w:rPr>
                  <w:bCs/>
                  <w:lang w:val="en-US"/>
                </w:rPr>
                <w:t>Day 30 SFU</w:t>
              </w:r>
            </w:ins>
          </w:p>
        </w:tc>
        <w:tc>
          <w:tcPr>
            <w:tcW w:w="408"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4FDCFE2" w14:textId="77777777" w:rsidR="00BD40B1" w:rsidRPr="00AF7284" w:rsidRDefault="00E27C57" w:rsidP="00F147E0">
            <w:pPr>
              <w:pStyle w:val="Table-1rowcenter"/>
              <w:keepNext w:val="0"/>
              <w:keepLines w:val="0"/>
              <w:rPr>
                <w:ins w:id="4554" w:author="Marmol, Dominika Klaudia" w:date="2026-06-08T11:43:00Z"/>
                <w:bCs/>
                <w:lang w:val="en-US"/>
              </w:rPr>
            </w:pPr>
            <w:ins w:id="4555" w:author="Marmol, Dominika Klaudia" w:date="2026-06-08T11:43:00Z">
              <w:r w:rsidRPr="00AF7284">
                <w:rPr>
                  <w:bCs/>
                  <w:lang w:val="en-US"/>
                </w:rPr>
                <w:t>Day 90 SFU</w:t>
              </w:r>
              <w:r w:rsidRPr="00AF7284">
                <w:rPr>
                  <w:lang w:val="en-US"/>
                </w:rPr>
                <w:t>/</w:t>
              </w:r>
              <w:r w:rsidRPr="00AF7284">
                <w:rPr>
                  <w:bCs/>
                  <w:lang w:val="en-US"/>
                </w:rPr>
                <w:t>ETV</w:t>
              </w:r>
            </w:ins>
          </w:p>
        </w:tc>
        <w:tc>
          <w:tcPr>
            <w:tcW w:w="375"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81CE060" w14:textId="77777777" w:rsidR="00BD40B1" w:rsidRPr="00AF7284" w:rsidRDefault="00E27C57" w:rsidP="00F147E0">
            <w:pPr>
              <w:pStyle w:val="Table-1rowcenter"/>
              <w:keepNext w:val="0"/>
              <w:keepLines w:val="0"/>
              <w:rPr>
                <w:ins w:id="4556" w:author="Marmol, Dominika Klaudia" w:date="2026-06-08T11:43:00Z"/>
                <w:bCs/>
                <w:lang w:val="en-US"/>
              </w:rPr>
            </w:pPr>
            <w:ins w:id="4557" w:author="Marmol, Dominika Klaudia" w:date="2026-06-08T11:43:00Z">
              <w:r w:rsidRPr="00AF7284">
                <w:rPr>
                  <w:bCs/>
                  <w:lang w:val="en-US"/>
                </w:rPr>
                <w:t>Survival follow-up</w:t>
              </w:r>
            </w:ins>
          </w:p>
        </w:tc>
      </w:tr>
      <w:tr w:rsidR="008F5115" w14:paraId="68A0CA5B" w14:textId="77777777" w:rsidTr="00F147E0">
        <w:trPr>
          <w:trHeight w:val="284"/>
          <w:tblHeader/>
          <w:jc w:val="center"/>
          <w:ins w:id="4558" w:author="Marmol, Dominika Klaudia" w:date="2026-06-08T11:43:00Z"/>
        </w:trPr>
        <w:tc>
          <w:tcPr>
            <w:tcW w:w="1102" w:type="pct"/>
            <w:vMerge/>
            <w:vAlign w:val="center"/>
          </w:tcPr>
          <w:p w14:paraId="30039E84" w14:textId="77777777" w:rsidR="00BD40B1" w:rsidRPr="00AF7284" w:rsidRDefault="00BD40B1" w:rsidP="00F147E0">
            <w:pPr>
              <w:spacing w:before="40" w:after="40"/>
              <w:rPr>
                <w:ins w:id="4559" w:author="Marmol, Dominika Klaudia" w:date="2026-06-08T11:43:00Z"/>
                <w:rFonts w:eastAsia="SimSun"/>
                <w:sz w:val="21"/>
                <w:szCs w:val="21"/>
                <w:lang w:val="en-US"/>
              </w:rPr>
            </w:pPr>
          </w:p>
        </w:tc>
        <w:tc>
          <w:tcPr>
            <w:tcW w:w="703" w:type="pct"/>
            <w:vMerge/>
            <w:vAlign w:val="center"/>
          </w:tcPr>
          <w:p w14:paraId="15E4EDB8" w14:textId="77777777" w:rsidR="00BD40B1" w:rsidRPr="00AF7284" w:rsidRDefault="00BD40B1" w:rsidP="00F147E0">
            <w:pPr>
              <w:spacing w:before="40" w:after="40"/>
              <w:rPr>
                <w:ins w:id="4560" w:author="Marmol, Dominika Klaudia" w:date="2026-06-08T11:43:00Z"/>
                <w:rFonts w:eastAsia="SimSun"/>
                <w:b/>
                <w:bCs/>
                <w:sz w:val="21"/>
                <w:szCs w:val="21"/>
                <w:lang w:val="en-US"/>
              </w:rPr>
            </w:pPr>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A80756D" w14:textId="77777777" w:rsidR="00BD40B1" w:rsidRPr="00AF7284" w:rsidRDefault="00E27C57" w:rsidP="00F147E0">
            <w:pPr>
              <w:pStyle w:val="Table-1row-Centered"/>
              <w:keepNext w:val="0"/>
              <w:keepLines w:val="0"/>
              <w:rPr>
                <w:ins w:id="4561" w:author="Marmol, Dominika Klaudia" w:date="2026-06-08T11:43:00Z"/>
                <w:lang w:val="en-US"/>
              </w:rPr>
            </w:pPr>
            <w:ins w:id="4562" w:author="Marmol, Dominika Klaudia" w:date="2026-06-08T11:43:00Z">
              <w:r w:rsidRPr="00AF7284">
                <w:rPr>
                  <w:lang w:val="en-US"/>
                </w:rPr>
                <w:t>D1</w:t>
              </w:r>
            </w:ins>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7D25984E" w14:textId="77777777" w:rsidR="00BD40B1" w:rsidRPr="00AF7284" w:rsidRDefault="00E27C57" w:rsidP="00F147E0">
            <w:pPr>
              <w:pStyle w:val="Table-1row-Centered"/>
              <w:keepNext w:val="0"/>
              <w:keepLines w:val="0"/>
              <w:rPr>
                <w:ins w:id="4563" w:author="Marmol, Dominika Klaudia" w:date="2026-06-08T11:43:00Z"/>
                <w:lang w:val="en-US"/>
              </w:rPr>
            </w:pPr>
            <w:ins w:id="4564" w:author="Marmol, Dominika Klaudia" w:date="2026-06-08T11:43:00Z">
              <w:r w:rsidRPr="00AF7284">
                <w:rPr>
                  <w:lang w:val="en-US"/>
                </w:rPr>
                <w:t>D4</w:t>
              </w:r>
            </w:ins>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650F401" w14:textId="77777777" w:rsidR="00BD40B1" w:rsidRPr="00AF7284" w:rsidRDefault="00E27C57" w:rsidP="00F147E0">
            <w:pPr>
              <w:pStyle w:val="Table-1row-Centered"/>
              <w:keepNext w:val="0"/>
              <w:keepLines w:val="0"/>
              <w:rPr>
                <w:ins w:id="4565" w:author="Marmol, Dominika Klaudia" w:date="2026-06-08T11:43:00Z"/>
                <w:lang w:val="en-US"/>
              </w:rPr>
            </w:pPr>
            <w:ins w:id="4566" w:author="Marmol, Dominika Klaudia" w:date="2026-06-08T11:43:00Z">
              <w:r w:rsidRPr="00AF7284">
                <w:rPr>
                  <w:lang w:val="en-US"/>
                </w:rPr>
                <w:t>D8</w:t>
              </w:r>
            </w:ins>
          </w:p>
        </w:tc>
        <w:tc>
          <w:tcPr>
            <w:tcW w:w="250"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AAD9405" w14:textId="77777777" w:rsidR="00BD40B1" w:rsidRPr="00AF7284" w:rsidRDefault="00E27C57" w:rsidP="00F147E0">
            <w:pPr>
              <w:pStyle w:val="Table-1row-Centered"/>
              <w:keepNext w:val="0"/>
              <w:keepLines w:val="0"/>
              <w:rPr>
                <w:ins w:id="4567" w:author="Marmol, Dominika Klaudia" w:date="2026-06-08T11:43:00Z"/>
                <w:lang w:val="en-US"/>
              </w:rPr>
            </w:pPr>
            <w:ins w:id="4568" w:author="Marmol, Dominika Klaudia" w:date="2026-06-08T11:43:00Z">
              <w:r w:rsidRPr="00AF7284">
                <w:rPr>
                  <w:lang w:val="en-US"/>
                </w:rPr>
                <w:t>D1</w:t>
              </w:r>
            </w:ins>
          </w:p>
        </w:tc>
        <w:tc>
          <w:tcPr>
            <w:tcW w:w="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0144C7F" w14:textId="77777777" w:rsidR="00BD40B1" w:rsidRPr="00AF7284" w:rsidRDefault="00E27C57" w:rsidP="00F147E0">
            <w:pPr>
              <w:pStyle w:val="Table-1row-Centered"/>
              <w:keepNext w:val="0"/>
              <w:keepLines w:val="0"/>
              <w:rPr>
                <w:ins w:id="4569" w:author="Marmol, Dominika Klaudia" w:date="2026-06-08T11:43:00Z"/>
                <w:lang w:val="en-US"/>
              </w:rPr>
            </w:pPr>
            <w:ins w:id="4570" w:author="Marmol, Dominika Klaudia" w:date="2026-06-08T11:43:00Z">
              <w:r w:rsidRPr="00AF7284">
                <w:rPr>
                  <w:lang w:val="en-US"/>
                </w:rPr>
                <w:t>D8</w:t>
              </w:r>
            </w:ins>
          </w:p>
        </w:tc>
        <w:tc>
          <w:tcPr>
            <w:tcW w:w="452" w:type="pct"/>
            <w:vMerge/>
            <w:tcBorders>
              <w:right w:val="single" w:sz="4" w:space="0" w:color="auto"/>
            </w:tcBorders>
            <w:noWrap/>
            <w:vAlign w:val="center"/>
          </w:tcPr>
          <w:p w14:paraId="65C78551" w14:textId="77777777" w:rsidR="00BD40B1" w:rsidRPr="00AF7284" w:rsidRDefault="00BD40B1" w:rsidP="00F147E0">
            <w:pPr>
              <w:widowControl w:val="0"/>
              <w:spacing w:before="40" w:after="40"/>
              <w:ind w:left="86" w:hangingChars="41" w:hanging="86"/>
              <w:jc w:val="center"/>
              <w:rPr>
                <w:ins w:id="4571" w:author="Marmol, Dominika Klaudia" w:date="2026-06-08T11:43:00Z"/>
                <w:rFonts w:eastAsia="DengXian"/>
                <w:b/>
                <w:bCs/>
                <w:sz w:val="21"/>
                <w:szCs w:val="21"/>
                <w:lang w:val="en-US"/>
              </w:rPr>
            </w:pPr>
          </w:p>
        </w:tc>
        <w:tc>
          <w:tcPr>
            <w:tcW w:w="355" w:type="pct"/>
            <w:vMerge/>
            <w:tcBorders>
              <w:left w:val="single" w:sz="4" w:space="0" w:color="auto"/>
              <w:right w:val="single" w:sz="4" w:space="0" w:color="auto"/>
            </w:tcBorders>
            <w:vAlign w:val="center"/>
          </w:tcPr>
          <w:p w14:paraId="325264D2" w14:textId="77777777" w:rsidR="00BD40B1" w:rsidRPr="00AF7284" w:rsidRDefault="00BD40B1" w:rsidP="00F147E0">
            <w:pPr>
              <w:widowControl w:val="0"/>
              <w:spacing w:before="40" w:after="40"/>
              <w:ind w:left="86" w:hangingChars="41" w:hanging="86"/>
              <w:jc w:val="center"/>
              <w:rPr>
                <w:ins w:id="4572" w:author="Marmol, Dominika Klaudia" w:date="2026-06-08T11:43:00Z"/>
                <w:rFonts w:eastAsia="DengXian"/>
                <w:b/>
                <w:bCs/>
                <w:sz w:val="21"/>
                <w:szCs w:val="21"/>
              </w:rPr>
            </w:pPr>
          </w:p>
        </w:tc>
        <w:tc>
          <w:tcPr>
            <w:tcW w:w="350" w:type="pct"/>
            <w:vMerge/>
            <w:tcBorders>
              <w:left w:val="single" w:sz="4" w:space="0" w:color="auto"/>
            </w:tcBorders>
            <w:vAlign w:val="center"/>
          </w:tcPr>
          <w:p w14:paraId="1DF29173" w14:textId="77777777" w:rsidR="00BD40B1" w:rsidRPr="00AF7284" w:rsidRDefault="00BD40B1" w:rsidP="00F147E0">
            <w:pPr>
              <w:widowControl w:val="0"/>
              <w:spacing w:before="40" w:after="40"/>
              <w:ind w:left="86" w:hangingChars="41" w:hanging="86"/>
              <w:jc w:val="center"/>
              <w:rPr>
                <w:ins w:id="4573" w:author="Marmol, Dominika Klaudia" w:date="2026-06-08T11:43:00Z"/>
                <w:rFonts w:eastAsia="DengXian"/>
                <w:b/>
                <w:bCs/>
                <w:sz w:val="21"/>
                <w:szCs w:val="21"/>
                <w:lang w:val="en-US"/>
              </w:rPr>
            </w:pPr>
          </w:p>
        </w:tc>
        <w:tc>
          <w:tcPr>
            <w:tcW w:w="408" w:type="pct"/>
            <w:vMerge/>
            <w:vAlign w:val="center"/>
          </w:tcPr>
          <w:p w14:paraId="7DC2B55A" w14:textId="77777777" w:rsidR="00BD40B1" w:rsidRPr="00AF7284" w:rsidRDefault="00BD40B1" w:rsidP="00F147E0">
            <w:pPr>
              <w:widowControl w:val="0"/>
              <w:spacing w:before="40" w:after="40"/>
              <w:ind w:left="86" w:hangingChars="41" w:hanging="86"/>
              <w:jc w:val="center"/>
              <w:rPr>
                <w:ins w:id="4574" w:author="Marmol, Dominika Klaudia" w:date="2026-06-08T11:43:00Z"/>
                <w:rFonts w:eastAsia="DengXian"/>
                <w:b/>
                <w:bCs/>
                <w:sz w:val="21"/>
                <w:szCs w:val="21"/>
                <w:lang w:val="en-US"/>
              </w:rPr>
            </w:pPr>
          </w:p>
        </w:tc>
        <w:tc>
          <w:tcPr>
            <w:tcW w:w="375" w:type="pct"/>
            <w:vMerge/>
            <w:vAlign w:val="center"/>
          </w:tcPr>
          <w:p w14:paraId="31B42FF6" w14:textId="77777777" w:rsidR="00BD40B1" w:rsidRPr="00AF7284" w:rsidRDefault="00BD40B1" w:rsidP="00F147E0">
            <w:pPr>
              <w:widowControl w:val="0"/>
              <w:spacing w:before="40" w:after="40"/>
              <w:ind w:left="86" w:hangingChars="41" w:hanging="86"/>
              <w:jc w:val="center"/>
              <w:rPr>
                <w:ins w:id="4575" w:author="Marmol, Dominika Klaudia" w:date="2026-06-08T11:43:00Z"/>
                <w:rFonts w:eastAsia="DengXian"/>
                <w:b/>
                <w:bCs/>
                <w:sz w:val="21"/>
                <w:szCs w:val="21"/>
                <w:lang w:val="en-US"/>
              </w:rPr>
            </w:pPr>
          </w:p>
        </w:tc>
      </w:tr>
      <w:tr w:rsidR="008F5115" w14:paraId="0F329059" w14:textId="77777777" w:rsidTr="00F147E0">
        <w:trPr>
          <w:trHeight w:val="284"/>
          <w:tblHeader/>
          <w:jc w:val="center"/>
          <w:ins w:id="4576" w:author="Marmol, Dominika Klaudia" w:date="2026-06-08T11:43:00Z"/>
        </w:trPr>
        <w:tc>
          <w:tcPr>
            <w:tcW w:w="110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B7FE4AA" w14:textId="77777777" w:rsidR="00BD40B1" w:rsidRPr="00AF7284" w:rsidRDefault="00E27C57" w:rsidP="00F147E0">
            <w:pPr>
              <w:pStyle w:val="Table-1row-Centered"/>
              <w:keepNext w:val="0"/>
              <w:keepLines w:val="0"/>
              <w:jc w:val="left"/>
              <w:rPr>
                <w:ins w:id="4577" w:author="Marmol, Dominika Klaudia" w:date="2026-06-08T11:43:00Z"/>
                <w:lang w:val="en-US"/>
              </w:rPr>
            </w:pPr>
            <w:ins w:id="4578" w:author="Marmol, Dominika Klaudia" w:date="2026-06-08T11:43:00Z">
              <w:r w:rsidRPr="00AF7284">
                <w:rPr>
                  <w:lang w:val="en-US"/>
                </w:rPr>
                <w:t>Window (days)</w:t>
              </w:r>
            </w:ins>
          </w:p>
        </w:tc>
        <w:tc>
          <w:tcPr>
            <w:tcW w:w="70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4744544" w14:textId="77777777" w:rsidR="00BD40B1" w:rsidRPr="00AF7284" w:rsidRDefault="00E27C57" w:rsidP="00F147E0">
            <w:pPr>
              <w:pStyle w:val="Table-1row-Centered"/>
              <w:keepNext w:val="0"/>
              <w:keepLines w:val="0"/>
              <w:rPr>
                <w:ins w:id="4579" w:author="Marmol, Dominika Klaudia" w:date="2026-06-08T11:43:00Z"/>
                <w:lang w:val="en-US"/>
              </w:rPr>
            </w:pPr>
            <w:ins w:id="4580" w:author="Marmol, Dominika Klaudia" w:date="2026-06-08T11:43:00Z">
              <w:r w:rsidRPr="00AF7284">
                <w:rPr>
                  <w:lang w:val="en-US"/>
                </w:rPr>
                <w:t>D-28 to D-1</w:t>
              </w:r>
            </w:ins>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B92371E" w14:textId="77777777" w:rsidR="00BD40B1" w:rsidRPr="00AF7284" w:rsidRDefault="00E27C57" w:rsidP="00F147E0">
            <w:pPr>
              <w:pStyle w:val="Table-1row-Centered"/>
              <w:keepNext w:val="0"/>
              <w:keepLines w:val="0"/>
              <w:rPr>
                <w:ins w:id="4581" w:author="Marmol, Dominika Klaudia" w:date="2026-06-08T11:43:00Z"/>
                <w:lang w:val="en-US"/>
              </w:rPr>
            </w:pPr>
            <w:ins w:id="4582" w:author="Marmol, Dominika Klaudia" w:date="2026-06-08T11:43:00Z">
              <w:r w:rsidRPr="00AF7284">
                <w:rPr>
                  <w:lang w:val="en-US"/>
                </w:rPr>
                <w:t>0</w:t>
              </w:r>
            </w:ins>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35945A7" w14:textId="77777777" w:rsidR="00BD40B1" w:rsidRPr="00AF7284" w:rsidRDefault="00E27C57" w:rsidP="00F147E0">
            <w:pPr>
              <w:pStyle w:val="Table-1row-Centered"/>
              <w:keepNext w:val="0"/>
              <w:keepLines w:val="0"/>
              <w:rPr>
                <w:ins w:id="4583" w:author="Marmol, Dominika Klaudia" w:date="2026-06-08T11:43:00Z"/>
                <w:lang w:val="en-US"/>
              </w:rPr>
            </w:pPr>
            <w:ins w:id="4584" w:author="Marmol, Dominika Klaudia" w:date="2026-06-08T11:43:00Z">
              <w:r w:rsidRPr="00AF7284">
                <w:rPr>
                  <w:lang w:val="en-US"/>
                </w:rPr>
                <w:t>±1</w:t>
              </w:r>
            </w:ins>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D1E3A5" w14:textId="77777777" w:rsidR="00BD40B1" w:rsidRPr="00AF7284" w:rsidRDefault="00E27C57" w:rsidP="00F147E0">
            <w:pPr>
              <w:pStyle w:val="Table-1row-Centered"/>
              <w:keepNext w:val="0"/>
              <w:keepLines w:val="0"/>
              <w:rPr>
                <w:ins w:id="4585" w:author="Marmol, Dominika Klaudia" w:date="2026-06-08T11:43:00Z"/>
                <w:lang w:val="en-US"/>
              </w:rPr>
            </w:pPr>
            <w:ins w:id="4586" w:author="Marmol, Dominika Klaudia" w:date="2026-06-08T11:43:00Z">
              <w:r w:rsidRPr="00AF7284">
                <w:rPr>
                  <w:lang w:val="en-US"/>
                </w:rPr>
                <w:t>±1</w:t>
              </w:r>
            </w:ins>
          </w:p>
        </w:tc>
        <w:tc>
          <w:tcPr>
            <w:tcW w:w="2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91711D3" w14:textId="77777777" w:rsidR="00BD40B1" w:rsidRPr="00AF7284" w:rsidRDefault="00E27C57" w:rsidP="00F147E0">
            <w:pPr>
              <w:pStyle w:val="Table-1row-Centered"/>
              <w:keepNext w:val="0"/>
              <w:keepLines w:val="0"/>
              <w:rPr>
                <w:ins w:id="4587" w:author="Marmol, Dominika Klaudia" w:date="2026-06-08T11:43:00Z"/>
                <w:lang w:val="en-US"/>
              </w:rPr>
            </w:pPr>
            <w:ins w:id="4588" w:author="Marmol, Dominika Klaudia" w:date="2026-06-08T11:43:00Z">
              <w:r w:rsidRPr="00AF7284">
                <w:rPr>
                  <w:lang w:val="en-US"/>
                </w:rPr>
                <w:t>±1</w:t>
              </w:r>
            </w:ins>
          </w:p>
        </w:tc>
        <w:tc>
          <w:tcPr>
            <w:tcW w:w="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13A02C" w14:textId="77777777" w:rsidR="00BD40B1" w:rsidRPr="00AF7284" w:rsidRDefault="00E27C57" w:rsidP="00F147E0">
            <w:pPr>
              <w:pStyle w:val="Table-1row-Centered"/>
              <w:keepNext w:val="0"/>
              <w:keepLines w:val="0"/>
              <w:rPr>
                <w:ins w:id="4589" w:author="Marmol, Dominika Klaudia" w:date="2026-06-08T11:43:00Z"/>
                <w:lang w:val="en-US"/>
              </w:rPr>
            </w:pPr>
            <w:ins w:id="4590" w:author="Marmol, Dominika Klaudia" w:date="2026-06-08T11:43:00Z">
              <w:r w:rsidRPr="00AF7284">
                <w:rPr>
                  <w:lang w:val="en-US"/>
                </w:rPr>
                <w:t>±1</w:t>
              </w:r>
            </w:ins>
          </w:p>
        </w:tc>
        <w:tc>
          <w:tcPr>
            <w:tcW w:w="45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CF48DA1" w14:textId="77777777" w:rsidR="00BD40B1" w:rsidRPr="00AF7284" w:rsidRDefault="00E27C57" w:rsidP="00F147E0">
            <w:pPr>
              <w:pStyle w:val="Table-1row-Centered"/>
              <w:keepNext w:val="0"/>
              <w:keepLines w:val="0"/>
              <w:rPr>
                <w:ins w:id="4591" w:author="Marmol, Dominika Klaudia" w:date="2026-06-08T11:43:00Z"/>
                <w:lang w:val="en-US"/>
              </w:rPr>
            </w:pPr>
            <w:ins w:id="4592" w:author="Marmol, Dominika Klaudia" w:date="2026-06-08T11:43:00Z">
              <w:r w:rsidRPr="00AF7284">
                <w:rPr>
                  <w:lang w:val="en-US"/>
                </w:rPr>
                <w:t>±3</w:t>
              </w:r>
            </w:ins>
          </w:p>
        </w:tc>
        <w:tc>
          <w:tcPr>
            <w:tcW w:w="35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CEA2490" w14:textId="77777777" w:rsidR="00BD40B1" w:rsidRPr="00AF7284" w:rsidRDefault="00E27C57" w:rsidP="00F147E0">
            <w:pPr>
              <w:pStyle w:val="Table-1row-Centered"/>
              <w:keepNext w:val="0"/>
              <w:keepLines w:val="0"/>
              <w:rPr>
                <w:ins w:id="4593" w:author="Marmol, Dominika Klaudia" w:date="2026-06-08T11:43:00Z"/>
              </w:rPr>
            </w:pPr>
            <w:ins w:id="4594" w:author="Marmol, Dominika Klaudia" w:date="2026-06-08T11:43:00Z">
              <w:r w:rsidRPr="00AF7284">
                <w:rPr>
                  <w:lang w:val="en-US"/>
                </w:rPr>
                <w:t>±3</w:t>
              </w:r>
            </w:ins>
          </w:p>
        </w:tc>
        <w:tc>
          <w:tcPr>
            <w:tcW w:w="3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D89A8AA" w14:textId="77777777" w:rsidR="00BD40B1" w:rsidRPr="00AF7284" w:rsidRDefault="00E27C57" w:rsidP="00F147E0">
            <w:pPr>
              <w:pStyle w:val="Table-1row-Centered"/>
              <w:keepNext w:val="0"/>
              <w:keepLines w:val="0"/>
              <w:rPr>
                <w:ins w:id="4595" w:author="Marmol, Dominika Klaudia" w:date="2026-06-08T11:43:00Z"/>
                <w:lang w:val="en-US"/>
              </w:rPr>
            </w:pPr>
            <w:ins w:id="4596" w:author="Marmol, Dominika Klaudia" w:date="2026-06-08T11:43:00Z">
              <w:r w:rsidRPr="00AF7284">
                <w:rPr>
                  <w:lang w:val="en-US"/>
                </w:rPr>
                <w:t>±5</w:t>
              </w:r>
            </w:ins>
          </w:p>
        </w:tc>
        <w:tc>
          <w:tcPr>
            <w:tcW w:w="40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5186171" w14:textId="77777777" w:rsidR="00BD40B1" w:rsidRPr="00AF7284" w:rsidRDefault="00E27C57" w:rsidP="00F147E0">
            <w:pPr>
              <w:pStyle w:val="Table-1row-Centered"/>
              <w:keepNext w:val="0"/>
              <w:keepLines w:val="0"/>
              <w:rPr>
                <w:ins w:id="4597" w:author="Marmol, Dominika Klaudia" w:date="2026-06-08T11:43:00Z"/>
                <w:lang w:val="en-US"/>
              </w:rPr>
            </w:pPr>
            <w:ins w:id="4598" w:author="Marmol, Dominika Klaudia" w:date="2026-06-08T11:43:00Z">
              <w:r w:rsidRPr="00AF7284">
                <w:rPr>
                  <w:lang w:val="en-US"/>
                </w:rPr>
                <w:t>±7</w:t>
              </w:r>
            </w:ins>
          </w:p>
        </w:tc>
        <w:tc>
          <w:tcPr>
            <w:tcW w:w="37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35F043E" w14:textId="77777777" w:rsidR="00BD40B1" w:rsidRPr="00AF7284" w:rsidRDefault="00E27C57" w:rsidP="00F147E0">
            <w:pPr>
              <w:pStyle w:val="Table-1row-Centered"/>
              <w:keepNext w:val="0"/>
              <w:keepLines w:val="0"/>
              <w:rPr>
                <w:ins w:id="4599" w:author="Marmol, Dominika Klaudia" w:date="2026-06-08T11:43:00Z"/>
                <w:lang w:val="en-US"/>
              </w:rPr>
            </w:pPr>
            <w:ins w:id="4600" w:author="Marmol, Dominika Klaudia" w:date="2026-06-08T11:43:00Z">
              <w:r w:rsidRPr="00AF7284">
                <w:rPr>
                  <w:lang w:val="en-US"/>
                </w:rPr>
                <w:t>±14</w:t>
              </w:r>
            </w:ins>
          </w:p>
        </w:tc>
      </w:tr>
      <w:tr w:rsidR="008F5115" w14:paraId="05FF9499" w14:textId="77777777" w:rsidTr="00F147E0">
        <w:trPr>
          <w:trHeight w:val="284"/>
          <w:jc w:val="center"/>
          <w:ins w:id="4601" w:author="Marmol, Dominika Klaudia" w:date="2026-06-08T11:43:00Z"/>
        </w:trPr>
        <w:tc>
          <w:tcPr>
            <w:tcW w:w="5000" w:type="pct"/>
            <w:gridSpan w:val="1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1D8674C" w14:textId="77777777" w:rsidR="00BD40B1" w:rsidRPr="00AF7284" w:rsidRDefault="00E27C57" w:rsidP="00F147E0">
            <w:pPr>
              <w:pStyle w:val="Table-1row-Left"/>
              <w:keepNext w:val="0"/>
              <w:keepLines w:val="0"/>
              <w:rPr>
                <w:ins w:id="4602" w:author="Marmol, Dominika Klaudia" w:date="2026-06-08T11:43:00Z"/>
                <w:lang w:val="en-US"/>
              </w:rPr>
            </w:pPr>
            <w:ins w:id="4603" w:author="Marmol, Dominika Klaudia" w:date="2026-06-08T11:43:00Z">
              <w:r w:rsidRPr="00AF7284">
                <w:rPr>
                  <w:lang w:val="en-US"/>
                </w:rPr>
                <w:t>Dosing</w:t>
              </w:r>
            </w:ins>
          </w:p>
        </w:tc>
      </w:tr>
      <w:tr w:rsidR="008F5115" w14:paraId="4DFCEA9B" w14:textId="77777777" w:rsidTr="00F147E0">
        <w:trPr>
          <w:trHeight w:val="284"/>
          <w:jc w:val="center"/>
          <w:ins w:id="4604" w:author="Marmol, Dominika Klaudia" w:date="2026-06-08T11:43:00Z"/>
        </w:trPr>
        <w:tc>
          <w:tcPr>
            <w:tcW w:w="1102" w:type="pct"/>
            <w:tcBorders>
              <w:top w:val="single" w:sz="4" w:space="0" w:color="auto"/>
              <w:left w:val="single" w:sz="4" w:space="0" w:color="auto"/>
              <w:bottom w:val="single" w:sz="4" w:space="0" w:color="auto"/>
              <w:right w:val="single" w:sz="4" w:space="0" w:color="auto"/>
            </w:tcBorders>
            <w:vAlign w:val="center"/>
          </w:tcPr>
          <w:p w14:paraId="38F457B9" w14:textId="77777777" w:rsidR="00BD40B1" w:rsidRPr="00AF7284" w:rsidRDefault="00E27C57" w:rsidP="00F147E0">
            <w:pPr>
              <w:pStyle w:val="Table-Text-Left"/>
              <w:rPr>
                <w:ins w:id="4605" w:author="Marmol, Dominika Klaudia" w:date="2026-06-08T11:43:00Z"/>
                <w:vertAlign w:val="superscript"/>
                <w:lang w:val="en-US"/>
              </w:rPr>
            </w:pPr>
            <w:ins w:id="4606" w:author="Marmol, Dominika Klaudia" w:date="2026-06-08T11:43:00Z">
              <w:r w:rsidRPr="00AF7284">
                <w:rPr>
                  <w:lang w:val="en-US"/>
                </w:rPr>
                <w:t>BNT317 </w:t>
              </w:r>
              <w:r w:rsidRPr="00AF7284">
                <w:rPr>
                  <w:sz w:val="22"/>
                  <w:vertAlign w:val="superscript"/>
                  <w:lang w:val="en-US"/>
                </w:rPr>
                <w:t>c</w:t>
              </w:r>
            </w:ins>
          </w:p>
        </w:tc>
        <w:tc>
          <w:tcPr>
            <w:tcW w:w="703" w:type="pct"/>
            <w:tcBorders>
              <w:top w:val="single" w:sz="4" w:space="0" w:color="auto"/>
              <w:left w:val="single" w:sz="4" w:space="0" w:color="auto"/>
              <w:bottom w:val="single" w:sz="4" w:space="0" w:color="auto"/>
              <w:right w:val="single" w:sz="4" w:space="0" w:color="auto"/>
            </w:tcBorders>
            <w:vAlign w:val="center"/>
          </w:tcPr>
          <w:p w14:paraId="10D61925" w14:textId="77777777" w:rsidR="00BD40B1" w:rsidRPr="00AF7284" w:rsidRDefault="00BD40B1" w:rsidP="00F147E0">
            <w:pPr>
              <w:pStyle w:val="Table-Text-Centered"/>
              <w:rPr>
                <w:ins w:id="4607" w:author="Marmol, Dominika Klaudia" w:date="2026-06-08T11:43:00Z"/>
                <w:lang w:val="en-US"/>
              </w:rPr>
            </w:pPr>
          </w:p>
        </w:tc>
        <w:tc>
          <w:tcPr>
            <w:tcW w:w="1707" w:type="pct"/>
            <w:gridSpan w:val="6"/>
            <w:tcBorders>
              <w:top w:val="single" w:sz="4" w:space="0" w:color="auto"/>
              <w:left w:val="single" w:sz="4" w:space="0" w:color="auto"/>
              <w:bottom w:val="single" w:sz="4" w:space="0" w:color="auto"/>
              <w:right w:val="single" w:sz="4" w:space="0" w:color="auto"/>
            </w:tcBorders>
            <w:vAlign w:val="center"/>
          </w:tcPr>
          <w:p w14:paraId="008F581E" w14:textId="77777777" w:rsidR="00BD40B1" w:rsidRPr="00AF7284" w:rsidRDefault="00E27C57" w:rsidP="00F147E0">
            <w:pPr>
              <w:pStyle w:val="Table-Text-Centered"/>
              <w:rPr>
                <w:ins w:id="4608" w:author="Marmol, Dominika Klaudia" w:date="2026-06-08T11:43:00Z"/>
                <w:lang w:val="en-US"/>
              </w:rPr>
            </w:pPr>
            <w:ins w:id="4609" w:author="Marmol, Dominika Klaudia" w:date="2026-06-08T11:43:00Z">
              <w:r w:rsidRPr="00AF7284">
                <w:rPr>
                  <w:lang w:val="en-US"/>
                </w:rPr>
                <w:t xml:space="preserve">Administration Q2W on Day 1 of each cycle. </w:t>
              </w:r>
            </w:ins>
          </w:p>
        </w:tc>
        <w:tc>
          <w:tcPr>
            <w:tcW w:w="355" w:type="pct"/>
            <w:tcBorders>
              <w:top w:val="single" w:sz="4" w:space="0" w:color="auto"/>
              <w:left w:val="single" w:sz="4" w:space="0" w:color="auto"/>
              <w:bottom w:val="single" w:sz="4" w:space="0" w:color="auto"/>
              <w:right w:val="single" w:sz="4" w:space="0" w:color="auto"/>
            </w:tcBorders>
            <w:vAlign w:val="center"/>
          </w:tcPr>
          <w:p w14:paraId="163428CE" w14:textId="77777777" w:rsidR="00BD40B1" w:rsidRPr="00AF7284" w:rsidRDefault="00BD40B1" w:rsidP="00F147E0">
            <w:pPr>
              <w:pStyle w:val="Table-Text-Centered"/>
              <w:rPr>
                <w:ins w:id="4610" w:author="Marmol, Dominika Klaudia" w:date="2026-06-08T11:43:00Z"/>
                <w:lang w:val="en-US"/>
              </w:rPr>
            </w:pPr>
          </w:p>
        </w:tc>
        <w:tc>
          <w:tcPr>
            <w:tcW w:w="350" w:type="pct"/>
            <w:tcBorders>
              <w:top w:val="single" w:sz="4" w:space="0" w:color="auto"/>
              <w:left w:val="single" w:sz="4" w:space="0" w:color="auto"/>
              <w:bottom w:val="single" w:sz="4" w:space="0" w:color="auto"/>
              <w:right w:val="single" w:sz="4" w:space="0" w:color="auto"/>
            </w:tcBorders>
            <w:vAlign w:val="center"/>
          </w:tcPr>
          <w:p w14:paraId="6A0E1943" w14:textId="77777777" w:rsidR="00BD40B1" w:rsidRPr="00AF7284" w:rsidRDefault="00BD40B1" w:rsidP="00F147E0">
            <w:pPr>
              <w:pStyle w:val="Table-Text-Centered"/>
              <w:rPr>
                <w:ins w:id="4611" w:author="Marmol, Dominika Klaudia" w:date="2026-06-08T11:43: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39EC0E0C" w14:textId="77777777" w:rsidR="00BD40B1" w:rsidRPr="00AF7284" w:rsidRDefault="00BD40B1" w:rsidP="00F147E0">
            <w:pPr>
              <w:pStyle w:val="Table-Text-Centered"/>
              <w:rPr>
                <w:ins w:id="4612" w:author="Marmol, Dominika Klaudia" w:date="2026-06-08T11:43:00Z"/>
                <w:lang w:val="en-US"/>
              </w:rPr>
            </w:pPr>
          </w:p>
        </w:tc>
        <w:tc>
          <w:tcPr>
            <w:tcW w:w="375" w:type="pct"/>
            <w:tcBorders>
              <w:top w:val="single" w:sz="4" w:space="0" w:color="auto"/>
              <w:left w:val="single" w:sz="4" w:space="0" w:color="auto"/>
              <w:bottom w:val="single" w:sz="4" w:space="0" w:color="auto"/>
              <w:right w:val="single" w:sz="4" w:space="0" w:color="auto"/>
            </w:tcBorders>
            <w:vAlign w:val="center"/>
          </w:tcPr>
          <w:p w14:paraId="2FE3B754" w14:textId="77777777" w:rsidR="00BD40B1" w:rsidRPr="00AF7284" w:rsidRDefault="00BD40B1" w:rsidP="00F147E0">
            <w:pPr>
              <w:pStyle w:val="Table-Text-Centered"/>
              <w:rPr>
                <w:ins w:id="4613" w:author="Marmol, Dominika Klaudia" w:date="2026-06-08T11:43:00Z"/>
                <w:lang w:val="en-US"/>
              </w:rPr>
            </w:pPr>
          </w:p>
        </w:tc>
      </w:tr>
      <w:tr w:rsidR="008F5115" w14:paraId="5C50636A" w14:textId="77777777" w:rsidTr="00F147E0">
        <w:trPr>
          <w:trHeight w:val="284"/>
          <w:jc w:val="center"/>
          <w:ins w:id="4614" w:author="Marmol, Dominika Klaudia" w:date="2026-06-08T11:43:00Z"/>
        </w:trPr>
        <w:tc>
          <w:tcPr>
            <w:tcW w:w="5000" w:type="pct"/>
            <w:gridSpan w:val="1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AC11505" w14:textId="77777777" w:rsidR="00BD40B1" w:rsidRPr="00AF7284" w:rsidRDefault="00E27C57" w:rsidP="00F147E0">
            <w:pPr>
              <w:pStyle w:val="Table-1row-Left"/>
              <w:keepNext w:val="0"/>
              <w:keepLines w:val="0"/>
              <w:rPr>
                <w:ins w:id="4615" w:author="Marmol, Dominika Klaudia" w:date="2026-06-08T11:43:00Z"/>
                <w:lang w:val="en-US"/>
              </w:rPr>
            </w:pPr>
            <w:ins w:id="4616" w:author="Marmol, Dominika Klaudia" w:date="2026-06-08T11:43:00Z">
              <w:r w:rsidRPr="00AF7284">
                <w:rPr>
                  <w:lang w:val="en-US"/>
                </w:rPr>
                <w:t>Trial procedures</w:t>
              </w:r>
            </w:ins>
          </w:p>
        </w:tc>
      </w:tr>
      <w:tr w:rsidR="008F5115" w14:paraId="2C3C5941" w14:textId="77777777" w:rsidTr="00F147E0">
        <w:trPr>
          <w:trHeight w:val="284"/>
          <w:jc w:val="center"/>
          <w:ins w:id="4617" w:author="Marmol, Dominika Klaudia" w:date="2026-06-08T11:43:00Z"/>
        </w:trPr>
        <w:tc>
          <w:tcPr>
            <w:tcW w:w="1102" w:type="pct"/>
            <w:tcBorders>
              <w:top w:val="single" w:sz="4" w:space="0" w:color="auto"/>
              <w:left w:val="single" w:sz="4" w:space="0" w:color="auto"/>
              <w:bottom w:val="single" w:sz="4" w:space="0" w:color="auto"/>
              <w:right w:val="single" w:sz="4" w:space="0" w:color="auto"/>
            </w:tcBorders>
            <w:vAlign w:val="center"/>
          </w:tcPr>
          <w:p w14:paraId="1302CA6E" w14:textId="77777777" w:rsidR="00BD40B1" w:rsidRPr="00AF7284" w:rsidRDefault="00E27C57" w:rsidP="00F147E0">
            <w:pPr>
              <w:pStyle w:val="Table-Text-Left"/>
              <w:rPr>
                <w:ins w:id="4618" w:author="Marmol, Dominika Klaudia" w:date="2026-06-08T11:43:00Z"/>
                <w:lang w:val="en-US"/>
              </w:rPr>
            </w:pPr>
            <w:ins w:id="4619" w:author="Marmol, Dominika Klaudia" w:date="2026-06-08T11:43:00Z">
              <w:r w:rsidRPr="00AF7284">
                <w:rPr>
                  <w:lang w:val="en-US"/>
                </w:rPr>
                <w:t>Informed consent </w:t>
              </w:r>
              <w:r w:rsidRPr="00AF7284">
                <w:rPr>
                  <w:sz w:val="22"/>
                  <w:vertAlign w:val="superscript"/>
                  <w:lang w:val="en-US"/>
                </w:rPr>
                <w:t>d</w:t>
              </w:r>
            </w:ins>
          </w:p>
        </w:tc>
        <w:tc>
          <w:tcPr>
            <w:tcW w:w="703" w:type="pct"/>
            <w:tcBorders>
              <w:top w:val="single" w:sz="4" w:space="0" w:color="auto"/>
              <w:left w:val="nil"/>
              <w:bottom w:val="single" w:sz="4" w:space="0" w:color="auto"/>
              <w:right w:val="single" w:sz="4" w:space="0" w:color="auto"/>
            </w:tcBorders>
            <w:vAlign w:val="center"/>
          </w:tcPr>
          <w:p w14:paraId="6D1C872B" w14:textId="77777777" w:rsidR="00BD40B1" w:rsidRPr="00AF7284" w:rsidRDefault="00E27C57" w:rsidP="00F147E0">
            <w:pPr>
              <w:pStyle w:val="Table-Text-Centered"/>
              <w:rPr>
                <w:ins w:id="4620" w:author="Marmol, Dominika Klaudia" w:date="2026-06-08T11:43:00Z"/>
                <w:lang w:val="en-US"/>
              </w:rPr>
            </w:pPr>
            <w:ins w:id="4621" w:author="Marmol, Dominika Klaudia" w:date="2026-06-08T11:43:00Z">
              <w:r w:rsidRPr="00AF7284">
                <w:rPr>
                  <w:lang w:val="en-US"/>
                </w:rPr>
                <w:t>X</w:t>
              </w:r>
            </w:ins>
          </w:p>
        </w:tc>
        <w:tc>
          <w:tcPr>
            <w:tcW w:w="251" w:type="pct"/>
            <w:tcBorders>
              <w:top w:val="single" w:sz="4" w:space="0" w:color="auto"/>
              <w:left w:val="nil"/>
              <w:bottom w:val="single" w:sz="4" w:space="0" w:color="auto"/>
              <w:right w:val="single" w:sz="4" w:space="0" w:color="auto"/>
            </w:tcBorders>
            <w:vAlign w:val="center"/>
          </w:tcPr>
          <w:p w14:paraId="7A7A7913" w14:textId="77777777" w:rsidR="00BD40B1" w:rsidRPr="00AF7284" w:rsidRDefault="00BD40B1" w:rsidP="00F147E0">
            <w:pPr>
              <w:pStyle w:val="Table-Text-Centered"/>
              <w:rPr>
                <w:ins w:id="4622" w:author="Marmol, Dominika Klaudia" w:date="2026-06-08T11:43:00Z"/>
                <w:lang w:val="en-US"/>
              </w:rPr>
            </w:pPr>
          </w:p>
        </w:tc>
        <w:tc>
          <w:tcPr>
            <w:tcW w:w="251" w:type="pct"/>
            <w:tcBorders>
              <w:top w:val="single" w:sz="4" w:space="0" w:color="auto"/>
              <w:left w:val="nil"/>
              <w:bottom w:val="single" w:sz="4" w:space="0" w:color="auto"/>
              <w:right w:val="single" w:sz="4" w:space="0" w:color="auto"/>
            </w:tcBorders>
            <w:vAlign w:val="center"/>
          </w:tcPr>
          <w:p w14:paraId="4783C2DE" w14:textId="77777777" w:rsidR="00BD40B1" w:rsidRPr="00AF7284" w:rsidRDefault="00BD40B1" w:rsidP="00F147E0">
            <w:pPr>
              <w:pStyle w:val="Table-Text-Centered"/>
              <w:rPr>
                <w:ins w:id="4623" w:author="Marmol, Dominika Klaudia" w:date="2026-06-08T11:43:00Z"/>
                <w:lang w:val="en-US"/>
              </w:rPr>
            </w:pPr>
          </w:p>
        </w:tc>
        <w:tc>
          <w:tcPr>
            <w:tcW w:w="251" w:type="pct"/>
            <w:tcBorders>
              <w:top w:val="single" w:sz="4" w:space="0" w:color="auto"/>
              <w:left w:val="nil"/>
              <w:bottom w:val="single" w:sz="4" w:space="0" w:color="auto"/>
              <w:right w:val="single" w:sz="4" w:space="0" w:color="auto"/>
            </w:tcBorders>
            <w:vAlign w:val="center"/>
          </w:tcPr>
          <w:p w14:paraId="24D786F5" w14:textId="77777777" w:rsidR="00BD40B1" w:rsidRPr="00AF7284" w:rsidRDefault="00BD40B1" w:rsidP="00F147E0">
            <w:pPr>
              <w:pStyle w:val="Table-Text-Centered"/>
              <w:rPr>
                <w:ins w:id="4624" w:author="Marmol, Dominika Klaudia" w:date="2026-06-08T11:43:00Z"/>
                <w:lang w:val="en-US"/>
              </w:rPr>
            </w:pPr>
          </w:p>
        </w:tc>
        <w:tc>
          <w:tcPr>
            <w:tcW w:w="250" w:type="pct"/>
            <w:tcBorders>
              <w:top w:val="single" w:sz="4" w:space="0" w:color="auto"/>
              <w:left w:val="nil"/>
              <w:bottom w:val="single" w:sz="4" w:space="0" w:color="auto"/>
              <w:right w:val="single" w:sz="4" w:space="0" w:color="auto"/>
            </w:tcBorders>
            <w:vAlign w:val="center"/>
          </w:tcPr>
          <w:p w14:paraId="7B612357" w14:textId="77777777" w:rsidR="00BD40B1" w:rsidRPr="00AF7284" w:rsidRDefault="00BD40B1" w:rsidP="00F147E0">
            <w:pPr>
              <w:pStyle w:val="Table-Text-Centered"/>
              <w:rPr>
                <w:ins w:id="4625" w:author="Marmol, Dominika Klaudia" w:date="2026-06-08T11:43:00Z"/>
                <w:lang w:val="en-US"/>
              </w:rPr>
            </w:pPr>
          </w:p>
        </w:tc>
        <w:tc>
          <w:tcPr>
            <w:tcW w:w="252" w:type="pct"/>
            <w:tcBorders>
              <w:top w:val="single" w:sz="4" w:space="0" w:color="auto"/>
              <w:left w:val="nil"/>
              <w:bottom w:val="single" w:sz="4" w:space="0" w:color="auto"/>
              <w:right w:val="single" w:sz="4" w:space="0" w:color="auto"/>
            </w:tcBorders>
            <w:vAlign w:val="center"/>
          </w:tcPr>
          <w:p w14:paraId="5895C59A" w14:textId="77777777" w:rsidR="00BD40B1" w:rsidRPr="00AF7284" w:rsidRDefault="00BD40B1" w:rsidP="00F147E0">
            <w:pPr>
              <w:pStyle w:val="Table-Text-Centered"/>
              <w:rPr>
                <w:ins w:id="4626" w:author="Marmol, Dominika Klaudia" w:date="2026-06-08T11:43:00Z"/>
                <w:lang w:val="en-US"/>
              </w:rPr>
            </w:pPr>
          </w:p>
        </w:tc>
        <w:tc>
          <w:tcPr>
            <w:tcW w:w="452" w:type="pct"/>
            <w:tcBorders>
              <w:top w:val="single" w:sz="4" w:space="0" w:color="auto"/>
              <w:left w:val="nil"/>
              <w:bottom w:val="single" w:sz="4" w:space="0" w:color="auto"/>
              <w:right w:val="single" w:sz="4" w:space="0" w:color="auto"/>
            </w:tcBorders>
            <w:vAlign w:val="center"/>
          </w:tcPr>
          <w:p w14:paraId="04CA8EAC" w14:textId="77777777" w:rsidR="00BD40B1" w:rsidRPr="00AF7284" w:rsidRDefault="00BD40B1" w:rsidP="00F147E0">
            <w:pPr>
              <w:pStyle w:val="Table-Text-Centered"/>
              <w:rPr>
                <w:ins w:id="4627" w:author="Marmol, Dominika Klaudia" w:date="2026-06-08T11:43:00Z"/>
                <w:lang w:val="en-US"/>
              </w:rPr>
            </w:pPr>
          </w:p>
        </w:tc>
        <w:tc>
          <w:tcPr>
            <w:tcW w:w="355" w:type="pct"/>
            <w:tcBorders>
              <w:top w:val="single" w:sz="4" w:space="0" w:color="auto"/>
              <w:left w:val="nil"/>
              <w:bottom w:val="single" w:sz="4" w:space="0" w:color="auto"/>
              <w:right w:val="single" w:sz="4" w:space="0" w:color="auto"/>
            </w:tcBorders>
            <w:vAlign w:val="center"/>
          </w:tcPr>
          <w:p w14:paraId="69D01B46" w14:textId="77777777" w:rsidR="00BD40B1" w:rsidRPr="00AF7284" w:rsidRDefault="00BD40B1" w:rsidP="00F147E0">
            <w:pPr>
              <w:pStyle w:val="Table-Text-Centered"/>
              <w:rPr>
                <w:ins w:id="4628" w:author="Marmol, Dominika Klaudia" w:date="2026-06-08T11:43:00Z"/>
              </w:rPr>
            </w:pPr>
          </w:p>
        </w:tc>
        <w:tc>
          <w:tcPr>
            <w:tcW w:w="350" w:type="pct"/>
            <w:tcBorders>
              <w:top w:val="single" w:sz="4" w:space="0" w:color="auto"/>
              <w:left w:val="single" w:sz="4" w:space="0" w:color="auto"/>
              <w:bottom w:val="single" w:sz="4" w:space="0" w:color="auto"/>
              <w:right w:val="single" w:sz="4" w:space="0" w:color="auto"/>
            </w:tcBorders>
            <w:vAlign w:val="center"/>
          </w:tcPr>
          <w:p w14:paraId="6FB32E82" w14:textId="77777777" w:rsidR="00BD40B1" w:rsidRPr="00AF7284" w:rsidRDefault="00BD40B1" w:rsidP="00F147E0">
            <w:pPr>
              <w:pStyle w:val="Table-Text-Centered"/>
              <w:rPr>
                <w:ins w:id="4629" w:author="Marmol, Dominika Klaudia" w:date="2026-06-08T11:43: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480C2883" w14:textId="77777777" w:rsidR="00BD40B1" w:rsidRPr="00AF7284" w:rsidRDefault="00BD40B1" w:rsidP="00F147E0">
            <w:pPr>
              <w:pStyle w:val="Table-Text-Centered"/>
              <w:rPr>
                <w:ins w:id="4630" w:author="Marmol, Dominika Klaudia" w:date="2026-06-08T11:43:00Z"/>
                <w:lang w:val="en-US"/>
              </w:rPr>
            </w:pPr>
          </w:p>
        </w:tc>
        <w:tc>
          <w:tcPr>
            <w:tcW w:w="375" w:type="pct"/>
            <w:tcBorders>
              <w:top w:val="single" w:sz="4" w:space="0" w:color="auto"/>
              <w:left w:val="nil"/>
              <w:bottom w:val="single" w:sz="4" w:space="0" w:color="auto"/>
              <w:right w:val="single" w:sz="4" w:space="0" w:color="auto"/>
            </w:tcBorders>
            <w:vAlign w:val="center"/>
          </w:tcPr>
          <w:p w14:paraId="157B0A07" w14:textId="77777777" w:rsidR="00BD40B1" w:rsidRPr="00AF7284" w:rsidRDefault="00BD40B1" w:rsidP="00F147E0">
            <w:pPr>
              <w:pStyle w:val="Table-Text-Centered"/>
              <w:rPr>
                <w:ins w:id="4631" w:author="Marmol, Dominika Klaudia" w:date="2026-06-08T11:43:00Z"/>
                <w:lang w:val="en-US"/>
              </w:rPr>
            </w:pPr>
          </w:p>
        </w:tc>
      </w:tr>
      <w:tr w:rsidR="008F5115" w14:paraId="3A69A438" w14:textId="77777777" w:rsidTr="00F147E0">
        <w:trPr>
          <w:trHeight w:val="284"/>
          <w:jc w:val="center"/>
          <w:ins w:id="4632" w:author="Marmol, Dominika Klaudia" w:date="2026-06-08T11:43:00Z"/>
        </w:trPr>
        <w:tc>
          <w:tcPr>
            <w:tcW w:w="1102" w:type="pct"/>
            <w:tcBorders>
              <w:top w:val="single" w:sz="4" w:space="0" w:color="auto"/>
              <w:left w:val="single" w:sz="4" w:space="0" w:color="auto"/>
              <w:bottom w:val="single" w:sz="4" w:space="0" w:color="auto"/>
              <w:right w:val="single" w:sz="4" w:space="0" w:color="auto"/>
            </w:tcBorders>
            <w:vAlign w:val="center"/>
          </w:tcPr>
          <w:p w14:paraId="2238DA9F" w14:textId="77777777" w:rsidR="00BD40B1" w:rsidRPr="00AF7284" w:rsidRDefault="00E27C57" w:rsidP="00F147E0">
            <w:pPr>
              <w:pStyle w:val="Table-Text-Left"/>
              <w:rPr>
                <w:ins w:id="4633" w:author="Marmol, Dominika Klaudia" w:date="2026-06-08T11:43:00Z"/>
                <w:lang w:val="en-US"/>
              </w:rPr>
            </w:pPr>
            <w:ins w:id="4634" w:author="Marmol, Dominika Klaudia" w:date="2026-06-08T11:43:00Z">
              <w:r w:rsidRPr="00AF7284">
                <w:rPr>
                  <w:lang w:val="en-US"/>
                </w:rPr>
                <w:t>Inclusion/exclusion criteria</w:t>
              </w:r>
            </w:ins>
          </w:p>
        </w:tc>
        <w:tc>
          <w:tcPr>
            <w:tcW w:w="703" w:type="pct"/>
            <w:tcBorders>
              <w:top w:val="single" w:sz="4" w:space="0" w:color="auto"/>
              <w:left w:val="nil"/>
              <w:bottom w:val="single" w:sz="4" w:space="0" w:color="auto"/>
              <w:right w:val="single" w:sz="4" w:space="0" w:color="auto"/>
            </w:tcBorders>
            <w:vAlign w:val="center"/>
          </w:tcPr>
          <w:p w14:paraId="7A27CE97" w14:textId="77777777" w:rsidR="00BD40B1" w:rsidRPr="00AF7284" w:rsidRDefault="00E27C57" w:rsidP="00F147E0">
            <w:pPr>
              <w:pStyle w:val="Table-Text-Centered"/>
              <w:rPr>
                <w:ins w:id="4635" w:author="Marmol, Dominika Klaudia" w:date="2026-06-08T11:43:00Z"/>
                <w:lang w:val="en-US"/>
              </w:rPr>
            </w:pPr>
            <w:ins w:id="4636" w:author="Marmol, Dominika Klaudia" w:date="2026-06-08T11:43:00Z">
              <w:r w:rsidRPr="00AF7284">
                <w:rPr>
                  <w:lang w:val="en-US"/>
                </w:rPr>
                <w:t>X</w:t>
              </w:r>
            </w:ins>
          </w:p>
        </w:tc>
        <w:tc>
          <w:tcPr>
            <w:tcW w:w="251" w:type="pct"/>
            <w:tcBorders>
              <w:top w:val="single" w:sz="4" w:space="0" w:color="auto"/>
              <w:left w:val="nil"/>
              <w:bottom w:val="single" w:sz="4" w:space="0" w:color="auto"/>
              <w:right w:val="single" w:sz="4" w:space="0" w:color="auto"/>
            </w:tcBorders>
            <w:vAlign w:val="center"/>
          </w:tcPr>
          <w:p w14:paraId="642D65F9" w14:textId="77777777" w:rsidR="00BD40B1" w:rsidRPr="00AF7284" w:rsidRDefault="00BD40B1" w:rsidP="00F147E0">
            <w:pPr>
              <w:pStyle w:val="Table-Text-Centered"/>
              <w:rPr>
                <w:ins w:id="4637" w:author="Marmol, Dominika Klaudia" w:date="2026-06-08T11:43:00Z"/>
                <w:lang w:val="en-US"/>
              </w:rPr>
            </w:pPr>
          </w:p>
        </w:tc>
        <w:tc>
          <w:tcPr>
            <w:tcW w:w="251" w:type="pct"/>
            <w:tcBorders>
              <w:top w:val="single" w:sz="4" w:space="0" w:color="auto"/>
              <w:left w:val="nil"/>
              <w:bottom w:val="single" w:sz="4" w:space="0" w:color="auto"/>
              <w:right w:val="single" w:sz="4" w:space="0" w:color="auto"/>
            </w:tcBorders>
            <w:vAlign w:val="center"/>
          </w:tcPr>
          <w:p w14:paraId="3CADE9AF" w14:textId="77777777" w:rsidR="00BD40B1" w:rsidRPr="00AF7284" w:rsidRDefault="00BD40B1" w:rsidP="00F147E0">
            <w:pPr>
              <w:pStyle w:val="Table-Text-Centered"/>
              <w:rPr>
                <w:ins w:id="4638" w:author="Marmol, Dominika Klaudia" w:date="2026-06-08T11:43:00Z"/>
                <w:lang w:val="en-US"/>
              </w:rPr>
            </w:pPr>
          </w:p>
        </w:tc>
        <w:tc>
          <w:tcPr>
            <w:tcW w:w="251" w:type="pct"/>
            <w:tcBorders>
              <w:top w:val="single" w:sz="4" w:space="0" w:color="auto"/>
              <w:left w:val="nil"/>
              <w:bottom w:val="single" w:sz="4" w:space="0" w:color="auto"/>
              <w:right w:val="single" w:sz="4" w:space="0" w:color="auto"/>
            </w:tcBorders>
            <w:vAlign w:val="center"/>
          </w:tcPr>
          <w:p w14:paraId="76EAAB73" w14:textId="77777777" w:rsidR="00BD40B1" w:rsidRPr="00AF7284" w:rsidRDefault="00BD40B1" w:rsidP="00F147E0">
            <w:pPr>
              <w:pStyle w:val="Table-Text-Centered"/>
              <w:rPr>
                <w:ins w:id="4639" w:author="Marmol, Dominika Klaudia" w:date="2026-06-08T11:43:00Z"/>
                <w:lang w:val="en-US"/>
              </w:rPr>
            </w:pPr>
          </w:p>
        </w:tc>
        <w:tc>
          <w:tcPr>
            <w:tcW w:w="250" w:type="pct"/>
            <w:tcBorders>
              <w:top w:val="single" w:sz="4" w:space="0" w:color="auto"/>
              <w:left w:val="nil"/>
              <w:bottom w:val="single" w:sz="4" w:space="0" w:color="auto"/>
              <w:right w:val="single" w:sz="4" w:space="0" w:color="auto"/>
            </w:tcBorders>
            <w:vAlign w:val="center"/>
          </w:tcPr>
          <w:p w14:paraId="23C0428E" w14:textId="77777777" w:rsidR="00BD40B1" w:rsidRPr="00AF7284" w:rsidRDefault="00BD40B1" w:rsidP="00F147E0">
            <w:pPr>
              <w:pStyle w:val="Table-Text-Centered"/>
              <w:rPr>
                <w:ins w:id="4640" w:author="Marmol, Dominika Klaudia" w:date="2026-06-08T11:43:00Z"/>
                <w:lang w:val="en-US"/>
              </w:rPr>
            </w:pPr>
          </w:p>
        </w:tc>
        <w:tc>
          <w:tcPr>
            <w:tcW w:w="252" w:type="pct"/>
            <w:tcBorders>
              <w:top w:val="single" w:sz="4" w:space="0" w:color="auto"/>
              <w:left w:val="nil"/>
              <w:bottom w:val="single" w:sz="4" w:space="0" w:color="auto"/>
              <w:right w:val="single" w:sz="4" w:space="0" w:color="auto"/>
            </w:tcBorders>
            <w:vAlign w:val="center"/>
          </w:tcPr>
          <w:p w14:paraId="21C60B18" w14:textId="77777777" w:rsidR="00BD40B1" w:rsidRPr="00AF7284" w:rsidRDefault="00BD40B1" w:rsidP="00F147E0">
            <w:pPr>
              <w:pStyle w:val="Table-Text-Centered"/>
              <w:rPr>
                <w:ins w:id="4641" w:author="Marmol, Dominika Klaudia" w:date="2026-06-08T11:43:00Z"/>
                <w:lang w:val="en-US"/>
              </w:rPr>
            </w:pPr>
          </w:p>
        </w:tc>
        <w:tc>
          <w:tcPr>
            <w:tcW w:w="452" w:type="pct"/>
            <w:tcBorders>
              <w:top w:val="single" w:sz="4" w:space="0" w:color="auto"/>
              <w:left w:val="nil"/>
              <w:bottom w:val="single" w:sz="4" w:space="0" w:color="auto"/>
              <w:right w:val="single" w:sz="4" w:space="0" w:color="auto"/>
            </w:tcBorders>
            <w:vAlign w:val="center"/>
          </w:tcPr>
          <w:p w14:paraId="45A45276" w14:textId="77777777" w:rsidR="00BD40B1" w:rsidRPr="00AF7284" w:rsidRDefault="00BD40B1" w:rsidP="00F147E0">
            <w:pPr>
              <w:pStyle w:val="Table-Text-Centered"/>
              <w:rPr>
                <w:ins w:id="4642" w:author="Marmol, Dominika Klaudia" w:date="2026-06-08T11:43:00Z"/>
                <w:lang w:val="en-US"/>
              </w:rPr>
            </w:pPr>
          </w:p>
        </w:tc>
        <w:tc>
          <w:tcPr>
            <w:tcW w:w="355" w:type="pct"/>
            <w:tcBorders>
              <w:top w:val="single" w:sz="4" w:space="0" w:color="auto"/>
              <w:left w:val="nil"/>
              <w:bottom w:val="single" w:sz="4" w:space="0" w:color="auto"/>
              <w:right w:val="single" w:sz="4" w:space="0" w:color="auto"/>
            </w:tcBorders>
            <w:vAlign w:val="center"/>
          </w:tcPr>
          <w:p w14:paraId="4BFC624A" w14:textId="77777777" w:rsidR="00BD40B1" w:rsidRPr="00AF7284" w:rsidRDefault="00BD40B1" w:rsidP="00F147E0">
            <w:pPr>
              <w:pStyle w:val="Table-Text-Centered"/>
              <w:rPr>
                <w:ins w:id="4643" w:author="Marmol, Dominika Klaudia" w:date="2026-06-08T11:43:00Z"/>
              </w:rPr>
            </w:pPr>
          </w:p>
        </w:tc>
        <w:tc>
          <w:tcPr>
            <w:tcW w:w="350" w:type="pct"/>
            <w:tcBorders>
              <w:top w:val="single" w:sz="4" w:space="0" w:color="auto"/>
              <w:left w:val="single" w:sz="4" w:space="0" w:color="auto"/>
              <w:bottom w:val="single" w:sz="4" w:space="0" w:color="auto"/>
              <w:right w:val="single" w:sz="4" w:space="0" w:color="auto"/>
            </w:tcBorders>
            <w:vAlign w:val="center"/>
          </w:tcPr>
          <w:p w14:paraId="2C53A087" w14:textId="77777777" w:rsidR="00BD40B1" w:rsidRPr="00AF7284" w:rsidRDefault="00BD40B1" w:rsidP="00F147E0">
            <w:pPr>
              <w:pStyle w:val="Table-Text-Centered"/>
              <w:rPr>
                <w:ins w:id="4644" w:author="Marmol, Dominika Klaudia" w:date="2026-06-08T11:43: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1F42273F" w14:textId="77777777" w:rsidR="00BD40B1" w:rsidRPr="00AF7284" w:rsidRDefault="00BD40B1" w:rsidP="00F147E0">
            <w:pPr>
              <w:pStyle w:val="Table-Text-Centered"/>
              <w:rPr>
                <w:ins w:id="4645" w:author="Marmol, Dominika Klaudia" w:date="2026-06-08T11:43:00Z"/>
                <w:lang w:val="en-US"/>
              </w:rPr>
            </w:pPr>
          </w:p>
        </w:tc>
        <w:tc>
          <w:tcPr>
            <w:tcW w:w="375" w:type="pct"/>
            <w:tcBorders>
              <w:top w:val="single" w:sz="4" w:space="0" w:color="auto"/>
              <w:left w:val="nil"/>
              <w:bottom w:val="single" w:sz="4" w:space="0" w:color="auto"/>
              <w:right w:val="single" w:sz="4" w:space="0" w:color="auto"/>
            </w:tcBorders>
            <w:vAlign w:val="center"/>
          </w:tcPr>
          <w:p w14:paraId="47E86B50" w14:textId="77777777" w:rsidR="00BD40B1" w:rsidRPr="00AF7284" w:rsidRDefault="00BD40B1" w:rsidP="00F147E0">
            <w:pPr>
              <w:pStyle w:val="Table-Text-Centered"/>
              <w:rPr>
                <w:ins w:id="4646" w:author="Marmol, Dominika Klaudia" w:date="2026-06-08T11:43:00Z"/>
                <w:lang w:val="en-US"/>
              </w:rPr>
            </w:pPr>
          </w:p>
        </w:tc>
      </w:tr>
      <w:tr w:rsidR="008F5115" w14:paraId="5B72A1AD" w14:textId="77777777" w:rsidTr="00F147E0">
        <w:trPr>
          <w:trHeight w:val="284"/>
          <w:jc w:val="center"/>
          <w:ins w:id="4647" w:author="Marmol, Dominika Klaudia" w:date="2026-06-08T11:43:00Z"/>
        </w:trPr>
        <w:tc>
          <w:tcPr>
            <w:tcW w:w="1102" w:type="pct"/>
            <w:tcBorders>
              <w:top w:val="single" w:sz="4" w:space="0" w:color="auto"/>
              <w:left w:val="single" w:sz="4" w:space="0" w:color="auto"/>
              <w:bottom w:val="single" w:sz="4" w:space="0" w:color="auto"/>
              <w:right w:val="single" w:sz="4" w:space="0" w:color="auto"/>
            </w:tcBorders>
            <w:vAlign w:val="center"/>
          </w:tcPr>
          <w:p w14:paraId="01CDCF1D" w14:textId="77777777" w:rsidR="00BD40B1" w:rsidRPr="00AF7284" w:rsidRDefault="00E27C57" w:rsidP="00F147E0">
            <w:pPr>
              <w:pStyle w:val="Table-Text-Left"/>
              <w:rPr>
                <w:ins w:id="4648" w:author="Marmol, Dominika Klaudia" w:date="2026-06-08T11:43:00Z"/>
                <w:lang w:val="en-US"/>
              </w:rPr>
            </w:pPr>
            <w:ins w:id="4649" w:author="Marmol, Dominika Klaudia" w:date="2026-06-08T11:43:00Z">
              <w:r w:rsidRPr="00AF7284">
                <w:rPr>
                  <w:lang w:val="en-US"/>
                </w:rPr>
                <w:t>Demographics &amp; medical history </w:t>
              </w:r>
              <w:r w:rsidRPr="00AF7284">
                <w:rPr>
                  <w:sz w:val="22"/>
                  <w:vertAlign w:val="superscript"/>
                  <w:lang w:val="en-US"/>
                </w:rPr>
                <w:t>e</w:t>
              </w:r>
            </w:ins>
          </w:p>
        </w:tc>
        <w:tc>
          <w:tcPr>
            <w:tcW w:w="703" w:type="pct"/>
            <w:tcBorders>
              <w:top w:val="single" w:sz="4" w:space="0" w:color="auto"/>
              <w:left w:val="nil"/>
              <w:bottom w:val="single" w:sz="4" w:space="0" w:color="auto"/>
              <w:right w:val="single" w:sz="4" w:space="0" w:color="auto"/>
            </w:tcBorders>
            <w:vAlign w:val="center"/>
          </w:tcPr>
          <w:p w14:paraId="4F8F4C0C" w14:textId="77777777" w:rsidR="00BD40B1" w:rsidRPr="00AF7284" w:rsidRDefault="00E27C57" w:rsidP="00F147E0">
            <w:pPr>
              <w:pStyle w:val="Table-Text-Centered"/>
              <w:rPr>
                <w:ins w:id="4650" w:author="Marmol, Dominika Klaudia" w:date="2026-06-08T11:43:00Z"/>
                <w:lang w:val="en-US"/>
              </w:rPr>
            </w:pPr>
            <w:ins w:id="4651" w:author="Marmol, Dominika Klaudia" w:date="2026-06-08T11:43:00Z">
              <w:r w:rsidRPr="00AF7284">
                <w:rPr>
                  <w:lang w:val="en-US"/>
                </w:rPr>
                <w:t>X</w:t>
              </w:r>
            </w:ins>
          </w:p>
        </w:tc>
        <w:tc>
          <w:tcPr>
            <w:tcW w:w="251" w:type="pct"/>
            <w:tcBorders>
              <w:top w:val="single" w:sz="4" w:space="0" w:color="auto"/>
              <w:left w:val="nil"/>
              <w:bottom w:val="single" w:sz="4" w:space="0" w:color="auto"/>
              <w:right w:val="single" w:sz="4" w:space="0" w:color="auto"/>
            </w:tcBorders>
            <w:vAlign w:val="center"/>
          </w:tcPr>
          <w:p w14:paraId="47655143" w14:textId="77777777" w:rsidR="00BD40B1" w:rsidRPr="00AF7284" w:rsidRDefault="00BD40B1" w:rsidP="00F147E0">
            <w:pPr>
              <w:pStyle w:val="Table-Text-Centered"/>
              <w:rPr>
                <w:ins w:id="4652" w:author="Marmol, Dominika Klaudia" w:date="2026-06-08T11:43:00Z"/>
                <w:lang w:val="en-US"/>
              </w:rPr>
            </w:pPr>
          </w:p>
        </w:tc>
        <w:tc>
          <w:tcPr>
            <w:tcW w:w="251" w:type="pct"/>
            <w:tcBorders>
              <w:top w:val="single" w:sz="4" w:space="0" w:color="auto"/>
              <w:left w:val="nil"/>
              <w:bottom w:val="single" w:sz="4" w:space="0" w:color="auto"/>
              <w:right w:val="single" w:sz="4" w:space="0" w:color="auto"/>
            </w:tcBorders>
            <w:vAlign w:val="center"/>
          </w:tcPr>
          <w:p w14:paraId="14EB4D36" w14:textId="77777777" w:rsidR="00BD40B1" w:rsidRPr="00AF7284" w:rsidRDefault="00BD40B1" w:rsidP="00F147E0">
            <w:pPr>
              <w:pStyle w:val="Table-Text-Centered"/>
              <w:rPr>
                <w:ins w:id="4653" w:author="Marmol, Dominika Klaudia" w:date="2026-06-08T11:43:00Z"/>
                <w:lang w:val="en-US"/>
              </w:rPr>
            </w:pPr>
          </w:p>
        </w:tc>
        <w:tc>
          <w:tcPr>
            <w:tcW w:w="251" w:type="pct"/>
            <w:tcBorders>
              <w:top w:val="single" w:sz="4" w:space="0" w:color="auto"/>
              <w:left w:val="nil"/>
              <w:bottom w:val="single" w:sz="4" w:space="0" w:color="auto"/>
              <w:right w:val="single" w:sz="4" w:space="0" w:color="auto"/>
            </w:tcBorders>
            <w:vAlign w:val="center"/>
          </w:tcPr>
          <w:p w14:paraId="21FDCA3D" w14:textId="77777777" w:rsidR="00BD40B1" w:rsidRPr="00AF7284" w:rsidRDefault="00BD40B1" w:rsidP="00F147E0">
            <w:pPr>
              <w:pStyle w:val="Table-Text-Centered"/>
              <w:rPr>
                <w:ins w:id="4654" w:author="Marmol, Dominika Klaudia" w:date="2026-06-08T11:43:00Z"/>
                <w:lang w:val="en-US"/>
              </w:rPr>
            </w:pPr>
          </w:p>
        </w:tc>
        <w:tc>
          <w:tcPr>
            <w:tcW w:w="250" w:type="pct"/>
            <w:tcBorders>
              <w:top w:val="single" w:sz="4" w:space="0" w:color="auto"/>
              <w:left w:val="nil"/>
              <w:bottom w:val="single" w:sz="4" w:space="0" w:color="auto"/>
              <w:right w:val="single" w:sz="4" w:space="0" w:color="auto"/>
            </w:tcBorders>
            <w:vAlign w:val="center"/>
          </w:tcPr>
          <w:p w14:paraId="204453CA" w14:textId="77777777" w:rsidR="00BD40B1" w:rsidRPr="00AF7284" w:rsidRDefault="00BD40B1" w:rsidP="00F147E0">
            <w:pPr>
              <w:pStyle w:val="Table-Text-Centered"/>
              <w:rPr>
                <w:ins w:id="4655" w:author="Marmol, Dominika Klaudia" w:date="2026-06-08T11:43:00Z"/>
                <w:lang w:val="en-US"/>
              </w:rPr>
            </w:pPr>
          </w:p>
        </w:tc>
        <w:tc>
          <w:tcPr>
            <w:tcW w:w="252" w:type="pct"/>
            <w:tcBorders>
              <w:top w:val="single" w:sz="4" w:space="0" w:color="auto"/>
              <w:left w:val="nil"/>
              <w:bottom w:val="single" w:sz="4" w:space="0" w:color="auto"/>
              <w:right w:val="single" w:sz="4" w:space="0" w:color="auto"/>
            </w:tcBorders>
            <w:vAlign w:val="center"/>
          </w:tcPr>
          <w:p w14:paraId="784F26C0" w14:textId="77777777" w:rsidR="00BD40B1" w:rsidRPr="00AF7284" w:rsidRDefault="00BD40B1" w:rsidP="00F147E0">
            <w:pPr>
              <w:pStyle w:val="Table-Text-Centered"/>
              <w:rPr>
                <w:ins w:id="4656" w:author="Marmol, Dominika Klaudia" w:date="2026-06-08T11:43:00Z"/>
                <w:lang w:val="en-US"/>
              </w:rPr>
            </w:pPr>
          </w:p>
        </w:tc>
        <w:tc>
          <w:tcPr>
            <w:tcW w:w="452" w:type="pct"/>
            <w:tcBorders>
              <w:top w:val="single" w:sz="4" w:space="0" w:color="auto"/>
              <w:left w:val="nil"/>
              <w:bottom w:val="single" w:sz="4" w:space="0" w:color="auto"/>
              <w:right w:val="single" w:sz="4" w:space="0" w:color="auto"/>
            </w:tcBorders>
            <w:vAlign w:val="center"/>
          </w:tcPr>
          <w:p w14:paraId="0F8E80B3" w14:textId="77777777" w:rsidR="00BD40B1" w:rsidRPr="00AF7284" w:rsidRDefault="00BD40B1" w:rsidP="00F147E0">
            <w:pPr>
              <w:pStyle w:val="Table-Text-Centered"/>
              <w:rPr>
                <w:ins w:id="4657" w:author="Marmol, Dominika Klaudia" w:date="2026-06-08T11:43:00Z"/>
                <w:lang w:val="en-US"/>
              </w:rPr>
            </w:pPr>
          </w:p>
        </w:tc>
        <w:tc>
          <w:tcPr>
            <w:tcW w:w="355" w:type="pct"/>
            <w:tcBorders>
              <w:top w:val="single" w:sz="4" w:space="0" w:color="auto"/>
              <w:left w:val="nil"/>
              <w:bottom w:val="single" w:sz="4" w:space="0" w:color="auto"/>
              <w:right w:val="single" w:sz="4" w:space="0" w:color="auto"/>
            </w:tcBorders>
            <w:vAlign w:val="center"/>
          </w:tcPr>
          <w:p w14:paraId="68EC0AB2" w14:textId="77777777" w:rsidR="00BD40B1" w:rsidRPr="00AF7284" w:rsidRDefault="00BD40B1" w:rsidP="00F147E0">
            <w:pPr>
              <w:pStyle w:val="Table-Text-Centered"/>
              <w:rPr>
                <w:ins w:id="4658" w:author="Marmol, Dominika Klaudia" w:date="2026-06-08T11:43:00Z"/>
              </w:rPr>
            </w:pPr>
          </w:p>
        </w:tc>
        <w:tc>
          <w:tcPr>
            <w:tcW w:w="350" w:type="pct"/>
            <w:tcBorders>
              <w:top w:val="single" w:sz="4" w:space="0" w:color="auto"/>
              <w:left w:val="single" w:sz="4" w:space="0" w:color="auto"/>
              <w:bottom w:val="single" w:sz="4" w:space="0" w:color="auto"/>
              <w:right w:val="single" w:sz="4" w:space="0" w:color="auto"/>
            </w:tcBorders>
            <w:vAlign w:val="center"/>
          </w:tcPr>
          <w:p w14:paraId="42634D4B" w14:textId="77777777" w:rsidR="00BD40B1" w:rsidRPr="00AF7284" w:rsidRDefault="00BD40B1" w:rsidP="00F147E0">
            <w:pPr>
              <w:pStyle w:val="Table-Text-Centered"/>
              <w:rPr>
                <w:ins w:id="4659" w:author="Marmol, Dominika Klaudia" w:date="2026-06-08T11:43: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76990F08" w14:textId="77777777" w:rsidR="00BD40B1" w:rsidRPr="00AF7284" w:rsidRDefault="00BD40B1" w:rsidP="00F147E0">
            <w:pPr>
              <w:pStyle w:val="Table-Text-Centered"/>
              <w:rPr>
                <w:ins w:id="4660" w:author="Marmol, Dominika Klaudia" w:date="2026-06-08T11:43:00Z"/>
                <w:lang w:val="en-US"/>
              </w:rPr>
            </w:pPr>
          </w:p>
        </w:tc>
        <w:tc>
          <w:tcPr>
            <w:tcW w:w="375" w:type="pct"/>
            <w:tcBorders>
              <w:top w:val="single" w:sz="4" w:space="0" w:color="auto"/>
              <w:left w:val="nil"/>
              <w:bottom w:val="single" w:sz="4" w:space="0" w:color="auto"/>
              <w:right w:val="single" w:sz="4" w:space="0" w:color="auto"/>
            </w:tcBorders>
            <w:vAlign w:val="center"/>
          </w:tcPr>
          <w:p w14:paraId="68E2AF79" w14:textId="77777777" w:rsidR="00BD40B1" w:rsidRPr="00AF7284" w:rsidRDefault="00BD40B1" w:rsidP="00F147E0">
            <w:pPr>
              <w:pStyle w:val="Table-Text-Centered"/>
              <w:rPr>
                <w:ins w:id="4661" w:author="Marmol, Dominika Klaudia" w:date="2026-06-08T11:43:00Z"/>
                <w:lang w:val="en-US"/>
              </w:rPr>
            </w:pPr>
          </w:p>
        </w:tc>
      </w:tr>
      <w:tr w:rsidR="008F5115" w14:paraId="0DDBFE23" w14:textId="77777777" w:rsidTr="00F147E0">
        <w:trPr>
          <w:trHeight w:val="284"/>
          <w:jc w:val="center"/>
          <w:ins w:id="4662" w:author="Marmol, Dominika Klaudia" w:date="2026-06-08T11:43:00Z"/>
        </w:trPr>
        <w:tc>
          <w:tcPr>
            <w:tcW w:w="1102" w:type="pct"/>
            <w:tcBorders>
              <w:top w:val="single" w:sz="4" w:space="0" w:color="auto"/>
              <w:left w:val="single" w:sz="4" w:space="0" w:color="auto"/>
              <w:bottom w:val="single" w:sz="4" w:space="0" w:color="auto"/>
              <w:right w:val="single" w:sz="4" w:space="0" w:color="auto"/>
            </w:tcBorders>
            <w:vAlign w:val="center"/>
          </w:tcPr>
          <w:p w14:paraId="57B15931" w14:textId="77777777" w:rsidR="00BD40B1" w:rsidRPr="00AF7284" w:rsidRDefault="00E27C57" w:rsidP="00F147E0">
            <w:pPr>
              <w:pStyle w:val="Table-Text-Left"/>
              <w:rPr>
                <w:ins w:id="4663" w:author="Marmol, Dominika Klaudia" w:date="2026-06-08T11:43:00Z"/>
              </w:rPr>
            </w:pPr>
            <w:ins w:id="4664" w:author="Marmol, Dominika Klaudia" w:date="2026-06-08T11:43:00Z">
              <w:r w:rsidRPr="00AF7284">
                <w:t>Randomization </w:t>
              </w:r>
              <w:r w:rsidRPr="00AF7284">
                <w:rPr>
                  <w:sz w:val="22"/>
                  <w:vertAlign w:val="superscript"/>
                </w:rPr>
                <w:t>f</w:t>
              </w:r>
            </w:ins>
          </w:p>
        </w:tc>
        <w:tc>
          <w:tcPr>
            <w:tcW w:w="703" w:type="pct"/>
            <w:tcBorders>
              <w:top w:val="single" w:sz="4" w:space="0" w:color="auto"/>
              <w:left w:val="nil"/>
              <w:bottom w:val="single" w:sz="4" w:space="0" w:color="auto"/>
              <w:right w:val="single" w:sz="4" w:space="0" w:color="auto"/>
            </w:tcBorders>
            <w:vAlign w:val="center"/>
          </w:tcPr>
          <w:p w14:paraId="49B7837E" w14:textId="77777777" w:rsidR="00BD40B1" w:rsidRPr="00AF7284" w:rsidRDefault="00E27C57" w:rsidP="00F147E0">
            <w:pPr>
              <w:pStyle w:val="Table-Text-Centered"/>
              <w:rPr>
                <w:ins w:id="4665" w:author="Marmol, Dominika Klaudia" w:date="2026-06-08T11:43:00Z"/>
              </w:rPr>
            </w:pPr>
            <w:ins w:id="4666" w:author="Marmol, Dominika Klaudia" w:date="2026-06-08T11:43:00Z">
              <w:r w:rsidRPr="00AF7284">
                <w:t>X</w:t>
              </w:r>
            </w:ins>
          </w:p>
        </w:tc>
        <w:tc>
          <w:tcPr>
            <w:tcW w:w="251" w:type="pct"/>
            <w:tcBorders>
              <w:top w:val="single" w:sz="4" w:space="0" w:color="auto"/>
              <w:left w:val="nil"/>
              <w:bottom w:val="single" w:sz="4" w:space="0" w:color="auto"/>
              <w:right w:val="single" w:sz="4" w:space="0" w:color="auto"/>
            </w:tcBorders>
            <w:vAlign w:val="center"/>
          </w:tcPr>
          <w:p w14:paraId="203C58AF" w14:textId="77777777" w:rsidR="00BD40B1" w:rsidRPr="00AF7284" w:rsidRDefault="00BD40B1" w:rsidP="00F147E0">
            <w:pPr>
              <w:pStyle w:val="Table-Text-Centered"/>
              <w:rPr>
                <w:ins w:id="4667" w:author="Marmol, Dominika Klaudia" w:date="2026-06-08T11:43:00Z"/>
              </w:rPr>
            </w:pPr>
          </w:p>
        </w:tc>
        <w:tc>
          <w:tcPr>
            <w:tcW w:w="251" w:type="pct"/>
            <w:tcBorders>
              <w:top w:val="single" w:sz="4" w:space="0" w:color="auto"/>
              <w:left w:val="nil"/>
              <w:bottom w:val="single" w:sz="4" w:space="0" w:color="auto"/>
              <w:right w:val="single" w:sz="4" w:space="0" w:color="auto"/>
            </w:tcBorders>
            <w:vAlign w:val="center"/>
          </w:tcPr>
          <w:p w14:paraId="4622F83B" w14:textId="77777777" w:rsidR="00BD40B1" w:rsidRPr="00AF7284" w:rsidRDefault="00BD40B1" w:rsidP="00F147E0">
            <w:pPr>
              <w:pStyle w:val="Table-Text-Centered"/>
              <w:rPr>
                <w:ins w:id="4668" w:author="Marmol, Dominika Klaudia" w:date="2026-06-08T11:43:00Z"/>
              </w:rPr>
            </w:pPr>
          </w:p>
        </w:tc>
        <w:tc>
          <w:tcPr>
            <w:tcW w:w="251" w:type="pct"/>
            <w:tcBorders>
              <w:top w:val="single" w:sz="4" w:space="0" w:color="auto"/>
              <w:left w:val="nil"/>
              <w:bottom w:val="single" w:sz="4" w:space="0" w:color="auto"/>
              <w:right w:val="single" w:sz="4" w:space="0" w:color="auto"/>
            </w:tcBorders>
            <w:vAlign w:val="center"/>
          </w:tcPr>
          <w:p w14:paraId="4699D449" w14:textId="77777777" w:rsidR="00BD40B1" w:rsidRPr="00AF7284" w:rsidRDefault="00BD40B1" w:rsidP="00F147E0">
            <w:pPr>
              <w:pStyle w:val="Table-Text-Centered"/>
              <w:rPr>
                <w:ins w:id="4669" w:author="Marmol, Dominika Klaudia" w:date="2026-06-08T11:43:00Z"/>
              </w:rPr>
            </w:pPr>
          </w:p>
        </w:tc>
        <w:tc>
          <w:tcPr>
            <w:tcW w:w="250" w:type="pct"/>
            <w:tcBorders>
              <w:top w:val="single" w:sz="4" w:space="0" w:color="auto"/>
              <w:left w:val="nil"/>
              <w:bottom w:val="single" w:sz="4" w:space="0" w:color="auto"/>
              <w:right w:val="single" w:sz="4" w:space="0" w:color="auto"/>
            </w:tcBorders>
            <w:vAlign w:val="center"/>
          </w:tcPr>
          <w:p w14:paraId="1671E118" w14:textId="77777777" w:rsidR="00BD40B1" w:rsidRPr="00AF7284" w:rsidRDefault="00BD40B1" w:rsidP="00F147E0">
            <w:pPr>
              <w:pStyle w:val="Table-Text-Centered"/>
              <w:rPr>
                <w:ins w:id="4670" w:author="Marmol, Dominika Klaudia" w:date="2026-06-08T11:43:00Z"/>
              </w:rPr>
            </w:pPr>
          </w:p>
        </w:tc>
        <w:tc>
          <w:tcPr>
            <w:tcW w:w="252" w:type="pct"/>
            <w:tcBorders>
              <w:top w:val="single" w:sz="4" w:space="0" w:color="auto"/>
              <w:left w:val="nil"/>
              <w:bottom w:val="single" w:sz="4" w:space="0" w:color="auto"/>
              <w:right w:val="single" w:sz="4" w:space="0" w:color="auto"/>
            </w:tcBorders>
            <w:vAlign w:val="center"/>
          </w:tcPr>
          <w:p w14:paraId="29D510C4" w14:textId="77777777" w:rsidR="00BD40B1" w:rsidRPr="00AF7284" w:rsidRDefault="00BD40B1" w:rsidP="00F147E0">
            <w:pPr>
              <w:pStyle w:val="Table-Text-Centered"/>
              <w:rPr>
                <w:ins w:id="4671" w:author="Marmol, Dominika Klaudia" w:date="2026-06-08T11:43:00Z"/>
              </w:rPr>
            </w:pPr>
          </w:p>
        </w:tc>
        <w:tc>
          <w:tcPr>
            <w:tcW w:w="452" w:type="pct"/>
            <w:tcBorders>
              <w:top w:val="single" w:sz="4" w:space="0" w:color="auto"/>
              <w:left w:val="nil"/>
              <w:bottom w:val="single" w:sz="4" w:space="0" w:color="auto"/>
              <w:right w:val="single" w:sz="4" w:space="0" w:color="auto"/>
            </w:tcBorders>
            <w:vAlign w:val="center"/>
          </w:tcPr>
          <w:p w14:paraId="6DF0E7C6" w14:textId="77777777" w:rsidR="00BD40B1" w:rsidRPr="00AF7284" w:rsidRDefault="00BD40B1" w:rsidP="00F147E0">
            <w:pPr>
              <w:pStyle w:val="Table-Text-Centered"/>
              <w:rPr>
                <w:ins w:id="4672" w:author="Marmol, Dominika Klaudia" w:date="2026-06-08T11:43:00Z"/>
              </w:rPr>
            </w:pPr>
          </w:p>
        </w:tc>
        <w:tc>
          <w:tcPr>
            <w:tcW w:w="355" w:type="pct"/>
            <w:tcBorders>
              <w:top w:val="single" w:sz="4" w:space="0" w:color="auto"/>
              <w:left w:val="nil"/>
              <w:bottom w:val="single" w:sz="4" w:space="0" w:color="auto"/>
              <w:right w:val="single" w:sz="4" w:space="0" w:color="auto"/>
            </w:tcBorders>
            <w:vAlign w:val="center"/>
          </w:tcPr>
          <w:p w14:paraId="4DF87617" w14:textId="77777777" w:rsidR="00BD40B1" w:rsidRPr="00AF7284" w:rsidRDefault="00BD40B1" w:rsidP="00F147E0">
            <w:pPr>
              <w:pStyle w:val="Table-Text-Centered"/>
              <w:rPr>
                <w:ins w:id="4673" w:author="Marmol, Dominika Klaudia" w:date="2026-06-08T11:43:00Z"/>
              </w:rPr>
            </w:pPr>
          </w:p>
        </w:tc>
        <w:tc>
          <w:tcPr>
            <w:tcW w:w="350" w:type="pct"/>
            <w:tcBorders>
              <w:top w:val="single" w:sz="4" w:space="0" w:color="auto"/>
              <w:left w:val="single" w:sz="4" w:space="0" w:color="auto"/>
              <w:bottom w:val="single" w:sz="4" w:space="0" w:color="auto"/>
              <w:right w:val="single" w:sz="4" w:space="0" w:color="auto"/>
            </w:tcBorders>
            <w:vAlign w:val="center"/>
          </w:tcPr>
          <w:p w14:paraId="4FD71E35" w14:textId="77777777" w:rsidR="00BD40B1" w:rsidRPr="00AF7284" w:rsidRDefault="00BD40B1" w:rsidP="00F147E0">
            <w:pPr>
              <w:pStyle w:val="Table-Text-Centered"/>
              <w:rPr>
                <w:ins w:id="4674" w:author="Marmol, Dominika Klaudia" w:date="2026-06-08T11:43:00Z"/>
              </w:rPr>
            </w:pPr>
          </w:p>
        </w:tc>
        <w:tc>
          <w:tcPr>
            <w:tcW w:w="408" w:type="pct"/>
            <w:tcBorders>
              <w:top w:val="single" w:sz="4" w:space="0" w:color="auto"/>
              <w:left w:val="single" w:sz="4" w:space="0" w:color="auto"/>
              <w:bottom w:val="single" w:sz="4" w:space="0" w:color="auto"/>
              <w:right w:val="single" w:sz="4" w:space="0" w:color="auto"/>
            </w:tcBorders>
            <w:vAlign w:val="center"/>
          </w:tcPr>
          <w:p w14:paraId="0AAEA688" w14:textId="77777777" w:rsidR="00BD40B1" w:rsidRPr="00AF7284" w:rsidRDefault="00BD40B1" w:rsidP="00F147E0">
            <w:pPr>
              <w:pStyle w:val="Table-Text-Centered"/>
              <w:rPr>
                <w:ins w:id="4675" w:author="Marmol, Dominika Klaudia" w:date="2026-06-08T11:43:00Z"/>
              </w:rPr>
            </w:pPr>
          </w:p>
        </w:tc>
        <w:tc>
          <w:tcPr>
            <w:tcW w:w="375" w:type="pct"/>
            <w:tcBorders>
              <w:top w:val="single" w:sz="4" w:space="0" w:color="auto"/>
              <w:left w:val="nil"/>
              <w:bottom w:val="single" w:sz="4" w:space="0" w:color="auto"/>
              <w:right w:val="single" w:sz="4" w:space="0" w:color="auto"/>
            </w:tcBorders>
            <w:vAlign w:val="center"/>
          </w:tcPr>
          <w:p w14:paraId="693769A0" w14:textId="77777777" w:rsidR="00BD40B1" w:rsidRPr="00AF7284" w:rsidRDefault="00BD40B1" w:rsidP="00F147E0">
            <w:pPr>
              <w:pStyle w:val="Table-Text-Centered"/>
              <w:rPr>
                <w:ins w:id="4676" w:author="Marmol, Dominika Klaudia" w:date="2026-06-08T11:43:00Z"/>
              </w:rPr>
            </w:pPr>
          </w:p>
        </w:tc>
      </w:tr>
      <w:tr w:rsidR="008F5115" w14:paraId="4B8C63CB" w14:textId="77777777" w:rsidTr="00F147E0">
        <w:trPr>
          <w:trHeight w:val="284"/>
          <w:jc w:val="center"/>
          <w:ins w:id="4677" w:author="Marmol, Dominika Klaudia" w:date="2026-06-08T11:43:00Z"/>
        </w:trPr>
        <w:tc>
          <w:tcPr>
            <w:tcW w:w="1102" w:type="pct"/>
            <w:tcBorders>
              <w:top w:val="single" w:sz="4" w:space="0" w:color="auto"/>
              <w:left w:val="single" w:sz="4" w:space="0" w:color="auto"/>
              <w:bottom w:val="single" w:sz="4" w:space="0" w:color="auto"/>
              <w:right w:val="single" w:sz="4" w:space="0" w:color="auto"/>
            </w:tcBorders>
            <w:vAlign w:val="center"/>
          </w:tcPr>
          <w:p w14:paraId="4BB1447A" w14:textId="77777777" w:rsidR="00BD40B1" w:rsidRPr="00AF7284" w:rsidRDefault="00E27C57" w:rsidP="00F147E0">
            <w:pPr>
              <w:pStyle w:val="Table-Text-Left"/>
              <w:rPr>
                <w:ins w:id="4678" w:author="Marmol, Dominika Klaudia" w:date="2026-06-08T11:43:00Z"/>
                <w:vertAlign w:val="superscript"/>
                <w:lang w:val="en-US"/>
              </w:rPr>
            </w:pPr>
            <w:ins w:id="4679" w:author="Marmol, Dominika Klaudia" w:date="2026-06-08T11:43:00Z">
              <w:r w:rsidRPr="00AF7284">
                <w:rPr>
                  <w:lang w:val="en-US"/>
                </w:rPr>
                <w:t>Full physical examination</w:t>
              </w:r>
            </w:ins>
          </w:p>
        </w:tc>
        <w:tc>
          <w:tcPr>
            <w:tcW w:w="703" w:type="pct"/>
            <w:tcBorders>
              <w:top w:val="single" w:sz="4" w:space="0" w:color="auto"/>
              <w:left w:val="nil"/>
              <w:bottom w:val="single" w:sz="4" w:space="0" w:color="auto"/>
              <w:right w:val="single" w:sz="4" w:space="0" w:color="auto"/>
            </w:tcBorders>
            <w:vAlign w:val="center"/>
          </w:tcPr>
          <w:p w14:paraId="6A9CEC43" w14:textId="77777777" w:rsidR="00BD40B1" w:rsidRPr="00AF7284" w:rsidRDefault="00E27C57" w:rsidP="00F147E0">
            <w:pPr>
              <w:pStyle w:val="Table-Text-Centered"/>
              <w:rPr>
                <w:ins w:id="4680" w:author="Marmol, Dominika Klaudia" w:date="2026-06-08T11:43:00Z"/>
                <w:lang w:val="en-US"/>
              </w:rPr>
            </w:pPr>
            <w:ins w:id="4681" w:author="Marmol, Dominika Klaudia" w:date="2026-06-08T11:43:00Z">
              <w:r w:rsidRPr="00AF7284">
                <w:rPr>
                  <w:lang w:val="en-US"/>
                </w:rPr>
                <w:t>X</w:t>
              </w:r>
            </w:ins>
          </w:p>
        </w:tc>
        <w:tc>
          <w:tcPr>
            <w:tcW w:w="251" w:type="pct"/>
            <w:tcBorders>
              <w:top w:val="single" w:sz="4" w:space="0" w:color="auto"/>
              <w:left w:val="nil"/>
              <w:bottom w:val="single" w:sz="4" w:space="0" w:color="auto"/>
              <w:right w:val="single" w:sz="4" w:space="0" w:color="auto"/>
            </w:tcBorders>
            <w:vAlign w:val="center"/>
          </w:tcPr>
          <w:p w14:paraId="2120AE6B" w14:textId="77777777" w:rsidR="00BD40B1" w:rsidRPr="00AF7284" w:rsidRDefault="00BD40B1" w:rsidP="00F147E0">
            <w:pPr>
              <w:pStyle w:val="Table-Text-Centered"/>
              <w:rPr>
                <w:ins w:id="4682" w:author="Marmol, Dominika Klaudia" w:date="2026-06-08T11:43:00Z"/>
                <w:lang w:val="en-US"/>
              </w:rPr>
            </w:pPr>
          </w:p>
        </w:tc>
        <w:tc>
          <w:tcPr>
            <w:tcW w:w="251" w:type="pct"/>
            <w:tcBorders>
              <w:top w:val="single" w:sz="4" w:space="0" w:color="auto"/>
              <w:left w:val="nil"/>
              <w:bottom w:val="single" w:sz="4" w:space="0" w:color="auto"/>
              <w:right w:val="single" w:sz="4" w:space="0" w:color="auto"/>
            </w:tcBorders>
            <w:vAlign w:val="center"/>
          </w:tcPr>
          <w:p w14:paraId="7DCFFDCF" w14:textId="77777777" w:rsidR="00BD40B1" w:rsidRPr="00AF7284" w:rsidRDefault="00BD40B1" w:rsidP="00F147E0">
            <w:pPr>
              <w:pStyle w:val="Table-Text-Centered"/>
              <w:rPr>
                <w:ins w:id="4683" w:author="Marmol, Dominika Klaudia" w:date="2026-06-08T11:43:00Z"/>
                <w:lang w:val="en-US"/>
              </w:rPr>
            </w:pPr>
          </w:p>
        </w:tc>
        <w:tc>
          <w:tcPr>
            <w:tcW w:w="251" w:type="pct"/>
            <w:tcBorders>
              <w:top w:val="single" w:sz="4" w:space="0" w:color="auto"/>
              <w:left w:val="nil"/>
              <w:bottom w:val="single" w:sz="4" w:space="0" w:color="auto"/>
              <w:right w:val="single" w:sz="4" w:space="0" w:color="auto"/>
            </w:tcBorders>
            <w:vAlign w:val="center"/>
          </w:tcPr>
          <w:p w14:paraId="2F48DE38" w14:textId="77777777" w:rsidR="00BD40B1" w:rsidRPr="00AF7284" w:rsidRDefault="00BD40B1" w:rsidP="00F147E0">
            <w:pPr>
              <w:pStyle w:val="Table-Text-Centered"/>
              <w:rPr>
                <w:ins w:id="4684" w:author="Marmol, Dominika Klaudia" w:date="2026-06-08T11:43:00Z"/>
                <w:lang w:val="en-US"/>
              </w:rPr>
            </w:pPr>
          </w:p>
        </w:tc>
        <w:tc>
          <w:tcPr>
            <w:tcW w:w="250" w:type="pct"/>
            <w:tcBorders>
              <w:top w:val="single" w:sz="4" w:space="0" w:color="auto"/>
              <w:left w:val="nil"/>
              <w:bottom w:val="single" w:sz="4" w:space="0" w:color="auto"/>
              <w:right w:val="single" w:sz="4" w:space="0" w:color="auto"/>
            </w:tcBorders>
            <w:vAlign w:val="center"/>
          </w:tcPr>
          <w:p w14:paraId="1981D31A" w14:textId="77777777" w:rsidR="00BD40B1" w:rsidRPr="00AF7284" w:rsidRDefault="00BD40B1" w:rsidP="00F147E0">
            <w:pPr>
              <w:pStyle w:val="Table-Text-Centered"/>
              <w:rPr>
                <w:ins w:id="4685" w:author="Marmol, Dominika Klaudia" w:date="2026-06-08T11:43:00Z"/>
                <w:lang w:val="en-US"/>
              </w:rPr>
            </w:pPr>
          </w:p>
        </w:tc>
        <w:tc>
          <w:tcPr>
            <w:tcW w:w="252" w:type="pct"/>
            <w:tcBorders>
              <w:top w:val="single" w:sz="4" w:space="0" w:color="auto"/>
              <w:left w:val="nil"/>
              <w:bottom w:val="single" w:sz="4" w:space="0" w:color="auto"/>
              <w:right w:val="single" w:sz="4" w:space="0" w:color="auto"/>
            </w:tcBorders>
            <w:vAlign w:val="center"/>
          </w:tcPr>
          <w:p w14:paraId="248C4E3C" w14:textId="77777777" w:rsidR="00BD40B1" w:rsidRPr="00AF7284" w:rsidRDefault="00BD40B1" w:rsidP="00F147E0">
            <w:pPr>
              <w:pStyle w:val="Table-Text-Centered"/>
              <w:rPr>
                <w:ins w:id="4686" w:author="Marmol, Dominika Klaudia" w:date="2026-06-08T11:43:00Z"/>
                <w:lang w:val="en-US"/>
              </w:rPr>
            </w:pPr>
          </w:p>
        </w:tc>
        <w:tc>
          <w:tcPr>
            <w:tcW w:w="452" w:type="pct"/>
            <w:tcBorders>
              <w:top w:val="single" w:sz="4" w:space="0" w:color="auto"/>
              <w:left w:val="nil"/>
              <w:bottom w:val="single" w:sz="4" w:space="0" w:color="auto"/>
              <w:right w:val="single" w:sz="4" w:space="0" w:color="auto"/>
            </w:tcBorders>
            <w:vAlign w:val="center"/>
          </w:tcPr>
          <w:p w14:paraId="35A219B5" w14:textId="77777777" w:rsidR="00BD40B1" w:rsidRPr="00AF7284" w:rsidRDefault="00BD40B1" w:rsidP="00F147E0">
            <w:pPr>
              <w:pStyle w:val="Table-Text-Centered"/>
              <w:rPr>
                <w:ins w:id="4687" w:author="Marmol, Dominika Klaudia" w:date="2026-06-08T11:43:00Z"/>
                <w:lang w:val="en-US"/>
              </w:rPr>
            </w:pPr>
          </w:p>
        </w:tc>
        <w:tc>
          <w:tcPr>
            <w:tcW w:w="355" w:type="pct"/>
            <w:tcBorders>
              <w:top w:val="single" w:sz="4" w:space="0" w:color="auto"/>
              <w:left w:val="nil"/>
              <w:bottom w:val="single" w:sz="4" w:space="0" w:color="auto"/>
              <w:right w:val="single" w:sz="4" w:space="0" w:color="auto"/>
            </w:tcBorders>
            <w:vAlign w:val="center"/>
          </w:tcPr>
          <w:p w14:paraId="26C0FA4A" w14:textId="77777777" w:rsidR="00BD40B1" w:rsidRPr="00AF7284" w:rsidRDefault="00BD40B1" w:rsidP="00F147E0">
            <w:pPr>
              <w:pStyle w:val="Table-Text-Centered"/>
              <w:rPr>
                <w:ins w:id="4688" w:author="Marmol, Dominika Klaudia" w:date="2026-06-08T11:43:00Z"/>
              </w:rPr>
            </w:pPr>
          </w:p>
        </w:tc>
        <w:tc>
          <w:tcPr>
            <w:tcW w:w="350" w:type="pct"/>
            <w:tcBorders>
              <w:top w:val="single" w:sz="4" w:space="0" w:color="auto"/>
              <w:left w:val="single" w:sz="4" w:space="0" w:color="auto"/>
              <w:bottom w:val="single" w:sz="4" w:space="0" w:color="auto"/>
              <w:right w:val="single" w:sz="4" w:space="0" w:color="auto"/>
            </w:tcBorders>
            <w:vAlign w:val="center"/>
          </w:tcPr>
          <w:p w14:paraId="544EB1F0" w14:textId="77777777" w:rsidR="00BD40B1" w:rsidRPr="00AF7284" w:rsidRDefault="00BD40B1" w:rsidP="00F147E0">
            <w:pPr>
              <w:pStyle w:val="Table-Text-Centered"/>
              <w:rPr>
                <w:ins w:id="4689" w:author="Marmol, Dominika Klaudia" w:date="2026-06-08T11:43: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6A0D21D8" w14:textId="77777777" w:rsidR="00BD40B1" w:rsidRPr="00AF7284" w:rsidRDefault="00BD40B1" w:rsidP="00F147E0">
            <w:pPr>
              <w:pStyle w:val="Table-Text-Centered"/>
              <w:rPr>
                <w:ins w:id="4690" w:author="Marmol, Dominika Klaudia" w:date="2026-06-08T11:43:00Z"/>
                <w:lang w:val="en-US"/>
              </w:rPr>
            </w:pPr>
          </w:p>
        </w:tc>
        <w:tc>
          <w:tcPr>
            <w:tcW w:w="375" w:type="pct"/>
            <w:tcBorders>
              <w:top w:val="single" w:sz="4" w:space="0" w:color="auto"/>
              <w:left w:val="nil"/>
              <w:bottom w:val="single" w:sz="4" w:space="0" w:color="auto"/>
              <w:right w:val="single" w:sz="4" w:space="0" w:color="auto"/>
            </w:tcBorders>
            <w:vAlign w:val="center"/>
          </w:tcPr>
          <w:p w14:paraId="14D85D9F" w14:textId="77777777" w:rsidR="00BD40B1" w:rsidRPr="00AF7284" w:rsidRDefault="00BD40B1" w:rsidP="00F147E0">
            <w:pPr>
              <w:pStyle w:val="Table-Text-Centered"/>
              <w:rPr>
                <w:ins w:id="4691" w:author="Marmol, Dominika Klaudia" w:date="2026-06-08T11:43:00Z"/>
                <w:lang w:val="en-US"/>
              </w:rPr>
            </w:pPr>
          </w:p>
        </w:tc>
      </w:tr>
      <w:tr w:rsidR="008F5115" w14:paraId="6272A886" w14:textId="77777777" w:rsidTr="00F147E0">
        <w:trPr>
          <w:trHeight w:val="284"/>
          <w:jc w:val="center"/>
          <w:ins w:id="4692" w:author="Marmol, Dominika Klaudia" w:date="2026-06-08T11:43:00Z"/>
        </w:trPr>
        <w:tc>
          <w:tcPr>
            <w:tcW w:w="1102" w:type="pct"/>
            <w:tcBorders>
              <w:top w:val="single" w:sz="4" w:space="0" w:color="auto"/>
              <w:left w:val="single" w:sz="4" w:space="0" w:color="auto"/>
              <w:bottom w:val="single" w:sz="4" w:space="0" w:color="auto"/>
              <w:right w:val="single" w:sz="4" w:space="0" w:color="auto"/>
            </w:tcBorders>
            <w:vAlign w:val="center"/>
          </w:tcPr>
          <w:p w14:paraId="63DD4413" w14:textId="77777777" w:rsidR="00BD40B1" w:rsidRPr="00AF7284" w:rsidRDefault="00E27C57" w:rsidP="00F147E0">
            <w:pPr>
              <w:pStyle w:val="Table-Text-Left"/>
              <w:rPr>
                <w:ins w:id="4693" w:author="Marmol, Dominika Klaudia" w:date="2026-06-08T11:43:00Z"/>
                <w:vertAlign w:val="superscript"/>
                <w:lang w:val="en-US"/>
              </w:rPr>
            </w:pPr>
            <w:ins w:id="4694" w:author="Marmol, Dominika Klaudia" w:date="2026-06-08T11:43:00Z">
              <w:r w:rsidRPr="00AF7284">
                <w:rPr>
                  <w:lang w:val="en-US"/>
                </w:rPr>
                <w:t>Symptom-directed physical examination </w:t>
              </w:r>
              <w:r w:rsidRPr="00AF7284">
                <w:rPr>
                  <w:sz w:val="22"/>
                  <w:vertAlign w:val="superscript"/>
                  <w:lang w:val="en-US"/>
                </w:rPr>
                <w:t>g</w:t>
              </w:r>
            </w:ins>
          </w:p>
        </w:tc>
        <w:tc>
          <w:tcPr>
            <w:tcW w:w="703" w:type="pct"/>
            <w:tcBorders>
              <w:top w:val="single" w:sz="4" w:space="0" w:color="auto"/>
              <w:left w:val="nil"/>
              <w:bottom w:val="single" w:sz="4" w:space="0" w:color="auto"/>
              <w:right w:val="single" w:sz="4" w:space="0" w:color="auto"/>
            </w:tcBorders>
            <w:vAlign w:val="center"/>
          </w:tcPr>
          <w:p w14:paraId="3A898B3B" w14:textId="77777777" w:rsidR="00BD40B1" w:rsidRPr="00AF7284" w:rsidRDefault="00BD40B1" w:rsidP="00F147E0">
            <w:pPr>
              <w:pStyle w:val="Table-Text-Centered"/>
              <w:rPr>
                <w:ins w:id="4695" w:author="Marmol, Dominika Klaudia" w:date="2026-06-08T11:43:00Z"/>
                <w:lang w:val="en-US"/>
              </w:rPr>
            </w:pPr>
          </w:p>
        </w:tc>
        <w:tc>
          <w:tcPr>
            <w:tcW w:w="251" w:type="pct"/>
            <w:tcBorders>
              <w:top w:val="single" w:sz="4" w:space="0" w:color="auto"/>
              <w:left w:val="nil"/>
              <w:bottom w:val="single" w:sz="4" w:space="0" w:color="auto"/>
              <w:right w:val="single" w:sz="4" w:space="0" w:color="auto"/>
            </w:tcBorders>
            <w:vAlign w:val="center"/>
          </w:tcPr>
          <w:p w14:paraId="49AF39B7" w14:textId="77777777" w:rsidR="00BD40B1" w:rsidRPr="00AF7284" w:rsidRDefault="00E27C57" w:rsidP="00F147E0">
            <w:pPr>
              <w:pStyle w:val="Table-Text-Centered"/>
              <w:rPr>
                <w:ins w:id="4696" w:author="Marmol, Dominika Klaudia" w:date="2026-06-08T11:43:00Z"/>
                <w:lang w:val="en-US"/>
              </w:rPr>
            </w:pPr>
            <w:ins w:id="4697" w:author="Marmol, Dominika Klaudia" w:date="2026-06-08T11:43:00Z">
              <w:r w:rsidRPr="00AF7284">
                <w:rPr>
                  <w:lang w:val="en-US"/>
                </w:rPr>
                <w:t>X</w:t>
              </w:r>
            </w:ins>
          </w:p>
        </w:tc>
        <w:tc>
          <w:tcPr>
            <w:tcW w:w="251" w:type="pct"/>
            <w:tcBorders>
              <w:top w:val="single" w:sz="4" w:space="0" w:color="auto"/>
              <w:left w:val="nil"/>
              <w:bottom w:val="single" w:sz="4" w:space="0" w:color="auto"/>
              <w:right w:val="single" w:sz="4" w:space="0" w:color="auto"/>
            </w:tcBorders>
            <w:vAlign w:val="center"/>
          </w:tcPr>
          <w:p w14:paraId="6245EECE" w14:textId="77777777" w:rsidR="00BD40B1" w:rsidRPr="00AF7284" w:rsidRDefault="00E27C57" w:rsidP="00F147E0">
            <w:pPr>
              <w:pStyle w:val="Table-Text-Centered"/>
              <w:rPr>
                <w:ins w:id="4698" w:author="Marmol, Dominika Klaudia" w:date="2026-06-08T11:43:00Z"/>
                <w:lang w:val="en-US"/>
              </w:rPr>
            </w:pPr>
            <w:ins w:id="4699" w:author="Marmol, Dominika Klaudia" w:date="2026-06-08T11:43:00Z">
              <w:r w:rsidRPr="00AF7284">
                <w:rPr>
                  <w:lang w:val="en-US"/>
                </w:rPr>
                <w:t>X</w:t>
              </w:r>
            </w:ins>
          </w:p>
        </w:tc>
        <w:tc>
          <w:tcPr>
            <w:tcW w:w="251" w:type="pct"/>
            <w:tcBorders>
              <w:top w:val="single" w:sz="4" w:space="0" w:color="auto"/>
              <w:left w:val="nil"/>
              <w:bottom w:val="single" w:sz="4" w:space="0" w:color="auto"/>
              <w:right w:val="single" w:sz="4" w:space="0" w:color="auto"/>
            </w:tcBorders>
            <w:vAlign w:val="center"/>
          </w:tcPr>
          <w:p w14:paraId="2FE7400F" w14:textId="77777777" w:rsidR="00BD40B1" w:rsidRPr="00AF7284" w:rsidRDefault="00E27C57" w:rsidP="00F147E0">
            <w:pPr>
              <w:pStyle w:val="Table-Text-Centered"/>
              <w:rPr>
                <w:ins w:id="4700" w:author="Marmol, Dominika Klaudia" w:date="2026-06-08T11:43:00Z"/>
                <w:lang w:val="en-US"/>
              </w:rPr>
            </w:pPr>
            <w:ins w:id="4701" w:author="Marmol, Dominika Klaudia" w:date="2026-06-08T11:43:00Z">
              <w:r w:rsidRPr="00AF7284">
                <w:rPr>
                  <w:lang w:val="en-US"/>
                </w:rPr>
                <w:t>X</w:t>
              </w:r>
            </w:ins>
          </w:p>
        </w:tc>
        <w:tc>
          <w:tcPr>
            <w:tcW w:w="250" w:type="pct"/>
            <w:tcBorders>
              <w:top w:val="single" w:sz="4" w:space="0" w:color="auto"/>
              <w:left w:val="nil"/>
              <w:bottom w:val="single" w:sz="4" w:space="0" w:color="auto"/>
              <w:right w:val="single" w:sz="4" w:space="0" w:color="auto"/>
            </w:tcBorders>
            <w:vAlign w:val="center"/>
          </w:tcPr>
          <w:p w14:paraId="55915684" w14:textId="77777777" w:rsidR="00BD40B1" w:rsidRPr="00AF7284" w:rsidRDefault="00E27C57" w:rsidP="00F147E0">
            <w:pPr>
              <w:pStyle w:val="Table-Text-Centered"/>
              <w:rPr>
                <w:ins w:id="4702" w:author="Marmol, Dominika Klaudia" w:date="2026-06-08T11:43:00Z"/>
                <w:lang w:val="en-US"/>
              </w:rPr>
            </w:pPr>
            <w:ins w:id="4703" w:author="Marmol, Dominika Klaudia" w:date="2026-06-08T11:43:00Z">
              <w:r w:rsidRPr="00AF7284">
                <w:rPr>
                  <w:lang w:val="en-US"/>
                </w:rPr>
                <w:t>X</w:t>
              </w:r>
            </w:ins>
          </w:p>
        </w:tc>
        <w:tc>
          <w:tcPr>
            <w:tcW w:w="252" w:type="pct"/>
            <w:tcBorders>
              <w:top w:val="single" w:sz="4" w:space="0" w:color="auto"/>
              <w:left w:val="nil"/>
              <w:bottom w:val="single" w:sz="4" w:space="0" w:color="auto"/>
              <w:right w:val="single" w:sz="4" w:space="0" w:color="auto"/>
            </w:tcBorders>
            <w:vAlign w:val="center"/>
          </w:tcPr>
          <w:p w14:paraId="43B0E257" w14:textId="77777777" w:rsidR="00BD40B1" w:rsidRPr="00AF7284" w:rsidRDefault="00E27C57" w:rsidP="00F147E0">
            <w:pPr>
              <w:pStyle w:val="Table-Text-Centered"/>
              <w:rPr>
                <w:ins w:id="4704" w:author="Marmol, Dominika Klaudia" w:date="2026-06-08T11:43:00Z"/>
                <w:lang w:val="en-US"/>
              </w:rPr>
            </w:pPr>
            <w:ins w:id="4705" w:author="Marmol, Dominika Klaudia" w:date="2026-06-08T11:43:00Z">
              <w:r w:rsidRPr="00AF7284">
                <w:rPr>
                  <w:lang w:val="en-US"/>
                </w:rPr>
                <w:t>X</w:t>
              </w:r>
            </w:ins>
          </w:p>
        </w:tc>
        <w:tc>
          <w:tcPr>
            <w:tcW w:w="452" w:type="pct"/>
            <w:tcBorders>
              <w:top w:val="single" w:sz="4" w:space="0" w:color="auto"/>
              <w:left w:val="nil"/>
              <w:bottom w:val="single" w:sz="4" w:space="0" w:color="auto"/>
              <w:right w:val="single" w:sz="4" w:space="0" w:color="auto"/>
            </w:tcBorders>
            <w:vAlign w:val="center"/>
          </w:tcPr>
          <w:p w14:paraId="73E7FC05" w14:textId="77777777" w:rsidR="00BD40B1" w:rsidRPr="00AF7284" w:rsidRDefault="00E27C57" w:rsidP="00F147E0">
            <w:pPr>
              <w:pStyle w:val="Table-Text-Centered"/>
              <w:rPr>
                <w:ins w:id="4706" w:author="Marmol, Dominika Klaudia" w:date="2026-06-08T11:43:00Z"/>
                <w:lang w:val="en-US"/>
              </w:rPr>
            </w:pPr>
            <w:ins w:id="4707" w:author="Marmol, Dominika Klaudia" w:date="2026-06-08T11:43:00Z">
              <w:r w:rsidRPr="00AF7284">
                <w:rPr>
                  <w:lang w:val="en-US"/>
                </w:rPr>
                <w:t>X</w:t>
              </w:r>
            </w:ins>
          </w:p>
        </w:tc>
        <w:tc>
          <w:tcPr>
            <w:tcW w:w="355" w:type="pct"/>
            <w:tcBorders>
              <w:top w:val="single" w:sz="4" w:space="0" w:color="auto"/>
              <w:left w:val="nil"/>
              <w:bottom w:val="single" w:sz="4" w:space="0" w:color="auto"/>
              <w:right w:val="single" w:sz="4" w:space="0" w:color="auto"/>
            </w:tcBorders>
            <w:vAlign w:val="center"/>
          </w:tcPr>
          <w:p w14:paraId="25BC328C" w14:textId="77777777" w:rsidR="00BD40B1" w:rsidRPr="00AF7284" w:rsidRDefault="00E27C57" w:rsidP="00F147E0">
            <w:pPr>
              <w:pStyle w:val="Table-Text-Centered"/>
              <w:rPr>
                <w:ins w:id="4708" w:author="Marmol, Dominika Klaudia" w:date="2026-06-08T11:43:00Z"/>
              </w:rPr>
            </w:pPr>
            <w:ins w:id="4709" w:author="Marmol, Dominika Klaudia" w:date="2026-06-08T11:43:00Z">
              <w:r w:rsidRPr="00AF7284">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3FEBD989" w14:textId="77777777" w:rsidR="00BD40B1" w:rsidRPr="00AF7284" w:rsidRDefault="00E27C57" w:rsidP="00F147E0">
            <w:pPr>
              <w:pStyle w:val="Table-Text-Centered"/>
              <w:rPr>
                <w:ins w:id="4710" w:author="Marmol, Dominika Klaudia" w:date="2026-06-08T11:43:00Z"/>
                <w:lang w:val="en-US"/>
              </w:rPr>
            </w:pPr>
            <w:ins w:id="4711" w:author="Marmol, Dominika Klaudia" w:date="2026-06-08T11:43:00Z">
              <w:r w:rsidRPr="00AF7284">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56052AD8" w14:textId="77777777" w:rsidR="00BD40B1" w:rsidRPr="00AF7284" w:rsidRDefault="00E27C57" w:rsidP="00F147E0">
            <w:pPr>
              <w:pStyle w:val="Table-Text-Centered"/>
              <w:rPr>
                <w:ins w:id="4712" w:author="Marmol, Dominika Klaudia" w:date="2026-06-08T11:43:00Z"/>
                <w:lang w:val="en-US"/>
              </w:rPr>
            </w:pPr>
            <w:ins w:id="4713" w:author="Marmol, Dominika Klaudia" w:date="2026-06-08T11:43:00Z">
              <w:r w:rsidRPr="00AF7284">
                <w:rPr>
                  <w:lang w:val="en-US"/>
                </w:rPr>
                <w:t>X</w:t>
              </w:r>
            </w:ins>
          </w:p>
        </w:tc>
        <w:tc>
          <w:tcPr>
            <w:tcW w:w="375" w:type="pct"/>
            <w:tcBorders>
              <w:top w:val="single" w:sz="4" w:space="0" w:color="auto"/>
              <w:left w:val="nil"/>
              <w:bottom w:val="single" w:sz="4" w:space="0" w:color="auto"/>
              <w:right w:val="single" w:sz="4" w:space="0" w:color="auto"/>
            </w:tcBorders>
            <w:vAlign w:val="center"/>
          </w:tcPr>
          <w:p w14:paraId="1F4984A6" w14:textId="77777777" w:rsidR="00BD40B1" w:rsidRPr="00AF7284" w:rsidRDefault="00BD40B1" w:rsidP="00F147E0">
            <w:pPr>
              <w:pStyle w:val="Table-Text-Centered"/>
              <w:rPr>
                <w:ins w:id="4714" w:author="Marmol, Dominika Klaudia" w:date="2026-06-08T11:43:00Z"/>
                <w:lang w:val="en-US"/>
              </w:rPr>
            </w:pPr>
          </w:p>
        </w:tc>
      </w:tr>
      <w:tr w:rsidR="008F5115" w14:paraId="0013D33B" w14:textId="77777777" w:rsidTr="00F147E0">
        <w:trPr>
          <w:trHeight w:val="284"/>
          <w:jc w:val="center"/>
          <w:ins w:id="4715" w:author="Marmol, Dominika Klaudia" w:date="2026-06-08T11:43:00Z"/>
        </w:trPr>
        <w:tc>
          <w:tcPr>
            <w:tcW w:w="1102" w:type="pct"/>
            <w:tcBorders>
              <w:top w:val="single" w:sz="4" w:space="0" w:color="auto"/>
              <w:left w:val="single" w:sz="4" w:space="0" w:color="auto"/>
              <w:bottom w:val="single" w:sz="4" w:space="0" w:color="auto"/>
              <w:right w:val="single" w:sz="4" w:space="0" w:color="auto"/>
            </w:tcBorders>
            <w:vAlign w:val="center"/>
          </w:tcPr>
          <w:p w14:paraId="63B7FCD0" w14:textId="77777777" w:rsidR="00BD40B1" w:rsidRPr="00AF7284" w:rsidRDefault="00E27C57" w:rsidP="00F147E0">
            <w:pPr>
              <w:pStyle w:val="Table-Text-Left"/>
              <w:rPr>
                <w:ins w:id="4716" w:author="Marmol, Dominika Klaudia" w:date="2026-06-08T11:43:00Z"/>
                <w:lang w:val="en-US"/>
              </w:rPr>
            </w:pPr>
            <w:ins w:id="4717" w:author="Marmol, Dominika Klaudia" w:date="2026-06-08T11:43:00Z">
              <w:r w:rsidRPr="00AF7284">
                <w:rPr>
                  <w:lang w:val="en-US"/>
                </w:rPr>
                <w:t>Height</w:t>
              </w:r>
            </w:ins>
          </w:p>
        </w:tc>
        <w:tc>
          <w:tcPr>
            <w:tcW w:w="703" w:type="pct"/>
            <w:tcBorders>
              <w:top w:val="single" w:sz="4" w:space="0" w:color="auto"/>
              <w:left w:val="nil"/>
              <w:bottom w:val="single" w:sz="4" w:space="0" w:color="auto"/>
              <w:right w:val="single" w:sz="4" w:space="0" w:color="auto"/>
            </w:tcBorders>
            <w:vAlign w:val="center"/>
          </w:tcPr>
          <w:p w14:paraId="246A9320" w14:textId="77777777" w:rsidR="00BD40B1" w:rsidRPr="00AF7284" w:rsidRDefault="00E27C57" w:rsidP="00F147E0">
            <w:pPr>
              <w:pStyle w:val="Table-Text-Centered"/>
              <w:rPr>
                <w:ins w:id="4718" w:author="Marmol, Dominika Klaudia" w:date="2026-06-08T11:43:00Z"/>
                <w:lang w:val="en-US"/>
              </w:rPr>
            </w:pPr>
            <w:ins w:id="4719" w:author="Marmol, Dominika Klaudia" w:date="2026-06-08T11:43:00Z">
              <w:r w:rsidRPr="00AF7284">
                <w:rPr>
                  <w:lang w:val="en-US"/>
                </w:rPr>
                <w:t>X</w:t>
              </w:r>
            </w:ins>
          </w:p>
        </w:tc>
        <w:tc>
          <w:tcPr>
            <w:tcW w:w="251" w:type="pct"/>
            <w:tcBorders>
              <w:top w:val="single" w:sz="4" w:space="0" w:color="auto"/>
              <w:left w:val="nil"/>
              <w:bottom w:val="single" w:sz="4" w:space="0" w:color="auto"/>
              <w:right w:val="single" w:sz="4" w:space="0" w:color="auto"/>
            </w:tcBorders>
            <w:vAlign w:val="center"/>
          </w:tcPr>
          <w:p w14:paraId="279B0B1E" w14:textId="77777777" w:rsidR="00BD40B1" w:rsidRPr="00AF7284" w:rsidRDefault="00BD40B1" w:rsidP="00F147E0">
            <w:pPr>
              <w:pStyle w:val="Table-Text-Centered"/>
              <w:rPr>
                <w:ins w:id="4720" w:author="Marmol, Dominika Klaudia" w:date="2026-06-08T11:43:00Z"/>
                <w:lang w:val="en-US"/>
              </w:rPr>
            </w:pPr>
          </w:p>
        </w:tc>
        <w:tc>
          <w:tcPr>
            <w:tcW w:w="251" w:type="pct"/>
            <w:tcBorders>
              <w:top w:val="single" w:sz="4" w:space="0" w:color="auto"/>
              <w:left w:val="nil"/>
              <w:bottom w:val="single" w:sz="4" w:space="0" w:color="auto"/>
              <w:right w:val="single" w:sz="4" w:space="0" w:color="auto"/>
            </w:tcBorders>
            <w:vAlign w:val="center"/>
          </w:tcPr>
          <w:p w14:paraId="0206453C" w14:textId="77777777" w:rsidR="00BD40B1" w:rsidRPr="00AF7284" w:rsidRDefault="00BD40B1" w:rsidP="00F147E0">
            <w:pPr>
              <w:pStyle w:val="Table-Text-Centered"/>
              <w:rPr>
                <w:ins w:id="4721" w:author="Marmol, Dominika Klaudia" w:date="2026-06-08T11:43:00Z"/>
                <w:lang w:val="en-US"/>
              </w:rPr>
            </w:pPr>
          </w:p>
        </w:tc>
        <w:tc>
          <w:tcPr>
            <w:tcW w:w="251" w:type="pct"/>
            <w:tcBorders>
              <w:top w:val="single" w:sz="4" w:space="0" w:color="auto"/>
              <w:left w:val="nil"/>
              <w:bottom w:val="single" w:sz="4" w:space="0" w:color="auto"/>
              <w:right w:val="single" w:sz="4" w:space="0" w:color="auto"/>
            </w:tcBorders>
            <w:vAlign w:val="center"/>
          </w:tcPr>
          <w:p w14:paraId="459ABF47" w14:textId="77777777" w:rsidR="00BD40B1" w:rsidRPr="00AF7284" w:rsidRDefault="00BD40B1" w:rsidP="00F147E0">
            <w:pPr>
              <w:pStyle w:val="Table-Text-Centered"/>
              <w:rPr>
                <w:ins w:id="4722" w:author="Marmol, Dominika Klaudia" w:date="2026-06-08T11:43:00Z"/>
                <w:lang w:val="en-US"/>
              </w:rPr>
            </w:pPr>
          </w:p>
        </w:tc>
        <w:tc>
          <w:tcPr>
            <w:tcW w:w="250" w:type="pct"/>
            <w:tcBorders>
              <w:top w:val="single" w:sz="4" w:space="0" w:color="auto"/>
              <w:left w:val="nil"/>
              <w:bottom w:val="single" w:sz="4" w:space="0" w:color="auto"/>
              <w:right w:val="single" w:sz="4" w:space="0" w:color="auto"/>
            </w:tcBorders>
            <w:vAlign w:val="center"/>
          </w:tcPr>
          <w:p w14:paraId="5CA8CE47" w14:textId="77777777" w:rsidR="00BD40B1" w:rsidRPr="00AF7284" w:rsidRDefault="00BD40B1" w:rsidP="00F147E0">
            <w:pPr>
              <w:pStyle w:val="Table-Text-Centered"/>
              <w:rPr>
                <w:ins w:id="4723" w:author="Marmol, Dominika Klaudia" w:date="2026-06-08T11:43:00Z"/>
                <w:lang w:val="en-US"/>
              </w:rPr>
            </w:pPr>
          </w:p>
        </w:tc>
        <w:tc>
          <w:tcPr>
            <w:tcW w:w="252" w:type="pct"/>
            <w:tcBorders>
              <w:top w:val="single" w:sz="4" w:space="0" w:color="auto"/>
              <w:left w:val="nil"/>
              <w:bottom w:val="single" w:sz="4" w:space="0" w:color="auto"/>
              <w:right w:val="single" w:sz="4" w:space="0" w:color="auto"/>
            </w:tcBorders>
            <w:vAlign w:val="center"/>
          </w:tcPr>
          <w:p w14:paraId="52FE4F36" w14:textId="77777777" w:rsidR="00BD40B1" w:rsidRPr="00AF7284" w:rsidRDefault="00BD40B1" w:rsidP="00F147E0">
            <w:pPr>
              <w:pStyle w:val="Table-Text-Centered"/>
              <w:rPr>
                <w:ins w:id="4724" w:author="Marmol, Dominika Klaudia" w:date="2026-06-08T11:43:00Z"/>
                <w:lang w:val="en-US"/>
              </w:rPr>
            </w:pPr>
          </w:p>
        </w:tc>
        <w:tc>
          <w:tcPr>
            <w:tcW w:w="452" w:type="pct"/>
            <w:tcBorders>
              <w:top w:val="single" w:sz="4" w:space="0" w:color="auto"/>
              <w:left w:val="nil"/>
              <w:bottom w:val="single" w:sz="4" w:space="0" w:color="auto"/>
              <w:right w:val="single" w:sz="4" w:space="0" w:color="auto"/>
            </w:tcBorders>
            <w:vAlign w:val="center"/>
          </w:tcPr>
          <w:p w14:paraId="0131A728" w14:textId="77777777" w:rsidR="00BD40B1" w:rsidRPr="00AF7284" w:rsidRDefault="00BD40B1" w:rsidP="00F147E0">
            <w:pPr>
              <w:pStyle w:val="Table-Text-Centered"/>
              <w:rPr>
                <w:ins w:id="4725" w:author="Marmol, Dominika Klaudia" w:date="2026-06-08T11:43:00Z"/>
                <w:lang w:val="en-US"/>
              </w:rPr>
            </w:pPr>
          </w:p>
        </w:tc>
        <w:tc>
          <w:tcPr>
            <w:tcW w:w="355" w:type="pct"/>
            <w:tcBorders>
              <w:top w:val="single" w:sz="4" w:space="0" w:color="auto"/>
              <w:left w:val="nil"/>
              <w:bottom w:val="single" w:sz="4" w:space="0" w:color="auto"/>
              <w:right w:val="single" w:sz="4" w:space="0" w:color="auto"/>
            </w:tcBorders>
            <w:vAlign w:val="center"/>
          </w:tcPr>
          <w:p w14:paraId="68E66985" w14:textId="77777777" w:rsidR="00BD40B1" w:rsidRPr="00AF7284" w:rsidRDefault="00BD40B1" w:rsidP="00F147E0">
            <w:pPr>
              <w:pStyle w:val="Table-Text-Centered"/>
              <w:rPr>
                <w:ins w:id="4726" w:author="Marmol, Dominika Klaudia" w:date="2026-06-08T11:43:00Z"/>
              </w:rPr>
            </w:pPr>
          </w:p>
        </w:tc>
        <w:tc>
          <w:tcPr>
            <w:tcW w:w="350" w:type="pct"/>
            <w:tcBorders>
              <w:top w:val="single" w:sz="4" w:space="0" w:color="auto"/>
              <w:left w:val="single" w:sz="4" w:space="0" w:color="auto"/>
              <w:bottom w:val="single" w:sz="4" w:space="0" w:color="auto"/>
              <w:right w:val="single" w:sz="4" w:space="0" w:color="auto"/>
            </w:tcBorders>
            <w:vAlign w:val="center"/>
          </w:tcPr>
          <w:p w14:paraId="6A6AF1CD" w14:textId="77777777" w:rsidR="00BD40B1" w:rsidRPr="00AF7284" w:rsidRDefault="00BD40B1" w:rsidP="00F147E0">
            <w:pPr>
              <w:pStyle w:val="Table-Text-Centered"/>
              <w:rPr>
                <w:ins w:id="4727" w:author="Marmol, Dominika Klaudia" w:date="2026-06-08T11:43: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23CB2CA7" w14:textId="77777777" w:rsidR="00BD40B1" w:rsidRPr="00AF7284" w:rsidRDefault="00BD40B1" w:rsidP="00F147E0">
            <w:pPr>
              <w:pStyle w:val="Table-Text-Centered"/>
              <w:rPr>
                <w:ins w:id="4728" w:author="Marmol, Dominika Klaudia" w:date="2026-06-08T11:43:00Z"/>
                <w:lang w:val="en-US"/>
              </w:rPr>
            </w:pPr>
          </w:p>
        </w:tc>
        <w:tc>
          <w:tcPr>
            <w:tcW w:w="375" w:type="pct"/>
            <w:tcBorders>
              <w:top w:val="single" w:sz="4" w:space="0" w:color="auto"/>
              <w:left w:val="nil"/>
              <w:bottom w:val="single" w:sz="4" w:space="0" w:color="auto"/>
              <w:right w:val="single" w:sz="4" w:space="0" w:color="auto"/>
            </w:tcBorders>
            <w:vAlign w:val="center"/>
          </w:tcPr>
          <w:p w14:paraId="447CBAB7" w14:textId="77777777" w:rsidR="00BD40B1" w:rsidRPr="00AF7284" w:rsidRDefault="00BD40B1" w:rsidP="00F147E0">
            <w:pPr>
              <w:pStyle w:val="Table-Text-Centered"/>
              <w:rPr>
                <w:ins w:id="4729" w:author="Marmol, Dominika Klaudia" w:date="2026-06-08T11:43:00Z"/>
                <w:lang w:val="en-US"/>
              </w:rPr>
            </w:pPr>
          </w:p>
        </w:tc>
      </w:tr>
      <w:tr w:rsidR="008F5115" w14:paraId="67D30F28" w14:textId="77777777" w:rsidTr="00F147E0">
        <w:trPr>
          <w:trHeight w:val="284"/>
          <w:jc w:val="center"/>
          <w:ins w:id="4730" w:author="Marmol, Dominika Klaudia" w:date="2026-06-08T11:43:00Z"/>
        </w:trPr>
        <w:tc>
          <w:tcPr>
            <w:tcW w:w="1102" w:type="pct"/>
            <w:tcBorders>
              <w:top w:val="single" w:sz="4" w:space="0" w:color="auto"/>
              <w:left w:val="single" w:sz="4" w:space="0" w:color="auto"/>
              <w:bottom w:val="single" w:sz="4" w:space="0" w:color="auto"/>
              <w:right w:val="single" w:sz="4" w:space="0" w:color="auto"/>
            </w:tcBorders>
            <w:vAlign w:val="center"/>
          </w:tcPr>
          <w:p w14:paraId="139B1C42" w14:textId="77777777" w:rsidR="00BD40B1" w:rsidRPr="00AF7284" w:rsidRDefault="00E27C57" w:rsidP="00F147E0">
            <w:pPr>
              <w:pStyle w:val="Table-Text-Left"/>
              <w:rPr>
                <w:ins w:id="4731" w:author="Marmol, Dominika Klaudia" w:date="2026-06-08T11:43:00Z"/>
                <w:lang w:val="en-US"/>
              </w:rPr>
            </w:pPr>
            <w:ins w:id="4732" w:author="Marmol, Dominika Klaudia" w:date="2026-06-08T11:43:00Z">
              <w:r w:rsidRPr="00AF7284">
                <w:rPr>
                  <w:lang w:val="en-US"/>
                </w:rPr>
                <w:t>Weight </w:t>
              </w:r>
              <w:r w:rsidRPr="00AF7284">
                <w:rPr>
                  <w:sz w:val="22"/>
                  <w:vertAlign w:val="superscript"/>
                  <w:lang w:val="en-US"/>
                </w:rPr>
                <w:t>h</w:t>
              </w:r>
            </w:ins>
          </w:p>
        </w:tc>
        <w:tc>
          <w:tcPr>
            <w:tcW w:w="703" w:type="pct"/>
            <w:tcBorders>
              <w:top w:val="single" w:sz="4" w:space="0" w:color="auto"/>
              <w:left w:val="nil"/>
              <w:bottom w:val="single" w:sz="4" w:space="0" w:color="auto"/>
              <w:right w:val="single" w:sz="4" w:space="0" w:color="auto"/>
            </w:tcBorders>
            <w:vAlign w:val="center"/>
          </w:tcPr>
          <w:p w14:paraId="4097CEB1" w14:textId="77777777" w:rsidR="00BD40B1" w:rsidRPr="00AF7284" w:rsidRDefault="00E27C57" w:rsidP="00F147E0">
            <w:pPr>
              <w:pStyle w:val="Table-Text-Centered"/>
              <w:rPr>
                <w:ins w:id="4733" w:author="Marmol, Dominika Klaudia" w:date="2026-06-08T11:43:00Z"/>
                <w:lang w:val="en-US"/>
              </w:rPr>
            </w:pPr>
            <w:ins w:id="4734" w:author="Marmol, Dominika Klaudia" w:date="2026-06-08T11:43:00Z">
              <w:r w:rsidRPr="00AF7284">
                <w:rPr>
                  <w:lang w:val="en-US"/>
                </w:rPr>
                <w:t>X</w:t>
              </w:r>
            </w:ins>
          </w:p>
        </w:tc>
        <w:tc>
          <w:tcPr>
            <w:tcW w:w="251" w:type="pct"/>
            <w:tcBorders>
              <w:top w:val="single" w:sz="4" w:space="0" w:color="auto"/>
              <w:left w:val="nil"/>
              <w:bottom w:val="single" w:sz="4" w:space="0" w:color="auto"/>
              <w:right w:val="single" w:sz="4" w:space="0" w:color="auto"/>
            </w:tcBorders>
            <w:vAlign w:val="center"/>
          </w:tcPr>
          <w:p w14:paraId="1AE14512" w14:textId="77777777" w:rsidR="00BD40B1" w:rsidRPr="00AF7284" w:rsidRDefault="00E27C57" w:rsidP="00F147E0">
            <w:pPr>
              <w:pStyle w:val="Table-Text-Centered"/>
              <w:rPr>
                <w:ins w:id="4735" w:author="Marmol, Dominika Klaudia" w:date="2026-06-08T11:43:00Z"/>
                <w:lang w:val="en-US"/>
              </w:rPr>
            </w:pPr>
            <w:ins w:id="4736" w:author="Marmol, Dominika Klaudia" w:date="2026-06-08T11:43:00Z">
              <w:r w:rsidRPr="00AF7284">
                <w:rPr>
                  <w:lang w:val="en-US"/>
                </w:rPr>
                <w:t>X</w:t>
              </w:r>
            </w:ins>
          </w:p>
        </w:tc>
        <w:tc>
          <w:tcPr>
            <w:tcW w:w="251" w:type="pct"/>
            <w:tcBorders>
              <w:top w:val="single" w:sz="4" w:space="0" w:color="auto"/>
              <w:left w:val="nil"/>
              <w:bottom w:val="single" w:sz="4" w:space="0" w:color="auto"/>
              <w:right w:val="single" w:sz="4" w:space="0" w:color="auto"/>
            </w:tcBorders>
            <w:vAlign w:val="center"/>
          </w:tcPr>
          <w:p w14:paraId="4F2392F6" w14:textId="77777777" w:rsidR="00BD40B1" w:rsidRPr="00AF7284" w:rsidRDefault="00BD40B1" w:rsidP="00F147E0">
            <w:pPr>
              <w:pStyle w:val="Table-Text-Centered"/>
              <w:rPr>
                <w:ins w:id="4737" w:author="Marmol, Dominika Klaudia" w:date="2026-06-08T11:43:00Z"/>
                <w:lang w:val="en-US"/>
              </w:rPr>
            </w:pPr>
          </w:p>
        </w:tc>
        <w:tc>
          <w:tcPr>
            <w:tcW w:w="251" w:type="pct"/>
            <w:tcBorders>
              <w:top w:val="single" w:sz="4" w:space="0" w:color="auto"/>
              <w:left w:val="nil"/>
              <w:bottom w:val="single" w:sz="4" w:space="0" w:color="auto"/>
              <w:right w:val="single" w:sz="4" w:space="0" w:color="auto"/>
            </w:tcBorders>
            <w:vAlign w:val="center"/>
          </w:tcPr>
          <w:p w14:paraId="22C9D5E3" w14:textId="77777777" w:rsidR="00BD40B1" w:rsidRPr="00AF7284" w:rsidRDefault="00BD40B1" w:rsidP="00F147E0">
            <w:pPr>
              <w:pStyle w:val="Table-Text-Centered"/>
              <w:rPr>
                <w:ins w:id="4738" w:author="Marmol, Dominika Klaudia" w:date="2026-06-08T11:43:00Z"/>
                <w:lang w:val="en-US"/>
              </w:rPr>
            </w:pPr>
          </w:p>
        </w:tc>
        <w:tc>
          <w:tcPr>
            <w:tcW w:w="250" w:type="pct"/>
            <w:tcBorders>
              <w:top w:val="single" w:sz="4" w:space="0" w:color="auto"/>
              <w:left w:val="nil"/>
              <w:bottom w:val="single" w:sz="4" w:space="0" w:color="auto"/>
              <w:right w:val="single" w:sz="4" w:space="0" w:color="auto"/>
            </w:tcBorders>
            <w:vAlign w:val="center"/>
          </w:tcPr>
          <w:p w14:paraId="341F3C3C" w14:textId="77777777" w:rsidR="00BD40B1" w:rsidRPr="00AF7284" w:rsidRDefault="00E27C57" w:rsidP="00F147E0">
            <w:pPr>
              <w:pStyle w:val="Table-Text-Centered"/>
              <w:rPr>
                <w:ins w:id="4739" w:author="Marmol, Dominika Klaudia" w:date="2026-06-08T11:43:00Z"/>
                <w:lang w:val="en-US"/>
              </w:rPr>
            </w:pPr>
            <w:ins w:id="4740" w:author="Marmol, Dominika Klaudia" w:date="2026-06-08T11:43:00Z">
              <w:r w:rsidRPr="00AF7284">
                <w:rPr>
                  <w:lang w:val="en-US"/>
                </w:rPr>
                <w:t>X</w:t>
              </w:r>
            </w:ins>
          </w:p>
        </w:tc>
        <w:tc>
          <w:tcPr>
            <w:tcW w:w="252" w:type="pct"/>
            <w:tcBorders>
              <w:top w:val="single" w:sz="4" w:space="0" w:color="auto"/>
              <w:left w:val="nil"/>
              <w:bottom w:val="single" w:sz="4" w:space="0" w:color="auto"/>
              <w:right w:val="single" w:sz="4" w:space="0" w:color="auto"/>
            </w:tcBorders>
            <w:vAlign w:val="center"/>
          </w:tcPr>
          <w:p w14:paraId="2D568A50" w14:textId="77777777" w:rsidR="00BD40B1" w:rsidRPr="00AF7284" w:rsidRDefault="00BD40B1" w:rsidP="00F147E0">
            <w:pPr>
              <w:pStyle w:val="Table-Text-Centered"/>
              <w:rPr>
                <w:ins w:id="4741" w:author="Marmol, Dominika Klaudia" w:date="2026-06-08T11:43:00Z"/>
                <w:lang w:val="en-US"/>
              </w:rPr>
            </w:pPr>
          </w:p>
        </w:tc>
        <w:tc>
          <w:tcPr>
            <w:tcW w:w="452" w:type="pct"/>
            <w:tcBorders>
              <w:top w:val="single" w:sz="4" w:space="0" w:color="auto"/>
              <w:left w:val="nil"/>
              <w:bottom w:val="single" w:sz="4" w:space="0" w:color="auto"/>
              <w:right w:val="single" w:sz="4" w:space="0" w:color="auto"/>
            </w:tcBorders>
            <w:vAlign w:val="center"/>
          </w:tcPr>
          <w:p w14:paraId="6C04E199" w14:textId="77777777" w:rsidR="00BD40B1" w:rsidRPr="00AF7284" w:rsidRDefault="00E27C57" w:rsidP="00F147E0">
            <w:pPr>
              <w:pStyle w:val="Table-Text-Centered"/>
              <w:rPr>
                <w:ins w:id="4742" w:author="Marmol, Dominika Klaudia" w:date="2026-06-08T11:43:00Z"/>
                <w:lang w:val="en-US"/>
              </w:rPr>
            </w:pPr>
            <w:ins w:id="4743" w:author="Marmol, Dominika Klaudia" w:date="2026-06-08T11:43:00Z">
              <w:r w:rsidRPr="00AF7284">
                <w:rPr>
                  <w:lang w:val="en-US"/>
                </w:rPr>
                <w:t>X</w:t>
              </w:r>
            </w:ins>
          </w:p>
        </w:tc>
        <w:tc>
          <w:tcPr>
            <w:tcW w:w="355" w:type="pct"/>
            <w:tcBorders>
              <w:top w:val="single" w:sz="4" w:space="0" w:color="auto"/>
              <w:left w:val="nil"/>
              <w:bottom w:val="single" w:sz="4" w:space="0" w:color="auto"/>
              <w:right w:val="single" w:sz="4" w:space="0" w:color="auto"/>
            </w:tcBorders>
            <w:vAlign w:val="center"/>
          </w:tcPr>
          <w:p w14:paraId="124F8FD0" w14:textId="77777777" w:rsidR="00BD40B1" w:rsidRPr="00AF7284" w:rsidRDefault="00E27C57" w:rsidP="00F147E0">
            <w:pPr>
              <w:pStyle w:val="Table-Text-Centered"/>
              <w:rPr>
                <w:ins w:id="4744" w:author="Marmol, Dominika Klaudia" w:date="2026-06-08T11:43:00Z"/>
              </w:rPr>
            </w:pPr>
            <w:ins w:id="4745" w:author="Marmol, Dominika Klaudia" w:date="2026-06-08T11:43:00Z">
              <w:r w:rsidRPr="00AF7284">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114CE154" w14:textId="77777777" w:rsidR="00BD40B1" w:rsidRPr="00AF7284" w:rsidRDefault="00E27C57" w:rsidP="00F147E0">
            <w:pPr>
              <w:pStyle w:val="Table-Text-Centered"/>
              <w:rPr>
                <w:ins w:id="4746" w:author="Marmol, Dominika Klaudia" w:date="2026-06-08T11:43:00Z"/>
                <w:lang w:val="en-US"/>
              </w:rPr>
            </w:pPr>
            <w:ins w:id="4747" w:author="Marmol, Dominika Klaudia" w:date="2026-06-08T11:43:00Z">
              <w:r w:rsidRPr="00AF7284">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4D6D00EC" w14:textId="77777777" w:rsidR="00BD40B1" w:rsidRPr="00AF7284" w:rsidRDefault="00E27C57" w:rsidP="00F147E0">
            <w:pPr>
              <w:pStyle w:val="Table-Text-Centered"/>
              <w:rPr>
                <w:ins w:id="4748" w:author="Marmol, Dominika Klaudia" w:date="2026-06-08T11:43:00Z"/>
                <w:lang w:val="en-US"/>
              </w:rPr>
            </w:pPr>
            <w:ins w:id="4749" w:author="Marmol, Dominika Klaudia" w:date="2026-06-08T11:43:00Z">
              <w:r w:rsidRPr="00AF7284">
                <w:rPr>
                  <w:lang w:val="en-US"/>
                </w:rPr>
                <w:t>X</w:t>
              </w:r>
            </w:ins>
          </w:p>
        </w:tc>
        <w:tc>
          <w:tcPr>
            <w:tcW w:w="375" w:type="pct"/>
            <w:tcBorders>
              <w:top w:val="single" w:sz="4" w:space="0" w:color="auto"/>
              <w:left w:val="nil"/>
              <w:bottom w:val="single" w:sz="4" w:space="0" w:color="auto"/>
              <w:right w:val="single" w:sz="4" w:space="0" w:color="auto"/>
            </w:tcBorders>
            <w:vAlign w:val="center"/>
          </w:tcPr>
          <w:p w14:paraId="69C93A6B" w14:textId="77777777" w:rsidR="00BD40B1" w:rsidRPr="00AF7284" w:rsidRDefault="00BD40B1" w:rsidP="00F147E0">
            <w:pPr>
              <w:pStyle w:val="Table-Text-Centered"/>
              <w:rPr>
                <w:ins w:id="4750" w:author="Marmol, Dominika Klaudia" w:date="2026-06-08T11:43:00Z"/>
                <w:lang w:val="en-US"/>
              </w:rPr>
            </w:pPr>
          </w:p>
        </w:tc>
      </w:tr>
      <w:tr w:rsidR="008F5115" w14:paraId="236AC62F" w14:textId="77777777" w:rsidTr="00F147E0">
        <w:trPr>
          <w:trHeight w:val="284"/>
          <w:jc w:val="center"/>
          <w:ins w:id="4751" w:author="Marmol, Dominika Klaudia" w:date="2026-06-08T11:43:00Z"/>
        </w:trPr>
        <w:tc>
          <w:tcPr>
            <w:tcW w:w="1102" w:type="pct"/>
            <w:tcBorders>
              <w:top w:val="single" w:sz="4" w:space="0" w:color="auto"/>
              <w:left w:val="single" w:sz="4" w:space="0" w:color="auto"/>
              <w:bottom w:val="single" w:sz="4" w:space="0" w:color="auto"/>
              <w:right w:val="single" w:sz="4" w:space="0" w:color="auto"/>
            </w:tcBorders>
            <w:vAlign w:val="center"/>
          </w:tcPr>
          <w:p w14:paraId="26F96E24" w14:textId="77777777" w:rsidR="00BD40B1" w:rsidRPr="00AF7284" w:rsidRDefault="00E27C57" w:rsidP="00F147E0">
            <w:pPr>
              <w:pStyle w:val="Table-Text-Left"/>
              <w:rPr>
                <w:ins w:id="4752" w:author="Marmol, Dominika Klaudia" w:date="2026-06-08T11:43:00Z"/>
                <w:lang w:val="en-US"/>
              </w:rPr>
            </w:pPr>
            <w:ins w:id="4753" w:author="Marmol, Dominika Klaudia" w:date="2026-06-08T11:43:00Z">
              <w:r w:rsidRPr="00AF7284">
                <w:rPr>
                  <w:lang w:val="en-US"/>
                </w:rPr>
                <w:t>Vital signs </w:t>
              </w:r>
              <w:r w:rsidRPr="00AF7284">
                <w:rPr>
                  <w:sz w:val="22"/>
                  <w:vertAlign w:val="superscript"/>
                  <w:lang w:val="en-US"/>
                </w:rPr>
                <w:t>i</w:t>
              </w:r>
            </w:ins>
          </w:p>
        </w:tc>
        <w:tc>
          <w:tcPr>
            <w:tcW w:w="703" w:type="pct"/>
            <w:tcBorders>
              <w:top w:val="single" w:sz="4" w:space="0" w:color="auto"/>
              <w:left w:val="nil"/>
              <w:bottom w:val="single" w:sz="4" w:space="0" w:color="auto"/>
              <w:right w:val="single" w:sz="4" w:space="0" w:color="auto"/>
            </w:tcBorders>
            <w:vAlign w:val="center"/>
          </w:tcPr>
          <w:p w14:paraId="4A03112D" w14:textId="77777777" w:rsidR="00BD40B1" w:rsidRPr="00AF7284" w:rsidRDefault="00E27C57" w:rsidP="00F147E0">
            <w:pPr>
              <w:pStyle w:val="Table-Text-Centered"/>
              <w:rPr>
                <w:ins w:id="4754" w:author="Marmol, Dominika Klaudia" w:date="2026-06-08T11:43:00Z"/>
                <w:lang w:val="en-US"/>
              </w:rPr>
            </w:pPr>
            <w:ins w:id="4755" w:author="Marmol, Dominika Klaudia" w:date="2026-06-08T11:43:00Z">
              <w:r w:rsidRPr="00AF7284">
                <w:rPr>
                  <w:lang w:val="en-US"/>
                </w:rPr>
                <w:t>X</w:t>
              </w:r>
            </w:ins>
          </w:p>
        </w:tc>
        <w:tc>
          <w:tcPr>
            <w:tcW w:w="251" w:type="pct"/>
            <w:tcBorders>
              <w:top w:val="single" w:sz="4" w:space="0" w:color="auto"/>
              <w:left w:val="nil"/>
              <w:bottom w:val="single" w:sz="4" w:space="0" w:color="auto"/>
              <w:right w:val="single" w:sz="4" w:space="0" w:color="auto"/>
            </w:tcBorders>
            <w:vAlign w:val="center"/>
          </w:tcPr>
          <w:p w14:paraId="72B6CABB" w14:textId="77777777" w:rsidR="00BD40B1" w:rsidRPr="00AF7284" w:rsidRDefault="00E27C57" w:rsidP="00F147E0">
            <w:pPr>
              <w:pStyle w:val="Table-Text-Centered"/>
              <w:rPr>
                <w:ins w:id="4756" w:author="Marmol, Dominika Klaudia" w:date="2026-06-08T11:43:00Z"/>
                <w:lang w:val="en-US"/>
              </w:rPr>
            </w:pPr>
            <w:ins w:id="4757" w:author="Marmol, Dominika Klaudia" w:date="2026-06-08T11:43:00Z">
              <w:r w:rsidRPr="00AF7284">
                <w:rPr>
                  <w:lang w:val="en-US"/>
                </w:rPr>
                <w:t>X</w:t>
              </w:r>
            </w:ins>
          </w:p>
        </w:tc>
        <w:tc>
          <w:tcPr>
            <w:tcW w:w="251" w:type="pct"/>
            <w:tcBorders>
              <w:top w:val="single" w:sz="4" w:space="0" w:color="auto"/>
              <w:left w:val="nil"/>
              <w:bottom w:val="single" w:sz="4" w:space="0" w:color="auto"/>
              <w:right w:val="single" w:sz="4" w:space="0" w:color="auto"/>
            </w:tcBorders>
            <w:vAlign w:val="center"/>
          </w:tcPr>
          <w:p w14:paraId="698C4A89" w14:textId="77777777" w:rsidR="00BD40B1" w:rsidRPr="00AF7284" w:rsidRDefault="00E27C57" w:rsidP="00F147E0">
            <w:pPr>
              <w:pStyle w:val="Table-Text-Centered"/>
              <w:rPr>
                <w:ins w:id="4758" w:author="Marmol, Dominika Klaudia" w:date="2026-06-08T11:43:00Z"/>
                <w:lang w:val="en-US"/>
              </w:rPr>
            </w:pPr>
            <w:ins w:id="4759" w:author="Marmol, Dominika Klaudia" w:date="2026-06-08T11:43:00Z">
              <w:r w:rsidRPr="00AF7284">
                <w:rPr>
                  <w:lang w:val="en-US"/>
                </w:rPr>
                <w:t>X</w:t>
              </w:r>
            </w:ins>
          </w:p>
        </w:tc>
        <w:tc>
          <w:tcPr>
            <w:tcW w:w="251" w:type="pct"/>
            <w:tcBorders>
              <w:top w:val="single" w:sz="4" w:space="0" w:color="auto"/>
              <w:left w:val="nil"/>
              <w:bottom w:val="single" w:sz="4" w:space="0" w:color="auto"/>
              <w:right w:val="single" w:sz="4" w:space="0" w:color="auto"/>
            </w:tcBorders>
            <w:vAlign w:val="center"/>
          </w:tcPr>
          <w:p w14:paraId="46146B78" w14:textId="77777777" w:rsidR="00BD40B1" w:rsidRPr="00AF7284" w:rsidRDefault="00E27C57" w:rsidP="00F147E0">
            <w:pPr>
              <w:pStyle w:val="Table-Text-Centered"/>
              <w:rPr>
                <w:ins w:id="4760" w:author="Marmol, Dominika Klaudia" w:date="2026-06-08T11:43:00Z"/>
                <w:lang w:val="en-US"/>
              </w:rPr>
            </w:pPr>
            <w:ins w:id="4761" w:author="Marmol, Dominika Klaudia" w:date="2026-06-08T11:43:00Z">
              <w:r w:rsidRPr="00AF7284">
                <w:rPr>
                  <w:lang w:val="en-US"/>
                </w:rPr>
                <w:t>X</w:t>
              </w:r>
            </w:ins>
          </w:p>
        </w:tc>
        <w:tc>
          <w:tcPr>
            <w:tcW w:w="250" w:type="pct"/>
            <w:tcBorders>
              <w:top w:val="single" w:sz="4" w:space="0" w:color="auto"/>
              <w:left w:val="nil"/>
              <w:bottom w:val="single" w:sz="4" w:space="0" w:color="auto"/>
              <w:right w:val="single" w:sz="4" w:space="0" w:color="auto"/>
            </w:tcBorders>
            <w:vAlign w:val="center"/>
          </w:tcPr>
          <w:p w14:paraId="186BC48C" w14:textId="77777777" w:rsidR="00BD40B1" w:rsidRPr="00AF7284" w:rsidRDefault="00E27C57" w:rsidP="00F147E0">
            <w:pPr>
              <w:pStyle w:val="Table-Text-Centered"/>
              <w:rPr>
                <w:ins w:id="4762" w:author="Marmol, Dominika Klaudia" w:date="2026-06-08T11:43:00Z"/>
                <w:lang w:val="en-US"/>
              </w:rPr>
            </w:pPr>
            <w:ins w:id="4763" w:author="Marmol, Dominika Klaudia" w:date="2026-06-08T11:43:00Z">
              <w:r w:rsidRPr="00AF7284">
                <w:rPr>
                  <w:lang w:val="en-US"/>
                </w:rPr>
                <w:t>X</w:t>
              </w:r>
            </w:ins>
          </w:p>
        </w:tc>
        <w:tc>
          <w:tcPr>
            <w:tcW w:w="252" w:type="pct"/>
            <w:tcBorders>
              <w:top w:val="single" w:sz="4" w:space="0" w:color="auto"/>
              <w:left w:val="nil"/>
              <w:bottom w:val="single" w:sz="4" w:space="0" w:color="auto"/>
              <w:right w:val="single" w:sz="4" w:space="0" w:color="auto"/>
            </w:tcBorders>
            <w:vAlign w:val="center"/>
          </w:tcPr>
          <w:p w14:paraId="795FDC30" w14:textId="77777777" w:rsidR="00BD40B1" w:rsidRPr="00AF7284" w:rsidRDefault="00E27C57" w:rsidP="00F147E0">
            <w:pPr>
              <w:pStyle w:val="Table-Text-Centered"/>
              <w:rPr>
                <w:ins w:id="4764" w:author="Marmol, Dominika Klaudia" w:date="2026-06-08T11:43:00Z"/>
                <w:lang w:val="en-US"/>
              </w:rPr>
            </w:pPr>
            <w:ins w:id="4765" w:author="Marmol, Dominika Klaudia" w:date="2026-06-08T11:43:00Z">
              <w:r w:rsidRPr="00AF7284">
                <w:rPr>
                  <w:lang w:val="en-US"/>
                </w:rPr>
                <w:t>X</w:t>
              </w:r>
            </w:ins>
          </w:p>
        </w:tc>
        <w:tc>
          <w:tcPr>
            <w:tcW w:w="452" w:type="pct"/>
            <w:tcBorders>
              <w:top w:val="single" w:sz="4" w:space="0" w:color="auto"/>
              <w:left w:val="nil"/>
              <w:bottom w:val="single" w:sz="4" w:space="0" w:color="auto"/>
              <w:right w:val="single" w:sz="4" w:space="0" w:color="auto"/>
            </w:tcBorders>
            <w:vAlign w:val="center"/>
          </w:tcPr>
          <w:p w14:paraId="6D8F1984" w14:textId="77777777" w:rsidR="00BD40B1" w:rsidRPr="00AF7284" w:rsidRDefault="00E27C57" w:rsidP="00F147E0">
            <w:pPr>
              <w:pStyle w:val="Table-Text-Centered"/>
              <w:rPr>
                <w:ins w:id="4766" w:author="Marmol, Dominika Klaudia" w:date="2026-06-08T11:43:00Z"/>
                <w:lang w:val="en-US"/>
              </w:rPr>
            </w:pPr>
            <w:ins w:id="4767" w:author="Marmol, Dominika Klaudia" w:date="2026-06-08T11:43:00Z">
              <w:r w:rsidRPr="00AF7284">
                <w:rPr>
                  <w:lang w:val="en-US"/>
                </w:rPr>
                <w:t>X</w:t>
              </w:r>
            </w:ins>
          </w:p>
        </w:tc>
        <w:tc>
          <w:tcPr>
            <w:tcW w:w="355" w:type="pct"/>
            <w:tcBorders>
              <w:top w:val="single" w:sz="4" w:space="0" w:color="auto"/>
              <w:left w:val="nil"/>
              <w:bottom w:val="single" w:sz="4" w:space="0" w:color="auto"/>
              <w:right w:val="single" w:sz="4" w:space="0" w:color="auto"/>
            </w:tcBorders>
            <w:vAlign w:val="center"/>
          </w:tcPr>
          <w:p w14:paraId="25D2D55D" w14:textId="77777777" w:rsidR="00BD40B1" w:rsidRPr="00AF7284" w:rsidRDefault="00E27C57" w:rsidP="00F147E0">
            <w:pPr>
              <w:pStyle w:val="Table-Text-Centered"/>
              <w:rPr>
                <w:ins w:id="4768" w:author="Marmol, Dominika Klaudia" w:date="2026-06-08T11:43:00Z"/>
              </w:rPr>
            </w:pPr>
            <w:ins w:id="4769" w:author="Marmol, Dominika Klaudia" w:date="2026-06-08T11:43:00Z">
              <w:r w:rsidRPr="00AF7284">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245026BB" w14:textId="77777777" w:rsidR="00BD40B1" w:rsidRPr="00AF7284" w:rsidRDefault="00E27C57" w:rsidP="00F147E0">
            <w:pPr>
              <w:pStyle w:val="Table-Text-Centered"/>
              <w:rPr>
                <w:ins w:id="4770" w:author="Marmol, Dominika Klaudia" w:date="2026-06-08T11:43:00Z"/>
                <w:lang w:val="en-US"/>
              </w:rPr>
            </w:pPr>
            <w:ins w:id="4771" w:author="Marmol, Dominika Klaudia" w:date="2026-06-08T11:43:00Z">
              <w:r w:rsidRPr="00AF7284">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31EA9486" w14:textId="77777777" w:rsidR="00BD40B1" w:rsidRPr="00AF7284" w:rsidRDefault="00E27C57" w:rsidP="00F147E0">
            <w:pPr>
              <w:pStyle w:val="Table-Text-Centered"/>
              <w:rPr>
                <w:ins w:id="4772" w:author="Marmol, Dominika Klaudia" w:date="2026-06-08T11:43:00Z"/>
                <w:lang w:val="en-US"/>
              </w:rPr>
            </w:pPr>
            <w:ins w:id="4773" w:author="Marmol, Dominika Klaudia" w:date="2026-06-08T11:43:00Z">
              <w:r w:rsidRPr="00AF7284">
                <w:rPr>
                  <w:lang w:val="en-US"/>
                </w:rPr>
                <w:t>X</w:t>
              </w:r>
            </w:ins>
          </w:p>
        </w:tc>
        <w:tc>
          <w:tcPr>
            <w:tcW w:w="375" w:type="pct"/>
            <w:tcBorders>
              <w:top w:val="single" w:sz="4" w:space="0" w:color="auto"/>
              <w:left w:val="nil"/>
              <w:bottom w:val="single" w:sz="4" w:space="0" w:color="auto"/>
              <w:right w:val="single" w:sz="4" w:space="0" w:color="auto"/>
            </w:tcBorders>
            <w:vAlign w:val="center"/>
          </w:tcPr>
          <w:p w14:paraId="0F50A230" w14:textId="77777777" w:rsidR="00BD40B1" w:rsidRPr="00AF7284" w:rsidRDefault="00BD40B1" w:rsidP="00F147E0">
            <w:pPr>
              <w:pStyle w:val="Table-Text-Centered"/>
              <w:rPr>
                <w:ins w:id="4774" w:author="Marmol, Dominika Klaudia" w:date="2026-06-08T11:43:00Z"/>
                <w:lang w:val="en-US"/>
              </w:rPr>
            </w:pPr>
          </w:p>
        </w:tc>
      </w:tr>
      <w:tr w:rsidR="008F5115" w14:paraId="5760668A" w14:textId="77777777" w:rsidTr="00F147E0">
        <w:trPr>
          <w:trHeight w:val="284"/>
          <w:jc w:val="center"/>
          <w:ins w:id="4775" w:author="Marmol, Dominika Klaudia" w:date="2026-06-08T11:43:00Z"/>
        </w:trPr>
        <w:tc>
          <w:tcPr>
            <w:tcW w:w="1102" w:type="pct"/>
            <w:tcBorders>
              <w:top w:val="single" w:sz="4" w:space="0" w:color="auto"/>
              <w:left w:val="single" w:sz="4" w:space="0" w:color="auto"/>
              <w:bottom w:val="single" w:sz="4" w:space="0" w:color="auto"/>
              <w:right w:val="single" w:sz="4" w:space="0" w:color="auto"/>
            </w:tcBorders>
            <w:vAlign w:val="center"/>
          </w:tcPr>
          <w:p w14:paraId="5241BC22" w14:textId="77777777" w:rsidR="00BD40B1" w:rsidRPr="00AF7284" w:rsidRDefault="00E27C57" w:rsidP="00F147E0">
            <w:pPr>
              <w:pStyle w:val="Table-Text-Left"/>
              <w:rPr>
                <w:ins w:id="4776" w:author="Marmol, Dominika Klaudia" w:date="2026-06-08T11:43:00Z"/>
                <w:lang w:val="en-US"/>
              </w:rPr>
            </w:pPr>
            <w:ins w:id="4777" w:author="Marmol, Dominika Klaudia" w:date="2026-06-08T11:43:00Z">
              <w:r w:rsidRPr="00AF7284">
                <w:rPr>
                  <w:lang w:val="en-US"/>
                </w:rPr>
                <w:t>ECOG performance status</w:t>
              </w:r>
            </w:ins>
          </w:p>
        </w:tc>
        <w:tc>
          <w:tcPr>
            <w:tcW w:w="703" w:type="pct"/>
            <w:tcBorders>
              <w:top w:val="single" w:sz="4" w:space="0" w:color="auto"/>
              <w:left w:val="nil"/>
              <w:bottom w:val="single" w:sz="4" w:space="0" w:color="auto"/>
              <w:right w:val="single" w:sz="4" w:space="0" w:color="auto"/>
            </w:tcBorders>
            <w:vAlign w:val="center"/>
          </w:tcPr>
          <w:p w14:paraId="3EDB53FF" w14:textId="77777777" w:rsidR="00BD40B1" w:rsidRPr="00AF7284" w:rsidRDefault="00E27C57" w:rsidP="00F147E0">
            <w:pPr>
              <w:pStyle w:val="Table-Text-Centered"/>
              <w:rPr>
                <w:ins w:id="4778" w:author="Marmol, Dominika Klaudia" w:date="2026-06-08T11:43:00Z"/>
                <w:lang w:val="en-US"/>
              </w:rPr>
            </w:pPr>
            <w:ins w:id="4779" w:author="Marmol, Dominika Klaudia" w:date="2026-06-08T11:43:00Z">
              <w:r w:rsidRPr="00AF7284">
                <w:rPr>
                  <w:lang w:val="en-US"/>
                </w:rPr>
                <w:t>X</w:t>
              </w:r>
            </w:ins>
          </w:p>
        </w:tc>
        <w:tc>
          <w:tcPr>
            <w:tcW w:w="251" w:type="pct"/>
            <w:tcBorders>
              <w:top w:val="single" w:sz="4" w:space="0" w:color="auto"/>
              <w:left w:val="nil"/>
              <w:bottom w:val="single" w:sz="4" w:space="0" w:color="auto"/>
              <w:right w:val="single" w:sz="4" w:space="0" w:color="auto"/>
            </w:tcBorders>
            <w:vAlign w:val="center"/>
          </w:tcPr>
          <w:p w14:paraId="7F3229D6" w14:textId="77777777" w:rsidR="00BD40B1" w:rsidRPr="00AF7284" w:rsidRDefault="00E27C57" w:rsidP="00F147E0">
            <w:pPr>
              <w:pStyle w:val="Table-Text-Centered"/>
              <w:rPr>
                <w:ins w:id="4780" w:author="Marmol, Dominika Klaudia" w:date="2026-06-08T11:43:00Z"/>
                <w:lang w:val="en-US"/>
              </w:rPr>
            </w:pPr>
            <w:ins w:id="4781" w:author="Marmol, Dominika Klaudia" w:date="2026-06-08T11:43:00Z">
              <w:r w:rsidRPr="00AF7284">
                <w:rPr>
                  <w:lang w:val="en-US"/>
                </w:rPr>
                <w:t>X</w:t>
              </w:r>
            </w:ins>
          </w:p>
        </w:tc>
        <w:tc>
          <w:tcPr>
            <w:tcW w:w="251" w:type="pct"/>
            <w:tcBorders>
              <w:top w:val="single" w:sz="4" w:space="0" w:color="auto"/>
              <w:left w:val="nil"/>
              <w:bottom w:val="single" w:sz="4" w:space="0" w:color="auto"/>
              <w:right w:val="single" w:sz="4" w:space="0" w:color="auto"/>
            </w:tcBorders>
            <w:vAlign w:val="center"/>
          </w:tcPr>
          <w:p w14:paraId="427BEC88" w14:textId="77777777" w:rsidR="00BD40B1" w:rsidRPr="00AF7284" w:rsidRDefault="00BD40B1" w:rsidP="00F147E0">
            <w:pPr>
              <w:pStyle w:val="Table-Text-Centered"/>
              <w:rPr>
                <w:ins w:id="4782" w:author="Marmol, Dominika Klaudia" w:date="2026-06-08T11:43:00Z"/>
                <w:lang w:val="en-US"/>
              </w:rPr>
            </w:pPr>
          </w:p>
        </w:tc>
        <w:tc>
          <w:tcPr>
            <w:tcW w:w="251" w:type="pct"/>
            <w:tcBorders>
              <w:top w:val="single" w:sz="4" w:space="0" w:color="auto"/>
              <w:left w:val="nil"/>
              <w:bottom w:val="single" w:sz="4" w:space="0" w:color="auto"/>
              <w:right w:val="single" w:sz="4" w:space="0" w:color="auto"/>
            </w:tcBorders>
            <w:vAlign w:val="center"/>
          </w:tcPr>
          <w:p w14:paraId="272DE590" w14:textId="77777777" w:rsidR="00BD40B1" w:rsidRPr="00AF7284" w:rsidRDefault="00BD40B1" w:rsidP="00F147E0">
            <w:pPr>
              <w:pStyle w:val="Table-Text-Centered"/>
              <w:rPr>
                <w:ins w:id="4783" w:author="Marmol, Dominika Klaudia" w:date="2026-06-08T11:43:00Z"/>
                <w:lang w:val="en-US"/>
              </w:rPr>
            </w:pPr>
          </w:p>
        </w:tc>
        <w:tc>
          <w:tcPr>
            <w:tcW w:w="250" w:type="pct"/>
            <w:tcBorders>
              <w:top w:val="single" w:sz="4" w:space="0" w:color="auto"/>
              <w:left w:val="nil"/>
              <w:bottom w:val="single" w:sz="4" w:space="0" w:color="auto"/>
              <w:right w:val="single" w:sz="4" w:space="0" w:color="auto"/>
            </w:tcBorders>
            <w:vAlign w:val="center"/>
          </w:tcPr>
          <w:p w14:paraId="26CC9C15" w14:textId="77777777" w:rsidR="00BD40B1" w:rsidRPr="00AF7284" w:rsidRDefault="00E27C57" w:rsidP="00F147E0">
            <w:pPr>
              <w:pStyle w:val="Table-Text-Centered"/>
              <w:rPr>
                <w:ins w:id="4784" w:author="Marmol, Dominika Klaudia" w:date="2026-06-08T11:43:00Z"/>
                <w:lang w:val="en-US"/>
              </w:rPr>
            </w:pPr>
            <w:ins w:id="4785" w:author="Marmol, Dominika Klaudia" w:date="2026-06-08T11:43:00Z">
              <w:r w:rsidRPr="00AF7284">
                <w:rPr>
                  <w:lang w:val="en-US"/>
                </w:rPr>
                <w:t>X</w:t>
              </w:r>
            </w:ins>
          </w:p>
        </w:tc>
        <w:tc>
          <w:tcPr>
            <w:tcW w:w="252" w:type="pct"/>
            <w:tcBorders>
              <w:top w:val="single" w:sz="4" w:space="0" w:color="auto"/>
              <w:left w:val="nil"/>
              <w:bottom w:val="single" w:sz="4" w:space="0" w:color="auto"/>
              <w:right w:val="single" w:sz="4" w:space="0" w:color="auto"/>
            </w:tcBorders>
            <w:vAlign w:val="center"/>
          </w:tcPr>
          <w:p w14:paraId="128C9225" w14:textId="77777777" w:rsidR="00BD40B1" w:rsidRPr="00AF7284" w:rsidRDefault="00BD40B1" w:rsidP="00F147E0">
            <w:pPr>
              <w:pStyle w:val="Table-Text-Centered"/>
              <w:rPr>
                <w:ins w:id="4786" w:author="Marmol, Dominika Klaudia" w:date="2026-06-08T11:43:00Z"/>
                <w:lang w:val="en-US"/>
              </w:rPr>
            </w:pPr>
          </w:p>
        </w:tc>
        <w:tc>
          <w:tcPr>
            <w:tcW w:w="452" w:type="pct"/>
            <w:tcBorders>
              <w:top w:val="single" w:sz="4" w:space="0" w:color="auto"/>
              <w:left w:val="nil"/>
              <w:bottom w:val="single" w:sz="4" w:space="0" w:color="auto"/>
              <w:right w:val="single" w:sz="4" w:space="0" w:color="auto"/>
            </w:tcBorders>
            <w:vAlign w:val="center"/>
          </w:tcPr>
          <w:p w14:paraId="35CF57FB" w14:textId="77777777" w:rsidR="00BD40B1" w:rsidRPr="00AF7284" w:rsidRDefault="00E27C57" w:rsidP="00F147E0">
            <w:pPr>
              <w:pStyle w:val="Table-Text-Centered"/>
              <w:rPr>
                <w:ins w:id="4787" w:author="Marmol, Dominika Klaudia" w:date="2026-06-08T11:43:00Z"/>
                <w:lang w:val="en-US"/>
              </w:rPr>
            </w:pPr>
            <w:ins w:id="4788" w:author="Marmol, Dominika Klaudia" w:date="2026-06-08T11:43:00Z">
              <w:r w:rsidRPr="00AF7284">
                <w:rPr>
                  <w:lang w:val="en-US"/>
                </w:rPr>
                <w:t>X</w:t>
              </w:r>
            </w:ins>
          </w:p>
        </w:tc>
        <w:tc>
          <w:tcPr>
            <w:tcW w:w="355" w:type="pct"/>
            <w:tcBorders>
              <w:top w:val="single" w:sz="4" w:space="0" w:color="auto"/>
              <w:left w:val="nil"/>
              <w:bottom w:val="single" w:sz="4" w:space="0" w:color="auto"/>
              <w:right w:val="single" w:sz="4" w:space="0" w:color="auto"/>
            </w:tcBorders>
            <w:vAlign w:val="center"/>
          </w:tcPr>
          <w:p w14:paraId="6E6EF70C" w14:textId="77777777" w:rsidR="00BD40B1" w:rsidRPr="00AF7284" w:rsidRDefault="00E27C57" w:rsidP="00F147E0">
            <w:pPr>
              <w:pStyle w:val="Table-Text-Centered"/>
              <w:rPr>
                <w:ins w:id="4789" w:author="Marmol, Dominika Klaudia" w:date="2026-06-08T11:43:00Z"/>
              </w:rPr>
            </w:pPr>
            <w:ins w:id="4790" w:author="Marmol, Dominika Klaudia" w:date="2026-06-08T11:43:00Z">
              <w:r w:rsidRPr="00AF7284">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32087069" w14:textId="77777777" w:rsidR="00BD40B1" w:rsidRPr="00AF7284" w:rsidRDefault="00E27C57" w:rsidP="00F147E0">
            <w:pPr>
              <w:pStyle w:val="Table-Text-Centered"/>
              <w:rPr>
                <w:ins w:id="4791" w:author="Marmol, Dominika Klaudia" w:date="2026-06-08T11:43:00Z"/>
                <w:lang w:val="en-US"/>
              </w:rPr>
            </w:pPr>
            <w:ins w:id="4792" w:author="Marmol, Dominika Klaudia" w:date="2026-06-08T11:43:00Z">
              <w:r w:rsidRPr="00AF7284">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08CD3919" w14:textId="77777777" w:rsidR="00BD40B1" w:rsidRPr="00AF7284" w:rsidRDefault="00E27C57" w:rsidP="00F147E0">
            <w:pPr>
              <w:pStyle w:val="Table-Text-Centered"/>
              <w:rPr>
                <w:ins w:id="4793" w:author="Marmol, Dominika Klaudia" w:date="2026-06-08T11:43:00Z"/>
                <w:lang w:val="en-US"/>
              </w:rPr>
            </w:pPr>
            <w:ins w:id="4794" w:author="Marmol, Dominika Klaudia" w:date="2026-06-08T11:43:00Z">
              <w:r w:rsidRPr="00AF7284">
                <w:rPr>
                  <w:lang w:val="en-US"/>
                </w:rPr>
                <w:t>X</w:t>
              </w:r>
            </w:ins>
          </w:p>
        </w:tc>
        <w:tc>
          <w:tcPr>
            <w:tcW w:w="375" w:type="pct"/>
            <w:tcBorders>
              <w:top w:val="single" w:sz="4" w:space="0" w:color="auto"/>
              <w:left w:val="nil"/>
              <w:bottom w:val="single" w:sz="4" w:space="0" w:color="auto"/>
              <w:right w:val="single" w:sz="4" w:space="0" w:color="auto"/>
            </w:tcBorders>
            <w:vAlign w:val="center"/>
          </w:tcPr>
          <w:p w14:paraId="44143C76" w14:textId="77777777" w:rsidR="00BD40B1" w:rsidRPr="00AF7284" w:rsidRDefault="00BD40B1" w:rsidP="00F147E0">
            <w:pPr>
              <w:pStyle w:val="Table-Text-Centered"/>
              <w:rPr>
                <w:ins w:id="4795" w:author="Marmol, Dominika Klaudia" w:date="2026-06-08T11:43:00Z"/>
                <w:lang w:val="en-US"/>
              </w:rPr>
            </w:pPr>
          </w:p>
        </w:tc>
      </w:tr>
      <w:tr w:rsidR="008F5115" w14:paraId="107F59CA" w14:textId="77777777" w:rsidTr="00F147E0">
        <w:trPr>
          <w:trHeight w:val="284"/>
          <w:jc w:val="center"/>
          <w:ins w:id="4796" w:author="Marmol, Dominika Klaudia" w:date="2026-06-08T11:43:00Z"/>
        </w:trPr>
        <w:tc>
          <w:tcPr>
            <w:tcW w:w="1102" w:type="pct"/>
            <w:tcBorders>
              <w:top w:val="single" w:sz="4" w:space="0" w:color="auto"/>
              <w:left w:val="single" w:sz="4" w:space="0" w:color="auto"/>
              <w:bottom w:val="single" w:sz="4" w:space="0" w:color="auto"/>
              <w:right w:val="single" w:sz="4" w:space="0" w:color="auto"/>
            </w:tcBorders>
            <w:vAlign w:val="center"/>
          </w:tcPr>
          <w:p w14:paraId="284A96A6" w14:textId="77777777" w:rsidR="00BD40B1" w:rsidRPr="00AF7284" w:rsidRDefault="00E27C57" w:rsidP="00F147E0">
            <w:pPr>
              <w:pStyle w:val="Table-Text-Left"/>
              <w:rPr>
                <w:ins w:id="4797" w:author="Marmol, Dominika Klaudia" w:date="2026-06-08T11:43:00Z"/>
                <w:lang w:val="en-US"/>
              </w:rPr>
            </w:pPr>
            <w:ins w:id="4798" w:author="Marmol, Dominika Klaudia" w:date="2026-06-08T11:43:00Z">
              <w:r w:rsidRPr="00AF7284">
                <w:rPr>
                  <w:lang w:val="en-US"/>
                </w:rPr>
                <w:t>Tumor biopsy </w:t>
              </w:r>
              <w:r w:rsidRPr="00AF7284">
                <w:rPr>
                  <w:sz w:val="22"/>
                  <w:vertAlign w:val="superscript"/>
                  <w:lang w:val="en-US"/>
                </w:rPr>
                <w:t>j</w:t>
              </w:r>
            </w:ins>
          </w:p>
        </w:tc>
        <w:tc>
          <w:tcPr>
            <w:tcW w:w="703" w:type="pct"/>
            <w:tcBorders>
              <w:top w:val="single" w:sz="4" w:space="0" w:color="auto"/>
              <w:left w:val="nil"/>
              <w:bottom w:val="single" w:sz="4" w:space="0" w:color="auto"/>
              <w:right w:val="single" w:sz="4" w:space="0" w:color="auto"/>
            </w:tcBorders>
            <w:vAlign w:val="center"/>
          </w:tcPr>
          <w:p w14:paraId="508221F7" w14:textId="77777777" w:rsidR="00BD40B1" w:rsidRPr="00AF7284" w:rsidRDefault="00E27C57" w:rsidP="00F147E0">
            <w:pPr>
              <w:pStyle w:val="Table-Text-Centered"/>
              <w:rPr>
                <w:ins w:id="4799" w:author="Marmol, Dominika Klaudia" w:date="2026-06-08T11:43:00Z"/>
                <w:lang w:val="en-US"/>
              </w:rPr>
            </w:pPr>
            <w:ins w:id="4800" w:author="Marmol, Dominika Klaudia" w:date="2026-06-08T11:43:00Z">
              <w:r w:rsidRPr="00AF7284">
                <w:rPr>
                  <w:lang w:val="en-US"/>
                </w:rPr>
                <w:t>X</w:t>
              </w:r>
            </w:ins>
          </w:p>
        </w:tc>
        <w:tc>
          <w:tcPr>
            <w:tcW w:w="251" w:type="pct"/>
            <w:tcBorders>
              <w:top w:val="single" w:sz="4" w:space="0" w:color="auto"/>
              <w:left w:val="nil"/>
              <w:bottom w:val="single" w:sz="4" w:space="0" w:color="auto"/>
              <w:right w:val="single" w:sz="4" w:space="0" w:color="auto"/>
            </w:tcBorders>
            <w:vAlign w:val="center"/>
          </w:tcPr>
          <w:p w14:paraId="2B5DDB65" w14:textId="77777777" w:rsidR="00BD40B1" w:rsidRPr="00AF7284" w:rsidRDefault="00BD40B1" w:rsidP="00F147E0">
            <w:pPr>
              <w:pStyle w:val="Table-Text-Centered"/>
              <w:rPr>
                <w:ins w:id="4801" w:author="Marmol, Dominika Klaudia" w:date="2026-06-08T11:43:00Z"/>
                <w:lang w:val="en-US"/>
              </w:rPr>
            </w:pPr>
          </w:p>
        </w:tc>
        <w:tc>
          <w:tcPr>
            <w:tcW w:w="251" w:type="pct"/>
            <w:tcBorders>
              <w:top w:val="single" w:sz="4" w:space="0" w:color="auto"/>
              <w:left w:val="nil"/>
              <w:bottom w:val="single" w:sz="4" w:space="0" w:color="auto"/>
              <w:right w:val="single" w:sz="4" w:space="0" w:color="auto"/>
            </w:tcBorders>
            <w:vAlign w:val="center"/>
          </w:tcPr>
          <w:p w14:paraId="4AB6834A" w14:textId="77777777" w:rsidR="00BD40B1" w:rsidRPr="00AF7284" w:rsidRDefault="00BD40B1" w:rsidP="00F147E0">
            <w:pPr>
              <w:pStyle w:val="Table-Text-Centered"/>
              <w:rPr>
                <w:ins w:id="4802" w:author="Marmol, Dominika Klaudia" w:date="2026-06-08T11:43:00Z"/>
                <w:lang w:val="en-US"/>
              </w:rPr>
            </w:pPr>
          </w:p>
        </w:tc>
        <w:tc>
          <w:tcPr>
            <w:tcW w:w="251" w:type="pct"/>
            <w:tcBorders>
              <w:top w:val="single" w:sz="4" w:space="0" w:color="auto"/>
              <w:left w:val="nil"/>
              <w:bottom w:val="single" w:sz="4" w:space="0" w:color="auto"/>
              <w:right w:val="single" w:sz="4" w:space="0" w:color="auto"/>
            </w:tcBorders>
            <w:vAlign w:val="center"/>
          </w:tcPr>
          <w:p w14:paraId="56D7804E" w14:textId="77777777" w:rsidR="00BD40B1" w:rsidRPr="00AF7284" w:rsidRDefault="00BD40B1" w:rsidP="00F147E0">
            <w:pPr>
              <w:pStyle w:val="Table-Text-Centered"/>
              <w:rPr>
                <w:ins w:id="4803" w:author="Marmol, Dominika Klaudia" w:date="2026-06-08T11:43:00Z"/>
                <w:lang w:val="en-US"/>
              </w:rPr>
            </w:pPr>
          </w:p>
        </w:tc>
        <w:tc>
          <w:tcPr>
            <w:tcW w:w="250" w:type="pct"/>
            <w:tcBorders>
              <w:top w:val="single" w:sz="4" w:space="0" w:color="auto"/>
              <w:left w:val="nil"/>
              <w:bottom w:val="single" w:sz="4" w:space="0" w:color="auto"/>
              <w:right w:val="single" w:sz="4" w:space="0" w:color="auto"/>
            </w:tcBorders>
            <w:vAlign w:val="center"/>
          </w:tcPr>
          <w:p w14:paraId="246202AF" w14:textId="77777777" w:rsidR="00BD40B1" w:rsidRPr="00AF7284" w:rsidRDefault="00BD40B1" w:rsidP="00F147E0">
            <w:pPr>
              <w:pStyle w:val="Table-Text-Centered"/>
              <w:rPr>
                <w:ins w:id="4804" w:author="Marmol, Dominika Klaudia" w:date="2026-06-08T11:43:00Z"/>
                <w:lang w:val="en-US"/>
              </w:rPr>
            </w:pPr>
          </w:p>
        </w:tc>
        <w:tc>
          <w:tcPr>
            <w:tcW w:w="252" w:type="pct"/>
            <w:tcBorders>
              <w:top w:val="single" w:sz="4" w:space="0" w:color="auto"/>
              <w:left w:val="nil"/>
              <w:bottom w:val="single" w:sz="4" w:space="0" w:color="auto"/>
              <w:right w:val="single" w:sz="4" w:space="0" w:color="auto"/>
            </w:tcBorders>
            <w:vAlign w:val="center"/>
          </w:tcPr>
          <w:p w14:paraId="5F0DBEF3" w14:textId="77777777" w:rsidR="00BD40B1" w:rsidRPr="00AF7284" w:rsidRDefault="00BD40B1" w:rsidP="00F147E0">
            <w:pPr>
              <w:pStyle w:val="Table-Text-Centered"/>
              <w:rPr>
                <w:ins w:id="4805" w:author="Marmol, Dominika Klaudia" w:date="2026-06-08T11:43:00Z"/>
                <w:lang w:val="en-US"/>
              </w:rPr>
            </w:pPr>
          </w:p>
        </w:tc>
        <w:tc>
          <w:tcPr>
            <w:tcW w:w="452" w:type="pct"/>
            <w:tcBorders>
              <w:top w:val="single" w:sz="4" w:space="0" w:color="auto"/>
              <w:left w:val="nil"/>
              <w:bottom w:val="single" w:sz="4" w:space="0" w:color="auto"/>
              <w:right w:val="single" w:sz="4" w:space="0" w:color="auto"/>
            </w:tcBorders>
            <w:vAlign w:val="center"/>
          </w:tcPr>
          <w:p w14:paraId="2D636624" w14:textId="77777777" w:rsidR="00BD40B1" w:rsidRPr="00AF7284" w:rsidRDefault="00E27C57" w:rsidP="00F147E0">
            <w:pPr>
              <w:pStyle w:val="Table-Text-Centered"/>
              <w:rPr>
                <w:ins w:id="4806" w:author="Marmol, Dominika Klaudia" w:date="2026-06-08T11:43:00Z"/>
                <w:lang w:val="en-US"/>
              </w:rPr>
            </w:pPr>
            <w:ins w:id="4807" w:author="Marmol, Dominika Klaudia" w:date="2026-06-08T11:43:00Z">
              <w:r w:rsidRPr="00AF7284">
                <w:t>X</w:t>
              </w:r>
            </w:ins>
          </w:p>
        </w:tc>
        <w:tc>
          <w:tcPr>
            <w:tcW w:w="355" w:type="pct"/>
            <w:tcBorders>
              <w:top w:val="single" w:sz="4" w:space="0" w:color="auto"/>
              <w:left w:val="nil"/>
              <w:bottom w:val="single" w:sz="4" w:space="0" w:color="auto"/>
              <w:right w:val="single" w:sz="4" w:space="0" w:color="auto"/>
            </w:tcBorders>
            <w:vAlign w:val="center"/>
          </w:tcPr>
          <w:p w14:paraId="59524234" w14:textId="77777777" w:rsidR="00BD40B1" w:rsidRPr="00AF7284" w:rsidRDefault="00E27C57" w:rsidP="00F147E0">
            <w:pPr>
              <w:pStyle w:val="Table-Text-Centered"/>
              <w:rPr>
                <w:ins w:id="4808" w:author="Marmol, Dominika Klaudia" w:date="2026-06-08T11:43:00Z"/>
                <w:lang w:val="en-US"/>
              </w:rPr>
            </w:pPr>
            <w:ins w:id="4809" w:author="Marmol, Dominika Klaudia" w:date="2026-06-08T11:43:00Z">
              <w:r w:rsidRPr="00AF7284">
                <w:t>X</w:t>
              </w:r>
            </w:ins>
          </w:p>
        </w:tc>
        <w:tc>
          <w:tcPr>
            <w:tcW w:w="350" w:type="pct"/>
            <w:tcBorders>
              <w:top w:val="single" w:sz="4" w:space="0" w:color="auto"/>
              <w:left w:val="single" w:sz="4" w:space="0" w:color="auto"/>
              <w:bottom w:val="single" w:sz="4" w:space="0" w:color="auto"/>
              <w:right w:val="single" w:sz="4" w:space="0" w:color="auto"/>
            </w:tcBorders>
            <w:vAlign w:val="center"/>
          </w:tcPr>
          <w:p w14:paraId="43C29789" w14:textId="77777777" w:rsidR="00BD40B1" w:rsidRPr="00AF7284" w:rsidRDefault="00BD40B1" w:rsidP="00F147E0">
            <w:pPr>
              <w:pStyle w:val="Table-Text-Centered"/>
              <w:rPr>
                <w:ins w:id="4810" w:author="Marmol, Dominika Klaudia" w:date="2026-06-08T11:43: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1B3C4A06" w14:textId="77777777" w:rsidR="00BD40B1" w:rsidRPr="00AF7284" w:rsidRDefault="00BD40B1" w:rsidP="00F147E0">
            <w:pPr>
              <w:pStyle w:val="Table-Text-Centered"/>
              <w:rPr>
                <w:ins w:id="4811" w:author="Marmol, Dominika Klaudia" w:date="2026-06-08T11:43:00Z"/>
                <w:lang w:val="en-US"/>
              </w:rPr>
            </w:pPr>
          </w:p>
        </w:tc>
        <w:tc>
          <w:tcPr>
            <w:tcW w:w="375" w:type="pct"/>
            <w:tcBorders>
              <w:top w:val="single" w:sz="4" w:space="0" w:color="auto"/>
              <w:left w:val="nil"/>
              <w:bottom w:val="single" w:sz="4" w:space="0" w:color="auto"/>
              <w:right w:val="single" w:sz="4" w:space="0" w:color="auto"/>
            </w:tcBorders>
            <w:vAlign w:val="center"/>
          </w:tcPr>
          <w:p w14:paraId="72F08731" w14:textId="77777777" w:rsidR="00BD40B1" w:rsidRPr="00AF7284" w:rsidRDefault="00BD40B1" w:rsidP="00F147E0">
            <w:pPr>
              <w:pStyle w:val="Table-Text-Centered"/>
              <w:rPr>
                <w:ins w:id="4812" w:author="Marmol, Dominika Klaudia" w:date="2026-06-08T11:43:00Z"/>
                <w:lang w:val="en-US"/>
              </w:rPr>
            </w:pPr>
          </w:p>
        </w:tc>
      </w:tr>
      <w:tr w:rsidR="008F5115" w14:paraId="7442FFA6" w14:textId="77777777" w:rsidTr="00F147E0">
        <w:trPr>
          <w:trHeight w:val="284"/>
          <w:jc w:val="center"/>
          <w:ins w:id="4813" w:author="Marmol, Dominika Klaudia" w:date="2026-06-08T11:43:00Z"/>
        </w:trPr>
        <w:tc>
          <w:tcPr>
            <w:tcW w:w="1102" w:type="pct"/>
            <w:tcBorders>
              <w:top w:val="single" w:sz="4" w:space="0" w:color="auto"/>
              <w:left w:val="single" w:sz="4" w:space="0" w:color="auto"/>
              <w:bottom w:val="single" w:sz="4" w:space="0" w:color="auto"/>
              <w:right w:val="single" w:sz="4" w:space="0" w:color="auto"/>
            </w:tcBorders>
            <w:vAlign w:val="center"/>
          </w:tcPr>
          <w:p w14:paraId="00A45EF2" w14:textId="77777777" w:rsidR="00BD40B1" w:rsidRPr="00AF7284" w:rsidRDefault="00E27C57" w:rsidP="00F147E0">
            <w:pPr>
              <w:pStyle w:val="Table-Text-Left"/>
              <w:rPr>
                <w:ins w:id="4814" w:author="Marmol, Dominika Klaudia" w:date="2026-06-08T11:43:00Z"/>
                <w:lang w:val="en-US"/>
              </w:rPr>
            </w:pPr>
            <w:ins w:id="4815" w:author="Marmol, Dominika Klaudia" w:date="2026-06-08T11:43:00Z">
              <w:r w:rsidRPr="00AF7284">
                <w:rPr>
                  <w:lang w:val="en-US"/>
                </w:rPr>
                <w:t>Echocardiography or MUGA scan</w:t>
              </w:r>
            </w:ins>
          </w:p>
        </w:tc>
        <w:tc>
          <w:tcPr>
            <w:tcW w:w="703" w:type="pct"/>
            <w:tcBorders>
              <w:top w:val="single" w:sz="4" w:space="0" w:color="auto"/>
              <w:left w:val="nil"/>
              <w:bottom w:val="single" w:sz="4" w:space="0" w:color="auto"/>
              <w:right w:val="single" w:sz="4" w:space="0" w:color="auto"/>
            </w:tcBorders>
            <w:vAlign w:val="center"/>
          </w:tcPr>
          <w:p w14:paraId="3CDB251C" w14:textId="77777777" w:rsidR="00BD40B1" w:rsidRPr="00AF7284" w:rsidRDefault="00E27C57" w:rsidP="00F147E0">
            <w:pPr>
              <w:pStyle w:val="Table-Text-Centered"/>
              <w:rPr>
                <w:ins w:id="4816" w:author="Marmol, Dominika Klaudia" w:date="2026-06-08T11:43:00Z"/>
                <w:lang w:val="en-US"/>
              </w:rPr>
            </w:pPr>
            <w:ins w:id="4817" w:author="Marmol, Dominika Klaudia" w:date="2026-06-08T11:43:00Z">
              <w:r w:rsidRPr="00AF7284">
                <w:rPr>
                  <w:lang w:val="en-US"/>
                </w:rPr>
                <w:t>X</w:t>
              </w:r>
            </w:ins>
          </w:p>
        </w:tc>
        <w:tc>
          <w:tcPr>
            <w:tcW w:w="2820" w:type="pct"/>
            <w:gridSpan w:val="9"/>
            <w:tcBorders>
              <w:top w:val="single" w:sz="4" w:space="0" w:color="auto"/>
              <w:left w:val="nil"/>
              <w:bottom w:val="single" w:sz="4" w:space="0" w:color="auto"/>
              <w:right w:val="single" w:sz="4" w:space="0" w:color="auto"/>
            </w:tcBorders>
            <w:vAlign w:val="center"/>
          </w:tcPr>
          <w:p w14:paraId="3E2B69AE" w14:textId="77777777" w:rsidR="00BD40B1" w:rsidRPr="00AF7284" w:rsidRDefault="00E27C57" w:rsidP="00F147E0">
            <w:pPr>
              <w:pStyle w:val="Table-Text-Centered"/>
              <w:rPr>
                <w:ins w:id="4818" w:author="Marmol, Dominika Klaudia" w:date="2026-06-08T11:43:00Z"/>
                <w:lang w:val="en-US"/>
              </w:rPr>
            </w:pPr>
            <w:ins w:id="4819" w:author="Marmol, Dominika Klaudia" w:date="2026-06-08T11:43:00Z">
              <w:r w:rsidRPr="00AF7284">
                <w:rPr>
                  <w:lang w:val="en-US"/>
                </w:rPr>
                <w:t>If deemed indicated by the investigator.</w:t>
              </w:r>
            </w:ins>
          </w:p>
        </w:tc>
        <w:tc>
          <w:tcPr>
            <w:tcW w:w="375" w:type="pct"/>
            <w:tcBorders>
              <w:top w:val="single" w:sz="4" w:space="0" w:color="auto"/>
              <w:left w:val="nil"/>
              <w:bottom w:val="single" w:sz="4" w:space="0" w:color="auto"/>
              <w:right w:val="single" w:sz="4" w:space="0" w:color="auto"/>
            </w:tcBorders>
            <w:vAlign w:val="center"/>
          </w:tcPr>
          <w:p w14:paraId="22821A98" w14:textId="77777777" w:rsidR="00BD40B1" w:rsidRPr="00AF7284" w:rsidRDefault="00BD40B1" w:rsidP="00F147E0">
            <w:pPr>
              <w:pStyle w:val="Table-Text-Centered"/>
              <w:rPr>
                <w:ins w:id="4820" w:author="Marmol, Dominika Klaudia" w:date="2026-06-08T11:43:00Z"/>
                <w:lang w:val="en-US"/>
              </w:rPr>
            </w:pPr>
          </w:p>
        </w:tc>
      </w:tr>
      <w:tr w:rsidR="008F5115" w14:paraId="066900B7" w14:textId="77777777" w:rsidTr="00F147E0">
        <w:trPr>
          <w:trHeight w:val="284"/>
          <w:jc w:val="center"/>
          <w:ins w:id="4821" w:author="Marmol, Dominika Klaudia" w:date="2026-06-08T11:43:00Z"/>
        </w:trPr>
        <w:tc>
          <w:tcPr>
            <w:tcW w:w="1102" w:type="pct"/>
            <w:tcBorders>
              <w:top w:val="single" w:sz="4" w:space="0" w:color="auto"/>
              <w:left w:val="single" w:sz="4" w:space="0" w:color="auto"/>
              <w:bottom w:val="single" w:sz="4" w:space="0" w:color="auto"/>
              <w:right w:val="single" w:sz="4" w:space="0" w:color="auto"/>
            </w:tcBorders>
            <w:vAlign w:val="center"/>
          </w:tcPr>
          <w:p w14:paraId="4956799E" w14:textId="77777777" w:rsidR="00BD40B1" w:rsidRPr="00AF7284" w:rsidRDefault="00E27C57" w:rsidP="00F147E0">
            <w:pPr>
              <w:pStyle w:val="Table-Text-Left"/>
              <w:rPr>
                <w:ins w:id="4822" w:author="Marmol, Dominika Klaudia" w:date="2026-06-08T11:43:00Z"/>
                <w:lang w:val="en-US"/>
              </w:rPr>
            </w:pPr>
            <w:ins w:id="4823" w:author="Marmol, Dominika Klaudia" w:date="2026-06-08T11:43:00Z">
              <w:r w:rsidRPr="00AF7284">
                <w:rPr>
                  <w:lang w:val="en-US"/>
                </w:rPr>
                <w:t>12-lead ECG </w:t>
              </w:r>
              <w:r w:rsidRPr="00AF7284">
                <w:rPr>
                  <w:sz w:val="22"/>
                  <w:vertAlign w:val="superscript"/>
                  <w:lang w:val="en-US"/>
                </w:rPr>
                <w:t>k</w:t>
              </w:r>
            </w:ins>
          </w:p>
        </w:tc>
        <w:tc>
          <w:tcPr>
            <w:tcW w:w="703" w:type="pct"/>
            <w:tcBorders>
              <w:top w:val="single" w:sz="4" w:space="0" w:color="auto"/>
              <w:left w:val="nil"/>
              <w:bottom w:val="single" w:sz="4" w:space="0" w:color="auto"/>
              <w:right w:val="single" w:sz="4" w:space="0" w:color="auto"/>
            </w:tcBorders>
            <w:vAlign w:val="center"/>
          </w:tcPr>
          <w:p w14:paraId="1584750C" w14:textId="77777777" w:rsidR="00BD40B1" w:rsidRPr="00AF7284" w:rsidRDefault="00E27C57" w:rsidP="00F147E0">
            <w:pPr>
              <w:pStyle w:val="Table-Text-Centered"/>
              <w:rPr>
                <w:ins w:id="4824" w:author="Marmol, Dominika Klaudia" w:date="2026-06-08T11:43:00Z"/>
                <w:lang w:val="en-US"/>
              </w:rPr>
            </w:pPr>
            <w:ins w:id="4825" w:author="Marmol, Dominika Klaudia" w:date="2026-06-08T11:43:00Z">
              <w:r w:rsidRPr="00AF7284">
                <w:rPr>
                  <w:lang w:val="en-US"/>
                </w:rPr>
                <w:t>X</w:t>
              </w:r>
            </w:ins>
          </w:p>
        </w:tc>
        <w:tc>
          <w:tcPr>
            <w:tcW w:w="251" w:type="pct"/>
            <w:tcBorders>
              <w:top w:val="single" w:sz="4" w:space="0" w:color="auto"/>
              <w:left w:val="nil"/>
              <w:bottom w:val="single" w:sz="4" w:space="0" w:color="auto"/>
              <w:right w:val="single" w:sz="4" w:space="0" w:color="auto"/>
            </w:tcBorders>
            <w:vAlign w:val="center"/>
          </w:tcPr>
          <w:p w14:paraId="158B0E40" w14:textId="77777777" w:rsidR="00BD40B1" w:rsidRPr="00AF7284" w:rsidRDefault="00E27C57" w:rsidP="00F147E0">
            <w:pPr>
              <w:pStyle w:val="Table-Text-Centered"/>
              <w:rPr>
                <w:ins w:id="4826" w:author="Marmol, Dominika Klaudia" w:date="2026-06-08T11:43:00Z"/>
                <w:lang w:val="en-US"/>
              </w:rPr>
            </w:pPr>
            <w:ins w:id="4827" w:author="Marmol, Dominika Klaudia" w:date="2026-06-08T11:43:00Z">
              <w:r w:rsidRPr="00AF7284">
                <w:rPr>
                  <w:lang w:val="en-US"/>
                </w:rPr>
                <w:t>X</w:t>
              </w:r>
            </w:ins>
          </w:p>
        </w:tc>
        <w:tc>
          <w:tcPr>
            <w:tcW w:w="251" w:type="pct"/>
            <w:tcBorders>
              <w:top w:val="single" w:sz="4" w:space="0" w:color="auto"/>
              <w:left w:val="nil"/>
              <w:bottom w:val="single" w:sz="4" w:space="0" w:color="auto"/>
              <w:right w:val="single" w:sz="4" w:space="0" w:color="auto"/>
            </w:tcBorders>
            <w:vAlign w:val="center"/>
          </w:tcPr>
          <w:p w14:paraId="12AE6C45" w14:textId="77777777" w:rsidR="00BD40B1" w:rsidRPr="00AF7284" w:rsidRDefault="00BD40B1" w:rsidP="00F147E0">
            <w:pPr>
              <w:pStyle w:val="Table-Text-Centered"/>
              <w:rPr>
                <w:ins w:id="4828" w:author="Marmol, Dominika Klaudia" w:date="2026-06-08T11:43:00Z"/>
                <w:lang w:val="en-US"/>
              </w:rPr>
            </w:pPr>
          </w:p>
        </w:tc>
        <w:tc>
          <w:tcPr>
            <w:tcW w:w="251" w:type="pct"/>
            <w:tcBorders>
              <w:top w:val="single" w:sz="4" w:space="0" w:color="auto"/>
              <w:left w:val="nil"/>
              <w:bottom w:val="single" w:sz="4" w:space="0" w:color="auto"/>
              <w:right w:val="single" w:sz="4" w:space="0" w:color="auto"/>
            </w:tcBorders>
            <w:vAlign w:val="center"/>
          </w:tcPr>
          <w:p w14:paraId="487C3D53" w14:textId="77777777" w:rsidR="00BD40B1" w:rsidRPr="00AF7284" w:rsidRDefault="00BD40B1" w:rsidP="00F147E0">
            <w:pPr>
              <w:pStyle w:val="Table-Text-Centered"/>
              <w:rPr>
                <w:ins w:id="4829" w:author="Marmol, Dominika Klaudia" w:date="2026-06-08T11:43:00Z"/>
                <w:lang w:val="en-US"/>
              </w:rPr>
            </w:pPr>
          </w:p>
        </w:tc>
        <w:tc>
          <w:tcPr>
            <w:tcW w:w="250" w:type="pct"/>
            <w:tcBorders>
              <w:top w:val="single" w:sz="4" w:space="0" w:color="auto"/>
              <w:left w:val="nil"/>
              <w:bottom w:val="single" w:sz="4" w:space="0" w:color="auto"/>
              <w:right w:val="single" w:sz="4" w:space="0" w:color="auto"/>
            </w:tcBorders>
            <w:vAlign w:val="center"/>
          </w:tcPr>
          <w:p w14:paraId="61498413" w14:textId="77777777" w:rsidR="00BD40B1" w:rsidRPr="00AF7284" w:rsidRDefault="00E27C57" w:rsidP="00F147E0">
            <w:pPr>
              <w:pStyle w:val="Table-Text-Centered"/>
              <w:rPr>
                <w:ins w:id="4830" w:author="Marmol, Dominika Klaudia" w:date="2026-06-08T11:43:00Z"/>
                <w:lang w:val="en-US"/>
              </w:rPr>
            </w:pPr>
            <w:ins w:id="4831" w:author="Marmol, Dominika Klaudia" w:date="2026-06-08T11:43:00Z">
              <w:r w:rsidRPr="00AF7284">
                <w:rPr>
                  <w:lang w:val="en-US"/>
                </w:rPr>
                <w:t>X</w:t>
              </w:r>
            </w:ins>
          </w:p>
        </w:tc>
        <w:tc>
          <w:tcPr>
            <w:tcW w:w="252" w:type="pct"/>
            <w:tcBorders>
              <w:top w:val="single" w:sz="4" w:space="0" w:color="auto"/>
              <w:left w:val="nil"/>
              <w:bottom w:val="single" w:sz="4" w:space="0" w:color="auto"/>
              <w:right w:val="single" w:sz="4" w:space="0" w:color="auto"/>
            </w:tcBorders>
            <w:vAlign w:val="center"/>
          </w:tcPr>
          <w:p w14:paraId="5C5CAE75" w14:textId="77777777" w:rsidR="00BD40B1" w:rsidRPr="00AF7284" w:rsidRDefault="00BD40B1" w:rsidP="00F147E0">
            <w:pPr>
              <w:pStyle w:val="Table-Text-Centered"/>
              <w:rPr>
                <w:ins w:id="4832" w:author="Marmol, Dominika Klaudia" w:date="2026-06-08T11:43:00Z"/>
                <w:lang w:val="en-US"/>
              </w:rPr>
            </w:pPr>
          </w:p>
        </w:tc>
        <w:tc>
          <w:tcPr>
            <w:tcW w:w="452" w:type="pct"/>
            <w:tcBorders>
              <w:top w:val="single" w:sz="4" w:space="0" w:color="auto"/>
              <w:left w:val="nil"/>
              <w:bottom w:val="single" w:sz="4" w:space="0" w:color="auto"/>
              <w:right w:val="single" w:sz="4" w:space="0" w:color="auto"/>
            </w:tcBorders>
            <w:vAlign w:val="center"/>
          </w:tcPr>
          <w:p w14:paraId="6A9DAB5F" w14:textId="77777777" w:rsidR="00BD40B1" w:rsidRPr="00AF7284" w:rsidRDefault="00E27C57" w:rsidP="00F147E0">
            <w:pPr>
              <w:pStyle w:val="Table-Text-Centered"/>
              <w:rPr>
                <w:ins w:id="4833" w:author="Marmol, Dominika Klaudia" w:date="2026-06-08T11:43:00Z"/>
                <w:lang w:val="en-US"/>
              </w:rPr>
            </w:pPr>
            <w:ins w:id="4834" w:author="Marmol, Dominika Klaudia" w:date="2026-06-08T11:43:00Z">
              <w:r w:rsidRPr="00AF7284">
                <w:rPr>
                  <w:lang w:val="en-US"/>
                </w:rPr>
                <w:t>X</w:t>
              </w:r>
            </w:ins>
          </w:p>
        </w:tc>
        <w:tc>
          <w:tcPr>
            <w:tcW w:w="355" w:type="pct"/>
            <w:tcBorders>
              <w:top w:val="single" w:sz="4" w:space="0" w:color="auto"/>
              <w:left w:val="nil"/>
              <w:bottom w:val="single" w:sz="4" w:space="0" w:color="auto"/>
              <w:right w:val="single" w:sz="4" w:space="0" w:color="auto"/>
            </w:tcBorders>
            <w:vAlign w:val="center"/>
          </w:tcPr>
          <w:p w14:paraId="3DC458CB" w14:textId="77777777" w:rsidR="00BD40B1" w:rsidRPr="00AF7284" w:rsidRDefault="00E27C57" w:rsidP="00F147E0">
            <w:pPr>
              <w:pStyle w:val="Table-Text-Centered"/>
              <w:rPr>
                <w:ins w:id="4835" w:author="Marmol, Dominika Klaudia" w:date="2026-06-08T11:43:00Z"/>
              </w:rPr>
            </w:pPr>
            <w:ins w:id="4836" w:author="Marmol, Dominika Klaudia" w:date="2026-06-08T11:43:00Z">
              <w:r w:rsidRPr="00AF7284">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308F3233" w14:textId="77777777" w:rsidR="00BD40B1" w:rsidRPr="00AF7284" w:rsidRDefault="00E27C57" w:rsidP="00F147E0">
            <w:pPr>
              <w:pStyle w:val="Table-Text-Centered"/>
              <w:rPr>
                <w:ins w:id="4837" w:author="Marmol, Dominika Klaudia" w:date="2026-06-08T11:43:00Z"/>
                <w:lang w:val="en-US"/>
              </w:rPr>
            </w:pPr>
            <w:ins w:id="4838" w:author="Marmol, Dominika Klaudia" w:date="2026-06-08T11:43:00Z">
              <w:r w:rsidRPr="00AF7284">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008588D3" w14:textId="77777777" w:rsidR="00BD40B1" w:rsidRPr="00AF7284" w:rsidRDefault="00E27C57" w:rsidP="00F147E0">
            <w:pPr>
              <w:pStyle w:val="Table-Text-Centered"/>
              <w:rPr>
                <w:ins w:id="4839" w:author="Marmol, Dominika Klaudia" w:date="2026-06-08T11:43:00Z"/>
                <w:lang w:val="en-US"/>
              </w:rPr>
            </w:pPr>
            <w:ins w:id="4840" w:author="Marmol, Dominika Klaudia" w:date="2026-06-08T11:43:00Z">
              <w:r w:rsidRPr="00AF7284">
                <w:rPr>
                  <w:lang w:val="en-US"/>
                </w:rPr>
                <w:t>X</w:t>
              </w:r>
            </w:ins>
          </w:p>
        </w:tc>
        <w:tc>
          <w:tcPr>
            <w:tcW w:w="375" w:type="pct"/>
            <w:tcBorders>
              <w:top w:val="single" w:sz="4" w:space="0" w:color="auto"/>
              <w:left w:val="nil"/>
              <w:bottom w:val="single" w:sz="4" w:space="0" w:color="auto"/>
              <w:right w:val="single" w:sz="4" w:space="0" w:color="auto"/>
            </w:tcBorders>
            <w:vAlign w:val="center"/>
          </w:tcPr>
          <w:p w14:paraId="1DDEC645" w14:textId="77777777" w:rsidR="00BD40B1" w:rsidRPr="00AF7284" w:rsidRDefault="00BD40B1" w:rsidP="00F147E0">
            <w:pPr>
              <w:pStyle w:val="Table-Text-Centered"/>
              <w:rPr>
                <w:ins w:id="4841" w:author="Marmol, Dominika Klaudia" w:date="2026-06-08T11:43:00Z"/>
                <w:lang w:val="en-US"/>
              </w:rPr>
            </w:pPr>
          </w:p>
        </w:tc>
      </w:tr>
      <w:tr w:rsidR="008F5115" w14:paraId="28AF4C97" w14:textId="77777777" w:rsidTr="00F147E0">
        <w:trPr>
          <w:trHeight w:val="284"/>
          <w:jc w:val="center"/>
          <w:ins w:id="4842" w:author="Marmol, Dominika Klaudia" w:date="2026-06-08T11:43:00Z"/>
        </w:trPr>
        <w:tc>
          <w:tcPr>
            <w:tcW w:w="1102" w:type="pct"/>
            <w:tcBorders>
              <w:top w:val="single" w:sz="4" w:space="0" w:color="auto"/>
              <w:left w:val="single" w:sz="4" w:space="0" w:color="auto"/>
              <w:bottom w:val="single" w:sz="4" w:space="0" w:color="auto"/>
              <w:right w:val="single" w:sz="4" w:space="0" w:color="auto"/>
            </w:tcBorders>
            <w:vAlign w:val="center"/>
          </w:tcPr>
          <w:p w14:paraId="054D1B94" w14:textId="77777777" w:rsidR="00BD40B1" w:rsidRPr="00AF7284" w:rsidRDefault="00E27C57" w:rsidP="00F147E0">
            <w:pPr>
              <w:pStyle w:val="Table-Text-Left"/>
              <w:rPr>
                <w:ins w:id="4843" w:author="Marmol, Dominika Klaudia" w:date="2026-06-08T11:43:00Z"/>
                <w:lang w:val="en-US"/>
              </w:rPr>
            </w:pPr>
            <w:ins w:id="4844" w:author="Marmol, Dominika Klaudia" w:date="2026-06-08T11:43:00Z">
              <w:r w:rsidRPr="00AF7284">
                <w:rPr>
                  <w:lang w:val="en-US"/>
                </w:rPr>
                <w:lastRenderedPageBreak/>
                <w:t>Medical occurrences </w:t>
              </w:r>
              <w:r w:rsidRPr="00AF7284">
                <w:rPr>
                  <w:sz w:val="22"/>
                  <w:vertAlign w:val="superscript"/>
                  <w:lang w:val="en-US"/>
                </w:rPr>
                <w:t>l</w:t>
              </w:r>
            </w:ins>
          </w:p>
        </w:tc>
        <w:tc>
          <w:tcPr>
            <w:tcW w:w="703" w:type="pct"/>
            <w:tcBorders>
              <w:top w:val="single" w:sz="4" w:space="0" w:color="auto"/>
              <w:left w:val="nil"/>
              <w:bottom w:val="single" w:sz="4" w:space="0" w:color="auto"/>
              <w:right w:val="single" w:sz="4" w:space="0" w:color="auto"/>
            </w:tcBorders>
            <w:vAlign w:val="center"/>
          </w:tcPr>
          <w:p w14:paraId="7A27A33D" w14:textId="77777777" w:rsidR="00BD40B1" w:rsidRPr="00AF7284" w:rsidRDefault="00E27C57" w:rsidP="00F147E0">
            <w:pPr>
              <w:pStyle w:val="Table-Text-Centered"/>
              <w:rPr>
                <w:ins w:id="4845" w:author="Marmol, Dominika Klaudia" w:date="2026-06-08T11:43:00Z"/>
                <w:lang w:val="en-US"/>
              </w:rPr>
            </w:pPr>
            <w:ins w:id="4846" w:author="Marmol, Dominika Klaudia" w:date="2026-06-08T11:43:00Z">
              <w:r w:rsidRPr="00AF7284">
                <w:rPr>
                  <w:lang w:val="en-US"/>
                </w:rPr>
                <w:t>X</w:t>
              </w:r>
            </w:ins>
          </w:p>
        </w:tc>
        <w:tc>
          <w:tcPr>
            <w:tcW w:w="251" w:type="pct"/>
            <w:tcBorders>
              <w:top w:val="single" w:sz="4" w:space="0" w:color="auto"/>
              <w:left w:val="nil"/>
              <w:bottom w:val="single" w:sz="4" w:space="0" w:color="auto"/>
              <w:right w:val="single" w:sz="4" w:space="0" w:color="auto"/>
            </w:tcBorders>
            <w:vAlign w:val="center"/>
          </w:tcPr>
          <w:p w14:paraId="5DAE52A2" w14:textId="77777777" w:rsidR="00BD40B1" w:rsidRPr="00AF7284" w:rsidRDefault="00BD40B1" w:rsidP="00F147E0">
            <w:pPr>
              <w:pStyle w:val="Table-Text-Centered"/>
              <w:rPr>
                <w:ins w:id="4847" w:author="Marmol, Dominika Klaudia" w:date="2026-06-08T11:43:00Z"/>
                <w:lang w:val="en-US"/>
              </w:rPr>
            </w:pPr>
          </w:p>
        </w:tc>
        <w:tc>
          <w:tcPr>
            <w:tcW w:w="251" w:type="pct"/>
            <w:tcBorders>
              <w:top w:val="single" w:sz="4" w:space="0" w:color="auto"/>
              <w:left w:val="nil"/>
              <w:bottom w:val="single" w:sz="4" w:space="0" w:color="auto"/>
              <w:right w:val="single" w:sz="4" w:space="0" w:color="auto"/>
            </w:tcBorders>
            <w:vAlign w:val="center"/>
          </w:tcPr>
          <w:p w14:paraId="03A4EFA4" w14:textId="77777777" w:rsidR="00BD40B1" w:rsidRPr="00AF7284" w:rsidRDefault="00BD40B1" w:rsidP="00F147E0">
            <w:pPr>
              <w:pStyle w:val="Table-Text-Centered"/>
              <w:rPr>
                <w:ins w:id="4848" w:author="Marmol, Dominika Klaudia" w:date="2026-06-08T11:43:00Z"/>
                <w:lang w:val="en-US"/>
              </w:rPr>
            </w:pPr>
          </w:p>
        </w:tc>
        <w:tc>
          <w:tcPr>
            <w:tcW w:w="251" w:type="pct"/>
            <w:tcBorders>
              <w:top w:val="single" w:sz="4" w:space="0" w:color="auto"/>
              <w:left w:val="nil"/>
              <w:bottom w:val="single" w:sz="4" w:space="0" w:color="auto"/>
              <w:right w:val="single" w:sz="4" w:space="0" w:color="auto"/>
            </w:tcBorders>
            <w:vAlign w:val="center"/>
          </w:tcPr>
          <w:p w14:paraId="698A116F" w14:textId="77777777" w:rsidR="00BD40B1" w:rsidRPr="00AF7284" w:rsidRDefault="00BD40B1" w:rsidP="00F147E0">
            <w:pPr>
              <w:pStyle w:val="Table-Text-Centered"/>
              <w:rPr>
                <w:ins w:id="4849" w:author="Marmol, Dominika Klaudia" w:date="2026-06-08T11:43:00Z"/>
                <w:lang w:val="en-US"/>
              </w:rPr>
            </w:pPr>
          </w:p>
        </w:tc>
        <w:tc>
          <w:tcPr>
            <w:tcW w:w="250" w:type="pct"/>
            <w:tcBorders>
              <w:top w:val="single" w:sz="4" w:space="0" w:color="auto"/>
              <w:left w:val="nil"/>
              <w:bottom w:val="single" w:sz="4" w:space="0" w:color="auto"/>
              <w:right w:val="single" w:sz="4" w:space="0" w:color="auto"/>
            </w:tcBorders>
            <w:vAlign w:val="center"/>
          </w:tcPr>
          <w:p w14:paraId="70CBCBA1" w14:textId="77777777" w:rsidR="00BD40B1" w:rsidRPr="00AF7284" w:rsidRDefault="00BD40B1" w:rsidP="00F147E0">
            <w:pPr>
              <w:pStyle w:val="Table-Text-Centered"/>
              <w:rPr>
                <w:ins w:id="4850" w:author="Marmol, Dominika Klaudia" w:date="2026-06-08T11:43:00Z"/>
                <w:lang w:val="en-US"/>
              </w:rPr>
            </w:pPr>
          </w:p>
        </w:tc>
        <w:tc>
          <w:tcPr>
            <w:tcW w:w="252" w:type="pct"/>
            <w:tcBorders>
              <w:top w:val="single" w:sz="4" w:space="0" w:color="auto"/>
              <w:left w:val="nil"/>
              <w:bottom w:val="single" w:sz="4" w:space="0" w:color="auto"/>
              <w:right w:val="single" w:sz="4" w:space="0" w:color="auto"/>
            </w:tcBorders>
            <w:vAlign w:val="center"/>
          </w:tcPr>
          <w:p w14:paraId="554FC670" w14:textId="77777777" w:rsidR="00BD40B1" w:rsidRPr="00AF7284" w:rsidRDefault="00BD40B1" w:rsidP="00F147E0">
            <w:pPr>
              <w:pStyle w:val="Table-Text-Centered"/>
              <w:rPr>
                <w:ins w:id="4851" w:author="Marmol, Dominika Klaudia" w:date="2026-06-08T11:43:00Z"/>
                <w:lang w:val="en-US"/>
              </w:rPr>
            </w:pPr>
          </w:p>
        </w:tc>
        <w:tc>
          <w:tcPr>
            <w:tcW w:w="452" w:type="pct"/>
            <w:tcBorders>
              <w:top w:val="single" w:sz="4" w:space="0" w:color="auto"/>
              <w:left w:val="nil"/>
              <w:bottom w:val="single" w:sz="4" w:space="0" w:color="auto"/>
              <w:right w:val="single" w:sz="4" w:space="0" w:color="auto"/>
            </w:tcBorders>
            <w:vAlign w:val="center"/>
          </w:tcPr>
          <w:p w14:paraId="707CA6B4" w14:textId="77777777" w:rsidR="00BD40B1" w:rsidRPr="00AF7284" w:rsidRDefault="00BD40B1" w:rsidP="00F147E0">
            <w:pPr>
              <w:pStyle w:val="Table-Text-Centered"/>
              <w:rPr>
                <w:ins w:id="4852" w:author="Marmol, Dominika Klaudia" w:date="2026-06-08T11:43:00Z"/>
                <w:lang w:val="en-US"/>
              </w:rPr>
            </w:pPr>
          </w:p>
        </w:tc>
        <w:tc>
          <w:tcPr>
            <w:tcW w:w="355" w:type="pct"/>
            <w:tcBorders>
              <w:top w:val="single" w:sz="4" w:space="0" w:color="auto"/>
              <w:left w:val="nil"/>
              <w:bottom w:val="single" w:sz="4" w:space="0" w:color="auto"/>
              <w:right w:val="single" w:sz="4" w:space="0" w:color="auto"/>
            </w:tcBorders>
            <w:vAlign w:val="center"/>
          </w:tcPr>
          <w:p w14:paraId="7914366E" w14:textId="77777777" w:rsidR="00BD40B1" w:rsidRPr="00AF7284" w:rsidRDefault="00BD40B1" w:rsidP="00F147E0">
            <w:pPr>
              <w:pStyle w:val="Table-Text-Centered"/>
              <w:rPr>
                <w:ins w:id="4853" w:author="Marmol, Dominika Klaudia" w:date="2026-06-08T11:43:00Z"/>
              </w:rPr>
            </w:pPr>
          </w:p>
        </w:tc>
        <w:tc>
          <w:tcPr>
            <w:tcW w:w="350" w:type="pct"/>
            <w:tcBorders>
              <w:top w:val="single" w:sz="4" w:space="0" w:color="auto"/>
              <w:left w:val="single" w:sz="4" w:space="0" w:color="auto"/>
              <w:bottom w:val="single" w:sz="4" w:space="0" w:color="auto"/>
              <w:right w:val="single" w:sz="4" w:space="0" w:color="auto"/>
            </w:tcBorders>
            <w:vAlign w:val="center"/>
          </w:tcPr>
          <w:p w14:paraId="177921A9" w14:textId="77777777" w:rsidR="00BD40B1" w:rsidRPr="00AF7284" w:rsidRDefault="00BD40B1" w:rsidP="00F147E0">
            <w:pPr>
              <w:pStyle w:val="Table-Text-Centered"/>
              <w:rPr>
                <w:ins w:id="4854" w:author="Marmol, Dominika Klaudia" w:date="2026-06-08T11:43: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1D0D0213" w14:textId="77777777" w:rsidR="00BD40B1" w:rsidRPr="00AF7284" w:rsidRDefault="00BD40B1" w:rsidP="00F147E0">
            <w:pPr>
              <w:pStyle w:val="Table-Text-Centered"/>
              <w:rPr>
                <w:ins w:id="4855" w:author="Marmol, Dominika Klaudia" w:date="2026-06-08T11:43:00Z"/>
                <w:lang w:val="en-US"/>
              </w:rPr>
            </w:pPr>
          </w:p>
        </w:tc>
        <w:tc>
          <w:tcPr>
            <w:tcW w:w="375" w:type="pct"/>
            <w:tcBorders>
              <w:top w:val="single" w:sz="4" w:space="0" w:color="auto"/>
              <w:left w:val="nil"/>
              <w:bottom w:val="single" w:sz="4" w:space="0" w:color="auto"/>
              <w:right w:val="single" w:sz="4" w:space="0" w:color="auto"/>
            </w:tcBorders>
            <w:vAlign w:val="center"/>
          </w:tcPr>
          <w:p w14:paraId="171556CA" w14:textId="77777777" w:rsidR="00BD40B1" w:rsidRPr="00AF7284" w:rsidRDefault="00BD40B1" w:rsidP="00F147E0">
            <w:pPr>
              <w:pStyle w:val="Table-Text-Centered"/>
              <w:rPr>
                <w:ins w:id="4856" w:author="Marmol, Dominika Klaudia" w:date="2026-06-08T11:43:00Z"/>
                <w:lang w:val="en-US"/>
              </w:rPr>
            </w:pPr>
          </w:p>
        </w:tc>
      </w:tr>
      <w:tr w:rsidR="008F5115" w14:paraId="5D3B198B" w14:textId="77777777" w:rsidTr="00F147E0">
        <w:trPr>
          <w:trHeight w:val="284"/>
          <w:jc w:val="center"/>
          <w:ins w:id="4857" w:author="Marmol, Dominika Klaudia" w:date="2026-06-08T11:43:00Z"/>
        </w:trPr>
        <w:tc>
          <w:tcPr>
            <w:tcW w:w="1102" w:type="pct"/>
            <w:tcBorders>
              <w:top w:val="single" w:sz="4" w:space="0" w:color="auto"/>
              <w:left w:val="single" w:sz="4" w:space="0" w:color="auto"/>
              <w:bottom w:val="single" w:sz="4" w:space="0" w:color="auto"/>
              <w:right w:val="single" w:sz="4" w:space="0" w:color="auto"/>
            </w:tcBorders>
            <w:vAlign w:val="center"/>
          </w:tcPr>
          <w:p w14:paraId="681A0216" w14:textId="77777777" w:rsidR="00BD40B1" w:rsidRPr="00AF7284" w:rsidRDefault="00E27C57" w:rsidP="00F147E0">
            <w:pPr>
              <w:pStyle w:val="Table-Text-Left"/>
              <w:rPr>
                <w:ins w:id="4858" w:author="Marmol, Dominika Klaudia" w:date="2026-06-08T11:43:00Z"/>
                <w:lang w:val="en-US"/>
              </w:rPr>
            </w:pPr>
            <w:ins w:id="4859" w:author="Marmol, Dominika Klaudia" w:date="2026-06-08T11:43:00Z">
              <w:r w:rsidRPr="00AF7284">
                <w:rPr>
                  <w:lang w:val="en-US"/>
                </w:rPr>
                <w:t>AE reporting</w:t>
              </w:r>
            </w:ins>
          </w:p>
        </w:tc>
        <w:tc>
          <w:tcPr>
            <w:tcW w:w="703" w:type="pct"/>
            <w:tcBorders>
              <w:top w:val="single" w:sz="4" w:space="0" w:color="auto"/>
              <w:left w:val="nil"/>
              <w:bottom w:val="single" w:sz="4" w:space="0" w:color="auto"/>
              <w:right w:val="single" w:sz="4" w:space="0" w:color="auto"/>
            </w:tcBorders>
            <w:vAlign w:val="center"/>
          </w:tcPr>
          <w:p w14:paraId="48CEFFE6" w14:textId="77777777" w:rsidR="00BD40B1" w:rsidRPr="00AF7284" w:rsidRDefault="00BD40B1" w:rsidP="00F147E0">
            <w:pPr>
              <w:pStyle w:val="Table-Text-Centered"/>
              <w:rPr>
                <w:ins w:id="4860" w:author="Marmol, Dominika Klaudia" w:date="2026-06-08T11:43:00Z"/>
                <w:lang w:val="en-US"/>
              </w:rPr>
            </w:pPr>
          </w:p>
        </w:tc>
        <w:tc>
          <w:tcPr>
            <w:tcW w:w="2820" w:type="pct"/>
            <w:gridSpan w:val="9"/>
            <w:tcBorders>
              <w:top w:val="single" w:sz="4" w:space="0" w:color="auto"/>
              <w:left w:val="nil"/>
              <w:bottom w:val="single" w:sz="4" w:space="0" w:color="auto"/>
              <w:right w:val="single" w:sz="4" w:space="0" w:color="auto"/>
            </w:tcBorders>
          </w:tcPr>
          <w:p w14:paraId="483C08B3" w14:textId="77777777" w:rsidR="00BD40B1" w:rsidRPr="00AF7284" w:rsidRDefault="00E27C57" w:rsidP="00F147E0">
            <w:pPr>
              <w:pStyle w:val="Table-Text-Centered"/>
              <w:rPr>
                <w:ins w:id="4861" w:author="Marmol, Dominika Klaudia" w:date="2026-06-08T11:43:00Z"/>
                <w:lang w:val="en-US"/>
              </w:rPr>
            </w:pPr>
            <w:ins w:id="4862" w:author="Marmol, Dominika Klaudia" w:date="2026-06-08T11:43:00Z">
              <w:r w:rsidRPr="00AF7284">
                <w:rPr>
                  <w:lang w:val="en-US"/>
                </w:rPr>
                <w:t>Recorded the moment IMP administration started through 90 days after the last dose of IMP or until a new anticancer therapy is initiated.</w:t>
              </w:r>
            </w:ins>
          </w:p>
        </w:tc>
        <w:tc>
          <w:tcPr>
            <w:tcW w:w="375" w:type="pct"/>
            <w:tcBorders>
              <w:top w:val="single" w:sz="4" w:space="0" w:color="auto"/>
              <w:left w:val="nil"/>
              <w:bottom w:val="single" w:sz="4" w:space="0" w:color="auto"/>
              <w:right w:val="single" w:sz="4" w:space="0" w:color="auto"/>
            </w:tcBorders>
            <w:vAlign w:val="center"/>
          </w:tcPr>
          <w:p w14:paraId="42269551" w14:textId="77777777" w:rsidR="00BD40B1" w:rsidRPr="00AF7284" w:rsidRDefault="00BD40B1" w:rsidP="00F147E0">
            <w:pPr>
              <w:pStyle w:val="Table-Text-Centered"/>
              <w:rPr>
                <w:ins w:id="4863" w:author="Marmol, Dominika Klaudia" w:date="2026-06-08T11:43:00Z"/>
                <w:lang w:val="en-US"/>
              </w:rPr>
            </w:pPr>
          </w:p>
        </w:tc>
      </w:tr>
      <w:tr w:rsidR="008F5115" w14:paraId="2FB0600B" w14:textId="77777777" w:rsidTr="00F147E0">
        <w:trPr>
          <w:trHeight w:val="284"/>
          <w:jc w:val="center"/>
          <w:ins w:id="4864" w:author="Marmol, Dominika Klaudia" w:date="2026-06-08T11:43:00Z"/>
        </w:trPr>
        <w:tc>
          <w:tcPr>
            <w:tcW w:w="1102" w:type="pct"/>
            <w:tcBorders>
              <w:top w:val="single" w:sz="4" w:space="0" w:color="auto"/>
              <w:left w:val="single" w:sz="4" w:space="0" w:color="auto"/>
              <w:bottom w:val="single" w:sz="4" w:space="0" w:color="auto"/>
              <w:right w:val="single" w:sz="4" w:space="0" w:color="auto"/>
            </w:tcBorders>
            <w:vAlign w:val="center"/>
          </w:tcPr>
          <w:p w14:paraId="3F4FD086" w14:textId="77777777" w:rsidR="00BD40B1" w:rsidRPr="00AF7284" w:rsidRDefault="00E27C57" w:rsidP="00F147E0">
            <w:pPr>
              <w:pStyle w:val="Table-Text-Left"/>
              <w:rPr>
                <w:ins w:id="4865" w:author="Marmol, Dominika Klaudia" w:date="2026-06-08T11:43:00Z"/>
                <w:lang w:val="en-US"/>
              </w:rPr>
            </w:pPr>
            <w:ins w:id="4866" w:author="Marmol, Dominika Klaudia" w:date="2026-06-08T11:43:00Z">
              <w:r w:rsidRPr="00AF7284">
                <w:rPr>
                  <w:lang w:val="en-US"/>
                </w:rPr>
                <w:t>SAE reporting </w:t>
              </w:r>
              <w:r w:rsidRPr="00AF7284">
                <w:rPr>
                  <w:sz w:val="22"/>
                  <w:vertAlign w:val="superscript"/>
                  <w:lang w:val="en-US"/>
                </w:rPr>
                <w:t>m</w:t>
              </w:r>
            </w:ins>
          </w:p>
        </w:tc>
        <w:tc>
          <w:tcPr>
            <w:tcW w:w="3522" w:type="pct"/>
            <w:gridSpan w:val="10"/>
            <w:tcBorders>
              <w:top w:val="single" w:sz="4" w:space="0" w:color="auto"/>
              <w:left w:val="single" w:sz="4" w:space="0" w:color="auto"/>
              <w:right w:val="single" w:sz="4" w:space="0" w:color="auto"/>
            </w:tcBorders>
          </w:tcPr>
          <w:p w14:paraId="73FF7526" w14:textId="77777777" w:rsidR="00BD40B1" w:rsidRPr="00AF7284" w:rsidRDefault="00E27C57" w:rsidP="00F147E0">
            <w:pPr>
              <w:pStyle w:val="Table-Text-Centered"/>
              <w:rPr>
                <w:ins w:id="4867" w:author="Marmol, Dominika Klaudia" w:date="2026-06-08T11:43:00Z"/>
                <w:lang w:val="en-US"/>
              </w:rPr>
            </w:pPr>
            <w:ins w:id="4868" w:author="Marmol, Dominika Klaudia" w:date="2026-06-08T11:43:00Z">
              <w:r w:rsidRPr="00AF7284">
                <w:rPr>
                  <w:lang w:val="en-US"/>
                </w:rPr>
                <w:t>Recorded from signing of the ICF through 90 days after the last dose of IMP or until a new anticancer therapy is initiated.</w:t>
              </w:r>
            </w:ins>
          </w:p>
        </w:tc>
        <w:tc>
          <w:tcPr>
            <w:tcW w:w="375" w:type="pct"/>
            <w:tcBorders>
              <w:top w:val="single" w:sz="4" w:space="0" w:color="auto"/>
              <w:left w:val="single" w:sz="4" w:space="0" w:color="auto"/>
              <w:right w:val="single" w:sz="4" w:space="0" w:color="auto"/>
            </w:tcBorders>
            <w:vAlign w:val="center"/>
          </w:tcPr>
          <w:p w14:paraId="2A3E3628" w14:textId="77777777" w:rsidR="00BD40B1" w:rsidRPr="00AF7284" w:rsidRDefault="00BD40B1" w:rsidP="00F147E0">
            <w:pPr>
              <w:pStyle w:val="Table-Text-Centered"/>
              <w:rPr>
                <w:ins w:id="4869" w:author="Marmol, Dominika Klaudia" w:date="2026-06-08T11:43:00Z"/>
                <w:lang w:val="en-US"/>
              </w:rPr>
            </w:pPr>
          </w:p>
        </w:tc>
      </w:tr>
      <w:tr w:rsidR="008F5115" w14:paraId="3B2A774C" w14:textId="77777777" w:rsidTr="00F147E0">
        <w:trPr>
          <w:trHeight w:val="284"/>
          <w:jc w:val="center"/>
          <w:ins w:id="4870" w:author="Marmol, Dominika Klaudia" w:date="2026-06-08T11:43:00Z"/>
        </w:trPr>
        <w:tc>
          <w:tcPr>
            <w:tcW w:w="1102" w:type="pct"/>
            <w:tcBorders>
              <w:top w:val="single" w:sz="4" w:space="0" w:color="auto"/>
              <w:left w:val="single" w:sz="4" w:space="0" w:color="auto"/>
              <w:bottom w:val="single" w:sz="4" w:space="0" w:color="auto"/>
              <w:right w:val="single" w:sz="4" w:space="0" w:color="auto"/>
            </w:tcBorders>
            <w:vAlign w:val="center"/>
          </w:tcPr>
          <w:p w14:paraId="1C6152BA" w14:textId="77777777" w:rsidR="00BD40B1" w:rsidRPr="00AF7284" w:rsidRDefault="00E27C57" w:rsidP="00F147E0">
            <w:pPr>
              <w:pStyle w:val="Table-Text-Left"/>
              <w:rPr>
                <w:ins w:id="4871" w:author="Marmol, Dominika Klaudia" w:date="2026-06-08T11:43:00Z"/>
                <w:lang w:val="en-US"/>
              </w:rPr>
            </w:pPr>
            <w:ins w:id="4872" w:author="Marmol, Dominika Klaudia" w:date="2026-06-08T11:43:00Z">
              <w:r w:rsidRPr="00AF7284">
                <w:rPr>
                  <w:lang w:val="en-US"/>
                </w:rPr>
                <w:t>Concomitant medication</w:t>
              </w:r>
            </w:ins>
          </w:p>
        </w:tc>
        <w:tc>
          <w:tcPr>
            <w:tcW w:w="3522" w:type="pct"/>
            <w:gridSpan w:val="10"/>
            <w:tcBorders>
              <w:top w:val="single" w:sz="4" w:space="0" w:color="auto"/>
              <w:left w:val="single" w:sz="4" w:space="0" w:color="auto"/>
              <w:bottom w:val="single" w:sz="4" w:space="0" w:color="auto"/>
              <w:right w:val="single" w:sz="4" w:space="0" w:color="auto"/>
            </w:tcBorders>
          </w:tcPr>
          <w:p w14:paraId="5CAF5D0B" w14:textId="77777777" w:rsidR="00BD40B1" w:rsidRPr="00AF7284" w:rsidRDefault="00E27C57" w:rsidP="00F147E0">
            <w:pPr>
              <w:pStyle w:val="Table-Text-Centered"/>
              <w:rPr>
                <w:ins w:id="4873" w:author="Marmol, Dominika Klaudia" w:date="2026-06-08T11:43:00Z"/>
                <w:lang w:val="en-US"/>
              </w:rPr>
            </w:pPr>
            <w:ins w:id="4874" w:author="Marmol, Dominika Klaudia" w:date="2026-06-08T11:43:00Z">
              <w:r w:rsidRPr="00AF7284">
                <w:rPr>
                  <w:lang w:val="en-US"/>
                </w:rPr>
                <w:t>Recorded from signing of ICF through 90 days after the last dose of IMP.</w:t>
              </w:r>
            </w:ins>
          </w:p>
        </w:tc>
        <w:tc>
          <w:tcPr>
            <w:tcW w:w="375" w:type="pct"/>
            <w:tcBorders>
              <w:top w:val="single" w:sz="4" w:space="0" w:color="auto"/>
              <w:left w:val="single" w:sz="4" w:space="0" w:color="auto"/>
              <w:bottom w:val="single" w:sz="4" w:space="0" w:color="auto"/>
              <w:right w:val="single" w:sz="4" w:space="0" w:color="auto"/>
            </w:tcBorders>
            <w:vAlign w:val="center"/>
          </w:tcPr>
          <w:p w14:paraId="4E916708" w14:textId="77777777" w:rsidR="00BD40B1" w:rsidRPr="00AF7284" w:rsidRDefault="00BD40B1" w:rsidP="00F147E0">
            <w:pPr>
              <w:pStyle w:val="Table-Text-Centered"/>
              <w:rPr>
                <w:ins w:id="4875" w:author="Marmol, Dominika Klaudia" w:date="2026-06-08T11:43:00Z"/>
                <w:lang w:val="en-US"/>
              </w:rPr>
            </w:pPr>
          </w:p>
        </w:tc>
      </w:tr>
      <w:tr w:rsidR="008F5115" w14:paraId="51F882F1" w14:textId="77777777" w:rsidTr="00F147E0">
        <w:trPr>
          <w:trHeight w:val="284"/>
          <w:jc w:val="center"/>
          <w:ins w:id="4876" w:author="Marmol, Dominika Klaudia" w:date="2026-06-08T11:43:00Z"/>
        </w:trPr>
        <w:tc>
          <w:tcPr>
            <w:tcW w:w="1102" w:type="pct"/>
            <w:tcBorders>
              <w:top w:val="single" w:sz="4" w:space="0" w:color="auto"/>
              <w:left w:val="single" w:sz="4" w:space="0" w:color="auto"/>
              <w:bottom w:val="single" w:sz="4" w:space="0" w:color="auto"/>
              <w:right w:val="single" w:sz="4" w:space="0" w:color="auto"/>
            </w:tcBorders>
            <w:vAlign w:val="center"/>
          </w:tcPr>
          <w:p w14:paraId="672F6CD5" w14:textId="77777777" w:rsidR="00BD40B1" w:rsidRPr="00AF7284" w:rsidRDefault="00E27C57" w:rsidP="00F147E0">
            <w:pPr>
              <w:pStyle w:val="Table-Text-Left"/>
              <w:rPr>
                <w:ins w:id="4877" w:author="Marmol, Dominika Klaudia" w:date="2026-06-08T11:43:00Z"/>
                <w:lang w:val="en-US"/>
              </w:rPr>
            </w:pPr>
            <w:ins w:id="4878" w:author="Marmol, Dominika Klaudia" w:date="2026-06-08T11:43:00Z">
              <w:r w:rsidRPr="00AF7284">
                <w:rPr>
                  <w:lang w:val="en-US"/>
                </w:rPr>
                <w:t>Survival status </w:t>
              </w:r>
              <w:r w:rsidRPr="00AF7284">
                <w:rPr>
                  <w:sz w:val="22"/>
                  <w:vertAlign w:val="superscript"/>
                  <w:lang w:val="en-US"/>
                </w:rPr>
                <w:t>n</w:t>
              </w:r>
            </w:ins>
          </w:p>
        </w:tc>
        <w:tc>
          <w:tcPr>
            <w:tcW w:w="703" w:type="pct"/>
            <w:tcBorders>
              <w:top w:val="single" w:sz="4" w:space="0" w:color="auto"/>
              <w:left w:val="nil"/>
              <w:bottom w:val="single" w:sz="4" w:space="0" w:color="auto"/>
              <w:right w:val="single" w:sz="4" w:space="0" w:color="auto"/>
            </w:tcBorders>
            <w:vAlign w:val="center"/>
          </w:tcPr>
          <w:p w14:paraId="216F197F" w14:textId="77777777" w:rsidR="00BD40B1" w:rsidRPr="00AF7284" w:rsidRDefault="00BD40B1" w:rsidP="00F147E0">
            <w:pPr>
              <w:pStyle w:val="Table-Text-Centered"/>
              <w:rPr>
                <w:ins w:id="4879" w:author="Marmol, Dominika Klaudia" w:date="2026-06-08T11:43:00Z"/>
                <w:lang w:val="en-US"/>
              </w:rPr>
            </w:pPr>
          </w:p>
        </w:tc>
        <w:tc>
          <w:tcPr>
            <w:tcW w:w="251" w:type="pct"/>
            <w:tcBorders>
              <w:top w:val="single" w:sz="4" w:space="0" w:color="auto"/>
              <w:left w:val="nil"/>
              <w:bottom w:val="single" w:sz="4" w:space="0" w:color="auto"/>
              <w:right w:val="single" w:sz="4" w:space="0" w:color="auto"/>
            </w:tcBorders>
            <w:vAlign w:val="center"/>
          </w:tcPr>
          <w:p w14:paraId="3E31E91D" w14:textId="77777777" w:rsidR="00BD40B1" w:rsidRPr="00AF7284" w:rsidRDefault="00BD40B1" w:rsidP="00F147E0">
            <w:pPr>
              <w:pStyle w:val="Table-Text-Centered"/>
              <w:rPr>
                <w:ins w:id="4880" w:author="Marmol, Dominika Klaudia" w:date="2026-06-08T11:43:00Z"/>
                <w:lang w:val="en-US"/>
              </w:rPr>
            </w:pPr>
          </w:p>
        </w:tc>
        <w:tc>
          <w:tcPr>
            <w:tcW w:w="251" w:type="pct"/>
            <w:tcBorders>
              <w:top w:val="single" w:sz="4" w:space="0" w:color="auto"/>
              <w:left w:val="nil"/>
              <w:bottom w:val="single" w:sz="4" w:space="0" w:color="auto"/>
              <w:right w:val="single" w:sz="4" w:space="0" w:color="auto"/>
            </w:tcBorders>
            <w:vAlign w:val="center"/>
          </w:tcPr>
          <w:p w14:paraId="1BC8DE6C" w14:textId="77777777" w:rsidR="00BD40B1" w:rsidRPr="00AF7284" w:rsidRDefault="00BD40B1" w:rsidP="00F147E0">
            <w:pPr>
              <w:pStyle w:val="Table-Text-Centered"/>
              <w:rPr>
                <w:ins w:id="4881" w:author="Marmol, Dominika Klaudia" w:date="2026-06-08T11:43:00Z"/>
                <w:lang w:val="en-US"/>
              </w:rPr>
            </w:pPr>
          </w:p>
        </w:tc>
        <w:tc>
          <w:tcPr>
            <w:tcW w:w="251" w:type="pct"/>
            <w:tcBorders>
              <w:top w:val="single" w:sz="4" w:space="0" w:color="auto"/>
              <w:left w:val="nil"/>
              <w:bottom w:val="single" w:sz="4" w:space="0" w:color="auto"/>
              <w:right w:val="single" w:sz="4" w:space="0" w:color="auto"/>
            </w:tcBorders>
            <w:vAlign w:val="center"/>
          </w:tcPr>
          <w:p w14:paraId="04098365" w14:textId="77777777" w:rsidR="00BD40B1" w:rsidRPr="00AF7284" w:rsidRDefault="00BD40B1" w:rsidP="00F147E0">
            <w:pPr>
              <w:pStyle w:val="Table-Text-Centered"/>
              <w:rPr>
                <w:ins w:id="4882" w:author="Marmol, Dominika Klaudia" w:date="2026-06-08T11:43:00Z"/>
                <w:lang w:val="en-US"/>
              </w:rPr>
            </w:pPr>
          </w:p>
        </w:tc>
        <w:tc>
          <w:tcPr>
            <w:tcW w:w="250" w:type="pct"/>
            <w:tcBorders>
              <w:top w:val="single" w:sz="4" w:space="0" w:color="auto"/>
              <w:left w:val="nil"/>
              <w:bottom w:val="single" w:sz="4" w:space="0" w:color="auto"/>
              <w:right w:val="single" w:sz="4" w:space="0" w:color="auto"/>
            </w:tcBorders>
            <w:vAlign w:val="center"/>
          </w:tcPr>
          <w:p w14:paraId="7C0268F8" w14:textId="77777777" w:rsidR="00BD40B1" w:rsidRPr="00AF7284" w:rsidRDefault="00BD40B1" w:rsidP="00F147E0">
            <w:pPr>
              <w:pStyle w:val="Table-Text-Centered"/>
              <w:rPr>
                <w:ins w:id="4883" w:author="Marmol, Dominika Klaudia" w:date="2026-06-08T11:43:00Z"/>
                <w:lang w:val="en-US"/>
              </w:rPr>
            </w:pPr>
          </w:p>
        </w:tc>
        <w:tc>
          <w:tcPr>
            <w:tcW w:w="252" w:type="pct"/>
            <w:tcBorders>
              <w:top w:val="single" w:sz="4" w:space="0" w:color="auto"/>
              <w:left w:val="nil"/>
              <w:bottom w:val="single" w:sz="4" w:space="0" w:color="auto"/>
              <w:right w:val="single" w:sz="4" w:space="0" w:color="auto"/>
            </w:tcBorders>
            <w:vAlign w:val="center"/>
          </w:tcPr>
          <w:p w14:paraId="0381E38A" w14:textId="77777777" w:rsidR="00BD40B1" w:rsidRPr="00AF7284" w:rsidRDefault="00BD40B1" w:rsidP="00F147E0">
            <w:pPr>
              <w:pStyle w:val="Table-Text-Centered"/>
              <w:rPr>
                <w:ins w:id="4884" w:author="Marmol, Dominika Klaudia" w:date="2026-06-08T11:43:00Z"/>
                <w:lang w:val="en-US"/>
              </w:rPr>
            </w:pPr>
          </w:p>
        </w:tc>
        <w:tc>
          <w:tcPr>
            <w:tcW w:w="452" w:type="pct"/>
            <w:tcBorders>
              <w:top w:val="single" w:sz="4" w:space="0" w:color="auto"/>
              <w:left w:val="nil"/>
              <w:bottom w:val="single" w:sz="4" w:space="0" w:color="auto"/>
              <w:right w:val="single" w:sz="4" w:space="0" w:color="auto"/>
            </w:tcBorders>
            <w:vAlign w:val="center"/>
          </w:tcPr>
          <w:p w14:paraId="2902D8E9" w14:textId="77777777" w:rsidR="00BD40B1" w:rsidRPr="00AF7284" w:rsidRDefault="00BD40B1" w:rsidP="00F147E0">
            <w:pPr>
              <w:pStyle w:val="Table-Text-Centered"/>
              <w:rPr>
                <w:ins w:id="4885" w:author="Marmol, Dominika Klaudia" w:date="2026-06-08T11:43:00Z"/>
                <w:lang w:val="en-US"/>
              </w:rPr>
            </w:pPr>
          </w:p>
        </w:tc>
        <w:tc>
          <w:tcPr>
            <w:tcW w:w="355" w:type="pct"/>
            <w:tcBorders>
              <w:top w:val="single" w:sz="4" w:space="0" w:color="auto"/>
              <w:left w:val="nil"/>
              <w:bottom w:val="single" w:sz="4" w:space="0" w:color="auto"/>
              <w:right w:val="single" w:sz="4" w:space="0" w:color="auto"/>
            </w:tcBorders>
            <w:vAlign w:val="center"/>
          </w:tcPr>
          <w:p w14:paraId="6D4829D3" w14:textId="77777777" w:rsidR="00BD40B1" w:rsidRPr="00AF7284" w:rsidRDefault="00BD40B1" w:rsidP="00F147E0">
            <w:pPr>
              <w:pStyle w:val="Table-Text-Centered"/>
              <w:rPr>
                <w:ins w:id="4886" w:author="Marmol, Dominika Klaudia" w:date="2026-06-08T11:43:00Z"/>
              </w:rPr>
            </w:pPr>
          </w:p>
        </w:tc>
        <w:tc>
          <w:tcPr>
            <w:tcW w:w="350" w:type="pct"/>
            <w:tcBorders>
              <w:top w:val="single" w:sz="4" w:space="0" w:color="auto"/>
              <w:left w:val="single" w:sz="4" w:space="0" w:color="auto"/>
              <w:bottom w:val="single" w:sz="4" w:space="0" w:color="auto"/>
              <w:right w:val="single" w:sz="4" w:space="0" w:color="auto"/>
            </w:tcBorders>
            <w:vAlign w:val="center"/>
          </w:tcPr>
          <w:p w14:paraId="047972ED" w14:textId="77777777" w:rsidR="00BD40B1" w:rsidRPr="00AF7284" w:rsidRDefault="00BD40B1" w:rsidP="00F147E0">
            <w:pPr>
              <w:pStyle w:val="Table-Text-Centered"/>
              <w:rPr>
                <w:ins w:id="4887" w:author="Marmol, Dominika Klaudia" w:date="2026-06-08T11:43: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423A9788" w14:textId="77777777" w:rsidR="00BD40B1" w:rsidRPr="00AF7284" w:rsidRDefault="00BD40B1" w:rsidP="00F147E0">
            <w:pPr>
              <w:pStyle w:val="Table-Text-Centered"/>
              <w:rPr>
                <w:ins w:id="4888" w:author="Marmol, Dominika Klaudia" w:date="2026-06-08T11:43:00Z"/>
                <w:lang w:val="en-US"/>
              </w:rPr>
            </w:pPr>
          </w:p>
        </w:tc>
        <w:tc>
          <w:tcPr>
            <w:tcW w:w="375" w:type="pct"/>
            <w:tcBorders>
              <w:top w:val="single" w:sz="4" w:space="0" w:color="auto"/>
              <w:left w:val="nil"/>
              <w:bottom w:val="single" w:sz="4" w:space="0" w:color="auto"/>
              <w:right w:val="single" w:sz="4" w:space="0" w:color="auto"/>
            </w:tcBorders>
            <w:vAlign w:val="center"/>
          </w:tcPr>
          <w:p w14:paraId="5CD42767" w14:textId="77777777" w:rsidR="00BD40B1" w:rsidRPr="00AF7284" w:rsidRDefault="00E27C57" w:rsidP="00F147E0">
            <w:pPr>
              <w:pStyle w:val="Table-Text-Centered"/>
              <w:rPr>
                <w:ins w:id="4889" w:author="Marmol, Dominika Klaudia" w:date="2026-06-08T11:43:00Z"/>
                <w:lang w:val="en-US"/>
              </w:rPr>
            </w:pPr>
            <w:ins w:id="4890" w:author="Marmol, Dominika Klaudia" w:date="2026-06-08T11:43:00Z">
              <w:r w:rsidRPr="00AF7284">
                <w:rPr>
                  <w:lang w:val="en-US"/>
                </w:rPr>
                <w:t>X</w:t>
              </w:r>
            </w:ins>
          </w:p>
        </w:tc>
      </w:tr>
      <w:tr w:rsidR="008F5115" w14:paraId="1F0B1C46" w14:textId="77777777" w:rsidTr="00F147E0">
        <w:trPr>
          <w:trHeight w:val="284"/>
          <w:jc w:val="center"/>
          <w:ins w:id="4891" w:author="Marmol, Dominika Klaudia" w:date="2026-06-08T11:43:00Z"/>
        </w:trPr>
        <w:tc>
          <w:tcPr>
            <w:tcW w:w="1102" w:type="pct"/>
            <w:tcBorders>
              <w:top w:val="single" w:sz="4" w:space="0" w:color="auto"/>
              <w:left w:val="single" w:sz="4" w:space="0" w:color="auto"/>
              <w:bottom w:val="single" w:sz="4" w:space="0" w:color="auto"/>
              <w:right w:val="single" w:sz="4" w:space="0" w:color="auto"/>
            </w:tcBorders>
            <w:vAlign w:val="center"/>
          </w:tcPr>
          <w:p w14:paraId="45C4404D" w14:textId="77777777" w:rsidR="00BD40B1" w:rsidRPr="00AF7284" w:rsidRDefault="00E27C57" w:rsidP="00F147E0">
            <w:pPr>
              <w:pStyle w:val="Table-Text-Left"/>
              <w:rPr>
                <w:ins w:id="4892" w:author="Marmol, Dominika Klaudia" w:date="2026-06-08T11:43:00Z"/>
                <w:lang w:val="en-US"/>
              </w:rPr>
            </w:pPr>
            <w:ins w:id="4893" w:author="Marmol, Dominika Klaudia" w:date="2026-06-08T11:43:00Z">
              <w:r w:rsidRPr="00AF7284">
                <w:rPr>
                  <w:lang w:val="en-US"/>
                </w:rPr>
                <w:t>CT/MRI and tumor assessment </w:t>
              </w:r>
              <w:r w:rsidRPr="00AF7284">
                <w:rPr>
                  <w:sz w:val="22"/>
                  <w:vertAlign w:val="superscript"/>
                  <w:lang w:val="en-US"/>
                </w:rPr>
                <w:t>o</w:t>
              </w:r>
            </w:ins>
          </w:p>
        </w:tc>
        <w:tc>
          <w:tcPr>
            <w:tcW w:w="703" w:type="pct"/>
            <w:tcBorders>
              <w:top w:val="single" w:sz="4" w:space="0" w:color="auto"/>
              <w:left w:val="single" w:sz="4" w:space="0" w:color="auto"/>
              <w:bottom w:val="single" w:sz="4" w:space="0" w:color="auto"/>
              <w:right w:val="single" w:sz="4" w:space="0" w:color="auto"/>
            </w:tcBorders>
            <w:vAlign w:val="center"/>
          </w:tcPr>
          <w:p w14:paraId="14E3A144" w14:textId="77777777" w:rsidR="00BD40B1" w:rsidRPr="00AF7284" w:rsidRDefault="00E27C57" w:rsidP="00F147E0">
            <w:pPr>
              <w:pStyle w:val="Table-Text-Centered"/>
              <w:rPr>
                <w:ins w:id="4894" w:author="Marmol, Dominika Klaudia" w:date="2026-06-08T11:43:00Z"/>
                <w:vertAlign w:val="superscript"/>
                <w:lang w:val="en-US"/>
              </w:rPr>
            </w:pPr>
            <w:ins w:id="4895" w:author="Marmol, Dominika Klaudia" w:date="2026-06-08T11:43:00Z">
              <w:r w:rsidRPr="00AF7284">
                <w:rPr>
                  <w:lang w:val="en-US"/>
                </w:rPr>
                <w:t>X</w:t>
              </w:r>
            </w:ins>
          </w:p>
        </w:tc>
        <w:tc>
          <w:tcPr>
            <w:tcW w:w="1707" w:type="pct"/>
            <w:gridSpan w:val="6"/>
            <w:tcBorders>
              <w:top w:val="single" w:sz="4" w:space="0" w:color="auto"/>
              <w:left w:val="single" w:sz="4" w:space="0" w:color="auto"/>
              <w:bottom w:val="single" w:sz="4" w:space="0" w:color="auto"/>
              <w:right w:val="single" w:sz="4" w:space="0" w:color="auto"/>
            </w:tcBorders>
            <w:vAlign w:val="center"/>
          </w:tcPr>
          <w:p w14:paraId="7BAE78A1" w14:textId="77777777" w:rsidR="00BD40B1" w:rsidRPr="00AF7284" w:rsidRDefault="00E27C57" w:rsidP="00F147E0">
            <w:pPr>
              <w:pStyle w:val="Table-Text-Centered"/>
              <w:rPr>
                <w:ins w:id="4896" w:author="Marmol, Dominika Klaudia" w:date="2026-06-08T11:43:00Z"/>
                <w:lang w:val="en-US"/>
              </w:rPr>
            </w:pPr>
            <w:ins w:id="4897" w:author="Marmol, Dominika Klaudia" w:date="2026-06-08T11:43:00Z">
              <w:r w:rsidRPr="00AF7284">
                <w:rPr>
                  <w:lang w:val="en-US"/>
                </w:rPr>
                <w:t>At baseline (C1D1) and every 6 weeks (±7 days) up to 48 weeks following C1D1, regardless of dose delays. Week 48 onwards, tumor assessment is required every 12 weeks (±7 days).</w:t>
              </w:r>
            </w:ins>
          </w:p>
        </w:tc>
        <w:tc>
          <w:tcPr>
            <w:tcW w:w="355" w:type="pct"/>
            <w:tcBorders>
              <w:top w:val="single" w:sz="4" w:space="0" w:color="auto"/>
              <w:left w:val="single" w:sz="4" w:space="0" w:color="auto"/>
              <w:bottom w:val="single" w:sz="4" w:space="0" w:color="auto"/>
              <w:right w:val="single" w:sz="4" w:space="0" w:color="auto"/>
            </w:tcBorders>
            <w:vAlign w:val="center"/>
          </w:tcPr>
          <w:p w14:paraId="6F56AAE7" w14:textId="77777777" w:rsidR="00BD40B1" w:rsidRPr="00AF7284" w:rsidRDefault="00E27C57" w:rsidP="00F147E0">
            <w:pPr>
              <w:pStyle w:val="Table-Text-Centered"/>
              <w:rPr>
                <w:ins w:id="4898" w:author="Marmol, Dominika Klaudia" w:date="2026-06-08T11:43:00Z"/>
              </w:rPr>
            </w:pPr>
            <w:ins w:id="4899" w:author="Marmol, Dominika Klaudia" w:date="2026-06-08T11:43:00Z">
              <w:r w:rsidRPr="00AF7284">
                <w:rPr>
                  <w:position w:val="-8"/>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6AE747D7" w14:textId="77777777" w:rsidR="00BD40B1" w:rsidRPr="00AF7284" w:rsidRDefault="00E27C57" w:rsidP="00F147E0">
            <w:pPr>
              <w:pStyle w:val="Table-Text-Centered"/>
              <w:rPr>
                <w:ins w:id="4900" w:author="Marmol, Dominika Klaudia" w:date="2026-06-08T11:43:00Z"/>
                <w:lang w:val="en-US"/>
              </w:rPr>
            </w:pPr>
            <w:ins w:id="4901" w:author="Marmol, Dominika Klaudia" w:date="2026-06-08T11:43:00Z">
              <w:r w:rsidRPr="00AF7284">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45BC00E9" w14:textId="77777777" w:rsidR="00BD40B1" w:rsidRPr="00AF7284" w:rsidRDefault="00E27C57" w:rsidP="00F147E0">
            <w:pPr>
              <w:pStyle w:val="Table-Text-Centered"/>
              <w:rPr>
                <w:ins w:id="4902" w:author="Marmol, Dominika Klaudia" w:date="2026-06-08T11:43:00Z"/>
                <w:lang w:val="en-US"/>
              </w:rPr>
            </w:pPr>
            <w:ins w:id="4903" w:author="Marmol, Dominika Klaudia" w:date="2026-06-08T11:43:00Z">
              <w:r w:rsidRPr="00AF7284">
                <w:rPr>
                  <w:lang w:val="en-US"/>
                </w:rPr>
                <w:t>X</w:t>
              </w:r>
            </w:ins>
          </w:p>
        </w:tc>
        <w:tc>
          <w:tcPr>
            <w:tcW w:w="375" w:type="pct"/>
            <w:tcBorders>
              <w:top w:val="single" w:sz="4" w:space="0" w:color="auto"/>
              <w:left w:val="single" w:sz="4" w:space="0" w:color="auto"/>
              <w:bottom w:val="single" w:sz="4" w:space="0" w:color="auto"/>
              <w:right w:val="single" w:sz="4" w:space="0" w:color="auto"/>
            </w:tcBorders>
            <w:vAlign w:val="center"/>
          </w:tcPr>
          <w:p w14:paraId="587BC395" w14:textId="77777777" w:rsidR="00BD40B1" w:rsidRPr="00AF7284" w:rsidRDefault="00E27C57" w:rsidP="00F147E0">
            <w:pPr>
              <w:pStyle w:val="Table-Text-Centered"/>
              <w:rPr>
                <w:ins w:id="4904" w:author="Marmol, Dominika Klaudia" w:date="2026-06-08T11:43:00Z"/>
                <w:lang w:val="en-US"/>
              </w:rPr>
            </w:pPr>
            <w:ins w:id="4905" w:author="Marmol, Dominika Klaudia" w:date="2026-06-08T11:43:00Z">
              <w:r w:rsidRPr="00AF7284">
                <w:rPr>
                  <w:position w:val="-8"/>
                  <w:lang w:val="en-US"/>
                </w:rPr>
                <w:t>X</w:t>
              </w:r>
            </w:ins>
          </w:p>
        </w:tc>
      </w:tr>
      <w:tr w:rsidR="008F5115" w14:paraId="30611603" w14:textId="77777777" w:rsidTr="00F147E0">
        <w:trPr>
          <w:trHeight w:val="284"/>
          <w:jc w:val="center"/>
          <w:ins w:id="4906" w:author="Marmol, Dominika Klaudia" w:date="2026-06-08T11:43:00Z"/>
        </w:trPr>
        <w:tc>
          <w:tcPr>
            <w:tcW w:w="1102" w:type="pct"/>
            <w:tcBorders>
              <w:top w:val="single" w:sz="4" w:space="0" w:color="auto"/>
              <w:left w:val="single" w:sz="4" w:space="0" w:color="auto"/>
              <w:bottom w:val="single" w:sz="4" w:space="0" w:color="auto"/>
              <w:right w:val="single" w:sz="4" w:space="0" w:color="auto"/>
            </w:tcBorders>
            <w:vAlign w:val="center"/>
          </w:tcPr>
          <w:p w14:paraId="0848678D" w14:textId="77777777" w:rsidR="00BD40B1" w:rsidRPr="00AF7284" w:rsidRDefault="00E27C57" w:rsidP="00F147E0">
            <w:pPr>
              <w:pStyle w:val="Table-Text-Left"/>
              <w:rPr>
                <w:ins w:id="4907" w:author="Marmol, Dominika Klaudia" w:date="2026-06-08T11:43:00Z"/>
                <w:lang w:val="en-US"/>
              </w:rPr>
            </w:pPr>
            <w:ins w:id="4908" w:author="Marmol, Dominika Klaudia" w:date="2026-06-08T11:43:00Z">
              <w:r w:rsidRPr="00AF7284">
                <w:rPr>
                  <w:lang w:val="en-US"/>
                </w:rPr>
                <w:t>Pregnancy test/counselling </w:t>
              </w:r>
              <w:r w:rsidRPr="00AF7284">
                <w:rPr>
                  <w:sz w:val="22"/>
                  <w:vertAlign w:val="superscript"/>
                  <w:lang w:val="en-US"/>
                </w:rPr>
                <w:t>p</w:t>
              </w:r>
            </w:ins>
          </w:p>
        </w:tc>
        <w:tc>
          <w:tcPr>
            <w:tcW w:w="703" w:type="pct"/>
            <w:tcBorders>
              <w:top w:val="single" w:sz="4" w:space="0" w:color="auto"/>
              <w:left w:val="single" w:sz="4" w:space="0" w:color="auto"/>
              <w:bottom w:val="single" w:sz="4" w:space="0" w:color="auto"/>
              <w:right w:val="single" w:sz="4" w:space="0" w:color="auto"/>
            </w:tcBorders>
            <w:vAlign w:val="center"/>
          </w:tcPr>
          <w:p w14:paraId="5CB92F96" w14:textId="77777777" w:rsidR="00BD40B1" w:rsidRPr="00AF7284" w:rsidRDefault="00E27C57" w:rsidP="00F147E0">
            <w:pPr>
              <w:pStyle w:val="Table-Text-Centered"/>
              <w:rPr>
                <w:ins w:id="4909" w:author="Marmol, Dominika Klaudia" w:date="2026-06-08T11:43:00Z"/>
                <w:lang w:val="en-US"/>
              </w:rPr>
            </w:pPr>
            <w:ins w:id="4910" w:author="Marmol, Dominika Klaudia" w:date="2026-06-08T11:43:00Z">
              <w:r w:rsidRPr="00AF7284">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47638381" w14:textId="77777777" w:rsidR="00BD40B1" w:rsidRPr="00AF7284" w:rsidRDefault="00E27C57" w:rsidP="00F147E0">
            <w:pPr>
              <w:pStyle w:val="Table-Text-Centered"/>
              <w:rPr>
                <w:ins w:id="4911" w:author="Marmol, Dominika Klaudia" w:date="2026-06-08T11:43:00Z"/>
                <w:lang w:val="en-US"/>
              </w:rPr>
            </w:pPr>
            <w:ins w:id="4912" w:author="Marmol, Dominika Klaudia" w:date="2026-06-08T11:43:00Z">
              <w:r w:rsidRPr="00AF7284">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4FB8C8EC" w14:textId="77777777" w:rsidR="00BD40B1" w:rsidRPr="00AF7284" w:rsidRDefault="00BD40B1" w:rsidP="00F147E0">
            <w:pPr>
              <w:pStyle w:val="Table-Text-Centered"/>
              <w:rPr>
                <w:ins w:id="4913" w:author="Marmol, Dominika Klaudia" w:date="2026-06-08T11:43:00Z"/>
                <w:lang w:val="en-US"/>
              </w:rPr>
            </w:pPr>
          </w:p>
        </w:tc>
        <w:tc>
          <w:tcPr>
            <w:tcW w:w="251" w:type="pct"/>
            <w:tcBorders>
              <w:top w:val="single" w:sz="4" w:space="0" w:color="auto"/>
              <w:left w:val="single" w:sz="4" w:space="0" w:color="auto"/>
              <w:bottom w:val="single" w:sz="4" w:space="0" w:color="auto"/>
              <w:right w:val="single" w:sz="4" w:space="0" w:color="auto"/>
            </w:tcBorders>
            <w:vAlign w:val="center"/>
          </w:tcPr>
          <w:p w14:paraId="7F00F67F" w14:textId="77777777" w:rsidR="00BD40B1" w:rsidRPr="00AF7284" w:rsidRDefault="00BD40B1" w:rsidP="00F147E0">
            <w:pPr>
              <w:pStyle w:val="Table-Text-Centered"/>
              <w:rPr>
                <w:ins w:id="4914" w:author="Marmol, Dominika Klaudia" w:date="2026-06-08T11:43:00Z"/>
                <w:lang w:val="en-US"/>
              </w:rPr>
            </w:pPr>
          </w:p>
        </w:tc>
        <w:tc>
          <w:tcPr>
            <w:tcW w:w="250" w:type="pct"/>
            <w:tcBorders>
              <w:top w:val="single" w:sz="4" w:space="0" w:color="auto"/>
              <w:left w:val="single" w:sz="4" w:space="0" w:color="auto"/>
              <w:bottom w:val="single" w:sz="4" w:space="0" w:color="auto"/>
              <w:right w:val="single" w:sz="4" w:space="0" w:color="auto"/>
            </w:tcBorders>
            <w:vAlign w:val="center"/>
          </w:tcPr>
          <w:p w14:paraId="62FD7480" w14:textId="77777777" w:rsidR="00BD40B1" w:rsidRPr="00AF7284" w:rsidRDefault="00E27C57" w:rsidP="00F147E0">
            <w:pPr>
              <w:pStyle w:val="Table-Text-Centered"/>
              <w:rPr>
                <w:ins w:id="4915" w:author="Marmol, Dominika Klaudia" w:date="2026-06-08T11:43:00Z"/>
                <w:lang w:val="en-US"/>
              </w:rPr>
            </w:pPr>
            <w:ins w:id="4916" w:author="Marmol, Dominika Klaudia" w:date="2026-06-08T11:43:00Z">
              <w:r w:rsidRPr="00AF7284">
                <w:rPr>
                  <w:lang w:val="en-US"/>
                </w:rPr>
                <w:t>X</w:t>
              </w:r>
            </w:ins>
          </w:p>
        </w:tc>
        <w:tc>
          <w:tcPr>
            <w:tcW w:w="252" w:type="pct"/>
            <w:tcBorders>
              <w:top w:val="single" w:sz="4" w:space="0" w:color="auto"/>
              <w:left w:val="single" w:sz="4" w:space="0" w:color="auto"/>
              <w:bottom w:val="single" w:sz="4" w:space="0" w:color="auto"/>
              <w:right w:val="single" w:sz="4" w:space="0" w:color="auto"/>
            </w:tcBorders>
            <w:vAlign w:val="center"/>
          </w:tcPr>
          <w:p w14:paraId="306B30D6" w14:textId="77777777" w:rsidR="00BD40B1" w:rsidRPr="00AF7284" w:rsidRDefault="00BD40B1" w:rsidP="00F147E0">
            <w:pPr>
              <w:pStyle w:val="Table-Text-Centered"/>
              <w:rPr>
                <w:ins w:id="4917" w:author="Marmol, Dominika Klaudia" w:date="2026-06-08T11:43:00Z"/>
                <w:lang w:val="en-US"/>
              </w:rPr>
            </w:pPr>
          </w:p>
        </w:tc>
        <w:tc>
          <w:tcPr>
            <w:tcW w:w="452" w:type="pct"/>
            <w:tcBorders>
              <w:top w:val="single" w:sz="4" w:space="0" w:color="auto"/>
              <w:left w:val="single" w:sz="4" w:space="0" w:color="auto"/>
              <w:bottom w:val="single" w:sz="4" w:space="0" w:color="auto"/>
              <w:right w:val="single" w:sz="4" w:space="0" w:color="auto"/>
            </w:tcBorders>
            <w:vAlign w:val="center"/>
          </w:tcPr>
          <w:p w14:paraId="1B3D4F85" w14:textId="77777777" w:rsidR="00BD40B1" w:rsidRPr="00AF7284" w:rsidRDefault="00E27C57" w:rsidP="00F147E0">
            <w:pPr>
              <w:pStyle w:val="Table-Text-Centered"/>
              <w:rPr>
                <w:ins w:id="4918" w:author="Marmol, Dominika Klaudia" w:date="2026-06-08T11:43:00Z"/>
                <w:lang w:val="en-US"/>
              </w:rPr>
            </w:pPr>
            <w:ins w:id="4919" w:author="Marmol, Dominika Klaudia" w:date="2026-06-08T11:43:00Z">
              <w:r w:rsidRPr="00AF7284">
                <w:rPr>
                  <w:lang w:val="en-US"/>
                </w:rPr>
                <w:t>X</w:t>
              </w:r>
            </w:ins>
          </w:p>
        </w:tc>
        <w:tc>
          <w:tcPr>
            <w:tcW w:w="355" w:type="pct"/>
            <w:tcBorders>
              <w:top w:val="single" w:sz="4" w:space="0" w:color="auto"/>
              <w:left w:val="single" w:sz="4" w:space="0" w:color="auto"/>
              <w:bottom w:val="single" w:sz="4" w:space="0" w:color="auto"/>
              <w:right w:val="single" w:sz="4" w:space="0" w:color="auto"/>
            </w:tcBorders>
            <w:vAlign w:val="center"/>
          </w:tcPr>
          <w:p w14:paraId="1A2069A0" w14:textId="77777777" w:rsidR="00BD40B1" w:rsidRPr="00AF7284" w:rsidRDefault="00E27C57" w:rsidP="00F147E0">
            <w:pPr>
              <w:pStyle w:val="Table-Text-Centered"/>
              <w:rPr>
                <w:ins w:id="4920" w:author="Marmol, Dominika Klaudia" w:date="2026-06-08T11:43:00Z"/>
              </w:rPr>
            </w:pPr>
            <w:ins w:id="4921" w:author="Marmol, Dominika Klaudia" w:date="2026-06-08T11:43:00Z">
              <w:r w:rsidRPr="00AF7284">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6880DD77" w14:textId="77777777" w:rsidR="00BD40B1" w:rsidRPr="00AF7284" w:rsidRDefault="00BD40B1" w:rsidP="00F147E0">
            <w:pPr>
              <w:pStyle w:val="Table-Text-Centered"/>
              <w:rPr>
                <w:ins w:id="4922" w:author="Marmol, Dominika Klaudia" w:date="2026-06-08T11:43: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32BCFCDE" w14:textId="77777777" w:rsidR="00BD40B1" w:rsidRPr="00AF7284" w:rsidRDefault="00BD40B1" w:rsidP="00F147E0">
            <w:pPr>
              <w:pStyle w:val="Table-Text-Centered"/>
              <w:rPr>
                <w:ins w:id="4923" w:author="Marmol, Dominika Klaudia" w:date="2026-06-08T11:43:00Z"/>
                <w:lang w:val="en-US"/>
              </w:rPr>
            </w:pPr>
          </w:p>
        </w:tc>
        <w:tc>
          <w:tcPr>
            <w:tcW w:w="375" w:type="pct"/>
            <w:tcBorders>
              <w:top w:val="single" w:sz="4" w:space="0" w:color="auto"/>
              <w:left w:val="single" w:sz="4" w:space="0" w:color="auto"/>
              <w:bottom w:val="single" w:sz="4" w:space="0" w:color="auto"/>
              <w:right w:val="single" w:sz="4" w:space="0" w:color="auto"/>
            </w:tcBorders>
            <w:vAlign w:val="center"/>
          </w:tcPr>
          <w:p w14:paraId="173D93F0" w14:textId="77777777" w:rsidR="00BD40B1" w:rsidRPr="00AF7284" w:rsidRDefault="00BD40B1" w:rsidP="00F147E0">
            <w:pPr>
              <w:pStyle w:val="Table-Text-Centered"/>
              <w:rPr>
                <w:ins w:id="4924" w:author="Marmol, Dominika Klaudia" w:date="2026-06-08T11:43:00Z"/>
                <w:lang w:val="en-US"/>
              </w:rPr>
            </w:pPr>
          </w:p>
        </w:tc>
      </w:tr>
      <w:tr w:rsidR="008F5115" w14:paraId="1D4A5B3D" w14:textId="77777777" w:rsidTr="00F147E0">
        <w:trPr>
          <w:trHeight w:val="284"/>
          <w:jc w:val="center"/>
          <w:ins w:id="4925" w:author="Marmol, Dominika Klaudia" w:date="2026-06-08T11:43:00Z"/>
        </w:trPr>
        <w:tc>
          <w:tcPr>
            <w:tcW w:w="1102" w:type="pct"/>
            <w:tcBorders>
              <w:top w:val="single" w:sz="4" w:space="0" w:color="auto"/>
              <w:left w:val="single" w:sz="4" w:space="0" w:color="auto"/>
              <w:bottom w:val="single" w:sz="4" w:space="0" w:color="auto"/>
              <w:right w:val="single" w:sz="4" w:space="0" w:color="auto"/>
            </w:tcBorders>
            <w:vAlign w:val="center"/>
          </w:tcPr>
          <w:p w14:paraId="179630EE" w14:textId="77777777" w:rsidR="00BD40B1" w:rsidRPr="00AF7284" w:rsidRDefault="00E27C57" w:rsidP="00F147E0">
            <w:pPr>
              <w:pStyle w:val="Table-Text-Left"/>
              <w:rPr>
                <w:ins w:id="4926" w:author="Marmol, Dominika Klaudia" w:date="2026-06-08T11:43:00Z"/>
                <w:vertAlign w:val="superscript"/>
                <w:lang w:val="en-US"/>
              </w:rPr>
            </w:pPr>
            <w:ins w:id="4927" w:author="Marmol, Dominika Klaudia" w:date="2026-06-08T11:43:00Z">
              <w:r w:rsidRPr="00AF7284">
                <w:rPr>
                  <w:lang w:val="en-US"/>
                </w:rPr>
                <w:t>Complete blood count/</w:t>
              </w:r>
              <w:r w:rsidRPr="00AF7284">
                <w:rPr>
                  <w:lang w:val="en-US"/>
                </w:rPr>
                <w:br/>
                <w:t>biochemistry </w:t>
              </w:r>
              <w:r w:rsidRPr="00AF7284">
                <w:rPr>
                  <w:sz w:val="22"/>
                  <w:vertAlign w:val="superscript"/>
                  <w:lang w:val="en-US"/>
                </w:rPr>
                <w:t>q</w:t>
              </w:r>
            </w:ins>
          </w:p>
        </w:tc>
        <w:tc>
          <w:tcPr>
            <w:tcW w:w="703" w:type="pct"/>
            <w:tcBorders>
              <w:top w:val="single" w:sz="4" w:space="0" w:color="auto"/>
              <w:left w:val="single" w:sz="4" w:space="0" w:color="auto"/>
              <w:bottom w:val="single" w:sz="4" w:space="0" w:color="auto"/>
              <w:right w:val="single" w:sz="4" w:space="0" w:color="auto"/>
            </w:tcBorders>
            <w:vAlign w:val="center"/>
          </w:tcPr>
          <w:p w14:paraId="77DFEB01" w14:textId="77777777" w:rsidR="00BD40B1" w:rsidRPr="00AF7284" w:rsidRDefault="00E27C57" w:rsidP="00F147E0">
            <w:pPr>
              <w:pStyle w:val="Table-Text-Centered"/>
              <w:rPr>
                <w:ins w:id="4928" w:author="Marmol, Dominika Klaudia" w:date="2026-06-08T11:43:00Z"/>
                <w:lang w:val="en-US"/>
              </w:rPr>
            </w:pPr>
            <w:ins w:id="4929" w:author="Marmol, Dominika Klaudia" w:date="2026-06-08T11:43:00Z">
              <w:r w:rsidRPr="00AF7284">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64478FAE" w14:textId="77777777" w:rsidR="00BD40B1" w:rsidRPr="00AF7284" w:rsidRDefault="00E27C57" w:rsidP="00F147E0">
            <w:pPr>
              <w:pStyle w:val="Table-Text-Centered"/>
              <w:rPr>
                <w:ins w:id="4930" w:author="Marmol, Dominika Klaudia" w:date="2026-06-08T11:43:00Z"/>
                <w:lang w:val="en-US"/>
              </w:rPr>
            </w:pPr>
            <w:ins w:id="4931" w:author="Marmol, Dominika Klaudia" w:date="2026-06-08T11:43:00Z">
              <w:r w:rsidRPr="00AF7284">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285FEC0A" w14:textId="77777777" w:rsidR="00BD40B1" w:rsidRPr="00AF7284" w:rsidRDefault="00BD40B1" w:rsidP="00F147E0">
            <w:pPr>
              <w:pStyle w:val="Table-Text-Centered"/>
              <w:rPr>
                <w:ins w:id="4932" w:author="Marmol, Dominika Klaudia" w:date="2026-06-08T11:43:00Z"/>
                <w:lang w:val="en-US"/>
              </w:rPr>
            </w:pPr>
          </w:p>
        </w:tc>
        <w:tc>
          <w:tcPr>
            <w:tcW w:w="251" w:type="pct"/>
            <w:tcBorders>
              <w:top w:val="single" w:sz="4" w:space="0" w:color="auto"/>
              <w:left w:val="single" w:sz="4" w:space="0" w:color="auto"/>
              <w:bottom w:val="single" w:sz="4" w:space="0" w:color="auto"/>
              <w:right w:val="single" w:sz="4" w:space="0" w:color="auto"/>
            </w:tcBorders>
            <w:vAlign w:val="center"/>
          </w:tcPr>
          <w:p w14:paraId="02EF0FB5" w14:textId="77777777" w:rsidR="00BD40B1" w:rsidRPr="00AF7284" w:rsidRDefault="00E27C57" w:rsidP="00F147E0">
            <w:pPr>
              <w:pStyle w:val="Table-Text-Centered"/>
              <w:rPr>
                <w:ins w:id="4933" w:author="Marmol, Dominika Klaudia" w:date="2026-06-08T11:43:00Z"/>
                <w:lang w:val="en-US"/>
              </w:rPr>
            </w:pPr>
            <w:ins w:id="4934" w:author="Marmol, Dominika Klaudia" w:date="2026-06-08T11:43:00Z">
              <w:r w:rsidRPr="00AF7284">
                <w:rPr>
                  <w:lang w:val="en-US"/>
                </w:rPr>
                <w:t>X</w:t>
              </w:r>
            </w:ins>
          </w:p>
        </w:tc>
        <w:tc>
          <w:tcPr>
            <w:tcW w:w="250" w:type="pct"/>
            <w:tcBorders>
              <w:top w:val="single" w:sz="4" w:space="0" w:color="auto"/>
              <w:left w:val="single" w:sz="4" w:space="0" w:color="auto"/>
              <w:bottom w:val="single" w:sz="4" w:space="0" w:color="auto"/>
              <w:right w:val="single" w:sz="4" w:space="0" w:color="auto"/>
            </w:tcBorders>
            <w:vAlign w:val="center"/>
          </w:tcPr>
          <w:p w14:paraId="283A3E97" w14:textId="77777777" w:rsidR="00BD40B1" w:rsidRPr="00AF7284" w:rsidRDefault="00E27C57" w:rsidP="00F147E0">
            <w:pPr>
              <w:pStyle w:val="Table-Text-Centered"/>
              <w:rPr>
                <w:ins w:id="4935" w:author="Marmol, Dominika Klaudia" w:date="2026-06-08T11:43:00Z"/>
                <w:lang w:val="en-US"/>
              </w:rPr>
            </w:pPr>
            <w:ins w:id="4936" w:author="Marmol, Dominika Klaudia" w:date="2026-06-08T11:43:00Z">
              <w:r w:rsidRPr="00AF7284">
                <w:rPr>
                  <w:lang w:val="en-US"/>
                </w:rPr>
                <w:t>X</w:t>
              </w:r>
            </w:ins>
          </w:p>
        </w:tc>
        <w:tc>
          <w:tcPr>
            <w:tcW w:w="252" w:type="pct"/>
            <w:tcBorders>
              <w:top w:val="single" w:sz="4" w:space="0" w:color="auto"/>
              <w:left w:val="single" w:sz="4" w:space="0" w:color="auto"/>
              <w:bottom w:val="single" w:sz="4" w:space="0" w:color="auto"/>
              <w:right w:val="single" w:sz="4" w:space="0" w:color="auto"/>
            </w:tcBorders>
            <w:vAlign w:val="center"/>
          </w:tcPr>
          <w:p w14:paraId="5D7FE44C" w14:textId="77777777" w:rsidR="00BD40B1" w:rsidRPr="00AF7284" w:rsidRDefault="00E27C57" w:rsidP="00F147E0">
            <w:pPr>
              <w:pStyle w:val="Table-Text-Centered"/>
              <w:rPr>
                <w:ins w:id="4937" w:author="Marmol, Dominika Klaudia" w:date="2026-06-08T11:43:00Z"/>
                <w:lang w:val="en-US"/>
              </w:rPr>
            </w:pPr>
            <w:ins w:id="4938" w:author="Marmol, Dominika Klaudia" w:date="2026-06-08T11:43:00Z">
              <w:r w:rsidRPr="00AF7284">
                <w:rPr>
                  <w:lang w:val="en-US"/>
                </w:rPr>
                <w:t>X</w:t>
              </w:r>
            </w:ins>
          </w:p>
        </w:tc>
        <w:tc>
          <w:tcPr>
            <w:tcW w:w="452" w:type="pct"/>
            <w:tcBorders>
              <w:top w:val="single" w:sz="4" w:space="0" w:color="auto"/>
              <w:left w:val="single" w:sz="4" w:space="0" w:color="auto"/>
              <w:bottom w:val="single" w:sz="4" w:space="0" w:color="auto"/>
              <w:right w:val="single" w:sz="4" w:space="0" w:color="auto"/>
            </w:tcBorders>
            <w:vAlign w:val="center"/>
          </w:tcPr>
          <w:p w14:paraId="0E66265B" w14:textId="77777777" w:rsidR="00BD40B1" w:rsidRPr="00AF7284" w:rsidRDefault="00E27C57" w:rsidP="00F147E0">
            <w:pPr>
              <w:pStyle w:val="Table-Text-Centered"/>
              <w:rPr>
                <w:ins w:id="4939" w:author="Marmol, Dominika Klaudia" w:date="2026-06-08T11:43:00Z"/>
                <w:lang w:val="en-US"/>
              </w:rPr>
            </w:pPr>
            <w:ins w:id="4940" w:author="Marmol, Dominika Klaudia" w:date="2026-06-08T11:43:00Z">
              <w:r w:rsidRPr="00AF7284">
                <w:rPr>
                  <w:lang w:val="en-US"/>
                </w:rPr>
                <w:t>X</w:t>
              </w:r>
            </w:ins>
          </w:p>
        </w:tc>
        <w:tc>
          <w:tcPr>
            <w:tcW w:w="355" w:type="pct"/>
            <w:tcBorders>
              <w:top w:val="single" w:sz="4" w:space="0" w:color="auto"/>
              <w:left w:val="single" w:sz="4" w:space="0" w:color="auto"/>
              <w:bottom w:val="single" w:sz="4" w:space="0" w:color="auto"/>
              <w:right w:val="single" w:sz="4" w:space="0" w:color="auto"/>
            </w:tcBorders>
            <w:vAlign w:val="center"/>
          </w:tcPr>
          <w:p w14:paraId="7FDA365D" w14:textId="77777777" w:rsidR="00BD40B1" w:rsidRPr="00AF7284" w:rsidRDefault="00E27C57" w:rsidP="00F147E0">
            <w:pPr>
              <w:pStyle w:val="Table-Text-Centered"/>
              <w:rPr>
                <w:ins w:id="4941" w:author="Marmol, Dominika Klaudia" w:date="2026-06-08T11:43:00Z"/>
              </w:rPr>
            </w:pPr>
            <w:ins w:id="4942" w:author="Marmol, Dominika Klaudia" w:date="2026-06-08T11:43:00Z">
              <w:r w:rsidRPr="00AF7284">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71648EA9" w14:textId="77777777" w:rsidR="00BD40B1" w:rsidRPr="00AF7284" w:rsidRDefault="00E27C57" w:rsidP="00F147E0">
            <w:pPr>
              <w:pStyle w:val="Table-Text-Centered"/>
              <w:rPr>
                <w:ins w:id="4943" w:author="Marmol, Dominika Klaudia" w:date="2026-06-08T11:43:00Z"/>
                <w:lang w:val="en-US"/>
              </w:rPr>
            </w:pPr>
            <w:ins w:id="4944" w:author="Marmol, Dominika Klaudia" w:date="2026-06-08T11:43:00Z">
              <w:r w:rsidRPr="00AF7284">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39C1D36B" w14:textId="77777777" w:rsidR="00BD40B1" w:rsidRPr="00AF7284" w:rsidRDefault="00E27C57" w:rsidP="00F147E0">
            <w:pPr>
              <w:pStyle w:val="Table-Text-Centered"/>
              <w:rPr>
                <w:ins w:id="4945" w:author="Marmol, Dominika Klaudia" w:date="2026-06-08T11:43:00Z"/>
                <w:lang w:val="en-US"/>
              </w:rPr>
            </w:pPr>
            <w:ins w:id="4946" w:author="Marmol, Dominika Klaudia" w:date="2026-06-08T11:43:00Z">
              <w:r w:rsidRPr="00AF7284">
                <w:rPr>
                  <w:lang w:val="en-US"/>
                </w:rPr>
                <w:t>X</w:t>
              </w:r>
            </w:ins>
          </w:p>
        </w:tc>
        <w:tc>
          <w:tcPr>
            <w:tcW w:w="375" w:type="pct"/>
            <w:tcBorders>
              <w:top w:val="single" w:sz="4" w:space="0" w:color="auto"/>
              <w:left w:val="single" w:sz="4" w:space="0" w:color="auto"/>
              <w:bottom w:val="single" w:sz="4" w:space="0" w:color="auto"/>
              <w:right w:val="single" w:sz="4" w:space="0" w:color="auto"/>
            </w:tcBorders>
            <w:vAlign w:val="center"/>
          </w:tcPr>
          <w:p w14:paraId="5BD88A9C" w14:textId="77777777" w:rsidR="00BD40B1" w:rsidRPr="00AF7284" w:rsidRDefault="00BD40B1" w:rsidP="00F147E0">
            <w:pPr>
              <w:pStyle w:val="Table-Text-Centered"/>
              <w:rPr>
                <w:ins w:id="4947" w:author="Marmol, Dominika Klaudia" w:date="2026-06-08T11:43:00Z"/>
                <w:lang w:val="en-US"/>
              </w:rPr>
            </w:pPr>
          </w:p>
        </w:tc>
      </w:tr>
      <w:tr w:rsidR="008F5115" w14:paraId="3CAD78A7" w14:textId="77777777" w:rsidTr="00F147E0">
        <w:trPr>
          <w:trHeight w:val="284"/>
          <w:jc w:val="center"/>
          <w:ins w:id="4948" w:author="Marmol, Dominika Klaudia" w:date="2026-06-08T11:43:00Z"/>
        </w:trPr>
        <w:tc>
          <w:tcPr>
            <w:tcW w:w="1102" w:type="pct"/>
            <w:tcBorders>
              <w:top w:val="single" w:sz="4" w:space="0" w:color="auto"/>
              <w:left w:val="single" w:sz="4" w:space="0" w:color="auto"/>
              <w:bottom w:val="single" w:sz="4" w:space="0" w:color="auto"/>
              <w:right w:val="single" w:sz="4" w:space="0" w:color="auto"/>
            </w:tcBorders>
            <w:vAlign w:val="center"/>
          </w:tcPr>
          <w:p w14:paraId="489B0176" w14:textId="77777777" w:rsidR="00BD40B1" w:rsidRPr="00AF7284" w:rsidRDefault="00E27C57" w:rsidP="00F147E0">
            <w:pPr>
              <w:pStyle w:val="Table-Text-Left"/>
              <w:rPr>
                <w:ins w:id="4949" w:author="Marmol, Dominika Klaudia" w:date="2026-06-08T11:43:00Z"/>
                <w:lang w:val="en-US"/>
              </w:rPr>
            </w:pPr>
            <w:ins w:id="4950" w:author="Marmol, Dominika Klaudia" w:date="2026-06-08T11:43:00Z">
              <w:r w:rsidRPr="00AF7284">
                <w:rPr>
                  <w:lang w:val="en-US"/>
                </w:rPr>
                <w:t>Coagulation/thyroid function /myocardial enzyme </w:t>
              </w:r>
              <w:r w:rsidRPr="00AF7284">
                <w:rPr>
                  <w:sz w:val="22"/>
                  <w:vertAlign w:val="superscript"/>
                  <w:lang w:val="en-US"/>
                </w:rPr>
                <w:t>r</w:t>
              </w:r>
            </w:ins>
          </w:p>
        </w:tc>
        <w:tc>
          <w:tcPr>
            <w:tcW w:w="703" w:type="pct"/>
            <w:tcBorders>
              <w:top w:val="single" w:sz="4" w:space="0" w:color="auto"/>
              <w:left w:val="single" w:sz="4" w:space="0" w:color="auto"/>
              <w:bottom w:val="single" w:sz="4" w:space="0" w:color="auto"/>
              <w:right w:val="single" w:sz="4" w:space="0" w:color="auto"/>
            </w:tcBorders>
            <w:vAlign w:val="center"/>
          </w:tcPr>
          <w:p w14:paraId="7D93DE96" w14:textId="77777777" w:rsidR="00BD40B1" w:rsidRPr="00AF7284" w:rsidRDefault="00E27C57" w:rsidP="00F147E0">
            <w:pPr>
              <w:pStyle w:val="Table-Text-Centered"/>
              <w:rPr>
                <w:ins w:id="4951" w:author="Marmol, Dominika Klaudia" w:date="2026-06-08T11:43:00Z"/>
                <w:lang w:val="en-US"/>
              </w:rPr>
            </w:pPr>
            <w:ins w:id="4952" w:author="Marmol, Dominika Klaudia" w:date="2026-06-08T11:43:00Z">
              <w:r w:rsidRPr="00AF7284">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2CCF0EB7" w14:textId="77777777" w:rsidR="00BD40B1" w:rsidRPr="00AF7284" w:rsidRDefault="00E27C57" w:rsidP="00F147E0">
            <w:pPr>
              <w:pStyle w:val="Table-Text-Centered"/>
              <w:rPr>
                <w:ins w:id="4953" w:author="Marmol, Dominika Klaudia" w:date="2026-06-08T11:43:00Z"/>
                <w:lang w:val="en-US"/>
              </w:rPr>
            </w:pPr>
            <w:ins w:id="4954" w:author="Marmol, Dominika Klaudia" w:date="2026-06-08T11:43:00Z">
              <w:r w:rsidRPr="00AF7284">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1E743D74" w14:textId="77777777" w:rsidR="00BD40B1" w:rsidRPr="00AF7284" w:rsidRDefault="00BD40B1" w:rsidP="00F147E0">
            <w:pPr>
              <w:pStyle w:val="Table-Text-Centered"/>
              <w:rPr>
                <w:ins w:id="4955" w:author="Marmol, Dominika Klaudia" w:date="2026-06-08T11:43:00Z"/>
                <w:lang w:val="en-US"/>
              </w:rPr>
            </w:pPr>
          </w:p>
        </w:tc>
        <w:tc>
          <w:tcPr>
            <w:tcW w:w="251" w:type="pct"/>
            <w:tcBorders>
              <w:top w:val="single" w:sz="4" w:space="0" w:color="auto"/>
              <w:left w:val="single" w:sz="4" w:space="0" w:color="auto"/>
              <w:bottom w:val="single" w:sz="4" w:space="0" w:color="auto"/>
              <w:right w:val="single" w:sz="4" w:space="0" w:color="auto"/>
            </w:tcBorders>
            <w:vAlign w:val="center"/>
          </w:tcPr>
          <w:p w14:paraId="6C663CBE" w14:textId="77777777" w:rsidR="00BD40B1" w:rsidRPr="00AF7284" w:rsidRDefault="00BD40B1" w:rsidP="00F147E0">
            <w:pPr>
              <w:pStyle w:val="Table-Text-Centered"/>
              <w:rPr>
                <w:ins w:id="4956" w:author="Marmol, Dominika Klaudia" w:date="2026-06-08T11:43:00Z"/>
                <w:lang w:val="en-US"/>
              </w:rPr>
            </w:pPr>
          </w:p>
        </w:tc>
        <w:tc>
          <w:tcPr>
            <w:tcW w:w="250" w:type="pct"/>
            <w:tcBorders>
              <w:top w:val="single" w:sz="4" w:space="0" w:color="auto"/>
              <w:left w:val="single" w:sz="4" w:space="0" w:color="auto"/>
              <w:bottom w:val="single" w:sz="4" w:space="0" w:color="auto"/>
              <w:right w:val="single" w:sz="4" w:space="0" w:color="auto"/>
            </w:tcBorders>
            <w:vAlign w:val="center"/>
          </w:tcPr>
          <w:p w14:paraId="2935284E" w14:textId="77777777" w:rsidR="00BD40B1" w:rsidRPr="00AF7284" w:rsidRDefault="00E27C57" w:rsidP="00F147E0">
            <w:pPr>
              <w:pStyle w:val="Table-Text-Centered"/>
              <w:rPr>
                <w:ins w:id="4957" w:author="Marmol, Dominika Klaudia" w:date="2026-06-08T11:43:00Z"/>
                <w:lang w:val="en-US"/>
              </w:rPr>
            </w:pPr>
            <w:ins w:id="4958" w:author="Marmol, Dominika Klaudia" w:date="2026-06-08T11:43:00Z">
              <w:r w:rsidRPr="00AF7284">
                <w:rPr>
                  <w:lang w:val="en-US"/>
                </w:rPr>
                <w:t>X</w:t>
              </w:r>
            </w:ins>
          </w:p>
        </w:tc>
        <w:tc>
          <w:tcPr>
            <w:tcW w:w="252" w:type="pct"/>
            <w:tcBorders>
              <w:top w:val="single" w:sz="4" w:space="0" w:color="auto"/>
              <w:left w:val="single" w:sz="4" w:space="0" w:color="auto"/>
              <w:bottom w:val="single" w:sz="4" w:space="0" w:color="auto"/>
              <w:right w:val="single" w:sz="4" w:space="0" w:color="auto"/>
            </w:tcBorders>
            <w:vAlign w:val="center"/>
          </w:tcPr>
          <w:p w14:paraId="775805BC" w14:textId="77777777" w:rsidR="00BD40B1" w:rsidRPr="00AF7284" w:rsidRDefault="00BD40B1" w:rsidP="00F147E0">
            <w:pPr>
              <w:pStyle w:val="Table-Text-Centered"/>
              <w:rPr>
                <w:ins w:id="4959" w:author="Marmol, Dominika Klaudia" w:date="2026-06-08T11:43:00Z"/>
                <w:lang w:val="en-US"/>
              </w:rPr>
            </w:pPr>
          </w:p>
        </w:tc>
        <w:tc>
          <w:tcPr>
            <w:tcW w:w="452" w:type="pct"/>
            <w:tcBorders>
              <w:top w:val="single" w:sz="4" w:space="0" w:color="auto"/>
              <w:left w:val="single" w:sz="4" w:space="0" w:color="auto"/>
              <w:bottom w:val="single" w:sz="4" w:space="0" w:color="auto"/>
              <w:right w:val="single" w:sz="4" w:space="0" w:color="auto"/>
            </w:tcBorders>
            <w:vAlign w:val="center"/>
          </w:tcPr>
          <w:p w14:paraId="06E0EF7E" w14:textId="77777777" w:rsidR="00BD40B1" w:rsidRPr="00AF7284" w:rsidRDefault="00E27C57" w:rsidP="00F147E0">
            <w:pPr>
              <w:pStyle w:val="Table-Text-Centered"/>
              <w:rPr>
                <w:ins w:id="4960" w:author="Marmol, Dominika Klaudia" w:date="2026-06-08T11:43:00Z"/>
                <w:lang w:val="en-US"/>
              </w:rPr>
            </w:pPr>
            <w:ins w:id="4961" w:author="Marmol, Dominika Klaudia" w:date="2026-06-08T11:43:00Z">
              <w:r w:rsidRPr="00AF7284">
                <w:rPr>
                  <w:lang w:val="en-US"/>
                </w:rPr>
                <w:t>X</w:t>
              </w:r>
            </w:ins>
          </w:p>
        </w:tc>
        <w:tc>
          <w:tcPr>
            <w:tcW w:w="355" w:type="pct"/>
            <w:tcBorders>
              <w:top w:val="single" w:sz="4" w:space="0" w:color="auto"/>
              <w:left w:val="single" w:sz="4" w:space="0" w:color="auto"/>
              <w:bottom w:val="single" w:sz="4" w:space="0" w:color="auto"/>
              <w:right w:val="single" w:sz="4" w:space="0" w:color="auto"/>
            </w:tcBorders>
            <w:vAlign w:val="center"/>
          </w:tcPr>
          <w:p w14:paraId="7E50615A" w14:textId="77777777" w:rsidR="00BD40B1" w:rsidRPr="00AF7284" w:rsidRDefault="00E27C57" w:rsidP="00F147E0">
            <w:pPr>
              <w:pStyle w:val="Table-Text-Centered"/>
              <w:rPr>
                <w:ins w:id="4962" w:author="Marmol, Dominika Klaudia" w:date="2026-06-08T11:43:00Z"/>
              </w:rPr>
            </w:pPr>
            <w:ins w:id="4963" w:author="Marmol, Dominika Klaudia" w:date="2026-06-08T11:43:00Z">
              <w:r w:rsidRPr="00AF7284">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6CB3BCD1" w14:textId="77777777" w:rsidR="00BD40B1" w:rsidRPr="00AF7284" w:rsidRDefault="00E27C57" w:rsidP="00F147E0">
            <w:pPr>
              <w:pStyle w:val="Table-Text-Centered"/>
              <w:rPr>
                <w:ins w:id="4964" w:author="Marmol, Dominika Klaudia" w:date="2026-06-08T11:43:00Z"/>
                <w:lang w:val="en-US"/>
              </w:rPr>
            </w:pPr>
            <w:ins w:id="4965" w:author="Marmol, Dominika Klaudia" w:date="2026-06-08T11:43:00Z">
              <w:r w:rsidRPr="00AF7284">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465F9955" w14:textId="77777777" w:rsidR="00BD40B1" w:rsidRPr="00AF7284" w:rsidRDefault="00E27C57" w:rsidP="00F147E0">
            <w:pPr>
              <w:pStyle w:val="Table-Text-Centered"/>
              <w:rPr>
                <w:ins w:id="4966" w:author="Marmol, Dominika Klaudia" w:date="2026-06-08T11:43:00Z"/>
                <w:lang w:val="en-US"/>
              </w:rPr>
            </w:pPr>
            <w:ins w:id="4967" w:author="Marmol, Dominika Klaudia" w:date="2026-06-08T11:43:00Z">
              <w:r w:rsidRPr="00AF7284">
                <w:rPr>
                  <w:lang w:val="en-US"/>
                </w:rPr>
                <w:t>X</w:t>
              </w:r>
            </w:ins>
          </w:p>
        </w:tc>
        <w:tc>
          <w:tcPr>
            <w:tcW w:w="375" w:type="pct"/>
            <w:tcBorders>
              <w:top w:val="single" w:sz="4" w:space="0" w:color="auto"/>
              <w:left w:val="single" w:sz="4" w:space="0" w:color="auto"/>
              <w:bottom w:val="single" w:sz="4" w:space="0" w:color="auto"/>
              <w:right w:val="single" w:sz="4" w:space="0" w:color="auto"/>
            </w:tcBorders>
            <w:vAlign w:val="center"/>
          </w:tcPr>
          <w:p w14:paraId="5C8A3203" w14:textId="77777777" w:rsidR="00BD40B1" w:rsidRPr="00AF7284" w:rsidRDefault="00BD40B1" w:rsidP="00F147E0">
            <w:pPr>
              <w:pStyle w:val="Table-Text-Centered"/>
              <w:rPr>
                <w:ins w:id="4968" w:author="Marmol, Dominika Klaudia" w:date="2026-06-08T11:43:00Z"/>
                <w:lang w:val="en-US"/>
              </w:rPr>
            </w:pPr>
          </w:p>
        </w:tc>
      </w:tr>
      <w:tr w:rsidR="008F5115" w14:paraId="60032A28" w14:textId="77777777" w:rsidTr="00F147E0">
        <w:trPr>
          <w:trHeight w:val="284"/>
          <w:jc w:val="center"/>
          <w:ins w:id="4969" w:author="Marmol, Dominika Klaudia" w:date="2026-06-08T11:43:00Z"/>
        </w:trPr>
        <w:tc>
          <w:tcPr>
            <w:tcW w:w="1102" w:type="pct"/>
            <w:tcBorders>
              <w:top w:val="single" w:sz="4" w:space="0" w:color="auto"/>
              <w:left w:val="single" w:sz="4" w:space="0" w:color="auto"/>
              <w:bottom w:val="single" w:sz="4" w:space="0" w:color="auto"/>
              <w:right w:val="single" w:sz="4" w:space="0" w:color="auto"/>
            </w:tcBorders>
            <w:vAlign w:val="center"/>
          </w:tcPr>
          <w:p w14:paraId="65FA7728" w14:textId="77777777" w:rsidR="00BD40B1" w:rsidRPr="00AF7284" w:rsidRDefault="00E27C57" w:rsidP="00F147E0">
            <w:pPr>
              <w:pStyle w:val="Table-Text-Left"/>
              <w:rPr>
                <w:ins w:id="4970" w:author="Marmol, Dominika Klaudia" w:date="2026-06-08T11:43:00Z"/>
                <w:lang w:val="en-US"/>
              </w:rPr>
            </w:pPr>
            <w:ins w:id="4971" w:author="Marmol, Dominika Klaudia" w:date="2026-06-08T11:43:00Z">
              <w:r w:rsidRPr="00AF7284">
                <w:rPr>
                  <w:lang w:val="en-US"/>
                </w:rPr>
                <w:t>Urinalysis </w:t>
              </w:r>
              <w:r w:rsidRPr="00AF7284">
                <w:rPr>
                  <w:sz w:val="22"/>
                  <w:vertAlign w:val="superscript"/>
                  <w:lang w:val="en-US"/>
                </w:rPr>
                <w:t>s</w:t>
              </w:r>
            </w:ins>
          </w:p>
        </w:tc>
        <w:tc>
          <w:tcPr>
            <w:tcW w:w="703" w:type="pct"/>
            <w:tcBorders>
              <w:top w:val="single" w:sz="4" w:space="0" w:color="auto"/>
              <w:left w:val="single" w:sz="4" w:space="0" w:color="auto"/>
              <w:bottom w:val="single" w:sz="4" w:space="0" w:color="auto"/>
              <w:right w:val="single" w:sz="4" w:space="0" w:color="auto"/>
            </w:tcBorders>
            <w:vAlign w:val="center"/>
          </w:tcPr>
          <w:p w14:paraId="54BA273A" w14:textId="77777777" w:rsidR="00BD40B1" w:rsidRPr="00AF7284" w:rsidRDefault="00E27C57" w:rsidP="00F147E0">
            <w:pPr>
              <w:pStyle w:val="Table-Text-Centered"/>
              <w:rPr>
                <w:ins w:id="4972" w:author="Marmol, Dominika Klaudia" w:date="2026-06-08T11:43:00Z"/>
                <w:lang w:val="en-US"/>
              </w:rPr>
            </w:pPr>
            <w:ins w:id="4973" w:author="Marmol, Dominika Klaudia" w:date="2026-06-08T11:43:00Z">
              <w:r w:rsidRPr="00AF7284">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047FB2EB" w14:textId="77777777" w:rsidR="00BD40B1" w:rsidRPr="00AF7284" w:rsidRDefault="00E27C57" w:rsidP="00F147E0">
            <w:pPr>
              <w:pStyle w:val="Table-Text-Centered"/>
              <w:rPr>
                <w:ins w:id="4974" w:author="Marmol, Dominika Klaudia" w:date="2026-06-08T11:43:00Z"/>
                <w:lang w:val="en-US"/>
              </w:rPr>
            </w:pPr>
            <w:ins w:id="4975" w:author="Marmol, Dominika Klaudia" w:date="2026-06-08T11:43:00Z">
              <w:r w:rsidRPr="00AF7284">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31FF827E" w14:textId="77777777" w:rsidR="00BD40B1" w:rsidRPr="00AF7284" w:rsidRDefault="00BD40B1" w:rsidP="00F147E0">
            <w:pPr>
              <w:pStyle w:val="Table-Text-Centered"/>
              <w:rPr>
                <w:ins w:id="4976" w:author="Marmol, Dominika Klaudia" w:date="2026-06-08T11:43:00Z"/>
                <w:lang w:val="en-US"/>
              </w:rPr>
            </w:pPr>
          </w:p>
        </w:tc>
        <w:tc>
          <w:tcPr>
            <w:tcW w:w="251" w:type="pct"/>
            <w:tcBorders>
              <w:top w:val="single" w:sz="4" w:space="0" w:color="auto"/>
              <w:left w:val="single" w:sz="4" w:space="0" w:color="auto"/>
              <w:bottom w:val="single" w:sz="4" w:space="0" w:color="auto"/>
              <w:right w:val="single" w:sz="4" w:space="0" w:color="auto"/>
            </w:tcBorders>
            <w:vAlign w:val="center"/>
          </w:tcPr>
          <w:p w14:paraId="323DDA31" w14:textId="77777777" w:rsidR="00BD40B1" w:rsidRPr="00AF7284" w:rsidRDefault="00BD40B1" w:rsidP="00F147E0">
            <w:pPr>
              <w:pStyle w:val="Table-Text-Centered"/>
              <w:rPr>
                <w:ins w:id="4977" w:author="Marmol, Dominika Klaudia" w:date="2026-06-08T11:43:00Z"/>
                <w:lang w:val="en-US"/>
              </w:rPr>
            </w:pPr>
          </w:p>
        </w:tc>
        <w:tc>
          <w:tcPr>
            <w:tcW w:w="250" w:type="pct"/>
            <w:tcBorders>
              <w:top w:val="single" w:sz="4" w:space="0" w:color="auto"/>
              <w:left w:val="single" w:sz="4" w:space="0" w:color="auto"/>
              <w:bottom w:val="single" w:sz="4" w:space="0" w:color="auto"/>
              <w:right w:val="single" w:sz="4" w:space="0" w:color="auto"/>
            </w:tcBorders>
            <w:vAlign w:val="center"/>
          </w:tcPr>
          <w:p w14:paraId="09E8490B" w14:textId="77777777" w:rsidR="00BD40B1" w:rsidRPr="00AF7284" w:rsidRDefault="00E27C57" w:rsidP="00F147E0">
            <w:pPr>
              <w:pStyle w:val="Table-Text-Centered"/>
              <w:rPr>
                <w:ins w:id="4978" w:author="Marmol, Dominika Klaudia" w:date="2026-06-08T11:43:00Z"/>
                <w:lang w:val="en-US"/>
              </w:rPr>
            </w:pPr>
            <w:ins w:id="4979" w:author="Marmol, Dominika Klaudia" w:date="2026-06-08T11:43:00Z">
              <w:r w:rsidRPr="00AF7284">
                <w:rPr>
                  <w:lang w:val="en-US"/>
                </w:rPr>
                <w:t>X</w:t>
              </w:r>
            </w:ins>
          </w:p>
        </w:tc>
        <w:tc>
          <w:tcPr>
            <w:tcW w:w="252" w:type="pct"/>
            <w:tcBorders>
              <w:top w:val="single" w:sz="4" w:space="0" w:color="auto"/>
              <w:left w:val="single" w:sz="4" w:space="0" w:color="auto"/>
              <w:bottom w:val="single" w:sz="4" w:space="0" w:color="auto"/>
              <w:right w:val="single" w:sz="4" w:space="0" w:color="auto"/>
            </w:tcBorders>
            <w:vAlign w:val="center"/>
          </w:tcPr>
          <w:p w14:paraId="2F46EA29" w14:textId="77777777" w:rsidR="00BD40B1" w:rsidRPr="00AF7284" w:rsidRDefault="00BD40B1" w:rsidP="00F147E0">
            <w:pPr>
              <w:pStyle w:val="Table-Text-Centered"/>
              <w:rPr>
                <w:ins w:id="4980" w:author="Marmol, Dominika Klaudia" w:date="2026-06-08T11:43:00Z"/>
                <w:lang w:val="en-US"/>
              </w:rPr>
            </w:pPr>
          </w:p>
        </w:tc>
        <w:tc>
          <w:tcPr>
            <w:tcW w:w="452" w:type="pct"/>
            <w:tcBorders>
              <w:top w:val="single" w:sz="4" w:space="0" w:color="auto"/>
              <w:left w:val="single" w:sz="4" w:space="0" w:color="auto"/>
              <w:bottom w:val="single" w:sz="4" w:space="0" w:color="auto"/>
              <w:right w:val="single" w:sz="4" w:space="0" w:color="auto"/>
            </w:tcBorders>
            <w:vAlign w:val="center"/>
          </w:tcPr>
          <w:p w14:paraId="4E920574" w14:textId="77777777" w:rsidR="00BD40B1" w:rsidRPr="00AF7284" w:rsidRDefault="00E27C57" w:rsidP="00F147E0">
            <w:pPr>
              <w:pStyle w:val="Table-Text-Centered"/>
              <w:rPr>
                <w:ins w:id="4981" w:author="Marmol, Dominika Klaudia" w:date="2026-06-08T11:43:00Z"/>
                <w:lang w:val="en-US"/>
              </w:rPr>
            </w:pPr>
            <w:ins w:id="4982" w:author="Marmol, Dominika Klaudia" w:date="2026-06-08T11:43:00Z">
              <w:r w:rsidRPr="00AF7284">
                <w:rPr>
                  <w:lang w:val="en-US"/>
                </w:rPr>
                <w:t>X</w:t>
              </w:r>
            </w:ins>
          </w:p>
        </w:tc>
        <w:tc>
          <w:tcPr>
            <w:tcW w:w="355" w:type="pct"/>
            <w:tcBorders>
              <w:top w:val="single" w:sz="4" w:space="0" w:color="auto"/>
              <w:left w:val="single" w:sz="4" w:space="0" w:color="auto"/>
              <w:bottom w:val="single" w:sz="4" w:space="0" w:color="auto"/>
              <w:right w:val="single" w:sz="4" w:space="0" w:color="auto"/>
            </w:tcBorders>
            <w:vAlign w:val="center"/>
          </w:tcPr>
          <w:p w14:paraId="52E815D2" w14:textId="77777777" w:rsidR="00BD40B1" w:rsidRPr="00AF7284" w:rsidRDefault="00E27C57" w:rsidP="00F147E0">
            <w:pPr>
              <w:pStyle w:val="Table-Text-Centered"/>
              <w:rPr>
                <w:ins w:id="4983" w:author="Marmol, Dominika Klaudia" w:date="2026-06-08T11:43:00Z"/>
              </w:rPr>
            </w:pPr>
            <w:ins w:id="4984" w:author="Marmol, Dominika Klaudia" w:date="2026-06-08T11:43:00Z">
              <w:r w:rsidRPr="00AF7284">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2C99FB99" w14:textId="77777777" w:rsidR="00BD40B1" w:rsidRPr="00AF7284" w:rsidRDefault="00E27C57" w:rsidP="00F147E0">
            <w:pPr>
              <w:pStyle w:val="Table-Text-Centered"/>
              <w:rPr>
                <w:ins w:id="4985" w:author="Marmol, Dominika Klaudia" w:date="2026-06-08T11:43:00Z"/>
                <w:lang w:val="en-US"/>
              </w:rPr>
            </w:pPr>
            <w:ins w:id="4986" w:author="Marmol, Dominika Klaudia" w:date="2026-06-08T11:43:00Z">
              <w:r w:rsidRPr="00AF7284">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2A55DC0C" w14:textId="77777777" w:rsidR="00BD40B1" w:rsidRPr="00AF7284" w:rsidRDefault="00E27C57" w:rsidP="00F147E0">
            <w:pPr>
              <w:pStyle w:val="Table-Text-Centered"/>
              <w:rPr>
                <w:ins w:id="4987" w:author="Marmol, Dominika Klaudia" w:date="2026-06-08T11:43:00Z"/>
                <w:lang w:val="en-US"/>
              </w:rPr>
            </w:pPr>
            <w:ins w:id="4988" w:author="Marmol, Dominika Klaudia" w:date="2026-06-08T11:43:00Z">
              <w:r w:rsidRPr="00AF7284">
                <w:rPr>
                  <w:lang w:val="en-US"/>
                </w:rPr>
                <w:t>X</w:t>
              </w:r>
            </w:ins>
          </w:p>
        </w:tc>
        <w:tc>
          <w:tcPr>
            <w:tcW w:w="375" w:type="pct"/>
            <w:tcBorders>
              <w:top w:val="single" w:sz="4" w:space="0" w:color="auto"/>
              <w:left w:val="single" w:sz="4" w:space="0" w:color="auto"/>
              <w:bottom w:val="single" w:sz="4" w:space="0" w:color="auto"/>
              <w:right w:val="single" w:sz="4" w:space="0" w:color="auto"/>
            </w:tcBorders>
            <w:vAlign w:val="center"/>
          </w:tcPr>
          <w:p w14:paraId="3AE78C6E" w14:textId="77777777" w:rsidR="00BD40B1" w:rsidRPr="00AF7284" w:rsidRDefault="00BD40B1" w:rsidP="00F147E0">
            <w:pPr>
              <w:pStyle w:val="Table-Text-Centered"/>
              <w:rPr>
                <w:ins w:id="4989" w:author="Marmol, Dominika Klaudia" w:date="2026-06-08T11:43:00Z"/>
                <w:lang w:val="en-US"/>
              </w:rPr>
            </w:pPr>
          </w:p>
        </w:tc>
      </w:tr>
      <w:tr w:rsidR="008F5115" w14:paraId="10738518" w14:textId="77777777" w:rsidTr="00F147E0">
        <w:trPr>
          <w:trHeight w:val="284"/>
          <w:jc w:val="center"/>
          <w:ins w:id="4990" w:author="Marmol, Dominika Klaudia" w:date="2026-06-08T11:43:00Z"/>
        </w:trPr>
        <w:tc>
          <w:tcPr>
            <w:tcW w:w="1102" w:type="pct"/>
            <w:tcBorders>
              <w:top w:val="single" w:sz="4" w:space="0" w:color="auto"/>
              <w:left w:val="single" w:sz="4" w:space="0" w:color="auto"/>
              <w:bottom w:val="single" w:sz="4" w:space="0" w:color="auto"/>
              <w:right w:val="single" w:sz="4" w:space="0" w:color="auto"/>
            </w:tcBorders>
            <w:vAlign w:val="center"/>
          </w:tcPr>
          <w:p w14:paraId="74752455" w14:textId="77777777" w:rsidR="00BD40B1" w:rsidRPr="00AF7284" w:rsidRDefault="00E27C57" w:rsidP="00F147E0">
            <w:pPr>
              <w:pStyle w:val="Table-Text-Left"/>
              <w:rPr>
                <w:ins w:id="4991" w:author="Marmol, Dominika Klaudia" w:date="2026-06-08T11:43:00Z"/>
                <w:lang w:val="en-US"/>
              </w:rPr>
            </w:pPr>
            <w:ins w:id="4992" w:author="Marmol, Dominika Klaudia" w:date="2026-06-08T11:43:00Z">
              <w:r w:rsidRPr="00AF7284">
                <w:rPr>
                  <w:lang w:val="en-US"/>
                </w:rPr>
                <w:t>Serology </w:t>
              </w:r>
              <w:r w:rsidRPr="00AF7284">
                <w:rPr>
                  <w:sz w:val="22"/>
                  <w:vertAlign w:val="superscript"/>
                  <w:lang w:val="en-US"/>
                </w:rPr>
                <w:t>t</w:t>
              </w:r>
            </w:ins>
          </w:p>
        </w:tc>
        <w:tc>
          <w:tcPr>
            <w:tcW w:w="703" w:type="pct"/>
            <w:tcBorders>
              <w:top w:val="single" w:sz="4" w:space="0" w:color="auto"/>
              <w:left w:val="single" w:sz="4" w:space="0" w:color="auto"/>
              <w:bottom w:val="single" w:sz="4" w:space="0" w:color="auto"/>
              <w:right w:val="single" w:sz="4" w:space="0" w:color="auto"/>
            </w:tcBorders>
            <w:vAlign w:val="center"/>
          </w:tcPr>
          <w:p w14:paraId="4CFFCEFC" w14:textId="77777777" w:rsidR="00BD40B1" w:rsidRPr="00AF7284" w:rsidRDefault="00E27C57" w:rsidP="00F147E0">
            <w:pPr>
              <w:pStyle w:val="Table-Text-Centered"/>
              <w:rPr>
                <w:ins w:id="4993" w:author="Marmol, Dominika Klaudia" w:date="2026-06-08T11:43:00Z"/>
                <w:lang w:val="en-US"/>
              </w:rPr>
            </w:pPr>
            <w:ins w:id="4994" w:author="Marmol, Dominika Klaudia" w:date="2026-06-08T11:43:00Z">
              <w:r w:rsidRPr="00AF7284">
                <w:rPr>
                  <w:lang w:val="en-US"/>
                </w:rPr>
                <w:t>X</w:t>
              </w:r>
            </w:ins>
          </w:p>
        </w:tc>
        <w:tc>
          <w:tcPr>
            <w:tcW w:w="2062" w:type="pct"/>
            <w:gridSpan w:val="7"/>
            <w:tcBorders>
              <w:top w:val="single" w:sz="4" w:space="0" w:color="auto"/>
              <w:left w:val="single" w:sz="4" w:space="0" w:color="auto"/>
              <w:bottom w:val="single" w:sz="4" w:space="0" w:color="auto"/>
              <w:right w:val="single" w:sz="4" w:space="0" w:color="auto"/>
            </w:tcBorders>
            <w:vAlign w:val="center"/>
          </w:tcPr>
          <w:p w14:paraId="0CB46800" w14:textId="77777777" w:rsidR="00BD40B1" w:rsidRPr="00AF7284" w:rsidRDefault="00E27C57" w:rsidP="00F147E0">
            <w:pPr>
              <w:pStyle w:val="Table-Text-Centered"/>
              <w:rPr>
                <w:ins w:id="4995" w:author="Marmol, Dominika Klaudia" w:date="2026-06-08T11:43:00Z"/>
                <w:lang w:val="en-US"/>
              </w:rPr>
            </w:pPr>
            <w:ins w:id="4996" w:author="Marmol, Dominika Klaudia" w:date="2026-06-08T11:43:00Z">
              <w:r w:rsidRPr="00AF7284">
                <w:rPr>
                  <w:lang w:val="en-US"/>
                </w:rPr>
                <w:t>HBV-positive trial participants without active disease at screening will be monitored for HBV DNA and for IgG anti-hepatitis B core antibody on a biannual frequency and whenever suspicion of reactivation occurs.</w:t>
              </w:r>
            </w:ins>
          </w:p>
        </w:tc>
        <w:tc>
          <w:tcPr>
            <w:tcW w:w="350" w:type="pct"/>
            <w:tcBorders>
              <w:top w:val="single" w:sz="4" w:space="0" w:color="auto"/>
              <w:left w:val="single" w:sz="4" w:space="0" w:color="auto"/>
              <w:bottom w:val="single" w:sz="4" w:space="0" w:color="auto"/>
              <w:right w:val="single" w:sz="4" w:space="0" w:color="auto"/>
            </w:tcBorders>
            <w:vAlign w:val="center"/>
          </w:tcPr>
          <w:p w14:paraId="0006824C" w14:textId="77777777" w:rsidR="00BD40B1" w:rsidRPr="00AF7284" w:rsidRDefault="00BD40B1" w:rsidP="00F147E0">
            <w:pPr>
              <w:pStyle w:val="Table-Text-Centered"/>
              <w:rPr>
                <w:ins w:id="4997" w:author="Marmol, Dominika Klaudia" w:date="2026-06-08T11:43: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14C15D3A" w14:textId="77777777" w:rsidR="00BD40B1" w:rsidRPr="00AF7284" w:rsidRDefault="00BD40B1" w:rsidP="00F147E0">
            <w:pPr>
              <w:pStyle w:val="Table-Text-Centered"/>
              <w:rPr>
                <w:ins w:id="4998" w:author="Marmol, Dominika Klaudia" w:date="2026-06-08T11:43:00Z"/>
                <w:lang w:val="en-US"/>
              </w:rPr>
            </w:pPr>
          </w:p>
        </w:tc>
        <w:tc>
          <w:tcPr>
            <w:tcW w:w="375" w:type="pct"/>
            <w:tcBorders>
              <w:top w:val="single" w:sz="4" w:space="0" w:color="auto"/>
              <w:left w:val="single" w:sz="4" w:space="0" w:color="auto"/>
              <w:bottom w:val="single" w:sz="4" w:space="0" w:color="auto"/>
              <w:right w:val="single" w:sz="4" w:space="0" w:color="auto"/>
            </w:tcBorders>
            <w:vAlign w:val="center"/>
          </w:tcPr>
          <w:p w14:paraId="592235B7" w14:textId="77777777" w:rsidR="00BD40B1" w:rsidRPr="00AF7284" w:rsidRDefault="00BD40B1" w:rsidP="00F147E0">
            <w:pPr>
              <w:pStyle w:val="Table-Text-Centered"/>
              <w:rPr>
                <w:ins w:id="4999" w:author="Marmol, Dominika Klaudia" w:date="2026-06-08T11:43:00Z"/>
                <w:lang w:val="en-US"/>
              </w:rPr>
            </w:pPr>
          </w:p>
        </w:tc>
      </w:tr>
      <w:tr w:rsidR="008F5115" w14:paraId="4FE1F79C" w14:textId="77777777" w:rsidTr="00F147E0">
        <w:trPr>
          <w:trHeight w:val="284"/>
          <w:jc w:val="center"/>
          <w:ins w:id="5000" w:author="Marmol, Dominika Klaudia" w:date="2026-06-08T11:43:00Z"/>
        </w:trPr>
        <w:tc>
          <w:tcPr>
            <w:tcW w:w="1102" w:type="pct"/>
            <w:tcBorders>
              <w:top w:val="single" w:sz="4" w:space="0" w:color="auto"/>
              <w:left w:val="single" w:sz="4" w:space="0" w:color="auto"/>
              <w:bottom w:val="single" w:sz="4" w:space="0" w:color="auto"/>
              <w:right w:val="single" w:sz="4" w:space="0" w:color="auto"/>
            </w:tcBorders>
            <w:vAlign w:val="center"/>
          </w:tcPr>
          <w:p w14:paraId="3AC5A24A" w14:textId="77777777" w:rsidR="00BD40B1" w:rsidRPr="00AF7284" w:rsidRDefault="00E27C57" w:rsidP="00F147E0">
            <w:pPr>
              <w:pStyle w:val="Table-Text-Left"/>
              <w:rPr>
                <w:ins w:id="5001" w:author="Marmol, Dominika Klaudia" w:date="2026-06-08T11:43:00Z"/>
                <w:lang w:val="en-US"/>
              </w:rPr>
            </w:pPr>
            <w:ins w:id="5002" w:author="Marmol, Dominika Klaudia" w:date="2026-06-08T11:43:00Z">
              <w:r w:rsidRPr="00AF7284">
                <w:rPr>
                  <w:lang w:val="en-US"/>
                </w:rPr>
                <w:t>Blood sample for PK </w:t>
              </w:r>
              <w:r w:rsidRPr="00AF7284">
                <w:rPr>
                  <w:sz w:val="22"/>
                  <w:vertAlign w:val="superscript"/>
                  <w:lang w:val="en-US"/>
                </w:rPr>
                <w:t>u</w:t>
              </w:r>
            </w:ins>
          </w:p>
        </w:tc>
        <w:tc>
          <w:tcPr>
            <w:tcW w:w="703" w:type="pct"/>
            <w:tcBorders>
              <w:top w:val="single" w:sz="4" w:space="0" w:color="auto"/>
              <w:left w:val="single" w:sz="4" w:space="0" w:color="auto"/>
              <w:bottom w:val="single" w:sz="4" w:space="0" w:color="auto"/>
              <w:right w:val="single" w:sz="4" w:space="0" w:color="auto"/>
            </w:tcBorders>
            <w:vAlign w:val="center"/>
          </w:tcPr>
          <w:p w14:paraId="4AEFD00B" w14:textId="77777777" w:rsidR="00BD40B1" w:rsidRPr="00AF7284" w:rsidRDefault="00BD40B1" w:rsidP="00F147E0">
            <w:pPr>
              <w:pStyle w:val="Table-Text-Centered"/>
              <w:rPr>
                <w:ins w:id="5003" w:author="Marmol, Dominika Klaudia" w:date="2026-06-08T11:43:00Z"/>
                <w:lang w:val="en-US"/>
              </w:rPr>
            </w:pPr>
          </w:p>
        </w:tc>
        <w:tc>
          <w:tcPr>
            <w:tcW w:w="2820" w:type="pct"/>
            <w:gridSpan w:val="9"/>
            <w:vMerge w:val="restart"/>
            <w:tcBorders>
              <w:top w:val="single" w:sz="4" w:space="0" w:color="auto"/>
              <w:left w:val="single" w:sz="4" w:space="0" w:color="auto"/>
              <w:right w:val="single" w:sz="4" w:space="0" w:color="auto"/>
            </w:tcBorders>
            <w:vAlign w:val="center"/>
          </w:tcPr>
          <w:p w14:paraId="6D0D03B2" w14:textId="3EC67B60" w:rsidR="00BD40B1" w:rsidRPr="00B044BF" w:rsidRDefault="00E27C57" w:rsidP="00F147E0">
            <w:pPr>
              <w:pStyle w:val="Table-Text-Centered"/>
              <w:rPr>
                <w:ins w:id="5004" w:author="Marmol, Dominika Klaudia" w:date="2026-06-08T11:43:00Z"/>
                <w:szCs w:val="20"/>
                <w:lang w:val="en-US"/>
              </w:rPr>
            </w:pPr>
            <w:ins w:id="5005" w:author="Marmol, Dominika Klaudia" w:date="2026-06-08T11:43:00Z">
              <w:r w:rsidRPr="00B044BF">
                <w:rPr>
                  <w:szCs w:val="20"/>
                  <w:lang w:val="en-US"/>
                </w:rPr>
                <w:t xml:space="preserve">See </w:t>
              </w:r>
            </w:ins>
            <w:ins w:id="5006" w:author="Marmol, Dominika Klaudia" w:date="2026-06-08T18:03:00Z">
              <w:r w:rsidR="00B044BF" w:rsidRPr="00B044BF">
                <w:rPr>
                  <w:color w:val="0000FF"/>
                  <w:szCs w:val="20"/>
                  <w:lang w:val="en-US"/>
                  <w:rPrChange w:id="5007" w:author="Marmol, Dominika Klaudia" w:date="2026-06-08T18:05:00Z">
                    <w:rPr>
                      <w:szCs w:val="20"/>
                      <w:lang w:val="en-US"/>
                    </w:rPr>
                  </w:rPrChange>
                </w:rPr>
                <w:fldChar w:fldCharType="begin"/>
              </w:r>
              <w:r w:rsidR="00B044BF" w:rsidRPr="00EE67C0">
                <w:rPr>
                  <w:color w:val="0000FF"/>
                  <w:szCs w:val="20"/>
                  <w:lang w:val="en-GB"/>
                  <w:rPrChange w:id="5008" w:author="Marmol, Dominika Klaudia" w:date="2026-06-11T08:42:00Z">
                    <w:rPr>
                      <w:szCs w:val="20"/>
                    </w:rPr>
                  </w:rPrChange>
                </w:rPr>
                <w:instrText xml:space="preserve"> REF _Ref226705101 \h </w:instrText>
              </w:r>
            </w:ins>
            <w:r w:rsidR="00B044BF" w:rsidRPr="00EE67C0">
              <w:rPr>
                <w:color w:val="0000FF"/>
                <w:szCs w:val="20"/>
                <w:lang w:val="en-GB"/>
                <w:rPrChange w:id="5009" w:author="Marmol, Dominika Klaudia" w:date="2026-06-11T08:42:00Z">
                  <w:rPr>
                    <w:szCs w:val="20"/>
                  </w:rPr>
                </w:rPrChange>
              </w:rPr>
              <w:instrText xml:space="preserve"> \* MERGEFORMAT </w:instrText>
            </w:r>
            <w:r w:rsidR="00B044BF" w:rsidRPr="00B044BF">
              <w:rPr>
                <w:color w:val="0000FF"/>
                <w:szCs w:val="20"/>
                <w:rPrChange w:id="5010" w:author="Marmol, Dominika Klaudia" w:date="2026-06-08T18:05:00Z">
                  <w:rPr>
                    <w:color w:val="0000FF"/>
                    <w:szCs w:val="20"/>
                  </w:rPr>
                </w:rPrChange>
              </w:rPr>
            </w:r>
            <w:ins w:id="5011" w:author="Marmol, Dominika Klaudia" w:date="2026-06-08T18:03:00Z">
              <w:r w:rsidR="00B044BF" w:rsidRPr="00B044BF">
                <w:rPr>
                  <w:color w:val="0000FF"/>
                  <w:szCs w:val="20"/>
                  <w:lang w:val="en-US"/>
                  <w:rPrChange w:id="5012" w:author="Marmol, Dominika Klaudia" w:date="2026-06-08T18:05:00Z">
                    <w:rPr>
                      <w:szCs w:val="20"/>
                    </w:rPr>
                  </w:rPrChange>
                </w:rPr>
                <w:fldChar w:fldCharType="separate"/>
              </w:r>
              <w:r w:rsidR="00B044BF" w:rsidRPr="00B044BF">
                <w:rPr>
                  <w:color w:val="0000FF"/>
                  <w:szCs w:val="20"/>
                  <w:lang w:val="en-GB"/>
                  <w:rPrChange w:id="5013" w:author="Marmol, Dominika Klaudia" w:date="2026-06-08T18:05:00Z">
                    <w:rPr>
                      <w:sz w:val="24"/>
                      <w:szCs w:val="24"/>
                    </w:rPr>
                  </w:rPrChange>
                </w:rPr>
                <w:t>Table </w:t>
              </w:r>
              <w:r w:rsidR="00B044BF" w:rsidRPr="00B044BF">
                <w:rPr>
                  <w:noProof/>
                  <w:color w:val="0000FF"/>
                  <w:szCs w:val="20"/>
                  <w:lang w:val="en-GB"/>
                  <w:rPrChange w:id="5014" w:author="Marmol, Dominika Klaudia" w:date="2026-06-08T18:05:00Z">
                    <w:rPr>
                      <w:noProof/>
                      <w:sz w:val="24"/>
                      <w:szCs w:val="24"/>
                    </w:rPr>
                  </w:rPrChange>
                </w:rPr>
                <w:t>20</w:t>
              </w:r>
              <w:r w:rsidR="00B044BF" w:rsidRPr="00B044BF">
                <w:rPr>
                  <w:color w:val="0000FF"/>
                  <w:szCs w:val="20"/>
                  <w:lang w:val="en-US"/>
                  <w:rPrChange w:id="5015" w:author="Marmol, Dominika Klaudia" w:date="2026-06-08T18:05:00Z">
                    <w:rPr>
                      <w:szCs w:val="20"/>
                    </w:rPr>
                  </w:rPrChange>
                </w:rPr>
                <w:fldChar w:fldCharType="end"/>
              </w:r>
            </w:ins>
            <w:del w:id="5016" w:author="Marmol, Dominika Klaudia" w:date="2026-06-08T18:02:00Z">
              <w:r w:rsidRPr="00B044BF">
                <w:rPr>
                  <w:color w:val="0000FF"/>
                  <w:szCs w:val="20"/>
                </w:rPr>
                <w:fldChar w:fldCharType="begin"/>
              </w:r>
              <w:r w:rsidRPr="00B044BF">
                <w:rPr>
                  <w:color w:val="0000FF"/>
                  <w:szCs w:val="20"/>
                  <w:lang w:val="en-US"/>
                </w:rPr>
                <w:delInstrText xml:space="preserve"> REF _Ref226705101 \h  \* MERGEFORMAT </w:delInstrText>
              </w:r>
              <w:r w:rsidRPr="00B044BF">
                <w:rPr>
                  <w:color w:val="0000FF"/>
                  <w:szCs w:val="20"/>
                </w:rPr>
              </w:r>
              <w:r w:rsidRPr="00B044BF">
                <w:rPr>
                  <w:color w:val="0000FF"/>
                  <w:szCs w:val="20"/>
                </w:rPr>
                <w:fldChar w:fldCharType="separate"/>
              </w:r>
              <w:r w:rsidRPr="00B044BF">
                <w:rPr>
                  <w:color w:val="0000FF"/>
                  <w:szCs w:val="20"/>
                </w:rPr>
                <w:fldChar w:fldCharType="end"/>
              </w:r>
            </w:del>
            <w:ins w:id="5017" w:author="Marmol, Dominika Klaudia" w:date="2026-06-08T11:43:00Z">
              <w:r w:rsidRPr="00B044BF">
                <w:rPr>
                  <w:color w:val="0000FF"/>
                  <w:szCs w:val="20"/>
                  <w:lang w:val="en-US"/>
                </w:rPr>
                <w:t xml:space="preserve"> </w:t>
              </w:r>
              <w:r w:rsidRPr="00B044BF">
                <w:rPr>
                  <w:szCs w:val="20"/>
                  <w:lang w:val="en-US"/>
                </w:rPr>
                <w:t>for PK/ADA sample collection times. Note that Cycle 3 includes blood sampling for PK on Days 1, 4, and 8.</w:t>
              </w:r>
            </w:ins>
          </w:p>
        </w:tc>
        <w:tc>
          <w:tcPr>
            <w:tcW w:w="375" w:type="pct"/>
            <w:tcBorders>
              <w:top w:val="single" w:sz="4" w:space="0" w:color="auto"/>
              <w:left w:val="single" w:sz="4" w:space="0" w:color="auto"/>
              <w:bottom w:val="single" w:sz="4" w:space="0" w:color="auto"/>
              <w:right w:val="single" w:sz="4" w:space="0" w:color="auto"/>
            </w:tcBorders>
            <w:vAlign w:val="center"/>
          </w:tcPr>
          <w:p w14:paraId="2753AB5E" w14:textId="77777777" w:rsidR="00BD40B1" w:rsidRPr="00AF7284" w:rsidRDefault="00BD40B1" w:rsidP="00F147E0">
            <w:pPr>
              <w:pStyle w:val="Table-Text-Centered"/>
              <w:rPr>
                <w:ins w:id="5018" w:author="Marmol, Dominika Klaudia" w:date="2026-06-08T11:43:00Z"/>
                <w:lang w:val="en-US"/>
              </w:rPr>
            </w:pPr>
          </w:p>
        </w:tc>
      </w:tr>
      <w:tr w:rsidR="008F5115" w14:paraId="04FA166C" w14:textId="77777777" w:rsidTr="00F147E0">
        <w:trPr>
          <w:trHeight w:val="284"/>
          <w:jc w:val="center"/>
          <w:ins w:id="5019" w:author="Marmol, Dominika Klaudia" w:date="2026-06-08T11:43:00Z"/>
        </w:trPr>
        <w:tc>
          <w:tcPr>
            <w:tcW w:w="1102" w:type="pct"/>
            <w:tcBorders>
              <w:top w:val="single" w:sz="4" w:space="0" w:color="auto"/>
              <w:left w:val="single" w:sz="4" w:space="0" w:color="auto"/>
              <w:bottom w:val="single" w:sz="4" w:space="0" w:color="auto"/>
              <w:right w:val="single" w:sz="4" w:space="0" w:color="auto"/>
            </w:tcBorders>
            <w:vAlign w:val="center"/>
          </w:tcPr>
          <w:p w14:paraId="2AE4F9EF" w14:textId="77777777" w:rsidR="00BD40B1" w:rsidRPr="00AF7284" w:rsidRDefault="00E27C57" w:rsidP="00F147E0">
            <w:pPr>
              <w:pStyle w:val="Table-Text-Left"/>
              <w:rPr>
                <w:ins w:id="5020" w:author="Marmol, Dominika Klaudia" w:date="2026-06-08T11:43:00Z"/>
                <w:lang w:val="en-US"/>
              </w:rPr>
            </w:pPr>
            <w:ins w:id="5021" w:author="Marmol, Dominika Klaudia" w:date="2026-06-08T11:43:00Z">
              <w:r w:rsidRPr="00AF7284">
                <w:rPr>
                  <w:lang w:val="en-US"/>
                </w:rPr>
                <w:lastRenderedPageBreak/>
                <w:t>Blood sample for ADA </w:t>
              </w:r>
              <w:r w:rsidRPr="00AF7284">
                <w:rPr>
                  <w:sz w:val="22"/>
                  <w:vertAlign w:val="superscript"/>
                  <w:lang w:val="en-US"/>
                </w:rPr>
                <w:t>v</w:t>
              </w:r>
            </w:ins>
          </w:p>
        </w:tc>
        <w:tc>
          <w:tcPr>
            <w:tcW w:w="703" w:type="pct"/>
            <w:tcBorders>
              <w:top w:val="single" w:sz="4" w:space="0" w:color="auto"/>
              <w:left w:val="nil"/>
              <w:bottom w:val="single" w:sz="4" w:space="0" w:color="auto"/>
              <w:right w:val="single" w:sz="4" w:space="0" w:color="auto"/>
            </w:tcBorders>
            <w:vAlign w:val="center"/>
          </w:tcPr>
          <w:p w14:paraId="2D550CA2" w14:textId="77777777" w:rsidR="00BD40B1" w:rsidRPr="00AF7284" w:rsidRDefault="00BD40B1" w:rsidP="00F147E0">
            <w:pPr>
              <w:pStyle w:val="Table-Text-Centered"/>
              <w:rPr>
                <w:ins w:id="5022" w:author="Marmol, Dominika Klaudia" w:date="2026-06-08T11:43:00Z"/>
                <w:lang w:val="en-US"/>
              </w:rPr>
            </w:pPr>
          </w:p>
        </w:tc>
        <w:tc>
          <w:tcPr>
            <w:tcW w:w="2820" w:type="pct"/>
            <w:gridSpan w:val="9"/>
            <w:vMerge/>
            <w:tcBorders>
              <w:left w:val="single" w:sz="4" w:space="0" w:color="auto"/>
              <w:right w:val="single" w:sz="4" w:space="0" w:color="auto"/>
            </w:tcBorders>
            <w:vAlign w:val="center"/>
          </w:tcPr>
          <w:p w14:paraId="32D26F48" w14:textId="77777777" w:rsidR="00BD40B1" w:rsidRPr="00B044BF" w:rsidRDefault="00BD40B1" w:rsidP="00F147E0">
            <w:pPr>
              <w:pStyle w:val="Table-Text-Centered"/>
              <w:rPr>
                <w:ins w:id="5023" w:author="Marmol, Dominika Klaudia" w:date="2026-06-08T11:43:00Z"/>
                <w:szCs w:val="20"/>
                <w:lang w:val="en-US"/>
              </w:rPr>
            </w:pPr>
          </w:p>
        </w:tc>
        <w:tc>
          <w:tcPr>
            <w:tcW w:w="375" w:type="pct"/>
            <w:tcBorders>
              <w:top w:val="single" w:sz="4" w:space="0" w:color="auto"/>
              <w:left w:val="single" w:sz="4" w:space="0" w:color="auto"/>
              <w:bottom w:val="single" w:sz="4" w:space="0" w:color="auto"/>
              <w:right w:val="single" w:sz="4" w:space="0" w:color="auto"/>
            </w:tcBorders>
            <w:vAlign w:val="center"/>
          </w:tcPr>
          <w:p w14:paraId="4E03DB1F" w14:textId="77777777" w:rsidR="00BD40B1" w:rsidRPr="00AF7284" w:rsidRDefault="00BD40B1" w:rsidP="00F147E0">
            <w:pPr>
              <w:pStyle w:val="Table-Text-Centered"/>
              <w:rPr>
                <w:ins w:id="5024" w:author="Marmol, Dominika Klaudia" w:date="2026-06-08T11:43:00Z"/>
                <w:lang w:val="en-US"/>
              </w:rPr>
            </w:pPr>
          </w:p>
        </w:tc>
      </w:tr>
      <w:tr w:rsidR="008F5115" w14:paraId="16CBA03A" w14:textId="77777777" w:rsidTr="00F147E0">
        <w:trPr>
          <w:trHeight w:val="284"/>
          <w:jc w:val="center"/>
          <w:ins w:id="5025" w:author="Marmol, Dominika Klaudia" w:date="2026-06-08T11:43:00Z"/>
        </w:trPr>
        <w:tc>
          <w:tcPr>
            <w:tcW w:w="1102" w:type="pct"/>
            <w:tcBorders>
              <w:top w:val="single" w:sz="4" w:space="0" w:color="auto"/>
              <w:left w:val="single" w:sz="4" w:space="0" w:color="auto"/>
              <w:bottom w:val="single" w:sz="4" w:space="0" w:color="auto"/>
              <w:right w:val="single" w:sz="4" w:space="0" w:color="auto"/>
            </w:tcBorders>
            <w:vAlign w:val="center"/>
          </w:tcPr>
          <w:p w14:paraId="093ADEC4" w14:textId="77777777" w:rsidR="00BD40B1" w:rsidRPr="00AF7284" w:rsidRDefault="00E27C57" w:rsidP="00F147E0">
            <w:pPr>
              <w:pStyle w:val="Table-Text-Left"/>
              <w:rPr>
                <w:ins w:id="5026" w:author="Marmol, Dominika Klaudia" w:date="2026-06-08T11:43:00Z"/>
                <w:lang w:val="en-US"/>
              </w:rPr>
            </w:pPr>
            <w:ins w:id="5027" w:author="Marmol, Dominika Klaudia" w:date="2026-06-08T11:43:00Z">
              <w:r w:rsidRPr="00AF7284">
                <w:rPr>
                  <w:lang w:val="en-US"/>
                </w:rPr>
                <w:t>Blood sample for biomarkers </w:t>
              </w:r>
              <w:r w:rsidRPr="00AF7284">
                <w:rPr>
                  <w:sz w:val="22"/>
                  <w:vertAlign w:val="superscript"/>
                  <w:lang w:val="en-US"/>
                </w:rPr>
                <w:t>w</w:t>
              </w:r>
            </w:ins>
          </w:p>
        </w:tc>
        <w:tc>
          <w:tcPr>
            <w:tcW w:w="703" w:type="pct"/>
            <w:tcBorders>
              <w:top w:val="single" w:sz="4" w:space="0" w:color="auto"/>
              <w:left w:val="nil"/>
              <w:bottom w:val="single" w:sz="4" w:space="0" w:color="auto"/>
              <w:right w:val="single" w:sz="4" w:space="0" w:color="auto"/>
            </w:tcBorders>
            <w:vAlign w:val="center"/>
          </w:tcPr>
          <w:p w14:paraId="3280BB27" w14:textId="77777777" w:rsidR="00BD40B1" w:rsidRPr="00AF7284" w:rsidRDefault="00BD40B1" w:rsidP="00F147E0">
            <w:pPr>
              <w:pStyle w:val="Table-Text-Centered"/>
              <w:rPr>
                <w:ins w:id="5028" w:author="Marmol, Dominika Klaudia" w:date="2026-06-08T11:43:00Z"/>
                <w:lang w:val="en-US"/>
              </w:rPr>
            </w:pPr>
          </w:p>
        </w:tc>
        <w:tc>
          <w:tcPr>
            <w:tcW w:w="1707" w:type="pct"/>
            <w:gridSpan w:val="6"/>
            <w:vAlign w:val="center"/>
          </w:tcPr>
          <w:p w14:paraId="0F98989E" w14:textId="5F77E7E4" w:rsidR="00BD40B1" w:rsidRPr="00B044BF" w:rsidRDefault="00E27C57" w:rsidP="00F147E0">
            <w:pPr>
              <w:pStyle w:val="Table-Text-Centered"/>
              <w:rPr>
                <w:ins w:id="5029" w:author="Marmol, Dominika Klaudia" w:date="2026-06-08T11:43:00Z"/>
                <w:szCs w:val="20"/>
                <w:lang w:val="en-US"/>
              </w:rPr>
            </w:pPr>
            <w:ins w:id="5030" w:author="Marmol, Dominika Klaudia" w:date="2026-06-08T11:43:00Z">
              <w:r w:rsidRPr="00B044BF">
                <w:rPr>
                  <w:szCs w:val="20"/>
                  <w:lang w:val="en-US"/>
                </w:rPr>
                <w:t xml:space="preserve">See </w:t>
              </w:r>
            </w:ins>
            <w:ins w:id="5031" w:author="Marmol, Dominika Klaudia" w:date="2026-06-08T18:03:00Z">
              <w:r w:rsidR="00B044BF" w:rsidRPr="00B044BF">
                <w:rPr>
                  <w:color w:val="0000FF"/>
                  <w:szCs w:val="20"/>
                </w:rPr>
                <w:fldChar w:fldCharType="begin"/>
              </w:r>
              <w:r w:rsidR="00B044BF" w:rsidRPr="00EE67C0">
                <w:rPr>
                  <w:color w:val="0000FF"/>
                  <w:szCs w:val="20"/>
                  <w:lang w:val="en-GB"/>
                  <w:rPrChange w:id="5032" w:author="Marmol, Dominika Klaudia" w:date="2026-06-11T08:42:00Z">
                    <w:rPr>
                      <w:szCs w:val="20"/>
                    </w:rPr>
                  </w:rPrChange>
                </w:rPr>
                <w:instrText xml:space="preserve"> REF _Ref226705098 \h </w:instrText>
              </w:r>
            </w:ins>
            <w:r w:rsidR="00B044BF" w:rsidRPr="00F2342D">
              <w:rPr>
                <w:color w:val="0000FF"/>
                <w:szCs w:val="20"/>
                <w:lang w:val="en-GB"/>
                <w:rPrChange w:id="5033" w:author="Marmol, Dominika Klaudia" w:date="2026-06-08T18:05:00Z">
                  <w:rPr>
                    <w:color w:val="0000FF"/>
                    <w:szCs w:val="20"/>
                  </w:rPr>
                </w:rPrChange>
              </w:rPr>
              <w:instrText xml:space="preserve"> \* MERGEFORMAT </w:instrText>
            </w:r>
            <w:r w:rsidR="00B044BF" w:rsidRPr="00B044BF">
              <w:rPr>
                <w:color w:val="0000FF"/>
                <w:szCs w:val="20"/>
              </w:rPr>
            </w:r>
            <w:ins w:id="5034" w:author="Marmol, Dominika Klaudia" w:date="2026-06-08T18:03:00Z">
              <w:r w:rsidR="00B044BF" w:rsidRPr="00B044BF">
                <w:rPr>
                  <w:color w:val="0000FF"/>
                  <w:szCs w:val="20"/>
                </w:rPr>
                <w:fldChar w:fldCharType="separate"/>
              </w:r>
              <w:r w:rsidR="00B044BF" w:rsidRPr="00B044BF">
                <w:rPr>
                  <w:color w:val="0000FF"/>
                  <w:szCs w:val="20"/>
                  <w:lang w:val="en-GB"/>
                  <w:rPrChange w:id="5035" w:author="Marmol, Dominika Klaudia" w:date="2026-06-08T18:05:00Z">
                    <w:rPr/>
                  </w:rPrChange>
                </w:rPr>
                <w:t>Table </w:t>
              </w:r>
              <w:r w:rsidR="00B044BF" w:rsidRPr="00B044BF">
                <w:rPr>
                  <w:noProof/>
                  <w:color w:val="0000FF"/>
                  <w:szCs w:val="20"/>
                  <w:lang w:val="en-GB"/>
                  <w:rPrChange w:id="5036" w:author="Marmol, Dominika Klaudia" w:date="2026-06-08T18:05:00Z">
                    <w:rPr>
                      <w:noProof/>
                    </w:rPr>
                  </w:rPrChange>
                </w:rPr>
                <w:t>13</w:t>
              </w:r>
              <w:r w:rsidR="00B044BF" w:rsidRPr="00B044BF">
                <w:rPr>
                  <w:color w:val="0000FF"/>
                  <w:szCs w:val="20"/>
                </w:rPr>
                <w:fldChar w:fldCharType="end"/>
              </w:r>
            </w:ins>
            <w:ins w:id="5037" w:author="Marmol, Dominika Klaudia" w:date="2026-06-08T11:43:00Z">
              <w:r w:rsidRPr="00B044BF">
                <w:rPr>
                  <w:szCs w:val="20"/>
                  <w:lang w:val="en-US"/>
                </w:rPr>
                <w:t xml:space="preserve"> for biomarker sample collection times.</w:t>
              </w:r>
            </w:ins>
          </w:p>
        </w:tc>
        <w:tc>
          <w:tcPr>
            <w:tcW w:w="355" w:type="pct"/>
            <w:tcBorders>
              <w:top w:val="single" w:sz="4" w:space="0" w:color="auto"/>
              <w:left w:val="single" w:sz="4" w:space="0" w:color="auto"/>
              <w:bottom w:val="single" w:sz="4" w:space="0" w:color="auto"/>
              <w:right w:val="single" w:sz="4" w:space="0" w:color="auto"/>
            </w:tcBorders>
            <w:vAlign w:val="center"/>
          </w:tcPr>
          <w:p w14:paraId="6C23A9E1" w14:textId="77777777" w:rsidR="00BD40B1" w:rsidRPr="00B044BF" w:rsidRDefault="00BD40B1" w:rsidP="00F147E0">
            <w:pPr>
              <w:pStyle w:val="Table-Text-Centered"/>
              <w:rPr>
                <w:ins w:id="5038" w:author="Marmol, Dominika Klaudia" w:date="2026-06-08T11:43:00Z"/>
                <w:szCs w:val="20"/>
                <w:lang w:val="en-US"/>
              </w:rPr>
            </w:pPr>
          </w:p>
        </w:tc>
        <w:tc>
          <w:tcPr>
            <w:tcW w:w="350" w:type="pct"/>
            <w:tcBorders>
              <w:top w:val="single" w:sz="4" w:space="0" w:color="auto"/>
              <w:left w:val="single" w:sz="4" w:space="0" w:color="auto"/>
              <w:bottom w:val="single" w:sz="4" w:space="0" w:color="auto"/>
              <w:right w:val="single" w:sz="4" w:space="0" w:color="auto"/>
            </w:tcBorders>
            <w:vAlign w:val="center"/>
          </w:tcPr>
          <w:p w14:paraId="2F391DB1" w14:textId="77777777" w:rsidR="00BD40B1" w:rsidRPr="00B044BF" w:rsidRDefault="00BD40B1" w:rsidP="00F147E0">
            <w:pPr>
              <w:pStyle w:val="Table-Text-Centered"/>
              <w:rPr>
                <w:ins w:id="5039" w:author="Marmol, Dominika Klaudia" w:date="2026-06-08T11:43:00Z"/>
                <w:szCs w:val="20"/>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3D34DA01" w14:textId="77777777" w:rsidR="00BD40B1" w:rsidRPr="00B044BF" w:rsidRDefault="00BD40B1" w:rsidP="00F147E0">
            <w:pPr>
              <w:pStyle w:val="Table-Text-Centered"/>
              <w:rPr>
                <w:ins w:id="5040" w:author="Marmol, Dominika Klaudia" w:date="2026-06-08T11:43:00Z"/>
                <w:szCs w:val="20"/>
                <w:lang w:val="en-US"/>
              </w:rPr>
            </w:pPr>
          </w:p>
        </w:tc>
        <w:tc>
          <w:tcPr>
            <w:tcW w:w="375" w:type="pct"/>
            <w:tcBorders>
              <w:top w:val="single" w:sz="4" w:space="0" w:color="auto"/>
              <w:left w:val="single" w:sz="4" w:space="0" w:color="auto"/>
              <w:bottom w:val="single" w:sz="4" w:space="0" w:color="auto"/>
              <w:right w:val="single" w:sz="4" w:space="0" w:color="auto"/>
            </w:tcBorders>
            <w:vAlign w:val="center"/>
          </w:tcPr>
          <w:p w14:paraId="2F9C35E0" w14:textId="77777777" w:rsidR="00BD40B1" w:rsidRPr="00AF7284" w:rsidRDefault="00BD40B1" w:rsidP="00F147E0">
            <w:pPr>
              <w:pStyle w:val="Table-Text-Centered"/>
              <w:rPr>
                <w:ins w:id="5041" w:author="Marmol, Dominika Klaudia" w:date="2026-06-08T11:43:00Z"/>
                <w:lang w:val="en-US"/>
              </w:rPr>
            </w:pPr>
          </w:p>
        </w:tc>
      </w:tr>
    </w:tbl>
    <w:p w14:paraId="1CCEA059" w14:textId="77777777" w:rsidR="00BD40B1" w:rsidRPr="00AF7284" w:rsidRDefault="00E27C57" w:rsidP="00BD40B1">
      <w:pPr>
        <w:pStyle w:val="Table-Footnote-Hanging"/>
        <w:rPr>
          <w:ins w:id="5042" w:author="Marmol, Dominika Klaudia" w:date="2026-06-08T11:43:00Z"/>
        </w:rPr>
      </w:pPr>
      <w:ins w:id="5043" w:author="Marmol, Dominika Klaudia" w:date="2026-06-08T11:43:00Z">
        <w:r w:rsidRPr="00AF7284">
          <w:t>a)</w:t>
        </w:r>
        <w:r w:rsidRPr="00AF7284">
          <w:tab/>
        </w:r>
        <w:r w:rsidRPr="00AF7284">
          <w:rPr>
            <w:rFonts w:hint="eastAsia"/>
            <w:b/>
            <w:bCs/>
          </w:rPr>
          <w:t>Screening:</w:t>
        </w:r>
        <w:r w:rsidRPr="00AF7284">
          <w:rPr>
            <w:rFonts w:hint="eastAsia"/>
          </w:rPr>
          <w:t xml:space="preserve"> Screening assessments will be performed within 28</w:t>
        </w:r>
        <w:r w:rsidRPr="00AF7284">
          <w:t> </w:t>
        </w:r>
        <w:r w:rsidRPr="00AF7284">
          <w:rPr>
            <w:rFonts w:hint="eastAsia"/>
          </w:rPr>
          <w:t xml:space="preserve">days before the C1D1 dose. Screening assessments performed </w:t>
        </w:r>
        <w:r w:rsidRPr="00AF7284">
          <w:t>≤</w:t>
        </w:r>
        <w:r w:rsidRPr="00AF7284">
          <w:rPr>
            <w:rFonts w:hint="eastAsia"/>
          </w:rPr>
          <w:t>7</w:t>
        </w:r>
        <w:r w:rsidRPr="00AF7284">
          <w:t> </w:t>
        </w:r>
        <w:r w:rsidRPr="00AF7284">
          <w:rPr>
            <w:rFonts w:hint="eastAsia"/>
          </w:rPr>
          <w:t>days before Day</w:t>
        </w:r>
        <w:r w:rsidRPr="00AF7284">
          <w:t> </w:t>
        </w:r>
        <w:r w:rsidRPr="00AF7284">
          <w:rPr>
            <w:rFonts w:hint="eastAsia"/>
          </w:rPr>
          <w:t>1 will be qualified as baseline assessments and need not be repeated at C1D1, unless otherwise specified.</w:t>
        </w:r>
      </w:ins>
    </w:p>
    <w:p w14:paraId="3DEA308D" w14:textId="77777777" w:rsidR="00BD40B1" w:rsidRPr="00AF7284" w:rsidRDefault="00E27C57" w:rsidP="00BD40B1">
      <w:pPr>
        <w:pStyle w:val="Table-Footnote-Hanging"/>
        <w:rPr>
          <w:ins w:id="5044" w:author="Marmol, Dominika Klaudia" w:date="2026-06-08T11:43:00Z"/>
        </w:rPr>
      </w:pPr>
      <w:ins w:id="5045" w:author="Marmol, Dominika Klaudia" w:date="2026-06-08T11:43:00Z">
        <w:r w:rsidRPr="00AF7284">
          <w:t>b)</w:t>
        </w:r>
        <w:r w:rsidRPr="00AF7284">
          <w:tab/>
        </w:r>
        <w:r w:rsidRPr="00AF7284">
          <w:rPr>
            <w:b/>
            <w:bCs/>
          </w:rPr>
          <w:t>EOT Visit:</w:t>
        </w:r>
        <w:r w:rsidRPr="00AF7284">
          <w:t xml:space="preserve"> The EOT Visit will occur within 28 days (±3 days) after the last dose of IMP or before the start of subsequent anticancer therapy if that occurs sooner. Subsequent anticancer therapy should not be initiated before recovery from all treatment-emergent toxicities associated with BNT317.</w:t>
        </w:r>
      </w:ins>
    </w:p>
    <w:p w14:paraId="5C55703B" w14:textId="77777777" w:rsidR="00BD40B1" w:rsidRPr="00AF7284" w:rsidRDefault="00E27C57" w:rsidP="00BD40B1">
      <w:pPr>
        <w:pStyle w:val="Table-Footnote-Hanging"/>
        <w:rPr>
          <w:ins w:id="5046" w:author="Marmol, Dominika Klaudia" w:date="2026-06-08T11:43:00Z"/>
        </w:rPr>
      </w:pPr>
      <w:ins w:id="5047" w:author="Marmol, Dominika Klaudia" w:date="2026-06-08T11:43:00Z">
        <w:r w:rsidRPr="00AF7284">
          <w:t>c)</w:t>
        </w:r>
        <w:r w:rsidRPr="00AF7284">
          <w:tab/>
        </w:r>
        <w:r w:rsidRPr="00AF7284">
          <w:rPr>
            <w:b/>
            <w:bCs/>
          </w:rPr>
          <w:t>BNT317 administration:</w:t>
        </w:r>
        <w:r w:rsidRPr="00AF7284">
          <w:t xml:space="preserve"> BNT317 will be administered via IV infusion. The first infusion (i.e., on C1D1) should last at least 90 min. If the first infusion is well tolerated, the duration of the subsequent infusions may be shortened to 60 min. Participants will be managed as outpatients and be monitored as for at least 3 h after initiation of the first two infusions, and thereafter for at least 2 h (or longer at the investigator’s discretion). If any AEs occur, the infusion rate should be immediately reduced accordingly.</w:t>
        </w:r>
      </w:ins>
    </w:p>
    <w:p w14:paraId="54BF6D8F" w14:textId="77777777" w:rsidR="00BD40B1" w:rsidRPr="00AF7284" w:rsidRDefault="00E27C57" w:rsidP="00BD40B1">
      <w:pPr>
        <w:pStyle w:val="Table-Footnote-Hanging"/>
        <w:rPr>
          <w:ins w:id="5048" w:author="Marmol, Dominika Klaudia" w:date="2026-06-08T11:43:00Z"/>
        </w:rPr>
      </w:pPr>
      <w:ins w:id="5049" w:author="Marmol, Dominika Klaudia" w:date="2026-06-08T11:43:00Z">
        <w:r w:rsidRPr="00AF7284">
          <w:t>d)</w:t>
        </w:r>
        <w:r w:rsidRPr="00AF7284">
          <w:tab/>
        </w:r>
        <w:r w:rsidRPr="00AF7284">
          <w:rPr>
            <w:b/>
            <w:bCs/>
          </w:rPr>
          <w:t>Informed consent:</w:t>
        </w:r>
        <w:r w:rsidRPr="00AF7284">
          <w:t xml:space="preserve"> Informed consent must be obtained before performing any trial-specific screening assessments.</w:t>
        </w:r>
      </w:ins>
    </w:p>
    <w:p w14:paraId="4EDAF6E4" w14:textId="77777777" w:rsidR="00BD40B1" w:rsidRPr="00AF7284" w:rsidRDefault="00E27C57" w:rsidP="00BD40B1">
      <w:pPr>
        <w:pStyle w:val="Table-Footnote-Hanging"/>
        <w:rPr>
          <w:ins w:id="5050" w:author="Marmol, Dominika Klaudia" w:date="2026-06-08T11:43:00Z"/>
        </w:rPr>
      </w:pPr>
      <w:ins w:id="5051" w:author="Marmol, Dominika Klaudia" w:date="2026-06-08T11:43:00Z">
        <w:r w:rsidRPr="00AF7284">
          <w:t>e)</w:t>
        </w:r>
        <w:r w:rsidRPr="00AF7284">
          <w:tab/>
        </w:r>
        <w:r w:rsidRPr="00AF7284">
          <w:rPr>
            <w:b/>
            <w:bCs/>
          </w:rPr>
          <w:t>Medical history:</w:t>
        </w:r>
        <w:r w:rsidRPr="00AF7284">
          <w:t xml:space="preserve"> During the screening period, a complete medical history and relevant treatment will be compiled for each trial participant.</w:t>
        </w:r>
      </w:ins>
    </w:p>
    <w:p w14:paraId="413E70E7" w14:textId="77777777" w:rsidR="00BD40B1" w:rsidRPr="00AF7284" w:rsidRDefault="00E27C57" w:rsidP="00BD40B1">
      <w:pPr>
        <w:pStyle w:val="Table-Footnote-Hanging"/>
        <w:rPr>
          <w:ins w:id="5052" w:author="Marmol, Dominika Klaudia" w:date="2026-06-08T11:43:00Z"/>
        </w:rPr>
      </w:pPr>
      <w:ins w:id="5053" w:author="Marmol, Dominika Klaudia" w:date="2026-06-08T11:43:00Z">
        <w:r w:rsidRPr="00AF7284">
          <w:t>f)</w:t>
        </w:r>
        <w:r w:rsidRPr="00AF7284">
          <w:tab/>
        </w:r>
        <w:r w:rsidRPr="00AF7284">
          <w:rPr>
            <w:b/>
            <w:bCs/>
          </w:rPr>
          <w:t>Randomization:</w:t>
        </w:r>
        <w:r w:rsidRPr="00AF7284">
          <w:t xml:space="preserve"> Screening period is relative to the date of randomization. C1D1 may be on the same day as randomization or at most 3 days post randomization.</w:t>
        </w:r>
      </w:ins>
    </w:p>
    <w:p w14:paraId="137E3339" w14:textId="77777777" w:rsidR="00BD40B1" w:rsidRPr="00AF7284" w:rsidRDefault="00E27C57" w:rsidP="00BD40B1">
      <w:pPr>
        <w:pStyle w:val="Table-Footnote-Hanging"/>
        <w:rPr>
          <w:ins w:id="5054" w:author="Marmol, Dominika Klaudia" w:date="2026-06-08T11:43:00Z"/>
        </w:rPr>
      </w:pPr>
      <w:ins w:id="5055" w:author="Marmol, Dominika Klaudia" w:date="2026-06-08T11:43:00Z">
        <w:r w:rsidRPr="00AF7284">
          <w:t>g)</w:t>
        </w:r>
        <w:r w:rsidRPr="00AF7284">
          <w:tab/>
        </w:r>
        <w:r w:rsidRPr="00AF7284">
          <w:rPr>
            <w:b/>
            <w:bCs/>
          </w:rPr>
          <w:t>Physical examinations:</w:t>
        </w:r>
        <w:r w:rsidRPr="00AF7284">
          <w:t xml:space="preserve"> Symptom (targeted)-directed physical examinations at: pre-dose on C1D1, C1D4, C1D8, C2D1, C2D8; pre-dose in all other cycles; EOT Visit; ETV; the SFU Visits.</w:t>
        </w:r>
      </w:ins>
    </w:p>
    <w:p w14:paraId="6B7FDB5C" w14:textId="77777777" w:rsidR="00BD40B1" w:rsidRPr="00AF7284" w:rsidRDefault="00E27C57" w:rsidP="00BD40B1">
      <w:pPr>
        <w:pStyle w:val="Table-Footnote-Hanging"/>
        <w:rPr>
          <w:ins w:id="5056" w:author="Marmol, Dominika Klaudia" w:date="2026-06-08T11:43:00Z"/>
        </w:rPr>
      </w:pPr>
      <w:ins w:id="5057" w:author="Marmol, Dominika Klaudia" w:date="2026-06-08T11:43:00Z">
        <w:r w:rsidRPr="00AF7284">
          <w:t>h)</w:t>
        </w:r>
        <w:r w:rsidRPr="00AF7284">
          <w:tab/>
        </w:r>
        <w:r w:rsidRPr="00AF7284">
          <w:rPr>
            <w:b/>
            <w:bCs/>
          </w:rPr>
          <w:t>Weight:</w:t>
        </w:r>
        <w:r w:rsidRPr="00AF7284">
          <w:t xml:space="preserve"> Assessment timepoints: screening, pre-dose on Day 1 in all cycles, EOT Visit, ETV, and at the SFU Visits.</w:t>
        </w:r>
      </w:ins>
    </w:p>
    <w:p w14:paraId="230F4778" w14:textId="77777777" w:rsidR="00BD40B1" w:rsidRPr="00AF7284" w:rsidRDefault="00E27C57" w:rsidP="00BD40B1">
      <w:pPr>
        <w:pStyle w:val="Table-Footnote-Hanging"/>
        <w:rPr>
          <w:ins w:id="5058" w:author="Marmol, Dominika Klaudia" w:date="2026-06-08T11:43:00Z"/>
        </w:rPr>
      </w:pPr>
      <w:ins w:id="5059" w:author="Marmol, Dominika Klaudia" w:date="2026-06-08T11:43:00Z">
        <w:r w:rsidRPr="00AF7284">
          <w:t>i)</w:t>
        </w:r>
        <w:r w:rsidRPr="00AF7284">
          <w:tab/>
        </w:r>
        <w:r w:rsidRPr="00AF7284">
          <w:rPr>
            <w:b/>
            <w:bCs/>
          </w:rPr>
          <w:t>Vital signs:</w:t>
        </w:r>
        <w:r w:rsidRPr="00AF7284">
          <w:t xml:space="preserve"> Assessment timepoints: screening; pre-dose on C1D1, C1D4, C1D8, C2D1, C2D8; pre-dose in all other cycles; EOT Visit; ETV; and the SFU Visits.</w:t>
        </w:r>
      </w:ins>
    </w:p>
    <w:p w14:paraId="1C358191" w14:textId="69F0C371" w:rsidR="00BD40B1" w:rsidRPr="00AF7284" w:rsidRDefault="00E27C57" w:rsidP="00BD40B1">
      <w:pPr>
        <w:pStyle w:val="Table-Footnote-Hanging"/>
        <w:rPr>
          <w:ins w:id="5060" w:author="Marmol, Dominika Klaudia" w:date="2026-06-08T11:43:00Z"/>
          <w:rFonts w:cs="Arial"/>
        </w:rPr>
      </w:pPr>
      <w:ins w:id="5061" w:author="Marmol, Dominika Klaudia" w:date="2026-06-08T11:43:00Z">
        <w:r w:rsidRPr="00AF7284">
          <w:t>j)</w:t>
        </w:r>
        <w:r w:rsidRPr="00AF7284">
          <w:tab/>
        </w:r>
        <w:r w:rsidRPr="00AF7284">
          <w:rPr>
            <w:rStyle w:val="TableTextArial9"/>
            <w:rFonts w:ascii="Arial" w:hAnsi="Arial" w:cs="Arial"/>
            <w:b/>
            <w:bCs/>
          </w:rPr>
          <w:t>Tumor biopsy collection:</w:t>
        </w:r>
        <w:r w:rsidRPr="00AF7284">
          <w:rPr>
            <w:rStyle w:val="TableTextArial9"/>
            <w:rFonts w:ascii="Arial" w:hAnsi="Arial" w:cs="Arial"/>
          </w:rPr>
          <w:t xml:space="preserve"> Provision of fresh (up to 28 days before C1D1) tumor biopsies is mandatory at screening for participants in Part B1 enrolled in the trial </w:t>
        </w:r>
        <w:r w:rsidRPr="00AF7284">
          <w:rPr>
            <w:rFonts w:cs="Arial"/>
          </w:rPr>
          <w:t>provided that the procedure is considered safe and clinically feasible in the opinion of the investigator</w:t>
        </w:r>
        <w:r w:rsidRPr="00AF7284">
          <w:rPr>
            <w:rStyle w:val="TableTextArial9"/>
            <w:rFonts w:ascii="Arial" w:hAnsi="Arial" w:cs="Arial"/>
          </w:rPr>
          <w:t xml:space="preserve">. </w:t>
        </w:r>
        <w:r w:rsidRPr="00AF7284">
          <w:rPr>
            <w:rFonts w:cs="Arial"/>
          </w:rPr>
          <w:t xml:space="preserve">A biopsy will not be performed if, in the investigator’s judgment, the procedure would pose an unacceptable risk to the participant or is not technically feasible. </w:t>
        </w:r>
        <w:r w:rsidRPr="00AF7284">
          <w:t>If it is not medically feasible to obtain a recent tumor sample, participants can provide archival tumor tissue, preferably the most recent archived sample tissue (ideally not older than 24 months). An on</w:t>
        </w:r>
        <w:r w:rsidRPr="00AF7284">
          <w:noBreakHyphen/>
          <w:t xml:space="preserve">treatment tumor biopsy is also required if the procedure is considered safe and clinically feasible in the opinion of the investigator within ±7 days of C4D1 and/or at EOT, as specified in the SoA. Tumor samples from previously irradiated lesions or target lesions are not allowed. Core needle or excisional biopsies, or resected tissue are required. Fine needle aspirates, bronchoscopy-guided fine needle aspirates, cell blocks, cell pellets, clots, bone tissue, and cytological specimens are not </w:t>
        </w:r>
        <w:r w:rsidRPr="00AF7284">
          <w:lastRenderedPageBreak/>
          <w:t xml:space="preserve">acceptable. Tissue blocks are preferred. However, if a tissue block is not available, slides are acceptable. See the Central Laboratory Manual for tissue sampling and processing requirements. Refer to </w:t>
        </w:r>
      </w:ins>
      <w:ins w:id="5062" w:author="Marmol, Dominika Klaudia" w:date="2026-06-08T18:05:00Z">
        <w:r w:rsidR="00F2342D" w:rsidRPr="00FE5234">
          <w:t xml:space="preserve">CTP </w:t>
        </w:r>
      </w:ins>
      <w:ins w:id="5063" w:author="Marmol, Dominika Klaudia" w:date="2026-06-08T11:43:00Z">
        <w:r w:rsidRPr="00FE5234">
          <w:t>Section </w:t>
        </w:r>
      </w:ins>
      <w:ins w:id="5064" w:author="Marmol, Dominika Klaudia" w:date="2026-06-08T18:05:00Z">
        <w:r w:rsidR="00F2342D" w:rsidRPr="00FE5234">
          <w:rPr>
            <w:rFonts w:eastAsiaTheme="minorEastAsia"/>
            <w:rPrChange w:id="5065" w:author="Marmol, Dominika Klaudia" w:date="2026-06-11T09:44:00Z">
              <w:rPr>
                <w:rFonts w:eastAsiaTheme="minorEastAsia"/>
                <w:color w:val="0000FF"/>
              </w:rPr>
            </w:rPrChange>
          </w:rPr>
          <w:t>8.10</w:t>
        </w:r>
      </w:ins>
      <w:ins w:id="5066" w:author="Marmol, Dominika Klaudia" w:date="2026-06-08T11:43:00Z">
        <w:r w:rsidRPr="00FE5234">
          <w:t>.</w:t>
        </w:r>
      </w:ins>
    </w:p>
    <w:p w14:paraId="4BB84947" w14:textId="77777777" w:rsidR="00BD40B1" w:rsidRPr="00AF7284" w:rsidRDefault="00E27C57" w:rsidP="00BD40B1">
      <w:pPr>
        <w:pStyle w:val="Table-Footnote-Hanging"/>
        <w:rPr>
          <w:ins w:id="5067" w:author="Marmol, Dominika Klaudia" w:date="2026-06-08T11:43:00Z"/>
        </w:rPr>
      </w:pPr>
      <w:ins w:id="5068" w:author="Marmol, Dominika Klaudia" w:date="2026-06-08T11:43:00Z">
        <w:r w:rsidRPr="00AF7284">
          <w:t>k)</w:t>
        </w:r>
        <w:r w:rsidRPr="00AF7284">
          <w:tab/>
        </w:r>
        <w:r w:rsidRPr="00AF7284">
          <w:rPr>
            <w:b/>
            <w:bCs/>
          </w:rPr>
          <w:t>12-lead ECG:</w:t>
        </w:r>
        <w:r w:rsidRPr="00AF7284">
          <w:t xml:space="preserve"> Single ECGs will be performed at screening, and at Cycles 2-6 and Cycles 8, on Day 1 pre-dose and where possible, ECGs should be done before any blood draws, if blood sampling is planned on the day of ECGs. Note: Blood sampling refers to the central laboratory (PK, ADA, TO [US only], cytokines). Afterwards, single ECG will be performed every four cycles (Cycle 12, 16, 20, …) on Day 1 pre-dose and where possible, ECGs should be done before any blood draws. Single ECGs will also be performed on SFU and EOT Visits. Additional ECGs may be performed if deemed necessary by the investigator or if clinically indicated. </w:t>
        </w:r>
      </w:ins>
    </w:p>
    <w:p w14:paraId="77E00C12" w14:textId="77777777" w:rsidR="00BD40B1" w:rsidRPr="00AF7284" w:rsidRDefault="00E27C57" w:rsidP="00BD40B1">
      <w:pPr>
        <w:pStyle w:val="Table-Footnote-Hanging"/>
        <w:rPr>
          <w:ins w:id="5069" w:author="Marmol, Dominika Klaudia" w:date="2026-06-08T11:43:00Z"/>
        </w:rPr>
      </w:pPr>
      <w:ins w:id="5070" w:author="Marmol, Dominika Klaudia" w:date="2026-06-08T11:43:00Z">
        <w:r w:rsidRPr="00AF7284">
          <w:t>l)</w:t>
        </w:r>
        <w:r w:rsidRPr="00AF7284">
          <w:tab/>
        </w:r>
        <w:r w:rsidRPr="00AF7284">
          <w:rPr>
            <w:b/>
            <w:bCs/>
          </w:rPr>
          <w:t>Medical occurrences:</w:t>
        </w:r>
        <w:r w:rsidRPr="00AF7284">
          <w:t xml:space="preserve"> Medical occurrences not meeting the criteria for AEs or SAEs and occurring between the time informed consent was given and the moment IMP administration started, will be collected as pre-existing conditions on the respective medical history/current medical conditions section of the eCRF.</w:t>
        </w:r>
      </w:ins>
    </w:p>
    <w:p w14:paraId="693C023A" w14:textId="77777777" w:rsidR="00BD40B1" w:rsidRPr="00AF7284" w:rsidRDefault="00E27C57" w:rsidP="00BD40B1">
      <w:pPr>
        <w:pStyle w:val="Table-Footnote-Hanging"/>
        <w:rPr>
          <w:ins w:id="5071" w:author="Marmol, Dominika Klaudia" w:date="2026-06-08T11:43:00Z"/>
        </w:rPr>
      </w:pPr>
      <w:ins w:id="5072" w:author="Marmol, Dominika Klaudia" w:date="2026-06-08T11:43:00Z">
        <w:r w:rsidRPr="00AF7284">
          <w:t>m)</w:t>
        </w:r>
        <w:r w:rsidRPr="00AF7284">
          <w:tab/>
        </w:r>
        <w:r w:rsidRPr="00AF7284">
          <w:rPr>
            <w:b/>
            <w:bCs/>
          </w:rPr>
          <w:t>SAE reporting:</w:t>
        </w:r>
        <w:r w:rsidRPr="00AF7284">
          <w:t xml:space="preserve"> SAE reporting will include serious pre-treatment events. Only those SAEs that occur after the first dose of IMP will be collected in the eCRF. However, all SAEs occurring after consent will be reported to the sponsor’s medical safety team or designee.</w:t>
        </w:r>
      </w:ins>
    </w:p>
    <w:p w14:paraId="3E2E564B" w14:textId="77777777" w:rsidR="00BD40B1" w:rsidRPr="00AF7284" w:rsidRDefault="00E27C57" w:rsidP="00BD40B1">
      <w:pPr>
        <w:pStyle w:val="Table-Footnote-Hanging"/>
        <w:rPr>
          <w:ins w:id="5073" w:author="Marmol, Dominika Klaudia" w:date="2026-06-08T11:43:00Z"/>
        </w:rPr>
      </w:pPr>
      <w:ins w:id="5074" w:author="Marmol, Dominika Klaudia" w:date="2026-06-08T11:43:00Z">
        <w:r w:rsidRPr="00AF7284">
          <w:t>n)</w:t>
        </w:r>
        <w:r w:rsidRPr="00AF7284">
          <w:tab/>
        </w:r>
        <w:r w:rsidRPr="00AF7284">
          <w:rPr>
            <w:b/>
            <w:bCs/>
          </w:rPr>
          <w:t>Survival status:</w:t>
        </w:r>
        <w:r w:rsidRPr="00AF7284">
          <w:t xml:space="preserve"> Each trial participant will be followed for survival every 12 weeks (±14 days) after the 90-Day SFU Visit until death, loss of follow-up, or trial participant terminates involvement in the trial. This is also applicable for those participants that do not complete safety follow-up visits wherein survival follow-up can begin immediately (e.g., participant withdraws consent for further assessments but agrees to be followed for survival). These visits may occur by telephone, </w:t>
        </w:r>
        <w:r>
          <w:t>e-mail</w:t>
        </w:r>
        <w:r w:rsidRPr="00AF7284">
          <w:t xml:space="preserve"> or a visit by the participant or the participant’s caregiver. Survival status may be followed more frequently around the time of a database lock or other trial milestones.</w:t>
        </w:r>
      </w:ins>
    </w:p>
    <w:p w14:paraId="12B15251" w14:textId="77777777" w:rsidR="00BD40B1" w:rsidRPr="00AF7284" w:rsidRDefault="00E27C57" w:rsidP="00BD40B1">
      <w:pPr>
        <w:pStyle w:val="Table-Footnote-Hanging"/>
        <w:rPr>
          <w:ins w:id="5075" w:author="Marmol, Dominika Klaudia" w:date="2026-06-08T11:43:00Z"/>
        </w:rPr>
      </w:pPr>
      <w:ins w:id="5076" w:author="Marmol, Dominika Klaudia" w:date="2026-06-08T11:43:00Z">
        <w:r w:rsidRPr="00AF7284">
          <w:t>o)</w:t>
        </w:r>
        <w:r w:rsidRPr="00AF7284">
          <w:tab/>
        </w:r>
        <w:r w:rsidRPr="00AF7284">
          <w:rPr>
            <w:b/>
            <w:bCs/>
          </w:rPr>
          <w:t>CT/MRI imaging assessments:</w:t>
        </w:r>
        <w:r w:rsidRPr="00AF7284">
          <w:t xml:space="preserve"> Perform brain imaging in trial participants with known or suspected central nervous system metastasis. Perform additional imaging if clinically indicated. Positron emission tomography (PET)-CT can be used, but the CT portion of a PET-CT may not be used in lieu of a diagnostic CT, unless performed with </w:t>
        </w:r>
        <w:r w:rsidRPr="00AF7284">
          <w:rPr>
            <w:color w:val="333333"/>
            <w:shd w:val="clear" w:color="auto" w:fill="FFFFFF"/>
          </w:rPr>
          <w:t>intravenous</w:t>
        </w:r>
        <w:r w:rsidRPr="00AF7284">
          <w:t xml:space="preserve"> contrast agents. Consult the sponsor for details on required scans if needed. Scans performed prior to informed consent as part of routine clinical management may be used as the screening tumor imaging if they are of diagnostic quality and were performed within 28 days prior to first IMP dose. If no disease progression is documented at survival follow-up and the trial participant receives no new anticancer therapy, image assessment should be performed per aforementioned frequency. Tumor assessments should be performed according to RECIST v1.1 criteria after each imaging.</w:t>
        </w:r>
      </w:ins>
    </w:p>
    <w:p w14:paraId="37AFA373" w14:textId="77777777" w:rsidR="00BD40B1" w:rsidRPr="00AF7284" w:rsidRDefault="00E27C57" w:rsidP="00BD40B1">
      <w:pPr>
        <w:pStyle w:val="Table-Footnote-Hanging"/>
        <w:rPr>
          <w:ins w:id="5077" w:author="Marmol, Dominika Klaudia" w:date="2026-06-08T11:43:00Z"/>
        </w:rPr>
      </w:pPr>
      <w:ins w:id="5078" w:author="Marmol, Dominika Klaudia" w:date="2026-06-08T11:43:00Z">
        <w:r w:rsidRPr="00AF7284">
          <w:t>p)</w:t>
        </w:r>
        <w:r w:rsidRPr="00AF7284">
          <w:tab/>
        </w:r>
        <w:r w:rsidRPr="00AF7284">
          <w:rPr>
            <w:b/>
            <w:bCs/>
          </w:rPr>
          <w:t>Pregnancy testing:</w:t>
        </w:r>
        <w:r w:rsidRPr="00AF7284">
          <w:t xml:space="preserve"> All POCBP will have a serum pregnancy test at screening. Urine pregnancy tests will be performed at subsequent visits. If a urine pregnancy test is positive or cannot be confirmed as negative, a serum pregnancy test will be required. Additional urine or serum pregnancy tests may be performed, if deemed necessary by the investigator. Participants will be counseled about the need to use prescribed contraception.</w:t>
        </w:r>
      </w:ins>
    </w:p>
    <w:p w14:paraId="681E4B31" w14:textId="77777777" w:rsidR="00BD40B1" w:rsidRPr="00AF7284" w:rsidRDefault="00E27C57" w:rsidP="00BD40B1">
      <w:pPr>
        <w:pStyle w:val="Table-Footnote-Hanging"/>
        <w:rPr>
          <w:ins w:id="5079" w:author="Marmol, Dominika Klaudia" w:date="2026-06-08T11:43:00Z"/>
        </w:rPr>
      </w:pPr>
      <w:ins w:id="5080" w:author="Marmol, Dominika Klaudia" w:date="2026-06-08T11:43:00Z">
        <w:r w:rsidRPr="00AF7284">
          <w:t>q)</w:t>
        </w:r>
        <w:r w:rsidRPr="00AF7284">
          <w:tab/>
        </w:r>
        <w:r w:rsidRPr="00AF7284">
          <w:rPr>
            <w:b/>
            <w:bCs/>
          </w:rPr>
          <w:t>Blood sample for hematology/biochemistry:</w:t>
        </w:r>
        <w:r w:rsidRPr="00AF7284">
          <w:t xml:space="preserve"> Blood samples will be collected at screening period, pre-dose on C1D1, C1D8, C2D1, C2D8, pre-dose in all other cycles, EOT Visit, ETV, and the SFU Visits. Samples taken at the local laboratory may be collected up to 2 days prior to the scheduled visit. If screening clinical laboratory testing was performed within 7 days before the C1D1 dose, it need not be repeated on C1D1 dose. Blood samples for biochemistry will include analysis for IL-6 at screening and at other times if indicated.</w:t>
        </w:r>
      </w:ins>
    </w:p>
    <w:p w14:paraId="6D377D86" w14:textId="77777777" w:rsidR="00BD40B1" w:rsidRPr="00AF7284" w:rsidRDefault="00E27C57" w:rsidP="00BD40B1">
      <w:pPr>
        <w:pStyle w:val="Table-Footnote-Hanging"/>
        <w:ind w:firstLine="0"/>
        <w:rPr>
          <w:ins w:id="5081" w:author="Marmol, Dominika Klaudia" w:date="2026-06-08T11:43:00Z"/>
        </w:rPr>
      </w:pPr>
      <w:ins w:id="5082" w:author="Marmol, Dominika Klaudia" w:date="2026-06-08T11:43:00Z">
        <w:r w:rsidRPr="00AF7284">
          <w:t>Note: The result of IL-6 testing is not required for participant eligibility or randomization, and treatment. IL-6 testing at screening could be delayed for those sites that do not have local lab IL-6 testing available.</w:t>
        </w:r>
      </w:ins>
    </w:p>
    <w:p w14:paraId="04D77F03" w14:textId="77777777" w:rsidR="00BD40B1" w:rsidRPr="00AF7284" w:rsidRDefault="00E27C57" w:rsidP="00BD40B1">
      <w:pPr>
        <w:pStyle w:val="Table-Footnote-Hanging"/>
        <w:rPr>
          <w:ins w:id="5083" w:author="Marmol, Dominika Klaudia" w:date="2026-06-08T11:43:00Z"/>
        </w:rPr>
      </w:pPr>
      <w:ins w:id="5084" w:author="Marmol, Dominika Klaudia" w:date="2026-06-08T11:43:00Z">
        <w:r w:rsidRPr="00AF7284">
          <w:t>r)</w:t>
        </w:r>
        <w:r w:rsidRPr="00AF7284">
          <w:tab/>
        </w:r>
        <w:r w:rsidRPr="00AF7284">
          <w:rPr>
            <w:b/>
            <w:bCs/>
          </w:rPr>
          <w:t>Blood sample for coagulation/thyroid function/myocardial enzymes:</w:t>
        </w:r>
        <w:r w:rsidRPr="00AF7284">
          <w:t xml:space="preserve"> Blood samples will be collected at screening, pre-dose in all cycles, EOT Visit, ETV, and at the SFU Visits. If screening testing was performed within the 7 days before the C1D1 dose, it need not be repeated. Samples may be collected within the 7 days prior to the scheduled visit.</w:t>
        </w:r>
      </w:ins>
    </w:p>
    <w:p w14:paraId="5A3036FB" w14:textId="77777777" w:rsidR="00BD40B1" w:rsidRPr="00AF7284" w:rsidRDefault="00E27C57" w:rsidP="00BD40B1">
      <w:pPr>
        <w:pStyle w:val="Table-Footnote-Hanging"/>
        <w:rPr>
          <w:ins w:id="5085" w:author="Marmol, Dominika Klaudia" w:date="2026-06-08T11:43:00Z"/>
        </w:rPr>
      </w:pPr>
      <w:ins w:id="5086" w:author="Marmol, Dominika Klaudia" w:date="2026-06-08T11:43:00Z">
        <w:r w:rsidRPr="00AF7284">
          <w:t>s)</w:t>
        </w:r>
        <w:r w:rsidRPr="00AF7284">
          <w:tab/>
        </w:r>
        <w:r w:rsidRPr="00AF7284">
          <w:rPr>
            <w:b/>
            <w:bCs/>
          </w:rPr>
          <w:t>Urinalysis (for hematuria and proteinuria evaluation):</w:t>
        </w:r>
        <w:r w:rsidRPr="00AF7284">
          <w:t xml:space="preserve"> Urine samples will be collected at screening, pre-dose in all cycles, EOT Visit, ETV, and at the SFU Visits. Samples taken at the local laboratory may be collected up to 2 days prior to the scheduled visit.</w:t>
        </w:r>
      </w:ins>
    </w:p>
    <w:p w14:paraId="06BA316D" w14:textId="77777777" w:rsidR="00BD40B1" w:rsidRPr="00AF7284" w:rsidRDefault="00E27C57" w:rsidP="00BD40B1">
      <w:pPr>
        <w:pStyle w:val="Table-Footnote-Hanging"/>
        <w:rPr>
          <w:ins w:id="5087" w:author="Marmol, Dominika Klaudia" w:date="2026-06-08T11:43:00Z"/>
        </w:rPr>
      </w:pPr>
      <w:ins w:id="5088" w:author="Marmol, Dominika Klaudia" w:date="2026-06-08T11:43:00Z">
        <w:r w:rsidRPr="00AF7284">
          <w:lastRenderedPageBreak/>
          <w:t>t)</w:t>
        </w:r>
        <w:r w:rsidRPr="00AF7284">
          <w:tab/>
        </w:r>
        <w:r w:rsidRPr="00AF7284">
          <w:rPr>
            <w:b/>
            <w:bCs/>
          </w:rPr>
          <w:t>Blood sample for serology:</w:t>
        </w:r>
        <w:r w:rsidRPr="00AF7284">
          <w:t xml:space="preserve"> Tests for HBV (hepatitis B surface antigen [Bhag] and IgG anti-hepatitis B core antibody), HCV (HCV antibody; also HCV RNA by PCR if the trial participant is HCV-antibody positive), and HIV antibodies. IgG anti-hepatitis B core antibody or total anti-hepatitis B core antibody may be used per local practice.</w:t>
        </w:r>
      </w:ins>
    </w:p>
    <w:p w14:paraId="3006C7D7" w14:textId="0682B930" w:rsidR="00BD40B1" w:rsidRPr="00F2342D" w:rsidRDefault="00E27C57" w:rsidP="00BD40B1">
      <w:pPr>
        <w:pStyle w:val="Table-Footnote-Hanging"/>
        <w:rPr>
          <w:ins w:id="5089" w:author="Marmol, Dominika Klaudia" w:date="2026-06-08T11:43:00Z"/>
          <w:szCs w:val="18"/>
        </w:rPr>
      </w:pPr>
      <w:ins w:id="5090" w:author="Marmol, Dominika Klaudia" w:date="2026-06-08T11:43:00Z">
        <w:r w:rsidRPr="00AF7284">
          <w:t>u)</w:t>
        </w:r>
        <w:r w:rsidRPr="00AF7284">
          <w:tab/>
        </w:r>
        <w:r w:rsidRPr="00AF7284">
          <w:rPr>
            <w:b/>
            <w:bCs/>
          </w:rPr>
          <w:t>Blood sample for PK:</w:t>
        </w:r>
        <w:r w:rsidRPr="00AF7284">
          <w:t xml:space="preserve"> Blood will be collected for PK. For details, please refer </w:t>
        </w:r>
        <w:r w:rsidRPr="00F2342D">
          <w:rPr>
            <w:szCs w:val="18"/>
          </w:rPr>
          <w:t>to</w:t>
        </w:r>
        <w:r w:rsidRPr="00F2342D">
          <w:rPr>
            <w:color w:val="0000FF"/>
            <w:szCs w:val="18"/>
          </w:rPr>
          <w:t xml:space="preserve"> </w:t>
        </w:r>
      </w:ins>
      <w:ins w:id="5091" w:author="Marmol, Dominika Klaudia" w:date="2026-06-08T18:06:00Z">
        <w:r w:rsidR="00F2342D" w:rsidRPr="00480EE4">
          <w:rPr>
            <w:color w:val="0000FF"/>
            <w:sz w:val="20"/>
            <w:szCs w:val="18"/>
          </w:rPr>
          <w:fldChar w:fldCharType="begin"/>
        </w:r>
        <w:r w:rsidR="00F2342D" w:rsidRPr="00F2342D">
          <w:rPr>
            <w:color w:val="0000FF"/>
            <w:szCs w:val="18"/>
            <w:rPrChange w:id="5092" w:author="Marmol, Dominika Klaudia" w:date="2026-06-08T18:06:00Z">
              <w:rPr>
                <w:color w:val="0000FF"/>
                <w:sz w:val="20"/>
              </w:rPr>
            </w:rPrChange>
          </w:rPr>
          <w:instrText xml:space="preserve"> REF _Ref226705101 \h </w:instrText>
        </w:r>
        <w:r w:rsidR="00F2342D" w:rsidRPr="00F2342D">
          <w:rPr>
            <w:color w:val="0000FF"/>
            <w:szCs w:val="18"/>
          </w:rPr>
          <w:instrText xml:space="preserve"> \* MERGEFORMAT </w:instrText>
        </w:r>
      </w:ins>
      <w:r w:rsidR="00F2342D" w:rsidRPr="00480EE4">
        <w:rPr>
          <w:color w:val="0000FF"/>
          <w:sz w:val="20"/>
          <w:szCs w:val="18"/>
        </w:rPr>
      </w:r>
      <w:ins w:id="5093" w:author="Marmol, Dominika Klaudia" w:date="2026-06-08T18:06:00Z">
        <w:r w:rsidR="00F2342D" w:rsidRPr="00480EE4">
          <w:rPr>
            <w:color w:val="0000FF"/>
            <w:sz w:val="20"/>
            <w:szCs w:val="18"/>
          </w:rPr>
          <w:fldChar w:fldCharType="separate"/>
        </w:r>
        <w:r w:rsidR="00F2342D" w:rsidRPr="00F2342D">
          <w:rPr>
            <w:color w:val="0000FF"/>
            <w:szCs w:val="18"/>
            <w:lang w:val="en-GB"/>
            <w:rPrChange w:id="5094" w:author="Marmol, Dominika Klaudia" w:date="2026-06-08T18:06:00Z">
              <w:rPr>
                <w:color w:val="0000FF"/>
                <w:sz w:val="20"/>
                <w:lang w:val="en-GB"/>
              </w:rPr>
            </w:rPrChange>
          </w:rPr>
          <w:t>Table </w:t>
        </w:r>
        <w:r w:rsidR="00F2342D" w:rsidRPr="00F2342D">
          <w:rPr>
            <w:noProof/>
            <w:color w:val="0000FF"/>
            <w:szCs w:val="18"/>
            <w:lang w:val="en-GB"/>
            <w:rPrChange w:id="5095" w:author="Marmol, Dominika Klaudia" w:date="2026-06-08T18:06:00Z">
              <w:rPr>
                <w:noProof/>
                <w:color w:val="0000FF"/>
                <w:sz w:val="20"/>
                <w:lang w:val="en-GB"/>
              </w:rPr>
            </w:rPrChange>
          </w:rPr>
          <w:t>20</w:t>
        </w:r>
        <w:r w:rsidR="00F2342D" w:rsidRPr="00480EE4">
          <w:rPr>
            <w:color w:val="0000FF"/>
            <w:sz w:val="20"/>
            <w:szCs w:val="18"/>
          </w:rPr>
          <w:fldChar w:fldCharType="end"/>
        </w:r>
      </w:ins>
      <w:ins w:id="5096" w:author="Marmol, Dominika Klaudia" w:date="2026-06-08T11:43:00Z">
        <w:r w:rsidRPr="00F2342D">
          <w:rPr>
            <w:szCs w:val="18"/>
          </w:rPr>
          <w:t>.</w:t>
        </w:r>
      </w:ins>
    </w:p>
    <w:p w14:paraId="0F2D4126" w14:textId="3482FFD1" w:rsidR="00BD40B1" w:rsidRPr="00AF7284" w:rsidRDefault="00E27C57" w:rsidP="00BD40B1">
      <w:pPr>
        <w:pStyle w:val="Table-Footnote-Hanging"/>
        <w:rPr>
          <w:ins w:id="5097" w:author="Marmol, Dominika Klaudia" w:date="2026-06-08T11:43:00Z"/>
        </w:rPr>
      </w:pPr>
      <w:ins w:id="5098" w:author="Marmol, Dominika Klaudia" w:date="2026-06-08T11:43:00Z">
        <w:r w:rsidRPr="00AF7284">
          <w:t>v)</w:t>
        </w:r>
        <w:r w:rsidRPr="00AF7284">
          <w:tab/>
        </w:r>
        <w:r w:rsidRPr="00AF7284">
          <w:rPr>
            <w:b/>
            <w:bCs/>
          </w:rPr>
          <w:t>Blood sample for ADA:</w:t>
        </w:r>
        <w:r w:rsidRPr="00AF7284">
          <w:t xml:space="preserve"> Blood samples will be collected pre-dose. For details, please refer to</w:t>
        </w:r>
      </w:ins>
      <w:ins w:id="5099" w:author="Marmol, Dominika Klaudia" w:date="2026-06-08T18:06:00Z">
        <w:r w:rsidR="00F2342D">
          <w:rPr>
            <w:color w:val="0000FF"/>
          </w:rPr>
          <w:t xml:space="preserve"> </w:t>
        </w:r>
        <w:r w:rsidR="00F2342D" w:rsidRPr="00F147E0">
          <w:rPr>
            <w:color w:val="0000FF"/>
            <w:szCs w:val="18"/>
          </w:rPr>
          <w:fldChar w:fldCharType="begin"/>
        </w:r>
        <w:r w:rsidR="00F2342D" w:rsidRPr="00F147E0">
          <w:rPr>
            <w:color w:val="0000FF"/>
            <w:szCs w:val="18"/>
          </w:rPr>
          <w:instrText xml:space="preserve"> REF _Ref226705101 \h </w:instrText>
        </w:r>
        <w:r w:rsidR="00F2342D" w:rsidRPr="00F2342D">
          <w:rPr>
            <w:color w:val="0000FF"/>
            <w:szCs w:val="18"/>
          </w:rPr>
          <w:instrText xml:space="preserve"> \* MERGEFORMAT </w:instrText>
        </w:r>
      </w:ins>
      <w:r w:rsidR="00F2342D" w:rsidRPr="00F147E0">
        <w:rPr>
          <w:color w:val="0000FF"/>
          <w:szCs w:val="18"/>
        </w:rPr>
      </w:r>
      <w:ins w:id="5100" w:author="Marmol, Dominika Klaudia" w:date="2026-06-08T18:06:00Z">
        <w:r w:rsidR="00F2342D" w:rsidRPr="00F147E0">
          <w:rPr>
            <w:color w:val="0000FF"/>
            <w:szCs w:val="18"/>
          </w:rPr>
          <w:fldChar w:fldCharType="separate"/>
        </w:r>
        <w:r w:rsidR="00F2342D" w:rsidRPr="00F147E0">
          <w:rPr>
            <w:color w:val="0000FF"/>
            <w:szCs w:val="18"/>
            <w:lang w:val="en-GB"/>
          </w:rPr>
          <w:t>Table </w:t>
        </w:r>
        <w:r w:rsidR="00F2342D" w:rsidRPr="00F147E0">
          <w:rPr>
            <w:noProof/>
            <w:color w:val="0000FF"/>
            <w:szCs w:val="18"/>
            <w:lang w:val="en-GB"/>
          </w:rPr>
          <w:t>20</w:t>
        </w:r>
        <w:r w:rsidR="00F2342D" w:rsidRPr="00F147E0">
          <w:rPr>
            <w:color w:val="0000FF"/>
            <w:szCs w:val="18"/>
          </w:rPr>
          <w:fldChar w:fldCharType="end"/>
        </w:r>
      </w:ins>
      <w:ins w:id="5101" w:author="Marmol, Dominika Klaudia" w:date="2026-06-08T11:43:00Z">
        <w:r w:rsidRPr="00AF7284">
          <w:t>. ADA samples will also be collected at the time of any Grade ≥3 infusion-related events and 30 days after the event, if feasible.</w:t>
        </w:r>
      </w:ins>
    </w:p>
    <w:p w14:paraId="56291191" w14:textId="2CCF3972" w:rsidR="00BD40B1" w:rsidRPr="00AF7284" w:rsidRDefault="00E27C57" w:rsidP="00BD40B1">
      <w:pPr>
        <w:pStyle w:val="Table-Footnote-Hanging"/>
        <w:rPr>
          <w:ins w:id="5102" w:author="Marmol, Dominika Klaudia" w:date="2026-06-08T11:43:00Z"/>
        </w:rPr>
      </w:pPr>
      <w:ins w:id="5103" w:author="Marmol, Dominika Klaudia" w:date="2026-06-08T11:43:00Z">
        <w:r w:rsidRPr="00AF7284">
          <w:t>w)</w:t>
        </w:r>
        <w:r w:rsidRPr="00AF7284">
          <w:tab/>
        </w:r>
        <w:r w:rsidRPr="00AF7284">
          <w:rPr>
            <w:b/>
            <w:bCs/>
          </w:rPr>
          <w:t>Blood sample for biomarkers:</w:t>
        </w:r>
        <w:r w:rsidRPr="00AF7284">
          <w:t xml:space="preserve"> See </w:t>
        </w:r>
      </w:ins>
      <w:ins w:id="5104" w:author="Marmol, Dominika Klaudia" w:date="2026-06-08T18:07:00Z">
        <w:r w:rsidR="00F2342D" w:rsidRPr="00F2342D">
          <w:rPr>
            <w:color w:val="0000FF"/>
            <w:szCs w:val="18"/>
          </w:rPr>
          <w:fldChar w:fldCharType="begin"/>
        </w:r>
        <w:r w:rsidR="00F2342D" w:rsidRPr="00F2342D">
          <w:rPr>
            <w:color w:val="0000FF"/>
            <w:szCs w:val="18"/>
            <w:rPrChange w:id="5105" w:author="Marmol, Dominika Klaudia" w:date="2026-06-08T18:07:00Z">
              <w:rPr/>
            </w:rPrChange>
          </w:rPr>
          <w:instrText xml:space="preserve"> REF _Ref226705098 \h </w:instrText>
        </w:r>
      </w:ins>
      <w:r w:rsidR="00F2342D">
        <w:rPr>
          <w:color w:val="0000FF"/>
          <w:szCs w:val="18"/>
        </w:rPr>
        <w:instrText xml:space="preserve"> \* MERGEFORMAT </w:instrText>
      </w:r>
      <w:r w:rsidR="00F2342D" w:rsidRPr="00F2342D">
        <w:rPr>
          <w:color w:val="0000FF"/>
          <w:szCs w:val="18"/>
        </w:rPr>
      </w:r>
      <w:ins w:id="5106" w:author="Marmol, Dominika Klaudia" w:date="2026-06-08T18:07:00Z">
        <w:r w:rsidR="00F2342D" w:rsidRPr="00F2342D">
          <w:rPr>
            <w:color w:val="0000FF"/>
            <w:szCs w:val="18"/>
          </w:rPr>
          <w:fldChar w:fldCharType="separate"/>
        </w:r>
        <w:r w:rsidR="00F2342D" w:rsidRPr="00F2342D">
          <w:rPr>
            <w:color w:val="0000FF"/>
            <w:szCs w:val="18"/>
            <w:rPrChange w:id="5107" w:author="Marmol, Dominika Klaudia" w:date="2026-06-08T18:07:00Z">
              <w:rPr/>
            </w:rPrChange>
          </w:rPr>
          <w:t>Table </w:t>
        </w:r>
        <w:r w:rsidR="00F2342D" w:rsidRPr="00F2342D">
          <w:rPr>
            <w:noProof/>
            <w:color w:val="0000FF"/>
            <w:szCs w:val="18"/>
            <w:rPrChange w:id="5108" w:author="Marmol, Dominika Klaudia" w:date="2026-06-08T18:07:00Z">
              <w:rPr>
                <w:noProof/>
              </w:rPr>
            </w:rPrChange>
          </w:rPr>
          <w:t>13</w:t>
        </w:r>
        <w:r w:rsidR="00F2342D" w:rsidRPr="00F2342D">
          <w:rPr>
            <w:color w:val="0000FF"/>
            <w:szCs w:val="18"/>
          </w:rPr>
          <w:fldChar w:fldCharType="end"/>
        </w:r>
        <w:r w:rsidR="00F2342D">
          <w:rPr>
            <w:color w:val="0000FF"/>
          </w:rPr>
          <w:t xml:space="preserve"> </w:t>
        </w:r>
      </w:ins>
      <w:ins w:id="5109" w:author="Marmol, Dominika Klaudia" w:date="2026-06-08T11:43:00Z">
        <w:r w:rsidRPr="00AF7284">
          <w:t>for a detailed biomarker sampling. For further details, see</w:t>
        </w:r>
      </w:ins>
      <w:ins w:id="5110" w:author="Marmol, Dominika Klaudia" w:date="2026-06-08T18:07:00Z">
        <w:r w:rsidR="00F2342D">
          <w:t xml:space="preserve"> </w:t>
        </w:r>
        <w:r w:rsidR="00F2342D" w:rsidRPr="00FE5234">
          <w:t>CTP</w:t>
        </w:r>
      </w:ins>
      <w:ins w:id="5111" w:author="Marmol, Dominika Klaudia" w:date="2026-06-08T11:43:00Z">
        <w:r w:rsidRPr="00FE5234">
          <w:t xml:space="preserve"> Section </w:t>
        </w:r>
      </w:ins>
      <w:ins w:id="5112" w:author="Marmol, Dominika Klaudia" w:date="2026-06-08T18:07:00Z">
        <w:r w:rsidR="00F2342D" w:rsidRPr="00FE5234">
          <w:rPr>
            <w:rPrChange w:id="5113" w:author="Marmol, Dominika Klaudia" w:date="2026-06-11T09:44:00Z">
              <w:rPr>
                <w:color w:val="0000FF"/>
              </w:rPr>
            </w:rPrChange>
          </w:rPr>
          <w:t>8.10.</w:t>
        </w:r>
      </w:ins>
    </w:p>
    <w:p w14:paraId="0093BB73" w14:textId="77777777" w:rsidR="00BD40B1" w:rsidRPr="00AF7284" w:rsidRDefault="00E27C57" w:rsidP="00BD40B1">
      <w:pPr>
        <w:pStyle w:val="Table-Footnote"/>
        <w:keepNext/>
        <w:keepLines/>
        <w:rPr>
          <w:ins w:id="5114" w:author="Marmol, Dominika Klaudia" w:date="2026-06-08T11:43:00Z"/>
        </w:rPr>
      </w:pPr>
      <w:ins w:id="5115" w:author="Marmol, Dominika Klaudia" w:date="2026-06-08T11:43:00Z">
        <w:r w:rsidRPr="00AF7284">
          <w:t>Notes:</w:t>
        </w:r>
      </w:ins>
    </w:p>
    <w:p w14:paraId="3E8AE11A" w14:textId="77777777" w:rsidR="00BD40B1" w:rsidRPr="00AF7284" w:rsidRDefault="00E27C57" w:rsidP="00BD40B1">
      <w:pPr>
        <w:pStyle w:val="Table-Footnote"/>
        <w:rPr>
          <w:ins w:id="5116" w:author="Marmol, Dominika Klaudia" w:date="2026-06-08T11:43:00Z"/>
        </w:rPr>
      </w:pPr>
      <w:ins w:id="5117" w:author="Marmol, Dominika Klaudia" w:date="2026-06-08T11:43:00Z">
        <w:r w:rsidRPr="00AF7284">
          <w:t>Unless otherwise specified in this protocol, all laboratory tests should be performed and blood samples should be collected before IMP administration (local laboratory tests must provide results before the administration). All non-laboratory test procedures must be completed, and results must be obtained before IMP administration. If certain parameters cannot be tested at the trial site, results from external sites may be accepted, but relevant reports must be provided.</w:t>
        </w:r>
      </w:ins>
    </w:p>
    <w:p w14:paraId="70EA705F" w14:textId="2C3A721A" w:rsidR="00BD40B1" w:rsidRPr="00AF7284" w:rsidRDefault="00E27C57" w:rsidP="00BD40B1">
      <w:pPr>
        <w:pStyle w:val="Table-Footnote"/>
        <w:rPr>
          <w:ins w:id="5118" w:author="Marmol, Dominika Klaudia" w:date="2026-06-08T11:43:00Z"/>
        </w:rPr>
      </w:pPr>
      <w:ins w:id="5119" w:author="Marmol, Dominika Klaudia" w:date="2026-06-08T11:43:00Z">
        <w:r w:rsidRPr="00AF7284">
          <w:t xml:space="preserve">If, for any reason, trial participants are permanently withdrawn from the trial before completing all scheduled visits, they must complete an ETV (see </w:t>
        </w:r>
      </w:ins>
      <w:ins w:id="5120" w:author="Marmol, Dominika Klaudia" w:date="2026-06-08T18:07:00Z">
        <w:r w:rsidR="00F2342D">
          <w:t xml:space="preserve">CTP </w:t>
        </w:r>
      </w:ins>
      <w:ins w:id="5121" w:author="Marmol, Dominika Klaudia" w:date="2026-06-08T11:43:00Z">
        <w:r w:rsidRPr="00AF7284">
          <w:t>Section </w:t>
        </w:r>
      </w:ins>
      <w:ins w:id="5122" w:author="Marmol, Dominika Klaudia" w:date="2026-06-08T18:08:00Z">
        <w:r w:rsidR="00F2342D">
          <w:rPr>
            <w:color w:val="0000FF"/>
          </w:rPr>
          <w:t>8.1.6</w:t>
        </w:r>
      </w:ins>
      <w:ins w:id="5123" w:author="Marmol, Dominika Klaudia" w:date="2026-06-08T11:43:00Z">
        <w:r w:rsidRPr="00AF7284">
          <w:t xml:space="preserve">). If possible, all assessments planned for the actual week or day of that visit as listed in the SoA and which are not included in the ETV must also be performed. </w:t>
        </w:r>
        <w:bookmarkStart w:id="5124" w:name="_Hlk168493247"/>
        <w:r w:rsidRPr="00AF7284">
          <w:t xml:space="preserve">The only exception will be pregnant participants, who will not have further blood draws, but will otherwise complete planned assessments, and pregnancy follow-up as described in </w:t>
        </w:r>
      </w:ins>
      <w:ins w:id="5125" w:author="Marmol, Dominika Klaudia" w:date="2026-06-08T18:08:00Z">
        <w:r w:rsidR="00F2342D">
          <w:t xml:space="preserve">CTP </w:t>
        </w:r>
      </w:ins>
      <w:ins w:id="5126" w:author="Marmol, Dominika Klaudia" w:date="2026-06-08T11:43:00Z">
        <w:r w:rsidRPr="00AF7284">
          <w:t>Section </w:t>
        </w:r>
      </w:ins>
      <w:bookmarkEnd w:id="5124"/>
      <w:ins w:id="5127" w:author="Marmol, Dominika Klaudia" w:date="2026-06-08T18:08:00Z">
        <w:r w:rsidR="00F2342D">
          <w:rPr>
            <w:color w:val="0000FF"/>
          </w:rPr>
          <w:t>10.5.4.</w:t>
        </w:r>
      </w:ins>
    </w:p>
    <w:p w14:paraId="6CE5CE37" w14:textId="77777777" w:rsidR="00BD40B1" w:rsidRPr="00AF7284" w:rsidRDefault="00E27C57" w:rsidP="00BD40B1">
      <w:pPr>
        <w:pStyle w:val="Table-Footnote"/>
        <w:rPr>
          <w:ins w:id="5128" w:author="Marmol, Dominika Klaudia" w:date="2026-06-08T11:43:00Z"/>
          <w:rStyle w:val="normaltextrun"/>
        </w:rPr>
      </w:pPr>
      <w:ins w:id="5129" w:author="Marmol, Dominika Klaudia" w:date="2026-06-08T11:43:00Z">
        <w:r w:rsidRPr="00AF7284">
          <w:t xml:space="preserve">The total blood volume drawn over any 8-week period in any participant will always be less than 550 mL. Additional blood samples may be taken, e.g., for safety assessments after AEs or SAEs, if deemed necessary by the investigator. </w:t>
        </w:r>
        <w:r w:rsidRPr="00AF7284">
          <w:rPr>
            <w:rStyle w:val="normaltextrun"/>
          </w:rPr>
          <w:t>As long as the absolute volume of blood drawn does not change per participant overall, the volume of individual blood draws may be adapted if required, e.g., due to unforeseen shortage of specific tubes.</w:t>
        </w:r>
      </w:ins>
    </w:p>
    <w:p w14:paraId="47250ECA" w14:textId="77777777" w:rsidR="00BD40B1" w:rsidRPr="00AF7284" w:rsidRDefault="00E27C57" w:rsidP="00BD40B1">
      <w:pPr>
        <w:pStyle w:val="Table-Footnote"/>
        <w:rPr>
          <w:ins w:id="5130" w:author="Marmol, Dominika Klaudia" w:date="2026-06-08T11:43:00Z"/>
        </w:rPr>
      </w:pPr>
      <w:ins w:id="5131" w:author="Marmol, Dominika Klaudia" w:date="2026-06-08T11:43:00Z">
        <w:r w:rsidRPr="00AF7284">
          <w:rPr>
            <w:rStyle w:val="normaltextrun"/>
          </w:rPr>
          <w:t>Leftover or back up clinical sample aliquots of a participant, which have the exact same collection times, intended to a particular assessment can be used for another assay than that stated on the label if both assessments are described in the SoA and the participant has consented to all. This is only possible if the sample has been used first for its original purpose and it is confirmed that no retesting is required. Samples can only be used interchangeably if the sample characteristics, collection, shipment, and storage conditions are the same.</w:t>
        </w:r>
        <w:r w:rsidRPr="00AF7284">
          <w:t xml:space="preserve"> </w:t>
        </w:r>
      </w:ins>
    </w:p>
    <w:p w14:paraId="73B52A21" w14:textId="77777777" w:rsidR="00BD40B1" w:rsidRPr="00AF7284" w:rsidRDefault="00E27C57" w:rsidP="00BD40B1">
      <w:pPr>
        <w:pStyle w:val="Table-Footnote"/>
        <w:rPr>
          <w:ins w:id="5132" w:author="Marmol, Dominika Klaudia" w:date="2026-06-08T11:43:00Z"/>
          <w:rStyle w:val="normaltextrun"/>
        </w:rPr>
      </w:pPr>
      <w:ins w:id="5133" w:author="Marmol, Dominika Klaudia" w:date="2026-06-08T11:43:00Z">
        <w:r w:rsidRPr="00AF7284">
          <w:rPr>
            <w:rStyle w:val="normaltextrun"/>
          </w:rPr>
          <w:t>Participants should be fasted for at least 8 h prior to visits with blood sampling for safety assessments. Participants are allowed to have drinking water during fasting.</w:t>
        </w:r>
      </w:ins>
    </w:p>
    <w:p w14:paraId="081E3086" w14:textId="77777777" w:rsidR="00BD40B1" w:rsidRDefault="00E27C57" w:rsidP="00BD40B1">
      <w:pPr>
        <w:pStyle w:val="Table-Footnote"/>
        <w:rPr>
          <w:ins w:id="5134" w:author="Marmol, Dominika Klaudia" w:date="2026-06-08T11:43:00Z"/>
        </w:rPr>
      </w:pPr>
      <w:ins w:id="5135" w:author="Marmol, Dominika Klaudia" w:date="2026-06-08T11:43:00Z">
        <w:r w:rsidRPr="00AF7284">
          <w:t>Abbreviations: 2L+ = second-line of therapy or higher; ADA = anti-drug antibody; AE = adverse event; ccRCC = clear cell renal cell carcinoma; CT = computed tomography; CnDn = Day n of Cycle n; D or d = day; DNA = deoxyribonucleic acid; ECG = electrocardiogram; ECOG = Eastern Cooperative Oncology Group; eCRF = electronic case report form; EOT = End-of-Treatment; h = hour(s); ETV = Early Termination Visit; HBV = hepatitis B virus; HCV = hepatitis C virus; HIV = human immunodeficiency virus; ICF = informed consent form; IgG = immunoglobulin G; IL-6 = interleukin 6; IMP = investigational medicinal product; IV = intravenous; min = minute(s); MUGA = multi-gated acquisition (scanning); MRI = magnetic resonance imaging; PCR = polymerase chain reaction; PK = pharmacokinetics; POCBP = participant of childbearing potential; Q2W = once every 2 weeks; RECIST v1.1 = Response Evaluation Criteria in Solid Tumors version 1.1; RNA = ribonucleic acid; SAE = serious adverse event; SFU = safety follow-up; SoA = schedule of activities; TO = target occupancy; US = United States.</w:t>
        </w:r>
      </w:ins>
    </w:p>
    <w:p w14:paraId="7CBAE52B" w14:textId="77777777" w:rsidR="00BD40B1" w:rsidRDefault="00BD40B1" w:rsidP="00E54CD0">
      <w:pPr>
        <w:rPr>
          <w:ins w:id="5136" w:author="Marmol, Dominika Klaudia" w:date="2026-06-08T11:44:00Z"/>
          <w:rFonts w:cs="Arial"/>
        </w:rPr>
      </w:pPr>
    </w:p>
    <w:p w14:paraId="08AC9513" w14:textId="77777777" w:rsidR="00BD40B1" w:rsidRDefault="00BD40B1" w:rsidP="00E54CD0">
      <w:pPr>
        <w:rPr>
          <w:ins w:id="5137" w:author="Marmol, Dominika Klaudia" w:date="2026-06-08T11:44:00Z"/>
          <w:rFonts w:cs="Arial"/>
        </w:rPr>
      </w:pPr>
    </w:p>
    <w:p w14:paraId="76691F39" w14:textId="024F4256" w:rsidR="00BD40B1" w:rsidRPr="00201CA3" w:rsidRDefault="00E27C57" w:rsidP="00BD40B1">
      <w:pPr>
        <w:pStyle w:val="CaptionTable"/>
        <w:pageBreakBefore/>
        <w:rPr>
          <w:ins w:id="5138" w:author="Marmol, Dominika Klaudia" w:date="2026-06-08T11:44:00Z"/>
          <w:sz w:val="24"/>
          <w:szCs w:val="24"/>
          <w:rPrChange w:id="5139" w:author="Marmol, Dominika Klaudia" w:date="2026-06-08T16:58:00Z">
            <w:rPr>
              <w:ins w:id="5140" w:author="Marmol, Dominika Klaudia" w:date="2026-06-08T11:44:00Z"/>
            </w:rPr>
          </w:rPrChange>
        </w:rPr>
      </w:pPr>
      <w:bookmarkStart w:id="5141" w:name="_Ref226705098"/>
      <w:bookmarkStart w:id="5142" w:name="_Toc185412464"/>
      <w:bookmarkStart w:id="5143" w:name="_Toc228719813"/>
      <w:bookmarkStart w:id="5144" w:name="_Toc229131338"/>
      <w:bookmarkStart w:id="5145" w:name="_Toc232068074"/>
      <w:r w:rsidRPr="00201CA3">
        <w:rPr>
          <w:sz w:val="24"/>
          <w:szCs w:val="24"/>
          <w:rPrChange w:id="5146" w:author="Marmol, Dominika Klaudia" w:date="2026-06-08T16:58:00Z">
            <w:rPr/>
          </w:rPrChange>
        </w:rPr>
        <w:lastRenderedPageBreak/>
        <w:t>Table </w:t>
      </w:r>
      <w:r w:rsidRPr="00201CA3">
        <w:rPr>
          <w:sz w:val="24"/>
          <w:szCs w:val="24"/>
          <w:rPrChange w:id="5147" w:author="Marmol, Dominika Klaudia" w:date="2026-06-08T16:58:00Z">
            <w:rPr/>
          </w:rPrChange>
        </w:rPr>
        <w:fldChar w:fldCharType="begin"/>
      </w:r>
      <w:r w:rsidRPr="00201CA3">
        <w:rPr>
          <w:sz w:val="24"/>
          <w:szCs w:val="24"/>
          <w:rPrChange w:id="5148" w:author="Marmol, Dominika Klaudia" w:date="2026-06-08T16:58:00Z">
            <w:rPr/>
          </w:rPrChange>
        </w:rPr>
        <w:instrText xml:space="preserve"> SEQ Table \* ARABIC </w:instrText>
      </w:r>
      <w:r w:rsidRPr="00201CA3">
        <w:rPr>
          <w:noProof/>
          <w:sz w:val="24"/>
          <w:szCs w:val="24"/>
          <w:rPrChange w:id="5149" w:author="Marmol, Dominika Klaudia" w:date="2026-06-08T16:58:00Z">
            <w:rPr>
              <w:noProof/>
            </w:rPr>
          </w:rPrChange>
        </w:rPr>
        <w:fldChar w:fldCharType="separate"/>
      </w:r>
      <w:ins w:id="5150" w:author="Marmol, Dominika Klaudia" w:date="2026-06-08T16:58:00Z">
        <w:r w:rsidR="00201CA3" w:rsidRPr="00201CA3">
          <w:rPr>
            <w:noProof/>
            <w:sz w:val="24"/>
            <w:szCs w:val="24"/>
            <w:rPrChange w:id="5151" w:author="Marmol, Dominika Klaudia" w:date="2026-06-08T16:58:00Z">
              <w:rPr>
                <w:noProof/>
              </w:rPr>
            </w:rPrChange>
          </w:rPr>
          <w:t>13</w:t>
        </w:r>
      </w:ins>
      <w:del w:id="5152" w:author="Marmol, Dominika Klaudia" w:date="2026-06-08T16:58:00Z">
        <w:r w:rsidRPr="00201CA3">
          <w:rPr>
            <w:noProof/>
            <w:sz w:val="24"/>
            <w:szCs w:val="24"/>
            <w:rPrChange w:id="5153" w:author="Marmol, Dominika Klaudia" w:date="2026-06-08T16:58:00Z">
              <w:rPr>
                <w:noProof/>
              </w:rPr>
            </w:rPrChange>
          </w:rPr>
          <w:delText>8</w:delText>
        </w:r>
      </w:del>
      <w:r w:rsidRPr="00201CA3">
        <w:rPr>
          <w:noProof/>
          <w:sz w:val="24"/>
          <w:szCs w:val="24"/>
          <w:rPrChange w:id="5154" w:author="Marmol, Dominika Klaudia" w:date="2026-06-08T16:58:00Z">
            <w:rPr>
              <w:noProof/>
            </w:rPr>
          </w:rPrChange>
        </w:rPr>
        <w:fldChar w:fldCharType="end"/>
      </w:r>
      <w:bookmarkEnd w:id="5141"/>
      <w:r w:rsidRPr="00201CA3">
        <w:rPr>
          <w:sz w:val="24"/>
          <w:szCs w:val="24"/>
          <w:rPrChange w:id="5155" w:author="Marmol, Dominika Klaudia" w:date="2026-06-08T16:58:00Z">
            <w:rPr/>
          </w:rPrChange>
        </w:rPr>
        <w:t>:</w:t>
      </w:r>
      <w:ins w:id="5156" w:author="Marmol, Dominika Klaudia" w:date="2026-06-08T11:44:00Z">
        <w:r w:rsidRPr="00201CA3">
          <w:rPr>
            <w:sz w:val="24"/>
            <w:szCs w:val="24"/>
            <w:rPrChange w:id="5157" w:author="Marmol, Dominika Klaudia" w:date="2026-06-08T16:58:00Z">
              <w:rPr/>
            </w:rPrChange>
          </w:rPr>
          <w:tab/>
        </w:r>
        <w:del w:id="5158" w:author="BNT" w:date="2026-05-03T18:04:00Z">
          <w:r w:rsidRPr="00201CA3">
            <w:rPr>
              <w:sz w:val="24"/>
              <w:szCs w:val="24"/>
              <w:rPrChange w:id="5159" w:author="Marmol, Dominika Klaudia" w:date="2026-06-08T16:58:00Z">
                <w:rPr/>
              </w:rPrChange>
            </w:rPr>
            <w:delText>PK/biomarker/ADA</w:delText>
          </w:r>
        </w:del>
        <w:r w:rsidRPr="00201CA3">
          <w:rPr>
            <w:sz w:val="24"/>
            <w:szCs w:val="24"/>
            <w:rPrChange w:id="5160" w:author="Marmol, Dominika Klaudia" w:date="2026-06-08T16:58:00Z">
              <w:rPr/>
            </w:rPrChange>
          </w:rPr>
          <w:t>Biomarker sample collection timepoints</w:t>
        </w:r>
        <w:bookmarkEnd w:id="5142"/>
        <w:r w:rsidRPr="00201CA3">
          <w:rPr>
            <w:sz w:val="24"/>
            <w:szCs w:val="24"/>
            <w:rPrChange w:id="5161" w:author="Marmol, Dominika Klaudia" w:date="2026-06-08T16:58:00Z">
              <w:rPr/>
            </w:rPrChange>
          </w:rPr>
          <w:t xml:space="preserve"> – Part B1 (Dose optimization and expansion: 2L+ ccRCC)</w:t>
        </w:r>
        <w:bookmarkEnd w:id="5143"/>
        <w:bookmarkEnd w:id="5144"/>
        <w:bookmarkEnd w:id="5145"/>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545"/>
        <w:gridCol w:w="1546"/>
        <w:gridCol w:w="2881"/>
        <w:gridCol w:w="1633"/>
        <w:gridCol w:w="1633"/>
        <w:gridCol w:w="2040"/>
      </w:tblGrid>
      <w:tr w:rsidR="008F5115" w14:paraId="1BD19209" w14:textId="77777777" w:rsidTr="00F147E0">
        <w:trPr>
          <w:trHeight w:val="262"/>
          <w:tblHeader/>
          <w:jc w:val="center"/>
          <w:ins w:id="5162" w:author="Marmol, Dominika Klaudia" w:date="2026-06-08T11:44:00Z"/>
        </w:trPr>
        <w:tc>
          <w:tcPr>
            <w:tcW w:w="1335" w:type="pct"/>
            <w:shd w:val="clear" w:color="auto" w:fill="F2F2F2" w:themeFill="background1" w:themeFillShade="F2"/>
            <w:vAlign w:val="center"/>
          </w:tcPr>
          <w:p w14:paraId="39DFCA3D" w14:textId="77777777" w:rsidR="00BD40B1" w:rsidRPr="003157E5" w:rsidRDefault="00BD40B1" w:rsidP="00F147E0">
            <w:pPr>
              <w:pStyle w:val="Table-1rowcenter"/>
              <w:rPr>
                <w:ins w:id="5163" w:author="Marmol, Dominika Klaudia" w:date="2026-06-08T11:44:00Z"/>
              </w:rPr>
            </w:pPr>
          </w:p>
        </w:tc>
        <w:tc>
          <w:tcPr>
            <w:tcW w:w="1667" w:type="pct"/>
            <w:gridSpan w:val="2"/>
            <w:shd w:val="clear" w:color="auto" w:fill="F2F2F2" w:themeFill="background1" w:themeFillShade="F2"/>
            <w:vAlign w:val="center"/>
          </w:tcPr>
          <w:p w14:paraId="595E5BCD" w14:textId="77777777" w:rsidR="00BD40B1" w:rsidRPr="003157E5" w:rsidRDefault="00E27C57" w:rsidP="00F147E0">
            <w:pPr>
              <w:pStyle w:val="Table-1rowcenter"/>
              <w:rPr>
                <w:ins w:id="5164" w:author="Marmol, Dominika Klaudia" w:date="2026-06-08T11:44:00Z"/>
              </w:rPr>
            </w:pPr>
            <w:ins w:id="5165" w:author="Marmol, Dominika Klaudia" w:date="2026-06-08T11:44:00Z">
              <w:r w:rsidRPr="003157E5">
                <w:t>Timepoint</w:t>
              </w:r>
              <w:r>
                <w:t xml:space="preserve"> </w:t>
              </w:r>
              <w:r>
                <w:br/>
                <w:t>(</w:t>
              </w:r>
              <w:r w:rsidRPr="00406864">
                <w:t>4</w:t>
              </w:r>
              <w:r>
                <w:t> </w:t>
              </w:r>
              <w:r w:rsidRPr="00406864">
                <w:t>h post</w:t>
              </w:r>
              <w:r>
                <w:noBreakHyphen/>
              </w:r>
              <w:r w:rsidRPr="00406864">
                <w:t xml:space="preserve">infusion </w:t>
              </w:r>
              <w:r>
                <w:rPr>
                  <w:rFonts w:cs="Arial"/>
                </w:rPr>
                <w:t>±</w:t>
              </w:r>
              <w:r w:rsidRPr="00406864">
                <w:t>30</w:t>
              </w:r>
              <w:r>
                <w:t> </w:t>
              </w:r>
              <w:r w:rsidRPr="00406864">
                <w:t>min</w:t>
              </w:r>
              <w:r>
                <w:t>)</w:t>
              </w:r>
            </w:ins>
          </w:p>
        </w:tc>
        <w:tc>
          <w:tcPr>
            <w:tcW w:w="615" w:type="pct"/>
            <w:shd w:val="clear" w:color="auto" w:fill="F2F2F2" w:themeFill="background1" w:themeFillShade="F2"/>
            <w:vAlign w:val="center"/>
          </w:tcPr>
          <w:p w14:paraId="13F4B8EB" w14:textId="77777777" w:rsidR="00BD40B1" w:rsidRPr="003157E5" w:rsidRDefault="00E27C57" w:rsidP="00F147E0">
            <w:pPr>
              <w:pStyle w:val="Table-1rowcenter"/>
              <w:rPr>
                <w:ins w:id="5166" w:author="Marmol, Dominika Klaudia" w:date="2026-06-08T11:44:00Z"/>
              </w:rPr>
            </w:pPr>
            <w:ins w:id="5167" w:author="Marmol, Dominika Klaudia" w:date="2026-06-08T11:44:00Z">
              <w:r>
                <w:t>KIM-1 </w:t>
              </w:r>
              <w:r w:rsidRPr="001F087E">
                <w:rPr>
                  <w:sz w:val="22"/>
                  <w:szCs w:val="22"/>
                  <w:vertAlign w:val="superscript"/>
                </w:rPr>
                <w:t>a</w:t>
              </w:r>
            </w:ins>
          </w:p>
        </w:tc>
        <w:tc>
          <w:tcPr>
            <w:tcW w:w="615" w:type="pct"/>
            <w:shd w:val="clear" w:color="auto" w:fill="F2F2F2" w:themeFill="background1" w:themeFillShade="F2"/>
            <w:vAlign w:val="center"/>
          </w:tcPr>
          <w:p w14:paraId="2E66C300" w14:textId="77777777" w:rsidR="00BD40B1" w:rsidRPr="003157E5" w:rsidRDefault="00E27C57" w:rsidP="00F147E0">
            <w:pPr>
              <w:pStyle w:val="Table-1rowcenter"/>
              <w:rPr>
                <w:ins w:id="5168" w:author="Marmol, Dominika Klaudia" w:date="2026-06-08T11:44:00Z"/>
              </w:rPr>
            </w:pPr>
            <w:ins w:id="5169" w:author="Marmol, Dominika Klaudia" w:date="2026-06-08T11:44:00Z">
              <w:r w:rsidRPr="003157E5">
                <w:t>TO</w:t>
              </w:r>
              <w:r>
                <w:t> </w:t>
              </w:r>
              <w:r>
                <w:rPr>
                  <w:sz w:val="22"/>
                  <w:szCs w:val="22"/>
                  <w:vertAlign w:val="superscript"/>
                </w:rPr>
                <w:t>b</w:t>
              </w:r>
            </w:ins>
          </w:p>
        </w:tc>
        <w:tc>
          <w:tcPr>
            <w:tcW w:w="768" w:type="pct"/>
            <w:shd w:val="clear" w:color="auto" w:fill="F2F2F2" w:themeFill="background1" w:themeFillShade="F2"/>
            <w:vAlign w:val="center"/>
          </w:tcPr>
          <w:p w14:paraId="3753903F" w14:textId="77777777" w:rsidR="00BD40B1" w:rsidRPr="003157E5" w:rsidRDefault="00E27C57" w:rsidP="00F147E0">
            <w:pPr>
              <w:pStyle w:val="Table-1rowcenter"/>
              <w:rPr>
                <w:ins w:id="5170" w:author="Marmol, Dominika Klaudia" w:date="2026-06-08T11:44:00Z"/>
              </w:rPr>
            </w:pPr>
            <w:ins w:id="5171" w:author="Marmol, Dominika Klaudia" w:date="2026-06-08T11:44:00Z">
              <w:r w:rsidRPr="003157E5">
                <w:t>Cytokines</w:t>
              </w:r>
            </w:ins>
          </w:p>
        </w:tc>
      </w:tr>
      <w:tr w:rsidR="008F5115" w14:paraId="74C6E995" w14:textId="77777777" w:rsidTr="00F147E0">
        <w:trPr>
          <w:trHeight w:val="262"/>
          <w:jc w:val="center"/>
          <w:ins w:id="5172" w:author="Marmol, Dominika Klaudia" w:date="2026-06-08T11:44:00Z"/>
        </w:trPr>
        <w:tc>
          <w:tcPr>
            <w:tcW w:w="1335" w:type="pct"/>
            <w:vMerge w:val="restart"/>
            <w:vAlign w:val="center"/>
          </w:tcPr>
          <w:p w14:paraId="51DC323E" w14:textId="77777777" w:rsidR="00BD40B1" w:rsidRPr="003157E5" w:rsidRDefault="00E27C57" w:rsidP="00F147E0">
            <w:pPr>
              <w:pStyle w:val="Table-Text-Centered"/>
              <w:rPr>
                <w:ins w:id="5173" w:author="Marmol, Dominika Klaudia" w:date="2026-06-08T11:44:00Z"/>
              </w:rPr>
            </w:pPr>
            <w:ins w:id="5174" w:author="Marmol, Dominika Klaudia" w:date="2026-06-08T11:44:00Z">
              <w:r w:rsidRPr="003157E5">
                <w:t>Cycle 1</w:t>
              </w:r>
            </w:ins>
          </w:p>
        </w:tc>
        <w:tc>
          <w:tcPr>
            <w:tcW w:w="582" w:type="pct"/>
            <w:vAlign w:val="center"/>
          </w:tcPr>
          <w:p w14:paraId="07805F9A" w14:textId="77777777" w:rsidR="00BD40B1" w:rsidRPr="003157E5" w:rsidRDefault="00E27C57" w:rsidP="00F147E0">
            <w:pPr>
              <w:pStyle w:val="Table-Text-Centered"/>
              <w:rPr>
                <w:ins w:id="5175" w:author="Marmol, Dominika Klaudia" w:date="2026-06-08T11:44:00Z"/>
              </w:rPr>
            </w:pPr>
            <w:ins w:id="5176" w:author="Marmol, Dominika Klaudia" w:date="2026-06-08T11:44:00Z">
              <w:r w:rsidRPr="003157E5">
                <w:t>C1D1</w:t>
              </w:r>
            </w:ins>
          </w:p>
        </w:tc>
        <w:tc>
          <w:tcPr>
            <w:tcW w:w="1085" w:type="pct"/>
            <w:vAlign w:val="center"/>
          </w:tcPr>
          <w:p w14:paraId="62E039B6" w14:textId="77777777" w:rsidR="00BD40B1" w:rsidRPr="003157E5" w:rsidRDefault="00E27C57" w:rsidP="00F147E0">
            <w:pPr>
              <w:pStyle w:val="Table-Text-Centered"/>
              <w:rPr>
                <w:ins w:id="5177" w:author="Marmol, Dominika Klaudia" w:date="2026-06-08T11:44:00Z"/>
              </w:rPr>
            </w:pPr>
            <w:ins w:id="5178" w:author="Marmol, Dominika Klaudia" w:date="2026-06-08T11:44:00Z">
              <w:r w:rsidRPr="003157E5">
                <w:t>Pre-dose</w:t>
              </w:r>
            </w:ins>
          </w:p>
        </w:tc>
        <w:tc>
          <w:tcPr>
            <w:tcW w:w="615" w:type="pct"/>
          </w:tcPr>
          <w:p w14:paraId="4F12DFBF" w14:textId="77777777" w:rsidR="00BD40B1" w:rsidRPr="003157E5" w:rsidRDefault="00E27C57" w:rsidP="00F147E0">
            <w:pPr>
              <w:pStyle w:val="Table-Text-Centered"/>
              <w:rPr>
                <w:ins w:id="5179" w:author="Marmol, Dominika Klaudia" w:date="2026-06-08T11:44:00Z"/>
              </w:rPr>
            </w:pPr>
            <w:ins w:id="5180" w:author="Marmol, Dominika Klaudia" w:date="2026-06-08T11:44:00Z">
              <w:r>
                <w:t>X</w:t>
              </w:r>
            </w:ins>
          </w:p>
        </w:tc>
        <w:tc>
          <w:tcPr>
            <w:tcW w:w="615" w:type="pct"/>
          </w:tcPr>
          <w:p w14:paraId="221E7A0E" w14:textId="77777777" w:rsidR="00BD40B1" w:rsidRPr="003157E5" w:rsidRDefault="00E27C57" w:rsidP="00F147E0">
            <w:pPr>
              <w:pStyle w:val="Table-Text-Centered"/>
              <w:rPr>
                <w:ins w:id="5181" w:author="Marmol, Dominika Klaudia" w:date="2026-06-08T11:44:00Z"/>
              </w:rPr>
            </w:pPr>
            <w:ins w:id="5182" w:author="Marmol, Dominika Klaudia" w:date="2026-06-08T11:44:00Z">
              <w:r w:rsidRPr="003157E5">
                <w:t>X</w:t>
              </w:r>
            </w:ins>
          </w:p>
        </w:tc>
        <w:tc>
          <w:tcPr>
            <w:tcW w:w="768" w:type="pct"/>
            <w:vAlign w:val="center"/>
          </w:tcPr>
          <w:p w14:paraId="063D327F" w14:textId="77777777" w:rsidR="00BD40B1" w:rsidRPr="003157E5" w:rsidRDefault="00E27C57" w:rsidP="00F147E0">
            <w:pPr>
              <w:pStyle w:val="Table-Text-Centered"/>
              <w:rPr>
                <w:ins w:id="5183" w:author="Marmol, Dominika Klaudia" w:date="2026-06-08T11:44:00Z"/>
              </w:rPr>
            </w:pPr>
            <w:ins w:id="5184" w:author="Marmol, Dominika Klaudia" w:date="2026-06-08T11:44:00Z">
              <w:r w:rsidRPr="003157E5">
                <w:t>X</w:t>
              </w:r>
            </w:ins>
          </w:p>
        </w:tc>
      </w:tr>
      <w:tr w:rsidR="008F5115" w14:paraId="15418632" w14:textId="77777777" w:rsidTr="00F147E0">
        <w:trPr>
          <w:trHeight w:val="355"/>
          <w:jc w:val="center"/>
          <w:ins w:id="5185" w:author="Marmol, Dominika Klaudia" w:date="2026-06-08T11:44:00Z"/>
        </w:trPr>
        <w:tc>
          <w:tcPr>
            <w:tcW w:w="1335" w:type="pct"/>
            <w:vMerge/>
            <w:vAlign w:val="center"/>
          </w:tcPr>
          <w:p w14:paraId="0DFBE2DB" w14:textId="77777777" w:rsidR="00BD40B1" w:rsidRPr="003157E5" w:rsidRDefault="00BD40B1" w:rsidP="00F147E0">
            <w:pPr>
              <w:pStyle w:val="Table-Text-Centered"/>
              <w:rPr>
                <w:ins w:id="5186" w:author="Marmol, Dominika Klaudia" w:date="2026-06-08T11:44:00Z"/>
              </w:rPr>
            </w:pPr>
          </w:p>
        </w:tc>
        <w:tc>
          <w:tcPr>
            <w:tcW w:w="582" w:type="pct"/>
            <w:vAlign w:val="center"/>
          </w:tcPr>
          <w:p w14:paraId="133AAA6D" w14:textId="77777777" w:rsidR="00BD40B1" w:rsidRPr="003157E5" w:rsidRDefault="00E27C57" w:rsidP="00F147E0">
            <w:pPr>
              <w:pStyle w:val="Table-Text-Centered"/>
              <w:rPr>
                <w:ins w:id="5187" w:author="Marmol, Dominika Klaudia" w:date="2026-06-08T11:44:00Z"/>
              </w:rPr>
            </w:pPr>
            <w:ins w:id="5188" w:author="Marmol, Dominika Klaudia" w:date="2026-06-08T11:44:00Z">
              <w:r w:rsidRPr="003157E5">
                <w:t>C1D1</w:t>
              </w:r>
            </w:ins>
          </w:p>
        </w:tc>
        <w:tc>
          <w:tcPr>
            <w:tcW w:w="1085" w:type="pct"/>
            <w:vAlign w:val="center"/>
          </w:tcPr>
          <w:p w14:paraId="4CA8DA49" w14:textId="77777777" w:rsidR="00BD40B1" w:rsidRPr="003157E5" w:rsidRDefault="00E27C57" w:rsidP="00F147E0">
            <w:pPr>
              <w:pStyle w:val="Table-Text-Centered"/>
              <w:rPr>
                <w:ins w:id="5189" w:author="Marmol, Dominika Klaudia" w:date="2026-06-08T11:44:00Z"/>
              </w:rPr>
            </w:pPr>
            <w:ins w:id="5190" w:author="Marmol, Dominika Klaudia" w:date="2026-06-08T11:44:00Z">
              <w:r w:rsidRPr="003157E5">
                <w:t>End of infusion</w:t>
              </w:r>
            </w:ins>
          </w:p>
        </w:tc>
        <w:tc>
          <w:tcPr>
            <w:tcW w:w="615" w:type="pct"/>
            <w:vAlign w:val="center"/>
          </w:tcPr>
          <w:p w14:paraId="04CAEF53" w14:textId="77777777" w:rsidR="00BD40B1" w:rsidRPr="003157E5" w:rsidRDefault="00BD40B1" w:rsidP="00F147E0">
            <w:pPr>
              <w:pStyle w:val="Table-Text-Centered"/>
              <w:rPr>
                <w:ins w:id="5191" w:author="Marmol, Dominika Klaudia" w:date="2026-06-08T11:44:00Z"/>
              </w:rPr>
            </w:pPr>
          </w:p>
        </w:tc>
        <w:tc>
          <w:tcPr>
            <w:tcW w:w="615" w:type="pct"/>
            <w:vAlign w:val="center"/>
          </w:tcPr>
          <w:p w14:paraId="784BFD98" w14:textId="77777777" w:rsidR="00BD40B1" w:rsidRPr="003157E5" w:rsidRDefault="00E27C57" w:rsidP="00F147E0">
            <w:pPr>
              <w:pStyle w:val="Table-Text-Centered"/>
              <w:rPr>
                <w:ins w:id="5192" w:author="Marmol, Dominika Klaudia" w:date="2026-06-08T11:44:00Z"/>
              </w:rPr>
            </w:pPr>
            <w:ins w:id="5193" w:author="Marmol, Dominika Klaudia" w:date="2026-06-08T11:44:00Z">
              <w:r w:rsidRPr="003157E5">
                <w:t>X</w:t>
              </w:r>
            </w:ins>
          </w:p>
        </w:tc>
        <w:tc>
          <w:tcPr>
            <w:tcW w:w="768" w:type="pct"/>
            <w:vAlign w:val="center"/>
          </w:tcPr>
          <w:p w14:paraId="164CA423" w14:textId="77777777" w:rsidR="00BD40B1" w:rsidRPr="003157E5" w:rsidRDefault="00BD40B1" w:rsidP="00F147E0">
            <w:pPr>
              <w:pStyle w:val="Table-Text-Centered"/>
              <w:rPr>
                <w:ins w:id="5194" w:author="Marmol, Dominika Klaudia" w:date="2026-06-08T11:44:00Z"/>
              </w:rPr>
            </w:pPr>
          </w:p>
        </w:tc>
      </w:tr>
      <w:tr w:rsidR="008F5115" w14:paraId="42394E6D" w14:textId="77777777" w:rsidTr="00F147E0">
        <w:trPr>
          <w:trHeight w:val="277"/>
          <w:jc w:val="center"/>
          <w:ins w:id="5195" w:author="Marmol, Dominika Klaudia" w:date="2026-06-08T11:44:00Z"/>
        </w:trPr>
        <w:tc>
          <w:tcPr>
            <w:tcW w:w="1335" w:type="pct"/>
            <w:vMerge/>
            <w:vAlign w:val="center"/>
          </w:tcPr>
          <w:p w14:paraId="0DC5D77A" w14:textId="77777777" w:rsidR="00BD40B1" w:rsidRPr="003157E5" w:rsidRDefault="00BD40B1" w:rsidP="00F147E0">
            <w:pPr>
              <w:pStyle w:val="Table-Text-Centered"/>
              <w:rPr>
                <w:ins w:id="5196" w:author="Marmol, Dominika Klaudia" w:date="2026-06-08T11:44:00Z"/>
              </w:rPr>
            </w:pPr>
          </w:p>
        </w:tc>
        <w:tc>
          <w:tcPr>
            <w:tcW w:w="582" w:type="pct"/>
            <w:vAlign w:val="center"/>
          </w:tcPr>
          <w:p w14:paraId="79E81658" w14:textId="77777777" w:rsidR="00BD40B1" w:rsidRPr="003157E5" w:rsidRDefault="00E27C57" w:rsidP="00F147E0">
            <w:pPr>
              <w:pStyle w:val="Table-Text-Centered"/>
              <w:rPr>
                <w:ins w:id="5197" w:author="Marmol, Dominika Klaudia" w:date="2026-06-08T11:44:00Z"/>
              </w:rPr>
            </w:pPr>
            <w:ins w:id="5198" w:author="Marmol, Dominika Klaudia" w:date="2026-06-08T11:44:00Z">
              <w:r w:rsidRPr="003157E5">
                <w:t>C1D1</w:t>
              </w:r>
            </w:ins>
          </w:p>
        </w:tc>
        <w:tc>
          <w:tcPr>
            <w:tcW w:w="1085" w:type="pct"/>
            <w:vAlign w:val="center"/>
          </w:tcPr>
          <w:p w14:paraId="57AE228E" w14:textId="77777777" w:rsidR="00BD40B1" w:rsidRPr="003157E5" w:rsidRDefault="00E27C57" w:rsidP="00F147E0">
            <w:pPr>
              <w:pStyle w:val="Table-Text-Centered"/>
              <w:rPr>
                <w:ins w:id="5199" w:author="Marmol, Dominika Klaudia" w:date="2026-06-08T11:44:00Z"/>
              </w:rPr>
            </w:pPr>
            <w:ins w:id="5200" w:author="Marmol, Dominika Klaudia" w:date="2026-06-08T11:44:00Z">
              <w:r w:rsidRPr="003157E5">
                <w:t>4 h post-dose</w:t>
              </w:r>
            </w:ins>
          </w:p>
        </w:tc>
        <w:tc>
          <w:tcPr>
            <w:tcW w:w="615" w:type="pct"/>
          </w:tcPr>
          <w:p w14:paraId="4E7093B3" w14:textId="77777777" w:rsidR="00BD40B1" w:rsidRPr="003157E5" w:rsidRDefault="00BD40B1" w:rsidP="00F147E0">
            <w:pPr>
              <w:pStyle w:val="Table-Text-Centered"/>
              <w:rPr>
                <w:ins w:id="5201" w:author="Marmol, Dominika Klaudia" w:date="2026-06-08T11:44:00Z"/>
              </w:rPr>
            </w:pPr>
          </w:p>
        </w:tc>
        <w:tc>
          <w:tcPr>
            <w:tcW w:w="615" w:type="pct"/>
          </w:tcPr>
          <w:p w14:paraId="4FDF2C5E" w14:textId="77777777" w:rsidR="00BD40B1" w:rsidRPr="003157E5" w:rsidRDefault="00BD40B1" w:rsidP="00F147E0">
            <w:pPr>
              <w:pStyle w:val="Table-Text-Centered"/>
              <w:rPr>
                <w:ins w:id="5202" w:author="Marmol, Dominika Klaudia" w:date="2026-06-08T11:44:00Z"/>
              </w:rPr>
            </w:pPr>
          </w:p>
        </w:tc>
        <w:tc>
          <w:tcPr>
            <w:tcW w:w="768" w:type="pct"/>
            <w:vAlign w:val="center"/>
          </w:tcPr>
          <w:p w14:paraId="3FB5F308" w14:textId="77777777" w:rsidR="00BD40B1" w:rsidRPr="003157E5" w:rsidRDefault="00E27C57" w:rsidP="00F147E0">
            <w:pPr>
              <w:pStyle w:val="Table-Text-Centered"/>
              <w:rPr>
                <w:ins w:id="5203" w:author="Marmol, Dominika Klaudia" w:date="2026-06-08T11:44:00Z"/>
              </w:rPr>
            </w:pPr>
            <w:ins w:id="5204" w:author="Marmol, Dominika Klaudia" w:date="2026-06-08T11:44:00Z">
              <w:r w:rsidRPr="003157E5">
                <w:t>X</w:t>
              </w:r>
            </w:ins>
          </w:p>
        </w:tc>
      </w:tr>
      <w:tr w:rsidR="008F5115" w14:paraId="1EA30789" w14:textId="77777777" w:rsidTr="00F147E0">
        <w:trPr>
          <w:trHeight w:val="251"/>
          <w:jc w:val="center"/>
          <w:ins w:id="5205" w:author="Marmol, Dominika Klaudia" w:date="2026-06-08T11:44:00Z"/>
        </w:trPr>
        <w:tc>
          <w:tcPr>
            <w:tcW w:w="1335" w:type="pct"/>
            <w:vMerge/>
            <w:vAlign w:val="center"/>
          </w:tcPr>
          <w:p w14:paraId="2B82813E" w14:textId="77777777" w:rsidR="00BD40B1" w:rsidRPr="003157E5" w:rsidRDefault="00BD40B1" w:rsidP="00F147E0">
            <w:pPr>
              <w:pStyle w:val="Table-Text-Centered"/>
              <w:rPr>
                <w:ins w:id="5206" w:author="Marmol, Dominika Klaudia" w:date="2026-06-08T11:44:00Z"/>
              </w:rPr>
            </w:pPr>
          </w:p>
        </w:tc>
        <w:tc>
          <w:tcPr>
            <w:tcW w:w="582" w:type="pct"/>
            <w:vAlign w:val="center"/>
          </w:tcPr>
          <w:p w14:paraId="48A4F29A" w14:textId="77777777" w:rsidR="00BD40B1" w:rsidRPr="003157E5" w:rsidRDefault="00E27C57" w:rsidP="00F147E0">
            <w:pPr>
              <w:pStyle w:val="Table-Text-Centered"/>
              <w:rPr>
                <w:ins w:id="5207" w:author="Marmol, Dominika Klaudia" w:date="2026-06-08T11:44:00Z"/>
              </w:rPr>
            </w:pPr>
            <w:ins w:id="5208" w:author="Marmol, Dominika Klaudia" w:date="2026-06-08T11:44:00Z">
              <w:r w:rsidRPr="003157E5">
                <w:t>C1D4</w:t>
              </w:r>
            </w:ins>
          </w:p>
        </w:tc>
        <w:tc>
          <w:tcPr>
            <w:tcW w:w="1085" w:type="pct"/>
            <w:vAlign w:val="center"/>
          </w:tcPr>
          <w:p w14:paraId="7AFBD7EE" w14:textId="77777777" w:rsidR="00BD40B1" w:rsidRPr="003157E5" w:rsidRDefault="00E27C57" w:rsidP="00F147E0">
            <w:pPr>
              <w:pStyle w:val="Table-Text-Centered"/>
              <w:rPr>
                <w:ins w:id="5209" w:author="Marmol, Dominika Klaudia" w:date="2026-06-08T11:44:00Z"/>
              </w:rPr>
            </w:pPr>
            <w:ins w:id="5210" w:author="Marmol, Dominika Klaudia" w:date="2026-06-08T11:44:00Z">
              <w:r w:rsidRPr="003157E5">
                <w:t>72 h post-dose</w:t>
              </w:r>
            </w:ins>
          </w:p>
        </w:tc>
        <w:tc>
          <w:tcPr>
            <w:tcW w:w="615" w:type="pct"/>
            <w:vAlign w:val="center"/>
          </w:tcPr>
          <w:p w14:paraId="2A97CB6F" w14:textId="77777777" w:rsidR="00BD40B1" w:rsidRPr="003157E5" w:rsidRDefault="00BD40B1" w:rsidP="00F147E0">
            <w:pPr>
              <w:pStyle w:val="Table-Text-Centered"/>
              <w:rPr>
                <w:ins w:id="5211" w:author="Marmol, Dominika Klaudia" w:date="2026-06-08T11:44:00Z"/>
                <w:rFonts w:eastAsia="SimSun"/>
              </w:rPr>
            </w:pPr>
          </w:p>
        </w:tc>
        <w:tc>
          <w:tcPr>
            <w:tcW w:w="615" w:type="pct"/>
            <w:vAlign w:val="center"/>
          </w:tcPr>
          <w:p w14:paraId="1C643279" w14:textId="77777777" w:rsidR="00BD40B1" w:rsidRPr="003157E5" w:rsidRDefault="00E27C57" w:rsidP="00F147E0">
            <w:pPr>
              <w:pStyle w:val="Table-Text-Centered"/>
              <w:rPr>
                <w:ins w:id="5212" w:author="Marmol, Dominika Klaudia" w:date="2026-06-08T11:44:00Z"/>
                <w:rFonts w:eastAsia="SimSun"/>
              </w:rPr>
            </w:pPr>
            <w:ins w:id="5213" w:author="Marmol, Dominika Klaudia" w:date="2026-06-08T11:44:00Z">
              <w:r w:rsidRPr="003157E5">
                <w:rPr>
                  <w:rFonts w:eastAsia="SimSun"/>
                </w:rPr>
                <w:t>X</w:t>
              </w:r>
            </w:ins>
          </w:p>
        </w:tc>
        <w:tc>
          <w:tcPr>
            <w:tcW w:w="768" w:type="pct"/>
            <w:vAlign w:val="center"/>
          </w:tcPr>
          <w:p w14:paraId="4AF11AEE" w14:textId="77777777" w:rsidR="00BD40B1" w:rsidRPr="003157E5" w:rsidRDefault="00E27C57" w:rsidP="00F147E0">
            <w:pPr>
              <w:pStyle w:val="Table-Text-Centered"/>
              <w:rPr>
                <w:ins w:id="5214" w:author="Marmol, Dominika Klaudia" w:date="2026-06-08T11:44:00Z"/>
              </w:rPr>
            </w:pPr>
            <w:ins w:id="5215" w:author="Marmol, Dominika Klaudia" w:date="2026-06-08T11:44:00Z">
              <w:r w:rsidRPr="003157E5">
                <w:rPr>
                  <w:rFonts w:eastAsia="SimSun"/>
                </w:rPr>
                <w:t>X</w:t>
              </w:r>
            </w:ins>
          </w:p>
        </w:tc>
      </w:tr>
      <w:tr w:rsidR="008F5115" w14:paraId="19865868" w14:textId="77777777" w:rsidTr="00F147E0">
        <w:trPr>
          <w:trHeight w:val="262"/>
          <w:jc w:val="center"/>
          <w:ins w:id="5216" w:author="Marmol, Dominika Klaudia" w:date="2026-06-08T11:44:00Z"/>
        </w:trPr>
        <w:tc>
          <w:tcPr>
            <w:tcW w:w="1335" w:type="pct"/>
            <w:vMerge w:val="restart"/>
            <w:vAlign w:val="center"/>
          </w:tcPr>
          <w:p w14:paraId="6F64DBE6" w14:textId="77777777" w:rsidR="00BD40B1" w:rsidRPr="003157E5" w:rsidRDefault="00E27C57" w:rsidP="00F147E0">
            <w:pPr>
              <w:pStyle w:val="Table-Text-Centered"/>
              <w:rPr>
                <w:ins w:id="5217" w:author="Marmol, Dominika Klaudia" w:date="2026-06-08T11:44:00Z"/>
              </w:rPr>
            </w:pPr>
            <w:ins w:id="5218" w:author="Marmol, Dominika Klaudia" w:date="2026-06-08T11:44:00Z">
              <w:r w:rsidRPr="003157E5">
                <w:t>Cycle 2</w:t>
              </w:r>
            </w:ins>
          </w:p>
        </w:tc>
        <w:tc>
          <w:tcPr>
            <w:tcW w:w="582" w:type="pct"/>
            <w:vAlign w:val="center"/>
          </w:tcPr>
          <w:p w14:paraId="0B54EB30" w14:textId="77777777" w:rsidR="00BD40B1" w:rsidRPr="003157E5" w:rsidRDefault="00E27C57" w:rsidP="00F147E0">
            <w:pPr>
              <w:pStyle w:val="Table-Text-Centered"/>
              <w:rPr>
                <w:ins w:id="5219" w:author="Marmol, Dominika Klaudia" w:date="2026-06-08T11:44:00Z"/>
              </w:rPr>
            </w:pPr>
            <w:ins w:id="5220" w:author="Marmol, Dominika Klaudia" w:date="2026-06-08T11:44:00Z">
              <w:r w:rsidRPr="003157E5">
                <w:t>C2D1</w:t>
              </w:r>
            </w:ins>
          </w:p>
        </w:tc>
        <w:tc>
          <w:tcPr>
            <w:tcW w:w="1085" w:type="pct"/>
            <w:vAlign w:val="center"/>
          </w:tcPr>
          <w:p w14:paraId="53CF41D0" w14:textId="77777777" w:rsidR="00BD40B1" w:rsidRPr="003157E5" w:rsidRDefault="00E27C57" w:rsidP="00F147E0">
            <w:pPr>
              <w:pStyle w:val="Table-Text-Centered"/>
              <w:rPr>
                <w:ins w:id="5221" w:author="Marmol, Dominika Klaudia" w:date="2026-06-08T11:44:00Z"/>
              </w:rPr>
            </w:pPr>
            <w:ins w:id="5222" w:author="Marmol, Dominika Klaudia" w:date="2026-06-08T11:44:00Z">
              <w:r w:rsidRPr="003157E5">
                <w:t>Pre-dose</w:t>
              </w:r>
            </w:ins>
          </w:p>
        </w:tc>
        <w:tc>
          <w:tcPr>
            <w:tcW w:w="615" w:type="pct"/>
          </w:tcPr>
          <w:p w14:paraId="511CBD4D" w14:textId="77777777" w:rsidR="00BD40B1" w:rsidRPr="003157E5" w:rsidRDefault="00E27C57" w:rsidP="00F147E0">
            <w:pPr>
              <w:pStyle w:val="Table-Text-Centered"/>
              <w:rPr>
                <w:ins w:id="5223" w:author="Marmol, Dominika Klaudia" w:date="2026-06-08T11:44:00Z"/>
              </w:rPr>
            </w:pPr>
            <w:ins w:id="5224" w:author="Marmol, Dominika Klaudia" w:date="2026-06-08T11:44:00Z">
              <w:r>
                <w:t>X</w:t>
              </w:r>
            </w:ins>
          </w:p>
        </w:tc>
        <w:tc>
          <w:tcPr>
            <w:tcW w:w="615" w:type="pct"/>
          </w:tcPr>
          <w:p w14:paraId="56970CA9" w14:textId="77777777" w:rsidR="00BD40B1" w:rsidRPr="003157E5" w:rsidRDefault="00E27C57" w:rsidP="00F147E0">
            <w:pPr>
              <w:pStyle w:val="Table-Text-Centered"/>
              <w:rPr>
                <w:ins w:id="5225" w:author="Marmol, Dominika Klaudia" w:date="2026-06-08T11:44:00Z"/>
              </w:rPr>
            </w:pPr>
            <w:ins w:id="5226" w:author="Marmol, Dominika Klaudia" w:date="2026-06-08T11:44:00Z">
              <w:r w:rsidRPr="003157E5">
                <w:t>X</w:t>
              </w:r>
            </w:ins>
          </w:p>
        </w:tc>
        <w:tc>
          <w:tcPr>
            <w:tcW w:w="768" w:type="pct"/>
            <w:vAlign w:val="center"/>
          </w:tcPr>
          <w:p w14:paraId="7BCD997D" w14:textId="77777777" w:rsidR="00BD40B1" w:rsidRPr="003157E5" w:rsidRDefault="00E27C57" w:rsidP="00F147E0">
            <w:pPr>
              <w:pStyle w:val="Table-Text-Centered"/>
              <w:rPr>
                <w:ins w:id="5227" w:author="Marmol, Dominika Klaudia" w:date="2026-06-08T11:44:00Z"/>
              </w:rPr>
            </w:pPr>
            <w:ins w:id="5228" w:author="Marmol, Dominika Klaudia" w:date="2026-06-08T11:44:00Z">
              <w:r w:rsidRPr="003157E5">
                <w:t>X</w:t>
              </w:r>
            </w:ins>
          </w:p>
        </w:tc>
      </w:tr>
      <w:tr w:rsidR="008F5115" w14:paraId="51C83D71" w14:textId="77777777" w:rsidTr="00F147E0">
        <w:trPr>
          <w:trHeight w:val="262"/>
          <w:jc w:val="center"/>
          <w:ins w:id="5229" w:author="Marmol, Dominika Klaudia" w:date="2026-06-08T11:44:00Z"/>
        </w:trPr>
        <w:tc>
          <w:tcPr>
            <w:tcW w:w="1335" w:type="pct"/>
            <w:vMerge/>
            <w:vAlign w:val="center"/>
          </w:tcPr>
          <w:p w14:paraId="51FA5B55" w14:textId="77777777" w:rsidR="00BD40B1" w:rsidRPr="003157E5" w:rsidRDefault="00BD40B1" w:rsidP="00F147E0">
            <w:pPr>
              <w:pStyle w:val="Table-Text-Centered"/>
              <w:rPr>
                <w:ins w:id="5230" w:author="Marmol, Dominika Klaudia" w:date="2026-06-08T11:44:00Z"/>
              </w:rPr>
            </w:pPr>
          </w:p>
        </w:tc>
        <w:tc>
          <w:tcPr>
            <w:tcW w:w="582" w:type="pct"/>
            <w:vAlign w:val="center"/>
          </w:tcPr>
          <w:p w14:paraId="0C8EA5A5" w14:textId="77777777" w:rsidR="00BD40B1" w:rsidRPr="003157E5" w:rsidRDefault="00E27C57" w:rsidP="00F147E0">
            <w:pPr>
              <w:pStyle w:val="Table-Text-Centered"/>
              <w:rPr>
                <w:ins w:id="5231" w:author="Marmol, Dominika Klaudia" w:date="2026-06-08T11:44:00Z"/>
              </w:rPr>
            </w:pPr>
            <w:ins w:id="5232" w:author="Marmol, Dominika Klaudia" w:date="2026-06-08T11:44:00Z">
              <w:r w:rsidRPr="003157E5">
                <w:t>C</w:t>
              </w:r>
              <w:r w:rsidRPr="003157E5">
                <w:rPr>
                  <w:rFonts w:eastAsia="SimSun"/>
                </w:rPr>
                <w:t>2</w:t>
              </w:r>
              <w:r w:rsidRPr="003157E5">
                <w:t>D1</w:t>
              </w:r>
            </w:ins>
          </w:p>
        </w:tc>
        <w:tc>
          <w:tcPr>
            <w:tcW w:w="1085" w:type="pct"/>
            <w:vAlign w:val="center"/>
          </w:tcPr>
          <w:p w14:paraId="577575A5" w14:textId="77777777" w:rsidR="00BD40B1" w:rsidRPr="003157E5" w:rsidRDefault="00E27C57" w:rsidP="00F147E0">
            <w:pPr>
              <w:pStyle w:val="Table-Text-Centered"/>
              <w:rPr>
                <w:ins w:id="5233" w:author="Marmol, Dominika Klaudia" w:date="2026-06-08T11:44:00Z"/>
              </w:rPr>
            </w:pPr>
            <w:ins w:id="5234" w:author="Marmol, Dominika Klaudia" w:date="2026-06-08T11:44:00Z">
              <w:r w:rsidRPr="003157E5">
                <w:t>End of infusion</w:t>
              </w:r>
            </w:ins>
          </w:p>
        </w:tc>
        <w:tc>
          <w:tcPr>
            <w:tcW w:w="615" w:type="pct"/>
          </w:tcPr>
          <w:p w14:paraId="502F1874" w14:textId="77777777" w:rsidR="00BD40B1" w:rsidRPr="003157E5" w:rsidRDefault="00BD40B1" w:rsidP="00F147E0">
            <w:pPr>
              <w:pStyle w:val="Table-Text-Centered"/>
              <w:rPr>
                <w:ins w:id="5235" w:author="Marmol, Dominika Klaudia" w:date="2026-06-08T11:44:00Z"/>
              </w:rPr>
            </w:pPr>
          </w:p>
        </w:tc>
        <w:tc>
          <w:tcPr>
            <w:tcW w:w="615" w:type="pct"/>
          </w:tcPr>
          <w:p w14:paraId="39C9E7FE" w14:textId="77777777" w:rsidR="00BD40B1" w:rsidRPr="003157E5" w:rsidRDefault="00E27C57" w:rsidP="00F147E0">
            <w:pPr>
              <w:pStyle w:val="Table-Text-Centered"/>
              <w:rPr>
                <w:ins w:id="5236" w:author="Marmol, Dominika Klaudia" w:date="2026-06-08T11:44:00Z"/>
              </w:rPr>
            </w:pPr>
            <w:ins w:id="5237" w:author="Marmol, Dominika Klaudia" w:date="2026-06-08T11:44:00Z">
              <w:r w:rsidRPr="003157E5">
                <w:t>X</w:t>
              </w:r>
            </w:ins>
          </w:p>
        </w:tc>
        <w:tc>
          <w:tcPr>
            <w:tcW w:w="768" w:type="pct"/>
            <w:vAlign w:val="center"/>
          </w:tcPr>
          <w:p w14:paraId="11D5CA8D" w14:textId="77777777" w:rsidR="00BD40B1" w:rsidRPr="003157E5" w:rsidRDefault="00BD40B1" w:rsidP="00F147E0">
            <w:pPr>
              <w:pStyle w:val="Table-Text-Centered"/>
              <w:rPr>
                <w:ins w:id="5238" w:author="Marmol, Dominika Klaudia" w:date="2026-06-08T11:44:00Z"/>
              </w:rPr>
            </w:pPr>
          </w:p>
        </w:tc>
      </w:tr>
      <w:tr w:rsidR="008F5115" w14:paraId="351FBC77" w14:textId="77777777" w:rsidTr="00F147E0">
        <w:trPr>
          <w:trHeight w:val="262"/>
          <w:jc w:val="center"/>
          <w:ins w:id="5239" w:author="Marmol, Dominika Klaudia" w:date="2026-06-08T11:44:00Z"/>
        </w:trPr>
        <w:tc>
          <w:tcPr>
            <w:tcW w:w="1335" w:type="pct"/>
            <w:vMerge w:val="restart"/>
            <w:vAlign w:val="center"/>
          </w:tcPr>
          <w:p w14:paraId="09E9F710" w14:textId="77777777" w:rsidR="00BD40B1" w:rsidRPr="003157E5" w:rsidRDefault="00E27C57" w:rsidP="00F147E0">
            <w:pPr>
              <w:pStyle w:val="Table-Text-Centered"/>
              <w:rPr>
                <w:ins w:id="5240" w:author="Marmol, Dominika Klaudia" w:date="2026-06-08T11:44:00Z"/>
              </w:rPr>
            </w:pPr>
            <w:ins w:id="5241" w:author="Marmol, Dominika Klaudia" w:date="2026-06-08T11:44:00Z">
              <w:r w:rsidRPr="003157E5">
                <w:t>Cycle 3</w:t>
              </w:r>
            </w:ins>
          </w:p>
        </w:tc>
        <w:tc>
          <w:tcPr>
            <w:tcW w:w="582" w:type="pct"/>
            <w:vAlign w:val="center"/>
          </w:tcPr>
          <w:p w14:paraId="6FB7E093" w14:textId="77777777" w:rsidR="00BD40B1" w:rsidRPr="003157E5" w:rsidRDefault="00E27C57" w:rsidP="00F147E0">
            <w:pPr>
              <w:pStyle w:val="Table-Text-Centered"/>
              <w:rPr>
                <w:ins w:id="5242" w:author="Marmol, Dominika Klaudia" w:date="2026-06-08T11:44:00Z"/>
              </w:rPr>
            </w:pPr>
            <w:ins w:id="5243" w:author="Marmol, Dominika Klaudia" w:date="2026-06-08T11:44:00Z">
              <w:r w:rsidRPr="003157E5">
                <w:t>C3D1</w:t>
              </w:r>
            </w:ins>
          </w:p>
        </w:tc>
        <w:tc>
          <w:tcPr>
            <w:tcW w:w="1085" w:type="pct"/>
            <w:vAlign w:val="center"/>
          </w:tcPr>
          <w:p w14:paraId="7C2F5758" w14:textId="77777777" w:rsidR="00BD40B1" w:rsidRPr="003157E5" w:rsidRDefault="00E27C57" w:rsidP="00F147E0">
            <w:pPr>
              <w:pStyle w:val="Table-Text-Centered"/>
              <w:rPr>
                <w:ins w:id="5244" w:author="Marmol, Dominika Klaudia" w:date="2026-06-08T11:44:00Z"/>
              </w:rPr>
            </w:pPr>
            <w:ins w:id="5245" w:author="Marmol, Dominika Klaudia" w:date="2026-06-08T11:44:00Z">
              <w:r w:rsidRPr="003157E5">
                <w:t>Pre-dose</w:t>
              </w:r>
            </w:ins>
          </w:p>
        </w:tc>
        <w:tc>
          <w:tcPr>
            <w:tcW w:w="615" w:type="pct"/>
          </w:tcPr>
          <w:p w14:paraId="3F36B332" w14:textId="77777777" w:rsidR="00BD40B1" w:rsidRPr="003157E5" w:rsidRDefault="00E27C57" w:rsidP="00F147E0">
            <w:pPr>
              <w:pStyle w:val="Table-Text-Centered"/>
              <w:rPr>
                <w:ins w:id="5246" w:author="Marmol, Dominika Klaudia" w:date="2026-06-08T11:44:00Z"/>
              </w:rPr>
            </w:pPr>
            <w:ins w:id="5247" w:author="Marmol, Dominika Klaudia" w:date="2026-06-08T11:44:00Z">
              <w:r>
                <w:t>X</w:t>
              </w:r>
            </w:ins>
          </w:p>
        </w:tc>
        <w:tc>
          <w:tcPr>
            <w:tcW w:w="615" w:type="pct"/>
          </w:tcPr>
          <w:p w14:paraId="3085521E" w14:textId="77777777" w:rsidR="00BD40B1" w:rsidRPr="003157E5" w:rsidRDefault="00E27C57" w:rsidP="00F147E0">
            <w:pPr>
              <w:pStyle w:val="Table-Text-Centered"/>
              <w:rPr>
                <w:ins w:id="5248" w:author="Marmol, Dominika Klaudia" w:date="2026-06-08T11:44:00Z"/>
                <w:rFonts w:eastAsia="SimSun"/>
              </w:rPr>
            </w:pPr>
            <w:ins w:id="5249" w:author="Marmol, Dominika Klaudia" w:date="2026-06-08T11:44:00Z">
              <w:r w:rsidRPr="003157E5">
                <w:t>X</w:t>
              </w:r>
            </w:ins>
          </w:p>
        </w:tc>
        <w:tc>
          <w:tcPr>
            <w:tcW w:w="768" w:type="pct"/>
            <w:vAlign w:val="center"/>
          </w:tcPr>
          <w:p w14:paraId="05AC1148" w14:textId="77777777" w:rsidR="00BD40B1" w:rsidRPr="003157E5" w:rsidRDefault="00E27C57" w:rsidP="00F147E0">
            <w:pPr>
              <w:pStyle w:val="Table-Text-Centered"/>
              <w:rPr>
                <w:ins w:id="5250" w:author="Marmol, Dominika Klaudia" w:date="2026-06-08T11:44:00Z"/>
              </w:rPr>
            </w:pPr>
            <w:ins w:id="5251" w:author="Marmol, Dominika Klaudia" w:date="2026-06-08T11:44:00Z">
              <w:r w:rsidRPr="003157E5">
                <w:t>X</w:t>
              </w:r>
            </w:ins>
          </w:p>
        </w:tc>
      </w:tr>
      <w:tr w:rsidR="008F5115" w14:paraId="0D5C8ECD" w14:textId="77777777" w:rsidTr="00F147E0">
        <w:trPr>
          <w:trHeight w:val="299"/>
          <w:jc w:val="center"/>
          <w:ins w:id="5252" w:author="Marmol, Dominika Klaudia" w:date="2026-06-08T11:44:00Z"/>
        </w:trPr>
        <w:tc>
          <w:tcPr>
            <w:tcW w:w="1335" w:type="pct"/>
            <w:vMerge/>
            <w:vAlign w:val="center"/>
          </w:tcPr>
          <w:p w14:paraId="1D8DFBBF" w14:textId="77777777" w:rsidR="00BD40B1" w:rsidRPr="003157E5" w:rsidRDefault="00BD40B1" w:rsidP="00F147E0">
            <w:pPr>
              <w:pStyle w:val="Table-Text-Centered"/>
              <w:rPr>
                <w:ins w:id="5253" w:author="Marmol, Dominika Klaudia" w:date="2026-06-08T11:44:00Z"/>
              </w:rPr>
            </w:pPr>
          </w:p>
        </w:tc>
        <w:tc>
          <w:tcPr>
            <w:tcW w:w="582" w:type="pct"/>
            <w:vAlign w:val="center"/>
          </w:tcPr>
          <w:p w14:paraId="6AFF920B" w14:textId="77777777" w:rsidR="00BD40B1" w:rsidRPr="003157E5" w:rsidRDefault="00E27C57" w:rsidP="00F147E0">
            <w:pPr>
              <w:pStyle w:val="Table-Text-Centered"/>
              <w:rPr>
                <w:ins w:id="5254" w:author="Marmol, Dominika Klaudia" w:date="2026-06-08T11:44:00Z"/>
              </w:rPr>
            </w:pPr>
            <w:ins w:id="5255" w:author="Marmol, Dominika Klaudia" w:date="2026-06-08T11:44:00Z">
              <w:r w:rsidRPr="003157E5">
                <w:t>C3D1</w:t>
              </w:r>
            </w:ins>
          </w:p>
        </w:tc>
        <w:tc>
          <w:tcPr>
            <w:tcW w:w="1085" w:type="pct"/>
            <w:vAlign w:val="center"/>
          </w:tcPr>
          <w:p w14:paraId="6992B105" w14:textId="77777777" w:rsidR="00BD40B1" w:rsidRPr="003157E5" w:rsidRDefault="00E27C57" w:rsidP="00F147E0">
            <w:pPr>
              <w:pStyle w:val="Table-Text-Centered"/>
              <w:rPr>
                <w:ins w:id="5256" w:author="Marmol, Dominika Klaudia" w:date="2026-06-08T11:44:00Z"/>
              </w:rPr>
            </w:pPr>
            <w:ins w:id="5257" w:author="Marmol, Dominika Klaudia" w:date="2026-06-08T11:44:00Z">
              <w:r w:rsidRPr="003157E5">
                <w:t>End of infusion</w:t>
              </w:r>
            </w:ins>
          </w:p>
        </w:tc>
        <w:tc>
          <w:tcPr>
            <w:tcW w:w="615" w:type="pct"/>
            <w:vAlign w:val="center"/>
          </w:tcPr>
          <w:p w14:paraId="3B9E04ED" w14:textId="77777777" w:rsidR="00BD40B1" w:rsidRPr="003157E5" w:rsidRDefault="00BD40B1" w:rsidP="00F147E0">
            <w:pPr>
              <w:pStyle w:val="Table-Text-Centered"/>
              <w:rPr>
                <w:ins w:id="5258" w:author="Marmol, Dominika Klaudia" w:date="2026-06-08T11:44:00Z"/>
              </w:rPr>
            </w:pPr>
          </w:p>
        </w:tc>
        <w:tc>
          <w:tcPr>
            <w:tcW w:w="615" w:type="pct"/>
            <w:vAlign w:val="center"/>
          </w:tcPr>
          <w:p w14:paraId="382FD875" w14:textId="77777777" w:rsidR="00BD40B1" w:rsidRPr="003157E5" w:rsidRDefault="00E27C57" w:rsidP="00F147E0">
            <w:pPr>
              <w:pStyle w:val="Table-Text-Centered"/>
              <w:rPr>
                <w:ins w:id="5259" w:author="Marmol, Dominika Klaudia" w:date="2026-06-08T11:44:00Z"/>
              </w:rPr>
            </w:pPr>
            <w:ins w:id="5260" w:author="Marmol, Dominika Klaudia" w:date="2026-06-08T11:44:00Z">
              <w:r w:rsidRPr="003157E5">
                <w:t>X</w:t>
              </w:r>
            </w:ins>
          </w:p>
        </w:tc>
        <w:tc>
          <w:tcPr>
            <w:tcW w:w="768" w:type="pct"/>
            <w:vAlign w:val="center"/>
          </w:tcPr>
          <w:p w14:paraId="1E8FCA9C" w14:textId="77777777" w:rsidR="00BD40B1" w:rsidRPr="003157E5" w:rsidRDefault="00BD40B1" w:rsidP="00F147E0">
            <w:pPr>
              <w:pStyle w:val="Table-Text-Centered"/>
              <w:rPr>
                <w:ins w:id="5261" w:author="Marmol, Dominika Klaudia" w:date="2026-06-08T11:44:00Z"/>
              </w:rPr>
            </w:pPr>
          </w:p>
        </w:tc>
      </w:tr>
      <w:tr w:rsidR="008F5115" w14:paraId="1B20D43A" w14:textId="77777777" w:rsidTr="00F147E0">
        <w:trPr>
          <w:trHeight w:val="277"/>
          <w:jc w:val="center"/>
          <w:ins w:id="5262" w:author="Marmol, Dominika Klaudia" w:date="2026-06-08T11:44:00Z"/>
        </w:trPr>
        <w:tc>
          <w:tcPr>
            <w:tcW w:w="1335" w:type="pct"/>
            <w:vMerge/>
            <w:vAlign w:val="center"/>
          </w:tcPr>
          <w:p w14:paraId="32DF16EE" w14:textId="77777777" w:rsidR="00BD40B1" w:rsidRPr="003157E5" w:rsidRDefault="00BD40B1" w:rsidP="00F147E0">
            <w:pPr>
              <w:pStyle w:val="Table-Text-Centered"/>
              <w:rPr>
                <w:ins w:id="5263" w:author="Marmol, Dominika Klaudia" w:date="2026-06-08T11:44:00Z"/>
              </w:rPr>
            </w:pPr>
          </w:p>
        </w:tc>
        <w:tc>
          <w:tcPr>
            <w:tcW w:w="582" w:type="pct"/>
            <w:vAlign w:val="center"/>
          </w:tcPr>
          <w:p w14:paraId="337F74BD" w14:textId="77777777" w:rsidR="00BD40B1" w:rsidRPr="003157E5" w:rsidRDefault="00E27C57" w:rsidP="00F147E0">
            <w:pPr>
              <w:pStyle w:val="Table-Text-Centered"/>
              <w:rPr>
                <w:ins w:id="5264" w:author="Marmol, Dominika Klaudia" w:date="2026-06-08T11:44:00Z"/>
              </w:rPr>
            </w:pPr>
            <w:ins w:id="5265" w:author="Marmol, Dominika Klaudia" w:date="2026-06-08T11:44:00Z">
              <w:r w:rsidRPr="003157E5">
                <w:t>C3D1</w:t>
              </w:r>
            </w:ins>
          </w:p>
        </w:tc>
        <w:tc>
          <w:tcPr>
            <w:tcW w:w="1085" w:type="pct"/>
            <w:vAlign w:val="center"/>
          </w:tcPr>
          <w:p w14:paraId="3BAE4D0E" w14:textId="77777777" w:rsidR="00BD40B1" w:rsidRPr="003157E5" w:rsidRDefault="00E27C57" w:rsidP="00F147E0">
            <w:pPr>
              <w:pStyle w:val="Table-Text-Centered"/>
              <w:rPr>
                <w:ins w:id="5266" w:author="Marmol, Dominika Klaudia" w:date="2026-06-08T11:44:00Z"/>
              </w:rPr>
            </w:pPr>
            <w:ins w:id="5267" w:author="Marmol, Dominika Klaudia" w:date="2026-06-08T11:44:00Z">
              <w:r w:rsidRPr="003157E5">
                <w:t>4 h post-dose</w:t>
              </w:r>
            </w:ins>
          </w:p>
        </w:tc>
        <w:tc>
          <w:tcPr>
            <w:tcW w:w="615" w:type="pct"/>
          </w:tcPr>
          <w:p w14:paraId="28CED61F" w14:textId="77777777" w:rsidR="00BD40B1" w:rsidRPr="003157E5" w:rsidRDefault="00BD40B1" w:rsidP="00F147E0">
            <w:pPr>
              <w:pStyle w:val="Table-Text-Centered"/>
              <w:rPr>
                <w:ins w:id="5268" w:author="Marmol, Dominika Klaudia" w:date="2026-06-08T11:44:00Z"/>
              </w:rPr>
            </w:pPr>
          </w:p>
        </w:tc>
        <w:tc>
          <w:tcPr>
            <w:tcW w:w="615" w:type="pct"/>
          </w:tcPr>
          <w:p w14:paraId="21F93A68" w14:textId="77777777" w:rsidR="00BD40B1" w:rsidRPr="003157E5" w:rsidRDefault="00BD40B1" w:rsidP="00F147E0">
            <w:pPr>
              <w:pStyle w:val="Table-Text-Centered"/>
              <w:rPr>
                <w:ins w:id="5269" w:author="Marmol, Dominika Klaudia" w:date="2026-06-08T11:44:00Z"/>
              </w:rPr>
            </w:pPr>
          </w:p>
        </w:tc>
        <w:tc>
          <w:tcPr>
            <w:tcW w:w="768" w:type="pct"/>
            <w:vAlign w:val="center"/>
          </w:tcPr>
          <w:p w14:paraId="714264C5" w14:textId="77777777" w:rsidR="00BD40B1" w:rsidRPr="003157E5" w:rsidRDefault="00E27C57" w:rsidP="00F147E0">
            <w:pPr>
              <w:pStyle w:val="Table-Text-Centered"/>
              <w:rPr>
                <w:ins w:id="5270" w:author="Marmol, Dominika Klaudia" w:date="2026-06-08T11:44:00Z"/>
              </w:rPr>
            </w:pPr>
            <w:ins w:id="5271" w:author="Marmol, Dominika Klaudia" w:date="2026-06-08T11:44:00Z">
              <w:r w:rsidRPr="003157E5">
                <w:t>X</w:t>
              </w:r>
            </w:ins>
          </w:p>
        </w:tc>
      </w:tr>
      <w:tr w:rsidR="008F5115" w14:paraId="6EE29969" w14:textId="77777777" w:rsidTr="00F147E0">
        <w:trPr>
          <w:trHeight w:val="307"/>
          <w:jc w:val="center"/>
          <w:ins w:id="5272" w:author="Marmol, Dominika Klaudia" w:date="2026-06-08T11:44:00Z"/>
        </w:trPr>
        <w:tc>
          <w:tcPr>
            <w:tcW w:w="1335" w:type="pct"/>
            <w:vMerge/>
            <w:vAlign w:val="center"/>
          </w:tcPr>
          <w:p w14:paraId="557A75E2" w14:textId="77777777" w:rsidR="00BD40B1" w:rsidRPr="003157E5" w:rsidRDefault="00BD40B1" w:rsidP="00F147E0">
            <w:pPr>
              <w:pStyle w:val="Table-Text-Centered"/>
              <w:rPr>
                <w:ins w:id="5273" w:author="Marmol, Dominika Klaudia" w:date="2026-06-08T11:44:00Z"/>
              </w:rPr>
            </w:pPr>
          </w:p>
        </w:tc>
        <w:tc>
          <w:tcPr>
            <w:tcW w:w="582" w:type="pct"/>
            <w:vAlign w:val="center"/>
          </w:tcPr>
          <w:p w14:paraId="56093D83" w14:textId="77777777" w:rsidR="00BD40B1" w:rsidRPr="003157E5" w:rsidRDefault="00E27C57" w:rsidP="00F147E0">
            <w:pPr>
              <w:pStyle w:val="Table-Text-Centered"/>
              <w:rPr>
                <w:ins w:id="5274" w:author="Marmol, Dominika Klaudia" w:date="2026-06-08T11:44:00Z"/>
              </w:rPr>
            </w:pPr>
            <w:ins w:id="5275" w:author="Marmol, Dominika Klaudia" w:date="2026-06-08T11:44:00Z">
              <w:r w:rsidRPr="003157E5">
                <w:t>C3D4</w:t>
              </w:r>
            </w:ins>
          </w:p>
        </w:tc>
        <w:tc>
          <w:tcPr>
            <w:tcW w:w="1085" w:type="pct"/>
            <w:vAlign w:val="center"/>
          </w:tcPr>
          <w:p w14:paraId="3B899F56" w14:textId="77777777" w:rsidR="00BD40B1" w:rsidRPr="003157E5" w:rsidRDefault="00E27C57" w:rsidP="00F147E0">
            <w:pPr>
              <w:pStyle w:val="Table-Text-Centered"/>
              <w:rPr>
                <w:ins w:id="5276" w:author="Marmol, Dominika Klaudia" w:date="2026-06-08T11:44:00Z"/>
              </w:rPr>
            </w:pPr>
            <w:ins w:id="5277" w:author="Marmol, Dominika Klaudia" w:date="2026-06-08T11:44:00Z">
              <w:r w:rsidRPr="003157E5">
                <w:t>72 h post-dose</w:t>
              </w:r>
            </w:ins>
          </w:p>
        </w:tc>
        <w:tc>
          <w:tcPr>
            <w:tcW w:w="615" w:type="pct"/>
            <w:vAlign w:val="center"/>
          </w:tcPr>
          <w:p w14:paraId="29B26A6E" w14:textId="77777777" w:rsidR="00BD40B1" w:rsidRPr="003157E5" w:rsidRDefault="00BD40B1" w:rsidP="00F147E0">
            <w:pPr>
              <w:pStyle w:val="Table-Text-Centered"/>
              <w:rPr>
                <w:ins w:id="5278" w:author="Marmol, Dominika Klaudia" w:date="2026-06-08T11:44:00Z"/>
                <w:rFonts w:eastAsia="SimSun"/>
              </w:rPr>
            </w:pPr>
          </w:p>
        </w:tc>
        <w:tc>
          <w:tcPr>
            <w:tcW w:w="615" w:type="pct"/>
            <w:vAlign w:val="center"/>
          </w:tcPr>
          <w:p w14:paraId="3CA9BCAD" w14:textId="77777777" w:rsidR="00BD40B1" w:rsidRPr="003157E5" w:rsidRDefault="00E27C57" w:rsidP="00F147E0">
            <w:pPr>
              <w:pStyle w:val="Table-Text-Centered"/>
              <w:rPr>
                <w:ins w:id="5279" w:author="Marmol, Dominika Klaudia" w:date="2026-06-08T11:44:00Z"/>
              </w:rPr>
            </w:pPr>
            <w:ins w:id="5280" w:author="Marmol, Dominika Klaudia" w:date="2026-06-08T11:44:00Z">
              <w:r w:rsidRPr="003157E5">
                <w:rPr>
                  <w:rFonts w:eastAsia="SimSun"/>
                </w:rPr>
                <w:t>X</w:t>
              </w:r>
            </w:ins>
          </w:p>
        </w:tc>
        <w:tc>
          <w:tcPr>
            <w:tcW w:w="768" w:type="pct"/>
            <w:vAlign w:val="center"/>
          </w:tcPr>
          <w:p w14:paraId="56B813F6" w14:textId="77777777" w:rsidR="00BD40B1" w:rsidRPr="003157E5" w:rsidRDefault="00E27C57" w:rsidP="00F147E0">
            <w:pPr>
              <w:pStyle w:val="Table-Text-Centered"/>
              <w:rPr>
                <w:ins w:id="5281" w:author="Marmol, Dominika Klaudia" w:date="2026-06-08T11:44:00Z"/>
              </w:rPr>
            </w:pPr>
            <w:ins w:id="5282" w:author="Marmol, Dominika Klaudia" w:date="2026-06-08T11:44:00Z">
              <w:r w:rsidRPr="003157E5">
                <w:rPr>
                  <w:rFonts w:eastAsia="SimSun"/>
                </w:rPr>
                <w:t>X</w:t>
              </w:r>
            </w:ins>
          </w:p>
        </w:tc>
      </w:tr>
      <w:tr w:rsidR="008F5115" w14:paraId="45BACD7D" w14:textId="77777777" w:rsidTr="00F147E0">
        <w:trPr>
          <w:trHeight w:val="385"/>
          <w:jc w:val="center"/>
          <w:ins w:id="5283" w:author="Marmol, Dominika Klaudia" w:date="2026-06-08T11:44:00Z"/>
        </w:trPr>
        <w:tc>
          <w:tcPr>
            <w:tcW w:w="1335" w:type="pct"/>
            <w:vAlign w:val="center"/>
          </w:tcPr>
          <w:p w14:paraId="06243135" w14:textId="77777777" w:rsidR="00BD40B1" w:rsidRPr="00442175" w:rsidRDefault="00E27C57" w:rsidP="00F147E0">
            <w:pPr>
              <w:pStyle w:val="Table-Text-Centered"/>
              <w:rPr>
                <w:ins w:id="5284" w:author="Marmol, Dominika Klaudia" w:date="2026-06-08T11:44:00Z"/>
              </w:rPr>
            </w:pPr>
            <w:ins w:id="5285" w:author="Marmol, Dominika Klaudia" w:date="2026-06-08T11:44:00Z">
              <w:r w:rsidRPr="00442175">
                <w:t>Cycle 4</w:t>
              </w:r>
            </w:ins>
          </w:p>
        </w:tc>
        <w:tc>
          <w:tcPr>
            <w:tcW w:w="582" w:type="pct"/>
            <w:vAlign w:val="center"/>
          </w:tcPr>
          <w:p w14:paraId="35806CA3" w14:textId="77777777" w:rsidR="00BD40B1" w:rsidRPr="00442175" w:rsidRDefault="00E27C57" w:rsidP="00F147E0">
            <w:pPr>
              <w:pStyle w:val="Table-Text-Centered"/>
              <w:rPr>
                <w:ins w:id="5286" w:author="Marmol, Dominika Klaudia" w:date="2026-06-08T11:44:00Z"/>
              </w:rPr>
            </w:pPr>
            <w:ins w:id="5287" w:author="Marmol, Dominika Klaudia" w:date="2026-06-08T11:44:00Z">
              <w:r w:rsidRPr="00442175">
                <w:t>C4D1</w:t>
              </w:r>
            </w:ins>
          </w:p>
        </w:tc>
        <w:tc>
          <w:tcPr>
            <w:tcW w:w="1085" w:type="pct"/>
            <w:vAlign w:val="center"/>
          </w:tcPr>
          <w:p w14:paraId="1AD46D67" w14:textId="77777777" w:rsidR="00BD40B1" w:rsidRPr="00442175" w:rsidRDefault="00E27C57" w:rsidP="00F147E0">
            <w:pPr>
              <w:pStyle w:val="Table-Text-Centered"/>
              <w:rPr>
                <w:ins w:id="5288" w:author="Marmol, Dominika Klaudia" w:date="2026-06-08T11:44:00Z"/>
              </w:rPr>
            </w:pPr>
            <w:ins w:id="5289" w:author="Marmol, Dominika Klaudia" w:date="2026-06-08T11:44:00Z">
              <w:r w:rsidRPr="00442175">
                <w:t>Pre-dose</w:t>
              </w:r>
            </w:ins>
          </w:p>
        </w:tc>
        <w:tc>
          <w:tcPr>
            <w:tcW w:w="615" w:type="pct"/>
            <w:vAlign w:val="center"/>
          </w:tcPr>
          <w:p w14:paraId="6275C722" w14:textId="77777777" w:rsidR="00BD40B1" w:rsidRPr="00442175" w:rsidRDefault="00E27C57" w:rsidP="00F147E0">
            <w:pPr>
              <w:pStyle w:val="Table-Text-Centered"/>
              <w:rPr>
                <w:ins w:id="5290" w:author="Marmol, Dominika Klaudia" w:date="2026-06-08T11:44:00Z"/>
              </w:rPr>
            </w:pPr>
            <w:ins w:id="5291" w:author="Marmol, Dominika Klaudia" w:date="2026-06-08T11:44:00Z">
              <w:r w:rsidRPr="00442175">
                <w:t>X</w:t>
              </w:r>
            </w:ins>
          </w:p>
        </w:tc>
        <w:tc>
          <w:tcPr>
            <w:tcW w:w="615" w:type="pct"/>
            <w:vAlign w:val="center"/>
          </w:tcPr>
          <w:p w14:paraId="5B653E77" w14:textId="77777777" w:rsidR="00BD40B1" w:rsidRPr="00442175" w:rsidRDefault="00E27C57" w:rsidP="00F147E0">
            <w:pPr>
              <w:pStyle w:val="Table-Text-Centered"/>
              <w:rPr>
                <w:ins w:id="5292" w:author="Marmol, Dominika Klaudia" w:date="2026-06-08T11:44:00Z"/>
              </w:rPr>
            </w:pPr>
            <w:ins w:id="5293" w:author="Marmol, Dominika Klaudia" w:date="2026-06-08T11:44:00Z">
              <w:r w:rsidRPr="00442175">
                <w:t>X</w:t>
              </w:r>
            </w:ins>
          </w:p>
        </w:tc>
        <w:tc>
          <w:tcPr>
            <w:tcW w:w="768" w:type="pct"/>
            <w:vAlign w:val="center"/>
          </w:tcPr>
          <w:p w14:paraId="561A3046" w14:textId="77777777" w:rsidR="00BD40B1" w:rsidRPr="00E121BD" w:rsidRDefault="00BD40B1" w:rsidP="00F147E0">
            <w:pPr>
              <w:pStyle w:val="Table-Text-Centered"/>
              <w:rPr>
                <w:ins w:id="5294" w:author="Marmol, Dominika Klaudia" w:date="2026-06-08T11:44:00Z"/>
                <w:highlight w:val="yellow"/>
              </w:rPr>
            </w:pPr>
          </w:p>
        </w:tc>
      </w:tr>
      <w:tr w:rsidR="008F5115" w14:paraId="68BFD009" w14:textId="77777777" w:rsidTr="00F147E0">
        <w:trPr>
          <w:trHeight w:val="277"/>
          <w:jc w:val="center"/>
          <w:ins w:id="5295" w:author="Marmol, Dominika Klaudia" w:date="2026-06-08T11:44:00Z"/>
        </w:trPr>
        <w:tc>
          <w:tcPr>
            <w:tcW w:w="1335" w:type="pct"/>
            <w:vAlign w:val="center"/>
          </w:tcPr>
          <w:p w14:paraId="2A6A0901" w14:textId="77777777" w:rsidR="00BD40B1" w:rsidRDefault="00E27C57" w:rsidP="00F147E0">
            <w:pPr>
              <w:pStyle w:val="Table-Text-Centered"/>
              <w:rPr>
                <w:ins w:id="5296" w:author="Marmol, Dominika Klaudia" w:date="2026-06-08T11:44:00Z"/>
              </w:rPr>
            </w:pPr>
            <w:ins w:id="5297" w:author="Marmol, Dominika Klaudia" w:date="2026-06-08T11:44:00Z">
              <w:r>
                <w:t>Cycle 5-8</w:t>
              </w:r>
            </w:ins>
          </w:p>
          <w:p w14:paraId="40E847FA" w14:textId="77777777" w:rsidR="00BD40B1" w:rsidRDefault="00E27C57" w:rsidP="00F147E0">
            <w:pPr>
              <w:pStyle w:val="Table-Text-Centered"/>
              <w:rPr>
                <w:ins w:id="5298" w:author="Marmol, Dominika Klaudia" w:date="2026-06-08T11:44:00Z"/>
              </w:rPr>
            </w:pPr>
            <w:ins w:id="5299" w:author="Marmol, Dominika Klaudia" w:date="2026-06-08T11:44:00Z">
              <w:r>
                <w:t>(Every cycle)</w:t>
              </w:r>
            </w:ins>
          </w:p>
        </w:tc>
        <w:tc>
          <w:tcPr>
            <w:tcW w:w="582" w:type="pct"/>
            <w:vAlign w:val="center"/>
          </w:tcPr>
          <w:p w14:paraId="2A1E08C7" w14:textId="77777777" w:rsidR="00BD40B1" w:rsidRPr="003157E5" w:rsidRDefault="00E27C57" w:rsidP="00F147E0">
            <w:pPr>
              <w:pStyle w:val="Table-Text-Centered"/>
              <w:rPr>
                <w:ins w:id="5300" w:author="Marmol, Dominika Klaudia" w:date="2026-06-08T11:44:00Z"/>
              </w:rPr>
            </w:pPr>
            <w:ins w:id="5301" w:author="Marmol, Dominika Klaudia" w:date="2026-06-08T11:44:00Z">
              <w:r w:rsidRPr="003157E5">
                <w:t>CxD1</w:t>
              </w:r>
            </w:ins>
          </w:p>
        </w:tc>
        <w:tc>
          <w:tcPr>
            <w:tcW w:w="1085" w:type="pct"/>
            <w:vAlign w:val="center"/>
          </w:tcPr>
          <w:p w14:paraId="5D4394A8" w14:textId="77777777" w:rsidR="00BD40B1" w:rsidRPr="003157E5" w:rsidRDefault="00E27C57" w:rsidP="00F147E0">
            <w:pPr>
              <w:pStyle w:val="Table-Text-Centered"/>
              <w:rPr>
                <w:ins w:id="5302" w:author="Marmol, Dominika Klaudia" w:date="2026-06-08T11:44:00Z"/>
              </w:rPr>
            </w:pPr>
            <w:ins w:id="5303" w:author="Marmol, Dominika Klaudia" w:date="2026-06-08T11:44:00Z">
              <w:r w:rsidRPr="003157E5">
                <w:t>Pre-dose</w:t>
              </w:r>
            </w:ins>
          </w:p>
        </w:tc>
        <w:tc>
          <w:tcPr>
            <w:tcW w:w="615" w:type="pct"/>
            <w:vAlign w:val="center"/>
          </w:tcPr>
          <w:p w14:paraId="04AACD1F" w14:textId="77777777" w:rsidR="00BD40B1" w:rsidRDefault="00BD40B1" w:rsidP="00F147E0">
            <w:pPr>
              <w:pStyle w:val="Table-Text-Centered"/>
              <w:rPr>
                <w:ins w:id="5304" w:author="Marmol, Dominika Klaudia" w:date="2026-06-08T11:44:00Z"/>
              </w:rPr>
            </w:pPr>
          </w:p>
        </w:tc>
        <w:tc>
          <w:tcPr>
            <w:tcW w:w="615" w:type="pct"/>
            <w:vAlign w:val="center"/>
          </w:tcPr>
          <w:p w14:paraId="278BDACE" w14:textId="77777777" w:rsidR="00BD40B1" w:rsidRPr="003157E5" w:rsidRDefault="00E27C57" w:rsidP="00F147E0">
            <w:pPr>
              <w:pStyle w:val="Table-Text-Centered"/>
              <w:rPr>
                <w:ins w:id="5305" w:author="Marmol, Dominika Klaudia" w:date="2026-06-08T11:44:00Z"/>
              </w:rPr>
            </w:pPr>
            <w:ins w:id="5306" w:author="Marmol, Dominika Klaudia" w:date="2026-06-08T11:44:00Z">
              <w:r w:rsidRPr="003157E5">
                <w:t>X</w:t>
              </w:r>
            </w:ins>
          </w:p>
        </w:tc>
        <w:tc>
          <w:tcPr>
            <w:tcW w:w="768" w:type="pct"/>
            <w:vAlign w:val="center"/>
          </w:tcPr>
          <w:p w14:paraId="3B55E1AF" w14:textId="77777777" w:rsidR="00BD40B1" w:rsidRPr="003157E5" w:rsidRDefault="00BD40B1" w:rsidP="00F147E0">
            <w:pPr>
              <w:pStyle w:val="Table-Text-Centered"/>
              <w:rPr>
                <w:ins w:id="5307" w:author="Marmol, Dominika Klaudia" w:date="2026-06-08T11:44:00Z"/>
              </w:rPr>
            </w:pPr>
          </w:p>
        </w:tc>
      </w:tr>
      <w:tr w:rsidR="008F5115" w14:paraId="373B6F45" w14:textId="77777777" w:rsidTr="00F147E0">
        <w:trPr>
          <w:trHeight w:val="277"/>
          <w:jc w:val="center"/>
          <w:ins w:id="5308" w:author="Marmol, Dominika Klaudia" w:date="2026-06-08T11:44:00Z"/>
        </w:trPr>
        <w:tc>
          <w:tcPr>
            <w:tcW w:w="1335" w:type="pct"/>
            <w:vAlign w:val="center"/>
          </w:tcPr>
          <w:p w14:paraId="219CE4D4" w14:textId="77777777" w:rsidR="00BD40B1" w:rsidRPr="003157E5" w:rsidRDefault="00E27C57" w:rsidP="00F147E0">
            <w:pPr>
              <w:pStyle w:val="Table-Text-Centered"/>
              <w:rPr>
                <w:ins w:id="5309" w:author="Marmol, Dominika Klaudia" w:date="2026-06-08T11:44:00Z"/>
              </w:rPr>
            </w:pPr>
            <w:ins w:id="5310" w:author="Marmol, Dominika Klaudia" w:date="2026-06-08T11:44:00Z">
              <w:r>
                <w:t>EOT Visit</w:t>
              </w:r>
            </w:ins>
          </w:p>
        </w:tc>
        <w:tc>
          <w:tcPr>
            <w:tcW w:w="582" w:type="pct"/>
            <w:vAlign w:val="center"/>
          </w:tcPr>
          <w:p w14:paraId="1B0360A6" w14:textId="77777777" w:rsidR="00BD40B1" w:rsidRPr="003157E5" w:rsidRDefault="00BD40B1" w:rsidP="00F147E0">
            <w:pPr>
              <w:pStyle w:val="Table-Text-Centered"/>
              <w:rPr>
                <w:ins w:id="5311" w:author="Marmol, Dominika Klaudia" w:date="2026-06-08T11:44:00Z"/>
              </w:rPr>
            </w:pPr>
          </w:p>
        </w:tc>
        <w:tc>
          <w:tcPr>
            <w:tcW w:w="1085" w:type="pct"/>
            <w:vAlign w:val="center"/>
          </w:tcPr>
          <w:p w14:paraId="6B9F8CA7" w14:textId="77777777" w:rsidR="00BD40B1" w:rsidRPr="003157E5" w:rsidRDefault="00BD40B1" w:rsidP="00F147E0">
            <w:pPr>
              <w:pStyle w:val="Table-Text-Centered"/>
              <w:rPr>
                <w:ins w:id="5312" w:author="Marmol, Dominika Klaudia" w:date="2026-06-08T11:44:00Z"/>
              </w:rPr>
            </w:pPr>
          </w:p>
        </w:tc>
        <w:tc>
          <w:tcPr>
            <w:tcW w:w="615" w:type="pct"/>
          </w:tcPr>
          <w:p w14:paraId="62E3E664" w14:textId="77777777" w:rsidR="00BD40B1" w:rsidRPr="003157E5" w:rsidRDefault="00E27C57" w:rsidP="00F147E0">
            <w:pPr>
              <w:pStyle w:val="Table-Text-Centered"/>
              <w:rPr>
                <w:ins w:id="5313" w:author="Marmol, Dominika Klaudia" w:date="2026-06-08T11:44:00Z"/>
              </w:rPr>
            </w:pPr>
            <w:ins w:id="5314" w:author="Marmol, Dominika Klaudia" w:date="2026-06-08T11:44:00Z">
              <w:r>
                <w:t>X</w:t>
              </w:r>
            </w:ins>
          </w:p>
        </w:tc>
        <w:tc>
          <w:tcPr>
            <w:tcW w:w="615" w:type="pct"/>
            <w:vAlign w:val="center"/>
          </w:tcPr>
          <w:p w14:paraId="5C0A70C1" w14:textId="77777777" w:rsidR="00BD40B1" w:rsidRPr="003157E5" w:rsidRDefault="00BD40B1" w:rsidP="00F147E0">
            <w:pPr>
              <w:pStyle w:val="Table-Text-Centered"/>
              <w:rPr>
                <w:ins w:id="5315" w:author="Marmol, Dominika Klaudia" w:date="2026-06-08T11:44:00Z"/>
              </w:rPr>
            </w:pPr>
          </w:p>
        </w:tc>
        <w:tc>
          <w:tcPr>
            <w:tcW w:w="768" w:type="pct"/>
            <w:vAlign w:val="center"/>
          </w:tcPr>
          <w:p w14:paraId="17948192" w14:textId="77777777" w:rsidR="00BD40B1" w:rsidRPr="003157E5" w:rsidRDefault="00BD40B1" w:rsidP="00F147E0">
            <w:pPr>
              <w:pStyle w:val="Table-Text-Centered"/>
              <w:rPr>
                <w:ins w:id="5316" w:author="Marmol, Dominika Klaudia" w:date="2026-06-08T11:44:00Z"/>
              </w:rPr>
            </w:pPr>
          </w:p>
        </w:tc>
      </w:tr>
    </w:tbl>
    <w:p w14:paraId="7E286A80" w14:textId="77777777" w:rsidR="00BD40B1" w:rsidRDefault="00E27C57" w:rsidP="00BD40B1">
      <w:pPr>
        <w:pStyle w:val="Table-Footnotehanging"/>
        <w:rPr>
          <w:ins w:id="5317" w:author="Marmol, Dominika Klaudia" w:date="2026-06-08T11:44:00Z"/>
        </w:rPr>
      </w:pPr>
      <w:ins w:id="5318" w:author="Marmol, Dominika Klaudia" w:date="2026-06-08T11:44:00Z">
        <w:r>
          <w:t>a</w:t>
        </w:r>
        <w:r w:rsidRPr="00F314FA">
          <w:t>)</w:t>
        </w:r>
        <w:r w:rsidRPr="00F314FA">
          <w:tab/>
        </w:r>
        <w:r>
          <w:t xml:space="preserve">Part B1: blood sampling for KIM-1 (tumor marker) at C1D1, C2D1, C3D1, C4D1, then Q6W (aligned with tumor scans), </w:t>
        </w:r>
        <w:r w:rsidRPr="002D0F2C">
          <w:t>until 1 year, then Q12W</w:t>
        </w:r>
        <w:r>
          <w:t xml:space="preserve"> (aligned with tumor scans) and at EOT.</w:t>
        </w:r>
      </w:ins>
    </w:p>
    <w:p w14:paraId="6F8AB8CB" w14:textId="77777777" w:rsidR="00BD40B1" w:rsidRPr="003157E5" w:rsidRDefault="00E27C57" w:rsidP="00BD40B1">
      <w:pPr>
        <w:pStyle w:val="Table-Footnotehanging"/>
        <w:rPr>
          <w:ins w:id="5319" w:author="Marmol, Dominika Klaudia" w:date="2026-06-08T11:44:00Z"/>
        </w:rPr>
      </w:pPr>
      <w:ins w:id="5320" w:author="Marmol, Dominika Klaudia" w:date="2026-06-08T11:44:00Z">
        <w:r>
          <w:t>b</w:t>
        </w:r>
        <w:r w:rsidRPr="00F314FA">
          <w:t>)</w:t>
        </w:r>
        <w:r w:rsidRPr="00F314FA">
          <w:tab/>
        </w:r>
        <w:r>
          <w:t>TO will only be collected in participants enrolled in US sites if emerging data from Part A indicates this is necessary.</w:t>
        </w:r>
      </w:ins>
    </w:p>
    <w:p w14:paraId="37E02D2C" w14:textId="77777777" w:rsidR="00BD40B1" w:rsidRPr="00D87191" w:rsidRDefault="00E27C57" w:rsidP="00BD40B1">
      <w:pPr>
        <w:pStyle w:val="Table-Footnote"/>
        <w:rPr>
          <w:ins w:id="5321" w:author="Marmol, Dominika Klaudia" w:date="2026-06-08T11:44:00Z"/>
        </w:rPr>
      </w:pPr>
      <w:ins w:id="5322" w:author="Marmol, Dominika Klaudia" w:date="2026-06-08T11:44:00Z">
        <w:r w:rsidRPr="003157E5">
          <w:rPr>
            <w:b/>
            <w:bCs/>
          </w:rPr>
          <w:t>Abbreviations:</w:t>
        </w:r>
        <w:r w:rsidRPr="003157E5">
          <w:t xml:space="preserve"> C = cycle; </w:t>
        </w:r>
        <w:r>
          <w:t xml:space="preserve">KIM-1 = Kidney injury molecule 1; </w:t>
        </w:r>
        <w:r w:rsidRPr="003157E5">
          <w:t xml:space="preserve">D = day; </w:t>
        </w:r>
        <w:r>
          <w:t xml:space="preserve">EOT = End-of-Treatment; </w:t>
        </w:r>
        <w:r w:rsidRPr="003157E5">
          <w:t>h = hour(s); min = minute(s); TO = target occupancy.</w:t>
        </w:r>
      </w:ins>
    </w:p>
    <w:p w14:paraId="11B2B3E3" w14:textId="77777777" w:rsidR="00BD40B1" w:rsidRDefault="00BD40B1" w:rsidP="00E54CD0">
      <w:pPr>
        <w:rPr>
          <w:ins w:id="5323" w:author="Marmol, Dominika Klaudia" w:date="2026-06-08T11:44:00Z"/>
          <w:rFonts w:cs="Arial"/>
        </w:rPr>
      </w:pPr>
    </w:p>
    <w:p w14:paraId="67FF8211" w14:textId="77777777" w:rsidR="00BD40B1" w:rsidRDefault="00BD40B1" w:rsidP="00E54CD0">
      <w:pPr>
        <w:rPr>
          <w:ins w:id="5324" w:author="Marmol, Dominika Klaudia" w:date="2026-06-08T11:44:00Z"/>
          <w:rFonts w:cs="Arial"/>
        </w:rPr>
      </w:pPr>
    </w:p>
    <w:p w14:paraId="29653828" w14:textId="3249B89C" w:rsidR="00BD40B1" w:rsidRPr="00201CA3" w:rsidRDefault="00E27C57" w:rsidP="00BD40B1">
      <w:pPr>
        <w:pStyle w:val="CaptionTable"/>
        <w:rPr>
          <w:ins w:id="5325" w:author="Marmol, Dominika Klaudia" w:date="2026-06-08T11:44:00Z"/>
          <w:sz w:val="24"/>
          <w:szCs w:val="24"/>
          <w:rPrChange w:id="5326" w:author="Marmol, Dominika Klaudia" w:date="2026-06-08T16:58:00Z">
            <w:rPr>
              <w:ins w:id="5327" w:author="Marmol, Dominika Klaudia" w:date="2026-06-08T11:44:00Z"/>
            </w:rPr>
          </w:rPrChange>
        </w:rPr>
      </w:pPr>
      <w:bookmarkStart w:id="5328" w:name="_Ref226705184"/>
      <w:bookmarkStart w:id="5329" w:name="_Toc229131339"/>
      <w:bookmarkStart w:id="5330" w:name="_Toc232068075"/>
      <w:r w:rsidRPr="00201CA3">
        <w:rPr>
          <w:sz w:val="24"/>
          <w:szCs w:val="24"/>
          <w:rPrChange w:id="5331" w:author="Marmol, Dominika Klaudia" w:date="2026-06-08T16:58:00Z">
            <w:rPr/>
          </w:rPrChange>
        </w:rPr>
        <w:lastRenderedPageBreak/>
        <w:t>Table </w:t>
      </w:r>
      <w:r w:rsidRPr="00201CA3">
        <w:rPr>
          <w:sz w:val="24"/>
          <w:szCs w:val="24"/>
          <w:rPrChange w:id="5332" w:author="Marmol, Dominika Klaudia" w:date="2026-06-08T16:58:00Z">
            <w:rPr/>
          </w:rPrChange>
        </w:rPr>
        <w:fldChar w:fldCharType="begin"/>
      </w:r>
      <w:r w:rsidRPr="00201CA3">
        <w:rPr>
          <w:sz w:val="24"/>
          <w:szCs w:val="24"/>
          <w:rPrChange w:id="5333" w:author="Marmol, Dominika Klaudia" w:date="2026-06-08T16:58:00Z">
            <w:rPr/>
          </w:rPrChange>
        </w:rPr>
        <w:instrText xml:space="preserve"> SEQ Table \* ARABIC </w:instrText>
      </w:r>
      <w:r w:rsidRPr="00201CA3">
        <w:rPr>
          <w:noProof/>
          <w:sz w:val="24"/>
          <w:szCs w:val="24"/>
          <w:rPrChange w:id="5334" w:author="Marmol, Dominika Klaudia" w:date="2026-06-08T16:58:00Z">
            <w:rPr>
              <w:noProof/>
            </w:rPr>
          </w:rPrChange>
        </w:rPr>
        <w:fldChar w:fldCharType="separate"/>
      </w:r>
      <w:ins w:id="5335" w:author="Marmol, Dominika Klaudia" w:date="2026-06-08T16:58:00Z">
        <w:r w:rsidR="00201CA3" w:rsidRPr="00201CA3">
          <w:rPr>
            <w:noProof/>
            <w:sz w:val="24"/>
            <w:szCs w:val="24"/>
            <w:rPrChange w:id="5336" w:author="Marmol, Dominika Klaudia" w:date="2026-06-08T16:58:00Z">
              <w:rPr>
                <w:noProof/>
              </w:rPr>
            </w:rPrChange>
          </w:rPr>
          <w:t>14</w:t>
        </w:r>
      </w:ins>
      <w:del w:id="5337" w:author="Marmol, Dominika Klaudia" w:date="2026-06-08T16:58:00Z">
        <w:r w:rsidRPr="00201CA3">
          <w:rPr>
            <w:noProof/>
            <w:sz w:val="24"/>
            <w:szCs w:val="24"/>
            <w:rPrChange w:id="5338" w:author="Marmol, Dominika Klaudia" w:date="2026-06-08T16:58:00Z">
              <w:rPr>
                <w:noProof/>
              </w:rPr>
            </w:rPrChange>
          </w:rPr>
          <w:delText>9</w:delText>
        </w:r>
      </w:del>
      <w:r w:rsidRPr="00201CA3">
        <w:rPr>
          <w:noProof/>
          <w:sz w:val="24"/>
          <w:szCs w:val="24"/>
          <w:rPrChange w:id="5339" w:author="Marmol, Dominika Klaudia" w:date="2026-06-08T16:58:00Z">
            <w:rPr>
              <w:noProof/>
            </w:rPr>
          </w:rPrChange>
        </w:rPr>
        <w:fldChar w:fldCharType="end"/>
      </w:r>
      <w:bookmarkEnd w:id="5328"/>
      <w:r w:rsidRPr="00201CA3">
        <w:rPr>
          <w:sz w:val="24"/>
          <w:szCs w:val="24"/>
          <w:rPrChange w:id="5340" w:author="Marmol, Dominika Klaudia" w:date="2026-06-08T16:58:00Z">
            <w:rPr/>
          </w:rPrChange>
        </w:rPr>
        <w:t>:</w:t>
      </w:r>
      <w:ins w:id="5341" w:author="Marmol, Dominika Klaudia" w:date="2026-06-08T11:44:00Z">
        <w:r w:rsidRPr="00201CA3">
          <w:rPr>
            <w:sz w:val="24"/>
            <w:szCs w:val="24"/>
            <w:rPrChange w:id="5342" w:author="Marmol, Dominika Klaudia" w:date="2026-06-08T16:58:00Z">
              <w:rPr/>
            </w:rPrChange>
          </w:rPr>
          <w:tab/>
          <w:t>Schedule of activities – Part B2 (Dose optimization and expansion: 2L+ HER2-negative GC/GEJC)</w:t>
        </w:r>
        <w:bookmarkEnd w:id="5329"/>
        <w:bookmarkEnd w:id="5330"/>
      </w:ins>
    </w:p>
    <w:tbl>
      <w:tblPr>
        <w:tblStyle w:val="TableGrid10"/>
        <w:tblW w:w="5000" w:type="pct"/>
        <w:jc w:val="center"/>
        <w:tblLayout w:type="fixed"/>
        <w:tblLook w:val="0600" w:firstRow="0" w:lastRow="0" w:firstColumn="0" w:lastColumn="0" w:noHBand="1" w:noVBand="1"/>
      </w:tblPr>
      <w:tblGrid>
        <w:gridCol w:w="2926"/>
        <w:gridCol w:w="1867"/>
        <w:gridCol w:w="667"/>
        <w:gridCol w:w="667"/>
        <w:gridCol w:w="667"/>
        <w:gridCol w:w="664"/>
        <w:gridCol w:w="669"/>
        <w:gridCol w:w="1200"/>
        <w:gridCol w:w="943"/>
        <w:gridCol w:w="929"/>
        <w:gridCol w:w="1083"/>
        <w:gridCol w:w="996"/>
      </w:tblGrid>
      <w:tr w:rsidR="008F5115" w14:paraId="19FCEED1" w14:textId="77777777" w:rsidTr="00F147E0">
        <w:trPr>
          <w:trHeight w:val="284"/>
          <w:tblHeader/>
          <w:jc w:val="center"/>
          <w:ins w:id="5343" w:author="Marmol, Dominika Klaudia" w:date="2026-06-08T11:44:00Z"/>
        </w:trPr>
        <w:tc>
          <w:tcPr>
            <w:tcW w:w="1102"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B282BE0" w14:textId="77777777" w:rsidR="00BD40B1" w:rsidRPr="00C13C61" w:rsidRDefault="00E27C57" w:rsidP="00F147E0">
            <w:pPr>
              <w:pStyle w:val="Table-1rowcenter"/>
              <w:keepNext w:val="0"/>
              <w:keepLines w:val="0"/>
              <w:jc w:val="left"/>
              <w:rPr>
                <w:ins w:id="5344" w:author="Marmol, Dominika Klaudia" w:date="2026-06-08T11:44:00Z"/>
                <w:lang w:val="en-US"/>
              </w:rPr>
            </w:pPr>
            <w:ins w:id="5345" w:author="Marmol, Dominika Klaudia" w:date="2026-06-08T11:44:00Z">
              <w:r w:rsidRPr="00C13C61">
                <w:t>Procedure (1 cycle = 14 days)</w:t>
              </w:r>
            </w:ins>
          </w:p>
        </w:tc>
        <w:tc>
          <w:tcPr>
            <w:tcW w:w="703"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F2805F2" w14:textId="77777777" w:rsidR="00BD40B1" w:rsidRPr="00C13C61" w:rsidRDefault="00E27C57" w:rsidP="00F147E0">
            <w:pPr>
              <w:pStyle w:val="Table-1rowcenter"/>
              <w:keepNext w:val="0"/>
              <w:keepLines w:val="0"/>
              <w:rPr>
                <w:ins w:id="5346" w:author="Marmol, Dominika Klaudia" w:date="2026-06-08T11:44:00Z"/>
                <w:bCs/>
                <w:lang w:val="en-US"/>
              </w:rPr>
            </w:pPr>
            <w:ins w:id="5347" w:author="Marmol, Dominika Klaudia" w:date="2026-06-08T11:44:00Z">
              <w:r w:rsidRPr="00C13C61">
                <w:rPr>
                  <w:bCs/>
                  <w:lang w:val="en-US"/>
                </w:rPr>
                <w:t>Screening </w:t>
              </w:r>
              <w:r w:rsidRPr="00C13C61">
                <w:rPr>
                  <w:bCs/>
                  <w:sz w:val="22"/>
                  <w:vertAlign w:val="superscript"/>
                  <w:lang w:val="en-US"/>
                </w:rPr>
                <w:t>a</w:t>
              </w:r>
            </w:ins>
          </w:p>
        </w:tc>
        <w:tc>
          <w:tcPr>
            <w:tcW w:w="753" w:type="pct"/>
            <w:gridSpan w:val="3"/>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D78D905" w14:textId="77777777" w:rsidR="00BD40B1" w:rsidRPr="00C13C61" w:rsidRDefault="00E27C57" w:rsidP="00F147E0">
            <w:pPr>
              <w:pStyle w:val="Table-1rowcenter"/>
              <w:keepNext w:val="0"/>
              <w:keepLines w:val="0"/>
              <w:rPr>
                <w:ins w:id="5348" w:author="Marmol, Dominika Klaudia" w:date="2026-06-08T11:44:00Z"/>
                <w:bCs/>
                <w:lang w:val="en-US"/>
              </w:rPr>
            </w:pPr>
            <w:ins w:id="5349" w:author="Marmol, Dominika Klaudia" w:date="2026-06-08T11:44:00Z">
              <w:r w:rsidRPr="00C13C61">
                <w:rPr>
                  <w:bCs/>
                  <w:lang w:val="en-US"/>
                </w:rPr>
                <w:t>Cycle 1</w:t>
              </w:r>
            </w:ins>
          </w:p>
        </w:tc>
        <w:tc>
          <w:tcPr>
            <w:tcW w:w="502" w:type="pct"/>
            <w:gridSpan w:val="2"/>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202A994B" w14:textId="77777777" w:rsidR="00BD40B1" w:rsidRPr="00C13C61" w:rsidRDefault="00E27C57" w:rsidP="00F147E0">
            <w:pPr>
              <w:pStyle w:val="Table-1rowcenter"/>
              <w:keepNext w:val="0"/>
              <w:keepLines w:val="0"/>
              <w:rPr>
                <w:ins w:id="5350" w:author="Marmol, Dominika Klaudia" w:date="2026-06-08T11:44:00Z"/>
                <w:bCs/>
                <w:lang w:val="en-US"/>
              </w:rPr>
            </w:pPr>
            <w:ins w:id="5351" w:author="Marmol, Dominika Klaudia" w:date="2026-06-08T11:44:00Z">
              <w:r w:rsidRPr="00C13C61">
                <w:rPr>
                  <w:bCs/>
                  <w:lang w:val="en-US"/>
                </w:rPr>
                <w:t>Cycle 2</w:t>
              </w:r>
            </w:ins>
          </w:p>
        </w:tc>
        <w:tc>
          <w:tcPr>
            <w:tcW w:w="45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D478B1E" w14:textId="77777777" w:rsidR="00BD40B1" w:rsidRPr="00C13C61" w:rsidRDefault="00E27C57" w:rsidP="00F147E0">
            <w:pPr>
              <w:pStyle w:val="Table-1rowcenter"/>
              <w:keepNext w:val="0"/>
              <w:keepLines w:val="0"/>
              <w:rPr>
                <w:ins w:id="5352" w:author="Marmol, Dominika Klaudia" w:date="2026-06-08T11:44:00Z"/>
                <w:bCs/>
                <w:lang w:val="en-US"/>
              </w:rPr>
            </w:pPr>
            <w:ins w:id="5353" w:author="Marmol, Dominika Klaudia" w:date="2026-06-08T11:44:00Z">
              <w:r w:rsidRPr="00C13C61">
                <w:rPr>
                  <w:bCs/>
                  <w:lang w:val="en-US"/>
                </w:rPr>
                <w:t>Cycle 3 &amp; thereafter</w:t>
              </w:r>
            </w:ins>
          </w:p>
        </w:tc>
        <w:tc>
          <w:tcPr>
            <w:tcW w:w="355"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5CB0D291" w14:textId="77777777" w:rsidR="00BD40B1" w:rsidRPr="00C13C61" w:rsidRDefault="00E27C57" w:rsidP="00F147E0">
            <w:pPr>
              <w:pStyle w:val="Table-1rowcenter"/>
              <w:keepNext w:val="0"/>
              <w:keepLines w:val="0"/>
              <w:rPr>
                <w:ins w:id="5354" w:author="Marmol, Dominika Klaudia" w:date="2026-06-08T11:44:00Z"/>
                <w:bCs/>
              </w:rPr>
            </w:pPr>
            <w:ins w:id="5355" w:author="Marmol, Dominika Klaudia" w:date="2026-06-08T11:44:00Z">
              <w:r w:rsidRPr="00C13C61">
                <w:rPr>
                  <w:bCs/>
                  <w:lang w:val="en-US"/>
                </w:rPr>
                <w:t>EOT Visit </w:t>
              </w:r>
              <w:r w:rsidRPr="00C13C61">
                <w:rPr>
                  <w:bCs/>
                  <w:sz w:val="22"/>
                  <w:vertAlign w:val="superscript"/>
                  <w:lang w:val="en-US"/>
                </w:rPr>
                <w:t>b</w:t>
              </w:r>
            </w:ins>
          </w:p>
        </w:tc>
        <w:tc>
          <w:tcPr>
            <w:tcW w:w="1133"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68AE842" w14:textId="77777777" w:rsidR="00BD40B1" w:rsidRPr="00C13C61" w:rsidRDefault="00E27C57" w:rsidP="00F147E0">
            <w:pPr>
              <w:pStyle w:val="Table-1rowcenter"/>
              <w:keepNext w:val="0"/>
              <w:keepLines w:val="0"/>
              <w:rPr>
                <w:ins w:id="5356" w:author="Marmol, Dominika Klaudia" w:date="2026-06-08T11:44:00Z"/>
                <w:bCs/>
                <w:lang w:val="en-US"/>
              </w:rPr>
            </w:pPr>
            <w:ins w:id="5357" w:author="Marmol, Dominika Klaudia" w:date="2026-06-08T11:44:00Z">
              <w:r w:rsidRPr="00C13C61">
                <w:rPr>
                  <w:bCs/>
                  <w:lang w:val="en-US"/>
                </w:rPr>
                <w:t>Follow-up</w:t>
              </w:r>
            </w:ins>
          </w:p>
        </w:tc>
      </w:tr>
      <w:tr w:rsidR="008F5115" w14:paraId="14673AFD" w14:textId="77777777" w:rsidTr="00F147E0">
        <w:trPr>
          <w:trHeight w:val="310"/>
          <w:tblHeader/>
          <w:jc w:val="center"/>
          <w:ins w:id="5358" w:author="Marmol, Dominika Klaudia" w:date="2026-06-08T11:44:00Z"/>
        </w:trPr>
        <w:tc>
          <w:tcPr>
            <w:tcW w:w="1102" w:type="pct"/>
            <w:vMerge/>
            <w:vAlign w:val="center"/>
          </w:tcPr>
          <w:p w14:paraId="17627C4E" w14:textId="77777777" w:rsidR="00BD40B1" w:rsidRPr="00C13C61" w:rsidRDefault="00BD40B1" w:rsidP="00F147E0">
            <w:pPr>
              <w:pStyle w:val="Table-1rowcenter"/>
              <w:keepNext w:val="0"/>
              <w:keepLines w:val="0"/>
              <w:rPr>
                <w:ins w:id="5359" w:author="Marmol, Dominika Klaudia" w:date="2026-06-08T11:44:00Z"/>
                <w:rFonts w:eastAsia="SimSun"/>
                <w:lang w:val="en-US"/>
              </w:rPr>
            </w:pPr>
          </w:p>
        </w:tc>
        <w:tc>
          <w:tcPr>
            <w:tcW w:w="703" w:type="pct"/>
            <w:vMerge/>
            <w:vAlign w:val="center"/>
          </w:tcPr>
          <w:p w14:paraId="38476E8A" w14:textId="77777777" w:rsidR="00BD40B1" w:rsidRPr="00C13C61" w:rsidRDefault="00BD40B1" w:rsidP="00F147E0">
            <w:pPr>
              <w:pStyle w:val="Table-1rowcenter"/>
              <w:keepNext w:val="0"/>
              <w:keepLines w:val="0"/>
              <w:rPr>
                <w:ins w:id="5360" w:author="Marmol, Dominika Klaudia" w:date="2026-06-08T11:44:00Z"/>
                <w:rFonts w:eastAsia="SimSun"/>
                <w:bCs/>
                <w:lang w:val="en-US"/>
              </w:rPr>
            </w:pPr>
          </w:p>
        </w:tc>
        <w:tc>
          <w:tcPr>
            <w:tcW w:w="753" w:type="pct"/>
            <w:gridSpan w:val="3"/>
            <w:vMerge/>
            <w:tcBorders>
              <w:left w:val="single" w:sz="4" w:space="0" w:color="auto"/>
              <w:bottom w:val="single" w:sz="4" w:space="0" w:color="auto"/>
              <w:right w:val="single" w:sz="4" w:space="0" w:color="auto"/>
            </w:tcBorders>
            <w:shd w:val="clear" w:color="auto" w:fill="D9D9D9" w:themeFill="background1" w:themeFillShade="D9"/>
            <w:noWrap/>
            <w:vAlign w:val="center"/>
          </w:tcPr>
          <w:p w14:paraId="2768726F" w14:textId="77777777" w:rsidR="00BD40B1" w:rsidRPr="00C13C61" w:rsidRDefault="00BD40B1" w:rsidP="00F147E0">
            <w:pPr>
              <w:pStyle w:val="Table-1rowcenter"/>
              <w:keepNext w:val="0"/>
              <w:keepLines w:val="0"/>
              <w:rPr>
                <w:ins w:id="5361" w:author="Marmol, Dominika Klaudia" w:date="2026-06-08T11:44:00Z"/>
                <w:bCs/>
              </w:rPr>
            </w:pPr>
          </w:p>
        </w:tc>
        <w:tc>
          <w:tcPr>
            <w:tcW w:w="502" w:type="pct"/>
            <w:gridSpan w:val="2"/>
            <w:vMerge/>
            <w:tcBorders>
              <w:left w:val="single" w:sz="4" w:space="0" w:color="auto"/>
              <w:bottom w:val="single" w:sz="4" w:space="0" w:color="auto"/>
              <w:right w:val="single" w:sz="4" w:space="0" w:color="auto"/>
            </w:tcBorders>
            <w:shd w:val="clear" w:color="auto" w:fill="D9D9D9" w:themeFill="background1" w:themeFillShade="D9"/>
            <w:vAlign w:val="center"/>
          </w:tcPr>
          <w:p w14:paraId="6CFADF0B" w14:textId="77777777" w:rsidR="00BD40B1" w:rsidRPr="00C13C61" w:rsidRDefault="00BD40B1" w:rsidP="00F147E0">
            <w:pPr>
              <w:pStyle w:val="Table-1rowcenter"/>
              <w:keepNext w:val="0"/>
              <w:keepLines w:val="0"/>
              <w:rPr>
                <w:ins w:id="5362" w:author="Marmol, Dominika Klaudia" w:date="2026-06-08T11:44:00Z"/>
                <w:bCs/>
                <w:lang w:val="en-US"/>
              </w:rPr>
            </w:pPr>
          </w:p>
        </w:tc>
        <w:tc>
          <w:tcPr>
            <w:tcW w:w="452"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6F4B9737" w14:textId="77777777" w:rsidR="00BD40B1" w:rsidRPr="00C13C61" w:rsidRDefault="00E27C57" w:rsidP="00F147E0">
            <w:pPr>
              <w:pStyle w:val="Table-1rowcenter"/>
              <w:keepNext w:val="0"/>
              <w:keepLines w:val="0"/>
              <w:rPr>
                <w:ins w:id="5363" w:author="Marmol, Dominika Klaudia" w:date="2026-06-08T11:44:00Z"/>
                <w:bCs/>
                <w:lang w:val="en-US"/>
              </w:rPr>
            </w:pPr>
            <w:ins w:id="5364" w:author="Marmol, Dominika Klaudia" w:date="2026-06-08T11:44:00Z">
              <w:r w:rsidRPr="00C13C61">
                <w:rPr>
                  <w:bCs/>
                  <w:lang w:val="en-US"/>
                </w:rPr>
                <w:t>D1</w:t>
              </w:r>
            </w:ins>
          </w:p>
        </w:tc>
        <w:tc>
          <w:tcPr>
            <w:tcW w:w="355" w:type="pct"/>
            <w:vMerge/>
            <w:tcBorders>
              <w:left w:val="single" w:sz="4" w:space="0" w:color="auto"/>
              <w:right w:val="single" w:sz="4" w:space="0" w:color="auto"/>
            </w:tcBorders>
            <w:shd w:val="clear" w:color="auto" w:fill="D9D9D9" w:themeFill="background1" w:themeFillShade="D9"/>
            <w:vAlign w:val="center"/>
          </w:tcPr>
          <w:p w14:paraId="41F4FA50" w14:textId="77777777" w:rsidR="00BD40B1" w:rsidRPr="00C13C61" w:rsidRDefault="00BD40B1" w:rsidP="00F147E0">
            <w:pPr>
              <w:pStyle w:val="Table-1rowcenter"/>
              <w:keepNext w:val="0"/>
              <w:keepLines w:val="0"/>
              <w:rPr>
                <w:ins w:id="5365" w:author="Marmol, Dominika Klaudia" w:date="2026-06-08T11:44:00Z"/>
                <w:bCs/>
              </w:rPr>
            </w:pPr>
          </w:p>
        </w:tc>
        <w:tc>
          <w:tcPr>
            <w:tcW w:w="350"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E33A71A" w14:textId="77777777" w:rsidR="00BD40B1" w:rsidRPr="00C13C61" w:rsidRDefault="00E27C57" w:rsidP="00F147E0">
            <w:pPr>
              <w:pStyle w:val="Table-1rowcenter"/>
              <w:keepNext w:val="0"/>
              <w:keepLines w:val="0"/>
              <w:rPr>
                <w:ins w:id="5366" w:author="Marmol, Dominika Klaudia" w:date="2026-06-08T11:44:00Z"/>
                <w:bCs/>
                <w:lang w:val="en-US"/>
              </w:rPr>
            </w:pPr>
            <w:ins w:id="5367" w:author="Marmol, Dominika Klaudia" w:date="2026-06-08T11:44:00Z">
              <w:r w:rsidRPr="00C13C61">
                <w:rPr>
                  <w:bCs/>
                  <w:lang w:val="en-US"/>
                </w:rPr>
                <w:t>Day 30 SFU</w:t>
              </w:r>
            </w:ins>
          </w:p>
        </w:tc>
        <w:tc>
          <w:tcPr>
            <w:tcW w:w="408"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E9E7AB1" w14:textId="77777777" w:rsidR="00BD40B1" w:rsidRPr="00C13C61" w:rsidRDefault="00E27C57" w:rsidP="00F147E0">
            <w:pPr>
              <w:pStyle w:val="Table-1rowcenter"/>
              <w:keepNext w:val="0"/>
              <w:keepLines w:val="0"/>
              <w:rPr>
                <w:ins w:id="5368" w:author="Marmol, Dominika Klaudia" w:date="2026-06-08T11:44:00Z"/>
                <w:bCs/>
                <w:lang w:val="en-US"/>
              </w:rPr>
            </w:pPr>
            <w:ins w:id="5369" w:author="Marmol, Dominika Klaudia" w:date="2026-06-08T11:44:00Z">
              <w:r w:rsidRPr="00C13C61">
                <w:rPr>
                  <w:bCs/>
                  <w:lang w:val="en-US"/>
                </w:rPr>
                <w:t>Day 90 SFU</w:t>
              </w:r>
              <w:r w:rsidRPr="00C13C61">
                <w:rPr>
                  <w:lang w:val="en-US"/>
                </w:rPr>
                <w:t>/</w:t>
              </w:r>
              <w:r w:rsidRPr="00C13C61">
                <w:rPr>
                  <w:bCs/>
                  <w:lang w:val="en-US"/>
                </w:rPr>
                <w:t>ETV</w:t>
              </w:r>
            </w:ins>
          </w:p>
        </w:tc>
        <w:tc>
          <w:tcPr>
            <w:tcW w:w="375"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0D5C805" w14:textId="77777777" w:rsidR="00BD40B1" w:rsidRPr="00C13C61" w:rsidRDefault="00E27C57" w:rsidP="00F147E0">
            <w:pPr>
              <w:pStyle w:val="Table-1rowcenter"/>
              <w:keepNext w:val="0"/>
              <w:keepLines w:val="0"/>
              <w:rPr>
                <w:ins w:id="5370" w:author="Marmol, Dominika Klaudia" w:date="2026-06-08T11:44:00Z"/>
                <w:bCs/>
                <w:lang w:val="en-US"/>
              </w:rPr>
            </w:pPr>
            <w:ins w:id="5371" w:author="Marmol, Dominika Klaudia" w:date="2026-06-08T11:44:00Z">
              <w:r w:rsidRPr="00C13C61">
                <w:rPr>
                  <w:bCs/>
                  <w:lang w:val="en-US"/>
                </w:rPr>
                <w:t>Survival follow-up</w:t>
              </w:r>
            </w:ins>
          </w:p>
        </w:tc>
      </w:tr>
      <w:tr w:rsidR="008F5115" w14:paraId="6A987190" w14:textId="77777777" w:rsidTr="00F147E0">
        <w:trPr>
          <w:trHeight w:val="284"/>
          <w:tblHeader/>
          <w:jc w:val="center"/>
          <w:ins w:id="5372" w:author="Marmol, Dominika Klaudia" w:date="2026-06-08T11:44:00Z"/>
        </w:trPr>
        <w:tc>
          <w:tcPr>
            <w:tcW w:w="1102" w:type="pct"/>
            <w:vMerge/>
            <w:vAlign w:val="center"/>
          </w:tcPr>
          <w:p w14:paraId="574EC736" w14:textId="77777777" w:rsidR="00BD40B1" w:rsidRPr="00C13C61" w:rsidRDefault="00BD40B1" w:rsidP="00F147E0">
            <w:pPr>
              <w:spacing w:before="40" w:after="40"/>
              <w:rPr>
                <w:ins w:id="5373" w:author="Marmol, Dominika Klaudia" w:date="2026-06-08T11:44:00Z"/>
                <w:rFonts w:eastAsia="SimSun"/>
                <w:sz w:val="21"/>
                <w:szCs w:val="21"/>
                <w:lang w:val="en-US"/>
              </w:rPr>
            </w:pPr>
          </w:p>
        </w:tc>
        <w:tc>
          <w:tcPr>
            <w:tcW w:w="703" w:type="pct"/>
            <w:vMerge/>
            <w:vAlign w:val="center"/>
          </w:tcPr>
          <w:p w14:paraId="043D5184" w14:textId="77777777" w:rsidR="00BD40B1" w:rsidRPr="00C13C61" w:rsidRDefault="00BD40B1" w:rsidP="00F147E0">
            <w:pPr>
              <w:spacing w:before="40" w:after="40"/>
              <w:rPr>
                <w:ins w:id="5374" w:author="Marmol, Dominika Klaudia" w:date="2026-06-08T11:44:00Z"/>
                <w:rFonts w:eastAsia="SimSun"/>
                <w:b/>
                <w:bCs/>
                <w:sz w:val="21"/>
                <w:szCs w:val="21"/>
                <w:lang w:val="en-US"/>
              </w:rPr>
            </w:pPr>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F6CE1D6" w14:textId="77777777" w:rsidR="00BD40B1" w:rsidRPr="00C13C61" w:rsidRDefault="00E27C57" w:rsidP="00F147E0">
            <w:pPr>
              <w:pStyle w:val="Table-1row-Centered"/>
              <w:keepNext w:val="0"/>
              <w:keepLines w:val="0"/>
              <w:rPr>
                <w:ins w:id="5375" w:author="Marmol, Dominika Klaudia" w:date="2026-06-08T11:44:00Z"/>
                <w:lang w:val="en-US"/>
              </w:rPr>
            </w:pPr>
            <w:ins w:id="5376" w:author="Marmol, Dominika Klaudia" w:date="2026-06-08T11:44:00Z">
              <w:r w:rsidRPr="00C13C61">
                <w:rPr>
                  <w:lang w:val="en-US"/>
                </w:rPr>
                <w:t>D1</w:t>
              </w:r>
            </w:ins>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F20A103" w14:textId="77777777" w:rsidR="00BD40B1" w:rsidRPr="00C13C61" w:rsidRDefault="00E27C57" w:rsidP="00F147E0">
            <w:pPr>
              <w:pStyle w:val="Table-1row-Centered"/>
              <w:keepNext w:val="0"/>
              <w:keepLines w:val="0"/>
              <w:rPr>
                <w:ins w:id="5377" w:author="Marmol, Dominika Klaudia" w:date="2026-06-08T11:44:00Z"/>
                <w:lang w:val="en-US"/>
              </w:rPr>
            </w:pPr>
            <w:ins w:id="5378" w:author="Marmol, Dominika Klaudia" w:date="2026-06-08T11:44:00Z">
              <w:r w:rsidRPr="00C13C61">
                <w:rPr>
                  <w:lang w:val="en-US"/>
                </w:rPr>
                <w:t>D4</w:t>
              </w:r>
            </w:ins>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1CDDADD" w14:textId="77777777" w:rsidR="00BD40B1" w:rsidRPr="00C13C61" w:rsidRDefault="00E27C57" w:rsidP="00F147E0">
            <w:pPr>
              <w:pStyle w:val="Table-1row-Centered"/>
              <w:keepNext w:val="0"/>
              <w:keepLines w:val="0"/>
              <w:rPr>
                <w:ins w:id="5379" w:author="Marmol, Dominika Klaudia" w:date="2026-06-08T11:44:00Z"/>
                <w:lang w:val="en-US"/>
              </w:rPr>
            </w:pPr>
            <w:ins w:id="5380" w:author="Marmol, Dominika Klaudia" w:date="2026-06-08T11:44:00Z">
              <w:r w:rsidRPr="00C13C61">
                <w:rPr>
                  <w:lang w:val="en-US"/>
                </w:rPr>
                <w:t>D8</w:t>
              </w:r>
            </w:ins>
          </w:p>
        </w:tc>
        <w:tc>
          <w:tcPr>
            <w:tcW w:w="250"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15223E8" w14:textId="77777777" w:rsidR="00BD40B1" w:rsidRPr="00C13C61" w:rsidRDefault="00E27C57" w:rsidP="00F147E0">
            <w:pPr>
              <w:pStyle w:val="Table-1row-Centered"/>
              <w:keepNext w:val="0"/>
              <w:keepLines w:val="0"/>
              <w:rPr>
                <w:ins w:id="5381" w:author="Marmol, Dominika Klaudia" w:date="2026-06-08T11:44:00Z"/>
                <w:lang w:val="en-US"/>
              </w:rPr>
            </w:pPr>
            <w:ins w:id="5382" w:author="Marmol, Dominika Klaudia" w:date="2026-06-08T11:44:00Z">
              <w:r w:rsidRPr="00C13C61">
                <w:rPr>
                  <w:lang w:val="en-US"/>
                </w:rPr>
                <w:t>D1</w:t>
              </w:r>
            </w:ins>
          </w:p>
        </w:tc>
        <w:tc>
          <w:tcPr>
            <w:tcW w:w="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7384A09" w14:textId="77777777" w:rsidR="00BD40B1" w:rsidRPr="00C13C61" w:rsidRDefault="00E27C57" w:rsidP="00F147E0">
            <w:pPr>
              <w:pStyle w:val="Table-1row-Centered"/>
              <w:keepNext w:val="0"/>
              <w:keepLines w:val="0"/>
              <w:rPr>
                <w:ins w:id="5383" w:author="Marmol, Dominika Klaudia" w:date="2026-06-08T11:44:00Z"/>
                <w:lang w:val="en-US"/>
              </w:rPr>
            </w:pPr>
            <w:ins w:id="5384" w:author="Marmol, Dominika Klaudia" w:date="2026-06-08T11:44:00Z">
              <w:r w:rsidRPr="00C13C61">
                <w:rPr>
                  <w:lang w:val="en-US"/>
                </w:rPr>
                <w:t>D8</w:t>
              </w:r>
            </w:ins>
          </w:p>
        </w:tc>
        <w:tc>
          <w:tcPr>
            <w:tcW w:w="452" w:type="pct"/>
            <w:vMerge/>
            <w:tcBorders>
              <w:right w:val="single" w:sz="4" w:space="0" w:color="auto"/>
            </w:tcBorders>
            <w:noWrap/>
            <w:vAlign w:val="center"/>
          </w:tcPr>
          <w:p w14:paraId="157CEB14" w14:textId="77777777" w:rsidR="00BD40B1" w:rsidRPr="00C13C61" w:rsidRDefault="00BD40B1" w:rsidP="00F147E0">
            <w:pPr>
              <w:widowControl w:val="0"/>
              <w:spacing w:before="40" w:after="40"/>
              <w:ind w:left="86" w:hangingChars="41" w:hanging="86"/>
              <w:jc w:val="center"/>
              <w:rPr>
                <w:ins w:id="5385" w:author="Marmol, Dominika Klaudia" w:date="2026-06-08T11:44:00Z"/>
                <w:rFonts w:eastAsia="DengXian"/>
                <w:b/>
                <w:bCs/>
                <w:sz w:val="21"/>
                <w:szCs w:val="21"/>
                <w:lang w:val="en-US"/>
              </w:rPr>
            </w:pPr>
          </w:p>
        </w:tc>
        <w:tc>
          <w:tcPr>
            <w:tcW w:w="355" w:type="pct"/>
            <w:vMerge/>
            <w:tcBorders>
              <w:left w:val="single" w:sz="4" w:space="0" w:color="auto"/>
              <w:right w:val="single" w:sz="4" w:space="0" w:color="auto"/>
            </w:tcBorders>
            <w:vAlign w:val="center"/>
          </w:tcPr>
          <w:p w14:paraId="74530D65" w14:textId="77777777" w:rsidR="00BD40B1" w:rsidRPr="00C13C61" w:rsidRDefault="00BD40B1" w:rsidP="00F147E0">
            <w:pPr>
              <w:widowControl w:val="0"/>
              <w:spacing w:before="40" w:after="40"/>
              <w:ind w:left="86" w:hangingChars="41" w:hanging="86"/>
              <w:jc w:val="center"/>
              <w:rPr>
                <w:ins w:id="5386" w:author="Marmol, Dominika Klaudia" w:date="2026-06-08T11:44:00Z"/>
                <w:rFonts w:eastAsia="DengXian"/>
                <w:b/>
                <w:bCs/>
                <w:sz w:val="21"/>
                <w:szCs w:val="21"/>
              </w:rPr>
            </w:pPr>
          </w:p>
        </w:tc>
        <w:tc>
          <w:tcPr>
            <w:tcW w:w="350" w:type="pct"/>
            <w:vMerge/>
            <w:tcBorders>
              <w:left w:val="single" w:sz="4" w:space="0" w:color="auto"/>
            </w:tcBorders>
            <w:vAlign w:val="center"/>
          </w:tcPr>
          <w:p w14:paraId="3135BF33" w14:textId="77777777" w:rsidR="00BD40B1" w:rsidRPr="00C13C61" w:rsidRDefault="00BD40B1" w:rsidP="00F147E0">
            <w:pPr>
              <w:widowControl w:val="0"/>
              <w:spacing w:before="40" w:after="40"/>
              <w:ind w:left="86" w:hangingChars="41" w:hanging="86"/>
              <w:jc w:val="center"/>
              <w:rPr>
                <w:ins w:id="5387" w:author="Marmol, Dominika Klaudia" w:date="2026-06-08T11:44:00Z"/>
                <w:rFonts w:eastAsia="DengXian"/>
                <w:b/>
                <w:bCs/>
                <w:sz w:val="21"/>
                <w:szCs w:val="21"/>
                <w:lang w:val="en-US"/>
              </w:rPr>
            </w:pPr>
          </w:p>
        </w:tc>
        <w:tc>
          <w:tcPr>
            <w:tcW w:w="408" w:type="pct"/>
            <w:vMerge/>
            <w:vAlign w:val="center"/>
          </w:tcPr>
          <w:p w14:paraId="75F4C364" w14:textId="77777777" w:rsidR="00BD40B1" w:rsidRPr="00C13C61" w:rsidRDefault="00BD40B1" w:rsidP="00F147E0">
            <w:pPr>
              <w:widowControl w:val="0"/>
              <w:spacing w:before="40" w:after="40"/>
              <w:ind w:left="86" w:hangingChars="41" w:hanging="86"/>
              <w:jc w:val="center"/>
              <w:rPr>
                <w:ins w:id="5388" w:author="Marmol, Dominika Klaudia" w:date="2026-06-08T11:44:00Z"/>
                <w:rFonts w:eastAsia="DengXian"/>
                <w:b/>
                <w:bCs/>
                <w:sz w:val="21"/>
                <w:szCs w:val="21"/>
                <w:lang w:val="en-US"/>
              </w:rPr>
            </w:pPr>
          </w:p>
        </w:tc>
        <w:tc>
          <w:tcPr>
            <w:tcW w:w="375" w:type="pct"/>
            <w:vMerge/>
            <w:vAlign w:val="center"/>
          </w:tcPr>
          <w:p w14:paraId="49F8D88D" w14:textId="77777777" w:rsidR="00BD40B1" w:rsidRPr="00C13C61" w:rsidRDefault="00BD40B1" w:rsidP="00F147E0">
            <w:pPr>
              <w:widowControl w:val="0"/>
              <w:spacing w:before="40" w:after="40"/>
              <w:ind w:left="86" w:hangingChars="41" w:hanging="86"/>
              <w:jc w:val="center"/>
              <w:rPr>
                <w:ins w:id="5389" w:author="Marmol, Dominika Klaudia" w:date="2026-06-08T11:44:00Z"/>
                <w:rFonts w:eastAsia="DengXian"/>
                <w:b/>
                <w:bCs/>
                <w:sz w:val="21"/>
                <w:szCs w:val="21"/>
                <w:lang w:val="en-US"/>
              </w:rPr>
            </w:pPr>
          </w:p>
        </w:tc>
      </w:tr>
      <w:tr w:rsidR="008F5115" w14:paraId="4FAE4696" w14:textId="77777777" w:rsidTr="00F147E0">
        <w:trPr>
          <w:trHeight w:val="284"/>
          <w:tblHeader/>
          <w:jc w:val="center"/>
          <w:ins w:id="5390"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5498111" w14:textId="77777777" w:rsidR="00BD40B1" w:rsidRPr="00C13C61" w:rsidRDefault="00E27C57" w:rsidP="00F147E0">
            <w:pPr>
              <w:pStyle w:val="Table-1row-Centered"/>
              <w:keepNext w:val="0"/>
              <w:keepLines w:val="0"/>
              <w:jc w:val="left"/>
              <w:rPr>
                <w:ins w:id="5391" w:author="Marmol, Dominika Klaudia" w:date="2026-06-08T11:44:00Z"/>
                <w:lang w:val="en-US"/>
              </w:rPr>
            </w:pPr>
            <w:ins w:id="5392" w:author="Marmol, Dominika Klaudia" w:date="2026-06-08T11:44:00Z">
              <w:r w:rsidRPr="00C13C61">
                <w:rPr>
                  <w:lang w:val="en-US"/>
                </w:rPr>
                <w:t>Window (days)</w:t>
              </w:r>
            </w:ins>
          </w:p>
        </w:tc>
        <w:tc>
          <w:tcPr>
            <w:tcW w:w="70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FE96EA0" w14:textId="77777777" w:rsidR="00BD40B1" w:rsidRPr="00C13C61" w:rsidRDefault="00E27C57" w:rsidP="00F147E0">
            <w:pPr>
              <w:pStyle w:val="Table-1row-Centered"/>
              <w:keepNext w:val="0"/>
              <w:keepLines w:val="0"/>
              <w:rPr>
                <w:ins w:id="5393" w:author="Marmol, Dominika Klaudia" w:date="2026-06-08T11:44:00Z"/>
                <w:lang w:val="en-US"/>
              </w:rPr>
            </w:pPr>
            <w:ins w:id="5394" w:author="Marmol, Dominika Klaudia" w:date="2026-06-08T11:44:00Z">
              <w:r w:rsidRPr="00C13C61">
                <w:rPr>
                  <w:lang w:val="en-US"/>
                </w:rPr>
                <w:t>D-28 to D-1</w:t>
              </w:r>
            </w:ins>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45B6EE" w14:textId="77777777" w:rsidR="00BD40B1" w:rsidRPr="00C13C61" w:rsidRDefault="00E27C57" w:rsidP="00F147E0">
            <w:pPr>
              <w:pStyle w:val="Table-1row-Centered"/>
              <w:keepNext w:val="0"/>
              <w:keepLines w:val="0"/>
              <w:rPr>
                <w:ins w:id="5395" w:author="Marmol, Dominika Klaudia" w:date="2026-06-08T11:44:00Z"/>
                <w:lang w:val="en-US"/>
              </w:rPr>
            </w:pPr>
            <w:ins w:id="5396" w:author="Marmol, Dominika Klaudia" w:date="2026-06-08T11:44:00Z">
              <w:r w:rsidRPr="00C13C61">
                <w:rPr>
                  <w:lang w:val="en-US"/>
                </w:rPr>
                <w:t>0</w:t>
              </w:r>
            </w:ins>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287BB40" w14:textId="77777777" w:rsidR="00BD40B1" w:rsidRPr="00C13C61" w:rsidRDefault="00E27C57" w:rsidP="00F147E0">
            <w:pPr>
              <w:pStyle w:val="Table-1row-Centered"/>
              <w:keepNext w:val="0"/>
              <w:keepLines w:val="0"/>
              <w:rPr>
                <w:ins w:id="5397" w:author="Marmol, Dominika Klaudia" w:date="2026-06-08T11:44:00Z"/>
                <w:lang w:val="en-US"/>
              </w:rPr>
            </w:pPr>
            <w:ins w:id="5398" w:author="Marmol, Dominika Klaudia" w:date="2026-06-08T11:44:00Z">
              <w:r w:rsidRPr="00C13C61">
                <w:rPr>
                  <w:lang w:val="en-US"/>
                </w:rPr>
                <w:t>±1</w:t>
              </w:r>
            </w:ins>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C276A95" w14:textId="77777777" w:rsidR="00BD40B1" w:rsidRPr="00C13C61" w:rsidRDefault="00E27C57" w:rsidP="00F147E0">
            <w:pPr>
              <w:pStyle w:val="Table-1row-Centered"/>
              <w:keepNext w:val="0"/>
              <w:keepLines w:val="0"/>
              <w:rPr>
                <w:ins w:id="5399" w:author="Marmol, Dominika Klaudia" w:date="2026-06-08T11:44:00Z"/>
                <w:lang w:val="en-US"/>
              </w:rPr>
            </w:pPr>
            <w:ins w:id="5400" w:author="Marmol, Dominika Klaudia" w:date="2026-06-08T11:44:00Z">
              <w:r w:rsidRPr="00C13C61">
                <w:rPr>
                  <w:lang w:val="en-US"/>
                </w:rPr>
                <w:t>±1</w:t>
              </w:r>
            </w:ins>
          </w:p>
        </w:tc>
        <w:tc>
          <w:tcPr>
            <w:tcW w:w="2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F3091EC" w14:textId="77777777" w:rsidR="00BD40B1" w:rsidRPr="00C13C61" w:rsidRDefault="00E27C57" w:rsidP="00F147E0">
            <w:pPr>
              <w:pStyle w:val="Table-1row-Centered"/>
              <w:keepNext w:val="0"/>
              <w:keepLines w:val="0"/>
              <w:rPr>
                <w:ins w:id="5401" w:author="Marmol, Dominika Klaudia" w:date="2026-06-08T11:44:00Z"/>
                <w:lang w:val="en-US"/>
              </w:rPr>
            </w:pPr>
            <w:ins w:id="5402" w:author="Marmol, Dominika Klaudia" w:date="2026-06-08T11:44:00Z">
              <w:r w:rsidRPr="00C13C61">
                <w:rPr>
                  <w:lang w:val="en-US"/>
                </w:rPr>
                <w:t>±1</w:t>
              </w:r>
            </w:ins>
          </w:p>
        </w:tc>
        <w:tc>
          <w:tcPr>
            <w:tcW w:w="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55AE2A0" w14:textId="77777777" w:rsidR="00BD40B1" w:rsidRPr="00C13C61" w:rsidRDefault="00E27C57" w:rsidP="00F147E0">
            <w:pPr>
              <w:pStyle w:val="Table-1row-Centered"/>
              <w:keepNext w:val="0"/>
              <w:keepLines w:val="0"/>
              <w:rPr>
                <w:ins w:id="5403" w:author="Marmol, Dominika Klaudia" w:date="2026-06-08T11:44:00Z"/>
                <w:lang w:val="en-US"/>
              </w:rPr>
            </w:pPr>
            <w:ins w:id="5404" w:author="Marmol, Dominika Klaudia" w:date="2026-06-08T11:44:00Z">
              <w:r w:rsidRPr="00C13C61">
                <w:rPr>
                  <w:lang w:val="en-US"/>
                </w:rPr>
                <w:t>±1</w:t>
              </w:r>
            </w:ins>
          </w:p>
        </w:tc>
        <w:tc>
          <w:tcPr>
            <w:tcW w:w="45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AB4F06F" w14:textId="77777777" w:rsidR="00BD40B1" w:rsidRPr="00C13C61" w:rsidRDefault="00E27C57" w:rsidP="00F147E0">
            <w:pPr>
              <w:pStyle w:val="Table-1row-Centered"/>
              <w:keepNext w:val="0"/>
              <w:keepLines w:val="0"/>
              <w:rPr>
                <w:ins w:id="5405" w:author="Marmol, Dominika Klaudia" w:date="2026-06-08T11:44:00Z"/>
                <w:lang w:val="en-US"/>
              </w:rPr>
            </w:pPr>
            <w:ins w:id="5406" w:author="Marmol, Dominika Klaudia" w:date="2026-06-08T11:44:00Z">
              <w:r w:rsidRPr="00C13C61">
                <w:rPr>
                  <w:lang w:val="en-US"/>
                </w:rPr>
                <w:t>±3</w:t>
              </w:r>
            </w:ins>
          </w:p>
        </w:tc>
        <w:tc>
          <w:tcPr>
            <w:tcW w:w="35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A78CA23" w14:textId="77777777" w:rsidR="00BD40B1" w:rsidRPr="00C13C61" w:rsidRDefault="00E27C57" w:rsidP="00F147E0">
            <w:pPr>
              <w:pStyle w:val="Table-1row-Centered"/>
              <w:keepNext w:val="0"/>
              <w:keepLines w:val="0"/>
              <w:rPr>
                <w:ins w:id="5407" w:author="Marmol, Dominika Klaudia" w:date="2026-06-08T11:44:00Z"/>
              </w:rPr>
            </w:pPr>
            <w:ins w:id="5408" w:author="Marmol, Dominika Klaudia" w:date="2026-06-08T11:44:00Z">
              <w:r w:rsidRPr="00C13C61">
                <w:rPr>
                  <w:lang w:val="en-US"/>
                </w:rPr>
                <w:t>±3</w:t>
              </w:r>
            </w:ins>
          </w:p>
        </w:tc>
        <w:tc>
          <w:tcPr>
            <w:tcW w:w="3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EF6533" w14:textId="77777777" w:rsidR="00BD40B1" w:rsidRPr="00C13C61" w:rsidRDefault="00E27C57" w:rsidP="00F147E0">
            <w:pPr>
              <w:pStyle w:val="Table-1row-Centered"/>
              <w:keepNext w:val="0"/>
              <w:keepLines w:val="0"/>
              <w:rPr>
                <w:ins w:id="5409" w:author="Marmol, Dominika Klaudia" w:date="2026-06-08T11:44:00Z"/>
                <w:lang w:val="en-US"/>
              </w:rPr>
            </w:pPr>
            <w:ins w:id="5410" w:author="Marmol, Dominika Klaudia" w:date="2026-06-08T11:44:00Z">
              <w:r w:rsidRPr="00C13C61">
                <w:rPr>
                  <w:lang w:val="en-US"/>
                </w:rPr>
                <w:t>±5</w:t>
              </w:r>
            </w:ins>
          </w:p>
        </w:tc>
        <w:tc>
          <w:tcPr>
            <w:tcW w:w="40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90A301D" w14:textId="77777777" w:rsidR="00BD40B1" w:rsidRPr="00C13C61" w:rsidRDefault="00E27C57" w:rsidP="00F147E0">
            <w:pPr>
              <w:pStyle w:val="Table-1row-Centered"/>
              <w:keepNext w:val="0"/>
              <w:keepLines w:val="0"/>
              <w:rPr>
                <w:ins w:id="5411" w:author="Marmol, Dominika Klaudia" w:date="2026-06-08T11:44:00Z"/>
                <w:lang w:val="en-US"/>
              </w:rPr>
            </w:pPr>
            <w:ins w:id="5412" w:author="Marmol, Dominika Klaudia" w:date="2026-06-08T11:44:00Z">
              <w:r w:rsidRPr="00C13C61">
                <w:rPr>
                  <w:lang w:val="en-US"/>
                </w:rPr>
                <w:t>±7</w:t>
              </w:r>
            </w:ins>
          </w:p>
        </w:tc>
        <w:tc>
          <w:tcPr>
            <w:tcW w:w="37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E4B987" w14:textId="77777777" w:rsidR="00BD40B1" w:rsidRPr="00C13C61" w:rsidRDefault="00E27C57" w:rsidP="00F147E0">
            <w:pPr>
              <w:pStyle w:val="Table-1row-Centered"/>
              <w:keepNext w:val="0"/>
              <w:keepLines w:val="0"/>
              <w:rPr>
                <w:ins w:id="5413" w:author="Marmol, Dominika Klaudia" w:date="2026-06-08T11:44:00Z"/>
                <w:lang w:val="en-US"/>
              </w:rPr>
            </w:pPr>
            <w:ins w:id="5414" w:author="Marmol, Dominika Klaudia" w:date="2026-06-08T11:44:00Z">
              <w:r w:rsidRPr="00C13C61">
                <w:rPr>
                  <w:lang w:val="en-US"/>
                </w:rPr>
                <w:t>±14</w:t>
              </w:r>
            </w:ins>
          </w:p>
        </w:tc>
      </w:tr>
      <w:tr w:rsidR="008F5115" w14:paraId="27BC3622" w14:textId="77777777" w:rsidTr="00F147E0">
        <w:trPr>
          <w:trHeight w:val="284"/>
          <w:jc w:val="center"/>
          <w:ins w:id="5415" w:author="Marmol, Dominika Klaudia" w:date="2026-06-08T11:44:00Z"/>
        </w:trPr>
        <w:tc>
          <w:tcPr>
            <w:tcW w:w="5000" w:type="pct"/>
            <w:gridSpan w:val="1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BD6BA76" w14:textId="77777777" w:rsidR="00BD40B1" w:rsidRPr="00C13C61" w:rsidRDefault="00E27C57" w:rsidP="00F147E0">
            <w:pPr>
              <w:pStyle w:val="Table-1row-Left"/>
              <w:keepNext w:val="0"/>
              <w:keepLines w:val="0"/>
              <w:rPr>
                <w:ins w:id="5416" w:author="Marmol, Dominika Klaudia" w:date="2026-06-08T11:44:00Z"/>
                <w:lang w:val="en-US"/>
              </w:rPr>
            </w:pPr>
            <w:ins w:id="5417" w:author="Marmol, Dominika Klaudia" w:date="2026-06-08T11:44:00Z">
              <w:r w:rsidRPr="00C13C61">
                <w:rPr>
                  <w:lang w:val="en-US"/>
                </w:rPr>
                <w:t>Dosing</w:t>
              </w:r>
            </w:ins>
          </w:p>
        </w:tc>
      </w:tr>
      <w:tr w:rsidR="008F5115" w14:paraId="75AD7F2F" w14:textId="77777777" w:rsidTr="00F147E0">
        <w:trPr>
          <w:trHeight w:val="284"/>
          <w:jc w:val="center"/>
          <w:ins w:id="5418"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7A75742A" w14:textId="77777777" w:rsidR="00BD40B1" w:rsidRPr="00C13C61" w:rsidRDefault="00E27C57" w:rsidP="00F147E0">
            <w:pPr>
              <w:pStyle w:val="Table-Text-Left"/>
              <w:rPr>
                <w:ins w:id="5419" w:author="Marmol, Dominika Klaudia" w:date="2026-06-08T11:44:00Z"/>
                <w:vertAlign w:val="superscript"/>
                <w:lang w:val="en-US"/>
              </w:rPr>
            </w:pPr>
            <w:ins w:id="5420" w:author="Marmol, Dominika Klaudia" w:date="2026-06-08T11:44:00Z">
              <w:r w:rsidRPr="00C13C61">
                <w:rPr>
                  <w:lang w:val="en-US"/>
                </w:rPr>
                <w:t>BNT317 </w:t>
              </w:r>
              <w:r w:rsidRPr="00C13C61">
                <w:rPr>
                  <w:sz w:val="22"/>
                  <w:vertAlign w:val="superscript"/>
                  <w:lang w:val="en-US"/>
                </w:rPr>
                <w:t>c</w:t>
              </w:r>
            </w:ins>
          </w:p>
        </w:tc>
        <w:tc>
          <w:tcPr>
            <w:tcW w:w="703" w:type="pct"/>
            <w:tcBorders>
              <w:top w:val="single" w:sz="4" w:space="0" w:color="auto"/>
              <w:left w:val="single" w:sz="4" w:space="0" w:color="auto"/>
              <w:bottom w:val="single" w:sz="4" w:space="0" w:color="auto"/>
              <w:right w:val="single" w:sz="4" w:space="0" w:color="auto"/>
            </w:tcBorders>
            <w:vAlign w:val="center"/>
          </w:tcPr>
          <w:p w14:paraId="06F669D8" w14:textId="77777777" w:rsidR="00BD40B1" w:rsidRPr="00C13C61" w:rsidRDefault="00BD40B1" w:rsidP="00F147E0">
            <w:pPr>
              <w:pStyle w:val="Table-Text-Centered"/>
              <w:rPr>
                <w:ins w:id="5421" w:author="Marmol, Dominika Klaudia" w:date="2026-06-08T11:44:00Z"/>
                <w:lang w:val="en-US"/>
              </w:rPr>
            </w:pPr>
          </w:p>
        </w:tc>
        <w:tc>
          <w:tcPr>
            <w:tcW w:w="1707" w:type="pct"/>
            <w:gridSpan w:val="6"/>
            <w:tcBorders>
              <w:top w:val="single" w:sz="4" w:space="0" w:color="auto"/>
              <w:left w:val="single" w:sz="4" w:space="0" w:color="auto"/>
              <w:bottom w:val="single" w:sz="4" w:space="0" w:color="auto"/>
              <w:right w:val="single" w:sz="4" w:space="0" w:color="auto"/>
            </w:tcBorders>
            <w:vAlign w:val="center"/>
          </w:tcPr>
          <w:p w14:paraId="36473D3D" w14:textId="77777777" w:rsidR="00BD40B1" w:rsidRPr="00C13C61" w:rsidRDefault="00E27C57" w:rsidP="00F147E0">
            <w:pPr>
              <w:pStyle w:val="Table-Text-Centered"/>
              <w:rPr>
                <w:ins w:id="5422" w:author="Marmol, Dominika Klaudia" w:date="2026-06-08T11:44:00Z"/>
                <w:lang w:val="en-US"/>
              </w:rPr>
            </w:pPr>
            <w:ins w:id="5423" w:author="Marmol, Dominika Klaudia" w:date="2026-06-08T11:44:00Z">
              <w:r w:rsidRPr="00C13C61">
                <w:rPr>
                  <w:lang w:val="en-US"/>
                </w:rPr>
                <w:t xml:space="preserve">Administration Q2W on Day 1 of each cycle. </w:t>
              </w:r>
            </w:ins>
          </w:p>
        </w:tc>
        <w:tc>
          <w:tcPr>
            <w:tcW w:w="355" w:type="pct"/>
            <w:tcBorders>
              <w:top w:val="single" w:sz="4" w:space="0" w:color="auto"/>
              <w:left w:val="single" w:sz="4" w:space="0" w:color="auto"/>
              <w:bottom w:val="single" w:sz="4" w:space="0" w:color="auto"/>
              <w:right w:val="single" w:sz="4" w:space="0" w:color="auto"/>
            </w:tcBorders>
            <w:vAlign w:val="center"/>
          </w:tcPr>
          <w:p w14:paraId="660528B8" w14:textId="77777777" w:rsidR="00BD40B1" w:rsidRPr="00C13C61" w:rsidRDefault="00BD40B1" w:rsidP="00F147E0">
            <w:pPr>
              <w:pStyle w:val="Table-Text-Centered"/>
              <w:rPr>
                <w:ins w:id="5424" w:author="Marmol, Dominika Klaudia" w:date="2026-06-08T11:44:00Z"/>
                <w:lang w:val="en-US"/>
              </w:rPr>
            </w:pPr>
          </w:p>
        </w:tc>
        <w:tc>
          <w:tcPr>
            <w:tcW w:w="350" w:type="pct"/>
            <w:tcBorders>
              <w:top w:val="single" w:sz="4" w:space="0" w:color="auto"/>
              <w:left w:val="single" w:sz="4" w:space="0" w:color="auto"/>
              <w:bottom w:val="single" w:sz="4" w:space="0" w:color="auto"/>
              <w:right w:val="single" w:sz="4" w:space="0" w:color="auto"/>
            </w:tcBorders>
            <w:vAlign w:val="center"/>
          </w:tcPr>
          <w:p w14:paraId="6EF819B2" w14:textId="77777777" w:rsidR="00BD40B1" w:rsidRPr="00C13C61" w:rsidRDefault="00BD40B1" w:rsidP="00F147E0">
            <w:pPr>
              <w:pStyle w:val="Table-Text-Centered"/>
              <w:rPr>
                <w:ins w:id="5425" w:author="Marmol, Dominika Klaudia" w:date="2026-06-08T11:44: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3EFEAF5C" w14:textId="77777777" w:rsidR="00BD40B1" w:rsidRPr="00C13C61" w:rsidRDefault="00BD40B1" w:rsidP="00F147E0">
            <w:pPr>
              <w:pStyle w:val="Table-Text-Centered"/>
              <w:rPr>
                <w:ins w:id="5426" w:author="Marmol, Dominika Klaudia" w:date="2026-06-08T11:44:00Z"/>
                <w:lang w:val="en-US"/>
              </w:rPr>
            </w:pPr>
          </w:p>
        </w:tc>
        <w:tc>
          <w:tcPr>
            <w:tcW w:w="375" w:type="pct"/>
            <w:tcBorders>
              <w:top w:val="single" w:sz="4" w:space="0" w:color="auto"/>
              <w:left w:val="single" w:sz="4" w:space="0" w:color="auto"/>
              <w:bottom w:val="single" w:sz="4" w:space="0" w:color="auto"/>
              <w:right w:val="single" w:sz="4" w:space="0" w:color="auto"/>
            </w:tcBorders>
            <w:vAlign w:val="center"/>
          </w:tcPr>
          <w:p w14:paraId="4B9A3343" w14:textId="77777777" w:rsidR="00BD40B1" w:rsidRPr="00C13C61" w:rsidRDefault="00BD40B1" w:rsidP="00F147E0">
            <w:pPr>
              <w:pStyle w:val="Table-Text-Centered"/>
              <w:rPr>
                <w:ins w:id="5427" w:author="Marmol, Dominika Klaudia" w:date="2026-06-08T11:44:00Z"/>
                <w:lang w:val="en-US"/>
              </w:rPr>
            </w:pPr>
          </w:p>
        </w:tc>
      </w:tr>
      <w:tr w:rsidR="008F5115" w14:paraId="7B806886" w14:textId="77777777" w:rsidTr="00F147E0">
        <w:trPr>
          <w:trHeight w:val="284"/>
          <w:jc w:val="center"/>
          <w:ins w:id="5428"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1BF512DB" w14:textId="77777777" w:rsidR="00BD40B1" w:rsidRPr="00C13C61" w:rsidRDefault="00E27C57" w:rsidP="00F147E0">
            <w:pPr>
              <w:pStyle w:val="Table-Text-Left"/>
              <w:rPr>
                <w:ins w:id="5429" w:author="Marmol, Dominika Klaudia" w:date="2026-06-08T11:44:00Z"/>
              </w:rPr>
            </w:pPr>
            <w:ins w:id="5430" w:author="Marmol, Dominika Klaudia" w:date="2026-06-08T11:44:00Z">
              <w:r w:rsidRPr="00C13C61">
                <w:t>SoC treatment</w:t>
              </w:r>
            </w:ins>
          </w:p>
        </w:tc>
        <w:tc>
          <w:tcPr>
            <w:tcW w:w="703" w:type="pct"/>
            <w:tcBorders>
              <w:top w:val="single" w:sz="4" w:space="0" w:color="auto"/>
              <w:left w:val="single" w:sz="4" w:space="0" w:color="auto"/>
              <w:bottom w:val="single" w:sz="4" w:space="0" w:color="auto"/>
              <w:right w:val="single" w:sz="4" w:space="0" w:color="auto"/>
            </w:tcBorders>
            <w:vAlign w:val="center"/>
          </w:tcPr>
          <w:p w14:paraId="23E11AE0" w14:textId="77777777" w:rsidR="00BD40B1" w:rsidRPr="00C13C61" w:rsidRDefault="00BD40B1" w:rsidP="00F147E0">
            <w:pPr>
              <w:pStyle w:val="Table-Text-Centered"/>
              <w:rPr>
                <w:ins w:id="5431" w:author="Marmol, Dominika Klaudia" w:date="2026-06-08T11:44:00Z"/>
              </w:rPr>
            </w:pPr>
          </w:p>
        </w:tc>
        <w:tc>
          <w:tcPr>
            <w:tcW w:w="1707" w:type="pct"/>
            <w:gridSpan w:val="6"/>
            <w:tcBorders>
              <w:top w:val="single" w:sz="4" w:space="0" w:color="auto"/>
              <w:left w:val="single" w:sz="4" w:space="0" w:color="auto"/>
              <w:bottom w:val="single" w:sz="4" w:space="0" w:color="auto"/>
              <w:right w:val="single" w:sz="4" w:space="0" w:color="auto"/>
            </w:tcBorders>
            <w:vAlign w:val="center"/>
          </w:tcPr>
          <w:p w14:paraId="0DD0C983" w14:textId="420BF148" w:rsidR="00BD40B1" w:rsidRPr="00FE7C41" w:rsidRDefault="00E27C57" w:rsidP="00F147E0">
            <w:pPr>
              <w:pStyle w:val="Table-Text-Centered"/>
              <w:rPr>
                <w:ins w:id="5432" w:author="Marmol, Dominika Klaudia" w:date="2026-06-08T11:44:00Z"/>
                <w:szCs w:val="20"/>
                <w:lang w:val="en-US"/>
              </w:rPr>
            </w:pPr>
            <w:ins w:id="5433" w:author="Marmol, Dominika Klaudia" w:date="2026-06-08T11:44:00Z">
              <w:r w:rsidRPr="00FE7C41">
                <w:rPr>
                  <w:szCs w:val="20"/>
                  <w:lang w:val="en-US"/>
                </w:rPr>
                <w:t>See</w:t>
              </w:r>
            </w:ins>
            <w:ins w:id="5434" w:author="Marmol, Dominika Klaudia" w:date="2026-06-08T18:25:00Z">
              <w:r w:rsidR="00FE7C41" w:rsidRPr="00FE7C41">
                <w:rPr>
                  <w:szCs w:val="20"/>
                  <w:lang w:val="en-US"/>
                </w:rPr>
                <w:t xml:space="preserve"> </w:t>
              </w:r>
              <w:r w:rsidR="00FE7C41" w:rsidRPr="00FE7C41">
                <w:rPr>
                  <w:color w:val="0000FF"/>
                  <w:szCs w:val="20"/>
                  <w:lang w:val="en-US"/>
                  <w:rPrChange w:id="5435" w:author="Marmol, Dominika Klaudia" w:date="2026-06-08T18:26:00Z">
                    <w:rPr>
                      <w:lang w:val="en-US"/>
                    </w:rPr>
                  </w:rPrChange>
                </w:rPr>
                <w:fldChar w:fldCharType="begin"/>
              </w:r>
              <w:r w:rsidR="00FE7C41" w:rsidRPr="009A6DD7">
                <w:rPr>
                  <w:color w:val="0000FF"/>
                  <w:szCs w:val="20"/>
                  <w:lang w:val="en-GB"/>
                  <w:rPrChange w:id="5436" w:author="Marmol, Dominika Klaudia" w:date="2026-06-11T08:42:00Z">
                    <w:rPr/>
                  </w:rPrChange>
                </w:rPr>
                <w:instrText xml:space="preserve"> REF _Ref226721679 \h </w:instrText>
              </w:r>
            </w:ins>
            <w:r w:rsidR="00FE7C41" w:rsidRPr="009A6DD7">
              <w:rPr>
                <w:color w:val="0000FF"/>
                <w:szCs w:val="20"/>
                <w:lang w:val="en-GB"/>
                <w:rPrChange w:id="5437" w:author="Marmol, Dominika Klaudia" w:date="2026-06-11T08:42:00Z">
                  <w:rPr>
                    <w:color w:val="0000FF"/>
                    <w:sz w:val="18"/>
                    <w:szCs w:val="18"/>
                  </w:rPr>
                </w:rPrChange>
              </w:rPr>
              <w:instrText xml:space="preserve"> \* MERGEFORMAT </w:instrText>
            </w:r>
            <w:r w:rsidR="00FE7C41" w:rsidRPr="00FE7C41">
              <w:rPr>
                <w:color w:val="0000FF"/>
                <w:szCs w:val="20"/>
                <w:rPrChange w:id="5438" w:author="Marmol, Dominika Klaudia" w:date="2026-06-08T18:26:00Z">
                  <w:rPr>
                    <w:color w:val="0000FF"/>
                    <w:szCs w:val="20"/>
                  </w:rPr>
                </w:rPrChange>
              </w:rPr>
            </w:r>
            <w:ins w:id="5439" w:author="Marmol, Dominika Klaudia" w:date="2026-06-08T18:25:00Z">
              <w:r w:rsidR="00FE7C41" w:rsidRPr="00FE7C41">
                <w:rPr>
                  <w:color w:val="0000FF"/>
                  <w:szCs w:val="20"/>
                  <w:lang w:val="en-US"/>
                  <w:rPrChange w:id="5440" w:author="Marmol, Dominika Klaudia" w:date="2026-06-08T18:26:00Z">
                    <w:rPr/>
                  </w:rPrChange>
                </w:rPr>
                <w:fldChar w:fldCharType="separate"/>
              </w:r>
              <w:r w:rsidR="00FE7C41" w:rsidRPr="00FE7C41">
                <w:rPr>
                  <w:color w:val="0000FF"/>
                  <w:szCs w:val="20"/>
                  <w:lang w:val="en-GB"/>
                  <w:rPrChange w:id="5441" w:author="Marmol, Dominika Klaudia" w:date="2026-06-08T18:26:00Z">
                    <w:rPr>
                      <w:sz w:val="24"/>
                      <w:szCs w:val="24"/>
                    </w:rPr>
                  </w:rPrChange>
                </w:rPr>
                <w:t>Table </w:t>
              </w:r>
              <w:r w:rsidR="00FE7C41" w:rsidRPr="00FE7C41">
                <w:rPr>
                  <w:noProof/>
                  <w:color w:val="0000FF"/>
                  <w:szCs w:val="20"/>
                  <w:lang w:val="en-GB"/>
                  <w:rPrChange w:id="5442" w:author="Marmol, Dominika Klaudia" w:date="2026-06-08T18:26:00Z">
                    <w:rPr>
                      <w:noProof/>
                      <w:sz w:val="24"/>
                      <w:szCs w:val="24"/>
                    </w:rPr>
                  </w:rPrChange>
                </w:rPr>
                <w:t>15</w:t>
              </w:r>
              <w:r w:rsidR="00FE7C41" w:rsidRPr="00FE7C41">
                <w:rPr>
                  <w:color w:val="0000FF"/>
                  <w:szCs w:val="20"/>
                  <w:lang w:val="en-US"/>
                  <w:rPrChange w:id="5443" w:author="Marmol, Dominika Klaudia" w:date="2026-06-08T18:26:00Z">
                    <w:rPr/>
                  </w:rPrChange>
                </w:rPr>
                <w:fldChar w:fldCharType="end"/>
              </w:r>
              <w:r w:rsidR="00FE7C41" w:rsidRPr="00FE7C41">
                <w:rPr>
                  <w:szCs w:val="20"/>
                  <w:lang w:val="en-US"/>
                </w:rPr>
                <w:t xml:space="preserve"> </w:t>
              </w:r>
            </w:ins>
            <w:ins w:id="5444" w:author="Marmol, Dominika Klaudia" w:date="2026-06-08T11:44:00Z">
              <w:r w:rsidRPr="00FE7C41">
                <w:rPr>
                  <w:szCs w:val="20"/>
                  <w:lang w:val="en-US"/>
                </w:rPr>
                <w:t>for dosing details of ramucirumab and paclitaxel.</w:t>
              </w:r>
            </w:ins>
          </w:p>
        </w:tc>
        <w:tc>
          <w:tcPr>
            <w:tcW w:w="355" w:type="pct"/>
            <w:tcBorders>
              <w:top w:val="single" w:sz="4" w:space="0" w:color="auto"/>
              <w:left w:val="single" w:sz="4" w:space="0" w:color="auto"/>
              <w:bottom w:val="single" w:sz="4" w:space="0" w:color="auto"/>
              <w:right w:val="single" w:sz="4" w:space="0" w:color="auto"/>
            </w:tcBorders>
            <w:vAlign w:val="center"/>
          </w:tcPr>
          <w:p w14:paraId="1DCF5AAB" w14:textId="77777777" w:rsidR="00BD40B1" w:rsidRPr="00C13C61" w:rsidRDefault="00BD40B1" w:rsidP="00F147E0">
            <w:pPr>
              <w:pStyle w:val="Table-Text-Centered"/>
              <w:rPr>
                <w:ins w:id="5445" w:author="Marmol, Dominika Klaudia" w:date="2026-06-08T11:44:00Z"/>
                <w:lang w:val="en-US"/>
              </w:rPr>
            </w:pPr>
          </w:p>
        </w:tc>
        <w:tc>
          <w:tcPr>
            <w:tcW w:w="350" w:type="pct"/>
            <w:tcBorders>
              <w:top w:val="single" w:sz="4" w:space="0" w:color="auto"/>
              <w:left w:val="single" w:sz="4" w:space="0" w:color="auto"/>
              <w:bottom w:val="single" w:sz="4" w:space="0" w:color="auto"/>
              <w:right w:val="single" w:sz="4" w:space="0" w:color="auto"/>
            </w:tcBorders>
            <w:vAlign w:val="center"/>
          </w:tcPr>
          <w:p w14:paraId="36D60ED0" w14:textId="77777777" w:rsidR="00BD40B1" w:rsidRPr="00C13C61" w:rsidRDefault="00BD40B1" w:rsidP="00F147E0">
            <w:pPr>
              <w:pStyle w:val="Table-Text-Centered"/>
              <w:rPr>
                <w:ins w:id="5446" w:author="Marmol, Dominika Klaudia" w:date="2026-06-08T11:44: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4D032059" w14:textId="77777777" w:rsidR="00BD40B1" w:rsidRPr="00C13C61" w:rsidRDefault="00BD40B1" w:rsidP="00F147E0">
            <w:pPr>
              <w:pStyle w:val="Table-Text-Centered"/>
              <w:rPr>
                <w:ins w:id="5447" w:author="Marmol, Dominika Klaudia" w:date="2026-06-08T11:44:00Z"/>
                <w:lang w:val="en-US"/>
              </w:rPr>
            </w:pPr>
          </w:p>
        </w:tc>
        <w:tc>
          <w:tcPr>
            <w:tcW w:w="375" w:type="pct"/>
            <w:tcBorders>
              <w:top w:val="single" w:sz="4" w:space="0" w:color="auto"/>
              <w:left w:val="single" w:sz="4" w:space="0" w:color="auto"/>
              <w:bottom w:val="single" w:sz="4" w:space="0" w:color="auto"/>
              <w:right w:val="single" w:sz="4" w:space="0" w:color="auto"/>
            </w:tcBorders>
            <w:vAlign w:val="center"/>
          </w:tcPr>
          <w:p w14:paraId="0BFCC78F" w14:textId="77777777" w:rsidR="00BD40B1" w:rsidRPr="00C13C61" w:rsidRDefault="00BD40B1" w:rsidP="00F147E0">
            <w:pPr>
              <w:pStyle w:val="Table-Text-Centered"/>
              <w:rPr>
                <w:ins w:id="5448" w:author="Marmol, Dominika Klaudia" w:date="2026-06-08T11:44:00Z"/>
                <w:lang w:val="en-US"/>
              </w:rPr>
            </w:pPr>
          </w:p>
        </w:tc>
      </w:tr>
      <w:tr w:rsidR="008F5115" w14:paraId="3DBBA54B" w14:textId="77777777" w:rsidTr="00F147E0">
        <w:trPr>
          <w:trHeight w:val="284"/>
          <w:jc w:val="center"/>
          <w:ins w:id="5449" w:author="Marmol, Dominika Klaudia" w:date="2026-06-08T11:44:00Z"/>
        </w:trPr>
        <w:tc>
          <w:tcPr>
            <w:tcW w:w="5000" w:type="pct"/>
            <w:gridSpan w:val="1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836EA00" w14:textId="77777777" w:rsidR="00BD40B1" w:rsidRPr="00C13C61" w:rsidRDefault="00E27C57" w:rsidP="00F147E0">
            <w:pPr>
              <w:pStyle w:val="Table-1row-Left"/>
              <w:keepNext w:val="0"/>
              <w:keepLines w:val="0"/>
              <w:rPr>
                <w:ins w:id="5450" w:author="Marmol, Dominika Klaudia" w:date="2026-06-08T11:44:00Z"/>
                <w:lang w:val="en-US"/>
              </w:rPr>
            </w:pPr>
            <w:ins w:id="5451" w:author="Marmol, Dominika Klaudia" w:date="2026-06-08T11:44:00Z">
              <w:r w:rsidRPr="00C13C61">
                <w:rPr>
                  <w:lang w:val="en-US"/>
                </w:rPr>
                <w:t>Trial procedures</w:t>
              </w:r>
            </w:ins>
          </w:p>
        </w:tc>
      </w:tr>
      <w:tr w:rsidR="008F5115" w14:paraId="61B50E89" w14:textId="77777777" w:rsidTr="00F147E0">
        <w:trPr>
          <w:trHeight w:val="284"/>
          <w:jc w:val="center"/>
          <w:ins w:id="5452"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62C0F6ED" w14:textId="77777777" w:rsidR="00BD40B1" w:rsidRPr="00C13C61" w:rsidRDefault="00E27C57" w:rsidP="00F147E0">
            <w:pPr>
              <w:pStyle w:val="Table-Text-Left"/>
              <w:rPr>
                <w:ins w:id="5453" w:author="Marmol, Dominika Klaudia" w:date="2026-06-08T11:44:00Z"/>
                <w:lang w:val="en-US"/>
              </w:rPr>
            </w:pPr>
            <w:ins w:id="5454" w:author="Marmol, Dominika Klaudia" w:date="2026-06-08T11:44:00Z">
              <w:r w:rsidRPr="00C13C61">
                <w:rPr>
                  <w:lang w:val="en-US"/>
                </w:rPr>
                <w:t>Informed consent </w:t>
              </w:r>
              <w:r w:rsidRPr="00C13C61">
                <w:rPr>
                  <w:sz w:val="22"/>
                  <w:vertAlign w:val="superscript"/>
                  <w:lang w:val="en-US"/>
                </w:rPr>
                <w:t>d</w:t>
              </w:r>
            </w:ins>
          </w:p>
        </w:tc>
        <w:tc>
          <w:tcPr>
            <w:tcW w:w="703" w:type="pct"/>
            <w:tcBorders>
              <w:top w:val="single" w:sz="4" w:space="0" w:color="auto"/>
              <w:left w:val="nil"/>
              <w:bottom w:val="single" w:sz="4" w:space="0" w:color="auto"/>
              <w:right w:val="single" w:sz="4" w:space="0" w:color="auto"/>
            </w:tcBorders>
            <w:vAlign w:val="center"/>
          </w:tcPr>
          <w:p w14:paraId="1FCDC348" w14:textId="77777777" w:rsidR="00BD40B1" w:rsidRPr="00C13C61" w:rsidRDefault="00E27C57" w:rsidP="00F147E0">
            <w:pPr>
              <w:pStyle w:val="Table-Text-Centered"/>
              <w:rPr>
                <w:ins w:id="5455" w:author="Marmol, Dominika Klaudia" w:date="2026-06-08T11:44:00Z"/>
                <w:lang w:val="en-US"/>
              </w:rPr>
            </w:pPr>
            <w:ins w:id="5456" w:author="Marmol, Dominika Klaudia" w:date="2026-06-08T11:44:00Z">
              <w:r w:rsidRPr="00C13C61">
                <w:rPr>
                  <w:lang w:val="en-US"/>
                </w:rPr>
                <w:t>X</w:t>
              </w:r>
            </w:ins>
          </w:p>
        </w:tc>
        <w:tc>
          <w:tcPr>
            <w:tcW w:w="251" w:type="pct"/>
            <w:tcBorders>
              <w:top w:val="single" w:sz="4" w:space="0" w:color="auto"/>
              <w:left w:val="nil"/>
              <w:bottom w:val="single" w:sz="4" w:space="0" w:color="auto"/>
              <w:right w:val="single" w:sz="4" w:space="0" w:color="auto"/>
            </w:tcBorders>
            <w:vAlign w:val="center"/>
          </w:tcPr>
          <w:p w14:paraId="33C96B30" w14:textId="77777777" w:rsidR="00BD40B1" w:rsidRPr="00C13C61" w:rsidRDefault="00BD40B1" w:rsidP="00F147E0">
            <w:pPr>
              <w:pStyle w:val="Table-Text-Centered"/>
              <w:rPr>
                <w:ins w:id="5457" w:author="Marmol, Dominika Klaudia" w:date="2026-06-08T11:44:00Z"/>
                <w:lang w:val="en-US"/>
              </w:rPr>
            </w:pPr>
          </w:p>
        </w:tc>
        <w:tc>
          <w:tcPr>
            <w:tcW w:w="251" w:type="pct"/>
            <w:tcBorders>
              <w:top w:val="single" w:sz="4" w:space="0" w:color="auto"/>
              <w:left w:val="nil"/>
              <w:bottom w:val="single" w:sz="4" w:space="0" w:color="auto"/>
              <w:right w:val="single" w:sz="4" w:space="0" w:color="auto"/>
            </w:tcBorders>
            <w:vAlign w:val="center"/>
          </w:tcPr>
          <w:p w14:paraId="5121D598" w14:textId="77777777" w:rsidR="00BD40B1" w:rsidRPr="00C13C61" w:rsidRDefault="00BD40B1" w:rsidP="00F147E0">
            <w:pPr>
              <w:pStyle w:val="Table-Text-Centered"/>
              <w:rPr>
                <w:ins w:id="5458" w:author="Marmol, Dominika Klaudia" w:date="2026-06-08T11:44:00Z"/>
                <w:lang w:val="en-US"/>
              </w:rPr>
            </w:pPr>
          </w:p>
        </w:tc>
        <w:tc>
          <w:tcPr>
            <w:tcW w:w="251" w:type="pct"/>
            <w:tcBorders>
              <w:top w:val="single" w:sz="4" w:space="0" w:color="auto"/>
              <w:left w:val="nil"/>
              <w:bottom w:val="single" w:sz="4" w:space="0" w:color="auto"/>
              <w:right w:val="single" w:sz="4" w:space="0" w:color="auto"/>
            </w:tcBorders>
            <w:vAlign w:val="center"/>
          </w:tcPr>
          <w:p w14:paraId="1A0C1B29" w14:textId="77777777" w:rsidR="00BD40B1" w:rsidRPr="00C13C61" w:rsidRDefault="00BD40B1" w:rsidP="00F147E0">
            <w:pPr>
              <w:pStyle w:val="Table-Text-Centered"/>
              <w:rPr>
                <w:ins w:id="5459" w:author="Marmol, Dominika Klaudia" w:date="2026-06-08T11:44:00Z"/>
                <w:lang w:val="en-US"/>
              </w:rPr>
            </w:pPr>
          </w:p>
        </w:tc>
        <w:tc>
          <w:tcPr>
            <w:tcW w:w="250" w:type="pct"/>
            <w:tcBorders>
              <w:top w:val="single" w:sz="4" w:space="0" w:color="auto"/>
              <w:left w:val="nil"/>
              <w:bottom w:val="single" w:sz="4" w:space="0" w:color="auto"/>
              <w:right w:val="single" w:sz="4" w:space="0" w:color="auto"/>
            </w:tcBorders>
            <w:vAlign w:val="center"/>
          </w:tcPr>
          <w:p w14:paraId="5D7ABFCC" w14:textId="77777777" w:rsidR="00BD40B1" w:rsidRPr="00C13C61" w:rsidRDefault="00BD40B1" w:rsidP="00F147E0">
            <w:pPr>
              <w:pStyle w:val="Table-Text-Centered"/>
              <w:rPr>
                <w:ins w:id="5460" w:author="Marmol, Dominika Klaudia" w:date="2026-06-08T11:44:00Z"/>
                <w:lang w:val="en-US"/>
              </w:rPr>
            </w:pPr>
          </w:p>
        </w:tc>
        <w:tc>
          <w:tcPr>
            <w:tcW w:w="252" w:type="pct"/>
            <w:tcBorders>
              <w:top w:val="single" w:sz="4" w:space="0" w:color="auto"/>
              <w:left w:val="nil"/>
              <w:bottom w:val="single" w:sz="4" w:space="0" w:color="auto"/>
              <w:right w:val="single" w:sz="4" w:space="0" w:color="auto"/>
            </w:tcBorders>
            <w:vAlign w:val="center"/>
          </w:tcPr>
          <w:p w14:paraId="491CCF06" w14:textId="77777777" w:rsidR="00BD40B1" w:rsidRPr="00C13C61" w:rsidRDefault="00BD40B1" w:rsidP="00F147E0">
            <w:pPr>
              <w:pStyle w:val="Table-Text-Centered"/>
              <w:rPr>
                <w:ins w:id="5461" w:author="Marmol, Dominika Klaudia" w:date="2026-06-08T11:44:00Z"/>
                <w:lang w:val="en-US"/>
              </w:rPr>
            </w:pPr>
          </w:p>
        </w:tc>
        <w:tc>
          <w:tcPr>
            <w:tcW w:w="452" w:type="pct"/>
            <w:tcBorders>
              <w:top w:val="single" w:sz="4" w:space="0" w:color="auto"/>
              <w:left w:val="nil"/>
              <w:bottom w:val="single" w:sz="4" w:space="0" w:color="auto"/>
              <w:right w:val="single" w:sz="4" w:space="0" w:color="auto"/>
            </w:tcBorders>
            <w:vAlign w:val="center"/>
          </w:tcPr>
          <w:p w14:paraId="713EF1D1" w14:textId="77777777" w:rsidR="00BD40B1" w:rsidRPr="00C13C61" w:rsidRDefault="00BD40B1" w:rsidP="00F147E0">
            <w:pPr>
              <w:pStyle w:val="Table-Text-Centered"/>
              <w:rPr>
                <w:ins w:id="5462" w:author="Marmol, Dominika Klaudia" w:date="2026-06-08T11:44:00Z"/>
                <w:lang w:val="en-US"/>
              </w:rPr>
            </w:pPr>
          </w:p>
        </w:tc>
        <w:tc>
          <w:tcPr>
            <w:tcW w:w="355" w:type="pct"/>
            <w:tcBorders>
              <w:top w:val="single" w:sz="4" w:space="0" w:color="auto"/>
              <w:left w:val="nil"/>
              <w:bottom w:val="single" w:sz="4" w:space="0" w:color="auto"/>
              <w:right w:val="single" w:sz="4" w:space="0" w:color="auto"/>
            </w:tcBorders>
            <w:vAlign w:val="center"/>
          </w:tcPr>
          <w:p w14:paraId="16CFDA8F" w14:textId="77777777" w:rsidR="00BD40B1" w:rsidRPr="00C13C61" w:rsidRDefault="00BD40B1" w:rsidP="00F147E0">
            <w:pPr>
              <w:pStyle w:val="Table-Text-Centered"/>
              <w:rPr>
                <w:ins w:id="5463" w:author="Marmol, Dominika Klaudia" w:date="2026-06-08T11:44:00Z"/>
              </w:rPr>
            </w:pPr>
          </w:p>
        </w:tc>
        <w:tc>
          <w:tcPr>
            <w:tcW w:w="350" w:type="pct"/>
            <w:tcBorders>
              <w:top w:val="single" w:sz="4" w:space="0" w:color="auto"/>
              <w:left w:val="single" w:sz="4" w:space="0" w:color="auto"/>
              <w:bottom w:val="single" w:sz="4" w:space="0" w:color="auto"/>
              <w:right w:val="single" w:sz="4" w:space="0" w:color="auto"/>
            </w:tcBorders>
            <w:vAlign w:val="center"/>
          </w:tcPr>
          <w:p w14:paraId="3F006EB3" w14:textId="77777777" w:rsidR="00BD40B1" w:rsidRPr="00C13C61" w:rsidRDefault="00BD40B1" w:rsidP="00F147E0">
            <w:pPr>
              <w:pStyle w:val="Table-Text-Centered"/>
              <w:rPr>
                <w:ins w:id="5464" w:author="Marmol, Dominika Klaudia" w:date="2026-06-08T11:44: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0EA39F33" w14:textId="77777777" w:rsidR="00BD40B1" w:rsidRPr="00C13C61" w:rsidRDefault="00BD40B1" w:rsidP="00F147E0">
            <w:pPr>
              <w:pStyle w:val="Table-Text-Centered"/>
              <w:rPr>
                <w:ins w:id="5465" w:author="Marmol, Dominika Klaudia" w:date="2026-06-08T11:44:00Z"/>
                <w:lang w:val="en-US"/>
              </w:rPr>
            </w:pPr>
          </w:p>
        </w:tc>
        <w:tc>
          <w:tcPr>
            <w:tcW w:w="375" w:type="pct"/>
            <w:tcBorders>
              <w:top w:val="single" w:sz="4" w:space="0" w:color="auto"/>
              <w:left w:val="nil"/>
              <w:bottom w:val="single" w:sz="4" w:space="0" w:color="auto"/>
              <w:right w:val="single" w:sz="4" w:space="0" w:color="auto"/>
            </w:tcBorders>
            <w:vAlign w:val="center"/>
          </w:tcPr>
          <w:p w14:paraId="361F16A8" w14:textId="77777777" w:rsidR="00BD40B1" w:rsidRPr="00C13C61" w:rsidRDefault="00BD40B1" w:rsidP="00F147E0">
            <w:pPr>
              <w:pStyle w:val="Table-Text-Centered"/>
              <w:rPr>
                <w:ins w:id="5466" w:author="Marmol, Dominika Klaudia" w:date="2026-06-08T11:44:00Z"/>
                <w:lang w:val="en-US"/>
              </w:rPr>
            </w:pPr>
          </w:p>
        </w:tc>
      </w:tr>
      <w:tr w:rsidR="008F5115" w14:paraId="4BC90ED8" w14:textId="77777777" w:rsidTr="00F147E0">
        <w:trPr>
          <w:trHeight w:val="284"/>
          <w:jc w:val="center"/>
          <w:ins w:id="5467"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79FB7FFF" w14:textId="77777777" w:rsidR="00BD40B1" w:rsidRPr="00C13C61" w:rsidRDefault="00E27C57" w:rsidP="00F147E0">
            <w:pPr>
              <w:pStyle w:val="Table-Text-Left"/>
              <w:rPr>
                <w:ins w:id="5468" w:author="Marmol, Dominika Klaudia" w:date="2026-06-08T11:44:00Z"/>
                <w:lang w:val="en-US"/>
              </w:rPr>
            </w:pPr>
            <w:ins w:id="5469" w:author="Marmol, Dominika Klaudia" w:date="2026-06-08T11:44:00Z">
              <w:r w:rsidRPr="00C13C61">
                <w:rPr>
                  <w:lang w:val="en-US"/>
                </w:rPr>
                <w:t>Inclusion/exclusion criteria</w:t>
              </w:r>
            </w:ins>
          </w:p>
        </w:tc>
        <w:tc>
          <w:tcPr>
            <w:tcW w:w="703" w:type="pct"/>
            <w:tcBorders>
              <w:top w:val="single" w:sz="4" w:space="0" w:color="auto"/>
              <w:left w:val="nil"/>
              <w:bottom w:val="single" w:sz="4" w:space="0" w:color="auto"/>
              <w:right w:val="single" w:sz="4" w:space="0" w:color="auto"/>
            </w:tcBorders>
            <w:vAlign w:val="center"/>
          </w:tcPr>
          <w:p w14:paraId="406A5EDC" w14:textId="77777777" w:rsidR="00BD40B1" w:rsidRPr="00C13C61" w:rsidRDefault="00E27C57" w:rsidP="00F147E0">
            <w:pPr>
              <w:pStyle w:val="Table-Text-Centered"/>
              <w:rPr>
                <w:ins w:id="5470" w:author="Marmol, Dominika Klaudia" w:date="2026-06-08T11:44:00Z"/>
                <w:lang w:val="en-US"/>
              </w:rPr>
            </w:pPr>
            <w:ins w:id="5471" w:author="Marmol, Dominika Klaudia" w:date="2026-06-08T11:44:00Z">
              <w:r w:rsidRPr="00C13C61">
                <w:rPr>
                  <w:lang w:val="en-US"/>
                </w:rPr>
                <w:t>X</w:t>
              </w:r>
            </w:ins>
          </w:p>
        </w:tc>
        <w:tc>
          <w:tcPr>
            <w:tcW w:w="251" w:type="pct"/>
            <w:tcBorders>
              <w:top w:val="single" w:sz="4" w:space="0" w:color="auto"/>
              <w:left w:val="nil"/>
              <w:bottom w:val="single" w:sz="4" w:space="0" w:color="auto"/>
              <w:right w:val="single" w:sz="4" w:space="0" w:color="auto"/>
            </w:tcBorders>
            <w:vAlign w:val="center"/>
          </w:tcPr>
          <w:p w14:paraId="4BC5F643" w14:textId="77777777" w:rsidR="00BD40B1" w:rsidRPr="00C13C61" w:rsidRDefault="00BD40B1" w:rsidP="00F147E0">
            <w:pPr>
              <w:pStyle w:val="Table-Text-Centered"/>
              <w:rPr>
                <w:ins w:id="5472" w:author="Marmol, Dominika Klaudia" w:date="2026-06-08T11:44:00Z"/>
                <w:lang w:val="en-US"/>
              </w:rPr>
            </w:pPr>
          </w:p>
        </w:tc>
        <w:tc>
          <w:tcPr>
            <w:tcW w:w="251" w:type="pct"/>
            <w:tcBorders>
              <w:top w:val="single" w:sz="4" w:space="0" w:color="auto"/>
              <w:left w:val="nil"/>
              <w:bottom w:val="single" w:sz="4" w:space="0" w:color="auto"/>
              <w:right w:val="single" w:sz="4" w:space="0" w:color="auto"/>
            </w:tcBorders>
            <w:vAlign w:val="center"/>
          </w:tcPr>
          <w:p w14:paraId="0485481A" w14:textId="77777777" w:rsidR="00BD40B1" w:rsidRPr="00C13C61" w:rsidRDefault="00BD40B1" w:rsidP="00F147E0">
            <w:pPr>
              <w:pStyle w:val="Table-Text-Centered"/>
              <w:rPr>
                <w:ins w:id="5473" w:author="Marmol, Dominika Klaudia" w:date="2026-06-08T11:44:00Z"/>
                <w:lang w:val="en-US"/>
              </w:rPr>
            </w:pPr>
          </w:p>
        </w:tc>
        <w:tc>
          <w:tcPr>
            <w:tcW w:w="251" w:type="pct"/>
            <w:tcBorders>
              <w:top w:val="single" w:sz="4" w:space="0" w:color="auto"/>
              <w:left w:val="nil"/>
              <w:bottom w:val="single" w:sz="4" w:space="0" w:color="auto"/>
              <w:right w:val="single" w:sz="4" w:space="0" w:color="auto"/>
            </w:tcBorders>
            <w:vAlign w:val="center"/>
          </w:tcPr>
          <w:p w14:paraId="082BC62B" w14:textId="77777777" w:rsidR="00BD40B1" w:rsidRPr="00C13C61" w:rsidRDefault="00BD40B1" w:rsidP="00F147E0">
            <w:pPr>
              <w:pStyle w:val="Table-Text-Centered"/>
              <w:rPr>
                <w:ins w:id="5474" w:author="Marmol, Dominika Klaudia" w:date="2026-06-08T11:44:00Z"/>
                <w:lang w:val="en-US"/>
              </w:rPr>
            </w:pPr>
          </w:p>
        </w:tc>
        <w:tc>
          <w:tcPr>
            <w:tcW w:w="250" w:type="pct"/>
            <w:tcBorders>
              <w:top w:val="single" w:sz="4" w:space="0" w:color="auto"/>
              <w:left w:val="nil"/>
              <w:bottom w:val="single" w:sz="4" w:space="0" w:color="auto"/>
              <w:right w:val="single" w:sz="4" w:space="0" w:color="auto"/>
            </w:tcBorders>
            <w:vAlign w:val="center"/>
          </w:tcPr>
          <w:p w14:paraId="125E265B" w14:textId="77777777" w:rsidR="00BD40B1" w:rsidRPr="00C13C61" w:rsidRDefault="00BD40B1" w:rsidP="00F147E0">
            <w:pPr>
              <w:pStyle w:val="Table-Text-Centered"/>
              <w:rPr>
                <w:ins w:id="5475" w:author="Marmol, Dominika Klaudia" w:date="2026-06-08T11:44:00Z"/>
                <w:lang w:val="en-US"/>
              </w:rPr>
            </w:pPr>
          </w:p>
        </w:tc>
        <w:tc>
          <w:tcPr>
            <w:tcW w:w="252" w:type="pct"/>
            <w:tcBorders>
              <w:top w:val="single" w:sz="4" w:space="0" w:color="auto"/>
              <w:left w:val="nil"/>
              <w:bottom w:val="single" w:sz="4" w:space="0" w:color="auto"/>
              <w:right w:val="single" w:sz="4" w:space="0" w:color="auto"/>
            </w:tcBorders>
            <w:vAlign w:val="center"/>
          </w:tcPr>
          <w:p w14:paraId="40F23684" w14:textId="77777777" w:rsidR="00BD40B1" w:rsidRPr="00C13C61" w:rsidRDefault="00BD40B1" w:rsidP="00F147E0">
            <w:pPr>
              <w:pStyle w:val="Table-Text-Centered"/>
              <w:rPr>
                <w:ins w:id="5476" w:author="Marmol, Dominika Klaudia" w:date="2026-06-08T11:44:00Z"/>
                <w:lang w:val="en-US"/>
              </w:rPr>
            </w:pPr>
          </w:p>
        </w:tc>
        <w:tc>
          <w:tcPr>
            <w:tcW w:w="452" w:type="pct"/>
            <w:tcBorders>
              <w:top w:val="single" w:sz="4" w:space="0" w:color="auto"/>
              <w:left w:val="nil"/>
              <w:bottom w:val="single" w:sz="4" w:space="0" w:color="auto"/>
              <w:right w:val="single" w:sz="4" w:space="0" w:color="auto"/>
            </w:tcBorders>
            <w:vAlign w:val="center"/>
          </w:tcPr>
          <w:p w14:paraId="27224E68" w14:textId="77777777" w:rsidR="00BD40B1" w:rsidRPr="00C13C61" w:rsidRDefault="00BD40B1" w:rsidP="00F147E0">
            <w:pPr>
              <w:pStyle w:val="Table-Text-Centered"/>
              <w:rPr>
                <w:ins w:id="5477" w:author="Marmol, Dominika Klaudia" w:date="2026-06-08T11:44:00Z"/>
                <w:lang w:val="en-US"/>
              </w:rPr>
            </w:pPr>
          </w:p>
        </w:tc>
        <w:tc>
          <w:tcPr>
            <w:tcW w:w="355" w:type="pct"/>
            <w:tcBorders>
              <w:top w:val="single" w:sz="4" w:space="0" w:color="auto"/>
              <w:left w:val="nil"/>
              <w:bottom w:val="single" w:sz="4" w:space="0" w:color="auto"/>
              <w:right w:val="single" w:sz="4" w:space="0" w:color="auto"/>
            </w:tcBorders>
            <w:vAlign w:val="center"/>
          </w:tcPr>
          <w:p w14:paraId="6A26A732" w14:textId="77777777" w:rsidR="00BD40B1" w:rsidRPr="00C13C61" w:rsidRDefault="00BD40B1" w:rsidP="00F147E0">
            <w:pPr>
              <w:pStyle w:val="Table-Text-Centered"/>
              <w:rPr>
                <w:ins w:id="5478" w:author="Marmol, Dominika Klaudia" w:date="2026-06-08T11:44:00Z"/>
              </w:rPr>
            </w:pPr>
          </w:p>
        </w:tc>
        <w:tc>
          <w:tcPr>
            <w:tcW w:w="350" w:type="pct"/>
            <w:tcBorders>
              <w:top w:val="single" w:sz="4" w:space="0" w:color="auto"/>
              <w:left w:val="single" w:sz="4" w:space="0" w:color="auto"/>
              <w:bottom w:val="single" w:sz="4" w:space="0" w:color="auto"/>
              <w:right w:val="single" w:sz="4" w:space="0" w:color="auto"/>
            </w:tcBorders>
            <w:vAlign w:val="center"/>
          </w:tcPr>
          <w:p w14:paraId="67E92AF0" w14:textId="77777777" w:rsidR="00BD40B1" w:rsidRPr="00C13C61" w:rsidRDefault="00BD40B1" w:rsidP="00F147E0">
            <w:pPr>
              <w:pStyle w:val="Table-Text-Centered"/>
              <w:rPr>
                <w:ins w:id="5479" w:author="Marmol, Dominika Klaudia" w:date="2026-06-08T11:44: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77212A1A" w14:textId="77777777" w:rsidR="00BD40B1" w:rsidRPr="00C13C61" w:rsidRDefault="00BD40B1" w:rsidP="00F147E0">
            <w:pPr>
              <w:pStyle w:val="Table-Text-Centered"/>
              <w:rPr>
                <w:ins w:id="5480" w:author="Marmol, Dominika Klaudia" w:date="2026-06-08T11:44:00Z"/>
                <w:lang w:val="en-US"/>
              </w:rPr>
            </w:pPr>
          </w:p>
        </w:tc>
        <w:tc>
          <w:tcPr>
            <w:tcW w:w="375" w:type="pct"/>
            <w:tcBorders>
              <w:top w:val="single" w:sz="4" w:space="0" w:color="auto"/>
              <w:left w:val="nil"/>
              <w:bottom w:val="single" w:sz="4" w:space="0" w:color="auto"/>
              <w:right w:val="single" w:sz="4" w:space="0" w:color="auto"/>
            </w:tcBorders>
            <w:vAlign w:val="center"/>
          </w:tcPr>
          <w:p w14:paraId="4E591D62" w14:textId="77777777" w:rsidR="00BD40B1" w:rsidRPr="00C13C61" w:rsidRDefault="00BD40B1" w:rsidP="00F147E0">
            <w:pPr>
              <w:pStyle w:val="Table-Text-Centered"/>
              <w:rPr>
                <w:ins w:id="5481" w:author="Marmol, Dominika Klaudia" w:date="2026-06-08T11:44:00Z"/>
                <w:lang w:val="en-US"/>
              </w:rPr>
            </w:pPr>
          </w:p>
        </w:tc>
      </w:tr>
      <w:tr w:rsidR="008F5115" w14:paraId="54D8FB29" w14:textId="77777777" w:rsidTr="00F147E0">
        <w:trPr>
          <w:trHeight w:val="284"/>
          <w:jc w:val="center"/>
          <w:ins w:id="5482"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7B4B50ED" w14:textId="77777777" w:rsidR="00BD40B1" w:rsidRPr="00C13C61" w:rsidRDefault="00E27C57" w:rsidP="00F147E0">
            <w:pPr>
              <w:pStyle w:val="Table-Text-Left"/>
              <w:rPr>
                <w:ins w:id="5483" w:author="Marmol, Dominika Klaudia" w:date="2026-06-08T11:44:00Z"/>
                <w:lang w:val="en-US"/>
              </w:rPr>
            </w:pPr>
            <w:ins w:id="5484" w:author="Marmol, Dominika Klaudia" w:date="2026-06-08T11:44:00Z">
              <w:r w:rsidRPr="00C13C61">
                <w:rPr>
                  <w:lang w:val="en-US"/>
                </w:rPr>
                <w:t>Demographics &amp; medical history </w:t>
              </w:r>
              <w:r w:rsidRPr="00C13C61">
                <w:rPr>
                  <w:sz w:val="22"/>
                  <w:vertAlign w:val="superscript"/>
                  <w:lang w:val="en-US"/>
                </w:rPr>
                <w:t>e</w:t>
              </w:r>
            </w:ins>
          </w:p>
        </w:tc>
        <w:tc>
          <w:tcPr>
            <w:tcW w:w="703" w:type="pct"/>
            <w:tcBorders>
              <w:top w:val="single" w:sz="4" w:space="0" w:color="auto"/>
              <w:left w:val="nil"/>
              <w:bottom w:val="single" w:sz="4" w:space="0" w:color="auto"/>
              <w:right w:val="single" w:sz="4" w:space="0" w:color="auto"/>
            </w:tcBorders>
            <w:vAlign w:val="center"/>
          </w:tcPr>
          <w:p w14:paraId="136C99D9" w14:textId="77777777" w:rsidR="00BD40B1" w:rsidRPr="00C13C61" w:rsidRDefault="00E27C57" w:rsidP="00F147E0">
            <w:pPr>
              <w:pStyle w:val="Table-Text-Centered"/>
              <w:rPr>
                <w:ins w:id="5485" w:author="Marmol, Dominika Klaudia" w:date="2026-06-08T11:44:00Z"/>
                <w:lang w:val="en-US"/>
              </w:rPr>
            </w:pPr>
            <w:ins w:id="5486" w:author="Marmol, Dominika Klaudia" w:date="2026-06-08T11:44:00Z">
              <w:r w:rsidRPr="00C13C61">
                <w:rPr>
                  <w:lang w:val="en-US"/>
                </w:rPr>
                <w:t>X</w:t>
              </w:r>
            </w:ins>
          </w:p>
        </w:tc>
        <w:tc>
          <w:tcPr>
            <w:tcW w:w="251" w:type="pct"/>
            <w:tcBorders>
              <w:top w:val="single" w:sz="4" w:space="0" w:color="auto"/>
              <w:left w:val="nil"/>
              <w:bottom w:val="single" w:sz="4" w:space="0" w:color="auto"/>
              <w:right w:val="single" w:sz="4" w:space="0" w:color="auto"/>
            </w:tcBorders>
            <w:vAlign w:val="center"/>
          </w:tcPr>
          <w:p w14:paraId="4856D626" w14:textId="77777777" w:rsidR="00BD40B1" w:rsidRPr="00C13C61" w:rsidRDefault="00BD40B1" w:rsidP="00F147E0">
            <w:pPr>
              <w:pStyle w:val="Table-Text-Centered"/>
              <w:rPr>
                <w:ins w:id="5487" w:author="Marmol, Dominika Klaudia" w:date="2026-06-08T11:44:00Z"/>
                <w:lang w:val="en-US"/>
              </w:rPr>
            </w:pPr>
          </w:p>
        </w:tc>
        <w:tc>
          <w:tcPr>
            <w:tcW w:w="251" w:type="pct"/>
            <w:tcBorders>
              <w:top w:val="single" w:sz="4" w:space="0" w:color="auto"/>
              <w:left w:val="nil"/>
              <w:bottom w:val="single" w:sz="4" w:space="0" w:color="auto"/>
              <w:right w:val="single" w:sz="4" w:space="0" w:color="auto"/>
            </w:tcBorders>
            <w:vAlign w:val="center"/>
          </w:tcPr>
          <w:p w14:paraId="4662521C" w14:textId="77777777" w:rsidR="00BD40B1" w:rsidRPr="00C13C61" w:rsidRDefault="00BD40B1" w:rsidP="00F147E0">
            <w:pPr>
              <w:pStyle w:val="Table-Text-Centered"/>
              <w:rPr>
                <w:ins w:id="5488" w:author="Marmol, Dominika Klaudia" w:date="2026-06-08T11:44:00Z"/>
                <w:lang w:val="en-US"/>
              </w:rPr>
            </w:pPr>
          </w:p>
        </w:tc>
        <w:tc>
          <w:tcPr>
            <w:tcW w:w="251" w:type="pct"/>
            <w:tcBorders>
              <w:top w:val="single" w:sz="4" w:space="0" w:color="auto"/>
              <w:left w:val="nil"/>
              <w:bottom w:val="single" w:sz="4" w:space="0" w:color="auto"/>
              <w:right w:val="single" w:sz="4" w:space="0" w:color="auto"/>
            </w:tcBorders>
            <w:vAlign w:val="center"/>
          </w:tcPr>
          <w:p w14:paraId="44F4E200" w14:textId="77777777" w:rsidR="00BD40B1" w:rsidRPr="00C13C61" w:rsidRDefault="00BD40B1" w:rsidP="00F147E0">
            <w:pPr>
              <w:pStyle w:val="Table-Text-Centered"/>
              <w:rPr>
                <w:ins w:id="5489" w:author="Marmol, Dominika Klaudia" w:date="2026-06-08T11:44:00Z"/>
                <w:lang w:val="en-US"/>
              </w:rPr>
            </w:pPr>
          </w:p>
        </w:tc>
        <w:tc>
          <w:tcPr>
            <w:tcW w:w="250" w:type="pct"/>
            <w:tcBorders>
              <w:top w:val="single" w:sz="4" w:space="0" w:color="auto"/>
              <w:left w:val="nil"/>
              <w:bottom w:val="single" w:sz="4" w:space="0" w:color="auto"/>
              <w:right w:val="single" w:sz="4" w:space="0" w:color="auto"/>
            </w:tcBorders>
            <w:vAlign w:val="center"/>
          </w:tcPr>
          <w:p w14:paraId="018EEE13" w14:textId="77777777" w:rsidR="00BD40B1" w:rsidRPr="00C13C61" w:rsidRDefault="00BD40B1" w:rsidP="00F147E0">
            <w:pPr>
              <w:pStyle w:val="Table-Text-Centered"/>
              <w:rPr>
                <w:ins w:id="5490" w:author="Marmol, Dominika Klaudia" w:date="2026-06-08T11:44:00Z"/>
                <w:lang w:val="en-US"/>
              </w:rPr>
            </w:pPr>
          </w:p>
        </w:tc>
        <w:tc>
          <w:tcPr>
            <w:tcW w:w="252" w:type="pct"/>
            <w:tcBorders>
              <w:top w:val="single" w:sz="4" w:space="0" w:color="auto"/>
              <w:left w:val="nil"/>
              <w:bottom w:val="single" w:sz="4" w:space="0" w:color="auto"/>
              <w:right w:val="single" w:sz="4" w:space="0" w:color="auto"/>
            </w:tcBorders>
            <w:vAlign w:val="center"/>
          </w:tcPr>
          <w:p w14:paraId="634FFABC" w14:textId="77777777" w:rsidR="00BD40B1" w:rsidRPr="00C13C61" w:rsidRDefault="00BD40B1" w:rsidP="00F147E0">
            <w:pPr>
              <w:pStyle w:val="Table-Text-Centered"/>
              <w:rPr>
                <w:ins w:id="5491" w:author="Marmol, Dominika Klaudia" w:date="2026-06-08T11:44:00Z"/>
                <w:lang w:val="en-US"/>
              </w:rPr>
            </w:pPr>
          </w:p>
        </w:tc>
        <w:tc>
          <w:tcPr>
            <w:tcW w:w="452" w:type="pct"/>
            <w:tcBorders>
              <w:top w:val="single" w:sz="4" w:space="0" w:color="auto"/>
              <w:left w:val="nil"/>
              <w:bottom w:val="single" w:sz="4" w:space="0" w:color="auto"/>
              <w:right w:val="single" w:sz="4" w:space="0" w:color="auto"/>
            </w:tcBorders>
            <w:vAlign w:val="center"/>
          </w:tcPr>
          <w:p w14:paraId="0E52E21B" w14:textId="77777777" w:rsidR="00BD40B1" w:rsidRPr="00C13C61" w:rsidRDefault="00BD40B1" w:rsidP="00F147E0">
            <w:pPr>
              <w:pStyle w:val="Table-Text-Centered"/>
              <w:rPr>
                <w:ins w:id="5492" w:author="Marmol, Dominika Klaudia" w:date="2026-06-08T11:44:00Z"/>
                <w:lang w:val="en-US"/>
              </w:rPr>
            </w:pPr>
          </w:p>
        </w:tc>
        <w:tc>
          <w:tcPr>
            <w:tcW w:w="355" w:type="pct"/>
            <w:tcBorders>
              <w:top w:val="single" w:sz="4" w:space="0" w:color="auto"/>
              <w:left w:val="nil"/>
              <w:bottom w:val="single" w:sz="4" w:space="0" w:color="auto"/>
              <w:right w:val="single" w:sz="4" w:space="0" w:color="auto"/>
            </w:tcBorders>
            <w:vAlign w:val="center"/>
          </w:tcPr>
          <w:p w14:paraId="1CB8E2A7" w14:textId="77777777" w:rsidR="00BD40B1" w:rsidRPr="00C13C61" w:rsidRDefault="00BD40B1" w:rsidP="00F147E0">
            <w:pPr>
              <w:pStyle w:val="Table-Text-Centered"/>
              <w:rPr>
                <w:ins w:id="5493" w:author="Marmol, Dominika Klaudia" w:date="2026-06-08T11:44:00Z"/>
              </w:rPr>
            </w:pPr>
          </w:p>
        </w:tc>
        <w:tc>
          <w:tcPr>
            <w:tcW w:w="350" w:type="pct"/>
            <w:tcBorders>
              <w:top w:val="single" w:sz="4" w:space="0" w:color="auto"/>
              <w:left w:val="single" w:sz="4" w:space="0" w:color="auto"/>
              <w:bottom w:val="single" w:sz="4" w:space="0" w:color="auto"/>
              <w:right w:val="single" w:sz="4" w:space="0" w:color="auto"/>
            </w:tcBorders>
            <w:vAlign w:val="center"/>
          </w:tcPr>
          <w:p w14:paraId="7BDBE706" w14:textId="77777777" w:rsidR="00BD40B1" w:rsidRPr="00C13C61" w:rsidRDefault="00BD40B1" w:rsidP="00F147E0">
            <w:pPr>
              <w:pStyle w:val="Table-Text-Centered"/>
              <w:rPr>
                <w:ins w:id="5494" w:author="Marmol, Dominika Klaudia" w:date="2026-06-08T11:44: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3E3AC086" w14:textId="77777777" w:rsidR="00BD40B1" w:rsidRPr="00C13C61" w:rsidRDefault="00BD40B1" w:rsidP="00F147E0">
            <w:pPr>
              <w:pStyle w:val="Table-Text-Centered"/>
              <w:rPr>
                <w:ins w:id="5495" w:author="Marmol, Dominika Klaudia" w:date="2026-06-08T11:44:00Z"/>
                <w:lang w:val="en-US"/>
              </w:rPr>
            </w:pPr>
          </w:p>
        </w:tc>
        <w:tc>
          <w:tcPr>
            <w:tcW w:w="375" w:type="pct"/>
            <w:tcBorders>
              <w:top w:val="single" w:sz="4" w:space="0" w:color="auto"/>
              <w:left w:val="nil"/>
              <w:bottom w:val="single" w:sz="4" w:space="0" w:color="auto"/>
              <w:right w:val="single" w:sz="4" w:space="0" w:color="auto"/>
            </w:tcBorders>
            <w:vAlign w:val="center"/>
          </w:tcPr>
          <w:p w14:paraId="6EF8AB85" w14:textId="77777777" w:rsidR="00BD40B1" w:rsidRPr="00C13C61" w:rsidRDefault="00BD40B1" w:rsidP="00F147E0">
            <w:pPr>
              <w:pStyle w:val="Table-Text-Centered"/>
              <w:rPr>
                <w:ins w:id="5496" w:author="Marmol, Dominika Klaudia" w:date="2026-06-08T11:44:00Z"/>
                <w:lang w:val="en-US"/>
              </w:rPr>
            </w:pPr>
          </w:p>
        </w:tc>
      </w:tr>
      <w:tr w:rsidR="008F5115" w14:paraId="2711FF29" w14:textId="77777777" w:rsidTr="00F147E0">
        <w:trPr>
          <w:trHeight w:val="284"/>
          <w:jc w:val="center"/>
          <w:ins w:id="5497"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232838D3" w14:textId="77777777" w:rsidR="00BD40B1" w:rsidRPr="00C13C61" w:rsidRDefault="00E27C57" w:rsidP="00F147E0">
            <w:pPr>
              <w:pStyle w:val="Table-Text-Left"/>
              <w:rPr>
                <w:ins w:id="5498" w:author="Marmol, Dominika Klaudia" w:date="2026-06-08T11:44:00Z"/>
              </w:rPr>
            </w:pPr>
            <w:ins w:id="5499" w:author="Marmol, Dominika Klaudia" w:date="2026-06-08T11:44:00Z">
              <w:r w:rsidRPr="00C13C61">
                <w:rPr>
                  <w:i/>
                  <w:iCs/>
                </w:rPr>
                <w:t>H. pylori</w:t>
              </w:r>
              <w:r w:rsidRPr="00C13C61">
                <w:t xml:space="preserve"> testing </w:t>
              </w:r>
              <w:r w:rsidRPr="00C13C61">
                <w:rPr>
                  <w:sz w:val="22"/>
                  <w:vertAlign w:val="superscript"/>
                </w:rPr>
                <w:t>f</w:t>
              </w:r>
            </w:ins>
          </w:p>
        </w:tc>
        <w:tc>
          <w:tcPr>
            <w:tcW w:w="703" w:type="pct"/>
            <w:tcBorders>
              <w:top w:val="single" w:sz="4" w:space="0" w:color="auto"/>
              <w:left w:val="nil"/>
              <w:bottom w:val="single" w:sz="4" w:space="0" w:color="auto"/>
              <w:right w:val="single" w:sz="4" w:space="0" w:color="auto"/>
            </w:tcBorders>
            <w:vAlign w:val="center"/>
          </w:tcPr>
          <w:p w14:paraId="5918C3D4" w14:textId="77777777" w:rsidR="00BD40B1" w:rsidRPr="00C13C61" w:rsidRDefault="00E27C57" w:rsidP="00F147E0">
            <w:pPr>
              <w:pStyle w:val="Table-Text-Centered"/>
              <w:rPr>
                <w:ins w:id="5500" w:author="Marmol, Dominika Klaudia" w:date="2026-06-08T11:44:00Z"/>
              </w:rPr>
            </w:pPr>
            <w:ins w:id="5501" w:author="Marmol, Dominika Klaudia" w:date="2026-06-08T11:44:00Z">
              <w:r w:rsidRPr="00C13C61">
                <w:t>X</w:t>
              </w:r>
            </w:ins>
          </w:p>
        </w:tc>
        <w:tc>
          <w:tcPr>
            <w:tcW w:w="251" w:type="pct"/>
            <w:tcBorders>
              <w:top w:val="single" w:sz="4" w:space="0" w:color="auto"/>
              <w:left w:val="nil"/>
              <w:bottom w:val="single" w:sz="4" w:space="0" w:color="auto"/>
              <w:right w:val="single" w:sz="4" w:space="0" w:color="auto"/>
            </w:tcBorders>
            <w:vAlign w:val="center"/>
          </w:tcPr>
          <w:p w14:paraId="261D794E" w14:textId="77777777" w:rsidR="00BD40B1" w:rsidRPr="00C13C61" w:rsidRDefault="00BD40B1" w:rsidP="00F147E0">
            <w:pPr>
              <w:pStyle w:val="Table-Text-Centered"/>
              <w:rPr>
                <w:ins w:id="5502" w:author="Marmol, Dominika Klaudia" w:date="2026-06-08T11:44:00Z"/>
              </w:rPr>
            </w:pPr>
          </w:p>
        </w:tc>
        <w:tc>
          <w:tcPr>
            <w:tcW w:w="251" w:type="pct"/>
            <w:tcBorders>
              <w:top w:val="single" w:sz="4" w:space="0" w:color="auto"/>
              <w:left w:val="nil"/>
              <w:bottom w:val="single" w:sz="4" w:space="0" w:color="auto"/>
              <w:right w:val="single" w:sz="4" w:space="0" w:color="auto"/>
            </w:tcBorders>
            <w:vAlign w:val="center"/>
          </w:tcPr>
          <w:p w14:paraId="53C35E48" w14:textId="77777777" w:rsidR="00BD40B1" w:rsidRPr="00C13C61" w:rsidRDefault="00BD40B1" w:rsidP="00F147E0">
            <w:pPr>
              <w:pStyle w:val="Table-Text-Centered"/>
              <w:rPr>
                <w:ins w:id="5503" w:author="Marmol, Dominika Klaudia" w:date="2026-06-08T11:44:00Z"/>
              </w:rPr>
            </w:pPr>
          </w:p>
        </w:tc>
        <w:tc>
          <w:tcPr>
            <w:tcW w:w="251" w:type="pct"/>
            <w:tcBorders>
              <w:top w:val="single" w:sz="4" w:space="0" w:color="auto"/>
              <w:left w:val="nil"/>
              <w:bottom w:val="single" w:sz="4" w:space="0" w:color="auto"/>
              <w:right w:val="single" w:sz="4" w:space="0" w:color="auto"/>
            </w:tcBorders>
            <w:vAlign w:val="center"/>
          </w:tcPr>
          <w:p w14:paraId="0904CBCC" w14:textId="77777777" w:rsidR="00BD40B1" w:rsidRPr="00C13C61" w:rsidRDefault="00BD40B1" w:rsidP="00F147E0">
            <w:pPr>
              <w:pStyle w:val="Table-Text-Centered"/>
              <w:rPr>
                <w:ins w:id="5504" w:author="Marmol, Dominika Klaudia" w:date="2026-06-08T11:44:00Z"/>
              </w:rPr>
            </w:pPr>
          </w:p>
        </w:tc>
        <w:tc>
          <w:tcPr>
            <w:tcW w:w="250" w:type="pct"/>
            <w:tcBorders>
              <w:top w:val="single" w:sz="4" w:space="0" w:color="auto"/>
              <w:left w:val="nil"/>
              <w:bottom w:val="single" w:sz="4" w:space="0" w:color="auto"/>
              <w:right w:val="single" w:sz="4" w:space="0" w:color="auto"/>
            </w:tcBorders>
            <w:vAlign w:val="center"/>
          </w:tcPr>
          <w:p w14:paraId="180B0A35" w14:textId="77777777" w:rsidR="00BD40B1" w:rsidRPr="00C13C61" w:rsidRDefault="00BD40B1" w:rsidP="00F147E0">
            <w:pPr>
              <w:pStyle w:val="Table-Text-Centered"/>
              <w:rPr>
                <w:ins w:id="5505" w:author="Marmol, Dominika Klaudia" w:date="2026-06-08T11:44:00Z"/>
              </w:rPr>
            </w:pPr>
          </w:p>
        </w:tc>
        <w:tc>
          <w:tcPr>
            <w:tcW w:w="252" w:type="pct"/>
            <w:tcBorders>
              <w:top w:val="single" w:sz="4" w:space="0" w:color="auto"/>
              <w:left w:val="nil"/>
              <w:bottom w:val="single" w:sz="4" w:space="0" w:color="auto"/>
              <w:right w:val="single" w:sz="4" w:space="0" w:color="auto"/>
            </w:tcBorders>
            <w:vAlign w:val="center"/>
          </w:tcPr>
          <w:p w14:paraId="7A935676" w14:textId="77777777" w:rsidR="00BD40B1" w:rsidRPr="00C13C61" w:rsidRDefault="00BD40B1" w:rsidP="00F147E0">
            <w:pPr>
              <w:pStyle w:val="Table-Text-Centered"/>
              <w:rPr>
                <w:ins w:id="5506" w:author="Marmol, Dominika Klaudia" w:date="2026-06-08T11:44:00Z"/>
              </w:rPr>
            </w:pPr>
          </w:p>
        </w:tc>
        <w:tc>
          <w:tcPr>
            <w:tcW w:w="452" w:type="pct"/>
            <w:tcBorders>
              <w:top w:val="single" w:sz="4" w:space="0" w:color="auto"/>
              <w:left w:val="nil"/>
              <w:bottom w:val="single" w:sz="4" w:space="0" w:color="auto"/>
              <w:right w:val="single" w:sz="4" w:space="0" w:color="auto"/>
            </w:tcBorders>
            <w:vAlign w:val="center"/>
          </w:tcPr>
          <w:p w14:paraId="0168EA73" w14:textId="77777777" w:rsidR="00BD40B1" w:rsidRPr="00C13C61" w:rsidRDefault="00BD40B1" w:rsidP="00F147E0">
            <w:pPr>
              <w:pStyle w:val="Table-Text-Centered"/>
              <w:rPr>
                <w:ins w:id="5507" w:author="Marmol, Dominika Klaudia" w:date="2026-06-08T11:44:00Z"/>
              </w:rPr>
            </w:pPr>
          </w:p>
        </w:tc>
        <w:tc>
          <w:tcPr>
            <w:tcW w:w="355" w:type="pct"/>
            <w:tcBorders>
              <w:top w:val="single" w:sz="4" w:space="0" w:color="auto"/>
              <w:left w:val="nil"/>
              <w:bottom w:val="single" w:sz="4" w:space="0" w:color="auto"/>
              <w:right w:val="single" w:sz="4" w:space="0" w:color="auto"/>
            </w:tcBorders>
            <w:vAlign w:val="center"/>
          </w:tcPr>
          <w:p w14:paraId="30F701BD" w14:textId="77777777" w:rsidR="00BD40B1" w:rsidRPr="00C13C61" w:rsidRDefault="00BD40B1" w:rsidP="00F147E0">
            <w:pPr>
              <w:pStyle w:val="Table-Text-Centered"/>
              <w:rPr>
                <w:ins w:id="5508" w:author="Marmol, Dominika Klaudia" w:date="2026-06-08T11:44:00Z"/>
              </w:rPr>
            </w:pPr>
          </w:p>
        </w:tc>
        <w:tc>
          <w:tcPr>
            <w:tcW w:w="350" w:type="pct"/>
            <w:tcBorders>
              <w:top w:val="single" w:sz="4" w:space="0" w:color="auto"/>
              <w:left w:val="single" w:sz="4" w:space="0" w:color="auto"/>
              <w:bottom w:val="single" w:sz="4" w:space="0" w:color="auto"/>
              <w:right w:val="single" w:sz="4" w:space="0" w:color="auto"/>
            </w:tcBorders>
            <w:vAlign w:val="center"/>
          </w:tcPr>
          <w:p w14:paraId="0F0A7FD7" w14:textId="77777777" w:rsidR="00BD40B1" w:rsidRPr="00C13C61" w:rsidRDefault="00BD40B1" w:rsidP="00F147E0">
            <w:pPr>
              <w:pStyle w:val="Table-Text-Centered"/>
              <w:rPr>
                <w:ins w:id="5509" w:author="Marmol, Dominika Klaudia" w:date="2026-06-08T11:44:00Z"/>
              </w:rPr>
            </w:pPr>
          </w:p>
        </w:tc>
        <w:tc>
          <w:tcPr>
            <w:tcW w:w="408" w:type="pct"/>
            <w:tcBorders>
              <w:top w:val="single" w:sz="4" w:space="0" w:color="auto"/>
              <w:left w:val="single" w:sz="4" w:space="0" w:color="auto"/>
              <w:bottom w:val="single" w:sz="4" w:space="0" w:color="auto"/>
              <w:right w:val="single" w:sz="4" w:space="0" w:color="auto"/>
            </w:tcBorders>
            <w:vAlign w:val="center"/>
          </w:tcPr>
          <w:p w14:paraId="20D7015C" w14:textId="77777777" w:rsidR="00BD40B1" w:rsidRPr="00C13C61" w:rsidRDefault="00BD40B1" w:rsidP="00F147E0">
            <w:pPr>
              <w:pStyle w:val="Table-Text-Centered"/>
              <w:rPr>
                <w:ins w:id="5510" w:author="Marmol, Dominika Klaudia" w:date="2026-06-08T11:44:00Z"/>
              </w:rPr>
            </w:pPr>
          </w:p>
        </w:tc>
        <w:tc>
          <w:tcPr>
            <w:tcW w:w="375" w:type="pct"/>
            <w:tcBorders>
              <w:top w:val="single" w:sz="4" w:space="0" w:color="auto"/>
              <w:left w:val="nil"/>
              <w:bottom w:val="single" w:sz="4" w:space="0" w:color="auto"/>
              <w:right w:val="single" w:sz="4" w:space="0" w:color="auto"/>
            </w:tcBorders>
            <w:vAlign w:val="center"/>
          </w:tcPr>
          <w:p w14:paraId="735BE2A0" w14:textId="77777777" w:rsidR="00BD40B1" w:rsidRPr="00C13C61" w:rsidRDefault="00BD40B1" w:rsidP="00F147E0">
            <w:pPr>
              <w:pStyle w:val="Table-Text-Centered"/>
              <w:rPr>
                <w:ins w:id="5511" w:author="Marmol, Dominika Klaudia" w:date="2026-06-08T11:44:00Z"/>
              </w:rPr>
            </w:pPr>
          </w:p>
        </w:tc>
      </w:tr>
      <w:tr w:rsidR="008F5115" w14:paraId="205544B4" w14:textId="77777777" w:rsidTr="00F147E0">
        <w:trPr>
          <w:trHeight w:val="284"/>
          <w:jc w:val="center"/>
          <w:ins w:id="5512"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7876A0D5" w14:textId="77777777" w:rsidR="00BD40B1" w:rsidRPr="00C13C61" w:rsidRDefault="00E27C57" w:rsidP="00F147E0">
            <w:pPr>
              <w:pStyle w:val="Table-Text-Left"/>
              <w:rPr>
                <w:ins w:id="5513" w:author="Marmol, Dominika Klaudia" w:date="2026-06-08T11:44:00Z"/>
              </w:rPr>
            </w:pPr>
            <w:ins w:id="5514" w:author="Marmol, Dominika Klaudia" w:date="2026-06-08T11:44:00Z">
              <w:r w:rsidRPr="00C13C61">
                <w:t>Randomization </w:t>
              </w:r>
              <w:r w:rsidRPr="00C13C61">
                <w:rPr>
                  <w:sz w:val="22"/>
                  <w:vertAlign w:val="superscript"/>
                </w:rPr>
                <w:t>g</w:t>
              </w:r>
            </w:ins>
          </w:p>
        </w:tc>
        <w:tc>
          <w:tcPr>
            <w:tcW w:w="703" w:type="pct"/>
            <w:tcBorders>
              <w:top w:val="single" w:sz="4" w:space="0" w:color="auto"/>
              <w:left w:val="nil"/>
              <w:bottom w:val="single" w:sz="4" w:space="0" w:color="auto"/>
              <w:right w:val="single" w:sz="4" w:space="0" w:color="auto"/>
            </w:tcBorders>
            <w:vAlign w:val="center"/>
          </w:tcPr>
          <w:p w14:paraId="7A04FC84" w14:textId="77777777" w:rsidR="00BD40B1" w:rsidRPr="00C13C61" w:rsidRDefault="00E27C57" w:rsidP="00F147E0">
            <w:pPr>
              <w:pStyle w:val="Table-Text-Centered"/>
              <w:rPr>
                <w:ins w:id="5515" w:author="Marmol, Dominika Klaudia" w:date="2026-06-08T11:44:00Z"/>
              </w:rPr>
            </w:pPr>
            <w:ins w:id="5516" w:author="Marmol, Dominika Klaudia" w:date="2026-06-08T11:44:00Z">
              <w:r w:rsidRPr="00C13C61">
                <w:t>X</w:t>
              </w:r>
            </w:ins>
          </w:p>
        </w:tc>
        <w:tc>
          <w:tcPr>
            <w:tcW w:w="251" w:type="pct"/>
            <w:tcBorders>
              <w:top w:val="single" w:sz="4" w:space="0" w:color="auto"/>
              <w:left w:val="nil"/>
              <w:bottom w:val="single" w:sz="4" w:space="0" w:color="auto"/>
              <w:right w:val="single" w:sz="4" w:space="0" w:color="auto"/>
            </w:tcBorders>
            <w:vAlign w:val="center"/>
          </w:tcPr>
          <w:p w14:paraId="2C585EF2" w14:textId="77777777" w:rsidR="00BD40B1" w:rsidRPr="00C13C61" w:rsidRDefault="00BD40B1" w:rsidP="00F147E0">
            <w:pPr>
              <w:pStyle w:val="Table-Text-Centered"/>
              <w:rPr>
                <w:ins w:id="5517" w:author="Marmol, Dominika Klaudia" w:date="2026-06-08T11:44:00Z"/>
              </w:rPr>
            </w:pPr>
          </w:p>
        </w:tc>
        <w:tc>
          <w:tcPr>
            <w:tcW w:w="251" w:type="pct"/>
            <w:tcBorders>
              <w:top w:val="single" w:sz="4" w:space="0" w:color="auto"/>
              <w:left w:val="nil"/>
              <w:bottom w:val="single" w:sz="4" w:space="0" w:color="auto"/>
              <w:right w:val="single" w:sz="4" w:space="0" w:color="auto"/>
            </w:tcBorders>
            <w:vAlign w:val="center"/>
          </w:tcPr>
          <w:p w14:paraId="553F41A7" w14:textId="77777777" w:rsidR="00BD40B1" w:rsidRPr="00C13C61" w:rsidRDefault="00BD40B1" w:rsidP="00F147E0">
            <w:pPr>
              <w:pStyle w:val="Table-Text-Centered"/>
              <w:rPr>
                <w:ins w:id="5518" w:author="Marmol, Dominika Klaudia" w:date="2026-06-08T11:44:00Z"/>
              </w:rPr>
            </w:pPr>
          </w:p>
        </w:tc>
        <w:tc>
          <w:tcPr>
            <w:tcW w:w="251" w:type="pct"/>
            <w:tcBorders>
              <w:top w:val="single" w:sz="4" w:space="0" w:color="auto"/>
              <w:left w:val="nil"/>
              <w:bottom w:val="single" w:sz="4" w:space="0" w:color="auto"/>
              <w:right w:val="single" w:sz="4" w:space="0" w:color="auto"/>
            </w:tcBorders>
            <w:vAlign w:val="center"/>
          </w:tcPr>
          <w:p w14:paraId="76C69867" w14:textId="77777777" w:rsidR="00BD40B1" w:rsidRPr="00C13C61" w:rsidRDefault="00BD40B1" w:rsidP="00F147E0">
            <w:pPr>
              <w:pStyle w:val="Table-Text-Centered"/>
              <w:rPr>
                <w:ins w:id="5519" w:author="Marmol, Dominika Klaudia" w:date="2026-06-08T11:44:00Z"/>
              </w:rPr>
            </w:pPr>
          </w:p>
        </w:tc>
        <w:tc>
          <w:tcPr>
            <w:tcW w:w="250" w:type="pct"/>
            <w:tcBorders>
              <w:top w:val="single" w:sz="4" w:space="0" w:color="auto"/>
              <w:left w:val="nil"/>
              <w:bottom w:val="single" w:sz="4" w:space="0" w:color="auto"/>
              <w:right w:val="single" w:sz="4" w:space="0" w:color="auto"/>
            </w:tcBorders>
            <w:vAlign w:val="center"/>
          </w:tcPr>
          <w:p w14:paraId="3BD1A779" w14:textId="77777777" w:rsidR="00BD40B1" w:rsidRPr="00C13C61" w:rsidRDefault="00BD40B1" w:rsidP="00F147E0">
            <w:pPr>
              <w:pStyle w:val="Table-Text-Centered"/>
              <w:rPr>
                <w:ins w:id="5520" w:author="Marmol, Dominika Klaudia" w:date="2026-06-08T11:44:00Z"/>
              </w:rPr>
            </w:pPr>
          </w:p>
        </w:tc>
        <w:tc>
          <w:tcPr>
            <w:tcW w:w="252" w:type="pct"/>
            <w:tcBorders>
              <w:top w:val="single" w:sz="4" w:space="0" w:color="auto"/>
              <w:left w:val="nil"/>
              <w:bottom w:val="single" w:sz="4" w:space="0" w:color="auto"/>
              <w:right w:val="single" w:sz="4" w:space="0" w:color="auto"/>
            </w:tcBorders>
            <w:vAlign w:val="center"/>
          </w:tcPr>
          <w:p w14:paraId="751290C4" w14:textId="77777777" w:rsidR="00BD40B1" w:rsidRPr="00C13C61" w:rsidRDefault="00BD40B1" w:rsidP="00F147E0">
            <w:pPr>
              <w:pStyle w:val="Table-Text-Centered"/>
              <w:rPr>
                <w:ins w:id="5521" w:author="Marmol, Dominika Klaudia" w:date="2026-06-08T11:44:00Z"/>
              </w:rPr>
            </w:pPr>
          </w:p>
        </w:tc>
        <w:tc>
          <w:tcPr>
            <w:tcW w:w="452" w:type="pct"/>
            <w:tcBorders>
              <w:top w:val="single" w:sz="4" w:space="0" w:color="auto"/>
              <w:left w:val="nil"/>
              <w:bottom w:val="single" w:sz="4" w:space="0" w:color="auto"/>
              <w:right w:val="single" w:sz="4" w:space="0" w:color="auto"/>
            </w:tcBorders>
            <w:vAlign w:val="center"/>
          </w:tcPr>
          <w:p w14:paraId="644897CD" w14:textId="77777777" w:rsidR="00BD40B1" w:rsidRPr="00C13C61" w:rsidRDefault="00BD40B1" w:rsidP="00F147E0">
            <w:pPr>
              <w:pStyle w:val="Table-Text-Centered"/>
              <w:rPr>
                <w:ins w:id="5522" w:author="Marmol, Dominika Klaudia" w:date="2026-06-08T11:44:00Z"/>
              </w:rPr>
            </w:pPr>
          </w:p>
        </w:tc>
        <w:tc>
          <w:tcPr>
            <w:tcW w:w="355" w:type="pct"/>
            <w:tcBorders>
              <w:top w:val="single" w:sz="4" w:space="0" w:color="auto"/>
              <w:left w:val="nil"/>
              <w:bottom w:val="single" w:sz="4" w:space="0" w:color="auto"/>
              <w:right w:val="single" w:sz="4" w:space="0" w:color="auto"/>
            </w:tcBorders>
            <w:vAlign w:val="center"/>
          </w:tcPr>
          <w:p w14:paraId="4FF48331" w14:textId="77777777" w:rsidR="00BD40B1" w:rsidRPr="00C13C61" w:rsidRDefault="00BD40B1" w:rsidP="00F147E0">
            <w:pPr>
              <w:pStyle w:val="Table-Text-Centered"/>
              <w:rPr>
                <w:ins w:id="5523" w:author="Marmol, Dominika Klaudia" w:date="2026-06-08T11:44:00Z"/>
              </w:rPr>
            </w:pPr>
          </w:p>
        </w:tc>
        <w:tc>
          <w:tcPr>
            <w:tcW w:w="350" w:type="pct"/>
            <w:tcBorders>
              <w:top w:val="single" w:sz="4" w:space="0" w:color="auto"/>
              <w:left w:val="single" w:sz="4" w:space="0" w:color="auto"/>
              <w:bottom w:val="single" w:sz="4" w:space="0" w:color="auto"/>
              <w:right w:val="single" w:sz="4" w:space="0" w:color="auto"/>
            </w:tcBorders>
            <w:vAlign w:val="center"/>
          </w:tcPr>
          <w:p w14:paraId="7259C1F8" w14:textId="77777777" w:rsidR="00BD40B1" w:rsidRPr="00C13C61" w:rsidRDefault="00BD40B1" w:rsidP="00F147E0">
            <w:pPr>
              <w:pStyle w:val="Table-Text-Centered"/>
              <w:rPr>
                <w:ins w:id="5524" w:author="Marmol, Dominika Klaudia" w:date="2026-06-08T11:44:00Z"/>
              </w:rPr>
            </w:pPr>
          </w:p>
        </w:tc>
        <w:tc>
          <w:tcPr>
            <w:tcW w:w="408" w:type="pct"/>
            <w:tcBorders>
              <w:top w:val="single" w:sz="4" w:space="0" w:color="auto"/>
              <w:left w:val="single" w:sz="4" w:space="0" w:color="auto"/>
              <w:bottom w:val="single" w:sz="4" w:space="0" w:color="auto"/>
              <w:right w:val="single" w:sz="4" w:space="0" w:color="auto"/>
            </w:tcBorders>
            <w:vAlign w:val="center"/>
          </w:tcPr>
          <w:p w14:paraId="787338C2" w14:textId="77777777" w:rsidR="00BD40B1" w:rsidRPr="00C13C61" w:rsidRDefault="00BD40B1" w:rsidP="00F147E0">
            <w:pPr>
              <w:pStyle w:val="Table-Text-Centered"/>
              <w:rPr>
                <w:ins w:id="5525" w:author="Marmol, Dominika Klaudia" w:date="2026-06-08T11:44:00Z"/>
              </w:rPr>
            </w:pPr>
          </w:p>
        </w:tc>
        <w:tc>
          <w:tcPr>
            <w:tcW w:w="375" w:type="pct"/>
            <w:tcBorders>
              <w:top w:val="single" w:sz="4" w:space="0" w:color="auto"/>
              <w:left w:val="nil"/>
              <w:bottom w:val="single" w:sz="4" w:space="0" w:color="auto"/>
              <w:right w:val="single" w:sz="4" w:space="0" w:color="auto"/>
            </w:tcBorders>
            <w:vAlign w:val="center"/>
          </w:tcPr>
          <w:p w14:paraId="77555971" w14:textId="77777777" w:rsidR="00BD40B1" w:rsidRPr="00C13C61" w:rsidRDefault="00BD40B1" w:rsidP="00F147E0">
            <w:pPr>
              <w:pStyle w:val="Table-Text-Centered"/>
              <w:rPr>
                <w:ins w:id="5526" w:author="Marmol, Dominika Klaudia" w:date="2026-06-08T11:44:00Z"/>
              </w:rPr>
            </w:pPr>
          </w:p>
        </w:tc>
      </w:tr>
      <w:tr w:rsidR="008F5115" w14:paraId="42DF1462" w14:textId="77777777" w:rsidTr="00F147E0">
        <w:trPr>
          <w:trHeight w:val="284"/>
          <w:jc w:val="center"/>
          <w:ins w:id="5527"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02398297" w14:textId="77777777" w:rsidR="00BD40B1" w:rsidRPr="00C13C61" w:rsidRDefault="00E27C57" w:rsidP="00F147E0">
            <w:pPr>
              <w:pStyle w:val="Table-Text-Left"/>
              <w:rPr>
                <w:ins w:id="5528" w:author="Marmol, Dominika Klaudia" w:date="2026-06-08T11:44:00Z"/>
                <w:vertAlign w:val="superscript"/>
                <w:lang w:val="en-US"/>
              </w:rPr>
            </w:pPr>
            <w:ins w:id="5529" w:author="Marmol, Dominika Klaudia" w:date="2026-06-08T11:44:00Z">
              <w:r w:rsidRPr="00C13C61">
                <w:rPr>
                  <w:lang w:val="en-US"/>
                </w:rPr>
                <w:t>Full physical examination</w:t>
              </w:r>
            </w:ins>
          </w:p>
        </w:tc>
        <w:tc>
          <w:tcPr>
            <w:tcW w:w="703" w:type="pct"/>
            <w:tcBorders>
              <w:top w:val="single" w:sz="4" w:space="0" w:color="auto"/>
              <w:left w:val="nil"/>
              <w:bottom w:val="single" w:sz="4" w:space="0" w:color="auto"/>
              <w:right w:val="single" w:sz="4" w:space="0" w:color="auto"/>
            </w:tcBorders>
            <w:vAlign w:val="center"/>
          </w:tcPr>
          <w:p w14:paraId="73537C1F" w14:textId="77777777" w:rsidR="00BD40B1" w:rsidRPr="00C13C61" w:rsidRDefault="00E27C57" w:rsidP="00F147E0">
            <w:pPr>
              <w:pStyle w:val="Table-Text-Centered"/>
              <w:rPr>
                <w:ins w:id="5530" w:author="Marmol, Dominika Klaudia" w:date="2026-06-08T11:44:00Z"/>
                <w:lang w:val="en-US"/>
              </w:rPr>
            </w:pPr>
            <w:ins w:id="5531" w:author="Marmol, Dominika Klaudia" w:date="2026-06-08T11:44:00Z">
              <w:r w:rsidRPr="00C13C61">
                <w:rPr>
                  <w:lang w:val="en-US"/>
                </w:rPr>
                <w:t>X</w:t>
              </w:r>
            </w:ins>
          </w:p>
        </w:tc>
        <w:tc>
          <w:tcPr>
            <w:tcW w:w="251" w:type="pct"/>
            <w:tcBorders>
              <w:top w:val="single" w:sz="4" w:space="0" w:color="auto"/>
              <w:left w:val="nil"/>
              <w:bottom w:val="single" w:sz="4" w:space="0" w:color="auto"/>
              <w:right w:val="single" w:sz="4" w:space="0" w:color="auto"/>
            </w:tcBorders>
            <w:vAlign w:val="center"/>
          </w:tcPr>
          <w:p w14:paraId="64CDA3FA" w14:textId="77777777" w:rsidR="00BD40B1" w:rsidRPr="00C13C61" w:rsidRDefault="00BD40B1" w:rsidP="00F147E0">
            <w:pPr>
              <w:pStyle w:val="Table-Text-Centered"/>
              <w:rPr>
                <w:ins w:id="5532" w:author="Marmol, Dominika Klaudia" w:date="2026-06-08T11:44:00Z"/>
                <w:lang w:val="en-US"/>
              </w:rPr>
            </w:pPr>
          </w:p>
        </w:tc>
        <w:tc>
          <w:tcPr>
            <w:tcW w:w="251" w:type="pct"/>
            <w:tcBorders>
              <w:top w:val="single" w:sz="4" w:space="0" w:color="auto"/>
              <w:left w:val="nil"/>
              <w:bottom w:val="single" w:sz="4" w:space="0" w:color="auto"/>
              <w:right w:val="single" w:sz="4" w:space="0" w:color="auto"/>
            </w:tcBorders>
            <w:vAlign w:val="center"/>
          </w:tcPr>
          <w:p w14:paraId="4018A22F" w14:textId="77777777" w:rsidR="00BD40B1" w:rsidRPr="00C13C61" w:rsidRDefault="00BD40B1" w:rsidP="00F147E0">
            <w:pPr>
              <w:pStyle w:val="Table-Text-Centered"/>
              <w:rPr>
                <w:ins w:id="5533" w:author="Marmol, Dominika Klaudia" w:date="2026-06-08T11:44:00Z"/>
                <w:lang w:val="en-US"/>
              </w:rPr>
            </w:pPr>
          </w:p>
        </w:tc>
        <w:tc>
          <w:tcPr>
            <w:tcW w:w="251" w:type="pct"/>
            <w:tcBorders>
              <w:top w:val="single" w:sz="4" w:space="0" w:color="auto"/>
              <w:left w:val="nil"/>
              <w:bottom w:val="single" w:sz="4" w:space="0" w:color="auto"/>
              <w:right w:val="single" w:sz="4" w:space="0" w:color="auto"/>
            </w:tcBorders>
            <w:vAlign w:val="center"/>
          </w:tcPr>
          <w:p w14:paraId="0C12C24A" w14:textId="77777777" w:rsidR="00BD40B1" w:rsidRPr="00C13C61" w:rsidRDefault="00BD40B1" w:rsidP="00F147E0">
            <w:pPr>
              <w:pStyle w:val="Table-Text-Centered"/>
              <w:rPr>
                <w:ins w:id="5534" w:author="Marmol, Dominika Klaudia" w:date="2026-06-08T11:44:00Z"/>
                <w:lang w:val="en-US"/>
              </w:rPr>
            </w:pPr>
          </w:p>
        </w:tc>
        <w:tc>
          <w:tcPr>
            <w:tcW w:w="250" w:type="pct"/>
            <w:tcBorders>
              <w:top w:val="single" w:sz="4" w:space="0" w:color="auto"/>
              <w:left w:val="nil"/>
              <w:bottom w:val="single" w:sz="4" w:space="0" w:color="auto"/>
              <w:right w:val="single" w:sz="4" w:space="0" w:color="auto"/>
            </w:tcBorders>
            <w:vAlign w:val="center"/>
          </w:tcPr>
          <w:p w14:paraId="46B442DC" w14:textId="77777777" w:rsidR="00BD40B1" w:rsidRPr="00C13C61" w:rsidRDefault="00BD40B1" w:rsidP="00F147E0">
            <w:pPr>
              <w:pStyle w:val="Table-Text-Centered"/>
              <w:rPr>
                <w:ins w:id="5535" w:author="Marmol, Dominika Klaudia" w:date="2026-06-08T11:44:00Z"/>
                <w:lang w:val="en-US"/>
              </w:rPr>
            </w:pPr>
          </w:p>
        </w:tc>
        <w:tc>
          <w:tcPr>
            <w:tcW w:w="252" w:type="pct"/>
            <w:tcBorders>
              <w:top w:val="single" w:sz="4" w:space="0" w:color="auto"/>
              <w:left w:val="nil"/>
              <w:bottom w:val="single" w:sz="4" w:space="0" w:color="auto"/>
              <w:right w:val="single" w:sz="4" w:space="0" w:color="auto"/>
            </w:tcBorders>
            <w:vAlign w:val="center"/>
          </w:tcPr>
          <w:p w14:paraId="0C75D1AF" w14:textId="77777777" w:rsidR="00BD40B1" w:rsidRPr="00C13C61" w:rsidRDefault="00BD40B1" w:rsidP="00F147E0">
            <w:pPr>
              <w:pStyle w:val="Table-Text-Centered"/>
              <w:rPr>
                <w:ins w:id="5536" w:author="Marmol, Dominika Klaudia" w:date="2026-06-08T11:44:00Z"/>
                <w:lang w:val="en-US"/>
              </w:rPr>
            </w:pPr>
          </w:p>
        </w:tc>
        <w:tc>
          <w:tcPr>
            <w:tcW w:w="452" w:type="pct"/>
            <w:tcBorders>
              <w:top w:val="single" w:sz="4" w:space="0" w:color="auto"/>
              <w:left w:val="nil"/>
              <w:bottom w:val="single" w:sz="4" w:space="0" w:color="auto"/>
              <w:right w:val="single" w:sz="4" w:space="0" w:color="auto"/>
            </w:tcBorders>
            <w:vAlign w:val="center"/>
          </w:tcPr>
          <w:p w14:paraId="1EF9DF4C" w14:textId="77777777" w:rsidR="00BD40B1" w:rsidRPr="00C13C61" w:rsidRDefault="00BD40B1" w:rsidP="00F147E0">
            <w:pPr>
              <w:pStyle w:val="Table-Text-Centered"/>
              <w:rPr>
                <w:ins w:id="5537" w:author="Marmol, Dominika Klaudia" w:date="2026-06-08T11:44:00Z"/>
                <w:lang w:val="en-US"/>
              </w:rPr>
            </w:pPr>
          </w:p>
        </w:tc>
        <w:tc>
          <w:tcPr>
            <w:tcW w:w="355" w:type="pct"/>
            <w:tcBorders>
              <w:top w:val="single" w:sz="4" w:space="0" w:color="auto"/>
              <w:left w:val="nil"/>
              <w:bottom w:val="single" w:sz="4" w:space="0" w:color="auto"/>
              <w:right w:val="single" w:sz="4" w:space="0" w:color="auto"/>
            </w:tcBorders>
            <w:vAlign w:val="center"/>
          </w:tcPr>
          <w:p w14:paraId="72F82D57" w14:textId="77777777" w:rsidR="00BD40B1" w:rsidRPr="00C13C61" w:rsidRDefault="00BD40B1" w:rsidP="00F147E0">
            <w:pPr>
              <w:pStyle w:val="Table-Text-Centered"/>
              <w:rPr>
                <w:ins w:id="5538" w:author="Marmol, Dominika Klaudia" w:date="2026-06-08T11:44:00Z"/>
              </w:rPr>
            </w:pPr>
          </w:p>
        </w:tc>
        <w:tc>
          <w:tcPr>
            <w:tcW w:w="350" w:type="pct"/>
            <w:tcBorders>
              <w:top w:val="single" w:sz="4" w:space="0" w:color="auto"/>
              <w:left w:val="single" w:sz="4" w:space="0" w:color="auto"/>
              <w:bottom w:val="single" w:sz="4" w:space="0" w:color="auto"/>
              <w:right w:val="single" w:sz="4" w:space="0" w:color="auto"/>
            </w:tcBorders>
            <w:vAlign w:val="center"/>
          </w:tcPr>
          <w:p w14:paraId="35F04E6E" w14:textId="77777777" w:rsidR="00BD40B1" w:rsidRPr="00C13C61" w:rsidRDefault="00BD40B1" w:rsidP="00F147E0">
            <w:pPr>
              <w:pStyle w:val="Table-Text-Centered"/>
              <w:rPr>
                <w:ins w:id="5539" w:author="Marmol, Dominika Klaudia" w:date="2026-06-08T11:44: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5EFD941F" w14:textId="77777777" w:rsidR="00BD40B1" w:rsidRPr="00C13C61" w:rsidRDefault="00BD40B1" w:rsidP="00F147E0">
            <w:pPr>
              <w:pStyle w:val="Table-Text-Centered"/>
              <w:rPr>
                <w:ins w:id="5540" w:author="Marmol, Dominika Klaudia" w:date="2026-06-08T11:44:00Z"/>
                <w:lang w:val="en-US"/>
              </w:rPr>
            </w:pPr>
          </w:p>
        </w:tc>
        <w:tc>
          <w:tcPr>
            <w:tcW w:w="375" w:type="pct"/>
            <w:tcBorders>
              <w:top w:val="single" w:sz="4" w:space="0" w:color="auto"/>
              <w:left w:val="nil"/>
              <w:bottom w:val="single" w:sz="4" w:space="0" w:color="auto"/>
              <w:right w:val="single" w:sz="4" w:space="0" w:color="auto"/>
            </w:tcBorders>
            <w:vAlign w:val="center"/>
          </w:tcPr>
          <w:p w14:paraId="41285203" w14:textId="77777777" w:rsidR="00BD40B1" w:rsidRPr="00C13C61" w:rsidRDefault="00BD40B1" w:rsidP="00F147E0">
            <w:pPr>
              <w:pStyle w:val="Table-Text-Centered"/>
              <w:rPr>
                <w:ins w:id="5541" w:author="Marmol, Dominika Klaudia" w:date="2026-06-08T11:44:00Z"/>
                <w:lang w:val="en-US"/>
              </w:rPr>
            </w:pPr>
          </w:p>
        </w:tc>
      </w:tr>
      <w:tr w:rsidR="008F5115" w14:paraId="12E104F0" w14:textId="77777777" w:rsidTr="00F147E0">
        <w:trPr>
          <w:trHeight w:val="284"/>
          <w:jc w:val="center"/>
          <w:ins w:id="5542"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031DBE89" w14:textId="77777777" w:rsidR="00BD40B1" w:rsidRPr="00C13C61" w:rsidRDefault="00E27C57" w:rsidP="00F147E0">
            <w:pPr>
              <w:pStyle w:val="Table-Text-Left"/>
              <w:rPr>
                <w:ins w:id="5543" w:author="Marmol, Dominika Klaudia" w:date="2026-06-08T11:44:00Z"/>
                <w:vertAlign w:val="superscript"/>
                <w:lang w:val="en-US"/>
              </w:rPr>
            </w:pPr>
            <w:ins w:id="5544" w:author="Marmol, Dominika Klaudia" w:date="2026-06-08T11:44:00Z">
              <w:r w:rsidRPr="00C13C61">
                <w:rPr>
                  <w:lang w:val="en-US"/>
                </w:rPr>
                <w:t>Symptom-directed physical examination </w:t>
              </w:r>
              <w:r w:rsidRPr="00C13C61">
                <w:rPr>
                  <w:sz w:val="22"/>
                  <w:vertAlign w:val="superscript"/>
                  <w:lang w:val="en-US"/>
                </w:rPr>
                <w:t>h</w:t>
              </w:r>
            </w:ins>
          </w:p>
        </w:tc>
        <w:tc>
          <w:tcPr>
            <w:tcW w:w="703" w:type="pct"/>
            <w:tcBorders>
              <w:top w:val="single" w:sz="4" w:space="0" w:color="auto"/>
              <w:left w:val="nil"/>
              <w:bottom w:val="single" w:sz="4" w:space="0" w:color="auto"/>
              <w:right w:val="single" w:sz="4" w:space="0" w:color="auto"/>
            </w:tcBorders>
            <w:vAlign w:val="center"/>
          </w:tcPr>
          <w:p w14:paraId="27233376" w14:textId="77777777" w:rsidR="00BD40B1" w:rsidRPr="00C13C61" w:rsidRDefault="00BD40B1" w:rsidP="00F147E0">
            <w:pPr>
              <w:pStyle w:val="Table-Text-Centered"/>
              <w:rPr>
                <w:ins w:id="5545" w:author="Marmol, Dominika Klaudia" w:date="2026-06-08T11:44:00Z"/>
                <w:lang w:val="en-US"/>
              </w:rPr>
            </w:pPr>
          </w:p>
        </w:tc>
        <w:tc>
          <w:tcPr>
            <w:tcW w:w="251" w:type="pct"/>
            <w:tcBorders>
              <w:top w:val="single" w:sz="4" w:space="0" w:color="auto"/>
              <w:left w:val="nil"/>
              <w:bottom w:val="single" w:sz="4" w:space="0" w:color="auto"/>
              <w:right w:val="single" w:sz="4" w:space="0" w:color="auto"/>
            </w:tcBorders>
            <w:vAlign w:val="center"/>
          </w:tcPr>
          <w:p w14:paraId="0C79F75C" w14:textId="77777777" w:rsidR="00BD40B1" w:rsidRPr="00C13C61" w:rsidRDefault="00E27C57" w:rsidP="00F147E0">
            <w:pPr>
              <w:pStyle w:val="Table-Text-Centered"/>
              <w:rPr>
                <w:ins w:id="5546" w:author="Marmol, Dominika Klaudia" w:date="2026-06-08T11:44:00Z"/>
                <w:lang w:val="en-US"/>
              </w:rPr>
            </w:pPr>
            <w:ins w:id="5547" w:author="Marmol, Dominika Klaudia" w:date="2026-06-08T11:44:00Z">
              <w:r w:rsidRPr="00C13C61">
                <w:rPr>
                  <w:lang w:val="en-US"/>
                </w:rPr>
                <w:t>X</w:t>
              </w:r>
            </w:ins>
          </w:p>
        </w:tc>
        <w:tc>
          <w:tcPr>
            <w:tcW w:w="251" w:type="pct"/>
            <w:tcBorders>
              <w:top w:val="single" w:sz="4" w:space="0" w:color="auto"/>
              <w:left w:val="nil"/>
              <w:bottom w:val="single" w:sz="4" w:space="0" w:color="auto"/>
              <w:right w:val="single" w:sz="4" w:space="0" w:color="auto"/>
            </w:tcBorders>
            <w:vAlign w:val="center"/>
          </w:tcPr>
          <w:p w14:paraId="3E134576" w14:textId="77777777" w:rsidR="00BD40B1" w:rsidRPr="00C13C61" w:rsidRDefault="00E27C57" w:rsidP="00F147E0">
            <w:pPr>
              <w:pStyle w:val="Table-Text-Centered"/>
              <w:rPr>
                <w:ins w:id="5548" w:author="Marmol, Dominika Klaudia" w:date="2026-06-08T11:44:00Z"/>
                <w:lang w:val="en-US"/>
              </w:rPr>
            </w:pPr>
            <w:ins w:id="5549" w:author="Marmol, Dominika Klaudia" w:date="2026-06-08T11:44:00Z">
              <w:r w:rsidRPr="00C13C61">
                <w:rPr>
                  <w:lang w:val="en-US"/>
                </w:rPr>
                <w:t>X</w:t>
              </w:r>
            </w:ins>
          </w:p>
        </w:tc>
        <w:tc>
          <w:tcPr>
            <w:tcW w:w="251" w:type="pct"/>
            <w:tcBorders>
              <w:top w:val="single" w:sz="4" w:space="0" w:color="auto"/>
              <w:left w:val="nil"/>
              <w:bottom w:val="single" w:sz="4" w:space="0" w:color="auto"/>
              <w:right w:val="single" w:sz="4" w:space="0" w:color="auto"/>
            </w:tcBorders>
            <w:vAlign w:val="center"/>
          </w:tcPr>
          <w:p w14:paraId="045C8CD3" w14:textId="77777777" w:rsidR="00BD40B1" w:rsidRPr="00C13C61" w:rsidRDefault="00E27C57" w:rsidP="00F147E0">
            <w:pPr>
              <w:pStyle w:val="Table-Text-Centered"/>
              <w:rPr>
                <w:ins w:id="5550" w:author="Marmol, Dominika Klaudia" w:date="2026-06-08T11:44:00Z"/>
                <w:lang w:val="en-US"/>
              </w:rPr>
            </w:pPr>
            <w:ins w:id="5551" w:author="Marmol, Dominika Klaudia" w:date="2026-06-08T11:44:00Z">
              <w:r w:rsidRPr="00C13C61">
                <w:rPr>
                  <w:lang w:val="en-US"/>
                </w:rPr>
                <w:t>X</w:t>
              </w:r>
            </w:ins>
          </w:p>
        </w:tc>
        <w:tc>
          <w:tcPr>
            <w:tcW w:w="250" w:type="pct"/>
            <w:tcBorders>
              <w:top w:val="single" w:sz="4" w:space="0" w:color="auto"/>
              <w:left w:val="nil"/>
              <w:bottom w:val="single" w:sz="4" w:space="0" w:color="auto"/>
              <w:right w:val="single" w:sz="4" w:space="0" w:color="auto"/>
            </w:tcBorders>
            <w:vAlign w:val="center"/>
          </w:tcPr>
          <w:p w14:paraId="6D931CAB" w14:textId="77777777" w:rsidR="00BD40B1" w:rsidRPr="00C13C61" w:rsidRDefault="00E27C57" w:rsidP="00F147E0">
            <w:pPr>
              <w:pStyle w:val="Table-Text-Centered"/>
              <w:rPr>
                <w:ins w:id="5552" w:author="Marmol, Dominika Klaudia" w:date="2026-06-08T11:44:00Z"/>
                <w:lang w:val="en-US"/>
              </w:rPr>
            </w:pPr>
            <w:ins w:id="5553" w:author="Marmol, Dominika Klaudia" w:date="2026-06-08T11:44:00Z">
              <w:r w:rsidRPr="00C13C61">
                <w:rPr>
                  <w:lang w:val="en-US"/>
                </w:rPr>
                <w:t>X</w:t>
              </w:r>
            </w:ins>
          </w:p>
        </w:tc>
        <w:tc>
          <w:tcPr>
            <w:tcW w:w="252" w:type="pct"/>
            <w:tcBorders>
              <w:top w:val="single" w:sz="4" w:space="0" w:color="auto"/>
              <w:left w:val="nil"/>
              <w:bottom w:val="single" w:sz="4" w:space="0" w:color="auto"/>
              <w:right w:val="single" w:sz="4" w:space="0" w:color="auto"/>
            </w:tcBorders>
            <w:vAlign w:val="center"/>
          </w:tcPr>
          <w:p w14:paraId="3FBFB7CB" w14:textId="77777777" w:rsidR="00BD40B1" w:rsidRPr="00C13C61" w:rsidRDefault="00E27C57" w:rsidP="00F147E0">
            <w:pPr>
              <w:pStyle w:val="Table-Text-Centered"/>
              <w:rPr>
                <w:ins w:id="5554" w:author="Marmol, Dominika Klaudia" w:date="2026-06-08T11:44:00Z"/>
                <w:lang w:val="en-US"/>
              </w:rPr>
            </w:pPr>
            <w:ins w:id="5555" w:author="Marmol, Dominika Klaudia" w:date="2026-06-08T11:44:00Z">
              <w:r w:rsidRPr="00C13C61">
                <w:rPr>
                  <w:lang w:val="en-US"/>
                </w:rPr>
                <w:t>X</w:t>
              </w:r>
            </w:ins>
          </w:p>
        </w:tc>
        <w:tc>
          <w:tcPr>
            <w:tcW w:w="452" w:type="pct"/>
            <w:tcBorders>
              <w:top w:val="single" w:sz="4" w:space="0" w:color="auto"/>
              <w:left w:val="nil"/>
              <w:bottom w:val="single" w:sz="4" w:space="0" w:color="auto"/>
              <w:right w:val="single" w:sz="4" w:space="0" w:color="auto"/>
            </w:tcBorders>
            <w:vAlign w:val="center"/>
          </w:tcPr>
          <w:p w14:paraId="38FAC156" w14:textId="77777777" w:rsidR="00BD40B1" w:rsidRPr="00C13C61" w:rsidRDefault="00E27C57" w:rsidP="00F147E0">
            <w:pPr>
              <w:pStyle w:val="Table-Text-Centered"/>
              <w:rPr>
                <w:ins w:id="5556" w:author="Marmol, Dominika Klaudia" w:date="2026-06-08T11:44:00Z"/>
                <w:lang w:val="en-US"/>
              </w:rPr>
            </w:pPr>
            <w:ins w:id="5557" w:author="Marmol, Dominika Klaudia" w:date="2026-06-08T11:44:00Z">
              <w:r w:rsidRPr="00C13C61">
                <w:rPr>
                  <w:lang w:val="en-US"/>
                </w:rPr>
                <w:t>X</w:t>
              </w:r>
            </w:ins>
          </w:p>
        </w:tc>
        <w:tc>
          <w:tcPr>
            <w:tcW w:w="355" w:type="pct"/>
            <w:tcBorders>
              <w:top w:val="single" w:sz="4" w:space="0" w:color="auto"/>
              <w:left w:val="nil"/>
              <w:bottom w:val="single" w:sz="4" w:space="0" w:color="auto"/>
              <w:right w:val="single" w:sz="4" w:space="0" w:color="auto"/>
            </w:tcBorders>
            <w:vAlign w:val="center"/>
          </w:tcPr>
          <w:p w14:paraId="06D7CAE0" w14:textId="77777777" w:rsidR="00BD40B1" w:rsidRPr="00C13C61" w:rsidRDefault="00E27C57" w:rsidP="00F147E0">
            <w:pPr>
              <w:pStyle w:val="Table-Text-Centered"/>
              <w:rPr>
                <w:ins w:id="5558" w:author="Marmol, Dominika Klaudia" w:date="2026-06-08T11:44:00Z"/>
              </w:rPr>
            </w:pPr>
            <w:ins w:id="5559" w:author="Marmol, Dominika Klaudia" w:date="2026-06-08T11:44:00Z">
              <w:r w:rsidRPr="00C13C61">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1F8EA38E" w14:textId="77777777" w:rsidR="00BD40B1" w:rsidRPr="00C13C61" w:rsidRDefault="00E27C57" w:rsidP="00F147E0">
            <w:pPr>
              <w:pStyle w:val="Table-Text-Centered"/>
              <w:rPr>
                <w:ins w:id="5560" w:author="Marmol, Dominika Klaudia" w:date="2026-06-08T11:44:00Z"/>
                <w:lang w:val="en-US"/>
              </w:rPr>
            </w:pPr>
            <w:ins w:id="5561" w:author="Marmol, Dominika Klaudia" w:date="2026-06-08T11:44:00Z">
              <w:r w:rsidRPr="00C13C61">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3E25508F" w14:textId="77777777" w:rsidR="00BD40B1" w:rsidRPr="00C13C61" w:rsidRDefault="00E27C57" w:rsidP="00F147E0">
            <w:pPr>
              <w:pStyle w:val="Table-Text-Centered"/>
              <w:rPr>
                <w:ins w:id="5562" w:author="Marmol, Dominika Klaudia" w:date="2026-06-08T11:44:00Z"/>
                <w:lang w:val="en-US"/>
              </w:rPr>
            </w:pPr>
            <w:ins w:id="5563" w:author="Marmol, Dominika Klaudia" w:date="2026-06-08T11:44:00Z">
              <w:r w:rsidRPr="00C13C61">
                <w:rPr>
                  <w:lang w:val="en-US"/>
                </w:rPr>
                <w:t>X</w:t>
              </w:r>
            </w:ins>
          </w:p>
        </w:tc>
        <w:tc>
          <w:tcPr>
            <w:tcW w:w="375" w:type="pct"/>
            <w:tcBorders>
              <w:top w:val="single" w:sz="4" w:space="0" w:color="auto"/>
              <w:left w:val="nil"/>
              <w:bottom w:val="single" w:sz="4" w:space="0" w:color="auto"/>
              <w:right w:val="single" w:sz="4" w:space="0" w:color="auto"/>
            </w:tcBorders>
            <w:vAlign w:val="center"/>
          </w:tcPr>
          <w:p w14:paraId="38904CD9" w14:textId="77777777" w:rsidR="00BD40B1" w:rsidRPr="00C13C61" w:rsidRDefault="00BD40B1" w:rsidP="00F147E0">
            <w:pPr>
              <w:pStyle w:val="Table-Text-Centered"/>
              <w:rPr>
                <w:ins w:id="5564" w:author="Marmol, Dominika Klaudia" w:date="2026-06-08T11:44:00Z"/>
                <w:lang w:val="en-US"/>
              </w:rPr>
            </w:pPr>
          </w:p>
        </w:tc>
      </w:tr>
      <w:tr w:rsidR="008F5115" w14:paraId="0E5CC7DF" w14:textId="77777777" w:rsidTr="00F147E0">
        <w:trPr>
          <w:trHeight w:val="284"/>
          <w:jc w:val="center"/>
          <w:ins w:id="5565"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5D873870" w14:textId="77777777" w:rsidR="00BD40B1" w:rsidRPr="00C13C61" w:rsidRDefault="00E27C57" w:rsidP="00F147E0">
            <w:pPr>
              <w:pStyle w:val="Table-Text-Left"/>
              <w:rPr>
                <w:ins w:id="5566" w:author="Marmol, Dominika Klaudia" w:date="2026-06-08T11:44:00Z"/>
                <w:lang w:val="en-US"/>
              </w:rPr>
            </w:pPr>
            <w:ins w:id="5567" w:author="Marmol, Dominika Klaudia" w:date="2026-06-08T11:44:00Z">
              <w:r w:rsidRPr="00C13C61">
                <w:rPr>
                  <w:lang w:val="en-US"/>
                </w:rPr>
                <w:t>Height</w:t>
              </w:r>
            </w:ins>
          </w:p>
        </w:tc>
        <w:tc>
          <w:tcPr>
            <w:tcW w:w="703" w:type="pct"/>
            <w:tcBorders>
              <w:top w:val="single" w:sz="4" w:space="0" w:color="auto"/>
              <w:left w:val="nil"/>
              <w:bottom w:val="single" w:sz="4" w:space="0" w:color="auto"/>
              <w:right w:val="single" w:sz="4" w:space="0" w:color="auto"/>
            </w:tcBorders>
            <w:vAlign w:val="center"/>
          </w:tcPr>
          <w:p w14:paraId="278D04F2" w14:textId="77777777" w:rsidR="00BD40B1" w:rsidRPr="00C13C61" w:rsidRDefault="00E27C57" w:rsidP="00F147E0">
            <w:pPr>
              <w:pStyle w:val="Table-Text-Centered"/>
              <w:rPr>
                <w:ins w:id="5568" w:author="Marmol, Dominika Klaudia" w:date="2026-06-08T11:44:00Z"/>
                <w:lang w:val="en-US"/>
              </w:rPr>
            </w:pPr>
            <w:ins w:id="5569" w:author="Marmol, Dominika Klaudia" w:date="2026-06-08T11:44:00Z">
              <w:r w:rsidRPr="00C13C61">
                <w:rPr>
                  <w:lang w:val="en-US"/>
                </w:rPr>
                <w:t>X</w:t>
              </w:r>
            </w:ins>
          </w:p>
        </w:tc>
        <w:tc>
          <w:tcPr>
            <w:tcW w:w="251" w:type="pct"/>
            <w:tcBorders>
              <w:top w:val="single" w:sz="4" w:space="0" w:color="auto"/>
              <w:left w:val="nil"/>
              <w:bottom w:val="single" w:sz="4" w:space="0" w:color="auto"/>
              <w:right w:val="single" w:sz="4" w:space="0" w:color="auto"/>
            </w:tcBorders>
            <w:vAlign w:val="center"/>
          </w:tcPr>
          <w:p w14:paraId="68036CBD" w14:textId="77777777" w:rsidR="00BD40B1" w:rsidRPr="00C13C61" w:rsidRDefault="00BD40B1" w:rsidP="00F147E0">
            <w:pPr>
              <w:pStyle w:val="Table-Text-Centered"/>
              <w:rPr>
                <w:ins w:id="5570" w:author="Marmol, Dominika Klaudia" w:date="2026-06-08T11:44:00Z"/>
                <w:lang w:val="en-US"/>
              </w:rPr>
            </w:pPr>
          </w:p>
        </w:tc>
        <w:tc>
          <w:tcPr>
            <w:tcW w:w="251" w:type="pct"/>
            <w:tcBorders>
              <w:top w:val="single" w:sz="4" w:space="0" w:color="auto"/>
              <w:left w:val="nil"/>
              <w:bottom w:val="single" w:sz="4" w:space="0" w:color="auto"/>
              <w:right w:val="single" w:sz="4" w:space="0" w:color="auto"/>
            </w:tcBorders>
            <w:vAlign w:val="center"/>
          </w:tcPr>
          <w:p w14:paraId="666F6AAC" w14:textId="77777777" w:rsidR="00BD40B1" w:rsidRPr="00C13C61" w:rsidRDefault="00BD40B1" w:rsidP="00F147E0">
            <w:pPr>
              <w:pStyle w:val="Table-Text-Centered"/>
              <w:rPr>
                <w:ins w:id="5571" w:author="Marmol, Dominika Klaudia" w:date="2026-06-08T11:44:00Z"/>
                <w:lang w:val="en-US"/>
              </w:rPr>
            </w:pPr>
          </w:p>
        </w:tc>
        <w:tc>
          <w:tcPr>
            <w:tcW w:w="251" w:type="pct"/>
            <w:tcBorders>
              <w:top w:val="single" w:sz="4" w:space="0" w:color="auto"/>
              <w:left w:val="nil"/>
              <w:bottom w:val="single" w:sz="4" w:space="0" w:color="auto"/>
              <w:right w:val="single" w:sz="4" w:space="0" w:color="auto"/>
            </w:tcBorders>
            <w:vAlign w:val="center"/>
          </w:tcPr>
          <w:p w14:paraId="5B5C246C" w14:textId="77777777" w:rsidR="00BD40B1" w:rsidRPr="00C13C61" w:rsidRDefault="00BD40B1" w:rsidP="00F147E0">
            <w:pPr>
              <w:pStyle w:val="Table-Text-Centered"/>
              <w:rPr>
                <w:ins w:id="5572" w:author="Marmol, Dominika Klaudia" w:date="2026-06-08T11:44:00Z"/>
                <w:lang w:val="en-US"/>
              </w:rPr>
            </w:pPr>
          </w:p>
        </w:tc>
        <w:tc>
          <w:tcPr>
            <w:tcW w:w="250" w:type="pct"/>
            <w:tcBorders>
              <w:top w:val="single" w:sz="4" w:space="0" w:color="auto"/>
              <w:left w:val="nil"/>
              <w:bottom w:val="single" w:sz="4" w:space="0" w:color="auto"/>
              <w:right w:val="single" w:sz="4" w:space="0" w:color="auto"/>
            </w:tcBorders>
            <w:vAlign w:val="center"/>
          </w:tcPr>
          <w:p w14:paraId="78EE1833" w14:textId="77777777" w:rsidR="00BD40B1" w:rsidRPr="00C13C61" w:rsidRDefault="00BD40B1" w:rsidP="00F147E0">
            <w:pPr>
              <w:pStyle w:val="Table-Text-Centered"/>
              <w:rPr>
                <w:ins w:id="5573" w:author="Marmol, Dominika Klaudia" w:date="2026-06-08T11:44:00Z"/>
                <w:lang w:val="en-US"/>
              </w:rPr>
            </w:pPr>
          </w:p>
        </w:tc>
        <w:tc>
          <w:tcPr>
            <w:tcW w:w="252" w:type="pct"/>
            <w:tcBorders>
              <w:top w:val="single" w:sz="4" w:space="0" w:color="auto"/>
              <w:left w:val="nil"/>
              <w:bottom w:val="single" w:sz="4" w:space="0" w:color="auto"/>
              <w:right w:val="single" w:sz="4" w:space="0" w:color="auto"/>
            </w:tcBorders>
            <w:vAlign w:val="center"/>
          </w:tcPr>
          <w:p w14:paraId="61235BFB" w14:textId="77777777" w:rsidR="00BD40B1" w:rsidRPr="00C13C61" w:rsidRDefault="00BD40B1" w:rsidP="00F147E0">
            <w:pPr>
              <w:pStyle w:val="Table-Text-Centered"/>
              <w:rPr>
                <w:ins w:id="5574" w:author="Marmol, Dominika Klaudia" w:date="2026-06-08T11:44:00Z"/>
                <w:lang w:val="en-US"/>
              </w:rPr>
            </w:pPr>
          </w:p>
        </w:tc>
        <w:tc>
          <w:tcPr>
            <w:tcW w:w="452" w:type="pct"/>
            <w:tcBorders>
              <w:top w:val="single" w:sz="4" w:space="0" w:color="auto"/>
              <w:left w:val="nil"/>
              <w:bottom w:val="single" w:sz="4" w:space="0" w:color="auto"/>
              <w:right w:val="single" w:sz="4" w:space="0" w:color="auto"/>
            </w:tcBorders>
            <w:vAlign w:val="center"/>
          </w:tcPr>
          <w:p w14:paraId="248C84FA" w14:textId="77777777" w:rsidR="00BD40B1" w:rsidRPr="00C13C61" w:rsidRDefault="00BD40B1" w:rsidP="00F147E0">
            <w:pPr>
              <w:pStyle w:val="Table-Text-Centered"/>
              <w:rPr>
                <w:ins w:id="5575" w:author="Marmol, Dominika Klaudia" w:date="2026-06-08T11:44:00Z"/>
                <w:lang w:val="en-US"/>
              </w:rPr>
            </w:pPr>
          </w:p>
        </w:tc>
        <w:tc>
          <w:tcPr>
            <w:tcW w:w="355" w:type="pct"/>
            <w:tcBorders>
              <w:top w:val="single" w:sz="4" w:space="0" w:color="auto"/>
              <w:left w:val="nil"/>
              <w:bottom w:val="single" w:sz="4" w:space="0" w:color="auto"/>
              <w:right w:val="single" w:sz="4" w:space="0" w:color="auto"/>
            </w:tcBorders>
            <w:vAlign w:val="center"/>
          </w:tcPr>
          <w:p w14:paraId="3DD627AA" w14:textId="77777777" w:rsidR="00BD40B1" w:rsidRPr="00C13C61" w:rsidRDefault="00BD40B1" w:rsidP="00F147E0">
            <w:pPr>
              <w:pStyle w:val="Table-Text-Centered"/>
              <w:rPr>
                <w:ins w:id="5576" w:author="Marmol, Dominika Klaudia" w:date="2026-06-08T11:44:00Z"/>
              </w:rPr>
            </w:pPr>
          </w:p>
        </w:tc>
        <w:tc>
          <w:tcPr>
            <w:tcW w:w="350" w:type="pct"/>
            <w:tcBorders>
              <w:top w:val="single" w:sz="4" w:space="0" w:color="auto"/>
              <w:left w:val="single" w:sz="4" w:space="0" w:color="auto"/>
              <w:bottom w:val="single" w:sz="4" w:space="0" w:color="auto"/>
              <w:right w:val="single" w:sz="4" w:space="0" w:color="auto"/>
            </w:tcBorders>
            <w:vAlign w:val="center"/>
          </w:tcPr>
          <w:p w14:paraId="5BBC6B1D" w14:textId="77777777" w:rsidR="00BD40B1" w:rsidRPr="00C13C61" w:rsidRDefault="00BD40B1" w:rsidP="00F147E0">
            <w:pPr>
              <w:pStyle w:val="Table-Text-Centered"/>
              <w:rPr>
                <w:ins w:id="5577" w:author="Marmol, Dominika Klaudia" w:date="2026-06-08T11:44: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666626E0" w14:textId="77777777" w:rsidR="00BD40B1" w:rsidRPr="00C13C61" w:rsidRDefault="00BD40B1" w:rsidP="00F147E0">
            <w:pPr>
              <w:pStyle w:val="Table-Text-Centered"/>
              <w:rPr>
                <w:ins w:id="5578" w:author="Marmol, Dominika Klaudia" w:date="2026-06-08T11:44:00Z"/>
                <w:lang w:val="en-US"/>
              </w:rPr>
            </w:pPr>
          </w:p>
        </w:tc>
        <w:tc>
          <w:tcPr>
            <w:tcW w:w="375" w:type="pct"/>
            <w:tcBorders>
              <w:top w:val="single" w:sz="4" w:space="0" w:color="auto"/>
              <w:left w:val="nil"/>
              <w:bottom w:val="single" w:sz="4" w:space="0" w:color="auto"/>
              <w:right w:val="single" w:sz="4" w:space="0" w:color="auto"/>
            </w:tcBorders>
            <w:vAlign w:val="center"/>
          </w:tcPr>
          <w:p w14:paraId="77EE5C6D" w14:textId="77777777" w:rsidR="00BD40B1" w:rsidRPr="00C13C61" w:rsidRDefault="00BD40B1" w:rsidP="00F147E0">
            <w:pPr>
              <w:pStyle w:val="Table-Text-Centered"/>
              <w:rPr>
                <w:ins w:id="5579" w:author="Marmol, Dominika Klaudia" w:date="2026-06-08T11:44:00Z"/>
                <w:lang w:val="en-US"/>
              </w:rPr>
            </w:pPr>
          </w:p>
        </w:tc>
      </w:tr>
      <w:tr w:rsidR="008F5115" w14:paraId="28A946C3" w14:textId="77777777" w:rsidTr="00F147E0">
        <w:trPr>
          <w:trHeight w:val="284"/>
          <w:jc w:val="center"/>
          <w:ins w:id="5580"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186C7CAC" w14:textId="77777777" w:rsidR="00BD40B1" w:rsidRPr="00C13C61" w:rsidRDefault="00E27C57" w:rsidP="00F147E0">
            <w:pPr>
              <w:pStyle w:val="Table-Text-Left"/>
              <w:rPr>
                <w:ins w:id="5581" w:author="Marmol, Dominika Klaudia" w:date="2026-06-08T11:44:00Z"/>
                <w:lang w:val="en-US"/>
              </w:rPr>
            </w:pPr>
            <w:ins w:id="5582" w:author="Marmol, Dominika Klaudia" w:date="2026-06-08T11:44:00Z">
              <w:r w:rsidRPr="00C13C61">
                <w:rPr>
                  <w:lang w:val="en-US"/>
                </w:rPr>
                <w:t>Weight </w:t>
              </w:r>
              <w:r w:rsidRPr="00C13C61">
                <w:rPr>
                  <w:sz w:val="22"/>
                  <w:vertAlign w:val="superscript"/>
                  <w:lang w:val="en-US"/>
                </w:rPr>
                <w:t>i</w:t>
              </w:r>
            </w:ins>
          </w:p>
        </w:tc>
        <w:tc>
          <w:tcPr>
            <w:tcW w:w="703" w:type="pct"/>
            <w:tcBorders>
              <w:top w:val="single" w:sz="4" w:space="0" w:color="auto"/>
              <w:left w:val="nil"/>
              <w:bottom w:val="single" w:sz="4" w:space="0" w:color="auto"/>
              <w:right w:val="single" w:sz="4" w:space="0" w:color="auto"/>
            </w:tcBorders>
            <w:vAlign w:val="center"/>
          </w:tcPr>
          <w:p w14:paraId="14F790FA" w14:textId="77777777" w:rsidR="00BD40B1" w:rsidRPr="00C13C61" w:rsidRDefault="00E27C57" w:rsidP="00F147E0">
            <w:pPr>
              <w:pStyle w:val="Table-Text-Centered"/>
              <w:rPr>
                <w:ins w:id="5583" w:author="Marmol, Dominika Klaudia" w:date="2026-06-08T11:44:00Z"/>
                <w:lang w:val="en-US"/>
              </w:rPr>
            </w:pPr>
            <w:ins w:id="5584" w:author="Marmol, Dominika Klaudia" w:date="2026-06-08T11:44:00Z">
              <w:r w:rsidRPr="00C13C61">
                <w:rPr>
                  <w:lang w:val="en-US"/>
                </w:rPr>
                <w:t>X</w:t>
              </w:r>
            </w:ins>
          </w:p>
        </w:tc>
        <w:tc>
          <w:tcPr>
            <w:tcW w:w="251" w:type="pct"/>
            <w:tcBorders>
              <w:top w:val="single" w:sz="4" w:space="0" w:color="auto"/>
              <w:left w:val="nil"/>
              <w:bottom w:val="single" w:sz="4" w:space="0" w:color="auto"/>
              <w:right w:val="single" w:sz="4" w:space="0" w:color="auto"/>
            </w:tcBorders>
            <w:vAlign w:val="center"/>
          </w:tcPr>
          <w:p w14:paraId="78818D06" w14:textId="77777777" w:rsidR="00BD40B1" w:rsidRPr="00C13C61" w:rsidRDefault="00E27C57" w:rsidP="00F147E0">
            <w:pPr>
              <w:pStyle w:val="Table-Text-Centered"/>
              <w:rPr>
                <w:ins w:id="5585" w:author="Marmol, Dominika Klaudia" w:date="2026-06-08T11:44:00Z"/>
                <w:lang w:val="en-US"/>
              </w:rPr>
            </w:pPr>
            <w:ins w:id="5586" w:author="Marmol, Dominika Klaudia" w:date="2026-06-08T11:44:00Z">
              <w:r w:rsidRPr="00C13C61">
                <w:rPr>
                  <w:lang w:val="en-US"/>
                </w:rPr>
                <w:t>X</w:t>
              </w:r>
            </w:ins>
          </w:p>
        </w:tc>
        <w:tc>
          <w:tcPr>
            <w:tcW w:w="251" w:type="pct"/>
            <w:tcBorders>
              <w:top w:val="single" w:sz="4" w:space="0" w:color="auto"/>
              <w:left w:val="nil"/>
              <w:bottom w:val="single" w:sz="4" w:space="0" w:color="auto"/>
              <w:right w:val="single" w:sz="4" w:space="0" w:color="auto"/>
            </w:tcBorders>
            <w:vAlign w:val="center"/>
          </w:tcPr>
          <w:p w14:paraId="1D0C26F4" w14:textId="77777777" w:rsidR="00BD40B1" w:rsidRPr="00C13C61" w:rsidRDefault="00BD40B1" w:rsidP="00F147E0">
            <w:pPr>
              <w:pStyle w:val="Table-Text-Centered"/>
              <w:rPr>
                <w:ins w:id="5587" w:author="Marmol, Dominika Klaudia" w:date="2026-06-08T11:44:00Z"/>
                <w:lang w:val="en-US"/>
              </w:rPr>
            </w:pPr>
          </w:p>
        </w:tc>
        <w:tc>
          <w:tcPr>
            <w:tcW w:w="251" w:type="pct"/>
            <w:tcBorders>
              <w:top w:val="single" w:sz="4" w:space="0" w:color="auto"/>
              <w:left w:val="nil"/>
              <w:bottom w:val="single" w:sz="4" w:space="0" w:color="auto"/>
              <w:right w:val="single" w:sz="4" w:space="0" w:color="auto"/>
            </w:tcBorders>
            <w:vAlign w:val="center"/>
          </w:tcPr>
          <w:p w14:paraId="763F1735" w14:textId="77777777" w:rsidR="00BD40B1" w:rsidRPr="00C13C61" w:rsidRDefault="00BD40B1" w:rsidP="00F147E0">
            <w:pPr>
              <w:pStyle w:val="Table-Text-Centered"/>
              <w:rPr>
                <w:ins w:id="5588" w:author="Marmol, Dominika Klaudia" w:date="2026-06-08T11:44:00Z"/>
                <w:lang w:val="en-US"/>
              </w:rPr>
            </w:pPr>
          </w:p>
        </w:tc>
        <w:tc>
          <w:tcPr>
            <w:tcW w:w="250" w:type="pct"/>
            <w:tcBorders>
              <w:top w:val="single" w:sz="4" w:space="0" w:color="auto"/>
              <w:left w:val="nil"/>
              <w:bottom w:val="single" w:sz="4" w:space="0" w:color="auto"/>
              <w:right w:val="single" w:sz="4" w:space="0" w:color="auto"/>
            </w:tcBorders>
            <w:vAlign w:val="center"/>
          </w:tcPr>
          <w:p w14:paraId="6D6A51C6" w14:textId="77777777" w:rsidR="00BD40B1" w:rsidRPr="00C13C61" w:rsidRDefault="00E27C57" w:rsidP="00F147E0">
            <w:pPr>
              <w:pStyle w:val="Table-Text-Centered"/>
              <w:rPr>
                <w:ins w:id="5589" w:author="Marmol, Dominika Klaudia" w:date="2026-06-08T11:44:00Z"/>
                <w:lang w:val="en-US"/>
              </w:rPr>
            </w:pPr>
            <w:ins w:id="5590" w:author="Marmol, Dominika Klaudia" w:date="2026-06-08T11:44:00Z">
              <w:r w:rsidRPr="00C13C61">
                <w:rPr>
                  <w:lang w:val="en-US"/>
                </w:rPr>
                <w:t>X</w:t>
              </w:r>
            </w:ins>
          </w:p>
        </w:tc>
        <w:tc>
          <w:tcPr>
            <w:tcW w:w="252" w:type="pct"/>
            <w:tcBorders>
              <w:top w:val="single" w:sz="4" w:space="0" w:color="auto"/>
              <w:left w:val="nil"/>
              <w:bottom w:val="single" w:sz="4" w:space="0" w:color="auto"/>
              <w:right w:val="single" w:sz="4" w:space="0" w:color="auto"/>
            </w:tcBorders>
            <w:vAlign w:val="center"/>
          </w:tcPr>
          <w:p w14:paraId="22D00D25" w14:textId="77777777" w:rsidR="00BD40B1" w:rsidRPr="00C13C61" w:rsidRDefault="00BD40B1" w:rsidP="00F147E0">
            <w:pPr>
              <w:pStyle w:val="Table-Text-Centered"/>
              <w:rPr>
                <w:ins w:id="5591" w:author="Marmol, Dominika Klaudia" w:date="2026-06-08T11:44:00Z"/>
                <w:lang w:val="en-US"/>
              </w:rPr>
            </w:pPr>
          </w:p>
        </w:tc>
        <w:tc>
          <w:tcPr>
            <w:tcW w:w="452" w:type="pct"/>
            <w:tcBorders>
              <w:top w:val="single" w:sz="4" w:space="0" w:color="auto"/>
              <w:left w:val="nil"/>
              <w:bottom w:val="single" w:sz="4" w:space="0" w:color="auto"/>
              <w:right w:val="single" w:sz="4" w:space="0" w:color="auto"/>
            </w:tcBorders>
            <w:vAlign w:val="center"/>
          </w:tcPr>
          <w:p w14:paraId="229513CB" w14:textId="77777777" w:rsidR="00BD40B1" w:rsidRPr="00C13C61" w:rsidRDefault="00E27C57" w:rsidP="00F147E0">
            <w:pPr>
              <w:pStyle w:val="Table-Text-Centered"/>
              <w:rPr>
                <w:ins w:id="5592" w:author="Marmol, Dominika Klaudia" w:date="2026-06-08T11:44:00Z"/>
                <w:lang w:val="en-US"/>
              </w:rPr>
            </w:pPr>
            <w:ins w:id="5593" w:author="Marmol, Dominika Klaudia" w:date="2026-06-08T11:44:00Z">
              <w:r w:rsidRPr="00C13C61">
                <w:rPr>
                  <w:lang w:val="en-US"/>
                </w:rPr>
                <w:t>X</w:t>
              </w:r>
            </w:ins>
          </w:p>
        </w:tc>
        <w:tc>
          <w:tcPr>
            <w:tcW w:w="355" w:type="pct"/>
            <w:tcBorders>
              <w:top w:val="single" w:sz="4" w:space="0" w:color="auto"/>
              <w:left w:val="nil"/>
              <w:bottom w:val="single" w:sz="4" w:space="0" w:color="auto"/>
              <w:right w:val="single" w:sz="4" w:space="0" w:color="auto"/>
            </w:tcBorders>
            <w:vAlign w:val="center"/>
          </w:tcPr>
          <w:p w14:paraId="4C2513EF" w14:textId="77777777" w:rsidR="00BD40B1" w:rsidRPr="00C13C61" w:rsidRDefault="00E27C57" w:rsidP="00F147E0">
            <w:pPr>
              <w:pStyle w:val="Table-Text-Centered"/>
              <w:rPr>
                <w:ins w:id="5594" w:author="Marmol, Dominika Klaudia" w:date="2026-06-08T11:44:00Z"/>
              </w:rPr>
            </w:pPr>
            <w:ins w:id="5595" w:author="Marmol, Dominika Klaudia" w:date="2026-06-08T11:44:00Z">
              <w:r w:rsidRPr="00C13C61">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457A92B6" w14:textId="77777777" w:rsidR="00BD40B1" w:rsidRPr="00C13C61" w:rsidRDefault="00E27C57" w:rsidP="00F147E0">
            <w:pPr>
              <w:pStyle w:val="Table-Text-Centered"/>
              <w:rPr>
                <w:ins w:id="5596" w:author="Marmol, Dominika Klaudia" w:date="2026-06-08T11:44:00Z"/>
                <w:lang w:val="en-US"/>
              </w:rPr>
            </w:pPr>
            <w:ins w:id="5597" w:author="Marmol, Dominika Klaudia" w:date="2026-06-08T11:44:00Z">
              <w:r w:rsidRPr="00C13C61">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0A5B369F" w14:textId="77777777" w:rsidR="00BD40B1" w:rsidRPr="00C13C61" w:rsidRDefault="00E27C57" w:rsidP="00F147E0">
            <w:pPr>
              <w:pStyle w:val="Table-Text-Centered"/>
              <w:rPr>
                <w:ins w:id="5598" w:author="Marmol, Dominika Klaudia" w:date="2026-06-08T11:44:00Z"/>
                <w:lang w:val="en-US"/>
              </w:rPr>
            </w:pPr>
            <w:ins w:id="5599" w:author="Marmol, Dominika Klaudia" w:date="2026-06-08T11:44:00Z">
              <w:r w:rsidRPr="00C13C61">
                <w:rPr>
                  <w:lang w:val="en-US"/>
                </w:rPr>
                <w:t>X</w:t>
              </w:r>
            </w:ins>
          </w:p>
        </w:tc>
        <w:tc>
          <w:tcPr>
            <w:tcW w:w="375" w:type="pct"/>
            <w:tcBorders>
              <w:top w:val="single" w:sz="4" w:space="0" w:color="auto"/>
              <w:left w:val="nil"/>
              <w:bottom w:val="single" w:sz="4" w:space="0" w:color="auto"/>
              <w:right w:val="single" w:sz="4" w:space="0" w:color="auto"/>
            </w:tcBorders>
            <w:vAlign w:val="center"/>
          </w:tcPr>
          <w:p w14:paraId="684B37D1" w14:textId="77777777" w:rsidR="00BD40B1" w:rsidRPr="00C13C61" w:rsidRDefault="00BD40B1" w:rsidP="00F147E0">
            <w:pPr>
              <w:pStyle w:val="Table-Text-Centered"/>
              <w:rPr>
                <w:ins w:id="5600" w:author="Marmol, Dominika Klaudia" w:date="2026-06-08T11:44:00Z"/>
                <w:lang w:val="en-US"/>
              </w:rPr>
            </w:pPr>
          </w:p>
        </w:tc>
      </w:tr>
      <w:tr w:rsidR="008F5115" w14:paraId="45B6B1AE" w14:textId="77777777" w:rsidTr="00F147E0">
        <w:trPr>
          <w:trHeight w:val="284"/>
          <w:jc w:val="center"/>
          <w:ins w:id="5601"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010C67A8" w14:textId="77777777" w:rsidR="00BD40B1" w:rsidRPr="00C13C61" w:rsidRDefault="00E27C57" w:rsidP="00F147E0">
            <w:pPr>
              <w:pStyle w:val="Table-Text-Left"/>
              <w:rPr>
                <w:ins w:id="5602" w:author="Marmol, Dominika Klaudia" w:date="2026-06-08T11:44:00Z"/>
                <w:lang w:val="en-US"/>
              </w:rPr>
            </w:pPr>
            <w:ins w:id="5603" w:author="Marmol, Dominika Klaudia" w:date="2026-06-08T11:44:00Z">
              <w:r w:rsidRPr="00C13C61">
                <w:rPr>
                  <w:lang w:val="en-US"/>
                </w:rPr>
                <w:t>Vital signs </w:t>
              </w:r>
              <w:r w:rsidRPr="00C13C61">
                <w:rPr>
                  <w:sz w:val="22"/>
                  <w:vertAlign w:val="superscript"/>
                  <w:lang w:val="en-US"/>
                </w:rPr>
                <w:t>j</w:t>
              </w:r>
            </w:ins>
          </w:p>
        </w:tc>
        <w:tc>
          <w:tcPr>
            <w:tcW w:w="703" w:type="pct"/>
            <w:tcBorders>
              <w:top w:val="single" w:sz="4" w:space="0" w:color="auto"/>
              <w:left w:val="nil"/>
              <w:bottom w:val="single" w:sz="4" w:space="0" w:color="auto"/>
              <w:right w:val="single" w:sz="4" w:space="0" w:color="auto"/>
            </w:tcBorders>
            <w:vAlign w:val="center"/>
          </w:tcPr>
          <w:p w14:paraId="53F15014" w14:textId="77777777" w:rsidR="00BD40B1" w:rsidRPr="00C13C61" w:rsidRDefault="00E27C57" w:rsidP="00F147E0">
            <w:pPr>
              <w:pStyle w:val="Table-Text-Centered"/>
              <w:rPr>
                <w:ins w:id="5604" w:author="Marmol, Dominika Klaudia" w:date="2026-06-08T11:44:00Z"/>
                <w:lang w:val="en-US"/>
              </w:rPr>
            </w:pPr>
            <w:ins w:id="5605" w:author="Marmol, Dominika Klaudia" w:date="2026-06-08T11:44:00Z">
              <w:r w:rsidRPr="00C13C61">
                <w:rPr>
                  <w:lang w:val="en-US"/>
                </w:rPr>
                <w:t>X</w:t>
              </w:r>
            </w:ins>
          </w:p>
        </w:tc>
        <w:tc>
          <w:tcPr>
            <w:tcW w:w="251" w:type="pct"/>
            <w:tcBorders>
              <w:top w:val="single" w:sz="4" w:space="0" w:color="auto"/>
              <w:left w:val="nil"/>
              <w:bottom w:val="single" w:sz="4" w:space="0" w:color="auto"/>
              <w:right w:val="single" w:sz="4" w:space="0" w:color="auto"/>
            </w:tcBorders>
            <w:vAlign w:val="center"/>
          </w:tcPr>
          <w:p w14:paraId="6B99E402" w14:textId="77777777" w:rsidR="00BD40B1" w:rsidRPr="00C13C61" w:rsidRDefault="00E27C57" w:rsidP="00F147E0">
            <w:pPr>
              <w:pStyle w:val="Table-Text-Centered"/>
              <w:rPr>
                <w:ins w:id="5606" w:author="Marmol, Dominika Klaudia" w:date="2026-06-08T11:44:00Z"/>
                <w:lang w:val="en-US"/>
              </w:rPr>
            </w:pPr>
            <w:ins w:id="5607" w:author="Marmol, Dominika Klaudia" w:date="2026-06-08T11:44:00Z">
              <w:r w:rsidRPr="00C13C61">
                <w:rPr>
                  <w:lang w:val="en-US"/>
                </w:rPr>
                <w:t>X</w:t>
              </w:r>
            </w:ins>
          </w:p>
        </w:tc>
        <w:tc>
          <w:tcPr>
            <w:tcW w:w="251" w:type="pct"/>
            <w:tcBorders>
              <w:top w:val="single" w:sz="4" w:space="0" w:color="auto"/>
              <w:left w:val="nil"/>
              <w:bottom w:val="single" w:sz="4" w:space="0" w:color="auto"/>
              <w:right w:val="single" w:sz="4" w:space="0" w:color="auto"/>
            </w:tcBorders>
            <w:vAlign w:val="center"/>
          </w:tcPr>
          <w:p w14:paraId="09CD16BE" w14:textId="77777777" w:rsidR="00BD40B1" w:rsidRPr="00C13C61" w:rsidRDefault="00E27C57" w:rsidP="00F147E0">
            <w:pPr>
              <w:pStyle w:val="Table-Text-Centered"/>
              <w:rPr>
                <w:ins w:id="5608" w:author="Marmol, Dominika Klaudia" w:date="2026-06-08T11:44:00Z"/>
                <w:lang w:val="en-US"/>
              </w:rPr>
            </w:pPr>
            <w:ins w:id="5609" w:author="Marmol, Dominika Klaudia" w:date="2026-06-08T11:44:00Z">
              <w:r w:rsidRPr="00C13C61">
                <w:rPr>
                  <w:lang w:val="en-US"/>
                </w:rPr>
                <w:t>X</w:t>
              </w:r>
            </w:ins>
          </w:p>
        </w:tc>
        <w:tc>
          <w:tcPr>
            <w:tcW w:w="251" w:type="pct"/>
            <w:tcBorders>
              <w:top w:val="single" w:sz="4" w:space="0" w:color="auto"/>
              <w:left w:val="nil"/>
              <w:bottom w:val="single" w:sz="4" w:space="0" w:color="auto"/>
              <w:right w:val="single" w:sz="4" w:space="0" w:color="auto"/>
            </w:tcBorders>
            <w:vAlign w:val="center"/>
          </w:tcPr>
          <w:p w14:paraId="1BEE2DCC" w14:textId="77777777" w:rsidR="00BD40B1" w:rsidRPr="00C13C61" w:rsidRDefault="00E27C57" w:rsidP="00F147E0">
            <w:pPr>
              <w:pStyle w:val="Table-Text-Centered"/>
              <w:rPr>
                <w:ins w:id="5610" w:author="Marmol, Dominika Klaudia" w:date="2026-06-08T11:44:00Z"/>
                <w:lang w:val="en-US"/>
              </w:rPr>
            </w:pPr>
            <w:ins w:id="5611" w:author="Marmol, Dominika Klaudia" w:date="2026-06-08T11:44:00Z">
              <w:r w:rsidRPr="00C13C61">
                <w:rPr>
                  <w:lang w:val="en-US"/>
                </w:rPr>
                <w:t>X</w:t>
              </w:r>
            </w:ins>
          </w:p>
        </w:tc>
        <w:tc>
          <w:tcPr>
            <w:tcW w:w="250" w:type="pct"/>
            <w:tcBorders>
              <w:top w:val="single" w:sz="4" w:space="0" w:color="auto"/>
              <w:left w:val="nil"/>
              <w:bottom w:val="single" w:sz="4" w:space="0" w:color="auto"/>
              <w:right w:val="single" w:sz="4" w:space="0" w:color="auto"/>
            </w:tcBorders>
            <w:vAlign w:val="center"/>
          </w:tcPr>
          <w:p w14:paraId="1B5FBC7C" w14:textId="77777777" w:rsidR="00BD40B1" w:rsidRPr="00C13C61" w:rsidRDefault="00E27C57" w:rsidP="00F147E0">
            <w:pPr>
              <w:pStyle w:val="Table-Text-Centered"/>
              <w:rPr>
                <w:ins w:id="5612" w:author="Marmol, Dominika Klaudia" w:date="2026-06-08T11:44:00Z"/>
                <w:lang w:val="en-US"/>
              </w:rPr>
            </w:pPr>
            <w:ins w:id="5613" w:author="Marmol, Dominika Klaudia" w:date="2026-06-08T11:44:00Z">
              <w:r w:rsidRPr="00C13C61">
                <w:rPr>
                  <w:lang w:val="en-US"/>
                </w:rPr>
                <w:t>X</w:t>
              </w:r>
            </w:ins>
          </w:p>
        </w:tc>
        <w:tc>
          <w:tcPr>
            <w:tcW w:w="252" w:type="pct"/>
            <w:tcBorders>
              <w:top w:val="single" w:sz="4" w:space="0" w:color="auto"/>
              <w:left w:val="nil"/>
              <w:bottom w:val="single" w:sz="4" w:space="0" w:color="auto"/>
              <w:right w:val="single" w:sz="4" w:space="0" w:color="auto"/>
            </w:tcBorders>
            <w:vAlign w:val="center"/>
          </w:tcPr>
          <w:p w14:paraId="42CE9E90" w14:textId="77777777" w:rsidR="00BD40B1" w:rsidRPr="00C13C61" w:rsidRDefault="00E27C57" w:rsidP="00F147E0">
            <w:pPr>
              <w:pStyle w:val="Table-Text-Centered"/>
              <w:rPr>
                <w:ins w:id="5614" w:author="Marmol, Dominika Klaudia" w:date="2026-06-08T11:44:00Z"/>
                <w:lang w:val="en-US"/>
              </w:rPr>
            </w:pPr>
            <w:ins w:id="5615" w:author="Marmol, Dominika Klaudia" w:date="2026-06-08T11:44:00Z">
              <w:r w:rsidRPr="00C13C61">
                <w:rPr>
                  <w:lang w:val="en-US"/>
                </w:rPr>
                <w:t>X</w:t>
              </w:r>
            </w:ins>
          </w:p>
        </w:tc>
        <w:tc>
          <w:tcPr>
            <w:tcW w:w="452" w:type="pct"/>
            <w:tcBorders>
              <w:top w:val="single" w:sz="4" w:space="0" w:color="auto"/>
              <w:left w:val="nil"/>
              <w:bottom w:val="single" w:sz="4" w:space="0" w:color="auto"/>
              <w:right w:val="single" w:sz="4" w:space="0" w:color="auto"/>
            </w:tcBorders>
            <w:vAlign w:val="center"/>
          </w:tcPr>
          <w:p w14:paraId="0BA5D906" w14:textId="77777777" w:rsidR="00BD40B1" w:rsidRPr="00C13C61" w:rsidRDefault="00E27C57" w:rsidP="00F147E0">
            <w:pPr>
              <w:pStyle w:val="Table-Text-Centered"/>
              <w:rPr>
                <w:ins w:id="5616" w:author="Marmol, Dominika Klaudia" w:date="2026-06-08T11:44:00Z"/>
                <w:lang w:val="en-US"/>
              </w:rPr>
            </w:pPr>
            <w:ins w:id="5617" w:author="Marmol, Dominika Klaudia" w:date="2026-06-08T11:44:00Z">
              <w:r w:rsidRPr="00C13C61">
                <w:rPr>
                  <w:lang w:val="en-US"/>
                </w:rPr>
                <w:t>X</w:t>
              </w:r>
            </w:ins>
          </w:p>
        </w:tc>
        <w:tc>
          <w:tcPr>
            <w:tcW w:w="355" w:type="pct"/>
            <w:tcBorders>
              <w:top w:val="single" w:sz="4" w:space="0" w:color="auto"/>
              <w:left w:val="nil"/>
              <w:bottom w:val="single" w:sz="4" w:space="0" w:color="auto"/>
              <w:right w:val="single" w:sz="4" w:space="0" w:color="auto"/>
            </w:tcBorders>
            <w:vAlign w:val="center"/>
          </w:tcPr>
          <w:p w14:paraId="7483856E" w14:textId="77777777" w:rsidR="00BD40B1" w:rsidRPr="00C13C61" w:rsidRDefault="00E27C57" w:rsidP="00F147E0">
            <w:pPr>
              <w:pStyle w:val="Table-Text-Centered"/>
              <w:rPr>
                <w:ins w:id="5618" w:author="Marmol, Dominika Klaudia" w:date="2026-06-08T11:44:00Z"/>
              </w:rPr>
            </w:pPr>
            <w:ins w:id="5619" w:author="Marmol, Dominika Klaudia" w:date="2026-06-08T11:44:00Z">
              <w:r w:rsidRPr="00C13C61">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74A2CD63" w14:textId="77777777" w:rsidR="00BD40B1" w:rsidRPr="00C13C61" w:rsidRDefault="00E27C57" w:rsidP="00F147E0">
            <w:pPr>
              <w:pStyle w:val="Table-Text-Centered"/>
              <w:rPr>
                <w:ins w:id="5620" w:author="Marmol, Dominika Klaudia" w:date="2026-06-08T11:44:00Z"/>
                <w:lang w:val="en-US"/>
              </w:rPr>
            </w:pPr>
            <w:ins w:id="5621" w:author="Marmol, Dominika Klaudia" w:date="2026-06-08T11:44:00Z">
              <w:r w:rsidRPr="00C13C61">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24AE35B2" w14:textId="77777777" w:rsidR="00BD40B1" w:rsidRPr="00C13C61" w:rsidRDefault="00E27C57" w:rsidP="00F147E0">
            <w:pPr>
              <w:pStyle w:val="Table-Text-Centered"/>
              <w:rPr>
                <w:ins w:id="5622" w:author="Marmol, Dominika Klaudia" w:date="2026-06-08T11:44:00Z"/>
                <w:lang w:val="en-US"/>
              </w:rPr>
            </w:pPr>
            <w:ins w:id="5623" w:author="Marmol, Dominika Klaudia" w:date="2026-06-08T11:44:00Z">
              <w:r w:rsidRPr="00C13C61">
                <w:rPr>
                  <w:lang w:val="en-US"/>
                </w:rPr>
                <w:t>X</w:t>
              </w:r>
            </w:ins>
          </w:p>
        </w:tc>
        <w:tc>
          <w:tcPr>
            <w:tcW w:w="375" w:type="pct"/>
            <w:tcBorders>
              <w:top w:val="single" w:sz="4" w:space="0" w:color="auto"/>
              <w:left w:val="nil"/>
              <w:bottom w:val="single" w:sz="4" w:space="0" w:color="auto"/>
              <w:right w:val="single" w:sz="4" w:space="0" w:color="auto"/>
            </w:tcBorders>
            <w:vAlign w:val="center"/>
          </w:tcPr>
          <w:p w14:paraId="4A4EA257" w14:textId="77777777" w:rsidR="00BD40B1" w:rsidRPr="00C13C61" w:rsidRDefault="00BD40B1" w:rsidP="00F147E0">
            <w:pPr>
              <w:pStyle w:val="Table-Text-Centered"/>
              <w:rPr>
                <w:ins w:id="5624" w:author="Marmol, Dominika Klaudia" w:date="2026-06-08T11:44:00Z"/>
                <w:lang w:val="en-US"/>
              </w:rPr>
            </w:pPr>
          </w:p>
        </w:tc>
      </w:tr>
      <w:tr w:rsidR="008F5115" w14:paraId="1FF96C0C" w14:textId="77777777" w:rsidTr="00F147E0">
        <w:trPr>
          <w:trHeight w:val="284"/>
          <w:jc w:val="center"/>
          <w:ins w:id="5625"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0CCB4465" w14:textId="77777777" w:rsidR="00BD40B1" w:rsidRPr="00C13C61" w:rsidRDefault="00E27C57" w:rsidP="00F147E0">
            <w:pPr>
              <w:pStyle w:val="Table-Text-Left"/>
              <w:rPr>
                <w:ins w:id="5626" w:author="Marmol, Dominika Klaudia" w:date="2026-06-08T11:44:00Z"/>
                <w:lang w:val="en-US"/>
              </w:rPr>
            </w:pPr>
            <w:ins w:id="5627" w:author="Marmol, Dominika Klaudia" w:date="2026-06-08T11:44:00Z">
              <w:r w:rsidRPr="00C13C61">
                <w:rPr>
                  <w:lang w:val="en-US"/>
                </w:rPr>
                <w:t>ECOG performance status</w:t>
              </w:r>
            </w:ins>
          </w:p>
        </w:tc>
        <w:tc>
          <w:tcPr>
            <w:tcW w:w="703" w:type="pct"/>
            <w:tcBorders>
              <w:top w:val="single" w:sz="4" w:space="0" w:color="auto"/>
              <w:left w:val="nil"/>
              <w:bottom w:val="single" w:sz="4" w:space="0" w:color="auto"/>
              <w:right w:val="single" w:sz="4" w:space="0" w:color="auto"/>
            </w:tcBorders>
            <w:vAlign w:val="center"/>
          </w:tcPr>
          <w:p w14:paraId="6D0B848C" w14:textId="77777777" w:rsidR="00BD40B1" w:rsidRPr="00C13C61" w:rsidRDefault="00E27C57" w:rsidP="00F147E0">
            <w:pPr>
              <w:pStyle w:val="Table-Text-Centered"/>
              <w:rPr>
                <w:ins w:id="5628" w:author="Marmol, Dominika Klaudia" w:date="2026-06-08T11:44:00Z"/>
                <w:lang w:val="en-US"/>
              </w:rPr>
            </w:pPr>
            <w:ins w:id="5629" w:author="Marmol, Dominika Klaudia" w:date="2026-06-08T11:44:00Z">
              <w:r w:rsidRPr="00C13C61">
                <w:rPr>
                  <w:lang w:val="en-US"/>
                </w:rPr>
                <w:t>X</w:t>
              </w:r>
            </w:ins>
          </w:p>
        </w:tc>
        <w:tc>
          <w:tcPr>
            <w:tcW w:w="251" w:type="pct"/>
            <w:tcBorders>
              <w:top w:val="single" w:sz="4" w:space="0" w:color="auto"/>
              <w:left w:val="nil"/>
              <w:bottom w:val="single" w:sz="4" w:space="0" w:color="auto"/>
              <w:right w:val="single" w:sz="4" w:space="0" w:color="auto"/>
            </w:tcBorders>
            <w:vAlign w:val="center"/>
          </w:tcPr>
          <w:p w14:paraId="6DE8CEFD" w14:textId="77777777" w:rsidR="00BD40B1" w:rsidRPr="00C13C61" w:rsidRDefault="00E27C57" w:rsidP="00F147E0">
            <w:pPr>
              <w:pStyle w:val="Table-Text-Centered"/>
              <w:rPr>
                <w:ins w:id="5630" w:author="Marmol, Dominika Klaudia" w:date="2026-06-08T11:44:00Z"/>
                <w:lang w:val="en-US"/>
              </w:rPr>
            </w:pPr>
            <w:ins w:id="5631" w:author="Marmol, Dominika Klaudia" w:date="2026-06-08T11:44:00Z">
              <w:r w:rsidRPr="00C13C61">
                <w:rPr>
                  <w:lang w:val="en-US"/>
                </w:rPr>
                <w:t>X</w:t>
              </w:r>
            </w:ins>
          </w:p>
        </w:tc>
        <w:tc>
          <w:tcPr>
            <w:tcW w:w="251" w:type="pct"/>
            <w:tcBorders>
              <w:top w:val="single" w:sz="4" w:space="0" w:color="auto"/>
              <w:left w:val="nil"/>
              <w:bottom w:val="single" w:sz="4" w:space="0" w:color="auto"/>
              <w:right w:val="single" w:sz="4" w:space="0" w:color="auto"/>
            </w:tcBorders>
            <w:vAlign w:val="center"/>
          </w:tcPr>
          <w:p w14:paraId="1759C1EA" w14:textId="77777777" w:rsidR="00BD40B1" w:rsidRPr="00C13C61" w:rsidRDefault="00BD40B1" w:rsidP="00F147E0">
            <w:pPr>
              <w:pStyle w:val="Table-Text-Centered"/>
              <w:rPr>
                <w:ins w:id="5632" w:author="Marmol, Dominika Klaudia" w:date="2026-06-08T11:44:00Z"/>
                <w:lang w:val="en-US"/>
              </w:rPr>
            </w:pPr>
          </w:p>
        </w:tc>
        <w:tc>
          <w:tcPr>
            <w:tcW w:w="251" w:type="pct"/>
            <w:tcBorders>
              <w:top w:val="single" w:sz="4" w:space="0" w:color="auto"/>
              <w:left w:val="nil"/>
              <w:bottom w:val="single" w:sz="4" w:space="0" w:color="auto"/>
              <w:right w:val="single" w:sz="4" w:space="0" w:color="auto"/>
            </w:tcBorders>
            <w:vAlign w:val="center"/>
          </w:tcPr>
          <w:p w14:paraId="6970E72D" w14:textId="77777777" w:rsidR="00BD40B1" w:rsidRPr="00C13C61" w:rsidRDefault="00BD40B1" w:rsidP="00F147E0">
            <w:pPr>
              <w:pStyle w:val="Table-Text-Centered"/>
              <w:rPr>
                <w:ins w:id="5633" w:author="Marmol, Dominika Klaudia" w:date="2026-06-08T11:44:00Z"/>
                <w:lang w:val="en-US"/>
              </w:rPr>
            </w:pPr>
          </w:p>
        </w:tc>
        <w:tc>
          <w:tcPr>
            <w:tcW w:w="250" w:type="pct"/>
            <w:tcBorders>
              <w:top w:val="single" w:sz="4" w:space="0" w:color="auto"/>
              <w:left w:val="nil"/>
              <w:bottom w:val="single" w:sz="4" w:space="0" w:color="auto"/>
              <w:right w:val="single" w:sz="4" w:space="0" w:color="auto"/>
            </w:tcBorders>
            <w:vAlign w:val="center"/>
          </w:tcPr>
          <w:p w14:paraId="2B6199E4" w14:textId="77777777" w:rsidR="00BD40B1" w:rsidRPr="00C13C61" w:rsidRDefault="00E27C57" w:rsidP="00F147E0">
            <w:pPr>
              <w:pStyle w:val="Table-Text-Centered"/>
              <w:rPr>
                <w:ins w:id="5634" w:author="Marmol, Dominika Klaudia" w:date="2026-06-08T11:44:00Z"/>
                <w:lang w:val="en-US"/>
              </w:rPr>
            </w:pPr>
            <w:ins w:id="5635" w:author="Marmol, Dominika Klaudia" w:date="2026-06-08T11:44:00Z">
              <w:r w:rsidRPr="00C13C61">
                <w:rPr>
                  <w:lang w:val="en-US"/>
                </w:rPr>
                <w:t>X</w:t>
              </w:r>
            </w:ins>
          </w:p>
        </w:tc>
        <w:tc>
          <w:tcPr>
            <w:tcW w:w="252" w:type="pct"/>
            <w:tcBorders>
              <w:top w:val="single" w:sz="4" w:space="0" w:color="auto"/>
              <w:left w:val="nil"/>
              <w:bottom w:val="single" w:sz="4" w:space="0" w:color="auto"/>
              <w:right w:val="single" w:sz="4" w:space="0" w:color="auto"/>
            </w:tcBorders>
            <w:vAlign w:val="center"/>
          </w:tcPr>
          <w:p w14:paraId="5A5992EC" w14:textId="77777777" w:rsidR="00BD40B1" w:rsidRPr="00C13C61" w:rsidRDefault="00BD40B1" w:rsidP="00F147E0">
            <w:pPr>
              <w:pStyle w:val="Table-Text-Centered"/>
              <w:rPr>
                <w:ins w:id="5636" w:author="Marmol, Dominika Klaudia" w:date="2026-06-08T11:44:00Z"/>
                <w:lang w:val="en-US"/>
              </w:rPr>
            </w:pPr>
          </w:p>
        </w:tc>
        <w:tc>
          <w:tcPr>
            <w:tcW w:w="452" w:type="pct"/>
            <w:tcBorders>
              <w:top w:val="single" w:sz="4" w:space="0" w:color="auto"/>
              <w:left w:val="nil"/>
              <w:bottom w:val="single" w:sz="4" w:space="0" w:color="auto"/>
              <w:right w:val="single" w:sz="4" w:space="0" w:color="auto"/>
            </w:tcBorders>
            <w:vAlign w:val="center"/>
          </w:tcPr>
          <w:p w14:paraId="3966526F" w14:textId="77777777" w:rsidR="00BD40B1" w:rsidRPr="00C13C61" w:rsidRDefault="00E27C57" w:rsidP="00F147E0">
            <w:pPr>
              <w:pStyle w:val="Table-Text-Centered"/>
              <w:rPr>
                <w:ins w:id="5637" w:author="Marmol, Dominika Klaudia" w:date="2026-06-08T11:44:00Z"/>
                <w:lang w:val="en-US"/>
              </w:rPr>
            </w:pPr>
            <w:ins w:id="5638" w:author="Marmol, Dominika Klaudia" w:date="2026-06-08T11:44:00Z">
              <w:r w:rsidRPr="00C13C61">
                <w:rPr>
                  <w:lang w:val="en-US"/>
                </w:rPr>
                <w:t>X</w:t>
              </w:r>
            </w:ins>
          </w:p>
        </w:tc>
        <w:tc>
          <w:tcPr>
            <w:tcW w:w="355" w:type="pct"/>
            <w:tcBorders>
              <w:top w:val="single" w:sz="4" w:space="0" w:color="auto"/>
              <w:left w:val="nil"/>
              <w:bottom w:val="single" w:sz="4" w:space="0" w:color="auto"/>
              <w:right w:val="single" w:sz="4" w:space="0" w:color="auto"/>
            </w:tcBorders>
            <w:vAlign w:val="center"/>
          </w:tcPr>
          <w:p w14:paraId="257538FA" w14:textId="77777777" w:rsidR="00BD40B1" w:rsidRPr="00C13C61" w:rsidRDefault="00E27C57" w:rsidP="00F147E0">
            <w:pPr>
              <w:pStyle w:val="Table-Text-Centered"/>
              <w:rPr>
                <w:ins w:id="5639" w:author="Marmol, Dominika Klaudia" w:date="2026-06-08T11:44:00Z"/>
              </w:rPr>
            </w:pPr>
            <w:ins w:id="5640" w:author="Marmol, Dominika Klaudia" w:date="2026-06-08T11:44:00Z">
              <w:r w:rsidRPr="00C13C61">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1D17A1B2" w14:textId="77777777" w:rsidR="00BD40B1" w:rsidRPr="00C13C61" w:rsidRDefault="00E27C57" w:rsidP="00F147E0">
            <w:pPr>
              <w:pStyle w:val="Table-Text-Centered"/>
              <w:rPr>
                <w:ins w:id="5641" w:author="Marmol, Dominika Klaudia" w:date="2026-06-08T11:44:00Z"/>
                <w:lang w:val="en-US"/>
              </w:rPr>
            </w:pPr>
            <w:ins w:id="5642" w:author="Marmol, Dominika Klaudia" w:date="2026-06-08T11:44:00Z">
              <w:r w:rsidRPr="00C13C61">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2EA2D918" w14:textId="77777777" w:rsidR="00BD40B1" w:rsidRPr="00C13C61" w:rsidRDefault="00E27C57" w:rsidP="00F147E0">
            <w:pPr>
              <w:pStyle w:val="Table-Text-Centered"/>
              <w:rPr>
                <w:ins w:id="5643" w:author="Marmol, Dominika Klaudia" w:date="2026-06-08T11:44:00Z"/>
                <w:lang w:val="en-US"/>
              </w:rPr>
            </w:pPr>
            <w:ins w:id="5644" w:author="Marmol, Dominika Klaudia" w:date="2026-06-08T11:44:00Z">
              <w:r w:rsidRPr="00C13C61">
                <w:rPr>
                  <w:lang w:val="en-US"/>
                </w:rPr>
                <w:t>X</w:t>
              </w:r>
            </w:ins>
          </w:p>
        </w:tc>
        <w:tc>
          <w:tcPr>
            <w:tcW w:w="375" w:type="pct"/>
            <w:tcBorders>
              <w:top w:val="single" w:sz="4" w:space="0" w:color="auto"/>
              <w:left w:val="nil"/>
              <w:bottom w:val="single" w:sz="4" w:space="0" w:color="auto"/>
              <w:right w:val="single" w:sz="4" w:space="0" w:color="auto"/>
            </w:tcBorders>
            <w:vAlign w:val="center"/>
          </w:tcPr>
          <w:p w14:paraId="386F46BC" w14:textId="77777777" w:rsidR="00BD40B1" w:rsidRPr="00C13C61" w:rsidRDefault="00BD40B1" w:rsidP="00F147E0">
            <w:pPr>
              <w:pStyle w:val="Table-Text-Centered"/>
              <w:rPr>
                <w:ins w:id="5645" w:author="Marmol, Dominika Klaudia" w:date="2026-06-08T11:44:00Z"/>
                <w:lang w:val="en-US"/>
              </w:rPr>
            </w:pPr>
          </w:p>
        </w:tc>
      </w:tr>
      <w:tr w:rsidR="008F5115" w14:paraId="12B0C020" w14:textId="77777777" w:rsidTr="00F147E0">
        <w:trPr>
          <w:trHeight w:val="284"/>
          <w:jc w:val="center"/>
          <w:ins w:id="5646"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3EB2C25B" w14:textId="77777777" w:rsidR="00BD40B1" w:rsidRPr="00C13C61" w:rsidRDefault="00E27C57" w:rsidP="00F147E0">
            <w:pPr>
              <w:pStyle w:val="Table-Text-Left"/>
              <w:rPr>
                <w:ins w:id="5647" w:author="Marmol, Dominika Klaudia" w:date="2026-06-08T11:44:00Z"/>
                <w:lang w:val="en-US"/>
              </w:rPr>
            </w:pPr>
            <w:ins w:id="5648" w:author="Marmol, Dominika Klaudia" w:date="2026-06-08T11:44:00Z">
              <w:r w:rsidRPr="00C13C61">
                <w:rPr>
                  <w:lang w:val="en-US"/>
                </w:rPr>
                <w:t>Tumor biopsy </w:t>
              </w:r>
              <w:r w:rsidRPr="00C13C61">
                <w:rPr>
                  <w:sz w:val="22"/>
                  <w:vertAlign w:val="superscript"/>
                  <w:lang w:val="en-US"/>
                </w:rPr>
                <w:t>k</w:t>
              </w:r>
            </w:ins>
          </w:p>
        </w:tc>
        <w:tc>
          <w:tcPr>
            <w:tcW w:w="703" w:type="pct"/>
            <w:tcBorders>
              <w:top w:val="single" w:sz="4" w:space="0" w:color="auto"/>
              <w:left w:val="nil"/>
              <w:bottom w:val="single" w:sz="4" w:space="0" w:color="auto"/>
              <w:right w:val="single" w:sz="4" w:space="0" w:color="auto"/>
            </w:tcBorders>
            <w:vAlign w:val="center"/>
          </w:tcPr>
          <w:p w14:paraId="6AD6E729" w14:textId="77777777" w:rsidR="00BD40B1" w:rsidRPr="00C13C61" w:rsidRDefault="00E27C57" w:rsidP="00F147E0">
            <w:pPr>
              <w:pStyle w:val="Table-Text-Centered"/>
              <w:rPr>
                <w:ins w:id="5649" w:author="Marmol, Dominika Klaudia" w:date="2026-06-08T11:44:00Z"/>
                <w:lang w:val="en-US"/>
              </w:rPr>
            </w:pPr>
            <w:ins w:id="5650" w:author="Marmol, Dominika Klaudia" w:date="2026-06-08T11:44:00Z">
              <w:r w:rsidRPr="00C13C61">
                <w:rPr>
                  <w:lang w:val="en-US"/>
                </w:rPr>
                <w:t>X</w:t>
              </w:r>
            </w:ins>
          </w:p>
        </w:tc>
        <w:tc>
          <w:tcPr>
            <w:tcW w:w="251" w:type="pct"/>
            <w:tcBorders>
              <w:top w:val="single" w:sz="4" w:space="0" w:color="auto"/>
              <w:left w:val="nil"/>
              <w:bottom w:val="single" w:sz="4" w:space="0" w:color="auto"/>
              <w:right w:val="single" w:sz="4" w:space="0" w:color="auto"/>
            </w:tcBorders>
            <w:vAlign w:val="center"/>
          </w:tcPr>
          <w:p w14:paraId="516F0262" w14:textId="77777777" w:rsidR="00BD40B1" w:rsidRPr="00C13C61" w:rsidRDefault="00BD40B1" w:rsidP="00F147E0">
            <w:pPr>
              <w:pStyle w:val="Table-Text-Centered"/>
              <w:rPr>
                <w:ins w:id="5651" w:author="Marmol, Dominika Klaudia" w:date="2026-06-08T11:44:00Z"/>
                <w:lang w:val="en-US"/>
              </w:rPr>
            </w:pPr>
          </w:p>
        </w:tc>
        <w:tc>
          <w:tcPr>
            <w:tcW w:w="251" w:type="pct"/>
            <w:tcBorders>
              <w:top w:val="single" w:sz="4" w:space="0" w:color="auto"/>
              <w:left w:val="nil"/>
              <w:bottom w:val="single" w:sz="4" w:space="0" w:color="auto"/>
              <w:right w:val="single" w:sz="4" w:space="0" w:color="auto"/>
            </w:tcBorders>
            <w:vAlign w:val="center"/>
          </w:tcPr>
          <w:p w14:paraId="2ABB586C" w14:textId="77777777" w:rsidR="00BD40B1" w:rsidRPr="00C13C61" w:rsidRDefault="00BD40B1" w:rsidP="00F147E0">
            <w:pPr>
              <w:pStyle w:val="Table-Text-Centered"/>
              <w:rPr>
                <w:ins w:id="5652" w:author="Marmol, Dominika Klaudia" w:date="2026-06-08T11:44:00Z"/>
                <w:lang w:val="en-US"/>
              </w:rPr>
            </w:pPr>
          </w:p>
        </w:tc>
        <w:tc>
          <w:tcPr>
            <w:tcW w:w="251" w:type="pct"/>
            <w:tcBorders>
              <w:top w:val="single" w:sz="4" w:space="0" w:color="auto"/>
              <w:left w:val="nil"/>
              <w:bottom w:val="single" w:sz="4" w:space="0" w:color="auto"/>
              <w:right w:val="single" w:sz="4" w:space="0" w:color="auto"/>
            </w:tcBorders>
            <w:vAlign w:val="center"/>
          </w:tcPr>
          <w:p w14:paraId="703BF382" w14:textId="77777777" w:rsidR="00BD40B1" w:rsidRPr="00C13C61" w:rsidRDefault="00BD40B1" w:rsidP="00F147E0">
            <w:pPr>
              <w:pStyle w:val="Table-Text-Centered"/>
              <w:rPr>
                <w:ins w:id="5653" w:author="Marmol, Dominika Klaudia" w:date="2026-06-08T11:44:00Z"/>
                <w:lang w:val="en-US"/>
              </w:rPr>
            </w:pPr>
          </w:p>
        </w:tc>
        <w:tc>
          <w:tcPr>
            <w:tcW w:w="250" w:type="pct"/>
            <w:tcBorders>
              <w:top w:val="single" w:sz="4" w:space="0" w:color="auto"/>
              <w:left w:val="nil"/>
              <w:bottom w:val="single" w:sz="4" w:space="0" w:color="auto"/>
              <w:right w:val="single" w:sz="4" w:space="0" w:color="auto"/>
            </w:tcBorders>
            <w:vAlign w:val="center"/>
          </w:tcPr>
          <w:p w14:paraId="46F9BEFB" w14:textId="77777777" w:rsidR="00BD40B1" w:rsidRPr="00C13C61" w:rsidRDefault="00BD40B1" w:rsidP="00F147E0">
            <w:pPr>
              <w:pStyle w:val="Table-Text-Centered"/>
              <w:rPr>
                <w:ins w:id="5654" w:author="Marmol, Dominika Klaudia" w:date="2026-06-08T11:44:00Z"/>
                <w:lang w:val="en-US"/>
              </w:rPr>
            </w:pPr>
          </w:p>
        </w:tc>
        <w:tc>
          <w:tcPr>
            <w:tcW w:w="252" w:type="pct"/>
            <w:tcBorders>
              <w:top w:val="single" w:sz="4" w:space="0" w:color="auto"/>
              <w:left w:val="nil"/>
              <w:bottom w:val="single" w:sz="4" w:space="0" w:color="auto"/>
              <w:right w:val="single" w:sz="4" w:space="0" w:color="auto"/>
            </w:tcBorders>
            <w:vAlign w:val="center"/>
          </w:tcPr>
          <w:p w14:paraId="76208DA7" w14:textId="77777777" w:rsidR="00BD40B1" w:rsidRPr="00C13C61" w:rsidRDefault="00BD40B1" w:rsidP="00F147E0">
            <w:pPr>
              <w:pStyle w:val="Table-Text-Centered"/>
              <w:rPr>
                <w:ins w:id="5655" w:author="Marmol, Dominika Klaudia" w:date="2026-06-08T11:44:00Z"/>
                <w:lang w:val="en-US"/>
              </w:rPr>
            </w:pPr>
          </w:p>
        </w:tc>
        <w:tc>
          <w:tcPr>
            <w:tcW w:w="452" w:type="pct"/>
            <w:tcBorders>
              <w:top w:val="single" w:sz="4" w:space="0" w:color="auto"/>
              <w:left w:val="nil"/>
              <w:bottom w:val="single" w:sz="4" w:space="0" w:color="auto"/>
              <w:right w:val="single" w:sz="4" w:space="0" w:color="auto"/>
            </w:tcBorders>
            <w:vAlign w:val="center"/>
          </w:tcPr>
          <w:p w14:paraId="59E74424" w14:textId="77777777" w:rsidR="00BD40B1" w:rsidRPr="00C13C61" w:rsidRDefault="00E27C57" w:rsidP="00F147E0">
            <w:pPr>
              <w:pStyle w:val="Table-Text-Centered"/>
              <w:rPr>
                <w:ins w:id="5656" w:author="Marmol, Dominika Klaudia" w:date="2026-06-08T11:44:00Z"/>
                <w:lang w:val="en-US"/>
              </w:rPr>
            </w:pPr>
            <w:ins w:id="5657" w:author="Marmol, Dominika Klaudia" w:date="2026-06-08T11:44:00Z">
              <w:r w:rsidRPr="00C13C61">
                <w:t>X</w:t>
              </w:r>
            </w:ins>
          </w:p>
        </w:tc>
        <w:tc>
          <w:tcPr>
            <w:tcW w:w="355" w:type="pct"/>
            <w:tcBorders>
              <w:top w:val="single" w:sz="4" w:space="0" w:color="auto"/>
              <w:left w:val="nil"/>
              <w:bottom w:val="single" w:sz="4" w:space="0" w:color="auto"/>
              <w:right w:val="single" w:sz="4" w:space="0" w:color="auto"/>
            </w:tcBorders>
            <w:vAlign w:val="center"/>
          </w:tcPr>
          <w:p w14:paraId="182DF851" w14:textId="77777777" w:rsidR="00BD40B1" w:rsidRPr="00C13C61" w:rsidRDefault="00BD40B1" w:rsidP="00F147E0">
            <w:pPr>
              <w:pStyle w:val="Table-Text-Centered"/>
              <w:rPr>
                <w:ins w:id="5658" w:author="Marmol, Dominika Klaudia" w:date="2026-06-08T11:44:00Z"/>
                <w:lang w:val="en-US"/>
              </w:rPr>
            </w:pPr>
          </w:p>
        </w:tc>
        <w:tc>
          <w:tcPr>
            <w:tcW w:w="350" w:type="pct"/>
            <w:tcBorders>
              <w:top w:val="single" w:sz="4" w:space="0" w:color="auto"/>
              <w:left w:val="single" w:sz="4" w:space="0" w:color="auto"/>
              <w:bottom w:val="single" w:sz="4" w:space="0" w:color="auto"/>
              <w:right w:val="single" w:sz="4" w:space="0" w:color="auto"/>
            </w:tcBorders>
            <w:vAlign w:val="center"/>
          </w:tcPr>
          <w:p w14:paraId="369BE9BB" w14:textId="77777777" w:rsidR="00BD40B1" w:rsidRPr="00C13C61" w:rsidRDefault="00BD40B1" w:rsidP="00F147E0">
            <w:pPr>
              <w:pStyle w:val="Table-Text-Centered"/>
              <w:rPr>
                <w:ins w:id="5659" w:author="Marmol, Dominika Klaudia" w:date="2026-06-08T11:44: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16628E84" w14:textId="77777777" w:rsidR="00BD40B1" w:rsidRPr="00C13C61" w:rsidRDefault="00BD40B1" w:rsidP="00F147E0">
            <w:pPr>
              <w:pStyle w:val="Table-Text-Centered"/>
              <w:rPr>
                <w:ins w:id="5660" w:author="Marmol, Dominika Klaudia" w:date="2026-06-08T11:44:00Z"/>
                <w:lang w:val="en-US"/>
              </w:rPr>
            </w:pPr>
          </w:p>
        </w:tc>
        <w:tc>
          <w:tcPr>
            <w:tcW w:w="375" w:type="pct"/>
            <w:tcBorders>
              <w:top w:val="single" w:sz="4" w:space="0" w:color="auto"/>
              <w:left w:val="nil"/>
              <w:bottom w:val="single" w:sz="4" w:space="0" w:color="auto"/>
              <w:right w:val="single" w:sz="4" w:space="0" w:color="auto"/>
            </w:tcBorders>
            <w:vAlign w:val="center"/>
          </w:tcPr>
          <w:p w14:paraId="5E0220CA" w14:textId="77777777" w:rsidR="00BD40B1" w:rsidRPr="00C13C61" w:rsidRDefault="00BD40B1" w:rsidP="00F147E0">
            <w:pPr>
              <w:pStyle w:val="Table-Text-Centered"/>
              <w:rPr>
                <w:ins w:id="5661" w:author="Marmol, Dominika Klaudia" w:date="2026-06-08T11:44:00Z"/>
                <w:lang w:val="en-US"/>
              </w:rPr>
            </w:pPr>
          </w:p>
        </w:tc>
      </w:tr>
      <w:tr w:rsidR="008F5115" w14:paraId="4DF3FBA7" w14:textId="77777777" w:rsidTr="00F147E0">
        <w:trPr>
          <w:trHeight w:val="284"/>
          <w:jc w:val="center"/>
          <w:ins w:id="5662"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21C73DD4" w14:textId="77777777" w:rsidR="00BD40B1" w:rsidRPr="00C13C61" w:rsidRDefault="00E27C57" w:rsidP="00F147E0">
            <w:pPr>
              <w:pStyle w:val="Table-Text-Left"/>
              <w:rPr>
                <w:ins w:id="5663" w:author="Marmol, Dominika Klaudia" w:date="2026-06-08T11:44:00Z"/>
                <w:lang w:val="en-US"/>
              </w:rPr>
            </w:pPr>
            <w:ins w:id="5664" w:author="Marmol, Dominika Klaudia" w:date="2026-06-08T11:44:00Z">
              <w:r w:rsidRPr="00C13C61">
                <w:rPr>
                  <w:lang w:val="en-US"/>
                </w:rPr>
                <w:lastRenderedPageBreak/>
                <w:t>Echocardiography or MUGA scan</w:t>
              </w:r>
            </w:ins>
          </w:p>
        </w:tc>
        <w:tc>
          <w:tcPr>
            <w:tcW w:w="703" w:type="pct"/>
            <w:tcBorders>
              <w:top w:val="single" w:sz="4" w:space="0" w:color="auto"/>
              <w:left w:val="nil"/>
              <w:bottom w:val="single" w:sz="4" w:space="0" w:color="auto"/>
              <w:right w:val="single" w:sz="4" w:space="0" w:color="auto"/>
            </w:tcBorders>
            <w:vAlign w:val="center"/>
          </w:tcPr>
          <w:p w14:paraId="739BBC50" w14:textId="77777777" w:rsidR="00BD40B1" w:rsidRPr="00C13C61" w:rsidRDefault="00E27C57" w:rsidP="00F147E0">
            <w:pPr>
              <w:pStyle w:val="Table-Text-Centered"/>
              <w:rPr>
                <w:ins w:id="5665" w:author="Marmol, Dominika Klaudia" w:date="2026-06-08T11:44:00Z"/>
                <w:lang w:val="en-US"/>
              </w:rPr>
            </w:pPr>
            <w:ins w:id="5666" w:author="Marmol, Dominika Klaudia" w:date="2026-06-08T11:44:00Z">
              <w:r w:rsidRPr="00C13C61">
                <w:rPr>
                  <w:lang w:val="en-US"/>
                </w:rPr>
                <w:t>X</w:t>
              </w:r>
            </w:ins>
          </w:p>
        </w:tc>
        <w:tc>
          <w:tcPr>
            <w:tcW w:w="2820" w:type="pct"/>
            <w:gridSpan w:val="9"/>
            <w:tcBorders>
              <w:top w:val="single" w:sz="4" w:space="0" w:color="auto"/>
              <w:left w:val="nil"/>
              <w:bottom w:val="single" w:sz="4" w:space="0" w:color="auto"/>
              <w:right w:val="single" w:sz="4" w:space="0" w:color="auto"/>
            </w:tcBorders>
            <w:vAlign w:val="center"/>
          </w:tcPr>
          <w:p w14:paraId="38944226" w14:textId="77777777" w:rsidR="00BD40B1" w:rsidRPr="00C13C61" w:rsidRDefault="00E27C57" w:rsidP="00F147E0">
            <w:pPr>
              <w:pStyle w:val="Table-Text-Centered"/>
              <w:rPr>
                <w:ins w:id="5667" w:author="Marmol, Dominika Klaudia" w:date="2026-06-08T11:44:00Z"/>
                <w:lang w:val="en-US"/>
              </w:rPr>
            </w:pPr>
            <w:ins w:id="5668" w:author="Marmol, Dominika Klaudia" w:date="2026-06-08T11:44:00Z">
              <w:r w:rsidRPr="00C13C61">
                <w:rPr>
                  <w:lang w:val="en-US"/>
                </w:rPr>
                <w:t>If deemed indicated by the investigator.</w:t>
              </w:r>
            </w:ins>
          </w:p>
        </w:tc>
        <w:tc>
          <w:tcPr>
            <w:tcW w:w="375" w:type="pct"/>
            <w:tcBorders>
              <w:top w:val="single" w:sz="4" w:space="0" w:color="auto"/>
              <w:left w:val="nil"/>
              <w:bottom w:val="single" w:sz="4" w:space="0" w:color="auto"/>
              <w:right w:val="single" w:sz="4" w:space="0" w:color="auto"/>
            </w:tcBorders>
            <w:vAlign w:val="center"/>
          </w:tcPr>
          <w:p w14:paraId="2ABA73AA" w14:textId="77777777" w:rsidR="00BD40B1" w:rsidRPr="00C13C61" w:rsidRDefault="00BD40B1" w:rsidP="00F147E0">
            <w:pPr>
              <w:pStyle w:val="Table-Text-Centered"/>
              <w:rPr>
                <w:ins w:id="5669" w:author="Marmol, Dominika Klaudia" w:date="2026-06-08T11:44:00Z"/>
                <w:lang w:val="en-US"/>
              </w:rPr>
            </w:pPr>
          </w:p>
        </w:tc>
      </w:tr>
      <w:tr w:rsidR="008F5115" w14:paraId="2A44F7C3" w14:textId="77777777" w:rsidTr="00F147E0">
        <w:trPr>
          <w:trHeight w:val="284"/>
          <w:jc w:val="center"/>
          <w:ins w:id="5670"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240A06AB" w14:textId="77777777" w:rsidR="00BD40B1" w:rsidRPr="00C13C61" w:rsidRDefault="00E27C57" w:rsidP="00F147E0">
            <w:pPr>
              <w:pStyle w:val="Table-Text-Left"/>
              <w:rPr>
                <w:ins w:id="5671" w:author="Marmol, Dominika Klaudia" w:date="2026-06-08T11:44:00Z"/>
                <w:lang w:val="en-US"/>
              </w:rPr>
            </w:pPr>
            <w:ins w:id="5672" w:author="Marmol, Dominika Klaudia" w:date="2026-06-08T11:44:00Z">
              <w:r w:rsidRPr="00C13C61">
                <w:rPr>
                  <w:lang w:val="en-US"/>
                </w:rPr>
                <w:t>12-lead ECG </w:t>
              </w:r>
              <w:r w:rsidRPr="00C13C61">
                <w:rPr>
                  <w:sz w:val="22"/>
                  <w:vertAlign w:val="superscript"/>
                  <w:lang w:val="en-US"/>
                </w:rPr>
                <w:t>l</w:t>
              </w:r>
            </w:ins>
          </w:p>
        </w:tc>
        <w:tc>
          <w:tcPr>
            <w:tcW w:w="703" w:type="pct"/>
            <w:tcBorders>
              <w:top w:val="single" w:sz="4" w:space="0" w:color="auto"/>
              <w:left w:val="nil"/>
              <w:bottom w:val="single" w:sz="4" w:space="0" w:color="auto"/>
              <w:right w:val="single" w:sz="4" w:space="0" w:color="auto"/>
            </w:tcBorders>
            <w:vAlign w:val="center"/>
          </w:tcPr>
          <w:p w14:paraId="2FAE8F29" w14:textId="77777777" w:rsidR="00BD40B1" w:rsidRPr="00C13C61" w:rsidRDefault="00E27C57" w:rsidP="00F147E0">
            <w:pPr>
              <w:pStyle w:val="Table-Text-Centered"/>
              <w:rPr>
                <w:ins w:id="5673" w:author="Marmol, Dominika Klaudia" w:date="2026-06-08T11:44:00Z"/>
                <w:lang w:val="en-US"/>
              </w:rPr>
            </w:pPr>
            <w:ins w:id="5674" w:author="Marmol, Dominika Klaudia" w:date="2026-06-08T11:44:00Z">
              <w:r w:rsidRPr="00C13C61">
                <w:rPr>
                  <w:lang w:val="en-US"/>
                </w:rPr>
                <w:t>X</w:t>
              </w:r>
            </w:ins>
          </w:p>
        </w:tc>
        <w:tc>
          <w:tcPr>
            <w:tcW w:w="251" w:type="pct"/>
            <w:tcBorders>
              <w:top w:val="single" w:sz="4" w:space="0" w:color="auto"/>
              <w:left w:val="nil"/>
              <w:bottom w:val="single" w:sz="4" w:space="0" w:color="auto"/>
              <w:right w:val="single" w:sz="4" w:space="0" w:color="auto"/>
            </w:tcBorders>
            <w:vAlign w:val="center"/>
          </w:tcPr>
          <w:p w14:paraId="56B6E4D8" w14:textId="77777777" w:rsidR="00BD40B1" w:rsidRPr="00C13C61" w:rsidRDefault="00E27C57" w:rsidP="00F147E0">
            <w:pPr>
              <w:pStyle w:val="Table-Text-Centered"/>
              <w:rPr>
                <w:ins w:id="5675" w:author="Marmol, Dominika Klaudia" w:date="2026-06-08T11:44:00Z"/>
                <w:lang w:val="en-US"/>
              </w:rPr>
            </w:pPr>
            <w:ins w:id="5676" w:author="Marmol, Dominika Klaudia" w:date="2026-06-08T11:44:00Z">
              <w:r w:rsidRPr="00C13C61">
                <w:rPr>
                  <w:lang w:val="en-US"/>
                </w:rPr>
                <w:t>X</w:t>
              </w:r>
            </w:ins>
          </w:p>
        </w:tc>
        <w:tc>
          <w:tcPr>
            <w:tcW w:w="251" w:type="pct"/>
            <w:tcBorders>
              <w:top w:val="single" w:sz="4" w:space="0" w:color="auto"/>
              <w:left w:val="nil"/>
              <w:bottom w:val="single" w:sz="4" w:space="0" w:color="auto"/>
              <w:right w:val="single" w:sz="4" w:space="0" w:color="auto"/>
            </w:tcBorders>
            <w:vAlign w:val="center"/>
          </w:tcPr>
          <w:p w14:paraId="41762137" w14:textId="77777777" w:rsidR="00BD40B1" w:rsidRPr="00C13C61" w:rsidRDefault="00BD40B1" w:rsidP="00F147E0">
            <w:pPr>
              <w:pStyle w:val="Table-Text-Centered"/>
              <w:rPr>
                <w:ins w:id="5677" w:author="Marmol, Dominika Klaudia" w:date="2026-06-08T11:44:00Z"/>
                <w:lang w:val="en-US"/>
              </w:rPr>
            </w:pPr>
          </w:p>
        </w:tc>
        <w:tc>
          <w:tcPr>
            <w:tcW w:w="251" w:type="pct"/>
            <w:tcBorders>
              <w:top w:val="single" w:sz="4" w:space="0" w:color="auto"/>
              <w:left w:val="nil"/>
              <w:bottom w:val="single" w:sz="4" w:space="0" w:color="auto"/>
              <w:right w:val="single" w:sz="4" w:space="0" w:color="auto"/>
            </w:tcBorders>
            <w:vAlign w:val="center"/>
          </w:tcPr>
          <w:p w14:paraId="6BE50049" w14:textId="77777777" w:rsidR="00BD40B1" w:rsidRPr="00C13C61" w:rsidRDefault="00BD40B1" w:rsidP="00F147E0">
            <w:pPr>
              <w:pStyle w:val="Table-Text-Centered"/>
              <w:rPr>
                <w:ins w:id="5678" w:author="Marmol, Dominika Klaudia" w:date="2026-06-08T11:44:00Z"/>
                <w:lang w:val="en-US"/>
              </w:rPr>
            </w:pPr>
          </w:p>
        </w:tc>
        <w:tc>
          <w:tcPr>
            <w:tcW w:w="250" w:type="pct"/>
            <w:tcBorders>
              <w:top w:val="single" w:sz="4" w:space="0" w:color="auto"/>
              <w:left w:val="nil"/>
              <w:bottom w:val="single" w:sz="4" w:space="0" w:color="auto"/>
              <w:right w:val="single" w:sz="4" w:space="0" w:color="auto"/>
            </w:tcBorders>
            <w:vAlign w:val="center"/>
          </w:tcPr>
          <w:p w14:paraId="4B48F165" w14:textId="77777777" w:rsidR="00BD40B1" w:rsidRPr="00C13C61" w:rsidRDefault="00E27C57" w:rsidP="00F147E0">
            <w:pPr>
              <w:pStyle w:val="Table-Text-Centered"/>
              <w:rPr>
                <w:ins w:id="5679" w:author="Marmol, Dominika Klaudia" w:date="2026-06-08T11:44:00Z"/>
                <w:lang w:val="en-US"/>
              </w:rPr>
            </w:pPr>
            <w:ins w:id="5680" w:author="Marmol, Dominika Klaudia" w:date="2026-06-08T11:44:00Z">
              <w:r w:rsidRPr="00C13C61">
                <w:rPr>
                  <w:lang w:val="en-US"/>
                </w:rPr>
                <w:t>X</w:t>
              </w:r>
            </w:ins>
          </w:p>
        </w:tc>
        <w:tc>
          <w:tcPr>
            <w:tcW w:w="252" w:type="pct"/>
            <w:tcBorders>
              <w:top w:val="single" w:sz="4" w:space="0" w:color="auto"/>
              <w:left w:val="nil"/>
              <w:bottom w:val="single" w:sz="4" w:space="0" w:color="auto"/>
              <w:right w:val="single" w:sz="4" w:space="0" w:color="auto"/>
            </w:tcBorders>
            <w:vAlign w:val="center"/>
          </w:tcPr>
          <w:p w14:paraId="486199B7" w14:textId="77777777" w:rsidR="00BD40B1" w:rsidRPr="00C13C61" w:rsidRDefault="00BD40B1" w:rsidP="00F147E0">
            <w:pPr>
              <w:pStyle w:val="Table-Text-Centered"/>
              <w:rPr>
                <w:ins w:id="5681" w:author="Marmol, Dominika Klaudia" w:date="2026-06-08T11:44:00Z"/>
                <w:lang w:val="en-US"/>
              </w:rPr>
            </w:pPr>
          </w:p>
        </w:tc>
        <w:tc>
          <w:tcPr>
            <w:tcW w:w="452" w:type="pct"/>
            <w:tcBorders>
              <w:top w:val="single" w:sz="4" w:space="0" w:color="auto"/>
              <w:left w:val="nil"/>
              <w:bottom w:val="single" w:sz="4" w:space="0" w:color="auto"/>
              <w:right w:val="single" w:sz="4" w:space="0" w:color="auto"/>
            </w:tcBorders>
            <w:vAlign w:val="center"/>
          </w:tcPr>
          <w:p w14:paraId="6352DC24" w14:textId="77777777" w:rsidR="00BD40B1" w:rsidRPr="00C13C61" w:rsidRDefault="00E27C57" w:rsidP="00F147E0">
            <w:pPr>
              <w:pStyle w:val="Table-Text-Centered"/>
              <w:rPr>
                <w:ins w:id="5682" w:author="Marmol, Dominika Klaudia" w:date="2026-06-08T11:44:00Z"/>
                <w:lang w:val="en-US"/>
              </w:rPr>
            </w:pPr>
            <w:ins w:id="5683" w:author="Marmol, Dominika Klaudia" w:date="2026-06-08T11:44:00Z">
              <w:r w:rsidRPr="00C13C61">
                <w:rPr>
                  <w:lang w:val="en-US"/>
                </w:rPr>
                <w:t>X</w:t>
              </w:r>
            </w:ins>
          </w:p>
        </w:tc>
        <w:tc>
          <w:tcPr>
            <w:tcW w:w="355" w:type="pct"/>
            <w:tcBorders>
              <w:top w:val="single" w:sz="4" w:space="0" w:color="auto"/>
              <w:left w:val="nil"/>
              <w:bottom w:val="single" w:sz="4" w:space="0" w:color="auto"/>
              <w:right w:val="single" w:sz="4" w:space="0" w:color="auto"/>
            </w:tcBorders>
            <w:vAlign w:val="center"/>
          </w:tcPr>
          <w:p w14:paraId="7CD44909" w14:textId="77777777" w:rsidR="00BD40B1" w:rsidRPr="00C13C61" w:rsidRDefault="00E27C57" w:rsidP="00F147E0">
            <w:pPr>
              <w:pStyle w:val="Table-Text-Centered"/>
              <w:rPr>
                <w:ins w:id="5684" w:author="Marmol, Dominika Klaudia" w:date="2026-06-08T11:44:00Z"/>
              </w:rPr>
            </w:pPr>
            <w:ins w:id="5685" w:author="Marmol, Dominika Klaudia" w:date="2026-06-08T11:44:00Z">
              <w:r w:rsidRPr="00C13C61">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7702D70D" w14:textId="77777777" w:rsidR="00BD40B1" w:rsidRPr="00C13C61" w:rsidRDefault="00E27C57" w:rsidP="00F147E0">
            <w:pPr>
              <w:pStyle w:val="Table-Text-Centered"/>
              <w:rPr>
                <w:ins w:id="5686" w:author="Marmol, Dominika Klaudia" w:date="2026-06-08T11:44:00Z"/>
                <w:lang w:val="en-US"/>
              </w:rPr>
            </w:pPr>
            <w:ins w:id="5687" w:author="Marmol, Dominika Klaudia" w:date="2026-06-08T11:44:00Z">
              <w:r w:rsidRPr="00C13C61">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4301066F" w14:textId="77777777" w:rsidR="00BD40B1" w:rsidRPr="00C13C61" w:rsidRDefault="00E27C57" w:rsidP="00F147E0">
            <w:pPr>
              <w:pStyle w:val="Table-Text-Centered"/>
              <w:rPr>
                <w:ins w:id="5688" w:author="Marmol, Dominika Klaudia" w:date="2026-06-08T11:44:00Z"/>
                <w:lang w:val="en-US"/>
              </w:rPr>
            </w:pPr>
            <w:ins w:id="5689" w:author="Marmol, Dominika Klaudia" w:date="2026-06-08T11:44:00Z">
              <w:r w:rsidRPr="00C13C61">
                <w:rPr>
                  <w:lang w:val="en-US"/>
                </w:rPr>
                <w:t>X</w:t>
              </w:r>
            </w:ins>
          </w:p>
        </w:tc>
        <w:tc>
          <w:tcPr>
            <w:tcW w:w="375" w:type="pct"/>
            <w:tcBorders>
              <w:top w:val="single" w:sz="4" w:space="0" w:color="auto"/>
              <w:left w:val="nil"/>
              <w:bottom w:val="single" w:sz="4" w:space="0" w:color="auto"/>
              <w:right w:val="single" w:sz="4" w:space="0" w:color="auto"/>
            </w:tcBorders>
            <w:vAlign w:val="center"/>
          </w:tcPr>
          <w:p w14:paraId="19609BC8" w14:textId="77777777" w:rsidR="00BD40B1" w:rsidRPr="00C13C61" w:rsidRDefault="00BD40B1" w:rsidP="00F147E0">
            <w:pPr>
              <w:pStyle w:val="Table-Text-Centered"/>
              <w:rPr>
                <w:ins w:id="5690" w:author="Marmol, Dominika Klaudia" w:date="2026-06-08T11:44:00Z"/>
                <w:lang w:val="en-US"/>
              </w:rPr>
            </w:pPr>
          </w:p>
        </w:tc>
      </w:tr>
      <w:tr w:rsidR="008F5115" w14:paraId="2BFAC8A3" w14:textId="77777777" w:rsidTr="00F147E0">
        <w:trPr>
          <w:trHeight w:val="284"/>
          <w:jc w:val="center"/>
          <w:ins w:id="5691"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32E1BED8" w14:textId="77777777" w:rsidR="00BD40B1" w:rsidRPr="00C13C61" w:rsidRDefault="00E27C57" w:rsidP="00F147E0">
            <w:pPr>
              <w:pStyle w:val="Table-Text-Left"/>
              <w:rPr>
                <w:ins w:id="5692" w:author="Marmol, Dominika Klaudia" w:date="2026-06-08T11:44:00Z"/>
                <w:lang w:val="en-US"/>
              </w:rPr>
            </w:pPr>
            <w:ins w:id="5693" w:author="Marmol, Dominika Klaudia" w:date="2026-06-08T11:44:00Z">
              <w:r w:rsidRPr="00C13C61">
                <w:rPr>
                  <w:lang w:val="en-US"/>
                </w:rPr>
                <w:t>Medical occurrences </w:t>
              </w:r>
              <w:r w:rsidRPr="00C13C61">
                <w:rPr>
                  <w:sz w:val="22"/>
                  <w:vertAlign w:val="superscript"/>
                  <w:lang w:val="en-US"/>
                </w:rPr>
                <w:t>m</w:t>
              </w:r>
            </w:ins>
          </w:p>
        </w:tc>
        <w:tc>
          <w:tcPr>
            <w:tcW w:w="703" w:type="pct"/>
            <w:tcBorders>
              <w:top w:val="single" w:sz="4" w:space="0" w:color="auto"/>
              <w:left w:val="nil"/>
              <w:bottom w:val="single" w:sz="4" w:space="0" w:color="auto"/>
              <w:right w:val="single" w:sz="4" w:space="0" w:color="auto"/>
            </w:tcBorders>
            <w:vAlign w:val="center"/>
          </w:tcPr>
          <w:p w14:paraId="1963377E" w14:textId="77777777" w:rsidR="00BD40B1" w:rsidRPr="00C13C61" w:rsidRDefault="00E27C57" w:rsidP="00F147E0">
            <w:pPr>
              <w:pStyle w:val="Table-Text-Centered"/>
              <w:rPr>
                <w:ins w:id="5694" w:author="Marmol, Dominika Klaudia" w:date="2026-06-08T11:44:00Z"/>
                <w:lang w:val="en-US"/>
              </w:rPr>
            </w:pPr>
            <w:ins w:id="5695" w:author="Marmol, Dominika Klaudia" w:date="2026-06-08T11:44:00Z">
              <w:r w:rsidRPr="00C13C61">
                <w:rPr>
                  <w:lang w:val="en-US"/>
                </w:rPr>
                <w:t>X</w:t>
              </w:r>
            </w:ins>
          </w:p>
        </w:tc>
        <w:tc>
          <w:tcPr>
            <w:tcW w:w="251" w:type="pct"/>
            <w:tcBorders>
              <w:top w:val="single" w:sz="4" w:space="0" w:color="auto"/>
              <w:left w:val="nil"/>
              <w:bottom w:val="single" w:sz="4" w:space="0" w:color="auto"/>
              <w:right w:val="single" w:sz="4" w:space="0" w:color="auto"/>
            </w:tcBorders>
            <w:vAlign w:val="center"/>
          </w:tcPr>
          <w:p w14:paraId="0E549A25" w14:textId="77777777" w:rsidR="00BD40B1" w:rsidRPr="00C13C61" w:rsidRDefault="00BD40B1" w:rsidP="00F147E0">
            <w:pPr>
              <w:pStyle w:val="Table-Text-Centered"/>
              <w:rPr>
                <w:ins w:id="5696" w:author="Marmol, Dominika Klaudia" w:date="2026-06-08T11:44:00Z"/>
                <w:lang w:val="en-US"/>
              </w:rPr>
            </w:pPr>
          </w:p>
        </w:tc>
        <w:tc>
          <w:tcPr>
            <w:tcW w:w="251" w:type="pct"/>
            <w:tcBorders>
              <w:top w:val="single" w:sz="4" w:space="0" w:color="auto"/>
              <w:left w:val="nil"/>
              <w:bottom w:val="single" w:sz="4" w:space="0" w:color="auto"/>
              <w:right w:val="single" w:sz="4" w:space="0" w:color="auto"/>
            </w:tcBorders>
            <w:vAlign w:val="center"/>
          </w:tcPr>
          <w:p w14:paraId="5EAA27D9" w14:textId="77777777" w:rsidR="00BD40B1" w:rsidRPr="00C13C61" w:rsidRDefault="00BD40B1" w:rsidP="00F147E0">
            <w:pPr>
              <w:pStyle w:val="Table-Text-Centered"/>
              <w:rPr>
                <w:ins w:id="5697" w:author="Marmol, Dominika Klaudia" w:date="2026-06-08T11:44:00Z"/>
                <w:lang w:val="en-US"/>
              </w:rPr>
            </w:pPr>
          </w:p>
        </w:tc>
        <w:tc>
          <w:tcPr>
            <w:tcW w:w="251" w:type="pct"/>
            <w:tcBorders>
              <w:top w:val="single" w:sz="4" w:space="0" w:color="auto"/>
              <w:left w:val="nil"/>
              <w:bottom w:val="single" w:sz="4" w:space="0" w:color="auto"/>
              <w:right w:val="single" w:sz="4" w:space="0" w:color="auto"/>
            </w:tcBorders>
            <w:vAlign w:val="center"/>
          </w:tcPr>
          <w:p w14:paraId="40C7A8B1" w14:textId="77777777" w:rsidR="00BD40B1" w:rsidRPr="00C13C61" w:rsidRDefault="00BD40B1" w:rsidP="00F147E0">
            <w:pPr>
              <w:pStyle w:val="Table-Text-Centered"/>
              <w:rPr>
                <w:ins w:id="5698" w:author="Marmol, Dominika Klaudia" w:date="2026-06-08T11:44:00Z"/>
                <w:lang w:val="en-US"/>
              </w:rPr>
            </w:pPr>
          </w:p>
        </w:tc>
        <w:tc>
          <w:tcPr>
            <w:tcW w:w="250" w:type="pct"/>
            <w:tcBorders>
              <w:top w:val="single" w:sz="4" w:space="0" w:color="auto"/>
              <w:left w:val="nil"/>
              <w:bottom w:val="single" w:sz="4" w:space="0" w:color="auto"/>
              <w:right w:val="single" w:sz="4" w:space="0" w:color="auto"/>
            </w:tcBorders>
            <w:vAlign w:val="center"/>
          </w:tcPr>
          <w:p w14:paraId="469F679D" w14:textId="77777777" w:rsidR="00BD40B1" w:rsidRPr="00C13C61" w:rsidRDefault="00BD40B1" w:rsidP="00F147E0">
            <w:pPr>
              <w:pStyle w:val="Table-Text-Centered"/>
              <w:rPr>
                <w:ins w:id="5699" w:author="Marmol, Dominika Klaudia" w:date="2026-06-08T11:44:00Z"/>
                <w:lang w:val="en-US"/>
              </w:rPr>
            </w:pPr>
          </w:p>
        </w:tc>
        <w:tc>
          <w:tcPr>
            <w:tcW w:w="252" w:type="pct"/>
            <w:tcBorders>
              <w:top w:val="single" w:sz="4" w:space="0" w:color="auto"/>
              <w:left w:val="nil"/>
              <w:bottom w:val="single" w:sz="4" w:space="0" w:color="auto"/>
              <w:right w:val="single" w:sz="4" w:space="0" w:color="auto"/>
            </w:tcBorders>
            <w:vAlign w:val="center"/>
          </w:tcPr>
          <w:p w14:paraId="6C56DFA7" w14:textId="77777777" w:rsidR="00BD40B1" w:rsidRPr="00C13C61" w:rsidRDefault="00BD40B1" w:rsidP="00F147E0">
            <w:pPr>
              <w:pStyle w:val="Table-Text-Centered"/>
              <w:rPr>
                <w:ins w:id="5700" w:author="Marmol, Dominika Klaudia" w:date="2026-06-08T11:44:00Z"/>
                <w:lang w:val="en-US"/>
              </w:rPr>
            </w:pPr>
          </w:p>
        </w:tc>
        <w:tc>
          <w:tcPr>
            <w:tcW w:w="452" w:type="pct"/>
            <w:tcBorders>
              <w:top w:val="single" w:sz="4" w:space="0" w:color="auto"/>
              <w:left w:val="nil"/>
              <w:bottom w:val="single" w:sz="4" w:space="0" w:color="auto"/>
              <w:right w:val="single" w:sz="4" w:space="0" w:color="auto"/>
            </w:tcBorders>
            <w:vAlign w:val="center"/>
          </w:tcPr>
          <w:p w14:paraId="5BCEFFE7" w14:textId="77777777" w:rsidR="00BD40B1" w:rsidRPr="00C13C61" w:rsidRDefault="00BD40B1" w:rsidP="00F147E0">
            <w:pPr>
              <w:pStyle w:val="Table-Text-Centered"/>
              <w:rPr>
                <w:ins w:id="5701" w:author="Marmol, Dominika Klaudia" w:date="2026-06-08T11:44:00Z"/>
                <w:lang w:val="en-US"/>
              </w:rPr>
            </w:pPr>
          </w:p>
        </w:tc>
        <w:tc>
          <w:tcPr>
            <w:tcW w:w="355" w:type="pct"/>
            <w:tcBorders>
              <w:top w:val="single" w:sz="4" w:space="0" w:color="auto"/>
              <w:left w:val="nil"/>
              <w:bottom w:val="single" w:sz="4" w:space="0" w:color="auto"/>
              <w:right w:val="single" w:sz="4" w:space="0" w:color="auto"/>
            </w:tcBorders>
            <w:vAlign w:val="center"/>
          </w:tcPr>
          <w:p w14:paraId="2F3C3309" w14:textId="77777777" w:rsidR="00BD40B1" w:rsidRPr="00C13C61" w:rsidRDefault="00BD40B1" w:rsidP="00F147E0">
            <w:pPr>
              <w:pStyle w:val="Table-Text-Centered"/>
              <w:rPr>
                <w:ins w:id="5702" w:author="Marmol, Dominika Klaudia" w:date="2026-06-08T11:44:00Z"/>
              </w:rPr>
            </w:pPr>
          </w:p>
        </w:tc>
        <w:tc>
          <w:tcPr>
            <w:tcW w:w="350" w:type="pct"/>
            <w:tcBorders>
              <w:top w:val="single" w:sz="4" w:space="0" w:color="auto"/>
              <w:left w:val="single" w:sz="4" w:space="0" w:color="auto"/>
              <w:bottom w:val="single" w:sz="4" w:space="0" w:color="auto"/>
              <w:right w:val="single" w:sz="4" w:space="0" w:color="auto"/>
            </w:tcBorders>
            <w:vAlign w:val="center"/>
          </w:tcPr>
          <w:p w14:paraId="337EAC3F" w14:textId="77777777" w:rsidR="00BD40B1" w:rsidRPr="00C13C61" w:rsidRDefault="00BD40B1" w:rsidP="00F147E0">
            <w:pPr>
              <w:pStyle w:val="Table-Text-Centered"/>
              <w:rPr>
                <w:ins w:id="5703" w:author="Marmol, Dominika Klaudia" w:date="2026-06-08T11:44: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1DA2CDC5" w14:textId="77777777" w:rsidR="00BD40B1" w:rsidRPr="00C13C61" w:rsidRDefault="00BD40B1" w:rsidP="00F147E0">
            <w:pPr>
              <w:pStyle w:val="Table-Text-Centered"/>
              <w:rPr>
                <w:ins w:id="5704" w:author="Marmol, Dominika Klaudia" w:date="2026-06-08T11:44:00Z"/>
                <w:lang w:val="en-US"/>
              </w:rPr>
            </w:pPr>
          </w:p>
        </w:tc>
        <w:tc>
          <w:tcPr>
            <w:tcW w:w="375" w:type="pct"/>
            <w:tcBorders>
              <w:top w:val="single" w:sz="4" w:space="0" w:color="auto"/>
              <w:left w:val="nil"/>
              <w:bottom w:val="single" w:sz="4" w:space="0" w:color="auto"/>
              <w:right w:val="single" w:sz="4" w:space="0" w:color="auto"/>
            </w:tcBorders>
            <w:vAlign w:val="center"/>
          </w:tcPr>
          <w:p w14:paraId="09BCD317" w14:textId="77777777" w:rsidR="00BD40B1" w:rsidRPr="00C13C61" w:rsidRDefault="00BD40B1" w:rsidP="00F147E0">
            <w:pPr>
              <w:pStyle w:val="Table-Text-Centered"/>
              <w:rPr>
                <w:ins w:id="5705" w:author="Marmol, Dominika Klaudia" w:date="2026-06-08T11:44:00Z"/>
                <w:lang w:val="en-US"/>
              </w:rPr>
            </w:pPr>
          </w:p>
        </w:tc>
      </w:tr>
      <w:tr w:rsidR="008F5115" w14:paraId="3A5F5F70" w14:textId="77777777" w:rsidTr="00F147E0">
        <w:trPr>
          <w:trHeight w:val="284"/>
          <w:jc w:val="center"/>
          <w:ins w:id="5706"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4EEFE04B" w14:textId="77777777" w:rsidR="00BD40B1" w:rsidRPr="00C13C61" w:rsidRDefault="00E27C57" w:rsidP="00F147E0">
            <w:pPr>
              <w:pStyle w:val="Table-Text-Left"/>
              <w:rPr>
                <w:ins w:id="5707" w:author="Marmol, Dominika Klaudia" w:date="2026-06-08T11:44:00Z"/>
                <w:lang w:val="en-US"/>
              </w:rPr>
            </w:pPr>
            <w:ins w:id="5708" w:author="Marmol, Dominika Klaudia" w:date="2026-06-08T11:44:00Z">
              <w:r w:rsidRPr="00C13C61">
                <w:rPr>
                  <w:lang w:val="en-US"/>
                </w:rPr>
                <w:t>AE reporting</w:t>
              </w:r>
            </w:ins>
          </w:p>
        </w:tc>
        <w:tc>
          <w:tcPr>
            <w:tcW w:w="703" w:type="pct"/>
            <w:tcBorders>
              <w:top w:val="single" w:sz="4" w:space="0" w:color="auto"/>
              <w:left w:val="nil"/>
              <w:bottom w:val="single" w:sz="4" w:space="0" w:color="auto"/>
              <w:right w:val="single" w:sz="4" w:space="0" w:color="auto"/>
            </w:tcBorders>
            <w:vAlign w:val="center"/>
          </w:tcPr>
          <w:p w14:paraId="637C773C" w14:textId="77777777" w:rsidR="00BD40B1" w:rsidRPr="00C13C61" w:rsidRDefault="00BD40B1" w:rsidP="00F147E0">
            <w:pPr>
              <w:pStyle w:val="Table-Text-Centered"/>
              <w:rPr>
                <w:ins w:id="5709" w:author="Marmol, Dominika Klaudia" w:date="2026-06-08T11:44:00Z"/>
                <w:lang w:val="en-US"/>
              </w:rPr>
            </w:pPr>
          </w:p>
        </w:tc>
        <w:tc>
          <w:tcPr>
            <w:tcW w:w="2820" w:type="pct"/>
            <w:gridSpan w:val="9"/>
            <w:tcBorders>
              <w:top w:val="single" w:sz="4" w:space="0" w:color="auto"/>
              <w:left w:val="nil"/>
              <w:bottom w:val="single" w:sz="4" w:space="0" w:color="auto"/>
              <w:right w:val="single" w:sz="4" w:space="0" w:color="auto"/>
            </w:tcBorders>
          </w:tcPr>
          <w:p w14:paraId="38F71868" w14:textId="77777777" w:rsidR="00BD40B1" w:rsidRPr="00C13C61" w:rsidRDefault="00E27C57" w:rsidP="00F147E0">
            <w:pPr>
              <w:pStyle w:val="Table-Text-Centered"/>
              <w:rPr>
                <w:ins w:id="5710" w:author="Marmol, Dominika Klaudia" w:date="2026-06-08T11:44:00Z"/>
                <w:lang w:val="en-US"/>
              </w:rPr>
            </w:pPr>
            <w:ins w:id="5711" w:author="Marmol, Dominika Klaudia" w:date="2026-06-08T11:44:00Z">
              <w:r w:rsidRPr="00C13C61">
                <w:rPr>
                  <w:lang w:val="en-US"/>
                </w:rPr>
                <w:t>Recorded the moment IMP administration started through 90 days after the last dose of IMP or until a new anticancer therapy is initiated.</w:t>
              </w:r>
            </w:ins>
          </w:p>
        </w:tc>
        <w:tc>
          <w:tcPr>
            <w:tcW w:w="375" w:type="pct"/>
            <w:tcBorders>
              <w:top w:val="single" w:sz="4" w:space="0" w:color="auto"/>
              <w:left w:val="nil"/>
              <w:bottom w:val="single" w:sz="4" w:space="0" w:color="auto"/>
              <w:right w:val="single" w:sz="4" w:space="0" w:color="auto"/>
            </w:tcBorders>
            <w:vAlign w:val="center"/>
          </w:tcPr>
          <w:p w14:paraId="7A701EED" w14:textId="77777777" w:rsidR="00BD40B1" w:rsidRPr="00C13C61" w:rsidRDefault="00BD40B1" w:rsidP="00F147E0">
            <w:pPr>
              <w:pStyle w:val="Table-Text-Centered"/>
              <w:rPr>
                <w:ins w:id="5712" w:author="Marmol, Dominika Klaudia" w:date="2026-06-08T11:44:00Z"/>
                <w:lang w:val="en-US"/>
              </w:rPr>
            </w:pPr>
          </w:p>
        </w:tc>
      </w:tr>
      <w:tr w:rsidR="008F5115" w14:paraId="19A37648" w14:textId="77777777" w:rsidTr="00F147E0">
        <w:trPr>
          <w:trHeight w:val="284"/>
          <w:jc w:val="center"/>
          <w:ins w:id="5713"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77DD108B" w14:textId="77777777" w:rsidR="00BD40B1" w:rsidRPr="00C13C61" w:rsidRDefault="00E27C57" w:rsidP="00F147E0">
            <w:pPr>
              <w:pStyle w:val="Table-Text-Left"/>
              <w:rPr>
                <w:ins w:id="5714" w:author="Marmol, Dominika Klaudia" w:date="2026-06-08T11:44:00Z"/>
                <w:lang w:val="en-US"/>
              </w:rPr>
            </w:pPr>
            <w:ins w:id="5715" w:author="Marmol, Dominika Klaudia" w:date="2026-06-08T11:44:00Z">
              <w:r w:rsidRPr="00C13C61">
                <w:rPr>
                  <w:lang w:val="en-US"/>
                </w:rPr>
                <w:t>SAE reporting </w:t>
              </w:r>
              <w:r w:rsidRPr="00C13C61">
                <w:rPr>
                  <w:sz w:val="22"/>
                  <w:vertAlign w:val="superscript"/>
                  <w:lang w:val="en-US"/>
                </w:rPr>
                <w:t>n</w:t>
              </w:r>
            </w:ins>
          </w:p>
        </w:tc>
        <w:tc>
          <w:tcPr>
            <w:tcW w:w="3522" w:type="pct"/>
            <w:gridSpan w:val="10"/>
            <w:tcBorders>
              <w:top w:val="single" w:sz="4" w:space="0" w:color="auto"/>
              <w:left w:val="single" w:sz="4" w:space="0" w:color="auto"/>
              <w:right w:val="single" w:sz="4" w:space="0" w:color="auto"/>
            </w:tcBorders>
          </w:tcPr>
          <w:p w14:paraId="76D0A1EC" w14:textId="77777777" w:rsidR="00BD40B1" w:rsidRPr="00C13C61" w:rsidRDefault="00E27C57" w:rsidP="00F147E0">
            <w:pPr>
              <w:pStyle w:val="Table-Text-Centered"/>
              <w:rPr>
                <w:ins w:id="5716" w:author="Marmol, Dominika Klaudia" w:date="2026-06-08T11:44:00Z"/>
                <w:lang w:val="en-US"/>
              </w:rPr>
            </w:pPr>
            <w:ins w:id="5717" w:author="Marmol, Dominika Klaudia" w:date="2026-06-08T11:44:00Z">
              <w:r w:rsidRPr="00C13C61">
                <w:rPr>
                  <w:lang w:val="en-US"/>
                </w:rPr>
                <w:t>Recorded from signing of the ICF through 90 days after the last dose of IMP or until a new anticancer therapy is initiated.</w:t>
              </w:r>
            </w:ins>
          </w:p>
        </w:tc>
        <w:tc>
          <w:tcPr>
            <w:tcW w:w="375" w:type="pct"/>
            <w:tcBorders>
              <w:top w:val="single" w:sz="4" w:space="0" w:color="auto"/>
              <w:left w:val="single" w:sz="4" w:space="0" w:color="auto"/>
              <w:right w:val="single" w:sz="4" w:space="0" w:color="auto"/>
            </w:tcBorders>
            <w:vAlign w:val="center"/>
          </w:tcPr>
          <w:p w14:paraId="3CE0DDA2" w14:textId="77777777" w:rsidR="00BD40B1" w:rsidRPr="00C13C61" w:rsidRDefault="00BD40B1" w:rsidP="00F147E0">
            <w:pPr>
              <w:pStyle w:val="Table-Text-Centered"/>
              <w:rPr>
                <w:ins w:id="5718" w:author="Marmol, Dominika Klaudia" w:date="2026-06-08T11:44:00Z"/>
                <w:lang w:val="en-US"/>
              </w:rPr>
            </w:pPr>
          </w:p>
        </w:tc>
      </w:tr>
      <w:tr w:rsidR="008F5115" w14:paraId="4E712531" w14:textId="77777777" w:rsidTr="00F147E0">
        <w:trPr>
          <w:trHeight w:val="284"/>
          <w:jc w:val="center"/>
          <w:ins w:id="5719"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2EFD673F" w14:textId="77777777" w:rsidR="00BD40B1" w:rsidRPr="00C13C61" w:rsidRDefault="00E27C57" w:rsidP="00F147E0">
            <w:pPr>
              <w:pStyle w:val="Table-Text-Left"/>
              <w:rPr>
                <w:ins w:id="5720" w:author="Marmol, Dominika Klaudia" w:date="2026-06-08T11:44:00Z"/>
                <w:lang w:val="en-US"/>
              </w:rPr>
            </w:pPr>
            <w:ins w:id="5721" w:author="Marmol, Dominika Klaudia" w:date="2026-06-08T11:44:00Z">
              <w:r w:rsidRPr="00C13C61">
                <w:rPr>
                  <w:lang w:val="en-US"/>
                </w:rPr>
                <w:t>Concomitant medication</w:t>
              </w:r>
            </w:ins>
          </w:p>
        </w:tc>
        <w:tc>
          <w:tcPr>
            <w:tcW w:w="3522" w:type="pct"/>
            <w:gridSpan w:val="10"/>
            <w:tcBorders>
              <w:top w:val="single" w:sz="4" w:space="0" w:color="auto"/>
              <w:left w:val="single" w:sz="4" w:space="0" w:color="auto"/>
              <w:bottom w:val="single" w:sz="4" w:space="0" w:color="auto"/>
              <w:right w:val="single" w:sz="4" w:space="0" w:color="auto"/>
            </w:tcBorders>
          </w:tcPr>
          <w:p w14:paraId="4A6EB37A" w14:textId="77777777" w:rsidR="00BD40B1" w:rsidRPr="00C13C61" w:rsidRDefault="00E27C57" w:rsidP="00F147E0">
            <w:pPr>
              <w:pStyle w:val="Table-Text-Centered"/>
              <w:rPr>
                <w:ins w:id="5722" w:author="Marmol, Dominika Klaudia" w:date="2026-06-08T11:44:00Z"/>
                <w:lang w:val="en-US"/>
              </w:rPr>
            </w:pPr>
            <w:ins w:id="5723" w:author="Marmol, Dominika Klaudia" w:date="2026-06-08T11:44:00Z">
              <w:r w:rsidRPr="00C13C61">
                <w:rPr>
                  <w:lang w:val="en-US"/>
                </w:rPr>
                <w:t>Recorded from signing of ICF through 90 days after the last dose of IMP.</w:t>
              </w:r>
            </w:ins>
          </w:p>
        </w:tc>
        <w:tc>
          <w:tcPr>
            <w:tcW w:w="375" w:type="pct"/>
            <w:tcBorders>
              <w:top w:val="single" w:sz="4" w:space="0" w:color="auto"/>
              <w:left w:val="single" w:sz="4" w:space="0" w:color="auto"/>
              <w:bottom w:val="single" w:sz="4" w:space="0" w:color="auto"/>
              <w:right w:val="single" w:sz="4" w:space="0" w:color="auto"/>
            </w:tcBorders>
            <w:vAlign w:val="center"/>
          </w:tcPr>
          <w:p w14:paraId="13E83620" w14:textId="77777777" w:rsidR="00BD40B1" w:rsidRPr="00C13C61" w:rsidRDefault="00BD40B1" w:rsidP="00F147E0">
            <w:pPr>
              <w:pStyle w:val="Table-Text-Centered"/>
              <w:rPr>
                <w:ins w:id="5724" w:author="Marmol, Dominika Klaudia" w:date="2026-06-08T11:44:00Z"/>
                <w:lang w:val="en-US"/>
              </w:rPr>
            </w:pPr>
          </w:p>
        </w:tc>
      </w:tr>
      <w:tr w:rsidR="008F5115" w14:paraId="5C3DEB27" w14:textId="77777777" w:rsidTr="00F147E0">
        <w:trPr>
          <w:trHeight w:val="284"/>
          <w:jc w:val="center"/>
          <w:ins w:id="5725"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65ACB226" w14:textId="77777777" w:rsidR="00BD40B1" w:rsidRPr="00C13C61" w:rsidRDefault="00E27C57" w:rsidP="00F147E0">
            <w:pPr>
              <w:pStyle w:val="Table-Text-Left"/>
              <w:rPr>
                <w:ins w:id="5726" w:author="Marmol, Dominika Klaudia" w:date="2026-06-08T11:44:00Z"/>
                <w:lang w:val="en-US"/>
              </w:rPr>
            </w:pPr>
            <w:ins w:id="5727" w:author="Marmol, Dominika Klaudia" w:date="2026-06-08T11:44:00Z">
              <w:r w:rsidRPr="00C13C61">
                <w:rPr>
                  <w:lang w:val="en-US"/>
                </w:rPr>
                <w:t>Survival status </w:t>
              </w:r>
              <w:r w:rsidRPr="00C13C61">
                <w:rPr>
                  <w:sz w:val="22"/>
                  <w:vertAlign w:val="superscript"/>
                  <w:lang w:val="en-US"/>
                </w:rPr>
                <w:t>o</w:t>
              </w:r>
            </w:ins>
          </w:p>
        </w:tc>
        <w:tc>
          <w:tcPr>
            <w:tcW w:w="703" w:type="pct"/>
            <w:tcBorders>
              <w:top w:val="single" w:sz="4" w:space="0" w:color="auto"/>
              <w:left w:val="nil"/>
              <w:bottom w:val="single" w:sz="4" w:space="0" w:color="auto"/>
              <w:right w:val="single" w:sz="4" w:space="0" w:color="auto"/>
            </w:tcBorders>
            <w:vAlign w:val="center"/>
          </w:tcPr>
          <w:p w14:paraId="2D3B447B" w14:textId="77777777" w:rsidR="00BD40B1" w:rsidRPr="00C13C61" w:rsidRDefault="00BD40B1" w:rsidP="00F147E0">
            <w:pPr>
              <w:pStyle w:val="Table-Text-Centered"/>
              <w:rPr>
                <w:ins w:id="5728" w:author="Marmol, Dominika Klaudia" w:date="2026-06-08T11:44:00Z"/>
                <w:lang w:val="en-US"/>
              </w:rPr>
            </w:pPr>
          </w:p>
        </w:tc>
        <w:tc>
          <w:tcPr>
            <w:tcW w:w="251" w:type="pct"/>
            <w:tcBorders>
              <w:top w:val="single" w:sz="4" w:space="0" w:color="auto"/>
              <w:left w:val="nil"/>
              <w:bottom w:val="single" w:sz="4" w:space="0" w:color="auto"/>
              <w:right w:val="single" w:sz="4" w:space="0" w:color="auto"/>
            </w:tcBorders>
            <w:vAlign w:val="center"/>
          </w:tcPr>
          <w:p w14:paraId="55BEF301" w14:textId="77777777" w:rsidR="00BD40B1" w:rsidRPr="00C13C61" w:rsidRDefault="00BD40B1" w:rsidP="00F147E0">
            <w:pPr>
              <w:pStyle w:val="Table-Text-Centered"/>
              <w:rPr>
                <w:ins w:id="5729" w:author="Marmol, Dominika Klaudia" w:date="2026-06-08T11:44:00Z"/>
                <w:lang w:val="en-US"/>
              </w:rPr>
            </w:pPr>
          </w:p>
        </w:tc>
        <w:tc>
          <w:tcPr>
            <w:tcW w:w="251" w:type="pct"/>
            <w:tcBorders>
              <w:top w:val="single" w:sz="4" w:space="0" w:color="auto"/>
              <w:left w:val="nil"/>
              <w:bottom w:val="single" w:sz="4" w:space="0" w:color="auto"/>
              <w:right w:val="single" w:sz="4" w:space="0" w:color="auto"/>
            </w:tcBorders>
            <w:vAlign w:val="center"/>
          </w:tcPr>
          <w:p w14:paraId="197D62C7" w14:textId="77777777" w:rsidR="00BD40B1" w:rsidRPr="00C13C61" w:rsidRDefault="00BD40B1" w:rsidP="00F147E0">
            <w:pPr>
              <w:pStyle w:val="Table-Text-Centered"/>
              <w:rPr>
                <w:ins w:id="5730" w:author="Marmol, Dominika Klaudia" w:date="2026-06-08T11:44:00Z"/>
                <w:lang w:val="en-US"/>
              </w:rPr>
            </w:pPr>
          </w:p>
        </w:tc>
        <w:tc>
          <w:tcPr>
            <w:tcW w:w="251" w:type="pct"/>
            <w:tcBorders>
              <w:top w:val="single" w:sz="4" w:space="0" w:color="auto"/>
              <w:left w:val="nil"/>
              <w:bottom w:val="single" w:sz="4" w:space="0" w:color="auto"/>
              <w:right w:val="single" w:sz="4" w:space="0" w:color="auto"/>
            </w:tcBorders>
            <w:vAlign w:val="center"/>
          </w:tcPr>
          <w:p w14:paraId="7A4337F8" w14:textId="77777777" w:rsidR="00BD40B1" w:rsidRPr="00C13C61" w:rsidRDefault="00BD40B1" w:rsidP="00F147E0">
            <w:pPr>
              <w:pStyle w:val="Table-Text-Centered"/>
              <w:rPr>
                <w:ins w:id="5731" w:author="Marmol, Dominika Klaudia" w:date="2026-06-08T11:44:00Z"/>
                <w:lang w:val="en-US"/>
              </w:rPr>
            </w:pPr>
          </w:p>
        </w:tc>
        <w:tc>
          <w:tcPr>
            <w:tcW w:w="250" w:type="pct"/>
            <w:tcBorders>
              <w:top w:val="single" w:sz="4" w:space="0" w:color="auto"/>
              <w:left w:val="nil"/>
              <w:bottom w:val="single" w:sz="4" w:space="0" w:color="auto"/>
              <w:right w:val="single" w:sz="4" w:space="0" w:color="auto"/>
            </w:tcBorders>
            <w:vAlign w:val="center"/>
          </w:tcPr>
          <w:p w14:paraId="7FC71076" w14:textId="77777777" w:rsidR="00BD40B1" w:rsidRPr="00C13C61" w:rsidRDefault="00BD40B1" w:rsidP="00F147E0">
            <w:pPr>
              <w:pStyle w:val="Table-Text-Centered"/>
              <w:rPr>
                <w:ins w:id="5732" w:author="Marmol, Dominika Klaudia" w:date="2026-06-08T11:44:00Z"/>
                <w:lang w:val="en-US"/>
              </w:rPr>
            </w:pPr>
          </w:p>
        </w:tc>
        <w:tc>
          <w:tcPr>
            <w:tcW w:w="252" w:type="pct"/>
            <w:tcBorders>
              <w:top w:val="single" w:sz="4" w:space="0" w:color="auto"/>
              <w:left w:val="nil"/>
              <w:bottom w:val="single" w:sz="4" w:space="0" w:color="auto"/>
              <w:right w:val="single" w:sz="4" w:space="0" w:color="auto"/>
            </w:tcBorders>
            <w:vAlign w:val="center"/>
          </w:tcPr>
          <w:p w14:paraId="12CF8A50" w14:textId="77777777" w:rsidR="00BD40B1" w:rsidRPr="00C13C61" w:rsidRDefault="00BD40B1" w:rsidP="00F147E0">
            <w:pPr>
              <w:pStyle w:val="Table-Text-Centered"/>
              <w:rPr>
                <w:ins w:id="5733" w:author="Marmol, Dominika Klaudia" w:date="2026-06-08T11:44:00Z"/>
                <w:lang w:val="en-US"/>
              </w:rPr>
            </w:pPr>
          </w:p>
        </w:tc>
        <w:tc>
          <w:tcPr>
            <w:tcW w:w="452" w:type="pct"/>
            <w:tcBorders>
              <w:top w:val="single" w:sz="4" w:space="0" w:color="auto"/>
              <w:left w:val="nil"/>
              <w:bottom w:val="single" w:sz="4" w:space="0" w:color="auto"/>
              <w:right w:val="single" w:sz="4" w:space="0" w:color="auto"/>
            </w:tcBorders>
            <w:vAlign w:val="center"/>
          </w:tcPr>
          <w:p w14:paraId="3EF9D3E3" w14:textId="77777777" w:rsidR="00BD40B1" w:rsidRPr="00C13C61" w:rsidRDefault="00BD40B1" w:rsidP="00F147E0">
            <w:pPr>
              <w:pStyle w:val="Table-Text-Centered"/>
              <w:rPr>
                <w:ins w:id="5734" w:author="Marmol, Dominika Klaudia" w:date="2026-06-08T11:44:00Z"/>
                <w:lang w:val="en-US"/>
              </w:rPr>
            </w:pPr>
          </w:p>
        </w:tc>
        <w:tc>
          <w:tcPr>
            <w:tcW w:w="355" w:type="pct"/>
            <w:tcBorders>
              <w:top w:val="single" w:sz="4" w:space="0" w:color="auto"/>
              <w:left w:val="nil"/>
              <w:bottom w:val="single" w:sz="4" w:space="0" w:color="auto"/>
              <w:right w:val="single" w:sz="4" w:space="0" w:color="auto"/>
            </w:tcBorders>
            <w:vAlign w:val="center"/>
          </w:tcPr>
          <w:p w14:paraId="1142877B" w14:textId="77777777" w:rsidR="00BD40B1" w:rsidRPr="00C13C61" w:rsidRDefault="00BD40B1" w:rsidP="00F147E0">
            <w:pPr>
              <w:pStyle w:val="Table-Text-Centered"/>
              <w:rPr>
                <w:ins w:id="5735" w:author="Marmol, Dominika Klaudia" w:date="2026-06-08T11:44:00Z"/>
              </w:rPr>
            </w:pPr>
          </w:p>
        </w:tc>
        <w:tc>
          <w:tcPr>
            <w:tcW w:w="350" w:type="pct"/>
            <w:tcBorders>
              <w:top w:val="single" w:sz="4" w:space="0" w:color="auto"/>
              <w:left w:val="single" w:sz="4" w:space="0" w:color="auto"/>
              <w:bottom w:val="single" w:sz="4" w:space="0" w:color="auto"/>
              <w:right w:val="single" w:sz="4" w:space="0" w:color="auto"/>
            </w:tcBorders>
            <w:vAlign w:val="center"/>
          </w:tcPr>
          <w:p w14:paraId="40542F42" w14:textId="77777777" w:rsidR="00BD40B1" w:rsidRPr="00C13C61" w:rsidRDefault="00BD40B1" w:rsidP="00F147E0">
            <w:pPr>
              <w:pStyle w:val="Table-Text-Centered"/>
              <w:rPr>
                <w:ins w:id="5736" w:author="Marmol, Dominika Klaudia" w:date="2026-06-08T11:44: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78A5CBF1" w14:textId="77777777" w:rsidR="00BD40B1" w:rsidRPr="00C13C61" w:rsidRDefault="00BD40B1" w:rsidP="00F147E0">
            <w:pPr>
              <w:pStyle w:val="Table-Text-Centered"/>
              <w:rPr>
                <w:ins w:id="5737" w:author="Marmol, Dominika Klaudia" w:date="2026-06-08T11:44:00Z"/>
                <w:lang w:val="en-US"/>
              </w:rPr>
            </w:pPr>
          </w:p>
        </w:tc>
        <w:tc>
          <w:tcPr>
            <w:tcW w:w="375" w:type="pct"/>
            <w:tcBorders>
              <w:top w:val="single" w:sz="4" w:space="0" w:color="auto"/>
              <w:left w:val="nil"/>
              <w:bottom w:val="single" w:sz="4" w:space="0" w:color="auto"/>
              <w:right w:val="single" w:sz="4" w:space="0" w:color="auto"/>
            </w:tcBorders>
            <w:vAlign w:val="center"/>
          </w:tcPr>
          <w:p w14:paraId="0B8DDC02" w14:textId="77777777" w:rsidR="00BD40B1" w:rsidRPr="00C13C61" w:rsidRDefault="00E27C57" w:rsidP="00F147E0">
            <w:pPr>
              <w:pStyle w:val="Table-Text-Centered"/>
              <w:rPr>
                <w:ins w:id="5738" w:author="Marmol, Dominika Klaudia" w:date="2026-06-08T11:44:00Z"/>
                <w:lang w:val="en-US"/>
              </w:rPr>
            </w:pPr>
            <w:ins w:id="5739" w:author="Marmol, Dominika Klaudia" w:date="2026-06-08T11:44:00Z">
              <w:r w:rsidRPr="00C13C61">
                <w:rPr>
                  <w:lang w:val="en-US"/>
                </w:rPr>
                <w:t>X</w:t>
              </w:r>
            </w:ins>
          </w:p>
        </w:tc>
      </w:tr>
      <w:tr w:rsidR="008F5115" w14:paraId="36DA5A0D" w14:textId="77777777" w:rsidTr="00F147E0">
        <w:trPr>
          <w:trHeight w:val="284"/>
          <w:jc w:val="center"/>
          <w:ins w:id="5740"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4E731A5F" w14:textId="77777777" w:rsidR="00BD40B1" w:rsidRPr="00C13C61" w:rsidRDefault="00E27C57" w:rsidP="00F147E0">
            <w:pPr>
              <w:pStyle w:val="Table-Text-Left"/>
              <w:rPr>
                <w:ins w:id="5741" w:author="Marmol, Dominika Klaudia" w:date="2026-06-08T11:44:00Z"/>
                <w:lang w:val="en-US"/>
              </w:rPr>
            </w:pPr>
            <w:ins w:id="5742" w:author="Marmol, Dominika Klaudia" w:date="2026-06-08T11:44:00Z">
              <w:r w:rsidRPr="00C13C61">
                <w:rPr>
                  <w:lang w:val="en-US"/>
                </w:rPr>
                <w:t>CT/MRI and tumor assessment </w:t>
              </w:r>
              <w:r w:rsidRPr="00C13C61">
                <w:rPr>
                  <w:sz w:val="22"/>
                  <w:vertAlign w:val="superscript"/>
                  <w:lang w:val="en-US"/>
                </w:rPr>
                <w:t>p</w:t>
              </w:r>
            </w:ins>
          </w:p>
        </w:tc>
        <w:tc>
          <w:tcPr>
            <w:tcW w:w="703" w:type="pct"/>
            <w:tcBorders>
              <w:top w:val="single" w:sz="4" w:space="0" w:color="auto"/>
              <w:left w:val="single" w:sz="4" w:space="0" w:color="auto"/>
              <w:bottom w:val="single" w:sz="4" w:space="0" w:color="auto"/>
              <w:right w:val="single" w:sz="4" w:space="0" w:color="auto"/>
            </w:tcBorders>
            <w:vAlign w:val="center"/>
          </w:tcPr>
          <w:p w14:paraId="30C79B3C" w14:textId="77777777" w:rsidR="00BD40B1" w:rsidRPr="00C13C61" w:rsidRDefault="00E27C57" w:rsidP="00F147E0">
            <w:pPr>
              <w:pStyle w:val="Table-Text-Centered"/>
              <w:rPr>
                <w:ins w:id="5743" w:author="Marmol, Dominika Klaudia" w:date="2026-06-08T11:44:00Z"/>
                <w:vertAlign w:val="superscript"/>
                <w:lang w:val="en-US"/>
              </w:rPr>
            </w:pPr>
            <w:ins w:id="5744" w:author="Marmol, Dominika Klaudia" w:date="2026-06-08T11:44:00Z">
              <w:r w:rsidRPr="00C13C61">
                <w:rPr>
                  <w:lang w:val="en-US"/>
                </w:rPr>
                <w:t>X</w:t>
              </w:r>
            </w:ins>
          </w:p>
        </w:tc>
        <w:tc>
          <w:tcPr>
            <w:tcW w:w="1707" w:type="pct"/>
            <w:gridSpan w:val="6"/>
            <w:tcBorders>
              <w:top w:val="single" w:sz="4" w:space="0" w:color="auto"/>
              <w:left w:val="single" w:sz="4" w:space="0" w:color="auto"/>
              <w:bottom w:val="single" w:sz="4" w:space="0" w:color="auto"/>
              <w:right w:val="single" w:sz="4" w:space="0" w:color="auto"/>
            </w:tcBorders>
            <w:vAlign w:val="center"/>
          </w:tcPr>
          <w:p w14:paraId="749B15C6" w14:textId="77777777" w:rsidR="00BD40B1" w:rsidRPr="00C13C61" w:rsidRDefault="00E27C57" w:rsidP="00F147E0">
            <w:pPr>
              <w:pStyle w:val="Table-Text-Centered"/>
              <w:rPr>
                <w:ins w:id="5745" w:author="Marmol, Dominika Klaudia" w:date="2026-06-08T11:44:00Z"/>
                <w:lang w:val="en-US"/>
              </w:rPr>
            </w:pPr>
            <w:ins w:id="5746" w:author="Marmol, Dominika Klaudia" w:date="2026-06-08T11:44:00Z">
              <w:r w:rsidRPr="00C13C61">
                <w:rPr>
                  <w:lang w:val="en-US"/>
                </w:rPr>
                <w:t>At baseline (C1D1) and every 6 weeks (±7 days) up to 48 weeks following C1D1, regardless of dose delays. Week 48 onwards, tumor assessment is required every 12 weeks (±7 days).</w:t>
              </w:r>
            </w:ins>
          </w:p>
        </w:tc>
        <w:tc>
          <w:tcPr>
            <w:tcW w:w="355" w:type="pct"/>
            <w:tcBorders>
              <w:top w:val="single" w:sz="4" w:space="0" w:color="auto"/>
              <w:left w:val="single" w:sz="4" w:space="0" w:color="auto"/>
              <w:bottom w:val="single" w:sz="4" w:space="0" w:color="auto"/>
              <w:right w:val="single" w:sz="4" w:space="0" w:color="auto"/>
            </w:tcBorders>
            <w:vAlign w:val="center"/>
          </w:tcPr>
          <w:p w14:paraId="7C9F49FB" w14:textId="77777777" w:rsidR="00BD40B1" w:rsidRPr="00C13C61" w:rsidRDefault="00E27C57" w:rsidP="00F147E0">
            <w:pPr>
              <w:pStyle w:val="Table-Text-Centered"/>
              <w:rPr>
                <w:ins w:id="5747" w:author="Marmol, Dominika Klaudia" w:date="2026-06-08T11:44:00Z"/>
              </w:rPr>
            </w:pPr>
            <w:ins w:id="5748" w:author="Marmol, Dominika Klaudia" w:date="2026-06-08T11:44:00Z">
              <w:r w:rsidRPr="00C13C61">
                <w:rPr>
                  <w:position w:val="-8"/>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05E62889" w14:textId="77777777" w:rsidR="00BD40B1" w:rsidRPr="00C13C61" w:rsidRDefault="00E27C57" w:rsidP="00F147E0">
            <w:pPr>
              <w:pStyle w:val="Table-Text-Centered"/>
              <w:rPr>
                <w:ins w:id="5749" w:author="Marmol, Dominika Klaudia" w:date="2026-06-08T11:44:00Z"/>
                <w:lang w:val="en-US"/>
              </w:rPr>
            </w:pPr>
            <w:ins w:id="5750" w:author="Marmol, Dominika Klaudia" w:date="2026-06-08T11:44:00Z">
              <w:r w:rsidRPr="00C13C61">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69ADB71B" w14:textId="77777777" w:rsidR="00BD40B1" w:rsidRPr="00C13C61" w:rsidRDefault="00E27C57" w:rsidP="00F147E0">
            <w:pPr>
              <w:pStyle w:val="Table-Text-Centered"/>
              <w:rPr>
                <w:ins w:id="5751" w:author="Marmol, Dominika Klaudia" w:date="2026-06-08T11:44:00Z"/>
                <w:lang w:val="en-US"/>
              </w:rPr>
            </w:pPr>
            <w:ins w:id="5752" w:author="Marmol, Dominika Klaudia" w:date="2026-06-08T11:44:00Z">
              <w:r w:rsidRPr="00C13C61">
                <w:rPr>
                  <w:lang w:val="en-US"/>
                </w:rPr>
                <w:t>X</w:t>
              </w:r>
            </w:ins>
          </w:p>
        </w:tc>
        <w:tc>
          <w:tcPr>
            <w:tcW w:w="375" w:type="pct"/>
            <w:tcBorders>
              <w:top w:val="single" w:sz="4" w:space="0" w:color="auto"/>
              <w:left w:val="single" w:sz="4" w:space="0" w:color="auto"/>
              <w:bottom w:val="single" w:sz="4" w:space="0" w:color="auto"/>
              <w:right w:val="single" w:sz="4" w:space="0" w:color="auto"/>
            </w:tcBorders>
            <w:vAlign w:val="center"/>
          </w:tcPr>
          <w:p w14:paraId="48566E82" w14:textId="77777777" w:rsidR="00BD40B1" w:rsidRPr="00C13C61" w:rsidRDefault="00E27C57" w:rsidP="00F147E0">
            <w:pPr>
              <w:pStyle w:val="Table-Text-Centered"/>
              <w:rPr>
                <w:ins w:id="5753" w:author="Marmol, Dominika Klaudia" w:date="2026-06-08T11:44:00Z"/>
                <w:lang w:val="en-US"/>
              </w:rPr>
            </w:pPr>
            <w:ins w:id="5754" w:author="Marmol, Dominika Klaudia" w:date="2026-06-08T11:44:00Z">
              <w:r w:rsidRPr="00C13C61">
                <w:rPr>
                  <w:position w:val="-8"/>
                  <w:lang w:val="en-US"/>
                </w:rPr>
                <w:t>X</w:t>
              </w:r>
            </w:ins>
          </w:p>
        </w:tc>
      </w:tr>
      <w:tr w:rsidR="008F5115" w14:paraId="19D0F501" w14:textId="77777777" w:rsidTr="00F147E0">
        <w:trPr>
          <w:trHeight w:val="284"/>
          <w:jc w:val="center"/>
          <w:ins w:id="5755"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71BD82FB" w14:textId="77777777" w:rsidR="00BD40B1" w:rsidRPr="00C13C61" w:rsidRDefault="00E27C57" w:rsidP="00F147E0">
            <w:pPr>
              <w:pStyle w:val="Table-Text-Left"/>
              <w:rPr>
                <w:ins w:id="5756" w:author="Marmol, Dominika Klaudia" w:date="2026-06-08T11:44:00Z"/>
                <w:lang w:val="en-US"/>
              </w:rPr>
            </w:pPr>
            <w:ins w:id="5757" w:author="Marmol, Dominika Klaudia" w:date="2026-06-08T11:44:00Z">
              <w:r w:rsidRPr="00C13C61">
                <w:rPr>
                  <w:lang w:val="en-US"/>
                </w:rPr>
                <w:t>Pregnancy test/counselling </w:t>
              </w:r>
              <w:r w:rsidRPr="00C13C61">
                <w:rPr>
                  <w:sz w:val="22"/>
                  <w:vertAlign w:val="superscript"/>
                  <w:lang w:val="en-US"/>
                </w:rPr>
                <w:t>q</w:t>
              </w:r>
            </w:ins>
          </w:p>
        </w:tc>
        <w:tc>
          <w:tcPr>
            <w:tcW w:w="703" w:type="pct"/>
            <w:tcBorders>
              <w:top w:val="single" w:sz="4" w:space="0" w:color="auto"/>
              <w:left w:val="single" w:sz="4" w:space="0" w:color="auto"/>
              <w:bottom w:val="single" w:sz="4" w:space="0" w:color="auto"/>
              <w:right w:val="single" w:sz="4" w:space="0" w:color="auto"/>
            </w:tcBorders>
            <w:vAlign w:val="center"/>
          </w:tcPr>
          <w:p w14:paraId="0E56C45C" w14:textId="77777777" w:rsidR="00BD40B1" w:rsidRPr="00C13C61" w:rsidRDefault="00E27C57" w:rsidP="00F147E0">
            <w:pPr>
              <w:pStyle w:val="Table-Text-Centered"/>
              <w:rPr>
                <w:ins w:id="5758" w:author="Marmol, Dominika Klaudia" w:date="2026-06-08T11:44:00Z"/>
                <w:lang w:val="en-US"/>
              </w:rPr>
            </w:pPr>
            <w:ins w:id="5759" w:author="Marmol, Dominika Klaudia" w:date="2026-06-08T11:44:00Z">
              <w:r w:rsidRPr="00C13C61">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31B7A390" w14:textId="77777777" w:rsidR="00BD40B1" w:rsidRPr="00C13C61" w:rsidRDefault="00E27C57" w:rsidP="00F147E0">
            <w:pPr>
              <w:pStyle w:val="Table-Text-Centered"/>
              <w:rPr>
                <w:ins w:id="5760" w:author="Marmol, Dominika Klaudia" w:date="2026-06-08T11:44:00Z"/>
                <w:lang w:val="en-US"/>
              </w:rPr>
            </w:pPr>
            <w:ins w:id="5761" w:author="Marmol, Dominika Klaudia" w:date="2026-06-08T11:44:00Z">
              <w:r w:rsidRPr="00C13C61">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6D0A903E" w14:textId="77777777" w:rsidR="00BD40B1" w:rsidRPr="00C13C61" w:rsidRDefault="00BD40B1" w:rsidP="00F147E0">
            <w:pPr>
              <w:pStyle w:val="Table-Text-Centered"/>
              <w:rPr>
                <w:ins w:id="5762" w:author="Marmol, Dominika Klaudia" w:date="2026-06-08T11:44:00Z"/>
                <w:lang w:val="en-US"/>
              </w:rPr>
            </w:pPr>
          </w:p>
        </w:tc>
        <w:tc>
          <w:tcPr>
            <w:tcW w:w="251" w:type="pct"/>
            <w:tcBorders>
              <w:top w:val="single" w:sz="4" w:space="0" w:color="auto"/>
              <w:left w:val="single" w:sz="4" w:space="0" w:color="auto"/>
              <w:bottom w:val="single" w:sz="4" w:space="0" w:color="auto"/>
              <w:right w:val="single" w:sz="4" w:space="0" w:color="auto"/>
            </w:tcBorders>
            <w:vAlign w:val="center"/>
          </w:tcPr>
          <w:p w14:paraId="494C9EEC" w14:textId="77777777" w:rsidR="00BD40B1" w:rsidRPr="00C13C61" w:rsidRDefault="00BD40B1" w:rsidP="00F147E0">
            <w:pPr>
              <w:pStyle w:val="Table-Text-Centered"/>
              <w:rPr>
                <w:ins w:id="5763" w:author="Marmol, Dominika Klaudia" w:date="2026-06-08T11:44:00Z"/>
                <w:lang w:val="en-US"/>
              </w:rPr>
            </w:pPr>
          </w:p>
        </w:tc>
        <w:tc>
          <w:tcPr>
            <w:tcW w:w="250" w:type="pct"/>
            <w:tcBorders>
              <w:top w:val="single" w:sz="4" w:space="0" w:color="auto"/>
              <w:left w:val="single" w:sz="4" w:space="0" w:color="auto"/>
              <w:bottom w:val="single" w:sz="4" w:space="0" w:color="auto"/>
              <w:right w:val="single" w:sz="4" w:space="0" w:color="auto"/>
            </w:tcBorders>
            <w:vAlign w:val="center"/>
          </w:tcPr>
          <w:p w14:paraId="1B799C14" w14:textId="77777777" w:rsidR="00BD40B1" w:rsidRPr="00C13C61" w:rsidRDefault="00E27C57" w:rsidP="00F147E0">
            <w:pPr>
              <w:pStyle w:val="Table-Text-Centered"/>
              <w:rPr>
                <w:ins w:id="5764" w:author="Marmol, Dominika Klaudia" w:date="2026-06-08T11:44:00Z"/>
                <w:lang w:val="en-US"/>
              </w:rPr>
            </w:pPr>
            <w:ins w:id="5765" w:author="Marmol, Dominika Klaudia" w:date="2026-06-08T11:44:00Z">
              <w:r w:rsidRPr="00C13C61">
                <w:rPr>
                  <w:lang w:val="en-US"/>
                </w:rPr>
                <w:t>X</w:t>
              </w:r>
            </w:ins>
          </w:p>
        </w:tc>
        <w:tc>
          <w:tcPr>
            <w:tcW w:w="252" w:type="pct"/>
            <w:tcBorders>
              <w:top w:val="single" w:sz="4" w:space="0" w:color="auto"/>
              <w:left w:val="single" w:sz="4" w:space="0" w:color="auto"/>
              <w:bottom w:val="single" w:sz="4" w:space="0" w:color="auto"/>
              <w:right w:val="single" w:sz="4" w:space="0" w:color="auto"/>
            </w:tcBorders>
            <w:vAlign w:val="center"/>
          </w:tcPr>
          <w:p w14:paraId="236564AA" w14:textId="77777777" w:rsidR="00BD40B1" w:rsidRPr="00C13C61" w:rsidRDefault="00BD40B1" w:rsidP="00F147E0">
            <w:pPr>
              <w:pStyle w:val="Table-Text-Centered"/>
              <w:rPr>
                <w:ins w:id="5766" w:author="Marmol, Dominika Klaudia" w:date="2026-06-08T11:44:00Z"/>
                <w:lang w:val="en-US"/>
              </w:rPr>
            </w:pPr>
          </w:p>
        </w:tc>
        <w:tc>
          <w:tcPr>
            <w:tcW w:w="452" w:type="pct"/>
            <w:tcBorders>
              <w:top w:val="single" w:sz="4" w:space="0" w:color="auto"/>
              <w:left w:val="single" w:sz="4" w:space="0" w:color="auto"/>
              <w:bottom w:val="single" w:sz="4" w:space="0" w:color="auto"/>
              <w:right w:val="single" w:sz="4" w:space="0" w:color="auto"/>
            </w:tcBorders>
            <w:vAlign w:val="center"/>
          </w:tcPr>
          <w:p w14:paraId="03D3867C" w14:textId="77777777" w:rsidR="00BD40B1" w:rsidRPr="00C13C61" w:rsidRDefault="00E27C57" w:rsidP="00F147E0">
            <w:pPr>
              <w:pStyle w:val="Table-Text-Centered"/>
              <w:rPr>
                <w:ins w:id="5767" w:author="Marmol, Dominika Klaudia" w:date="2026-06-08T11:44:00Z"/>
                <w:lang w:val="en-US"/>
              </w:rPr>
            </w:pPr>
            <w:ins w:id="5768" w:author="Marmol, Dominika Klaudia" w:date="2026-06-08T11:44:00Z">
              <w:r w:rsidRPr="00C13C61">
                <w:rPr>
                  <w:lang w:val="en-US"/>
                </w:rPr>
                <w:t>X</w:t>
              </w:r>
            </w:ins>
          </w:p>
        </w:tc>
        <w:tc>
          <w:tcPr>
            <w:tcW w:w="355" w:type="pct"/>
            <w:tcBorders>
              <w:top w:val="single" w:sz="4" w:space="0" w:color="auto"/>
              <w:left w:val="single" w:sz="4" w:space="0" w:color="auto"/>
              <w:bottom w:val="single" w:sz="4" w:space="0" w:color="auto"/>
              <w:right w:val="single" w:sz="4" w:space="0" w:color="auto"/>
            </w:tcBorders>
            <w:vAlign w:val="center"/>
          </w:tcPr>
          <w:p w14:paraId="64DAE36A" w14:textId="77777777" w:rsidR="00BD40B1" w:rsidRPr="00C13C61" w:rsidRDefault="00E27C57" w:rsidP="00F147E0">
            <w:pPr>
              <w:pStyle w:val="Table-Text-Centered"/>
              <w:rPr>
                <w:ins w:id="5769" w:author="Marmol, Dominika Klaudia" w:date="2026-06-08T11:44:00Z"/>
              </w:rPr>
            </w:pPr>
            <w:ins w:id="5770" w:author="Marmol, Dominika Klaudia" w:date="2026-06-08T11:44:00Z">
              <w:r w:rsidRPr="00C13C61">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3C534555" w14:textId="77777777" w:rsidR="00BD40B1" w:rsidRPr="00C13C61" w:rsidRDefault="00BD40B1" w:rsidP="00F147E0">
            <w:pPr>
              <w:pStyle w:val="Table-Text-Centered"/>
              <w:rPr>
                <w:ins w:id="5771" w:author="Marmol, Dominika Klaudia" w:date="2026-06-08T11:44: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61978FF7" w14:textId="77777777" w:rsidR="00BD40B1" w:rsidRPr="00C13C61" w:rsidRDefault="00BD40B1" w:rsidP="00F147E0">
            <w:pPr>
              <w:pStyle w:val="Table-Text-Centered"/>
              <w:rPr>
                <w:ins w:id="5772" w:author="Marmol, Dominika Klaudia" w:date="2026-06-08T11:44:00Z"/>
                <w:lang w:val="en-US"/>
              </w:rPr>
            </w:pPr>
          </w:p>
        </w:tc>
        <w:tc>
          <w:tcPr>
            <w:tcW w:w="375" w:type="pct"/>
            <w:tcBorders>
              <w:top w:val="single" w:sz="4" w:space="0" w:color="auto"/>
              <w:left w:val="single" w:sz="4" w:space="0" w:color="auto"/>
              <w:bottom w:val="single" w:sz="4" w:space="0" w:color="auto"/>
              <w:right w:val="single" w:sz="4" w:space="0" w:color="auto"/>
            </w:tcBorders>
            <w:vAlign w:val="center"/>
          </w:tcPr>
          <w:p w14:paraId="0E7AD884" w14:textId="77777777" w:rsidR="00BD40B1" w:rsidRPr="00C13C61" w:rsidRDefault="00BD40B1" w:rsidP="00F147E0">
            <w:pPr>
              <w:pStyle w:val="Table-Text-Centered"/>
              <w:rPr>
                <w:ins w:id="5773" w:author="Marmol, Dominika Klaudia" w:date="2026-06-08T11:44:00Z"/>
                <w:lang w:val="en-US"/>
              </w:rPr>
            </w:pPr>
          </w:p>
        </w:tc>
      </w:tr>
      <w:tr w:rsidR="008F5115" w14:paraId="7105C9D6" w14:textId="77777777" w:rsidTr="00F147E0">
        <w:trPr>
          <w:trHeight w:val="284"/>
          <w:jc w:val="center"/>
          <w:ins w:id="5774"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0053F1EC" w14:textId="77777777" w:rsidR="00BD40B1" w:rsidRPr="00C13C61" w:rsidRDefault="00E27C57" w:rsidP="00F147E0">
            <w:pPr>
              <w:pStyle w:val="Table-Text-Left"/>
              <w:rPr>
                <w:ins w:id="5775" w:author="Marmol, Dominika Klaudia" w:date="2026-06-08T11:44:00Z"/>
                <w:vertAlign w:val="superscript"/>
                <w:lang w:val="en-US"/>
              </w:rPr>
            </w:pPr>
            <w:ins w:id="5776" w:author="Marmol, Dominika Klaudia" w:date="2026-06-08T11:44:00Z">
              <w:r w:rsidRPr="00C13C61">
                <w:rPr>
                  <w:lang w:val="en-US"/>
                </w:rPr>
                <w:t>Complete blood count/</w:t>
              </w:r>
              <w:r w:rsidRPr="00C13C61">
                <w:rPr>
                  <w:lang w:val="en-US"/>
                </w:rPr>
                <w:br/>
                <w:t>biochemistry </w:t>
              </w:r>
              <w:r w:rsidRPr="00C13C61">
                <w:rPr>
                  <w:sz w:val="22"/>
                  <w:vertAlign w:val="superscript"/>
                  <w:lang w:val="en-US"/>
                </w:rPr>
                <w:t>r</w:t>
              </w:r>
            </w:ins>
          </w:p>
        </w:tc>
        <w:tc>
          <w:tcPr>
            <w:tcW w:w="703" w:type="pct"/>
            <w:tcBorders>
              <w:top w:val="single" w:sz="4" w:space="0" w:color="auto"/>
              <w:left w:val="single" w:sz="4" w:space="0" w:color="auto"/>
              <w:bottom w:val="single" w:sz="4" w:space="0" w:color="auto"/>
              <w:right w:val="single" w:sz="4" w:space="0" w:color="auto"/>
            </w:tcBorders>
            <w:vAlign w:val="center"/>
          </w:tcPr>
          <w:p w14:paraId="2F7493F2" w14:textId="77777777" w:rsidR="00BD40B1" w:rsidRPr="00C13C61" w:rsidRDefault="00E27C57" w:rsidP="00F147E0">
            <w:pPr>
              <w:pStyle w:val="Table-Text-Centered"/>
              <w:rPr>
                <w:ins w:id="5777" w:author="Marmol, Dominika Klaudia" w:date="2026-06-08T11:44:00Z"/>
                <w:lang w:val="en-US"/>
              </w:rPr>
            </w:pPr>
            <w:ins w:id="5778" w:author="Marmol, Dominika Klaudia" w:date="2026-06-08T11:44:00Z">
              <w:r w:rsidRPr="00C13C61">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265C8103" w14:textId="77777777" w:rsidR="00BD40B1" w:rsidRPr="00C13C61" w:rsidRDefault="00E27C57" w:rsidP="00F147E0">
            <w:pPr>
              <w:pStyle w:val="Table-Text-Centered"/>
              <w:rPr>
                <w:ins w:id="5779" w:author="Marmol, Dominika Klaudia" w:date="2026-06-08T11:44:00Z"/>
                <w:lang w:val="en-US"/>
              </w:rPr>
            </w:pPr>
            <w:ins w:id="5780" w:author="Marmol, Dominika Klaudia" w:date="2026-06-08T11:44:00Z">
              <w:r w:rsidRPr="00C13C61">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45CE06A3" w14:textId="77777777" w:rsidR="00BD40B1" w:rsidRPr="00C13C61" w:rsidRDefault="00BD40B1" w:rsidP="00F147E0">
            <w:pPr>
              <w:pStyle w:val="Table-Text-Centered"/>
              <w:rPr>
                <w:ins w:id="5781" w:author="Marmol, Dominika Klaudia" w:date="2026-06-08T11:44:00Z"/>
                <w:lang w:val="en-US"/>
              </w:rPr>
            </w:pPr>
          </w:p>
        </w:tc>
        <w:tc>
          <w:tcPr>
            <w:tcW w:w="251" w:type="pct"/>
            <w:tcBorders>
              <w:top w:val="single" w:sz="4" w:space="0" w:color="auto"/>
              <w:left w:val="single" w:sz="4" w:space="0" w:color="auto"/>
              <w:bottom w:val="single" w:sz="4" w:space="0" w:color="auto"/>
              <w:right w:val="single" w:sz="4" w:space="0" w:color="auto"/>
            </w:tcBorders>
            <w:vAlign w:val="center"/>
          </w:tcPr>
          <w:p w14:paraId="0BE17E0C" w14:textId="77777777" w:rsidR="00BD40B1" w:rsidRPr="00C13C61" w:rsidRDefault="00E27C57" w:rsidP="00F147E0">
            <w:pPr>
              <w:pStyle w:val="Table-Text-Centered"/>
              <w:rPr>
                <w:ins w:id="5782" w:author="Marmol, Dominika Klaudia" w:date="2026-06-08T11:44:00Z"/>
                <w:lang w:val="en-US"/>
              </w:rPr>
            </w:pPr>
            <w:ins w:id="5783" w:author="Marmol, Dominika Klaudia" w:date="2026-06-08T11:44:00Z">
              <w:r w:rsidRPr="00C13C61">
                <w:rPr>
                  <w:lang w:val="en-US"/>
                </w:rPr>
                <w:t>X</w:t>
              </w:r>
            </w:ins>
          </w:p>
        </w:tc>
        <w:tc>
          <w:tcPr>
            <w:tcW w:w="250" w:type="pct"/>
            <w:tcBorders>
              <w:top w:val="single" w:sz="4" w:space="0" w:color="auto"/>
              <w:left w:val="single" w:sz="4" w:space="0" w:color="auto"/>
              <w:bottom w:val="single" w:sz="4" w:space="0" w:color="auto"/>
              <w:right w:val="single" w:sz="4" w:space="0" w:color="auto"/>
            </w:tcBorders>
            <w:vAlign w:val="center"/>
          </w:tcPr>
          <w:p w14:paraId="64AD5C3D" w14:textId="77777777" w:rsidR="00BD40B1" w:rsidRPr="00C13C61" w:rsidRDefault="00E27C57" w:rsidP="00F147E0">
            <w:pPr>
              <w:pStyle w:val="Table-Text-Centered"/>
              <w:rPr>
                <w:ins w:id="5784" w:author="Marmol, Dominika Klaudia" w:date="2026-06-08T11:44:00Z"/>
                <w:lang w:val="en-US"/>
              </w:rPr>
            </w:pPr>
            <w:ins w:id="5785" w:author="Marmol, Dominika Klaudia" w:date="2026-06-08T11:44:00Z">
              <w:r w:rsidRPr="00C13C61">
                <w:rPr>
                  <w:lang w:val="en-US"/>
                </w:rPr>
                <w:t>X</w:t>
              </w:r>
            </w:ins>
          </w:p>
        </w:tc>
        <w:tc>
          <w:tcPr>
            <w:tcW w:w="252" w:type="pct"/>
            <w:tcBorders>
              <w:top w:val="single" w:sz="4" w:space="0" w:color="auto"/>
              <w:left w:val="single" w:sz="4" w:space="0" w:color="auto"/>
              <w:bottom w:val="single" w:sz="4" w:space="0" w:color="auto"/>
              <w:right w:val="single" w:sz="4" w:space="0" w:color="auto"/>
            </w:tcBorders>
            <w:vAlign w:val="center"/>
          </w:tcPr>
          <w:p w14:paraId="69B86DBE" w14:textId="77777777" w:rsidR="00BD40B1" w:rsidRPr="00C13C61" w:rsidRDefault="00E27C57" w:rsidP="00F147E0">
            <w:pPr>
              <w:pStyle w:val="Table-Text-Centered"/>
              <w:rPr>
                <w:ins w:id="5786" w:author="Marmol, Dominika Klaudia" w:date="2026-06-08T11:44:00Z"/>
                <w:lang w:val="en-US"/>
              </w:rPr>
            </w:pPr>
            <w:ins w:id="5787" w:author="Marmol, Dominika Klaudia" w:date="2026-06-08T11:44:00Z">
              <w:r w:rsidRPr="00C13C61">
                <w:rPr>
                  <w:lang w:val="en-US"/>
                </w:rPr>
                <w:t>X</w:t>
              </w:r>
            </w:ins>
          </w:p>
        </w:tc>
        <w:tc>
          <w:tcPr>
            <w:tcW w:w="452" w:type="pct"/>
            <w:tcBorders>
              <w:top w:val="single" w:sz="4" w:space="0" w:color="auto"/>
              <w:left w:val="single" w:sz="4" w:space="0" w:color="auto"/>
              <w:bottom w:val="single" w:sz="4" w:space="0" w:color="auto"/>
              <w:right w:val="single" w:sz="4" w:space="0" w:color="auto"/>
            </w:tcBorders>
            <w:vAlign w:val="center"/>
          </w:tcPr>
          <w:p w14:paraId="63570D34" w14:textId="77777777" w:rsidR="00BD40B1" w:rsidRPr="00C13C61" w:rsidRDefault="00E27C57" w:rsidP="00F147E0">
            <w:pPr>
              <w:pStyle w:val="Table-Text-Centered"/>
              <w:rPr>
                <w:ins w:id="5788" w:author="Marmol, Dominika Klaudia" w:date="2026-06-08T11:44:00Z"/>
                <w:lang w:val="en-US"/>
              </w:rPr>
            </w:pPr>
            <w:ins w:id="5789" w:author="Marmol, Dominika Klaudia" w:date="2026-06-08T11:44:00Z">
              <w:r w:rsidRPr="00C13C61">
                <w:rPr>
                  <w:lang w:val="en-US"/>
                </w:rPr>
                <w:t>X</w:t>
              </w:r>
            </w:ins>
          </w:p>
        </w:tc>
        <w:tc>
          <w:tcPr>
            <w:tcW w:w="355" w:type="pct"/>
            <w:tcBorders>
              <w:top w:val="single" w:sz="4" w:space="0" w:color="auto"/>
              <w:left w:val="single" w:sz="4" w:space="0" w:color="auto"/>
              <w:bottom w:val="single" w:sz="4" w:space="0" w:color="auto"/>
              <w:right w:val="single" w:sz="4" w:space="0" w:color="auto"/>
            </w:tcBorders>
            <w:vAlign w:val="center"/>
          </w:tcPr>
          <w:p w14:paraId="1DA27569" w14:textId="77777777" w:rsidR="00BD40B1" w:rsidRPr="00C13C61" w:rsidRDefault="00E27C57" w:rsidP="00F147E0">
            <w:pPr>
              <w:pStyle w:val="Table-Text-Centered"/>
              <w:rPr>
                <w:ins w:id="5790" w:author="Marmol, Dominika Klaudia" w:date="2026-06-08T11:44:00Z"/>
              </w:rPr>
            </w:pPr>
            <w:ins w:id="5791" w:author="Marmol, Dominika Klaudia" w:date="2026-06-08T11:44:00Z">
              <w:r w:rsidRPr="00C13C61">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7C7EF7BC" w14:textId="77777777" w:rsidR="00BD40B1" w:rsidRPr="00C13C61" w:rsidRDefault="00E27C57" w:rsidP="00F147E0">
            <w:pPr>
              <w:pStyle w:val="Table-Text-Centered"/>
              <w:rPr>
                <w:ins w:id="5792" w:author="Marmol, Dominika Klaudia" w:date="2026-06-08T11:44:00Z"/>
                <w:lang w:val="en-US"/>
              </w:rPr>
            </w:pPr>
            <w:ins w:id="5793" w:author="Marmol, Dominika Klaudia" w:date="2026-06-08T11:44:00Z">
              <w:r w:rsidRPr="00C13C61">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2DF2E926" w14:textId="77777777" w:rsidR="00BD40B1" w:rsidRPr="00C13C61" w:rsidRDefault="00E27C57" w:rsidP="00F147E0">
            <w:pPr>
              <w:pStyle w:val="Table-Text-Centered"/>
              <w:rPr>
                <w:ins w:id="5794" w:author="Marmol, Dominika Klaudia" w:date="2026-06-08T11:44:00Z"/>
                <w:lang w:val="en-US"/>
              </w:rPr>
            </w:pPr>
            <w:ins w:id="5795" w:author="Marmol, Dominika Klaudia" w:date="2026-06-08T11:44:00Z">
              <w:r w:rsidRPr="00C13C61">
                <w:rPr>
                  <w:lang w:val="en-US"/>
                </w:rPr>
                <w:t>X</w:t>
              </w:r>
            </w:ins>
          </w:p>
        </w:tc>
        <w:tc>
          <w:tcPr>
            <w:tcW w:w="375" w:type="pct"/>
            <w:tcBorders>
              <w:top w:val="single" w:sz="4" w:space="0" w:color="auto"/>
              <w:left w:val="single" w:sz="4" w:space="0" w:color="auto"/>
              <w:bottom w:val="single" w:sz="4" w:space="0" w:color="auto"/>
              <w:right w:val="single" w:sz="4" w:space="0" w:color="auto"/>
            </w:tcBorders>
            <w:vAlign w:val="center"/>
          </w:tcPr>
          <w:p w14:paraId="5AE72866" w14:textId="77777777" w:rsidR="00BD40B1" w:rsidRPr="00C13C61" w:rsidRDefault="00BD40B1" w:rsidP="00F147E0">
            <w:pPr>
              <w:pStyle w:val="Table-Text-Centered"/>
              <w:rPr>
                <w:ins w:id="5796" w:author="Marmol, Dominika Klaudia" w:date="2026-06-08T11:44:00Z"/>
                <w:lang w:val="en-US"/>
              </w:rPr>
            </w:pPr>
          </w:p>
        </w:tc>
      </w:tr>
      <w:tr w:rsidR="008F5115" w14:paraId="6A3811C9" w14:textId="77777777" w:rsidTr="00F147E0">
        <w:trPr>
          <w:trHeight w:val="284"/>
          <w:jc w:val="center"/>
          <w:ins w:id="5797"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061D0F75" w14:textId="77777777" w:rsidR="00BD40B1" w:rsidRPr="00C13C61" w:rsidRDefault="00E27C57" w:rsidP="00F147E0">
            <w:pPr>
              <w:pStyle w:val="Table-Text-Left"/>
              <w:rPr>
                <w:ins w:id="5798" w:author="Marmol, Dominika Klaudia" w:date="2026-06-08T11:44:00Z"/>
                <w:lang w:val="en-US"/>
              </w:rPr>
            </w:pPr>
            <w:ins w:id="5799" w:author="Marmol, Dominika Klaudia" w:date="2026-06-08T11:44:00Z">
              <w:r w:rsidRPr="00C13C61">
                <w:rPr>
                  <w:lang w:val="en-US"/>
                </w:rPr>
                <w:t>Coagulation/thyroid function /myocardial enzyme </w:t>
              </w:r>
              <w:r w:rsidRPr="00C13C61">
                <w:rPr>
                  <w:sz w:val="22"/>
                  <w:vertAlign w:val="superscript"/>
                  <w:lang w:val="en-US"/>
                </w:rPr>
                <w:t>s</w:t>
              </w:r>
            </w:ins>
          </w:p>
        </w:tc>
        <w:tc>
          <w:tcPr>
            <w:tcW w:w="703" w:type="pct"/>
            <w:tcBorders>
              <w:top w:val="single" w:sz="4" w:space="0" w:color="auto"/>
              <w:left w:val="single" w:sz="4" w:space="0" w:color="auto"/>
              <w:bottom w:val="single" w:sz="4" w:space="0" w:color="auto"/>
              <w:right w:val="single" w:sz="4" w:space="0" w:color="auto"/>
            </w:tcBorders>
            <w:vAlign w:val="center"/>
          </w:tcPr>
          <w:p w14:paraId="23E6A098" w14:textId="77777777" w:rsidR="00BD40B1" w:rsidRPr="00C13C61" w:rsidRDefault="00E27C57" w:rsidP="00F147E0">
            <w:pPr>
              <w:pStyle w:val="Table-Text-Centered"/>
              <w:rPr>
                <w:ins w:id="5800" w:author="Marmol, Dominika Klaudia" w:date="2026-06-08T11:44:00Z"/>
                <w:lang w:val="en-US"/>
              </w:rPr>
            </w:pPr>
            <w:ins w:id="5801" w:author="Marmol, Dominika Klaudia" w:date="2026-06-08T11:44:00Z">
              <w:r w:rsidRPr="00C13C61">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61ABBDAF" w14:textId="77777777" w:rsidR="00BD40B1" w:rsidRPr="00C13C61" w:rsidRDefault="00E27C57" w:rsidP="00F147E0">
            <w:pPr>
              <w:pStyle w:val="Table-Text-Centered"/>
              <w:rPr>
                <w:ins w:id="5802" w:author="Marmol, Dominika Klaudia" w:date="2026-06-08T11:44:00Z"/>
                <w:lang w:val="en-US"/>
              </w:rPr>
            </w:pPr>
            <w:ins w:id="5803" w:author="Marmol, Dominika Klaudia" w:date="2026-06-08T11:44:00Z">
              <w:r w:rsidRPr="00C13C61">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1498D3F2" w14:textId="77777777" w:rsidR="00BD40B1" w:rsidRPr="00C13C61" w:rsidRDefault="00BD40B1" w:rsidP="00F147E0">
            <w:pPr>
              <w:pStyle w:val="Table-Text-Centered"/>
              <w:rPr>
                <w:ins w:id="5804" w:author="Marmol, Dominika Klaudia" w:date="2026-06-08T11:44:00Z"/>
                <w:lang w:val="en-US"/>
              </w:rPr>
            </w:pPr>
          </w:p>
        </w:tc>
        <w:tc>
          <w:tcPr>
            <w:tcW w:w="251" w:type="pct"/>
            <w:tcBorders>
              <w:top w:val="single" w:sz="4" w:space="0" w:color="auto"/>
              <w:left w:val="single" w:sz="4" w:space="0" w:color="auto"/>
              <w:bottom w:val="single" w:sz="4" w:space="0" w:color="auto"/>
              <w:right w:val="single" w:sz="4" w:space="0" w:color="auto"/>
            </w:tcBorders>
            <w:vAlign w:val="center"/>
          </w:tcPr>
          <w:p w14:paraId="46079792" w14:textId="77777777" w:rsidR="00BD40B1" w:rsidRPr="00C13C61" w:rsidRDefault="00BD40B1" w:rsidP="00F147E0">
            <w:pPr>
              <w:pStyle w:val="Table-Text-Centered"/>
              <w:rPr>
                <w:ins w:id="5805" w:author="Marmol, Dominika Klaudia" w:date="2026-06-08T11:44:00Z"/>
                <w:lang w:val="en-US"/>
              </w:rPr>
            </w:pPr>
          </w:p>
        </w:tc>
        <w:tc>
          <w:tcPr>
            <w:tcW w:w="250" w:type="pct"/>
            <w:tcBorders>
              <w:top w:val="single" w:sz="4" w:space="0" w:color="auto"/>
              <w:left w:val="single" w:sz="4" w:space="0" w:color="auto"/>
              <w:bottom w:val="single" w:sz="4" w:space="0" w:color="auto"/>
              <w:right w:val="single" w:sz="4" w:space="0" w:color="auto"/>
            </w:tcBorders>
            <w:vAlign w:val="center"/>
          </w:tcPr>
          <w:p w14:paraId="2C4E9FC5" w14:textId="77777777" w:rsidR="00BD40B1" w:rsidRPr="00C13C61" w:rsidRDefault="00E27C57" w:rsidP="00F147E0">
            <w:pPr>
              <w:pStyle w:val="Table-Text-Centered"/>
              <w:rPr>
                <w:ins w:id="5806" w:author="Marmol, Dominika Klaudia" w:date="2026-06-08T11:44:00Z"/>
                <w:lang w:val="en-US"/>
              </w:rPr>
            </w:pPr>
            <w:ins w:id="5807" w:author="Marmol, Dominika Klaudia" w:date="2026-06-08T11:44:00Z">
              <w:r w:rsidRPr="00C13C61">
                <w:rPr>
                  <w:lang w:val="en-US"/>
                </w:rPr>
                <w:t>X</w:t>
              </w:r>
            </w:ins>
          </w:p>
        </w:tc>
        <w:tc>
          <w:tcPr>
            <w:tcW w:w="252" w:type="pct"/>
            <w:tcBorders>
              <w:top w:val="single" w:sz="4" w:space="0" w:color="auto"/>
              <w:left w:val="single" w:sz="4" w:space="0" w:color="auto"/>
              <w:bottom w:val="single" w:sz="4" w:space="0" w:color="auto"/>
              <w:right w:val="single" w:sz="4" w:space="0" w:color="auto"/>
            </w:tcBorders>
            <w:vAlign w:val="center"/>
          </w:tcPr>
          <w:p w14:paraId="5F541956" w14:textId="77777777" w:rsidR="00BD40B1" w:rsidRPr="00C13C61" w:rsidRDefault="00BD40B1" w:rsidP="00F147E0">
            <w:pPr>
              <w:pStyle w:val="Table-Text-Centered"/>
              <w:rPr>
                <w:ins w:id="5808" w:author="Marmol, Dominika Klaudia" w:date="2026-06-08T11:44:00Z"/>
                <w:lang w:val="en-US"/>
              </w:rPr>
            </w:pPr>
          </w:p>
        </w:tc>
        <w:tc>
          <w:tcPr>
            <w:tcW w:w="452" w:type="pct"/>
            <w:tcBorders>
              <w:top w:val="single" w:sz="4" w:space="0" w:color="auto"/>
              <w:left w:val="single" w:sz="4" w:space="0" w:color="auto"/>
              <w:bottom w:val="single" w:sz="4" w:space="0" w:color="auto"/>
              <w:right w:val="single" w:sz="4" w:space="0" w:color="auto"/>
            </w:tcBorders>
            <w:vAlign w:val="center"/>
          </w:tcPr>
          <w:p w14:paraId="385CF11A" w14:textId="77777777" w:rsidR="00BD40B1" w:rsidRPr="00C13C61" w:rsidRDefault="00E27C57" w:rsidP="00F147E0">
            <w:pPr>
              <w:pStyle w:val="Table-Text-Centered"/>
              <w:rPr>
                <w:ins w:id="5809" w:author="Marmol, Dominika Klaudia" w:date="2026-06-08T11:44:00Z"/>
                <w:lang w:val="en-US"/>
              </w:rPr>
            </w:pPr>
            <w:ins w:id="5810" w:author="Marmol, Dominika Klaudia" w:date="2026-06-08T11:44:00Z">
              <w:r w:rsidRPr="00C13C61">
                <w:rPr>
                  <w:lang w:val="en-US"/>
                </w:rPr>
                <w:t>X</w:t>
              </w:r>
            </w:ins>
          </w:p>
        </w:tc>
        <w:tc>
          <w:tcPr>
            <w:tcW w:w="355" w:type="pct"/>
            <w:tcBorders>
              <w:top w:val="single" w:sz="4" w:space="0" w:color="auto"/>
              <w:left w:val="single" w:sz="4" w:space="0" w:color="auto"/>
              <w:bottom w:val="single" w:sz="4" w:space="0" w:color="auto"/>
              <w:right w:val="single" w:sz="4" w:space="0" w:color="auto"/>
            </w:tcBorders>
            <w:vAlign w:val="center"/>
          </w:tcPr>
          <w:p w14:paraId="609A4BC2" w14:textId="77777777" w:rsidR="00BD40B1" w:rsidRPr="00C13C61" w:rsidRDefault="00E27C57" w:rsidP="00F147E0">
            <w:pPr>
              <w:pStyle w:val="Table-Text-Centered"/>
              <w:rPr>
                <w:ins w:id="5811" w:author="Marmol, Dominika Klaudia" w:date="2026-06-08T11:44:00Z"/>
              </w:rPr>
            </w:pPr>
            <w:ins w:id="5812" w:author="Marmol, Dominika Klaudia" w:date="2026-06-08T11:44:00Z">
              <w:r w:rsidRPr="00C13C61">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1A593F19" w14:textId="77777777" w:rsidR="00BD40B1" w:rsidRPr="00C13C61" w:rsidRDefault="00E27C57" w:rsidP="00F147E0">
            <w:pPr>
              <w:pStyle w:val="Table-Text-Centered"/>
              <w:rPr>
                <w:ins w:id="5813" w:author="Marmol, Dominika Klaudia" w:date="2026-06-08T11:44:00Z"/>
                <w:lang w:val="en-US"/>
              </w:rPr>
            </w:pPr>
            <w:ins w:id="5814" w:author="Marmol, Dominika Klaudia" w:date="2026-06-08T11:44:00Z">
              <w:r w:rsidRPr="00C13C61">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6CD671F4" w14:textId="77777777" w:rsidR="00BD40B1" w:rsidRPr="00C13C61" w:rsidRDefault="00E27C57" w:rsidP="00F147E0">
            <w:pPr>
              <w:pStyle w:val="Table-Text-Centered"/>
              <w:rPr>
                <w:ins w:id="5815" w:author="Marmol, Dominika Klaudia" w:date="2026-06-08T11:44:00Z"/>
                <w:lang w:val="en-US"/>
              </w:rPr>
            </w:pPr>
            <w:ins w:id="5816" w:author="Marmol, Dominika Klaudia" w:date="2026-06-08T11:44:00Z">
              <w:r w:rsidRPr="00C13C61">
                <w:rPr>
                  <w:lang w:val="en-US"/>
                </w:rPr>
                <w:t>X</w:t>
              </w:r>
            </w:ins>
          </w:p>
        </w:tc>
        <w:tc>
          <w:tcPr>
            <w:tcW w:w="375" w:type="pct"/>
            <w:tcBorders>
              <w:top w:val="single" w:sz="4" w:space="0" w:color="auto"/>
              <w:left w:val="single" w:sz="4" w:space="0" w:color="auto"/>
              <w:bottom w:val="single" w:sz="4" w:space="0" w:color="auto"/>
              <w:right w:val="single" w:sz="4" w:space="0" w:color="auto"/>
            </w:tcBorders>
            <w:vAlign w:val="center"/>
          </w:tcPr>
          <w:p w14:paraId="79DE8F9A" w14:textId="77777777" w:rsidR="00BD40B1" w:rsidRPr="00C13C61" w:rsidRDefault="00BD40B1" w:rsidP="00F147E0">
            <w:pPr>
              <w:pStyle w:val="Table-Text-Centered"/>
              <w:rPr>
                <w:ins w:id="5817" w:author="Marmol, Dominika Klaudia" w:date="2026-06-08T11:44:00Z"/>
                <w:lang w:val="en-US"/>
              </w:rPr>
            </w:pPr>
          </w:p>
        </w:tc>
      </w:tr>
      <w:tr w:rsidR="008F5115" w14:paraId="145A5CF9" w14:textId="77777777" w:rsidTr="00F147E0">
        <w:trPr>
          <w:trHeight w:val="284"/>
          <w:jc w:val="center"/>
          <w:ins w:id="5818"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040F3C31" w14:textId="77777777" w:rsidR="00BD40B1" w:rsidRPr="00C13C61" w:rsidRDefault="00E27C57" w:rsidP="00F147E0">
            <w:pPr>
              <w:pStyle w:val="Table-Text-Left"/>
              <w:rPr>
                <w:ins w:id="5819" w:author="Marmol, Dominika Klaudia" w:date="2026-06-08T11:44:00Z"/>
                <w:lang w:val="en-US"/>
              </w:rPr>
            </w:pPr>
            <w:ins w:id="5820" w:author="Marmol, Dominika Klaudia" w:date="2026-06-08T11:44:00Z">
              <w:r w:rsidRPr="00C13C61">
                <w:rPr>
                  <w:lang w:val="en-US"/>
                </w:rPr>
                <w:t>Urinalysis </w:t>
              </w:r>
              <w:r w:rsidRPr="00C13C61">
                <w:rPr>
                  <w:sz w:val="22"/>
                  <w:vertAlign w:val="superscript"/>
                  <w:lang w:val="en-US"/>
                </w:rPr>
                <w:t>t</w:t>
              </w:r>
            </w:ins>
          </w:p>
        </w:tc>
        <w:tc>
          <w:tcPr>
            <w:tcW w:w="703" w:type="pct"/>
            <w:tcBorders>
              <w:top w:val="single" w:sz="4" w:space="0" w:color="auto"/>
              <w:left w:val="single" w:sz="4" w:space="0" w:color="auto"/>
              <w:bottom w:val="single" w:sz="4" w:space="0" w:color="auto"/>
              <w:right w:val="single" w:sz="4" w:space="0" w:color="auto"/>
            </w:tcBorders>
            <w:vAlign w:val="center"/>
          </w:tcPr>
          <w:p w14:paraId="5784D40E" w14:textId="77777777" w:rsidR="00BD40B1" w:rsidRPr="00C13C61" w:rsidRDefault="00E27C57" w:rsidP="00F147E0">
            <w:pPr>
              <w:pStyle w:val="Table-Text-Centered"/>
              <w:rPr>
                <w:ins w:id="5821" w:author="Marmol, Dominika Klaudia" w:date="2026-06-08T11:44:00Z"/>
                <w:lang w:val="en-US"/>
              </w:rPr>
            </w:pPr>
            <w:ins w:id="5822" w:author="Marmol, Dominika Klaudia" w:date="2026-06-08T11:44:00Z">
              <w:r w:rsidRPr="00C13C61">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1DC7F607" w14:textId="77777777" w:rsidR="00BD40B1" w:rsidRPr="00C13C61" w:rsidRDefault="00E27C57" w:rsidP="00F147E0">
            <w:pPr>
              <w:pStyle w:val="Table-Text-Centered"/>
              <w:rPr>
                <w:ins w:id="5823" w:author="Marmol, Dominika Klaudia" w:date="2026-06-08T11:44:00Z"/>
                <w:lang w:val="en-US"/>
              </w:rPr>
            </w:pPr>
            <w:ins w:id="5824" w:author="Marmol, Dominika Klaudia" w:date="2026-06-08T11:44:00Z">
              <w:r w:rsidRPr="00C13C61">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1B363553" w14:textId="77777777" w:rsidR="00BD40B1" w:rsidRPr="00C13C61" w:rsidRDefault="00BD40B1" w:rsidP="00F147E0">
            <w:pPr>
              <w:pStyle w:val="Table-Text-Centered"/>
              <w:rPr>
                <w:ins w:id="5825" w:author="Marmol, Dominika Klaudia" w:date="2026-06-08T11:44:00Z"/>
                <w:lang w:val="en-US"/>
              </w:rPr>
            </w:pPr>
          </w:p>
        </w:tc>
        <w:tc>
          <w:tcPr>
            <w:tcW w:w="251" w:type="pct"/>
            <w:tcBorders>
              <w:top w:val="single" w:sz="4" w:space="0" w:color="auto"/>
              <w:left w:val="single" w:sz="4" w:space="0" w:color="auto"/>
              <w:bottom w:val="single" w:sz="4" w:space="0" w:color="auto"/>
              <w:right w:val="single" w:sz="4" w:space="0" w:color="auto"/>
            </w:tcBorders>
            <w:vAlign w:val="center"/>
          </w:tcPr>
          <w:p w14:paraId="09A86F46" w14:textId="77777777" w:rsidR="00BD40B1" w:rsidRPr="00C13C61" w:rsidRDefault="00BD40B1" w:rsidP="00F147E0">
            <w:pPr>
              <w:pStyle w:val="Table-Text-Centered"/>
              <w:rPr>
                <w:ins w:id="5826" w:author="Marmol, Dominika Klaudia" w:date="2026-06-08T11:44:00Z"/>
                <w:lang w:val="en-US"/>
              </w:rPr>
            </w:pPr>
          </w:p>
        </w:tc>
        <w:tc>
          <w:tcPr>
            <w:tcW w:w="250" w:type="pct"/>
            <w:tcBorders>
              <w:top w:val="single" w:sz="4" w:space="0" w:color="auto"/>
              <w:left w:val="single" w:sz="4" w:space="0" w:color="auto"/>
              <w:bottom w:val="single" w:sz="4" w:space="0" w:color="auto"/>
              <w:right w:val="single" w:sz="4" w:space="0" w:color="auto"/>
            </w:tcBorders>
            <w:vAlign w:val="center"/>
          </w:tcPr>
          <w:p w14:paraId="1DC173CC" w14:textId="77777777" w:rsidR="00BD40B1" w:rsidRPr="00C13C61" w:rsidRDefault="00E27C57" w:rsidP="00F147E0">
            <w:pPr>
              <w:pStyle w:val="Table-Text-Centered"/>
              <w:rPr>
                <w:ins w:id="5827" w:author="Marmol, Dominika Klaudia" w:date="2026-06-08T11:44:00Z"/>
                <w:lang w:val="en-US"/>
              </w:rPr>
            </w:pPr>
            <w:ins w:id="5828" w:author="Marmol, Dominika Klaudia" w:date="2026-06-08T11:44:00Z">
              <w:r w:rsidRPr="00C13C61">
                <w:rPr>
                  <w:lang w:val="en-US"/>
                </w:rPr>
                <w:t>X</w:t>
              </w:r>
            </w:ins>
          </w:p>
        </w:tc>
        <w:tc>
          <w:tcPr>
            <w:tcW w:w="252" w:type="pct"/>
            <w:tcBorders>
              <w:top w:val="single" w:sz="4" w:space="0" w:color="auto"/>
              <w:left w:val="single" w:sz="4" w:space="0" w:color="auto"/>
              <w:bottom w:val="single" w:sz="4" w:space="0" w:color="auto"/>
              <w:right w:val="single" w:sz="4" w:space="0" w:color="auto"/>
            </w:tcBorders>
            <w:vAlign w:val="center"/>
          </w:tcPr>
          <w:p w14:paraId="218428C3" w14:textId="77777777" w:rsidR="00BD40B1" w:rsidRPr="00C13C61" w:rsidRDefault="00BD40B1" w:rsidP="00F147E0">
            <w:pPr>
              <w:pStyle w:val="Table-Text-Centered"/>
              <w:rPr>
                <w:ins w:id="5829" w:author="Marmol, Dominika Klaudia" w:date="2026-06-08T11:44:00Z"/>
                <w:lang w:val="en-US"/>
              </w:rPr>
            </w:pPr>
          </w:p>
        </w:tc>
        <w:tc>
          <w:tcPr>
            <w:tcW w:w="452" w:type="pct"/>
            <w:tcBorders>
              <w:top w:val="single" w:sz="4" w:space="0" w:color="auto"/>
              <w:left w:val="single" w:sz="4" w:space="0" w:color="auto"/>
              <w:bottom w:val="single" w:sz="4" w:space="0" w:color="auto"/>
              <w:right w:val="single" w:sz="4" w:space="0" w:color="auto"/>
            </w:tcBorders>
            <w:vAlign w:val="center"/>
          </w:tcPr>
          <w:p w14:paraId="661C7789" w14:textId="77777777" w:rsidR="00BD40B1" w:rsidRPr="00C13C61" w:rsidRDefault="00E27C57" w:rsidP="00F147E0">
            <w:pPr>
              <w:pStyle w:val="Table-Text-Centered"/>
              <w:rPr>
                <w:ins w:id="5830" w:author="Marmol, Dominika Klaudia" w:date="2026-06-08T11:44:00Z"/>
                <w:lang w:val="en-US"/>
              </w:rPr>
            </w:pPr>
            <w:ins w:id="5831" w:author="Marmol, Dominika Klaudia" w:date="2026-06-08T11:44:00Z">
              <w:r w:rsidRPr="00C13C61">
                <w:rPr>
                  <w:lang w:val="en-US"/>
                </w:rPr>
                <w:t>X</w:t>
              </w:r>
            </w:ins>
          </w:p>
        </w:tc>
        <w:tc>
          <w:tcPr>
            <w:tcW w:w="355" w:type="pct"/>
            <w:tcBorders>
              <w:top w:val="single" w:sz="4" w:space="0" w:color="auto"/>
              <w:left w:val="single" w:sz="4" w:space="0" w:color="auto"/>
              <w:bottom w:val="single" w:sz="4" w:space="0" w:color="auto"/>
              <w:right w:val="single" w:sz="4" w:space="0" w:color="auto"/>
            </w:tcBorders>
            <w:vAlign w:val="center"/>
          </w:tcPr>
          <w:p w14:paraId="6D22B389" w14:textId="77777777" w:rsidR="00BD40B1" w:rsidRPr="00C13C61" w:rsidRDefault="00E27C57" w:rsidP="00F147E0">
            <w:pPr>
              <w:pStyle w:val="Table-Text-Centered"/>
              <w:rPr>
                <w:ins w:id="5832" w:author="Marmol, Dominika Klaudia" w:date="2026-06-08T11:44:00Z"/>
              </w:rPr>
            </w:pPr>
            <w:ins w:id="5833" w:author="Marmol, Dominika Klaudia" w:date="2026-06-08T11:44:00Z">
              <w:r w:rsidRPr="00C13C61">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674E76C5" w14:textId="77777777" w:rsidR="00BD40B1" w:rsidRPr="00C13C61" w:rsidRDefault="00E27C57" w:rsidP="00F147E0">
            <w:pPr>
              <w:pStyle w:val="Table-Text-Centered"/>
              <w:rPr>
                <w:ins w:id="5834" w:author="Marmol, Dominika Klaudia" w:date="2026-06-08T11:44:00Z"/>
                <w:lang w:val="en-US"/>
              </w:rPr>
            </w:pPr>
            <w:ins w:id="5835" w:author="Marmol, Dominika Klaudia" w:date="2026-06-08T11:44:00Z">
              <w:r w:rsidRPr="00C13C61">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482F41E7" w14:textId="77777777" w:rsidR="00BD40B1" w:rsidRPr="00C13C61" w:rsidRDefault="00E27C57" w:rsidP="00F147E0">
            <w:pPr>
              <w:pStyle w:val="Table-Text-Centered"/>
              <w:rPr>
                <w:ins w:id="5836" w:author="Marmol, Dominika Klaudia" w:date="2026-06-08T11:44:00Z"/>
                <w:lang w:val="en-US"/>
              </w:rPr>
            </w:pPr>
            <w:ins w:id="5837" w:author="Marmol, Dominika Klaudia" w:date="2026-06-08T11:44:00Z">
              <w:r w:rsidRPr="00C13C61">
                <w:rPr>
                  <w:lang w:val="en-US"/>
                </w:rPr>
                <w:t>X</w:t>
              </w:r>
            </w:ins>
          </w:p>
        </w:tc>
        <w:tc>
          <w:tcPr>
            <w:tcW w:w="375" w:type="pct"/>
            <w:tcBorders>
              <w:top w:val="single" w:sz="4" w:space="0" w:color="auto"/>
              <w:left w:val="single" w:sz="4" w:space="0" w:color="auto"/>
              <w:bottom w:val="single" w:sz="4" w:space="0" w:color="auto"/>
              <w:right w:val="single" w:sz="4" w:space="0" w:color="auto"/>
            </w:tcBorders>
            <w:vAlign w:val="center"/>
          </w:tcPr>
          <w:p w14:paraId="580008B1" w14:textId="77777777" w:rsidR="00BD40B1" w:rsidRPr="00C13C61" w:rsidRDefault="00BD40B1" w:rsidP="00F147E0">
            <w:pPr>
              <w:pStyle w:val="Table-Text-Centered"/>
              <w:rPr>
                <w:ins w:id="5838" w:author="Marmol, Dominika Klaudia" w:date="2026-06-08T11:44:00Z"/>
                <w:lang w:val="en-US"/>
              </w:rPr>
            </w:pPr>
          </w:p>
        </w:tc>
      </w:tr>
      <w:tr w:rsidR="008F5115" w14:paraId="28E766E0" w14:textId="77777777" w:rsidTr="00F147E0">
        <w:trPr>
          <w:trHeight w:val="284"/>
          <w:jc w:val="center"/>
          <w:ins w:id="5839"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69AD7ACC" w14:textId="77777777" w:rsidR="00BD40B1" w:rsidRPr="00C13C61" w:rsidRDefault="00E27C57" w:rsidP="00F147E0">
            <w:pPr>
              <w:pStyle w:val="Table-Text-Left"/>
              <w:rPr>
                <w:ins w:id="5840" w:author="Marmol, Dominika Klaudia" w:date="2026-06-08T11:44:00Z"/>
                <w:lang w:val="en-US"/>
              </w:rPr>
            </w:pPr>
            <w:ins w:id="5841" w:author="Marmol, Dominika Klaudia" w:date="2026-06-08T11:44:00Z">
              <w:r w:rsidRPr="00C13C61">
                <w:rPr>
                  <w:lang w:val="en-US"/>
                </w:rPr>
                <w:t>Serology </w:t>
              </w:r>
              <w:r w:rsidRPr="00C13C61">
                <w:rPr>
                  <w:sz w:val="22"/>
                  <w:vertAlign w:val="superscript"/>
                  <w:lang w:val="en-US"/>
                </w:rPr>
                <w:t>u</w:t>
              </w:r>
            </w:ins>
          </w:p>
        </w:tc>
        <w:tc>
          <w:tcPr>
            <w:tcW w:w="703" w:type="pct"/>
            <w:tcBorders>
              <w:top w:val="single" w:sz="4" w:space="0" w:color="auto"/>
              <w:left w:val="single" w:sz="4" w:space="0" w:color="auto"/>
              <w:bottom w:val="single" w:sz="4" w:space="0" w:color="auto"/>
              <w:right w:val="single" w:sz="4" w:space="0" w:color="auto"/>
            </w:tcBorders>
            <w:vAlign w:val="center"/>
          </w:tcPr>
          <w:p w14:paraId="3F4CC2BF" w14:textId="77777777" w:rsidR="00BD40B1" w:rsidRPr="00C13C61" w:rsidRDefault="00E27C57" w:rsidP="00F147E0">
            <w:pPr>
              <w:pStyle w:val="Table-Text-Centered"/>
              <w:rPr>
                <w:ins w:id="5842" w:author="Marmol, Dominika Klaudia" w:date="2026-06-08T11:44:00Z"/>
                <w:lang w:val="en-US"/>
              </w:rPr>
            </w:pPr>
            <w:ins w:id="5843" w:author="Marmol, Dominika Klaudia" w:date="2026-06-08T11:44:00Z">
              <w:r w:rsidRPr="00C13C61">
                <w:rPr>
                  <w:lang w:val="en-US"/>
                </w:rPr>
                <w:t>X</w:t>
              </w:r>
            </w:ins>
          </w:p>
        </w:tc>
        <w:tc>
          <w:tcPr>
            <w:tcW w:w="2062" w:type="pct"/>
            <w:gridSpan w:val="7"/>
            <w:tcBorders>
              <w:top w:val="single" w:sz="4" w:space="0" w:color="auto"/>
              <w:left w:val="single" w:sz="4" w:space="0" w:color="auto"/>
              <w:bottom w:val="single" w:sz="4" w:space="0" w:color="auto"/>
              <w:right w:val="single" w:sz="4" w:space="0" w:color="auto"/>
            </w:tcBorders>
            <w:vAlign w:val="center"/>
          </w:tcPr>
          <w:p w14:paraId="7ED7DCAB" w14:textId="77777777" w:rsidR="00BD40B1" w:rsidRPr="00C13C61" w:rsidRDefault="00E27C57" w:rsidP="00F147E0">
            <w:pPr>
              <w:pStyle w:val="Table-Text-Centered"/>
              <w:rPr>
                <w:ins w:id="5844" w:author="Marmol, Dominika Klaudia" w:date="2026-06-08T11:44:00Z"/>
                <w:lang w:val="en-US"/>
              </w:rPr>
            </w:pPr>
            <w:ins w:id="5845" w:author="Marmol, Dominika Klaudia" w:date="2026-06-08T11:44:00Z">
              <w:r w:rsidRPr="00C13C61">
                <w:rPr>
                  <w:lang w:val="en-US"/>
                </w:rPr>
                <w:t>HBV-positive trial participants without active disease at screening will be monitored for HBV DNA and for IgG anti-</w:t>
              </w:r>
              <w:r w:rsidRPr="00C13C61">
                <w:rPr>
                  <w:lang w:val="en-US"/>
                </w:rPr>
                <w:lastRenderedPageBreak/>
                <w:t>hepatitis B core antibody on a biannual frequency and whenever suspicion of reactivation occurs.</w:t>
              </w:r>
            </w:ins>
          </w:p>
        </w:tc>
        <w:tc>
          <w:tcPr>
            <w:tcW w:w="350" w:type="pct"/>
            <w:tcBorders>
              <w:top w:val="single" w:sz="4" w:space="0" w:color="auto"/>
              <w:left w:val="single" w:sz="4" w:space="0" w:color="auto"/>
              <w:bottom w:val="single" w:sz="4" w:space="0" w:color="auto"/>
              <w:right w:val="single" w:sz="4" w:space="0" w:color="auto"/>
            </w:tcBorders>
            <w:vAlign w:val="center"/>
          </w:tcPr>
          <w:p w14:paraId="3A3990AC" w14:textId="77777777" w:rsidR="00BD40B1" w:rsidRPr="00C13C61" w:rsidRDefault="00BD40B1" w:rsidP="00F147E0">
            <w:pPr>
              <w:pStyle w:val="Table-Text-Centered"/>
              <w:rPr>
                <w:ins w:id="5846" w:author="Marmol, Dominika Klaudia" w:date="2026-06-08T11:44: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4D6FD666" w14:textId="77777777" w:rsidR="00BD40B1" w:rsidRPr="00C13C61" w:rsidRDefault="00BD40B1" w:rsidP="00F147E0">
            <w:pPr>
              <w:pStyle w:val="Table-Text-Centered"/>
              <w:rPr>
                <w:ins w:id="5847" w:author="Marmol, Dominika Klaudia" w:date="2026-06-08T11:44:00Z"/>
                <w:lang w:val="en-US"/>
              </w:rPr>
            </w:pPr>
          </w:p>
        </w:tc>
        <w:tc>
          <w:tcPr>
            <w:tcW w:w="375" w:type="pct"/>
            <w:tcBorders>
              <w:top w:val="single" w:sz="4" w:space="0" w:color="auto"/>
              <w:left w:val="single" w:sz="4" w:space="0" w:color="auto"/>
              <w:bottom w:val="single" w:sz="4" w:space="0" w:color="auto"/>
              <w:right w:val="single" w:sz="4" w:space="0" w:color="auto"/>
            </w:tcBorders>
            <w:vAlign w:val="center"/>
          </w:tcPr>
          <w:p w14:paraId="5680DE92" w14:textId="77777777" w:rsidR="00BD40B1" w:rsidRPr="00C13C61" w:rsidRDefault="00BD40B1" w:rsidP="00F147E0">
            <w:pPr>
              <w:pStyle w:val="Table-Text-Centered"/>
              <w:rPr>
                <w:ins w:id="5848" w:author="Marmol, Dominika Klaudia" w:date="2026-06-08T11:44:00Z"/>
                <w:lang w:val="en-US"/>
              </w:rPr>
            </w:pPr>
          </w:p>
        </w:tc>
      </w:tr>
      <w:tr w:rsidR="008F5115" w14:paraId="4098C9D2" w14:textId="77777777" w:rsidTr="00F147E0">
        <w:trPr>
          <w:trHeight w:val="284"/>
          <w:jc w:val="center"/>
          <w:ins w:id="5849"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50625F10" w14:textId="77777777" w:rsidR="00BD40B1" w:rsidRPr="00C13C61" w:rsidRDefault="00E27C57" w:rsidP="00F147E0">
            <w:pPr>
              <w:pStyle w:val="Table-Text-Left"/>
              <w:rPr>
                <w:ins w:id="5850" w:author="Marmol, Dominika Klaudia" w:date="2026-06-08T11:44:00Z"/>
                <w:lang w:val="en-US"/>
              </w:rPr>
            </w:pPr>
            <w:ins w:id="5851" w:author="Marmol, Dominika Klaudia" w:date="2026-06-08T11:44:00Z">
              <w:r w:rsidRPr="00C13C61">
                <w:rPr>
                  <w:lang w:val="en-US"/>
                </w:rPr>
                <w:t>Blood sample for PK </w:t>
              </w:r>
              <w:r w:rsidRPr="00C13C61">
                <w:rPr>
                  <w:sz w:val="22"/>
                  <w:vertAlign w:val="superscript"/>
                  <w:lang w:val="en-US"/>
                </w:rPr>
                <w:t>v</w:t>
              </w:r>
            </w:ins>
          </w:p>
        </w:tc>
        <w:tc>
          <w:tcPr>
            <w:tcW w:w="703" w:type="pct"/>
            <w:tcBorders>
              <w:top w:val="single" w:sz="4" w:space="0" w:color="auto"/>
              <w:left w:val="single" w:sz="4" w:space="0" w:color="auto"/>
              <w:bottom w:val="single" w:sz="4" w:space="0" w:color="auto"/>
              <w:right w:val="single" w:sz="4" w:space="0" w:color="auto"/>
            </w:tcBorders>
            <w:vAlign w:val="center"/>
          </w:tcPr>
          <w:p w14:paraId="68E5D1C9" w14:textId="77777777" w:rsidR="00BD40B1" w:rsidRPr="00C13C61" w:rsidRDefault="00BD40B1" w:rsidP="00F147E0">
            <w:pPr>
              <w:pStyle w:val="Table-Text-Centered"/>
              <w:rPr>
                <w:ins w:id="5852" w:author="Marmol, Dominika Klaudia" w:date="2026-06-08T11:44:00Z"/>
                <w:lang w:val="en-US"/>
              </w:rPr>
            </w:pPr>
          </w:p>
        </w:tc>
        <w:tc>
          <w:tcPr>
            <w:tcW w:w="2820" w:type="pct"/>
            <w:gridSpan w:val="9"/>
            <w:vMerge w:val="restart"/>
            <w:tcBorders>
              <w:top w:val="single" w:sz="4" w:space="0" w:color="auto"/>
              <w:left w:val="single" w:sz="4" w:space="0" w:color="auto"/>
              <w:right w:val="single" w:sz="4" w:space="0" w:color="auto"/>
            </w:tcBorders>
            <w:vAlign w:val="center"/>
          </w:tcPr>
          <w:p w14:paraId="53ADF837" w14:textId="01AF732F" w:rsidR="00BD40B1" w:rsidRPr="0039273D" w:rsidRDefault="00E27C57" w:rsidP="00F147E0">
            <w:pPr>
              <w:pStyle w:val="Table-Text-Centered"/>
              <w:rPr>
                <w:ins w:id="5853" w:author="Marmol, Dominika Klaudia" w:date="2026-06-08T11:44:00Z"/>
                <w:szCs w:val="20"/>
                <w:lang w:val="en-US"/>
              </w:rPr>
            </w:pPr>
            <w:ins w:id="5854" w:author="Marmol, Dominika Klaudia" w:date="2026-06-08T11:44:00Z">
              <w:r w:rsidRPr="0039273D">
                <w:rPr>
                  <w:szCs w:val="20"/>
                  <w:lang w:val="en-US"/>
                </w:rPr>
                <w:t xml:space="preserve">See </w:t>
              </w:r>
            </w:ins>
            <w:ins w:id="5855" w:author="Marmol, Dominika Klaudia" w:date="2026-06-08T18:13:00Z">
              <w:r w:rsidR="0039273D" w:rsidRPr="00616421">
                <w:rPr>
                  <w:color w:val="0000FF"/>
                  <w:szCs w:val="20"/>
                  <w:lang w:val="en-GB"/>
                </w:rPr>
                <w:fldChar w:fldCharType="begin"/>
              </w:r>
              <w:r w:rsidR="0039273D" w:rsidRPr="009A6DD7">
                <w:rPr>
                  <w:color w:val="0000FF"/>
                  <w:szCs w:val="20"/>
                  <w:lang w:val="en-GB"/>
                  <w:rPrChange w:id="5856" w:author="Marmol, Dominika Klaudia" w:date="2026-06-11T08:42:00Z">
                    <w:rPr>
                      <w:szCs w:val="20"/>
                    </w:rPr>
                  </w:rPrChange>
                </w:rPr>
                <w:instrText xml:space="preserve"> REF _Ref226705101 \h </w:instrText>
              </w:r>
            </w:ins>
            <w:r w:rsidR="0039273D" w:rsidRPr="00616421">
              <w:rPr>
                <w:color w:val="0000FF"/>
                <w:szCs w:val="20"/>
                <w:lang w:val="en-GB"/>
              </w:rPr>
              <w:instrText xml:space="preserve"> \* MERGEFORMAT </w:instrText>
            </w:r>
            <w:r w:rsidR="0039273D" w:rsidRPr="00616421">
              <w:rPr>
                <w:color w:val="0000FF"/>
                <w:szCs w:val="20"/>
                <w:lang w:val="en-GB"/>
              </w:rPr>
            </w:r>
            <w:ins w:id="5857" w:author="Marmol, Dominika Klaudia" w:date="2026-06-08T18:13:00Z">
              <w:r w:rsidR="0039273D" w:rsidRPr="00616421">
                <w:rPr>
                  <w:color w:val="0000FF"/>
                  <w:szCs w:val="20"/>
                  <w:lang w:val="en-GB"/>
                </w:rPr>
                <w:fldChar w:fldCharType="separate"/>
              </w:r>
              <w:r w:rsidR="0039273D" w:rsidRPr="00616421">
                <w:rPr>
                  <w:color w:val="0000FF"/>
                  <w:szCs w:val="20"/>
                  <w:lang w:val="en-GB"/>
                  <w:rPrChange w:id="5858" w:author="Marmol, Dominika Klaudia" w:date="2026-06-08T18:15:00Z">
                    <w:rPr>
                      <w:sz w:val="24"/>
                      <w:szCs w:val="24"/>
                    </w:rPr>
                  </w:rPrChange>
                </w:rPr>
                <w:t>Table </w:t>
              </w:r>
              <w:r w:rsidR="0039273D" w:rsidRPr="00616421">
                <w:rPr>
                  <w:noProof/>
                  <w:color w:val="0000FF"/>
                  <w:szCs w:val="20"/>
                  <w:lang w:val="en-GB"/>
                  <w:rPrChange w:id="5859" w:author="Marmol, Dominika Klaudia" w:date="2026-06-08T18:15:00Z">
                    <w:rPr>
                      <w:noProof/>
                      <w:sz w:val="24"/>
                      <w:szCs w:val="24"/>
                    </w:rPr>
                  </w:rPrChange>
                </w:rPr>
                <w:t>20</w:t>
              </w:r>
              <w:r w:rsidR="0039273D" w:rsidRPr="00616421">
                <w:rPr>
                  <w:color w:val="0000FF"/>
                  <w:szCs w:val="20"/>
                  <w:lang w:val="en-GB"/>
                </w:rPr>
                <w:fldChar w:fldCharType="end"/>
              </w:r>
            </w:ins>
            <w:ins w:id="5860" w:author="Marmol, Dominika Klaudia" w:date="2026-06-08T18:08:00Z">
              <w:r w:rsidR="00EC75A3" w:rsidRPr="0039273D">
                <w:rPr>
                  <w:color w:val="0000FF"/>
                  <w:szCs w:val="20"/>
                  <w:lang w:val="en-GB"/>
                  <w:rPrChange w:id="5861" w:author="Marmol, Dominika Klaudia" w:date="2026-06-08T18:14:00Z">
                    <w:rPr>
                      <w:color w:val="0000FF"/>
                    </w:rPr>
                  </w:rPrChange>
                </w:rPr>
                <w:t xml:space="preserve"> </w:t>
              </w:r>
            </w:ins>
            <w:ins w:id="5862" w:author="Marmol, Dominika Klaudia" w:date="2026-06-08T11:44:00Z">
              <w:r w:rsidRPr="0039273D">
                <w:rPr>
                  <w:szCs w:val="20"/>
                  <w:lang w:val="en-US"/>
                </w:rPr>
                <w:t>for PK/ADA sample collection times. Note that Cycle 3 includes blood sampling for PK on Days 1, 4, and 8.</w:t>
              </w:r>
            </w:ins>
          </w:p>
        </w:tc>
        <w:tc>
          <w:tcPr>
            <w:tcW w:w="375" w:type="pct"/>
            <w:tcBorders>
              <w:top w:val="single" w:sz="4" w:space="0" w:color="auto"/>
              <w:left w:val="single" w:sz="4" w:space="0" w:color="auto"/>
              <w:bottom w:val="single" w:sz="4" w:space="0" w:color="auto"/>
              <w:right w:val="single" w:sz="4" w:space="0" w:color="auto"/>
            </w:tcBorders>
            <w:vAlign w:val="center"/>
          </w:tcPr>
          <w:p w14:paraId="54183AE8" w14:textId="77777777" w:rsidR="00BD40B1" w:rsidRPr="00C13C61" w:rsidRDefault="00BD40B1" w:rsidP="00F147E0">
            <w:pPr>
              <w:pStyle w:val="Table-Text-Centered"/>
              <w:rPr>
                <w:ins w:id="5863" w:author="Marmol, Dominika Klaudia" w:date="2026-06-08T11:44:00Z"/>
                <w:lang w:val="en-US"/>
              </w:rPr>
            </w:pPr>
          </w:p>
        </w:tc>
      </w:tr>
      <w:tr w:rsidR="008F5115" w14:paraId="61236AC3" w14:textId="77777777" w:rsidTr="00F147E0">
        <w:trPr>
          <w:trHeight w:val="284"/>
          <w:jc w:val="center"/>
          <w:ins w:id="5864"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40835A93" w14:textId="77777777" w:rsidR="00BD40B1" w:rsidRPr="00C13C61" w:rsidRDefault="00E27C57" w:rsidP="00F147E0">
            <w:pPr>
              <w:pStyle w:val="Table-Text-Left"/>
              <w:rPr>
                <w:ins w:id="5865" w:author="Marmol, Dominika Klaudia" w:date="2026-06-08T11:44:00Z"/>
                <w:lang w:val="en-US"/>
              </w:rPr>
            </w:pPr>
            <w:ins w:id="5866" w:author="Marmol, Dominika Klaudia" w:date="2026-06-08T11:44:00Z">
              <w:r w:rsidRPr="00C13C61">
                <w:rPr>
                  <w:lang w:val="en-US"/>
                </w:rPr>
                <w:t>Blood sample for ADA </w:t>
              </w:r>
              <w:r w:rsidRPr="00C13C61">
                <w:rPr>
                  <w:sz w:val="22"/>
                  <w:vertAlign w:val="superscript"/>
                  <w:lang w:val="en-US"/>
                </w:rPr>
                <w:t>w</w:t>
              </w:r>
            </w:ins>
          </w:p>
        </w:tc>
        <w:tc>
          <w:tcPr>
            <w:tcW w:w="703" w:type="pct"/>
            <w:tcBorders>
              <w:top w:val="single" w:sz="4" w:space="0" w:color="auto"/>
              <w:left w:val="nil"/>
              <w:bottom w:val="single" w:sz="4" w:space="0" w:color="auto"/>
              <w:right w:val="single" w:sz="4" w:space="0" w:color="auto"/>
            </w:tcBorders>
            <w:vAlign w:val="center"/>
          </w:tcPr>
          <w:p w14:paraId="0A3698B7" w14:textId="77777777" w:rsidR="00BD40B1" w:rsidRPr="00C13C61" w:rsidRDefault="00BD40B1" w:rsidP="00F147E0">
            <w:pPr>
              <w:pStyle w:val="Table-Text-Centered"/>
              <w:rPr>
                <w:ins w:id="5867" w:author="Marmol, Dominika Klaudia" w:date="2026-06-08T11:44:00Z"/>
                <w:lang w:val="en-US"/>
              </w:rPr>
            </w:pPr>
          </w:p>
        </w:tc>
        <w:tc>
          <w:tcPr>
            <w:tcW w:w="2820" w:type="pct"/>
            <w:gridSpan w:val="9"/>
            <w:vMerge/>
            <w:tcBorders>
              <w:left w:val="single" w:sz="4" w:space="0" w:color="auto"/>
              <w:right w:val="single" w:sz="4" w:space="0" w:color="auto"/>
            </w:tcBorders>
            <w:vAlign w:val="center"/>
          </w:tcPr>
          <w:p w14:paraId="6B8D59C1" w14:textId="77777777" w:rsidR="00BD40B1" w:rsidRPr="0039273D" w:rsidRDefault="00BD40B1" w:rsidP="00F147E0">
            <w:pPr>
              <w:pStyle w:val="Table-Text-Centered"/>
              <w:rPr>
                <w:ins w:id="5868" w:author="Marmol, Dominika Klaudia" w:date="2026-06-08T11:44:00Z"/>
                <w:szCs w:val="20"/>
                <w:lang w:val="en-US"/>
              </w:rPr>
            </w:pPr>
          </w:p>
        </w:tc>
        <w:tc>
          <w:tcPr>
            <w:tcW w:w="375" w:type="pct"/>
            <w:tcBorders>
              <w:top w:val="single" w:sz="4" w:space="0" w:color="auto"/>
              <w:left w:val="single" w:sz="4" w:space="0" w:color="auto"/>
              <w:bottom w:val="single" w:sz="4" w:space="0" w:color="auto"/>
              <w:right w:val="single" w:sz="4" w:space="0" w:color="auto"/>
            </w:tcBorders>
            <w:vAlign w:val="center"/>
          </w:tcPr>
          <w:p w14:paraId="28B92093" w14:textId="77777777" w:rsidR="00BD40B1" w:rsidRPr="00C13C61" w:rsidRDefault="00BD40B1" w:rsidP="00F147E0">
            <w:pPr>
              <w:pStyle w:val="Table-Text-Centered"/>
              <w:rPr>
                <w:ins w:id="5869" w:author="Marmol, Dominika Klaudia" w:date="2026-06-08T11:44:00Z"/>
                <w:lang w:val="en-US"/>
              </w:rPr>
            </w:pPr>
          </w:p>
        </w:tc>
      </w:tr>
      <w:tr w:rsidR="008F5115" w14:paraId="5E1C1111" w14:textId="77777777" w:rsidTr="00F147E0">
        <w:trPr>
          <w:trHeight w:val="284"/>
          <w:jc w:val="center"/>
          <w:ins w:id="5870" w:author="Marmol, Dominika Klaudia" w:date="2026-06-08T11:44:00Z"/>
        </w:trPr>
        <w:tc>
          <w:tcPr>
            <w:tcW w:w="1102" w:type="pct"/>
            <w:tcBorders>
              <w:top w:val="single" w:sz="4" w:space="0" w:color="auto"/>
              <w:left w:val="single" w:sz="4" w:space="0" w:color="auto"/>
              <w:bottom w:val="single" w:sz="4" w:space="0" w:color="auto"/>
              <w:right w:val="single" w:sz="4" w:space="0" w:color="auto"/>
            </w:tcBorders>
            <w:vAlign w:val="center"/>
          </w:tcPr>
          <w:p w14:paraId="26C39FFF" w14:textId="77777777" w:rsidR="00BD40B1" w:rsidRPr="00C13C61" w:rsidRDefault="00E27C57" w:rsidP="00F147E0">
            <w:pPr>
              <w:pStyle w:val="Table-Text-Left"/>
              <w:rPr>
                <w:ins w:id="5871" w:author="Marmol, Dominika Klaudia" w:date="2026-06-08T11:44:00Z"/>
                <w:lang w:val="en-US"/>
              </w:rPr>
            </w:pPr>
            <w:ins w:id="5872" w:author="Marmol, Dominika Klaudia" w:date="2026-06-08T11:44:00Z">
              <w:r w:rsidRPr="00C13C61">
                <w:rPr>
                  <w:lang w:val="en-US"/>
                </w:rPr>
                <w:t>Blood sample for biomarkers </w:t>
              </w:r>
              <w:r w:rsidRPr="00C13C61">
                <w:rPr>
                  <w:sz w:val="22"/>
                  <w:vertAlign w:val="superscript"/>
                  <w:lang w:val="en-US"/>
                </w:rPr>
                <w:t>x</w:t>
              </w:r>
            </w:ins>
          </w:p>
        </w:tc>
        <w:tc>
          <w:tcPr>
            <w:tcW w:w="703" w:type="pct"/>
            <w:tcBorders>
              <w:top w:val="single" w:sz="4" w:space="0" w:color="auto"/>
              <w:left w:val="nil"/>
              <w:bottom w:val="single" w:sz="4" w:space="0" w:color="auto"/>
              <w:right w:val="single" w:sz="4" w:space="0" w:color="auto"/>
            </w:tcBorders>
            <w:vAlign w:val="center"/>
          </w:tcPr>
          <w:p w14:paraId="39DDB55B" w14:textId="77777777" w:rsidR="00BD40B1" w:rsidRPr="00C13C61" w:rsidRDefault="00BD40B1" w:rsidP="00F147E0">
            <w:pPr>
              <w:pStyle w:val="Table-Text-Centered"/>
              <w:rPr>
                <w:ins w:id="5873" w:author="Marmol, Dominika Klaudia" w:date="2026-06-08T11:44:00Z"/>
                <w:lang w:val="en-US"/>
              </w:rPr>
            </w:pPr>
          </w:p>
        </w:tc>
        <w:tc>
          <w:tcPr>
            <w:tcW w:w="1707" w:type="pct"/>
            <w:gridSpan w:val="6"/>
            <w:vAlign w:val="center"/>
          </w:tcPr>
          <w:p w14:paraId="098334FC" w14:textId="42E2785D" w:rsidR="00BD40B1" w:rsidRPr="0039273D" w:rsidRDefault="00E27C57" w:rsidP="00F147E0">
            <w:pPr>
              <w:pStyle w:val="Table-Text-Centered"/>
              <w:rPr>
                <w:ins w:id="5874" w:author="Marmol, Dominika Klaudia" w:date="2026-06-08T11:44:00Z"/>
                <w:szCs w:val="20"/>
                <w:lang w:val="en-US"/>
              </w:rPr>
            </w:pPr>
            <w:ins w:id="5875" w:author="Marmol, Dominika Klaudia" w:date="2026-06-08T11:44:00Z">
              <w:r w:rsidRPr="0039273D">
                <w:rPr>
                  <w:szCs w:val="20"/>
                  <w:lang w:val="en-US"/>
                </w:rPr>
                <w:t xml:space="preserve">See </w:t>
              </w:r>
            </w:ins>
            <w:ins w:id="5876" w:author="Marmol, Dominika Klaudia" w:date="2026-06-08T18:14:00Z">
              <w:r w:rsidR="0039273D" w:rsidRPr="00616421">
                <w:rPr>
                  <w:color w:val="0000FF"/>
                  <w:szCs w:val="20"/>
                  <w:lang w:val="en-GB"/>
                </w:rPr>
                <w:fldChar w:fldCharType="begin"/>
              </w:r>
              <w:r w:rsidR="0039273D" w:rsidRPr="009A6DD7">
                <w:rPr>
                  <w:color w:val="0000FF"/>
                  <w:szCs w:val="20"/>
                  <w:lang w:val="en-GB"/>
                  <w:rPrChange w:id="5877" w:author="Marmol, Dominika Klaudia" w:date="2026-06-11T08:42:00Z">
                    <w:rPr>
                      <w:szCs w:val="20"/>
                    </w:rPr>
                  </w:rPrChange>
                </w:rPr>
                <w:instrText xml:space="preserve"> REF _Ref226705186 \h </w:instrText>
              </w:r>
            </w:ins>
            <w:r w:rsidR="0039273D" w:rsidRPr="00616421">
              <w:rPr>
                <w:color w:val="0000FF"/>
                <w:szCs w:val="20"/>
                <w:lang w:val="en-GB"/>
              </w:rPr>
              <w:instrText xml:space="preserve"> \* MERGEFORMAT </w:instrText>
            </w:r>
            <w:r w:rsidR="0039273D" w:rsidRPr="00616421">
              <w:rPr>
                <w:color w:val="0000FF"/>
                <w:szCs w:val="20"/>
                <w:lang w:val="en-GB"/>
              </w:rPr>
            </w:r>
            <w:ins w:id="5878" w:author="Marmol, Dominika Klaudia" w:date="2026-06-08T18:14:00Z">
              <w:r w:rsidR="0039273D" w:rsidRPr="00616421">
                <w:rPr>
                  <w:color w:val="0000FF"/>
                  <w:szCs w:val="20"/>
                  <w:lang w:val="en-GB"/>
                </w:rPr>
                <w:fldChar w:fldCharType="separate"/>
              </w:r>
              <w:r w:rsidR="0039273D" w:rsidRPr="00616421">
                <w:rPr>
                  <w:color w:val="0000FF"/>
                  <w:szCs w:val="20"/>
                  <w:lang w:val="en-GB"/>
                  <w:rPrChange w:id="5879" w:author="Marmol, Dominika Klaudia" w:date="2026-06-08T18:15:00Z">
                    <w:rPr/>
                  </w:rPrChange>
                </w:rPr>
                <w:t>Table </w:t>
              </w:r>
              <w:r w:rsidR="0039273D" w:rsidRPr="00616421">
                <w:rPr>
                  <w:noProof/>
                  <w:color w:val="0000FF"/>
                  <w:szCs w:val="20"/>
                  <w:lang w:val="en-GB"/>
                  <w:rPrChange w:id="5880" w:author="Marmol, Dominika Klaudia" w:date="2026-06-08T18:15:00Z">
                    <w:rPr>
                      <w:noProof/>
                    </w:rPr>
                  </w:rPrChange>
                </w:rPr>
                <w:t>16</w:t>
              </w:r>
              <w:r w:rsidR="0039273D" w:rsidRPr="00616421">
                <w:rPr>
                  <w:color w:val="0000FF"/>
                  <w:szCs w:val="20"/>
                  <w:lang w:val="en-GB"/>
                </w:rPr>
                <w:fldChar w:fldCharType="end"/>
              </w:r>
            </w:ins>
            <w:ins w:id="5881" w:author="Marmol, Dominika Klaudia" w:date="2026-06-08T11:44:00Z">
              <w:r w:rsidRPr="0039273D">
                <w:rPr>
                  <w:color w:val="0000FF"/>
                  <w:szCs w:val="20"/>
                  <w:lang w:val="en-US"/>
                </w:rPr>
                <w:t xml:space="preserve"> </w:t>
              </w:r>
              <w:r w:rsidRPr="0039273D">
                <w:rPr>
                  <w:szCs w:val="20"/>
                  <w:lang w:val="en-US"/>
                </w:rPr>
                <w:t>for biomarker sample collection times.</w:t>
              </w:r>
            </w:ins>
          </w:p>
        </w:tc>
        <w:tc>
          <w:tcPr>
            <w:tcW w:w="355" w:type="pct"/>
            <w:tcBorders>
              <w:top w:val="single" w:sz="4" w:space="0" w:color="auto"/>
              <w:left w:val="single" w:sz="4" w:space="0" w:color="auto"/>
              <w:bottom w:val="single" w:sz="4" w:space="0" w:color="auto"/>
              <w:right w:val="single" w:sz="4" w:space="0" w:color="auto"/>
            </w:tcBorders>
            <w:vAlign w:val="center"/>
          </w:tcPr>
          <w:p w14:paraId="0994619F" w14:textId="77777777" w:rsidR="00BD40B1" w:rsidRPr="00C13C61" w:rsidRDefault="00BD40B1" w:rsidP="00F147E0">
            <w:pPr>
              <w:pStyle w:val="Table-Text-Centered"/>
              <w:rPr>
                <w:ins w:id="5882" w:author="Marmol, Dominika Klaudia" w:date="2026-06-08T11:44:00Z"/>
                <w:lang w:val="en-US"/>
              </w:rPr>
            </w:pPr>
          </w:p>
        </w:tc>
        <w:tc>
          <w:tcPr>
            <w:tcW w:w="350" w:type="pct"/>
            <w:tcBorders>
              <w:top w:val="single" w:sz="4" w:space="0" w:color="auto"/>
              <w:left w:val="single" w:sz="4" w:space="0" w:color="auto"/>
              <w:bottom w:val="single" w:sz="4" w:space="0" w:color="auto"/>
              <w:right w:val="single" w:sz="4" w:space="0" w:color="auto"/>
            </w:tcBorders>
            <w:vAlign w:val="center"/>
          </w:tcPr>
          <w:p w14:paraId="1C71BB79" w14:textId="77777777" w:rsidR="00BD40B1" w:rsidRPr="00C13C61" w:rsidRDefault="00BD40B1" w:rsidP="00F147E0">
            <w:pPr>
              <w:pStyle w:val="Table-Text-Centered"/>
              <w:rPr>
                <w:ins w:id="5883" w:author="Marmol, Dominika Klaudia" w:date="2026-06-08T11:44: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5231D8F6" w14:textId="77777777" w:rsidR="00BD40B1" w:rsidRPr="00C13C61" w:rsidRDefault="00BD40B1" w:rsidP="00F147E0">
            <w:pPr>
              <w:pStyle w:val="Table-Text-Centered"/>
              <w:rPr>
                <w:ins w:id="5884" w:author="Marmol, Dominika Klaudia" w:date="2026-06-08T11:44:00Z"/>
                <w:lang w:val="en-US"/>
              </w:rPr>
            </w:pPr>
          </w:p>
        </w:tc>
        <w:tc>
          <w:tcPr>
            <w:tcW w:w="375" w:type="pct"/>
            <w:tcBorders>
              <w:top w:val="single" w:sz="4" w:space="0" w:color="auto"/>
              <w:left w:val="single" w:sz="4" w:space="0" w:color="auto"/>
              <w:bottom w:val="single" w:sz="4" w:space="0" w:color="auto"/>
              <w:right w:val="single" w:sz="4" w:space="0" w:color="auto"/>
            </w:tcBorders>
            <w:vAlign w:val="center"/>
          </w:tcPr>
          <w:p w14:paraId="5D5D448F" w14:textId="77777777" w:rsidR="00BD40B1" w:rsidRPr="00C13C61" w:rsidRDefault="00BD40B1" w:rsidP="00F147E0">
            <w:pPr>
              <w:pStyle w:val="Table-Text-Centered"/>
              <w:rPr>
                <w:ins w:id="5885" w:author="Marmol, Dominika Klaudia" w:date="2026-06-08T11:44:00Z"/>
                <w:lang w:val="en-US"/>
              </w:rPr>
            </w:pPr>
          </w:p>
        </w:tc>
      </w:tr>
    </w:tbl>
    <w:p w14:paraId="75C7A153" w14:textId="77777777" w:rsidR="00BD40B1" w:rsidRPr="00C13C61" w:rsidRDefault="00E27C57" w:rsidP="00BD40B1">
      <w:pPr>
        <w:pStyle w:val="Table-Footnote-Hanging"/>
        <w:rPr>
          <w:ins w:id="5886" w:author="Marmol, Dominika Klaudia" w:date="2026-06-08T11:44:00Z"/>
        </w:rPr>
      </w:pPr>
      <w:ins w:id="5887" w:author="Marmol, Dominika Klaudia" w:date="2026-06-08T11:44:00Z">
        <w:r w:rsidRPr="00C13C61">
          <w:t>a)</w:t>
        </w:r>
        <w:r w:rsidRPr="00C13C61">
          <w:tab/>
        </w:r>
        <w:r w:rsidRPr="00C13C61">
          <w:rPr>
            <w:rFonts w:hint="eastAsia"/>
            <w:b/>
            <w:bCs/>
          </w:rPr>
          <w:t>Screening:</w:t>
        </w:r>
        <w:r w:rsidRPr="00C13C61">
          <w:rPr>
            <w:rFonts w:hint="eastAsia"/>
          </w:rPr>
          <w:t xml:space="preserve"> Screening assessments will be performed within 28 days before the C1D1 dose. Screening assessments performed </w:t>
        </w:r>
        <w:r w:rsidRPr="00C13C61">
          <w:t>≤</w:t>
        </w:r>
        <w:r w:rsidRPr="00C13C61">
          <w:rPr>
            <w:rFonts w:hint="eastAsia"/>
          </w:rPr>
          <w:t>7</w:t>
        </w:r>
        <w:r w:rsidRPr="00C13C61">
          <w:t> </w:t>
        </w:r>
        <w:r w:rsidRPr="00C13C61">
          <w:rPr>
            <w:rFonts w:hint="eastAsia"/>
          </w:rPr>
          <w:t>days before Day</w:t>
        </w:r>
        <w:r w:rsidRPr="00C13C61">
          <w:t> </w:t>
        </w:r>
        <w:r w:rsidRPr="00C13C61">
          <w:rPr>
            <w:rFonts w:hint="eastAsia"/>
          </w:rPr>
          <w:t>1 will be qualified as baseline assessments and need not be repeated at C1D1, unless otherwise specified.</w:t>
        </w:r>
      </w:ins>
    </w:p>
    <w:p w14:paraId="0684D96D" w14:textId="77777777" w:rsidR="00BD40B1" w:rsidRPr="00C13C61" w:rsidRDefault="00E27C57" w:rsidP="00BD40B1">
      <w:pPr>
        <w:pStyle w:val="Table-Footnote-Hanging"/>
        <w:rPr>
          <w:ins w:id="5888" w:author="Marmol, Dominika Klaudia" w:date="2026-06-08T11:44:00Z"/>
        </w:rPr>
      </w:pPr>
      <w:ins w:id="5889" w:author="Marmol, Dominika Klaudia" w:date="2026-06-08T11:44:00Z">
        <w:r w:rsidRPr="00C13C61">
          <w:t>b)</w:t>
        </w:r>
        <w:r w:rsidRPr="00C13C61">
          <w:tab/>
        </w:r>
        <w:r w:rsidRPr="00C13C61">
          <w:rPr>
            <w:b/>
            <w:bCs/>
          </w:rPr>
          <w:t>EOT Visit:</w:t>
        </w:r>
        <w:r w:rsidRPr="00C13C61">
          <w:t xml:space="preserve"> The EOT Visit will occur within 28 days (±3 days) after the last dose of IMP or before the start of subsequent anticancer therapy if that occurs sooner. Subsequent anticancer therapy should not be initiated before recovery from all treatment-emergent toxicities associated with BNT317.</w:t>
        </w:r>
      </w:ins>
    </w:p>
    <w:p w14:paraId="3195F035" w14:textId="77777777" w:rsidR="00BD40B1" w:rsidRPr="00C13C61" w:rsidRDefault="00E27C57" w:rsidP="00BD40B1">
      <w:pPr>
        <w:pStyle w:val="Table-Footnote-Hanging"/>
        <w:rPr>
          <w:ins w:id="5890" w:author="Marmol, Dominika Klaudia" w:date="2026-06-08T11:44:00Z"/>
        </w:rPr>
      </w:pPr>
      <w:ins w:id="5891" w:author="Marmol, Dominika Klaudia" w:date="2026-06-08T11:44:00Z">
        <w:r w:rsidRPr="00C13C61">
          <w:t>c)</w:t>
        </w:r>
        <w:r w:rsidRPr="00C13C61">
          <w:tab/>
        </w:r>
        <w:r w:rsidRPr="00C13C61">
          <w:rPr>
            <w:b/>
            <w:bCs/>
          </w:rPr>
          <w:t>BNT317 administration:</w:t>
        </w:r>
        <w:r w:rsidRPr="00C13C61">
          <w:t xml:space="preserve"> BNT317 will be administered via IV infusion. The first infusion (i.e., on C1D1) should last at least 90 min. If the first infusion is well tolerated, the duration of the subsequent infusions may be shortened to 60 min. Participants will be managed as outpatients and be monitored as for at least 3 h after initiation of the first two infusions, and thereafter for at least 2 h (or longer at the investigator’s discretion). If any AEs occur, the infusion rate should be immediately reduced accordingly.</w:t>
        </w:r>
      </w:ins>
    </w:p>
    <w:p w14:paraId="602CF147" w14:textId="77777777" w:rsidR="00BD40B1" w:rsidRPr="00C13C61" w:rsidRDefault="00E27C57" w:rsidP="00BD40B1">
      <w:pPr>
        <w:pStyle w:val="Table-Footnote-Hanging"/>
        <w:rPr>
          <w:ins w:id="5892" w:author="Marmol, Dominika Klaudia" w:date="2026-06-08T11:44:00Z"/>
        </w:rPr>
      </w:pPr>
      <w:ins w:id="5893" w:author="Marmol, Dominika Klaudia" w:date="2026-06-08T11:44:00Z">
        <w:r w:rsidRPr="00C13C61">
          <w:t>d)</w:t>
        </w:r>
        <w:r w:rsidRPr="00C13C61">
          <w:tab/>
        </w:r>
        <w:r w:rsidRPr="00C13C61">
          <w:rPr>
            <w:b/>
            <w:bCs/>
          </w:rPr>
          <w:t>Informed consent:</w:t>
        </w:r>
        <w:r w:rsidRPr="00C13C61">
          <w:t xml:space="preserve"> Informed consent must be obtained before performing any trial-specific screening assessments.</w:t>
        </w:r>
      </w:ins>
    </w:p>
    <w:p w14:paraId="37310A55" w14:textId="77777777" w:rsidR="00BD40B1" w:rsidRPr="00C13C61" w:rsidRDefault="00E27C57" w:rsidP="00BD40B1">
      <w:pPr>
        <w:pStyle w:val="Table-Footnote-Hanging"/>
        <w:rPr>
          <w:ins w:id="5894" w:author="Marmol, Dominika Klaudia" w:date="2026-06-08T11:44:00Z"/>
        </w:rPr>
      </w:pPr>
      <w:ins w:id="5895" w:author="Marmol, Dominika Klaudia" w:date="2026-06-08T11:44:00Z">
        <w:r w:rsidRPr="00C13C61">
          <w:t>e)</w:t>
        </w:r>
        <w:r w:rsidRPr="00C13C61">
          <w:tab/>
        </w:r>
        <w:r w:rsidRPr="00C13C61">
          <w:rPr>
            <w:b/>
            <w:bCs/>
          </w:rPr>
          <w:t>Medical history:</w:t>
        </w:r>
        <w:r w:rsidRPr="00C13C61">
          <w:t xml:space="preserve"> During the screening period, a complete medical history and relevant treatment will be compiled for each trial participant.</w:t>
        </w:r>
      </w:ins>
    </w:p>
    <w:p w14:paraId="6F663B0A" w14:textId="77777777" w:rsidR="00BD40B1" w:rsidRPr="00C13C61" w:rsidRDefault="00E27C57" w:rsidP="00BD40B1">
      <w:pPr>
        <w:pStyle w:val="Table-Footnote-Hanging"/>
        <w:rPr>
          <w:ins w:id="5896" w:author="Marmol, Dominika Klaudia" w:date="2026-06-08T11:44:00Z"/>
        </w:rPr>
      </w:pPr>
      <w:ins w:id="5897" w:author="Marmol, Dominika Klaudia" w:date="2026-06-08T11:44:00Z">
        <w:r w:rsidRPr="00C13C61">
          <w:t>f)</w:t>
        </w:r>
        <w:r w:rsidRPr="00C13C61">
          <w:tab/>
        </w:r>
        <w:r w:rsidRPr="00C13C61">
          <w:rPr>
            <w:b/>
            <w:bCs/>
            <w:i/>
            <w:iCs/>
          </w:rPr>
          <w:t>H. pylori</w:t>
        </w:r>
        <w:r w:rsidRPr="00C13C61">
          <w:rPr>
            <w:b/>
            <w:bCs/>
          </w:rPr>
          <w:t xml:space="preserve"> testing:</w:t>
        </w:r>
        <w:r w:rsidRPr="00C13C61">
          <w:t xml:space="preserve"> For participants with GC/GEJC in Part B2, blood and stool samples will be collected during the screening period to test for </w:t>
        </w:r>
        <w:r w:rsidRPr="00C13C61">
          <w:rPr>
            <w:i/>
            <w:iCs/>
          </w:rPr>
          <w:t>H. pylori</w:t>
        </w:r>
        <w:r w:rsidRPr="00C13C61">
          <w:t xml:space="preserve"> as part of the biomarker testing, and not for stratification purposes.</w:t>
        </w:r>
      </w:ins>
    </w:p>
    <w:p w14:paraId="3FF3D882" w14:textId="77777777" w:rsidR="00BD40B1" w:rsidRPr="00C13C61" w:rsidRDefault="00E27C57" w:rsidP="00BD40B1">
      <w:pPr>
        <w:pStyle w:val="Table-Footnote-Hanging"/>
        <w:rPr>
          <w:ins w:id="5898" w:author="Marmol, Dominika Klaudia" w:date="2026-06-08T11:44:00Z"/>
        </w:rPr>
      </w:pPr>
      <w:ins w:id="5899" w:author="Marmol, Dominika Klaudia" w:date="2026-06-08T11:44:00Z">
        <w:r w:rsidRPr="00C13C61">
          <w:t>g)</w:t>
        </w:r>
        <w:r w:rsidRPr="00C13C61">
          <w:tab/>
        </w:r>
        <w:r w:rsidRPr="00C13C61">
          <w:rPr>
            <w:b/>
            <w:bCs/>
          </w:rPr>
          <w:t>Randomization:</w:t>
        </w:r>
        <w:r w:rsidRPr="00C13C61">
          <w:t xml:space="preserve"> Screening period is relative to the date of randomization. Cycle 1, Day 1 may be on the same day as randomization or at most 3 days post randomization.</w:t>
        </w:r>
      </w:ins>
    </w:p>
    <w:p w14:paraId="08C5C008" w14:textId="77777777" w:rsidR="00BD40B1" w:rsidRPr="00C13C61" w:rsidRDefault="00E27C57" w:rsidP="00BD40B1">
      <w:pPr>
        <w:pStyle w:val="Table-Footnote-Hanging"/>
        <w:rPr>
          <w:ins w:id="5900" w:author="Marmol, Dominika Klaudia" w:date="2026-06-08T11:44:00Z"/>
        </w:rPr>
      </w:pPr>
      <w:ins w:id="5901" w:author="Marmol, Dominika Klaudia" w:date="2026-06-08T11:44:00Z">
        <w:r w:rsidRPr="00C13C61">
          <w:t>h)</w:t>
        </w:r>
        <w:r w:rsidRPr="00C13C61">
          <w:tab/>
        </w:r>
        <w:r w:rsidRPr="00C13C61">
          <w:rPr>
            <w:b/>
            <w:bCs/>
          </w:rPr>
          <w:t>Physical examinations:</w:t>
        </w:r>
        <w:r w:rsidRPr="00C13C61">
          <w:t xml:space="preserve"> Symptom (targeted)-directed physical examinations at: pre-dose on C1D1, C1D4, C1D8, C2D1, C2D8; pre-dose in all other cycles; EOT Visit; ETV; the SFU Visits.</w:t>
        </w:r>
      </w:ins>
    </w:p>
    <w:p w14:paraId="2564AD5A" w14:textId="77777777" w:rsidR="00BD40B1" w:rsidRPr="00C13C61" w:rsidRDefault="00E27C57" w:rsidP="00BD40B1">
      <w:pPr>
        <w:pStyle w:val="Table-Footnote-Hanging"/>
        <w:rPr>
          <w:ins w:id="5902" w:author="Marmol, Dominika Klaudia" w:date="2026-06-08T11:44:00Z"/>
        </w:rPr>
      </w:pPr>
      <w:ins w:id="5903" w:author="Marmol, Dominika Klaudia" w:date="2026-06-08T11:44:00Z">
        <w:r w:rsidRPr="00C13C61">
          <w:t>i)</w:t>
        </w:r>
        <w:r w:rsidRPr="00C13C61">
          <w:tab/>
        </w:r>
        <w:r w:rsidRPr="00C13C61">
          <w:rPr>
            <w:b/>
            <w:bCs/>
          </w:rPr>
          <w:t>Weight:</w:t>
        </w:r>
        <w:r w:rsidRPr="00C13C61">
          <w:t xml:space="preserve"> Assessment timepoints: screening, pre-dose on Day 1 in all cycles, EOT Visit, ETV, and at the SFU Visits.</w:t>
        </w:r>
      </w:ins>
    </w:p>
    <w:p w14:paraId="225B2340" w14:textId="77777777" w:rsidR="00BD40B1" w:rsidRPr="00C13C61" w:rsidRDefault="00E27C57" w:rsidP="00BD40B1">
      <w:pPr>
        <w:pStyle w:val="Table-Footnote-Hanging"/>
        <w:rPr>
          <w:ins w:id="5904" w:author="Marmol, Dominika Klaudia" w:date="2026-06-08T11:44:00Z"/>
        </w:rPr>
      </w:pPr>
      <w:ins w:id="5905" w:author="Marmol, Dominika Klaudia" w:date="2026-06-08T11:44:00Z">
        <w:r w:rsidRPr="00C13C61">
          <w:t>j)</w:t>
        </w:r>
        <w:r w:rsidRPr="00C13C61">
          <w:tab/>
        </w:r>
        <w:r w:rsidRPr="00C13C61">
          <w:rPr>
            <w:b/>
            <w:bCs/>
          </w:rPr>
          <w:t>Vital signs:</w:t>
        </w:r>
        <w:r w:rsidRPr="00C13C61">
          <w:t xml:space="preserve"> Assessment timepoints: screening; pre-dose on C1D1, C1D4, C1D8, C2D1, C2D8; pre-dose in all other cycles; EOT Visit; ETV; and the SFU Visits.</w:t>
        </w:r>
      </w:ins>
    </w:p>
    <w:p w14:paraId="1D6401A7" w14:textId="1A7FF4A4" w:rsidR="00BD40B1" w:rsidRPr="00C13C61" w:rsidRDefault="00E27C57" w:rsidP="00BD40B1">
      <w:pPr>
        <w:pStyle w:val="Table-Footnote-Hanging"/>
        <w:rPr>
          <w:ins w:id="5906" w:author="Marmol, Dominika Klaudia" w:date="2026-06-08T11:44:00Z"/>
        </w:rPr>
      </w:pPr>
      <w:ins w:id="5907" w:author="Marmol, Dominika Klaudia" w:date="2026-06-08T11:44:00Z">
        <w:r w:rsidRPr="00C13C61">
          <w:t>k)</w:t>
        </w:r>
        <w:r w:rsidRPr="00C13C61">
          <w:tab/>
        </w:r>
        <w:r w:rsidRPr="00C13C61">
          <w:rPr>
            <w:rStyle w:val="TableTextArial9"/>
            <w:rFonts w:ascii="Arial" w:hAnsi="Arial" w:cs="Arial"/>
            <w:b/>
            <w:bCs/>
          </w:rPr>
          <w:t>Tumor biopsy collection:</w:t>
        </w:r>
        <w:r w:rsidRPr="00C13C61">
          <w:rPr>
            <w:rStyle w:val="TableTextArial9"/>
            <w:rFonts w:ascii="Arial" w:hAnsi="Arial" w:cs="Arial"/>
          </w:rPr>
          <w:t xml:space="preserve"> Provision of tumor biopsies is mandatory at screening for participants in Part B2. </w:t>
        </w:r>
        <w:r w:rsidRPr="00C13C61">
          <w:t xml:space="preserve">If medically feasible, a newly obtained tumor sample is preferred. If it is not feasible to obtain a recent tumor sample, participants can provide archival tumor tissue, preferably the most recent archived sample tissue (ideally not older than 24 months). Optional on-treatment biopsies are requested at the discretion of the physician within ±7 days of C4D1. The tumor sample can </w:t>
        </w:r>
        <w:r w:rsidRPr="00C13C61">
          <w:lastRenderedPageBreak/>
          <w:t xml:space="preserve">be from a whole lymph node, core biopsy, or from resected tumor tissue. Tumor samples from previously irradiated lesions or target lesions are not allowed. Core needle or excisional biopsies, or resected tissue are required. Fine needle aspirates, bronchoscopy-guided fine needle aspirates, cell blocks, cell pellets, clots, bone tissue, and cytological specimens are not acceptable. Tissue blocks are preferred. However, if a tissue block is not available, slides are acceptable. See the Central </w:t>
        </w:r>
        <w:r w:rsidRPr="00FE5234">
          <w:t>Laboratory Manual for tissue sampling and processing requirements. Extra tissue can be submitted for additional biomarker research assessments. Refer to</w:t>
        </w:r>
      </w:ins>
      <w:ins w:id="5908" w:author="Marmol, Dominika Klaudia" w:date="2026-06-08T18:15:00Z">
        <w:r w:rsidR="00616421" w:rsidRPr="00FE5234">
          <w:t xml:space="preserve"> CTP</w:t>
        </w:r>
      </w:ins>
      <w:ins w:id="5909" w:author="Marmol, Dominika Klaudia" w:date="2026-06-08T11:44:00Z">
        <w:r w:rsidRPr="00FE5234">
          <w:t xml:space="preserve"> Section </w:t>
        </w:r>
      </w:ins>
      <w:ins w:id="5910" w:author="Marmol, Dominika Klaudia" w:date="2026-06-08T18:15:00Z">
        <w:r w:rsidR="00616421" w:rsidRPr="00FE5234">
          <w:rPr>
            <w:rFonts w:eastAsiaTheme="minorEastAsia"/>
            <w:rPrChange w:id="5911" w:author="Marmol, Dominika Klaudia" w:date="2026-06-11T09:44:00Z">
              <w:rPr>
                <w:rFonts w:eastAsiaTheme="minorEastAsia"/>
                <w:color w:val="0000FF"/>
              </w:rPr>
            </w:rPrChange>
          </w:rPr>
          <w:t>8.10.</w:t>
        </w:r>
      </w:ins>
    </w:p>
    <w:p w14:paraId="20A02E60" w14:textId="77777777" w:rsidR="00BD40B1" w:rsidRPr="00C13C61" w:rsidRDefault="00E27C57" w:rsidP="00BD40B1">
      <w:pPr>
        <w:pStyle w:val="Table-Footnote-Hanging"/>
        <w:rPr>
          <w:ins w:id="5912" w:author="Marmol, Dominika Klaudia" w:date="2026-06-08T11:44:00Z"/>
        </w:rPr>
      </w:pPr>
      <w:ins w:id="5913" w:author="Marmol, Dominika Klaudia" w:date="2026-06-08T11:44:00Z">
        <w:r w:rsidRPr="00C13C61">
          <w:t>l)</w:t>
        </w:r>
        <w:r w:rsidRPr="00C13C61">
          <w:tab/>
        </w:r>
        <w:r w:rsidRPr="00C13C61">
          <w:rPr>
            <w:b/>
            <w:bCs/>
          </w:rPr>
          <w:t>12-lead ECG:</w:t>
        </w:r>
        <w:r w:rsidRPr="00C13C61">
          <w:t xml:space="preserve"> Single ECGs will be performed at screening, and at Cycles 2-6 and Cycles 8, on Day 1 pre-dose and where possible, ECGs should be done before any blood draws, if blood sampling is planned on the day of ECGs. Note: Blood sampling refers to the central laboratory (PK, ADA, TO [US only], cytokines). Afterwards, single ECG will be performed every four cycles (Cycle 12, 16, 20, …) on Day 1 pre-dose and where possible, ECGs should be done before any blood draws. Single ECGs will also be performed on SFU and EOT Visits. Additional ECGs may be performed if deemed necessary by the investigator or if clinically indicated. </w:t>
        </w:r>
      </w:ins>
    </w:p>
    <w:p w14:paraId="3C1FD006" w14:textId="77777777" w:rsidR="00BD40B1" w:rsidRPr="00C13C61" w:rsidRDefault="00E27C57" w:rsidP="00BD40B1">
      <w:pPr>
        <w:pStyle w:val="Table-Footnote-Hanging"/>
        <w:rPr>
          <w:ins w:id="5914" w:author="Marmol, Dominika Klaudia" w:date="2026-06-08T11:44:00Z"/>
        </w:rPr>
      </w:pPr>
      <w:ins w:id="5915" w:author="Marmol, Dominika Klaudia" w:date="2026-06-08T11:44:00Z">
        <w:r w:rsidRPr="00C13C61">
          <w:t>m)</w:t>
        </w:r>
        <w:r w:rsidRPr="00C13C61">
          <w:tab/>
        </w:r>
        <w:r w:rsidRPr="00C13C61">
          <w:rPr>
            <w:b/>
            <w:bCs/>
          </w:rPr>
          <w:t>Medical occurrences:</w:t>
        </w:r>
        <w:r w:rsidRPr="00C13C61">
          <w:t xml:space="preserve"> Medical occurrences not meeting the criteria for AEs or SAEs and occurring between the time informed consent was given and the moment IMP administration started, will be collected as pre-existing conditions on the respective medical history/current medical conditions section of the eCRF.</w:t>
        </w:r>
      </w:ins>
    </w:p>
    <w:p w14:paraId="2B7C4408" w14:textId="77777777" w:rsidR="00BD40B1" w:rsidRPr="00C13C61" w:rsidRDefault="00E27C57" w:rsidP="00BD40B1">
      <w:pPr>
        <w:pStyle w:val="Table-Footnote-Hanging"/>
        <w:rPr>
          <w:ins w:id="5916" w:author="Marmol, Dominika Klaudia" w:date="2026-06-08T11:44:00Z"/>
        </w:rPr>
      </w:pPr>
      <w:ins w:id="5917" w:author="Marmol, Dominika Klaudia" w:date="2026-06-08T11:44:00Z">
        <w:r w:rsidRPr="00C13C61">
          <w:t>n)</w:t>
        </w:r>
        <w:r w:rsidRPr="00C13C61">
          <w:tab/>
        </w:r>
        <w:r w:rsidRPr="00C13C61">
          <w:rPr>
            <w:b/>
            <w:bCs/>
          </w:rPr>
          <w:t>SAE reporting:</w:t>
        </w:r>
        <w:r w:rsidRPr="00C13C61">
          <w:t xml:space="preserve"> SAE reporting will include serious pre-treatment events. Only those SAEs that occur after the first dose of IMP will be collected in the eCRF. However, all SAEs occurring after consent will be reported to the sponsor’s medical safety team or designee.</w:t>
        </w:r>
      </w:ins>
    </w:p>
    <w:p w14:paraId="594AB62E" w14:textId="77777777" w:rsidR="00BD40B1" w:rsidRPr="00C13C61" w:rsidRDefault="00E27C57" w:rsidP="00BD40B1">
      <w:pPr>
        <w:pStyle w:val="Table-Footnote-Hanging"/>
        <w:rPr>
          <w:ins w:id="5918" w:author="Marmol, Dominika Klaudia" w:date="2026-06-08T11:44:00Z"/>
        </w:rPr>
      </w:pPr>
      <w:ins w:id="5919" w:author="Marmol, Dominika Klaudia" w:date="2026-06-08T11:44:00Z">
        <w:r w:rsidRPr="00C13C61">
          <w:t>o)</w:t>
        </w:r>
        <w:r w:rsidRPr="00C13C61">
          <w:tab/>
        </w:r>
        <w:r w:rsidRPr="00C13C61">
          <w:rPr>
            <w:b/>
            <w:bCs/>
          </w:rPr>
          <w:t>Survival status:</w:t>
        </w:r>
        <w:r w:rsidRPr="00C13C61">
          <w:t xml:space="preserve"> Each trial participant will be followed for survival every 12 weeks (±14 days) after the 90-Day SFU Visit until death, loss of follow-up, or trial participant terminates involvement in the trial. This is also applicable for those participants that do not complete safety follow-up visits wherein survival follow-up can begin immediately (e.g., participant withdraws consent for further assessments but agrees to be followed for survival). These visits may occur by telephone, </w:t>
        </w:r>
        <w:r>
          <w:t>e-mail</w:t>
        </w:r>
        <w:r w:rsidRPr="00C13C61">
          <w:t xml:space="preserve"> or a visit by the participant or the participant’s caregiver. Survival status may be followed more frequently around the time of a database lock or other trial milestones.</w:t>
        </w:r>
      </w:ins>
    </w:p>
    <w:p w14:paraId="223BE34C" w14:textId="77777777" w:rsidR="00BD40B1" w:rsidRPr="00C13C61" w:rsidRDefault="00E27C57" w:rsidP="00BD40B1">
      <w:pPr>
        <w:pStyle w:val="Table-Footnote-Hanging"/>
        <w:rPr>
          <w:ins w:id="5920" w:author="Marmol, Dominika Klaudia" w:date="2026-06-08T11:44:00Z"/>
        </w:rPr>
      </w:pPr>
      <w:ins w:id="5921" w:author="Marmol, Dominika Klaudia" w:date="2026-06-08T11:44:00Z">
        <w:r w:rsidRPr="00C13C61">
          <w:t>p)</w:t>
        </w:r>
        <w:r w:rsidRPr="00C13C61">
          <w:tab/>
        </w:r>
        <w:r w:rsidRPr="00C13C61">
          <w:rPr>
            <w:b/>
            <w:bCs/>
          </w:rPr>
          <w:t>CT/MRI imaging assessments:</w:t>
        </w:r>
        <w:r w:rsidRPr="00C13C61">
          <w:t xml:space="preserve"> Perform brain imaging in trial participants with known or suspected central nervous system metastasis. Perform additional imaging if clinically indicated. Positron emission tomography (PET)-CT can be used, but the CT portion of a PET-CT may not be used in lieu of a diagnostic CT, unless performed with </w:t>
        </w:r>
        <w:r w:rsidRPr="00C13C61">
          <w:rPr>
            <w:color w:val="333333"/>
            <w:shd w:val="clear" w:color="auto" w:fill="FFFFFF"/>
          </w:rPr>
          <w:t>intravenous</w:t>
        </w:r>
        <w:r w:rsidRPr="00C13C61">
          <w:t xml:space="preserve"> contrast agents. Consult the sponsor for details on required scans if needed. Scans performed prior to informed consent as part of routine clinical management may be used as the screening tumor imaging if they are of diagnostic quality and were performed within 28 days prior to first IMP dose. If no disease progression is documented at survival follow-up and the trial participant receives no new anticancer therapy, image assessment should be performed per aforementioned frequency. Tumor assessments should be performed according to RECIST v1.1 criteria after each imaging.</w:t>
        </w:r>
      </w:ins>
    </w:p>
    <w:p w14:paraId="6E8B9341" w14:textId="77777777" w:rsidR="00BD40B1" w:rsidRPr="00C13C61" w:rsidRDefault="00E27C57" w:rsidP="00BD40B1">
      <w:pPr>
        <w:pStyle w:val="Table-Footnote-Hanging"/>
        <w:rPr>
          <w:ins w:id="5922" w:author="Marmol, Dominika Klaudia" w:date="2026-06-08T11:44:00Z"/>
        </w:rPr>
      </w:pPr>
      <w:ins w:id="5923" w:author="Marmol, Dominika Klaudia" w:date="2026-06-08T11:44:00Z">
        <w:r w:rsidRPr="00C13C61">
          <w:t>q)</w:t>
        </w:r>
        <w:r w:rsidRPr="00C13C61">
          <w:tab/>
        </w:r>
        <w:r w:rsidRPr="00C13C61">
          <w:rPr>
            <w:b/>
            <w:bCs/>
          </w:rPr>
          <w:t>Pregnancy testing:</w:t>
        </w:r>
        <w:r w:rsidRPr="00C13C61">
          <w:t xml:space="preserve"> All POCBP will have a serum pregnancy test at screening. Urine pregnancy tests will be performed at subsequent visits. If a urine pregnancy test is positive or cannot be confirmed as negative, a serum pregnancy test will be required. Additional urine or serum pregnancy tests may be performed, if deemed necessary by the investigator. Participants will be counseled about the need to use prescribed contraception.</w:t>
        </w:r>
      </w:ins>
    </w:p>
    <w:p w14:paraId="7B9D0ABD" w14:textId="77777777" w:rsidR="00BD40B1" w:rsidRPr="00C13C61" w:rsidRDefault="00E27C57" w:rsidP="00BD40B1">
      <w:pPr>
        <w:pStyle w:val="Table-Footnote-Hanging"/>
        <w:rPr>
          <w:ins w:id="5924" w:author="Marmol, Dominika Klaudia" w:date="2026-06-08T11:44:00Z"/>
        </w:rPr>
      </w:pPr>
      <w:ins w:id="5925" w:author="Marmol, Dominika Klaudia" w:date="2026-06-08T11:44:00Z">
        <w:r w:rsidRPr="00C13C61">
          <w:t>r)</w:t>
        </w:r>
        <w:r w:rsidRPr="00C13C61">
          <w:tab/>
        </w:r>
        <w:r w:rsidRPr="00C13C61">
          <w:rPr>
            <w:b/>
            <w:bCs/>
          </w:rPr>
          <w:t>Blood sample for hematology/biochemistry:</w:t>
        </w:r>
        <w:r w:rsidRPr="00C13C61">
          <w:t xml:space="preserve"> Blood samples will be collected at screening period, pre-dose on C1D1, C1D8, C2D1, C2D8, pre-dose in all other cycles, EOT Visit, ETV, and the SFU Visits. Samples taken at the local laboratory may be collected up to 2 days prior to the scheduled visit. If screening clinical laboratory testing was performed within 7 days before the C1D1 dose, it need not be repeated on C1D1 dose. Blood samples for biochemistry will include analysis for IL-6 at screening and at other times if indicated.</w:t>
        </w:r>
      </w:ins>
    </w:p>
    <w:p w14:paraId="52B1E4AD" w14:textId="77777777" w:rsidR="00BD40B1" w:rsidRPr="00C13C61" w:rsidRDefault="00E27C57" w:rsidP="00BD40B1">
      <w:pPr>
        <w:pStyle w:val="Table-Footnote-Hanging"/>
        <w:ind w:firstLine="0"/>
        <w:rPr>
          <w:ins w:id="5926" w:author="Marmol, Dominika Klaudia" w:date="2026-06-08T11:44:00Z"/>
        </w:rPr>
      </w:pPr>
      <w:ins w:id="5927" w:author="Marmol, Dominika Klaudia" w:date="2026-06-08T11:44:00Z">
        <w:r w:rsidRPr="00C13C61">
          <w:t>Note: The result of IL-6 testing is not required for participant eligibility or randomization, and treatment. IL-6 testing at screening could be delayed for those sites that do not have local lab IL-6 testing available.</w:t>
        </w:r>
      </w:ins>
    </w:p>
    <w:p w14:paraId="0D9EAFF8" w14:textId="77777777" w:rsidR="00BD40B1" w:rsidRPr="00C13C61" w:rsidRDefault="00E27C57" w:rsidP="00BD40B1">
      <w:pPr>
        <w:pStyle w:val="Table-Footnote-Hanging"/>
        <w:rPr>
          <w:ins w:id="5928" w:author="Marmol, Dominika Klaudia" w:date="2026-06-08T11:44:00Z"/>
        </w:rPr>
      </w:pPr>
      <w:ins w:id="5929" w:author="Marmol, Dominika Klaudia" w:date="2026-06-08T11:44:00Z">
        <w:r w:rsidRPr="00C13C61">
          <w:t>s)</w:t>
        </w:r>
        <w:r w:rsidRPr="00C13C61">
          <w:tab/>
        </w:r>
        <w:r w:rsidRPr="00C13C61">
          <w:rPr>
            <w:b/>
            <w:bCs/>
          </w:rPr>
          <w:t>Blood sample for coagulation/thyroid function/myocardial enzymes:</w:t>
        </w:r>
        <w:r w:rsidRPr="00C13C61">
          <w:t xml:space="preserve"> Blood samples will be collected at screening, pre-dose in all cycles, EOT Visit, ETV, and at the SFU Visits. If screening testing was performed within the 7 days before the C1D1 dose, it need not be repeated. Samples may be collected within the 7 days prior to the scheduled visit.</w:t>
        </w:r>
      </w:ins>
    </w:p>
    <w:p w14:paraId="1BD17EE2" w14:textId="77777777" w:rsidR="00BD40B1" w:rsidRPr="00C13C61" w:rsidRDefault="00E27C57" w:rsidP="00BD40B1">
      <w:pPr>
        <w:pStyle w:val="Table-Footnote-Hanging"/>
        <w:rPr>
          <w:ins w:id="5930" w:author="Marmol, Dominika Klaudia" w:date="2026-06-08T11:44:00Z"/>
        </w:rPr>
      </w:pPr>
      <w:ins w:id="5931" w:author="Marmol, Dominika Klaudia" w:date="2026-06-08T11:44:00Z">
        <w:r w:rsidRPr="00C13C61">
          <w:lastRenderedPageBreak/>
          <w:t>t)</w:t>
        </w:r>
        <w:r w:rsidRPr="00C13C61">
          <w:tab/>
        </w:r>
        <w:r w:rsidRPr="00C13C61">
          <w:rPr>
            <w:b/>
            <w:bCs/>
          </w:rPr>
          <w:t>Urinalysis (for hematuria and proteinuria evaluation):</w:t>
        </w:r>
        <w:r w:rsidRPr="00C13C61">
          <w:t xml:space="preserve"> Urine samples will be collected at screening, pre-dose in all cycles, EOT Visit, ETV, and at the SFU Visits. Samples taken at the local laboratory may be collected up to 2 days prior to the scheduled visit.</w:t>
        </w:r>
      </w:ins>
    </w:p>
    <w:p w14:paraId="4EFD6A02" w14:textId="77777777" w:rsidR="00BD40B1" w:rsidRPr="00C13C61" w:rsidRDefault="00E27C57" w:rsidP="00BD40B1">
      <w:pPr>
        <w:pStyle w:val="Table-Footnote-Hanging"/>
        <w:rPr>
          <w:ins w:id="5932" w:author="Marmol, Dominika Klaudia" w:date="2026-06-08T11:44:00Z"/>
        </w:rPr>
      </w:pPr>
      <w:ins w:id="5933" w:author="Marmol, Dominika Klaudia" w:date="2026-06-08T11:44:00Z">
        <w:r w:rsidRPr="00C13C61">
          <w:t>u)</w:t>
        </w:r>
        <w:r w:rsidRPr="00C13C61">
          <w:tab/>
        </w:r>
        <w:r w:rsidRPr="00C13C61">
          <w:rPr>
            <w:b/>
            <w:bCs/>
          </w:rPr>
          <w:t>Blood sample for serology:</w:t>
        </w:r>
        <w:r w:rsidRPr="00C13C61">
          <w:t xml:space="preserve"> Tests for HBV (hepatitis B surface antigen [Bhag] and IgG anti-hepatitis B core antibody), HCV (HCV antibody; also HCV RNA by PCR if the trial participant is HCV-antibody positive), and HIV antibodies. IgG anti-hepatitis B core antibody or total anti-hepatitis B core antibody may be used per local practice.</w:t>
        </w:r>
      </w:ins>
    </w:p>
    <w:p w14:paraId="6AD8BA9F" w14:textId="12A535E2" w:rsidR="00BD40B1" w:rsidRPr="00616421" w:rsidRDefault="00E27C57" w:rsidP="00BD40B1">
      <w:pPr>
        <w:pStyle w:val="Table-Footnote-Hanging"/>
        <w:rPr>
          <w:ins w:id="5934" w:author="Marmol, Dominika Klaudia" w:date="2026-06-08T11:44:00Z"/>
          <w:szCs w:val="18"/>
        </w:rPr>
      </w:pPr>
      <w:ins w:id="5935" w:author="Marmol, Dominika Klaudia" w:date="2026-06-08T11:44:00Z">
        <w:r w:rsidRPr="00C13C61">
          <w:t>v)</w:t>
        </w:r>
        <w:r w:rsidRPr="00C13C61">
          <w:tab/>
        </w:r>
        <w:r w:rsidRPr="00C13C61">
          <w:rPr>
            <w:b/>
            <w:bCs/>
          </w:rPr>
          <w:t>Blood sample for PK:</w:t>
        </w:r>
        <w:r w:rsidRPr="00C13C61">
          <w:t xml:space="preserve"> Blood will be collected for PK. For details, please refer </w:t>
        </w:r>
        <w:r w:rsidRPr="00616421">
          <w:rPr>
            <w:szCs w:val="18"/>
          </w:rPr>
          <w:t>to</w:t>
        </w:r>
        <w:r w:rsidRPr="00616421">
          <w:rPr>
            <w:color w:val="0000FF"/>
            <w:szCs w:val="18"/>
          </w:rPr>
          <w:t xml:space="preserve"> </w:t>
        </w:r>
      </w:ins>
      <w:ins w:id="5936" w:author="Marmol, Dominika Klaudia" w:date="2026-06-08T18:16:00Z">
        <w:r w:rsidR="00616421" w:rsidRPr="00480EE4">
          <w:rPr>
            <w:color w:val="0000FF"/>
            <w:sz w:val="20"/>
            <w:szCs w:val="18"/>
            <w:lang w:val="en-GB"/>
          </w:rPr>
          <w:fldChar w:fldCharType="begin"/>
        </w:r>
        <w:r w:rsidR="00616421" w:rsidRPr="00616421">
          <w:rPr>
            <w:color w:val="0000FF"/>
            <w:szCs w:val="18"/>
            <w:rPrChange w:id="5937" w:author="Marmol, Dominika Klaudia" w:date="2026-06-08T18:16:00Z">
              <w:rPr>
                <w:color w:val="0000FF"/>
                <w:sz w:val="20"/>
              </w:rPr>
            </w:rPrChange>
          </w:rPr>
          <w:instrText xml:space="preserve"> REF _Ref226705101 \h </w:instrText>
        </w:r>
        <w:r w:rsidR="00616421" w:rsidRPr="00616421">
          <w:rPr>
            <w:color w:val="0000FF"/>
            <w:szCs w:val="18"/>
            <w:lang w:val="en-GB"/>
          </w:rPr>
          <w:instrText xml:space="preserve"> \* MERGEFORMAT </w:instrText>
        </w:r>
      </w:ins>
      <w:r w:rsidR="00616421" w:rsidRPr="00480EE4">
        <w:rPr>
          <w:color w:val="0000FF"/>
          <w:sz w:val="20"/>
          <w:szCs w:val="18"/>
          <w:lang w:val="en-GB"/>
        </w:rPr>
      </w:r>
      <w:ins w:id="5938" w:author="Marmol, Dominika Klaudia" w:date="2026-06-08T18:16:00Z">
        <w:r w:rsidR="00616421" w:rsidRPr="00480EE4">
          <w:rPr>
            <w:color w:val="0000FF"/>
            <w:sz w:val="20"/>
            <w:szCs w:val="18"/>
            <w:lang w:val="en-GB"/>
          </w:rPr>
          <w:fldChar w:fldCharType="separate"/>
        </w:r>
        <w:r w:rsidR="00616421" w:rsidRPr="00616421">
          <w:rPr>
            <w:color w:val="0000FF"/>
            <w:szCs w:val="18"/>
            <w:lang w:val="en-GB"/>
            <w:rPrChange w:id="5939" w:author="Marmol, Dominika Klaudia" w:date="2026-06-08T18:16:00Z">
              <w:rPr>
                <w:color w:val="0000FF"/>
                <w:sz w:val="20"/>
                <w:lang w:val="en-GB"/>
              </w:rPr>
            </w:rPrChange>
          </w:rPr>
          <w:t>Table </w:t>
        </w:r>
        <w:r w:rsidR="00616421" w:rsidRPr="00616421">
          <w:rPr>
            <w:noProof/>
            <w:color w:val="0000FF"/>
            <w:szCs w:val="18"/>
            <w:lang w:val="en-GB"/>
            <w:rPrChange w:id="5940" w:author="Marmol, Dominika Klaudia" w:date="2026-06-08T18:16:00Z">
              <w:rPr>
                <w:noProof/>
                <w:color w:val="0000FF"/>
                <w:sz w:val="20"/>
                <w:lang w:val="en-GB"/>
              </w:rPr>
            </w:rPrChange>
          </w:rPr>
          <w:t>20</w:t>
        </w:r>
        <w:r w:rsidR="00616421" w:rsidRPr="00480EE4">
          <w:rPr>
            <w:color w:val="0000FF"/>
            <w:sz w:val="20"/>
            <w:szCs w:val="18"/>
            <w:lang w:val="en-GB"/>
          </w:rPr>
          <w:fldChar w:fldCharType="end"/>
        </w:r>
      </w:ins>
      <w:ins w:id="5941" w:author="Marmol, Dominika Klaudia" w:date="2026-06-08T11:44:00Z">
        <w:r w:rsidRPr="00616421">
          <w:rPr>
            <w:szCs w:val="18"/>
          </w:rPr>
          <w:t>.</w:t>
        </w:r>
      </w:ins>
    </w:p>
    <w:p w14:paraId="177C552F" w14:textId="10BAE75C" w:rsidR="00BD40B1" w:rsidRPr="00C13C61" w:rsidRDefault="00E27C57" w:rsidP="00BD40B1">
      <w:pPr>
        <w:pStyle w:val="Table-Footnote-Hanging"/>
        <w:rPr>
          <w:ins w:id="5942" w:author="Marmol, Dominika Klaudia" w:date="2026-06-08T11:44:00Z"/>
        </w:rPr>
      </w:pPr>
      <w:ins w:id="5943" w:author="Marmol, Dominika Klaudia" w:date="2026-06-08T11:44:00Z">
        <w:r w:rsidRPr="00C13C61">
          <w:t>w)</w:t>
        </w:r>
        <w:r w:rsidRPr="00C13C61">
          <w:tab/>
        </w:r>
        <w:r w:rsidRPr="00C13C61">
          <w:rPr>
            <w:b/>
            <w:bCs/>
          </w:rPr>
          <w:t>Blood sample for ADA:</w:t>
        </w:r>
        <w:r w:rsidRPr="00C13C61">
          <w:t xml:space="preserve"> Blood samples will be collected pre-dose. For details, please refer to</w:t>
        </w:r>
        <w:r w:rsidRPr="00C13C61">
          <w:rPr>
            <w:color w:val="0000FF"/>
          </w:rPr>
          <w:t xml:space="preserve"> </w:t>
        </w:r>
      </w:ins>
      <w:ins w:id="5944" w:author="Marmol, Dominika Klaudia" w:date="2026-06-08T18:16:00Z">
        <w:r w:rsidR="00616421" w:rsidRPr="00F147E0">
          <w:rPr>
            <w:color w:val="0000FF"/>
            <w:szCs w:val="18"/>
            <w:lang w:val="en-GB"/>
          </w:rPr>
          <w:fldChar w:fldCharType="begin"/>
        </w:r>
        <w:r w:rsidR="00616421" w:rsidRPr="00F147E0">
          <w:rPr>
            <w:color w:val="0000FF"/>
            <w:szCs w:val="18"/>
          </w:rPr>
          <w:instrText xml:space="preserve"> REF _Ref226705101 \h </w:instrText>
        </w:r>
        <w:r w:rsidR="00616421" w:rsidRPr="00F147E0">
          <w:rPr>
            <w:color w:val="0000FF"/>
            <w:szCs w:val="18"/>
            <w:lang w:val="en-GB"/>
          </w:rPr>
          <w:instrText xml:space="preserve"> \* MERGEFORMAT </w:instrText>
        </w:r>
      </w:ins>
      <w:r w:rsidR="00616421" w:rsidRPr="00F147E0">
        <w:rPr>
          <w:color w:val="0000FF"/>
          <w:szCs w:val="18"/>
          <w:lang w:val="en-GB"/>
        </w:rPr>
      </w:r>
      <w:ins w:id="5945" w:author="Marmol, Dominika Klaudia" w:date="2026-06-08T18:16:00Z">
        <w:r w:rsidR="00616421" w:rsidRPr="00F147E0">
          <w:rPr>
            <w:color w:val="0000FF"/>
            <w:szCs w:val="18"/>
            <w:lang w:val="en-GB"/>
          </w:rPr>
          <w:fldChar w:fldCharType="separate"/>
        </w:r>
        <w:r w:rsidR="00616421" w:rsidRPr="00F147E0">
          <w:rPr>
            <w:color w:val="0000FF"/>
            <w:szCs w:val="18"/>
            <w:lang w:val="en-GB"/>
          </w:rPr>
          <w:t>Table </w:t>
        </w:r>
        <w:r w:rsidR="00616421" w:rsidRPr="00F147E0">
          <w:rPr>
            <w:noProof/>
            <w:color w:val="0000FF"/>
            <w:szCs w:val="18"/>
            <w:lang w:val="en-GB"/>
          </w:rPr>
          <w:t>20</w:t>
        </w:r>
        <w:r w:rsidR="00616421" w:rsidRPr="00F147E0">
          <w:rPr>
            <w:color w:val="0000FF"/>
            <w:szCs w:val="18"/>
            <w:lang w:val="en-GB"/>
          </w:rPr>
          <w:fldChar w:fldCharType="end"/>
        </w:r>
      </w:ins>
      <w:ins w:id="5946" w:author="Marmol, Dominika Klaudia" w:date="2026-06-08T11:44:00Z">
        <w:r w:rsidRPr="00C13C61">
          <w:t>. ADA samples will also be collected at the time of any Grade ≥3 infusion-related events and 30 days after the event, if feasible.</w:t>
        </w:r>
      </w:ins>
    </w:p>
    <w:p w14:paraId="17DCA373" w14:textId="729FF75E" w:rsidR="00BD40B1" w:rsidRPr="00C13C61" w:rsidRDefault="00E27C57" w:rsidP="00BD40B1">
      <w:pPr>
        <w:pStyle w:val="Table-Footnote-Hanging"/>
        <w:rPr>
          <w:ins w:id="5947" w:author="Marmol, Dominika Klaudia" w:date="2026-06-08T11:44:00Z"/>
        </w:rPr>
      </w:pPr>
      <w:ins w:id="5948" w:author="Marmol, Dominika Klaudia" w:date="2026-06-08T11:44:00Z">
        <w:r w:rsidRPr="00C13C61">
          <w:t>x)</w:t>
        </w:r>
        <w:r w:rsidRPr="00C13C61">
          <w:tab/>
        </w:r>
        <w:r w:rsidRPr="00C13C61">
          <w:rPr>
            <w:b/>
            <w:bCs/>
          </w:rPr>
          <w:t>Blood sample for biomarkers:</w:t>
        </w:r>
        <w:r w:rsidRPr="00C13C61">
          <w:t xml:space="preserve"> See </w:t>
        </w:r>
      </w:ins>
      <w:ins w:id="5949" w:author="Marmol, Dominika Klaudia" w:date="2026-06-08T18:18:00Z">
        <w:r w:rsidR="00616421" w:rsidRPr="00616421">
          <w:rPr>
            <w:color w:val="0000FF"/>
            <w:szCs w:val="18"/>
          </w:rPr>
          <w:fldChar w:fldCharType="begin"/>
        </w:r>
        <w:r w:rsidR="00616421" w:rsidRPr="00616421">
          <w:rPr>
            <w:color w:val="0000FF"/>
            <w:szCs w:val="18"/>
            <w:rPrChange w:id="5950" w:author="Marmol, Dominika Klaudia" w:date="2026-06-08T18:18:00Z">
              <w:rPr/>
            </w:rPrChange>
          </w:rPr>
          <w:instrText xml:space="preserve"> REF _Ref226705186 \h </w:instrText>
        </w:r>
      </w:ins>
      <w:r w:rsidR="00616421">
        <w:rPr>
          <w:color w:val="0000FF"/>
          <w:szCs w:val="18"/>
        </w:rPr>
        <w:instrText xml:space="preserve"> \* MERGEFORMAT </w:instrText>
      </w:r>
      <w:r w:rsidR="00616421" w:rsidRPr="00616421">
        <w:rPr>
          <w:color w:val="0000FF"/>
          <w:szCs w:val="18"/>
        </w:rPr>
      </w:r>
      <w:ins w:id="5951" w:author="Marmol, Dominika Klaudia" w:date="2026-06-08T18:18:00Z">
        <w:r w:rsidR="00616421" w:rsidRPr="00616421">
          <w:rPr>
            <w:color w:val="0000FF"/>
            <w:szCs w:val="18"/>
          </w:rPr>
          <w:fldChar w:fldCharType="separate"/>
        </w:r>
        <w:r w:rsidR="00616421" w:rsidRPr="00616421">
          <w:rPr>
            <w:color w:val="0000FF"/>
            <w:szCs w:val="18"/>
            <w:rPrChange w:id="5952" w:author="Marmol, Dominika Klaudia" w:date="2026-06-08T18:18:00Z">
              <w:rPr/>
            </w:rPrChange>
          </w:rPr>
          <w:t>Table </w:t>
        </w:r>
        <w:r w:rsidR="00616421" w:rsidRPr="00616421">
          <w:rPr>
            <w:noProof/>
            <w:color w:val="0000FF"/>
            <w:szCs w:val="18"/>
            <w:rPrChange w:id="5953" w:author="Marmol, Dominika Klaudia" w:date="2026-06-08T18:18:00Z">
              <w:rPr>
                <w:noProof/>
              </w:rPr>
            </w:rPrChange>
          </w:rPr>
          <w:t>16</w:t>
        </w:r>
        <w:r w:rsidR="00616421" w:rsidRPr="00616421">
          <w:rPr>
            <w:color w:val="0000FF"/>
            <w:szCs w:val="18"/>
          </w:rPr>
          <w:fldChar w:fldCharType="end"/>
        </w:r>
        <w:r w:rsidR="00616421" w:rsidRPr="00616421">
          <w:rPr>
            <w:color w:val="0000FF"/>
            <w:szCs w:val="18"/>
          </w:rPr>
          <w:t xml:space="preserve"> </w:t>
        </w:r>
      </w:ins>
      <w:ins w:id="5954" w:author="Marmol, Dominika Klaudia" w:date="2026-06-08T11:44:00Z">
        <w:r w:rsidRPr="00C13C61">
          <w:t xml:space="preserve">for a detailed biomarker sampling. For further </w:t>
        </w:r>
        <w:r w:rsidRPr="00FE5234">
          <w:t>details, see</w:t>
        </w:r>
      </w:ins>
      <w:ins w:id="5955" w:author="Marmol, Dominika Klaudia" w:date="2026-06-08T18:18:00Z">
        <w:r w:rsidR="00616421" w:rsidRPr="00FE5234">
          <w:t xml:space="preserve"> CTP</w:t>
        </w:r>
      </w:ins>
      <w:ins w:id="5956" w:author="Marmol, Dominika Klaudia" w:date="2026-06-08T11:44:00Z">
        <w:r w:rsidRPr="00FE5234">
          <w:t xml:space="preserve"> Section </w:t>
        </w:r>
      </w:ins>
      <w:ins w:id="5957" w:author="Marmol, Dominika Klaudia" w:date="2026-06-08T18:18:00Z">
        <w:r w:rsidR="00616421" w:rsidRPr="00FE5234">
          <w:rPr>
            <w:rPrChange w:id="5958" w:author="Marmol, Dominika Klaudia" w:date="2026-06-11T09:44:00Z">
              <w:rPr>
                <w:color w:val="0000FF"/>
              </w:rPr>
            </w:rPrChange>
          </w:rPr>
          <w:t>8.10.</w:t>
        </w:r>
      </w:ins>
    </w:p>
    <w:p w14:paraId="06772F2C" w14:textId="77777777" w:rsidR="00BD40B1" w:rsidRPr="00D07684" w:rsidRDefault="00E27C57" w:rsidP="00BD40B1">
      <w:pPr>
        <w:pStyle w:val="Table-Footnote"/>
        <w:keepNext/>
        <w:keepLines/>
        <w:rPr>
          <w:ins w:id="5959" w:author="Marmol, Dominika Klaudia" w:date="2026-06-08T11:44:00Z"/>
        </w:rPr>
      </w:pPr>
      <w:ins w:id="5960" w:author="Marmol, Dominika Klaudia" w:date="2026-06-08T11:44:00Z">
        <w:r w:rsidRPr="00D07684">
          <w:t>Notes:</w:t>
        </w:r>
      </w:ins>
    </w:p>
    <w:p w14:paraId="25596DE6" w14:textId="77777777" w:rsidR="00BD40B1" w:rsidRPr="00C13C61" w:rsidRDefault="00E27C57" w:rsidP="00BD40B1">
      <w:pPr>
        <w:pStyle w:val="Table-Footnote"/>
        <w:rPr>
          <w:ins w:id="5961" w:author="Marmol, Dominika Klaudia" w:date="2026-06-08T11:44:00Z"/>
        </w:rPr>
      </w:pPr>
      <w:ins w:id="5962" w:author="Marmol, Dominika Klaudia" w:date="2026-06-08T11:44:00Z">
        <w:r w:rsidRPr="00C13C61">
          <w:t>Unless otherwise specified in this protocol, all laboratory tests should be performed and blood samples should be collected before IMP administration (local laboratory tests must provide results before the administration). All non-laboratory test procedures must be completed, and results must be obtained before IMP administration. If certain parameters cannot be tested at the trial site, results from external sites may be accepted, but relevant reports must be provided.</w:t>
        </w:r>
      </w:ins>
    </w:p>
    <w:p w14:paraId="72D9CBE5" w14:textId="2DEA641F" w:rsidR="00BD40B1" w:rsidRPr="00C13C61" w:rsidRDefault="00E27C57" w:rsidP="00BD40B1">
      <w:pPr>
        <w:pStyle w:val="Table-Footnote"/>
        <w:rPr>
          <w:ins w:id="5963" w:author="Marmol, Dominika Klaudia" w:date="2026-06-08T11:44:00Z"/>
        </w:rPr>
      </w:pPr>
      <w:ins w:id="5964" w:author="Marmol, Dominika Klaudia" w:date="2026-06-08T11:44:00Z">
        <w:r w:rsidRPr="00C13C61">
          <w:t>If, for any reason, trial participants are permanently withdrawn from the trial before completing all scheduled visits, they must complete an ETV (see</w:t>
        </w:r>
      </w:ins>
      <w:ins w:id="5965" w:author="Marmol, Dominika Klaudia" w:date="2026-06-08T18:19:00Z">
        <w:r w:rsidR="00616421">
          <w:t xml:space="preserve"> CTP</w:t>
        </w:r>
      </w:ins>
      <w:ins w:id="5966" w:author="Marmol, Dominika Klaudia" w:date="2026-06-08T11:44:00Z">
        <w:r w:rsidRPr="00C13C61">
          <w:t xml:space="preserve"> Section </w:t>
        </w:r>
      </w:ins>
      <w:ins w:id="5967" w:author="Marmol, Dominika Klaudia" w:date="2026-06-08T18:19:00Z">
        <w:r w:rsidR="00616421">
          <w:rPr>
            <w:color w:val="0000FF"/>
          </w:rPr>
          <w:t>8.1.6</w:t>
        </w:r>
      </w:ins>
      <w:ins w:id="5968" w:author="Marmol, Dominika Klaudia" w:date="2026-06-08T11:44:00Z">
        <w:r w:rsidRPr="00C13C61">
          <w:t>). If possible, all assessments planned for the actual week or day of that visit as listed in the SoA and which are not included in the ETV must also be performed. The only exception will be pregnant participants, who will not have further blood draws, but will otherwise complete planned assessments, and pregnancy follow-up as described in</w:t>
        </w:r>
      </w:ins>
      <w:ins w:id="5969" w:author="Marmol, Dominika Klaudia" w:date="2026-06-08T18:19:00Z">
        <w:r w:rsidR="00616421">
          <w:t xml:space="preserve"> CTP</w:t>
        </w:r>
      </w:ins>
      <w:ins w:id="5970" w:author="Marmol, Dominika Klaudia" w:date="2026-06-08T11:44:00Z">
        <w:r w:rsidRPr="00C13C61">
          <w:t xml:space="preserve"> Section </w:t>
        </w:r>
      </w:ins>
      <w:ins w:id="5971" w:author="Marmol, Dominika Klaudia" w:date="2026-06-08T18:19:00Z">
        <w:r w:rsidR="00616421">
          <w:rPr>
            <w:color w:val="0000FF"/>
          </w:rPr>
          <w:t>10.5.4.</w:t>
        </w:r>
      </w:ins>
    </w:p>
    <w:p w14:paraId="28700B00" w14:textId="77777777" w:rsidR="00BD40B1" w:rsidRPr="00C13C61" w:rsidRDefault="00E27C57" w:rsidP="00BD40B1">
      <w:pPr>
        <w:pStyle w:val="Table-Footnote"/>
        <w:rPr>
          <w:ins w:id="5972" w:author="Marmol, Dominika Klaudia" w:date="2026-06-08T11:44:00Z"/>
          <w:rStyle w:val="normaltextrun"/>
        </w:rPr>
      </w:pPr>
      <w:ins w:id="5973" w:author="Marmol, Dominika Klaudia" w:date="2026-06-08T11:44:00Z">
        <w:r w:rsidRPr="00C13C61">
          <w:t xml:space="preserve">The total blood volume drawn over any 8-week period in any participant will always be less than 550 mL. Additional blood samples may be taken, e.g., for safety assessments after AEs or SAEs, if deemed necessary by the investigator. </w:t>
        </w:r>
        <w:r w:rsidRPr="00C13C61">
          <w:rPr>
            <w:rStyle w:val="normaltextrun"/>
          </w:rPr>
          <w:t>As long as the absolute volume of blood drawn does not change per participant overall, the volume of individual blood draws may be adapted if required, e.g., due to unforeseen shortage of specific tubes.</w:t>
        </w:r>
      </w:ins>
    </w:p>
    <w:p w14:paraId="6D62CDBF" w14:textId="77777777" w:rsidR="00BD40B1" w:rsidRPr="00C13C61" w:rsidRDefault="00E27C57" w:rsidP="00BD40B1">
      <w:pPr>
        <w:pStyle w:val="Table-Footnote"/>
        <w:rPr>
          <w:ins w:id="5974" w:author="Marmol, Dominika Klaudia" w:date="2026-06-08T11:44:00Z"/>
        </w:rPr>
      </w:pPr>
      <w:ins w:id="5975" w:author="Marmol, Dominika Klaudia" w:date="2026-06-08T11:44:00Z">
        <w:r w:rsidRPr="00C13C61">
          <w:rPr>
            <w:rStyle w:val="normaltextrun"/>
          </w:rPr>
          <w:t>Leftover or back up clinical sample aliquots of a participant, which have the exact same collection times, intended to a particular assessment can be used for another assay than that stated on the label if both assessments are described in the SoA and the participant has consented to all. This is only possible if the sample has been used first for its original purpose and it is confirmed that no retesting is required. Samples can only be used interchangeably if the sample characteristics, collection, shipment, and storage conditions are the same.</w:t>
        </w:r>
        <w:r w:rsidRPr="00C13C61">
          <w:t xml:space="preserve"> </w:t>
        </w:r>
      </w:ins>
    </w:p>
    <w:p w14:paraId="027C14EC" w14:textId="77777777" w:rsidR="00BD40B1" w:rsidRPr="00C13C61" w:rsidRDefault="00E27C57" w:rsidP="00BD40B1">
      <w:pPr>
        <w:pStyle w:val="Table-Footnote"/>
        <w:rPr>
          <w:ins w:id="5976" w:author="Marmol, Dominika Klaudia" w:date="2026-06-08T11:44:00Z"/>
          <w:rStyle w:val="normaltextrun"/>
        </w:rPr>
      </w:pPr>
      <w:ins w:id="5977" w:author="Marmol, Dominika Klaudia" w:date="2026-06-08T11:44:00Z">
        <w:r w:rsidRPr="00C13C61">
          <w:rPr>
            <w:rStyle w:val="normaltextrun"/>
          </w:rPr>
          <w:t>Participants should be fasted for at least 8 h prior to visits with blood sampling for safety assessments. Participants are allowed to have drinking water during fasting.</w:t>
        </w:r>
      </w:ins>
    </w:p>
    <w:p w14:paraId="6D3B5103" w14:textId="77777777" w:rsidR="00BD40B1" w:rsidRPr="00616421" w:rsidRDefault="00E27C57" w:rsidP="00BD40B1">
      <w:pPr>
        <w:pStyle w:val="Table-Footnote"/>
        <w:rPr>
          <w:ins w:id="5978" w:author="Marmol, Dominika Klaudia" w:date="2026-06-08T11:44:00Z"/>
          <w:del w:id="5979" w:author="BNT" w:date="2026-05-08T09:57:00Z"/>
          <w:rFonts w:cs="Arial"/>
          <w:szCs w:val="18"/>
        </w:rPr>
      </w:pPr>
      <w:ins w:id="5980" w:author="Marmol, Dominika Klaudia" w:date="2026-06-08T11:44:00Z">
        <w:r w:rsidRPr="00D07684">
          <w:t>Abbreviations:</w:t>
        </w:r>
        <w:r w:rsidRPr="00C13C61">
          <w:t xml:space="preserve"> 2L+ = second-line of therapy or higher; ADA = anti-drug antibody; AE = adverse event; CT = computed tomography; </w:t>
        </w:r>
        <w:del w:id="5981" w:author="BNT" w:date="2026-05-08T09:57:00Z">
          <w:r w:rsidRPr="003157E5">
            <w:delText>C = cycle; C1D1</w:delText>
          </w:r>
        </w:del>
        <w:r w:rsidRPr="00C13C61">
          <w:t>CnDn = Day </w:t>
        </w:r>
        <w:del w:id="5982" w:author="BNT" w:date="2026-05-08T09:57:00Z">
          <w:r w:rsidRPr="003157E5">
            <w:delText>1</w:delText>
          </w:r>
        </w:del>
        <w:r w:rsidRPr="00C13C61">
          <w:t>n of Cycle </w:t>
        </w:r>
        <w:del w:id="5983" w:author="BNT" w:date="2026-05-08T09:57:00Z">
          <w:r w:rsidRPr="003157E5">
            <w:delText>1</w:delText>
          </w:r>
        </w:del>
        <w:r w:rsidRPr="00C13C61">
          <w:t xml:space="preserve">n; D or d = day; </w:t>
        </w:r>
        <w:del w:id="5984" w:author="BNT" w:date="2026-05-08T09:57:00Z">
          <w:r w:rsidRPr="008B24F2">
            <w:delText>DLT</w:delText>
          </w:r>
          <w:r>
            <w:delText xml:space="preserve"> = </w:delText>
          </w:r>
          <w:r w:rsidRPr="008B24F2">
            <w:delText>Dose-Limiting Toxicity</w:delText>
          </w:r>
        </w:del>
        <w:r w:rsidRPr="00C13C61">
          <w:t xml:space="preserve">DNA = deoxyribonucleic acid; ECG = electrocardiogram; ECOG = Eastern Cooperative Oncology Group; </w:t>
        </w:r>
        <w:del w:id="5985" w:author="BNT" w:date="2026-05-08T09:57:00Z">
          <w:r w:rsidRPr="003157E5">
            <w:delText>EOI = End</w:delText>
          </w:r>
          <w:r>
            <w:delText xml:space="preserve"> </w:delText>
          </w:r>
          <w:r w:rsidRPr="003157E5">
            <w:delText>of</w:delText>
          </w:r>
          <w:r>
            <w:delText xml:space="preserve"> </w:delText>
          </w:r>
          <w:r w:rsidRPr="003157E5">
            <w:delText xml:space="preserve">Infusion; </w:delText>
          </w:r>
        </w:del>
        <w:r w:rsidRPr="00C13C61">
          <w:t xml:space="preserve">eCRF = electronic case report form; EOT = End-of-Treatment; h = hour(s); ETV = Early Termination Visit; GC = gastric cancer; GEJC = gastroesophageal junction cancer; HBV = hepatitis B virus; HCV = hepatitis C virus; HER2 = human epidermal growth factor receptor 2; </w:t>
        </w:r>
        <w:r w:rsidRPr="00C13C61">
          <w:rPr>
            <w:i/>
            <w:iCs/>
          </w:rPr>
          <w:t>H. pylori</w:t>
        </w:r>
        <w:r w:rsidRPr="00C13C61">
          <w:t> = </w:t>
        </w:r>
        <w:r w:rsidRPr="00C13C61">
          <w:rPr>
            <w:i/>
            <w:iCs/>
          </w:rPr>
          <w:t>helicobacter pylori</w:t>
        </w:r>
        <w:r w:rsidRPr="00C13C61">
          <w:t xml:space="preserve">; HIV = human immunodeficiency virus; ICF = informed consent form; IgG = immunoglobulin G; IL-6 = interleukin 6; IMP = investigational medicinal product; </w:t>
        </w:r>
        <w:r w:rsidRPr="00616421">
          <w:rPr>
            <w:rFonts w:cs="Arial"/>
            <w:szCs w:val="18"/>
          </w:rPr>
          <w:t xml:space="preserve">IV = intravenous; min = minute(s); MUGA = multi-gated acquisition (scanning); MRI = magnetic resonance imaging; PCR = polymerase chain reaction; </w:t>
        </w:r>
        <w:del w:id="5986" w:author="BNT" w:date="2026-05-08T09:57:00Z">
          <w:r w:rsidRPr="00616421">
            <w:rPr>
              <w:rFonts w:cs="Arial"/>
              <w:szCs w:val="18"/>
            </w:rPr>
            <w:delText xml:space="preserve">PD = pharmacodynamics; </w:delText>
          </w:r>
        </w:del>
        <w:r w:rsidRPr="00616421">
          <w:rPr>
            <w:rFonts w:cs="Arial"/>
            <w:szCs w:val="18"/>
          </w:rPr>
          <w:t xml:space="preserve">PK = pharmacokinetics; </w:t>
        </w:r>
        <w:del w:id="5987" w:author="BNT" w:date="2026-05-08T09:57:00Z">
          <w:r w:rsidRPr="00616421">
            <w:rPr>
              <w:rFonts w:cs="Arial"/>
              <w:szCs w:val="18"/>
            </w:rPr>
            <w:delText>Q12W = </w:delText>
          </w:r>
        </w:del>
        <w:r w:rsidRPr="00616421">
          <w:rPr>
            <w:rFonts w:cs="Arial"/>
            <w:szCs w:val="18"/>
          </w:rPr>
          <w:t xml:space="preserve">POCBP = participant of childbearing potential; RNA = ribonucleic acid; Q2W = once every </w:t>
        </w:r>
        <w:del w:id="5988" w:author="BNT" w:date="2026-05-08T09:57:00Z">
          <w:r w:rsidRPr="00616421">
            <w:rPr>
              <w:rFonts w:cs="Arial"/>
              <w:szCs w:val="18"/>
            </w:rPr>
            <w:delText>12</w:delText>
          </w:r>
        </w:del>
        <w:r w:rsidRPr="00616421">
          <w:rPr>
            <w:rFonts w:cs="Arial"/>
            <w:szCs w:val="18"/>
          </w:rPr>
          <w:t xml:space="preserve">2 weeks; </w:t>
        </w:r>
        <w:del w:id="5989" w:author="BNT" w:date="2026-05-08T09:57:00Z">
          <w:r w:rsidRPr="00616421">
            <w:rPr>
              <w:rFonts w:cs="Arial"/>
              <w:szCs w:val="18"/>
            </w:rPr>
            <w:delText xml:space="preserve">Q2W = every 2 weeks; </w:delText>
          </w:r>
        </w:del>
        <w:r w:rsidRPr="00616421">
          <w:rPr>
            <w:rFonts w:cs="Arial"/>
            <w:szCs w:val="18"/>
          </w:rPr>
          <w:t>RECIST</w:t>
        </w:r>
        <w:del w:id="5990" w:author="BNT" w:date="2026-05-08T09:57:00Z">
          <w:r w:rsidRPr="00616421">
            <w:rPr>
              <w:rFonts w:cs="Arial"/>
              <w:szCs w:val="18"/>
            </w:rPr>
            <w:delText> = response evaluation criteria</w:delText>
          </w:r>
        </w:del>
        <w:r w:rsidRPr="00616421">
          <w:rPr>
            <w:rFonts w:cs="Arial"/>
            <w:szCs w:val="18"/>
          </w:rPr>
          <w:t xml:space="preserve"> v1.1 = Response Evaluation Criteria in </w:t>
        </w:r>
        <w:del w:id="5991" w:author="BNT" w:date="2026-05-08T09:57:00Z">
          <w:r w:rsidRPr="00616421">
            <w:rPr>
              <w:rFonts w:cs="Arial"/>
              <w:szCs w:val="18"/>
            </w:rPr>
            <w:delText>solid tumors</w:delText>
          </w:r>
        </w:del>
        <w:r w:rsidRPr="00616421">
          <w:rPr>
            <w:rFonts w:cs="Arial"/>
            <w:szCs w:val="18"/>
          </w:rPr>
          <w:t xml:space="preserve">Solid Tumors version 1.1; SAE = serious </w:t>
        </w:r>
        <w:del w:id="5992" w:author="BNT" w:date="2026-05-08T09:57:00Z">
          <w:r w:rsidRPr="00616421">
            <w:rPr>
              <w:rFonts w:cs="Arial"/>
              <w:szCs w:val="18"/>
            </w:rPr>
            <w:delText>AE</w:delText>
          </w:r>
        </w:del>
        <w:r w:rsidRPr="00616421">
          <w:rPr>
            <w:rFonts w:cs="Arial"/>
            <w:szCs w:val="18"/>
          </w:rPr>
          <w:t>adverse event; SFU = safety follow-up; SoA = schedule of activities</w:t>
        </w:r>
        <w:del w:id="5993" w:author="BNT" w:date="2026-05-08T09:57:00Z">
          <w:r w:rsidRPr="00616421">
            <w:rPr>
              <w:rFonts w:cs="Arial"/>
              <w:szCs w:val="18"/>
            </w:rPr>
            <w:delText>.</w:delText>
          </w:r>
        </w:del>
      </w:ins>
    </w:p>
    <w:p w14:paraId="0F4F095F" w14:textId="77777777" w:rsidR="00BD40B1" w:rsidRPr="00616421" w:rsidRDefault="00E27C57" w:rsidP="00BD40B1">
      <w:pPr>
        <w:rPr>
          <w:ins w:id="5994" w:author="Marmol, Dominika Klaudia" w:date="2026-06-08T11:45:00Z"/>
          <w:rFonts w:ascii="Arial" w:hAnsi="Arial" w:cs="Arial"/>
          <w:sz w:val="18"/>
          <w:szCs w:val="18"/>
          <w:rPrChange w:id="5995" w:author="Marmol, Dominika Klaudia" w:date="2026-06-08T18:19:00Z">
            <w:rPr>
              <w:ins w:id="5996" w:author="Marmol, Dominika Klaudia" w:date="2026-06-08T11:45:00Z"/>
            </w:rPr>
          </w:rPrChange>
        </w:rPr>
      </w:pPr>
      <w:ins w:id="5997" w:author="Marmol, Dominika Klaudia" w:date="2026-06-08T11:44:00Z">
        <w:r w:rsidRPr="00616421">
          <w:rPr>
            <w:rFonts w:ascii="Arial" w:hAnsi="Arial" w:cs="Arial"/>
            <w:sz w:val="18"/>
            <w:szCs w:val="18"/>
            <w:rPrChange w:id="5998" w:author="Marmol, Dominika Klaudia" w:date="2026-06-08T18:19:00Z">
              <w:rPr/>
            </w:rPrChange>
          </w:rPr>
          <w:t>; SoC = standard-of-care; TO = target occupancy; US = United States.</w:t>
        </w:r>
      </w:ins>
    </w:p>
    <w:p w14:paraId="2F064589" w14:textId="77777777" w:rsidR="00BD40B1" w:rsidRDefault="00BD40B1" w:rsidP="00BD40B1">
      <w:pPr>
        <w:rPr>
          <w:ins w:id="5999" w:author="Marmol, Dominika Klaudia" w:date="2026-06-08T11:45:00Z"/>
        </w:rPr>
      </w:pPr>
    </w:p>
    <w:p w14:paraId="4FE09C30" w14:textId="3CEE198E" w:rsidR="00BD40B1" w:rsidRPr="00201CA3" w:rsidRDefault="00E27C57" w:rsidP="00BD40B1">
      <w:pPr>
        <w:pStyle w:val="CaptionTable"/>
        <w:pageBreakBefore/>
        <w:rPr>
          <w:ins w:id="6000" w:author="Marmol, Dominika Klaudia" w:date="2026-06-08T11:45:00Z"/>
          <w:sz w:val="24"/>
          <w:szCs w:val="24"/>
          <w:rPrChange w:id="6001" w:author="Marmol, Dominika Klaudia" w:date="2026-06-08T16:58:00Z">
            <w:rPr>
              <w:ins w:id="6002" w:author="Marmol, Dominika Klaudia" w:date="2026-06-08T11:45:00Z"/>
            </w:rPr>
          </w:rPrChange>
        </w:rPr>
      </w:pPr>
      <w:bookmarkStart w:id="6003" w:name="_Ref226721679"/>
      <w:bookmarkStart w:id="6004" w:name="_Toc228719815"/>
      <w:bookmarkStart w:id="6005" w:name="_Toc229131340"/>
      <w:bookmarkStart w:id="6006" w:name="_Toc232068076"/>
      <w:r w:rsidRPr="00201CA3">
        <w:rPr>
          <w:sz w:val="24"/>
          <w:szCs w:val="24"/>
        </w:rPr>
        <w:lastRenderedPageBreak/>
        <w:t>Table </w:t>
      </w:r>
      <w:r w:rsidRPr="00201CA3">
        <w:rPr>
          <w:sz w:val="24"/>
          <w:szCs w:val="24"/>
          <w:rPrChange w:id="6007" w:author="Marmol, Dominika Klaudia" w:date="2026-06-08T16:58:00Z">
            <w:rPr/>
          </w:rPrChange>
        </w:rPr>
        <w:fldChar w:fldCharType="begin"/>
      </w:r>
      <w:r w:rsidRPr="00201CA3">
        <w:rPr>
          <w:sz w:val="24"/>
          <w:szCs w:val="24"/>
        </w:rPr>
        <w:instrText xml:space="preserve"> SEQ Table \* ARABIC </w:instrText>
      </w:r>
      <w:r w:rsidRPr="00201CA3">
        <w:rPr>
          <w:noProof/>
          <w:sz w:val="24"/>
          <w:szCs w:val="24"/>
          <w:rPrChange w:id="6008" w:author="Marmol, Dominika Klaudia" w:date="2026-06-08T16:58:00Z">
            <w:rPr>
              <w:noProof/>
            </w:rPr>
          </w:rPrChange>
        </w:rPr>
        <w:fldChar w:fldCharType="separate"/>
      </w:r>
      <w:ins w:id="6009" w:author="Marmol, Dominika Klaudia" w:date="2026-06-08T16:59:00Z">
        <w:r w:rsidR="00201CA3">
          <w:rPr>
            <w:noProof/>
            <w:sz w:val="24"/>
            <w:szCs w:val="24"/>
          </w:rPr>
          <w:t>15</w:t>
        </w:r>
      </w:ins>
      <w:del w:id="6010" w:author="Marmol, Dominika Klaudia" w:date="2026-06-08T16:59:00Z">
        <w:r w:rsidRPr="00201CA3">
          <w:rPr>
            <w:noProof/>
            <w:sz w:val="24"/>
            <w:szCs w:val="24"/>
          </w:rPr>
          <w:delText>10</w:delText>
        </w:r>
      </w:del>
      <w:r w:rsidRPr="00201CA3">
        <w:rPr>
          <w:noProof/>
          <w:sz w:val="24"/>
          <w:szCs w:val="24"/>
          <w:rPrChange w:id="6011" w:author="Marmol, Dominika Klaudia" w:date="2026-06-08T16:58:00Z">
            <w:rPr>
              <w:noProof/>
            </w:rPr>
          </w:rPrChange>
        </w:rPr>
        <w:fldChar w:fldCharType="end"/>
      </w:r>
      <w:bookmarkEnd w:id="6003"/>
      <w:ins w:id="6012" w:author="Marmol, Dominika Klaudia" w:date="2026-06-08T11:45:00Z">
        <w:r w:rsidRPr="00201CA3">
          <w:rPr>
            <w:sz w:val="24"/>
            <w:szCs w:val="24"/>
            <w:rPrChange w:id="6013" w:author="Marmol, Dominika Klaudia" w:date="2026-06-08T16:58:00Z">
              <w:rPr/>
            </w:rPrChange>
          </w:rPr>
          <w:t>:</w:t>
        </w:r>
        <w:r w:rsidRPr="00201CA3">
          <w:rPr>
            <w:sz w:val="24"/>
            <w:szCs w:val="24"/>
            <w:rPrChange w:id="6014" w:author="Marmol, Dominika Klaudia" w:date="2026-06-08T16:58:00Z">
              <w:rPr/>
            </w:rPrChange>
          </w:rPr>
          <w:tab/>
          <w:t>SoC dosing and SoC-related trial procedures – Part B2 (Dose optimization and expansion: 2L+ HER2-negative GC/GEJC)</w:t>
        </w:r>
        <w:bookmarkEnd w:id="6004"/>
        <w:bookmarkEnd w:id="6005"/>
        <w:bookmarkEnd w:id="6006"/>
      </w:ins>
    </w:p>
    <w:tbl>
      <w:tblPr>
        <w:tblStyle w:val="TableGrid10"/>
        <w:tblW w:w="5000" w:type="pct"/>
        <w:jc w:val="center"/>
        <w:tblLayout w:type="fixed"/>
        <w:tblLook w:val="0600" w:firstRow="0" w:lastRow="0" w:firstColumn="0" w:lastColumn="0" w:noHBand="1" w:noVBand="1"/>
      </w:tblPr>
      <w:tblGrid>
        <w:gridCol w:w="2926"/>
        <w:gridCol w:w="1867"/>
        <w:gridCol w:w="667"/>
        <w:gridCol w:w="667"/>
        <w:gridCol w:w="667"/>
        <w:gridCol w:w="664"/>
        <w:gridCol w:w="669"/>
        <w:gridCol w:w="664"/>
        <w:gridCol w:w="1498"/>
        <w:gridCol w:w="929"/>
        <w:gridCol w:w="1083"/>
        <w:gridCol w:w="977"/>
      </w:tblGrid>
      <w:tr w:rsidR="008F5115" w14:paraId="73DBFDAA" w14:textId="77777777" w:rsidTr="00F147E0">
        <w:trPr>
          <w:tblHeader/>
          <w:jc w:val="center"/>
          <w:ins w:id="6015" w:author="Marmol, Dominika Klaudia" w:date="2026-06-08T11:45:00Z"/>
        </w:trPr>
        <w:tc>
          <w:tcPr>
            <w:tcW w:w="1102"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6D4CE0D" w14:textId="77777777" w:rsidR="00BD40B1" w:rsidRPr="001273BC" w:rsidRDefault="00E27C57" w:rsidP="00F147E0">
            <w:pPr>
              <w:pStyle w:val="Table-1rowcenter"/>
              <w:jc w:val="left"/>
              <w:rPr>
                <w:ins w:id="6016" w:author="Marmol, Dominika Klaudia" w:date="2026-06-08T11:45:00Z"/>
                <w:lang w:val="en-US"/>
              </w:rPr>
            </w:pPr>
            <w:ins w:id="6017" w:author="Marmol, Dominika Klaudia" w:date="2026-06-08T11:45:00Z">
              <w:r w:rsidRPr="00607AC9">
                <w:rPr>
                  <w:lang w:val="en-US"/>
                </w:rPr>
                <w:t>Ramucirumab/paclitaxel cycle</w:t>
              </w:r>
            </w:ins>
          </w:p>
          <w:p w14:paraId="5CF1C926" w14:textId="77777777" w:rsidR="00BD40B1" w:rsidRPr="003157E5" w:rsidRDefault="00E27C57" w:rsidP="00F147E0">
            <w:pPr>
              <w:pStyle w:val="Table-1rowcenter"/>
              <w:jc w:val="left"/>
              <w:rPr>
                <w:ins w:id="6018" w:author="Marmol, Dominika Klaudia" w:date="2026-06-08T11:45:00Z"/>
                <w:lang w:val="en-US"/>
              </w:rPr>
            </w:pPr>
            <w:ins w:id="6019" w:author="Marmol, Dominika Klaudia" w:date="2026-06-08T11:45:00Z">
              <w:r w:rsidRPr="00607AC9">
                <w:rPr>
                  <w:lang w:val="en-US"/>
                </w:rPr>
                <w:t>(1 cycle = 28 days)</w:t>
              </w:r>
            </w:ins>
          </w:p>
        </w:tc>
        <w:tc>
          <w:tcPr>
            <w:tcW w:w="703"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2BE9D88" w14:textId="77777777" w:rsidR="00BD40B1" w:rsidRPr="003157E5" w:rsidRDefault="00E27C57" w:rsidP="00F147E0">
            <w:pPr>
              <w:pStyle w:val="Table-1rowcenter"/>
              <w:keepNext w:val="0"/>
              <w:keepLines w:val="0"/>
              <w:rPr>
                <w:ins w:id="6020" w:author="Marmol, Dominika Klaudia" w:date="2026-06-08T11:45:00Z"/>
                <w:bCs/>
                <w:lang w:val="en-US"/>
              </w:rPr>
            </w:pPr>
            <w:ins w:id="6021" w:author="Marmol, Dominika Klaudia" w:date="2026-06-08T11:45:00Z">
              <w:r w:rsidRPr="003157E5">
                <w:rPr>
                  <w:bCs/>
                  <w:lang w:val="en-US"/>
                </w:rPr>
                <w:t>Screening</w:t>
              </w:r>
              <w:r>
                <w:rPr>
                  <w:bCs/>
                  <w:lang w:val="en-US"/>
                </w:rPr>
                <w:t> </w:t>
              </w:r>
              <w:r w:rsidRPr="00CC35FE">
                <w:rPr>
                  <w:bCs/>
                  <w:sz w:val="22"/>
                  <w:vertAlign w:val="superscript"/>
                  <w:lang w:val="en-US"/>
                </w:rPr>
                <w:t>a</w:t>
              </w:r>
            </w:ins>
          </w:p>
        </w:tc>
        <w:tc>
          <w:tcPr>
            <w:tcW w:w="753" w:type="pct"/>
            <w:gridSpan w:val="3"/>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25AE455F" w14:textId="77777777" w:rsidR="00BD40B1" w:rsidRPr="003157E5" w:rsidRDefault="00E27C57" w:rsidP="00F147E0">
            <w:pPr>
              <w:pStyle w:val="Table-1rowcenter"/>
              <w:keepNext w:val="0"/>
              <w:keepLines w:val="0"/>
              <w:rPr>
                <w:ins w:id="6022" w:author="Marmol, Dominika Klaudia" w:date="2026-06-08T11:45:00Z"/>
                <w:bCs/>
                <w:lang w:val="en-US"/>
              </w:rPr>
            </w:pPr>
            <w:ins w:id="6023" w:author="Marmol, Dominika Klaudia" w:date="2026-06-08T11:45:00Z">
              <w:r w:rsidRPr="003157E5">
                <w:rPr>
                  <w:bCs/>
                  <w:lang w:val="en-US"/>
                </w:rPr>
                <w:t>Cycle 1</w:t>
              </w:r>
            </w:ins>
          </w:p>
        </w:tc>
        <w:tc>
          <w:tcPr>
            <w:tcW w:w="752" w:type="pct"/>
            <w:gridSpan w:val="3"/>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29A8149F" w14:textId="77777777" w:rsidR="00BD40B1" w:rsidRPr="003157E5" w:rsidRDefault="00E27C57" w:rsidP="00F147E0">
            <w:pPr>
              <w:pStyle w:val="Table-1rowcenter"/>
              <w:keepNext w:val="0"/>
              <w:keepLines w:val="0"/>
              <w:rPr>
                <w:ins w:id="6024" w:author="Marmol, Dominika Klaudia" w:date="2026-06-08T11:45:00Z"/>
                <w:bCs/>
                <w:lang w:val="en-US"/>
              </w:rPr>
            </w:pPr>
            <w:ins w:id="6025" w:author="Marmol, Dominika Klaudia" w:date="2026-06-08T11:45:00Z">
              <w:r w:rsidRPr="00442175">
                <w:rPr>
                  <w:bCs/>
                </w:rPr>
                <w:t>Cycle 2 &amp; thereafter</w:t>
              </w:r>
            </w:ins>
          </w:p>
        </w:tc>
        <w:tc>
          <w:tcPr>
            <w:tcW w:w="564"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02BD9B3" w14:textId="77777777" w:rsidR="00BD40B1" w:rsidRPr="003157E5" w:rsidRDefault="00E27C57" w:rsidP="00F147E0">
            <w:pPr>
              <w:pStyle w:val="Table-1rowcenter"/>
              <w:keepNext w:val="0"/>
              <w:keepLines w:val="0"/>
              <w:rPr>
                <w:ins w:id="6026" w:author="Marmol, Dominika Klaudia" w:date="2026-06-08T11:45:00Z"/>
                <w:bCs/>
              </w:rPr>
            </w:pPr>
            <w:ins w:id="6027" w:author="Marmol, Dominika Klaudia" w:date="2026-06-08T11:45:00Z">
              <w:r w:rsidRPr="003157E5">
                <w:rPr>
                  <w:bCs/>
                  <w:lang w:val="en-US"/>
                </w:rPr>
                <w:t>EOT Visit</w:t>
              </w:r>
              <w:r>
                <w:rPr>
                  <w:bCs/>
                  <w:lang w:val="en-US"/>
                </w:rPr>
                <w:t> </w:t>
              </w:r>
              <w:r w:rsidRPr="00CC35FE">
                <w:rPr>
                  <w:bCs/>
                  <w:sz w:val="22"/>
                  <w:vertAlign w:val="superscript"/>
                  <w:lang w:val="en-US"/>
                </w:rPr>
                <w:t>b</w:t>
              </w:r>
            </w:ins>
          </w:p>
        </w:tc>
        <w:tc>
          <w:tcPr>
            <w:tcW w:w="1126"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D4B7BE0" w14:textId="77777777" w:rsidR="00BD40B1" w:rsidRPr="003157E5" w:rsidRDefault="00E27C57" w:rsidP="00F147E0">
            <w:pPr>
              <w:pStyle w:val="Table-1rowcenter"/>
              <w:keepNext w:val="0"/>
              <w:keepLines w:val="0"/>
              <w:rPr>
                <w:ins w:id="6028" w:author="Marmol, Dominika Klaudia" w:date="2026-06-08T11:45:00Z"/>
                <w:bCs/>
                <w:lang w:val="en-US"/>
              </w:rPr>
            </w:pPr>
            <w:ins w:id="6029" w:author="Marmol, Dominika Klaudia" w:date="2026-06-08T11:45:00Z">
              <w:r w:rsidRPr="003157E5">
                <w:rPr>
                  <w:bCs/>
                  <w:lang w:val="en-US"/>
                </w:rPr>
                <w:t>Follow-up</w:t>
              </w:r>
            </w:ins>
          </w:p>
        </w:tc>
      </w:tr>
      <w:tr w:rsidR="008F5115" w14:paraId="65B52552" w14:textId="77777777" w:rsidTr="00F147E0">
        <w:trPr>
          <w:trHeight w:val="310"/>
          <w:tblHeader/>
          <w:jc w:val="center"/>
          <w:ins w:id="6030" w:author="Marmol, Dominika Klaudia" w:date="2026-06-08T11:45:00Z"/>
        </w:trPr>
        <w:tc>
          <w:tcPr>
            <w:tcW w:w="1102" w:type="pct"/>
            <w:vMerge/>
            <w:vAlign w:val="center"/>
          </w:tcPr>
          <w:p w14:paraId="599F52ED" w14:textId="77777777" w:rsidR="00BD40B1" w:rsidRPr="003157E5" w:rsidRDefault="00BD40B1" w:rsidP="00F147E0">
            <w:pPr>
              <w:pStyle w:val="Table-1rowcenter"/>
              <w:keepNext w:val="0"/>
              <w:keepLines w:val="0"/>
              <w:rPr>
                <w:ins w:id="6031" w:author="Marmol, Dominika Klaudia" w:date="2026-06-08T11:45:00Z"/>
                <w:rFonts w:eastAsia="SimSun"/>
                <w:lang w:val="en-US"/>
              </w:rPr>
            </w:pPr>
          </w:p>
        </w:tc>
        <w:tc>
          <w:tcPr>
            <w:tcW w:w="703" w:type="pct"/>
            <w:vMerge/>
            <w:vAlign w:val="center"/>
          </w:tcPr>
          <w:p w14:paraId="503D24CA" w14:textId="77777777" w:rsidR="00BD40B1" w:rsidRPr="003157E5" w:rsidRDefault="00BD40B1" w:rsidP="00F147E0">
            <w:pPr>
              <w:pStyle w:val="Table-1rowcenter"/>
              <w:keepNext w:val="0"/>
              <w:keepLines w:val="0"/>
              <w:rPr>
                <w:ins w:id="6032" w:author="Marmol, Dominika Klaudia" w:date="2026-06-08T11:45:00Z"/>
                <w:rFonts w:eastAsia="SimSun"/>
                <w:bCs/>
                <w:lang w:val="en-US"/>
              </w:rPr>
            </w:pPr>
          </w:p>
        </w:tc>
        <w:tc>
          <w:tcPr>
            <w:tcW w:w="753" w:type="pct"/>
            <w:gridSpan w:val="3"/>
            <w:vMerge/>
            <w:tcBorders>
              <w:left w:val="single" w:sz="4" w:space="0" w:color="auto"/>
              <w:bottom w:val="single" w:sz="4" w:space="0" w:color="auto"/>
              <w:right w:val="single" w:sz="4" w:space="0" w:color="auto"/>
            </w:tcBorders>
            <w:shd w:val="clear" w:color="auto" w:fill="D9D9D9" w:themeFill="background1" w:themeFillShade="D9"/>
            <w:noWrap/>
            <w:vAlign w:val="center"/>
          </w:tcPr>
          <w:p w14:paraId="54B9394A" w14:textId="77777777" w:rsidR="00BD40B1" w:rsidRPr="003157E5" w:rsidRDefault="00BD40B1" w:rsidP="00F147E0">
            <w:pPr>
              <w:pStyle w:val="Table-1rowcenter"/>
              <w:keepNext w:val="0"/>
              <w:keepLines w:val="0"/>
              <w:rPr>
                <w:ins w:id="6033" w:author="Marmol, Dominika Klaudia" w:date="2026-06-08T11:45:00Z"/>
                <w:bCs/>
              </w:rPr>
            </w:pPr>
          </w:p>
        </w:tc>
        <w:tc>
          <w:tcPr>
            <w:tcW w:w="752" w:type="pct"/>
            <w:gridSpan w:val="3"/>
            <w:vMerge/>
            <w:tcBorders>
              <w:left w:val="single" w:sz="4" w:space="0" w:color="auto"/>
              <w:bottom w:val="single" w:sz="4" w:space="0" w:color="auto"/>
              <w:right w:val="single" w:sz="4" w:space="0" w:color="auto"/>
            </w:tcBorders>
            <w:shd w:val="clear" w:color="auto" w:fill="D9D9D9" w:themeFill="background1" w:themeFillShade="D9"/>
            <w:vAlign w:val="center"/>
          </w:tcPr>
          <w:p w14:paraId="60D7B8E7" w14:textId="77777777" w:rsidR="00BD40B1" w:rsidRPr="003157E5" w:rsidRDefault="00BD40B1" w:rsidP="00F147E0">
            <w:pPr>
              <w:pStyle w:val="Table-1rowcenter"/>
              <w:keepNext w:val="0"/>
              <w:keepLines w:val="0"/>
              <w:rPr>
                <w:ins w:id="6034" w:author="Marmol, Dominika Klaudia" w:date="2026-06-08T11:45:00Z"/>
                <w:bCs/>
                <w:lang w:val="en-US"/>
              </w:rPr>
            </w:pPr>
          </w:p>
        </w:tc>
        <w:tc>
          <w:tcPr>
            <w:tcW w:w="564" w:type="pct"/>
            <w:vMerge/>
            <w:tcBorders>
              <w:left w:val="single" w:sz="4" w:space="0" w:color="auto"/>
              <w:right w:val="single" w:sz="4" w:space="0" w:color="auto"/>
            </w:tcBorders>
            <w:shd w:val="clear" w:color="auto" w:fill="D9D9D9" w:themeFill="background1" w:themeFillShade="D9"/>
            <w:vAlign w:val="center"/>
          </w:tcPr>
          <w:p w14:paraId="4EDD5AC5" w14:textId="77777777" w:rsidR="00BD40B1" w:rsidRPr="003157E5" w:rsidRDefault="00BD40B1" w:rsidP="00F147E0">
            <w:pPr>
              <w:pStyle w:val="Table-1rowcenter"/>
              <w:keepNext w:val="0"/>
              <w:keepLines w:val="0"/>
              <w:rPr>
                <w:ins w:id="6035" w:author="Marmol, Dominika Klaudia" w:date="2026-06-08T11:45:00Z"/>
                <w:bCs/>
              </w:rPr>
            </w:pPr>
          </w:p>
        </w:tc>
        <w:tc>
          <w:tcPr>
            <w:tcW w:w="350"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CF02424" w14:textId="77777777" w:rsidR="00BD40B1" w:rsidRPr="003157E5" w:rsidRDefault="00E27C57" w:rsidP="00F147E0">
            <w:pPr>
              <w:pStyle w:val="Table-1rowcenter"/>
              <w:keepNext w:val="0"/>
              <w:keepLines w:val="0"/>
              <w:rPr>
                <w:ins w:id="6036" w:author="Marmol, Dominika Klaudia" w:date="2026-06-08T11:45:00Z"/>
                <w:bCs/>
                <w:lang w:val="en-US"/>
              </w:rPr>
            </w:pPr>
            <w:ins w:id="6037" w:author="Marmol, Dominika Klaudia" w:date="2026-06-08T11:45:00Z">
              <w:r w:rsidRPr="003157E5">
                <w:rPr>
                  <w:bCs/>
                  <w:lang w:val="en-US"/>
                </w:rPr>
                <w:t>Day 30 SFU</w:t>
              </w:r>
            </w:ins>
          </w:p>
        </w:tc>
        <w:tc>
          <w:tcPr>
            <w:tcW w:w="408"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3A7341F" w14:textId="77777777" w:rsidR="00BD40B1" w:rsidRPr="003157E5" w:rsidRDefault="00E27C57" w:rsidP="00F147E0">
            <w:pPr>
              <w:pStyle w:val="Table-1rowcenter"/>
              <w:keepNext w:val="0"/>
              <w:keepLines w:val="0"/>
              <w:rPr>
                <w:ins w:id="6038" w:author="Marmol, Dominika Klaudia" w:date="2026-06-08T11:45:00Z"/>
                <w:bCs/>
                <w:lang w:val="en-US"/>
              </w:rPr>
            </w:pPr>
            <w:ins w:id="6039" w:author="Marmol, Dominika Klaudia" w:date="2026-06-08T11:45:00Z">
              <w:r w:rsidRPr="003157E5">
                <w:rPr>
                  <w:bCs/>
                  <w:lang w:val="en-US"/>
                </w:rPr>
                <w:t>Day 90 SFU</w:t>
              </w:r>
              <w:r w:rsidRPr="003157E5">
                <w:rPr>
                  <w:lang w:val="en-US"/>
                </w:rPr>
                <w:t>/</w:t>
              </w:r>
              <w:r w:rsidRPr="003157E5">
                <w:rPr>
                  <w:bCs/>
                  <w:lang w:val="en-US"/>
                </w:rPr>
                <w:t>ETV</w:t>
              </w:r>
            </w:ins>
          </w:p>
        </w:tc>
        <w:tc>
          <w:tcPr>
            <w:tcW w:w="368"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0876833" w14:textId="77777777" w:rsidR="00BD40B1" w:rsidRPr="003157E5" w:rsidRDefault="00E27C57" w:rsidP="00F147E0">
            <w:pPr>
              <w:pStyle w:val="Table-1rowcenter"/>
              <w:keepNext w:val="0"/>
              <w:keepLines w:val="0"/>
              <w:rPr>
                <w:ins w:id="6040" w:author="Marmol, Dominika Klaudia" w:date="2026-06-08T11:45:00Z"/>
                <w:bCs/>
                <w:lang w:val="en-US"/>
              </w:rPr>
            </w:pPr>
            <w:ins w:id="6041" w:author="Marmol, Dominika Klaudia" w:date="2026-06-08T11:45:00Z">
              <w:r w:rsidRPr="003157E5">
                <w:rPr>
                  <w:bCs/>
                  <w:lang w:val="en-US"/>
                </w:rPr>
                <w:t>Survival follow-up</w:t>
              </w:r>
            </w:ins>
          </w:p>
        </w:tc>
      </w:tr>
      <w:tr w:rsidR="008F5115" w14:paraId="519E0CC4" w14:textId="77777777" w:rsidTr="00F147E0">
        <w:trPr>
          <w:tblHeader/>
          <w:jc w:val="center"/>
          <w:ins w:id="6042" w:author="Marmol, Dominika Klaudia" w:date="2026-06-08T11:45:00Z"/>
        </w:trPr>
        <w:tc>
          <w:tcPr>
            <w:tcW w:w="1102" w:type="pct"/>
            <w:vMerge/>
            <w:vAlign w:val="center"/>
          </w:tcPr>
          <w:p w14:paraId="7165AEDA" w14:textId="77777777" w:rsidR="00BD40B1" w:rsidRPr="003157E5" w:rsidRDefault="00BD40B1" w:rsidP="00F147E0">
            <w:pPr>
              <w:spacing w:before="40" w:after="40"/>
              <w:rPr>
                <w:ins w:id="6043" w:author="Marmol, Dominika Klaudia" w:date="2026-06-08T11:45:00Z"/>
                <w:rFonts w:eastAsia="SimSun"/>
                <w:sz w:val="21"/>
                <w:szCs w:val="21"/>
                <w:lang w:val="en-US"/>
              </w:rPr>
            </w:pPr>
          </w:p>
        </w:tc>
        <w:tc>
          <w:tcPr>
            <w:tcW w:w="703" w:type="pct"/>
            <w:vMerge/>
            <w:vAlign w:val="center"/>
          </w:tcPr>
          <w:p w14:paraId="64F1D45C" w14:textId="77777777" w:rsidR="00BD40B1" w:rsidRPr="003157E5" w:rsidRDefault="00BD40B1" w:rsidP="00F147E0">
            <w:pPr>
              <w:spacing w:before="40" w:after="40"/>
              <w:rPr>
                <w:ins w:id="6044" w:author="Marmol, Dominika Klaudia" w:date="2026-06-08T11:45:00Z"/>
                <w:rFonts w:eastAsia="SimSun"/>
                <w:b/>
                <w:bCs/>
                <w:sz w:val="21"/>
                <w:szCs w:val="21"/>
                <w:lang w:val="en-US"/>
              </w:rPr>
            </w:pPr>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C6CAE4E" w14:textId="77777777" w:rsidR="00BD40B1" w:rsidRPr="00442175" w:rsidRDefault="00E27C57" w:rsidP="00F147E0">
            <w:pPr>
              <w:pStyle w:val="Table-1row-Centered"/>
              <w:keepNext w:val="0"/>
              <w:keepLines w:val="0"/>
              <w:rPr>
                <w:ins w:id="6045" w:author="Marmol, Dominika Klaudia" w:date="2026-06-08T11:45:00Z"/>
                <w:lang w:val="en-US"/>
              </w:rPr>
            </w:pPr>
            <w:ins w:id="6046" w:author="Marmol, Dominika Klaudia" w:date="2026-06-08T11:45:00Z">
              <w:r w:rsidRPr="00442175">
                <w:t>D1</w:t>
              </w:r>
            </w:ins>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6067BADA" w14:textId="77777777" w:rsidR="00BD40B1" w:rsidRPr="00442175" w:rsidRDefault="00E27C57" w:rsidP="00F147E0">
            <w:pPr>
              <w:pStyle w:val="Table-1row-Centered"/>
              <w:keepNext w:val="0"/>
              <w:keepLines w:val="0"/>
              <w:rPr>
                <w:ins w:id="6047" w:author="Marmol, Dominika Klaudia" w:date="2026-06-08T11:45:00Z"/>
                <w:lang w:val="en-US"/>
              </w:rPr>
            </w:pPr>
            <w:ins w:id="6048" w:author="Marmol, Dominika Klaudia" w:date="2026-06-08T11:45:00Z">
              <w:r w:rsidRPr="00442175">
                <w:t>D8</w:t>
              </w:r>
            </w:ins>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6783935" w14:textId="77777777" w:rsidR="00BD40B1" w:rsidRPr="00442175" w:rsidRDefault="00E27C57" w:rsidP="00F147E0">
            <w:pPr>
              <w:pStyle w:val="Table-1row-Centered"/>
              <w:keepNext w:val="0"/>
              <w:keepLines w:val="0"/>
              <w:rPr>
                <w:ins w:id="6049" w:author="Marmol, Dominika Klaudia" w:date="2026-06-08T11:45:00Z"/>
                <w:lang w:val="en-US"/>
              </w:rPr>
            </w:pPr>
            <w:ins w:id="6050" w:author="Marmol, Dominika Klaudia" w:date="2026-06-08T11:45:00Z">
              <w:r w:rsidRPr="00442175">
                <w:t>D15</w:t>
              </w:r>
            </w:ins>
          </w:p>
        </w:tc>
        <w:tc>
          <w:tcPr>
            <w:tcW w:w="250"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D374AF8" w14:textId="77777777" w:rsidR="00BD40B1" w:rsidRPr="00442175" w:rsidRDefault="00E27C57" w:rsidP="00F147E0">
            <w:pPr>
              <w:pStyle w:val="Table-1row-Centered"/>
              <w:keepNext w:val="0"/>
              <w:keepLines w:val="0"/>
              <w:rPr>
                <w:ins w:id="6051" w:author="Marmol, Dominika Klaudia" w:date="2026-06-08T11:45:00Z"/>
                <w:lang w:val="en-US"/>
              </w:rPr>
            </w:pPr>
            <w:ins w:id="6052" w:author="Marmol, Dominika Klaudia" w:date="2026-06-08T11:45:00Z">
              <w:r w:rsidRPr="00442175">
                <w:t>D1</w:t>
              </w:r>
            </w:ins>
          </w:p>
        </w:tc>
        <w:tc>
          <w:tcPr>
            <w:tcW w:w="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5D43E615" w14:textId="77777777" w:rsidR="00BD40B1" w:rsidRPr="00442175" w:rsidRDefault="00E27C57" w:rsidP="00F147E0">
            <w:pPr>
              <w:pStyle w:val="Table-1row-Centered"/>
              <w:keepNext w:val="0"/>
              <w:keepLines w:val="0"/>
              <w:rPr>
                <w:ins w:id="6053" w:author="Marmol, Dominika Klaudia" w:date="2026-06-08T11:45:00Z"/>
                <w:lang w:val="en-US"/>
              </w:rPr>
            </w:pPr>
            <w:ins w:id="6054" w:author="Marmol, Dominika Klaudia" w:date="2026-06-08T11:45:00Z">
              <w:r w:rsidRPr="00442175">
                <w:t>D8</w:t>
              </w:r>
            </w:ins>
          </w:p>
        </w:tc>
        <w:tc>
          <w:tcPr>
            <w:tcW w:w="250" w:type="pct"/>
            <w:tcBorders>
              <w:left w:val="single" w:sz="4" w:space="0" w:color="auto"/>
              <w:right w:val="single" w:sz="4" w:space="0" w:color="auto"/>
            </w:tcBorders>
            <w:shd w:val="clear" w:color="auto" w:fill="D9D9D9" w:themeFill="background1" w:themeFillShade="D9"/>
            <w:noWrap/>
            <w:vAlign w:val="center"/>
          </w:tcPr>
          <w:p w14:paraId="10DE933E" w14:textId="77777777" w:rsidR="00BD40B1" w:rsidRPr="00442175" w:rsidRDefault="00E27C57" w:rsidP="00F147E0">
            <w:pPr>
              <w:widowControl w:val="0"/>
              <w:spacing w:before="40" w:after="40"/>
              <w:ind w:left="86" w:hangingChars="41" w:hanging="86"/>
              <w:jc w:val="center"/>
              <w:rPr>
                <w:ins w:id="6055" w:author="Marmol, Dominika Klaudia" w:date="2026-06-08T11:45:00Z"/>
                <w:rFonts w:eastAsia="DengXian"/>
                <w:b/>
                <w:bCs/>
                <w:sz w:val="21"/>
                <w:szCs w:val="21"/>
                <w:lang w:val="en-US"/>
              </w:rPr>
            </w:pPr>
            <w:ins w:id="6056" w:author="Marmol, Dominika Klaudia" w:date="2026-06-08T11:45:00Z">
              <w:r w:rsidRPr="00442175">
                <w:rPr>
                  <w:rFonts w:eastAsia="DengXian"/>
                  <w:b/>
                  <w:bCs/>
                  <w:sz w:val="21"/>
                  <w:szCs w:val="21"/>
                </w:rPr>
                <w:t>D15</w:t>
              </w:r>
            </w:ins>
          </w:p>
        </w:tc>
        <w:tc>
          <w:tcPr>
            <w:tcW w:w="564" w:type="pct"/>
            <w:vMerge/>
            <w:tcBorders>
              <w:left w:val="single" w:sz="4" w:space="0" w:color="auto"/>
              <w:right w:val="single" w:sz="4" w:space="0" w:color="auto"/>
            </w:tcBorders>
            <w:vAlign w:val="center"/>
          </w:tcPr>
          <w:p w14:paraId="45C35C4F" w14:textId="77777777" w:rsidR="00BD40B1" w:rsidRPr="003157E5" w:rsidRDefault="00BD40B1" w:rsidP="00F147E0">
            <w:pPr>
              <w:widowControl w:val="0"/>
              <w:spacing w:before="40" w:after="40"/>
              <w:ind w:left="86" w:hangingChars="41" w:hanging="86"/>
              <w:jc w:val="center"/>
              <w:rPr>
                <w:ins w:id="6057" w:author="Marmol, Dominika Klaudia" w:date="2026-06-08T11:45:00Z"/>
                <w:rFonts w:eastAsia="DengXian"/>
                <w:b/>
                <w:bCs/>
                <w:sz w:val="21"/>
                <w:szCs w:val="21"/>
              </w:rPr>
            </w:pPr>
          </w:p>
        </w:tc>
        <w:tc>
          <w:tcPr>
            <w:tcW w:w="350" w:type="pct"/>
            <w:vMerge/>
            <w:tcBorders>
              <w:left w:val="single" w:sz="4" w:space="0" w:color="auto"/>
            </w:tcBorders>
            <w:vAlign w:val="center"/>
          </w:tcPr>
          <w:p w14:paraId="72B911AC" w14:textId="77777777" w:rsidR="00BD40B1" w:rsidRPr="003157E5" w:rsidRDefault="00BD40B1" w:rsidP="00F147E0">
            <w:pPr>
              <w:widowControl w:val="0"/>
              <w:spacing w:before="40" w:after="40"/>
              <w:ind w:left="86" w:hangingChars="41" w:hanging="86"/>
              <w:jc w:val="center"/>
              <w:rPr>
                <w:ins w:id="6058" w:author="Marmol, Dominika Klaudia" w:date="2026-06-08T11:45:00Z"/>
                <w:rFonts w:eastAsia="DengXian"/>
                <w:b/>
                <w:bCs/>
                <w:sz w:val="21"/>
                <w:szCs w:val="21"/>
                <w:lang w:val="en-US"/>
              </w:rPr>
            </w:pPr>
          </w:p>
        </w:tc>
        <w:tc>
          <w:tcPr>
            <w:tcW w:w="408" w:type="pct"/>
            <w:vMerge/>
            <w:vAlign w:val="center"/>
          </w:tcPr>
          <w:p w14:paraId="40E7DE8F" w14:textId="77777777" w:rsidR="00BD40B1" w:rsidRPr="003157E5" w:rsidRDefault="00BD40B1" w:rsidP="00F147E0">
            <w:pPr>
              <w:widowControl w:val="0"/>
              <w:spacing w:before="40" w:after="40"/>
              <w:ind w:left="86" w:hangingChars="41" w:hanging="86"/>
              <w:jc w:val="center"/>
              <w:rPr>
                <w:ins w:id="6059" w:author="Marmol, Dominika Klaudia" w:date="2026-06-08T11:45:00Z"/>
                <w:rFonts w:eastAsia="DengXian"/>
                <w:b/>
                <w:bCs/>
                <w:sz w:val="21"/>
                <w:szCs w:val="21"/>
                <w:lang w:val="en-US"/>
              </w:rPr>
            </w:pPr>
          </w:p>
        </w:tc>
        <w:tc>
          <w:tcPr>
            <w:tcW w:w="368" w:type="pct"/>
            <w:vMerge/>
            <w:vAlign w:val="center"/>
          </w:tcPr>
          <w:p w14:paraId="1A51DD28" w14:textId="77777777" w:rsidR="00BD40B1" w:rsidRPr="003157E5" w:rsidRDefault="00BD40B1" w:rsidP="00F147E0">
            <w:pPr>
              <w:widowControl w:val="0"/>
              <w:spacing w:before="40" w:after="40"/>
              <w:ind w:left="86" w:hangingChars="41" w:hanging="86"/>
              <w:jc w:val="center"/>
              <w:rPr>
                <w:ins w:id="6060" w:author="Marmol, Dominika Klaudia" w:date="2026-06-08T11:45:00Z"/>
                <w:rFonts w:eastAsia="DengXian"/>
                <w:b/>
                <w:bCs/>
                <w:sz w:val="21"/>
                <w:szCs w:val="21"/>
                <w:lang w:val="en-US"/>
              </w:rPr>
            </w:pPr>
          </w:p>
        </w:tc>
      </w:tr>
      <w:tr w:rsidR="008F5115" w14:paraId="1F585631" w14:textId="77777777" w:rsidTr="00F147E0">
        <w:trPr>
          <w:tblHeader/>
          <w:jc w:val="center"/>
          <w:ins w:id="6061" w:author="Marmol, Dominika Klaudia" w:date="2026-06-08T11:45:00Z"/>
        </w:trPr>
        <w:tc>
          <w:tcPr>
            <w:tcW w:w="110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75C8EC0" w14:textId="77777777" w:rsidR="00BD40B1" w:rsidRPr="003157E5" w:rsidRDefault="00E27C57" w:rsidP="00F147E0">
            <w:pPr>
              <w:pStyle w:val="Table-1row-Centered"/>
              <w:keepNext w:val="0"/>
              <w:keepLines w:val="0"/>
              <w:jc w:val="left"/>
              <w:rPr>
                <w:ins w:id="6062" w:author="Marmol, Dominika Klaudia" w:date="2026-06-08T11:45:00Z"/>
                <w:lang w:val="en-US"/>
              </w:rPr>
            </w:pPr>
            <w:ins w:id="6063" w:author="Marmol, Dominika Klaudia" w:date="2026-06-08T11:45:00Z">
              <w:r w:rsidRPr="003157E5">
                <w:rPr>
                  <w:lang w:val="en-US"/>
                </w:rPr>
                <w:t>Window (days)</w:t>
              </w:r>
            </w:ins>
          </w:p>
        </w:tc>
        <w:tc>
          <w:tcPr>
            <w:tcW w:w="70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4DD2387" w14:textId="77777777" w:rsidR="00BD40B1" w:rsidRPr="003157E5" w:rsidRDefault="00E27C57" w:rsidP="00F147E0">
            <w:pPr>
              <w:pStyle w:val="Table-1row-Centered"/>
              <w:keepNext w:val="0"/>
              <w:keepLines w:val="0"/>
              <w:rPr>
                <w:ins w:id="6064" w:author="Marmol, Dominika Klaudia" w:date="2026-06-08T11:45:00Z"/>
                <w:lang w:val="en-US"/>
              </w:rPr>
            </w:pPr>
            <w:ins w:id="6065" w:author="Marmol, Dominika Klaudia" w:date="2026-06-08T11:45:00Z">
              <w:r w:rsidRPr="003157E5">
                <w:rPr>
                  <w:lang w:val="en-US"/>
                </w:rPr>
                <w:t>D-28 to D-1</w:t>
              </w:r>
            </w:ins>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2A8F2B1" w14:textId="77777777" w:rsidR="00BD40B1" w:rsidRPr="003157E5" w:rsidRDefault="00E27C57" w:rsidP="00F147E0">
            <w:pPr>
              <w:pStyle w:val="Table-1row-Centered"/>
              <w:keepNext w:val="0"/>
              <w:keepLines w:val="0"/>
              <w:rPr>
                <w:ins w:id="6066" w:author="Marmol, Dominika Klaudia" w:date="2026-06-08T11:45:00Z"/>
                <w:lang w:val="en-US"/>
              </w:rPr>
            </w:pPr>
            <w:ins w:id="6067" w:author="Marmol, Dominika Klaudia" w:date="2026-06-08T11:45:00Z">
              <w:r w:rsidRPr="003157E5">
                <w:rPr>
                  <w:lang w:val="en-US"/>
                </w:rPr>
                <w:t>0</w:t>
              </w:r>
            </w:ins>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6736BDD" w14:textId="77777777" w:rsidR="00BD40B1" w:rsidRPr="003157E5" w:rsidRDefault="00E27C57" w:rsidP="00F147E0">
            <w:pPr>
              <w:pStyle w:val="Table-1row-Centered"/>
              <w:keepNext w:val="0"/>
              <w:keepLines w:val="0"/>
              <w:rPr>
                <w:ins w:id="6068" w:author="Marmol, Dominika Klaudia" w:date="2026-06-08T11:45:00Z"/>
                <w:lang w:val="en-US"/>
              </w:rPr>
            </w:pPr>
            <w:ins w:id="6069" w:author="Marmol, Dominika Klaudia" w:date="2026-06-08T11:45:00Z">
              <w:r w:rsidRPr="003157E5">
                <w:rPr>
                  <w:lang w:val="en-US"/>
                </w:rPr>
                <w:t>±1</w:t>
              </w:r>
            </w:ins>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4FD9E8E" w14:textId="77777777" w:rsidR="00BD40B1" w:rsidRPr="003157E5" w:rsidRDefault="00E27C57" w:rsidP="00F147E0">
            <w:pPr>
              <w:pStyle w:val="Table-1row-Centered"/>
              <w:keepNext w:val="0"/>
              <w:keepLines w:val="0"/>
              <w:rPr>
                <w:ins w:id="6070" w:author="Marmol, Dominika Klaudia" w:date="2026-06-08T11:45:00Z"/>
                <w:lang w:val="en-US"/>
              </w:rPr>
            </w:pPr>
            <w:ins w:id="6071" w:author="Marmol, Dominika Klaudia" w:date="2026-06-08T11:45:00Z">
              <w:r w:rsidRPr="003157E5">
                <w:rPr>
                  <w:lang w:val="en-US"/>
                </w:rPr>
                <w:t>±1</w:t>
              </w:r>
            </w:ins>
          </w:p>
        </w:tc>
        <w:tc>
          <w:tcPr>
            <w:tcW w:w="2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0B879F0" w14:textId="77777777" w:rsidR="00BD40B1" w:rsidRPr="003157E5" w:rsidRDefault="00E27C57" w:rsidP="00F147E0">
            <w:pPr>
              <w:pStyle w:val="Table-1row-Centered"/>
              <w:keepNext w:val="0"/>
              <w:keepLines w:val="0"/>
              <w:rPr>
                <w:ins w:id="6072" w:author="Marmol, Dominika Klaudia" w:date="2026-06-08T11:45:00Z"/>
                <w:lang w:val="en-US"/>
              </w:rPr>
            </w:pPr>
            <w:ins w:id="6073" w:author="Marmol, Dominika Klaudia" w:date="2026-06-08T11:45:00Z">
              <w:r w:rsidRPr="003157E5">
                <w:rPr>
                  <w:lang w:val="en-US"/>
                </w:rPr>
                <w:t>±1</w:t>
              </w:r>
            </w:ins>
          </w:p>
        </w:tc>
        <w:tc>
          <w:tcPr>
            <w:tcW w:w="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02AC98D" w14:textId="77777777" w:rsidR="00BD40B1" w:rsidRPr="003157E5" w:rsidRDefault="00E27C57" w:rsidP="00F147E0">
            <w:pPr>
              <w:pStyle w:val="Table-1row-Centered"/>
              <w:keepNext w:val="0"/>
              <w:keepLines w:val="0"/>
              <w:rPr>
                <w:ins w:id="6074" w:author="Marmol, Dominika Klaudia" w:date="2026-06-08T11:45:00Z"/>
                <w:lang w:val="en-US"/>
              </w:rPr>
            </w:pPr>
            <w:ins w:id="6075" w:author="Marmol, Dominika Klaudia" w:date="2026-06-08T11:45:00Z">
              <w:r w:rsidRPr="003157E5">
                <w:rPr>
                  <w:lang w:val="en-US"/>
                </w:rPr>
                <w:t>±1</w:t>
              </w:r>
            </w:ins>
          </w:p>
        </w:tc>
        <w:tc>
          <w:tcPr>
            <w:tcW w:w="2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82E623" w14:textId="77777777" w:rsidR="00BD40B1" w:rsidRPr="003157E5" w:rsidRDefault="00BD40B1" w:rsidP="00F147E0">
            <w:pPr>
              <w:pStyle w:val="Table-1row-Centered"/>
              <w:keepNext w:val="0"/>
              <w:keepLines w:val="0"/>
              <w:rPr>
                <w:ins w:id="6076" w:author="Marmol, Dominika Klaudia" w:date="2026-06-08T11:45:00Z"/>
                <w:lang w:val="en-US"/>
              </w:rPr>
            </w:pPr>
          </w:p>
        </w:tc>
        <w:tc>
          <w:tcPr>
            <w:tcW w:w="5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CC3A43B" w14:textId="77777777" w:rsidR="00BD40B1" w:rsidRPr="003157E5" w:rsidRDefault="00E27C57" w:rsidP="00F147E0">
            <w:pPr>
              <w:pStyle w:val="Table-1row-Centered"/>
              <w:keepNext w:val="0"/>
              <w:keepLines w:val="0"/>
              <w:rPr>
                <w:ins w:id="6077" w:author="Marmol, Dominika Klaudia" w:date="2026-06-08T11:45:00Z"/>
              </w:rPr>
            </w:pPr>
            <w:ins w:id="6078" w:author="Marmol, Dominika Klaudia" w:date="2026-06-08T11:45:00Z">
              <w:r w:rsidRPr="003157E5">
                <w:rPr>
                  <w:lang w:val="en-US"/>
                </w:rPr>
                <w:t>±3</w:t>
              </w:r>
            </w:ins>
          </w:p>
        </w:tc>
        <w:tc>
          <w:tcPr>
            <w:tcW w:w="3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8804B45" w14:textId="77777777" w:rsidR="00BD40B1" w:rsidRPr="003157E5" w:rsidRDefault="00E27C57" w:rsidP="00F147E0">
            <w:pPr>
              <w:pStyle w:val="Table-1row-Centered"/>
              <w:keepNext w:val="0"/>
              <w:keepLines w:val="0"/>
              <w:rPr>
                <w:ins w:id="6079" w:author="Marmol, Dominika Klaudia" w:date="2026-06-08T11:45:00Z"/>
                <w:lang w:val="en-US"/>
              </w:rPr>
            </w:pPr>
            <w:ins w:id="6080" w:author="Marmol, Dominika Klaudia" w:date="2026-06-08T11:45:00Z">
              <w:r w:rsidRPr="003157E5">
                <w:rPr>
                  <w:lang w:val="en-US"/>
                </w:rPr>
                <w:t>±5</w:t>
              </w:r>
            </w:ins>
          </w:p>
        </w:tc>
        <w:tc>
          <w:tcPr>
            <w:tcW w:w="40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CD455C2" w14:textId="77777777" w:rsidR="00BD40B1" w:rsidRPr="003157E5" w:rsidRDefault="00E27C57" w:rsidP="00F147E0">
            <w:pPr>
              <w:pStyle w:val="Table-1row-Centered"/>
              <w:keepNext w:val="0"/>
              <w:keepLines w:val="0"/>
              <w:rPr>
                <w:ins w:id="6081" w:author="Marmol, Dominika Klaudia" w:date="2026-06-08T11:45:00Z"/>
                <w:lang w:val="en-US"/>
              </w:rPr>
            </w:pPr>
            <w:ins w:id="6082" w:author="Marmol, Dominika Klaudia" w:date="2026-06-08T11:45:00Z">
              <w:r w:rsidRPr="003157E5">
                <w:rPr>
                  <w:lang w:val="en-US"/>
                </w:rPr>
                <w:t>±7</w:t>
              </w:r>
            </w:ins>
          </w:p>
        </w:tc>
        <w:tc>
          <w:tcPr>
            <w:tcW w:w="36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8EAB617" w14:textId="77777777" w:rsidR="00BD40B1" w:rsidRPr="003157E5" w:rsidRDefault="00E27C57" w:rsidP="00F147E0">
            <w:pPr>
              <w:pStyle w:val="Table-1row-Centered"/>
              <w:keepNext w:val="0"/>
              <w:keepLines w:val="0"/>
              <w:rPr>
                <w:ins w:id="6083" w:author="Marmol, Dominika Klaudia" w:date="2026-06-08T11:45:00Z"/>
                <w:lang w:val="en-US"/>
              </w:rPr>
            </w:pPr>
            <w:ins w:id="6084" w:author="Marmol, Dominika Klaudia" w:date="2026-06-08T11:45:00Z">
              <w:r w:rsidRPr="003157E5">
                <w:rPr>
                  <w:lang w:val="en-US"/>
                </w:rPr>
                <w:t>±14</w:t>
              </w:r>
            </w:ins>
          </w:p>
        </w:tc>
      </w:tr>
      <w:tr w:rsidR="008F5115" w14:paraId="6A846753" w14:textId="77777777" w:rsidTr="00F147E0">
        <w:trPr>
          <w:trHeight w:val="294"/>
          <w:jc w:val="center"/>
          <w:ins w:id="6085" w:author="Marmol, Dominika Klaudia" w:date="2026-06-08T11:45:00Z"/>
        </w:trPr>
        <w:tc>
          <w:tcPr>
            <w:tcW w:w="5000" w:type="pct"/>
            <w:gridSpan w:val="1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AEF545E" w14:textId="77777777" w:rsidR="00BD40B1" w:rsidRPr="00442175" w:rsidRDefault="00E27C57" w:rsidP="00F147E0">
            <w:pPr>
              <w:pStyle w:val="Table-1row-Left"/>
              <w:keepNext w:val="0"/>
              <w:keepLines w:val="0"/>
              <w:rPr>
                <w:ins w:id="6086" w:author="Marmol, Dominika Klaudia" w:date="2026-06-08T11:45:00Z"/>
                <w:lang w:val="en-US"/>
              </w:rPr>
            </w:pPr>
            <w:ins w:id="6087" w:author="Marmol, Dominika Klaudia" w:date="2026-06-08T11:45:00Z">
              <w:r w:rsidRPr="00607AC9">
                <w:rPr>
                  <w:lang w:val="en-US"/>
                </w:rPr>
                <w:t xml:space="preserve">SoC treatment dosing: </w:t>
              </w:r>
              <w:r w:rsidRPr="00607AC9">
                <w:rPr>
                  <w:b w:val="0"/>
                  <w:bCs/>
                  <w:lang w:val="en-US"/>
                </w:rPr>
                <w:t>Ramucirumab 8 mg/kg D1 and D15 of a 28-d cycle + Paclitaxel 80 mg/m</w:t>
              </w:r>
              <w:r w:rsidRPr="00607AC9">
                <w:rPr>
                  <w:b w:val="0"/>
                  <w:bCs/>
                  <w:vertAlign w:val="superscript"/>
                  <w:lang w:val="en-US"/>
                </w:rPr>
                <w:t>2</w:t>
              </w:r>
              <w:r w:rsidRPr="00607AC9">
                <w:rPr>
                  <w:b w:val="0"/>
                  <w:bCs/>
                  <w:lang w:val="en-US"/>
                </w:rPr>
                <w:t xml:space="preserve"> D1, D8, and D15 of a 28-d cycle.</w:t>
              </w:r>
            </w:ins>
          </w:p>
        </w:tc>
      </w:tr>
      <w:tr w:rsidR="008F5115" w14:paraId="7CB131DD" w14:textId="77777777" w:rsidTr="00F147E0">
        <w:trPr>
          <w:trHeight w:val="294"/>
          <w:jc w:val="center"/>
          <w:ins w:id="6088" w:author="Marmol, Dominika Klaudia" w:date="2026-06-08T11:45:00Z"/>
        </w:trPr>
        <w:tc>
          <w:tcPr>
            <w:tcW w:w="1102" w:type="pct"/>
            <w:tcBorders>
              <w:top w:val="single" w:sz="4" w:space="0" w:color="auto"/>
              <w:left w:val="single" w:sz="4" w:space="0" w:color="auto"/>
              <w:bottom w:val="single" w:sz="4" w:space="0" w:color="auto"/>
              <w:right w:val="single" w:sz="4" w:space="0" w:color="auto"/>
            </w:tcBorders>
            <w:vAlign w:val="center"/>
          </w:tcPr>
          <w:p w14:paraId="747CB86F" w14:textId="77777777" w:rsidR="00BD40B1" w:rsidRPr="00442175" w:rsidRDefault="00E27C57" w:rsidP="00F147E0">
            <w:pPr>
              <w:pStyle w:val="Table-Text-Left"/>
              <w:rPr>
                <w:ins w:id="6089" w:author="Marmol, Dominika Klaudia" w:date="2026-06-08T11:45:00Z"/>
              </w:rPr>
            </w:pPr>
            <w:ins w:id="6090" w:author="Marmol, Dominika Klaudia" w:date="2026-06-08T11:45:00Z">
              <w:r w:rsidRPr="00442175">
                <w:t>Ramucirumab</w:t>
              </w:r>
            </w:ins>
          </w:p>
        </w:tc>
        <w:tc>
          <w:tcPr>
            <w:tcW w:w="703" w:type="pct"/>
            <w:tcBorders>
              <w:top w:val="single" w:sz="4" w:space="0" w:color="auto"/>
              <w:left w:val="single" w:sz="4" w:space="0" w:color="auto"/>
              <w:bottom w:val="single" w:sz="4" w:space="0" w:color="auto"/>
              <w:right w:val="single" w:sz="4" w:space="0" w:color="auto"/>
            </w:tcBorders>
            <w:vAlign w:val="center"/>
          </w:tcPr>
          <w:p w14:paraId="6FBC7FFE" w14:textId="77777777" w:rsidR="00BD40B1" w:rsidRPr="003157E5" w:rsidRDefault="00BD40B1" w:rsidP="00F147E0">
            <w:pPr>
              <w:pStyle w:val="Table-Text-Centered"/>
              <w:rPr>
                <w:ins w:id="6091" w:author="Marmol, Dominika Klaudia" w:date="2026-06-08T11:45:00Z"/>
              </w:rPr>
            </w:pPr>
          </w:p>
        </w:tc>
        <w:tc>
          <w:tcPr>
            <w:tcW w:w="251" w:type="pct"/>
            <w:tcBorders>
              <w:top w:val="single" w:sz="4" w:space="0" w:color="auto"/>
              <w:left w:val="single" w:sz="4" w:space="0" w:color="auto"/>
              <w:bottom w:val="single" w:sz="4" w:space="0" w:color="auto"/>
              <w:right w:val="single" w:sz="4" w:space="0" w:color="auto"/>
            </w:tcBorders>
            <w:vAlign w:val="center"/>
          </w:tcPr>
          <w:p w14:paraId="2D873547" w14:textId="77777777" w:rsidR="00BD40B1" w:rsidRPr="00442175" w:rsidRDefault="00E27C57" w:rsidP="00F147E0">
            <w:pPr>
              <w:pStyle w:val="Table-Text-Centered"/>
              <w:rPr>
                <w:ins w:id="6092" w:author="Marmol, Dominika Klaudia" w:date="2026-06-08T11:45:00Z"/>
              </w:rPr>
            </w:pPr>
            <w:ins w:id="6093" w:author="Marmol, Dominika Klaudia" w:date="2026-06-08T11:45:00Z">
              <w:r w:rsidRPr="00442175">
                <w:t>X</w:t>
              </w:r>
            </w:ins>
          </w:p>
        </w:tc>
        <w:tc>
          <w:tcPr>
            <w:tcW w:w="251" w:type="pct"/>
            <w:tcBorders>
              <w:top w:val="single" w:sz="4" w:space="0" w:color="auto"/>
              <w:left w:val="single" w:sz="4" w:space="0" w:color="auto"/>
              <w:bottom w:val="single" w:sz="4" w:space="0" w:color="auto"/>
              <w:right w:val="single" w:sz="4" w:space="0" w:color="auto"/>
            </w:tcBorders>
            <w:vAlign w:val="center"/>
          </w:tcPr>
          <w:p w14:paraId="37139DF7" w14:textId="77777777" w:rsidR="00BD40B1" w:rsidRPr="00442175" w:rsidRDefault="00BD40B1" w:rsidP="00F147E0">
            <w:pPr>
              <w:pStyle w:val="Table-Text-Centered"/>
              <w:rPr>
                <w:ins w:id="6094" w:author="Marmol, Dominika Klaudia" w:date="2026-06-08T11:45:00Z"/>
              </w:rPr>
            </w:pPr>
          </w:p>
        </w:tc>
        <w:tc>
          <w:tcPr>
            <w:tcW w:w="251" w:type="pct"/>
            <w:tcBorders>
              <w:top w:val="single" w:sz="4" w:space="0" w:color="auto"/>
              <w:left w:val="single" w:sz="4" w:space="0" w:color="auto"/>
              <w:bottom w:val="single" w:sz="4" w:space="0" w:color="auto"/>
              <w:right w:val="single" w:sz="4" w:space="0" w:color="auto"/>
            </w:tcBorders>
            <w:vAlign w:val="center"/>
          </w:tcPr>
          <w:p w14:paraId="069FD6EA" w14:textId="77777777" w:rsidR="00BD40B1" w:rsidRPr="00442175" w:rsidRDefault="00E27C57" w:rsidP="00F147E0">
            <w:pPr>
              <w:pStyle w:val="Table-Text-Centered"/>
              <w:rPr>
                <w:ins w:id="6095" w:author="Marmol, Dominika Klaudia" w:date="2026-06-08T11:45:00Z"/>
              </w:rPr>
            </w:pPr>
            <w:ins w:id="6096" w:author="Marmol, Dominika Klaudia" w:date="2026-06-08T11:45:00Z">
              <w:r w:rsidRPr="00442175">
                <w:t>X</w:t>
              </w:r>
            </w:ins>
          </w:p>
        </w:tc>
        <w:tc>
          <w:tcPr>
            <w:tcW w:w="250" w:type="pct"/>
            <w:tcBorders>
              <w:top w:val="single" w:sz="4" w:space="0" w:color="auto"/>
              <w:left w:val="single" w:sz="4" w:space="0" w:color="auto"/>
              <w:bottom w:val="single" w:sz="4" w:space="0" w:color="auto"/>
              <w:right w:val="single" w:sz="4" w:space="0" w:color="auto"/>
            </w:tcBorders>
            <w:vAlign w:val="center"/>
          </w:tcPr>
          <w:p w14:paraId="3D047BBE" w14:textId="77777777" w:rsidR="00BD40B1" w:rsidRPr="00442175" w:rsidRDefault="00E27C57" w:rsidP="00F147E0">
            <w:pPr>
              <w:pStyle w:val="Table-Text-Centered"/>
              <w:rPr>
                <w:ins w:id="6097" w:author="Marmol, Dominika Klaudia" w:date="2026-06-08T11:45:00Z"/>
              </w:rPr>
            </w:pPr>
            <w:ins w:id="6098" w:author="Marmol, Dominika Klaudia" w:date="2026-06-08T11:45:00Z">
              <w:r w:rsidRPr="00442175">
                <w:t>X</w:t>
              </w:r>
            </w:ins>
          </w:p>
        </w:tc>
        <w:tc>
          <w:tcPr>
            <w:tcW w:w="252" w:type="pct"/>
            <w:tcBorders>
              <w:top w:val="single" w:sz="4" w:space="0" w:color="auto"/>
              <w:left w:val="single" w:sz="4" w:space="0" w:color="auto"/>
              <w:bottom w:val="single" w:sz="4" w:space="0" w:color="auto"/>
              <w:right w:val="single" w:sz="4" w:space="0" w:color="auto"/>
            </w:tcBorders>
            <w:vAlign w:val="center"/>
          </w:tcPr>
          <w:p w14:paraId="700BEC5B" w14:textId="77777777" w:rsidR="00BD40B1" w:rsidRPr="00442175" w:rsidRDefault="00BD40B1" w:rsidP="00F147E0">
            <w:pPr>
              <w:pStyle w:val="Table-Text-Centered"/>
              <w:rPr>
                <w:ins w:id="6099" w:author="Marmol, Dominika Klaudia" w:date="2026-06-08T11:45:00Z"/>
              </w:rPr>
            </w:pPr>
          </w:p>
        </w:tc>
        <w:tc>
          <w:tcPr>
            <w:tcW w:w="250" w:type="pct"/>
            <w:tcBorders>
              <w:top w:val="single" w:sz="4" w:space="0" w:color="auto"/>
              <w:left w:val="single" w:sz="4" w:space="0" w:color="auto"/>
              <w:bottom w:val="single" w:sz="4" w:space="0" w:color="auto"/>
              <w:right w:val="single" w:sz="4" w:space="0" w:color="auto"/>
            </w:tcBorders>
            <w:vAlign w:val="center"/>
          </w:tcPr>
          <w:p w14:paraId="14775214" w14:textId="77777777" w:rsidR="00BD40B1" w:rsidRPr="00442175" w:rsidRDefault="00E27C57" w:rsidP="00F147E0">
            <w:pPr>
              <w:pStyle w:val="Table-Text-Centered"/>
              <w:rPr>
                <w:ins w:id="6100" w:author="Marmol, Dominika Klaudia" w:date="2026-06-08T11:45:00Z"/>
              </w:rPr>
            </w:pPr>
            <w:ins w:id="6101" w:author="Marmol, Dominika Klaudia" w:date="2026-06-08T11:45:00Z">
              <w:r w:rsidRPr="00442175">
                <w:t>X</w:t>
              </w:r>
            </w:ins>
          </w:p>
        </w:tc>
        <w:tc>
          <w:tcPr>
            <w:tcW w:w="564" w:type="pct"/>
            <w:tcBorders>
              <w:top w:val="single" w:sz="4" w:space="0" w:color="auto"/>
              <w:left w:val="single" w:sz="4" w:space="0" w:color="auto"/>
              <w:bottom w:val="single" w:sz="4" w:space="0" w:color="auto"/>
              <w:right w:val="single" w:sz="4" w:space="0" w:color="auto"/>
            </w:tcBorders>
            <w:vAlign w:val="center"/>
          </w:tcPr>
          <w:p w14:paraId="409475D9" w14:textId="77777777" w:rsidR="00BD40B1" w:rsidRPr="007359CF" w:rsidRDefault="00BD40B1" w:rsidP="00F147E0">
            <w:pPr>
              <w:pStyle w:val="Table-Text-Centered"/>
              <w:rPr>
                <w:ins w:id="6102" w:author="Marmol, Dominika Klaudia" w:date="2026-06-08T11:45:00Z"/>
              </w:rPr>
            </w:pPr>
          </w:p>
        </w:tc>
        <w:tc>
          <w:tcPr>
            <w:tcW w:w="350" w:type="pct"/>
            <w:tcBorders>
              <w:top w:val="single" w:sz="4" w:space="0" w:color="auto"/>
              <w:left w:val="single" w:sz="4" w:space="0" w:color="auto"/>
              <w:bottom w:val="single" w:sz="4" w:space="0" w:color="auto"/>
              <w:right w:val="single" w:sz="4" w:space="0" w:color="auto"/>
            </w:tcBorders>
            <w:vAlign w:val="center"/>
          </w:tcPr>
          <w:p w14:paraId="1A79E299" w14:textId="77777777" w:rsidR="00BD40B1" w:rsidRPr="007359CF" w:rsidRDefault="00BD40B1" w:rsidP="00F147E0">
            <w:pPr>
              <w:pStyle w:val="Table-Text-Centered"/>
              <w:rPr>
                <w:ins w:id="6103" w:author="Marmol, Dominika Klaudia" w:date="2026-06-08T11:45:00Z"/>
              </w:rPr>
            </w:pPr>
          </w:p>
        </w:tc>
        <w:tc>
          <w:tcPr>
            <w:tcW w:w="408" w:type="pct"/>
            <w:tcBorders>
              <w:top w:val="single" w:sz="4" w:space="0" w:color="auto"/>
              <w:left w:val="single" w:sz="4" w:space="0" w:color="auto"/>
              <w:bottom w:val="single" w:sz="4" w:space="0" w:color="auto"/>
              <w:right w:val="single" w:sz="4" w:space="0" w:color="auto"/>
            </w:tcBorders>
            <w:vAlign w:val="center"/>
          </w:tcPr>
          <w:p w14:paraId="50F6B61D" w14:textId="77777777" w:rsidR="00BD40B1" w:rsidRPr="007359CF" w:rsidRDefault="00BD40B1" w:rsidP="00F147E0">
            <w:pPr>
              <w:pStyle w:val="Table-Text-Centered"/>
              <w:rPr>
                <w:ins w:id="6104" w:author="Marmol, Dominika Klaudia" w:date="2026-06-08T11:45:00Z"/>
              </w:rPr>
            </w:pPr>
          </w:p>
        </w:tc>
        <w:tc>
          <w:tcPr>
            <w:tcW w:w="368" w:type="pct"/>
            <w:tcBorders>
              <w:top w:val="single" w:sz="4" w:space="0" w:color="auto"/>
              <w:left w:val="single" w:sz="4" w:space="0" w:color="auto"/>
              <w:bottom w:val="single" w:sz="4" w:space="0" w:color="auto"/>
              <w:right w:val="single" w:sz="4" w:space="0" w:color="auto"/>
            </w:tcBorders>
            <w:vAlign w:val="center"/>
          </w:tcPr>
          <w:p w14:paraId="23B548A9" w14:textId="77777777" w:rsidR="00BD40B1" w:rsidRPr="007359CF" w:rsidRDefault="00BD40B1" w:rsidP="00F147E0">
            <w:pPr>
              <w:pStyle w:val="Table-Text-Centered"/>
              <w:rPr>
                <w:ins w:id="6105" w:author="Marmol, Dominika Klaudia" w:date="2026-06-08T11:45:00Z"/>
              </w:rPr>
            </w:pPr>
          </w:p>
        </w:tc>
      </w:tr>
      <w:tr w:rsidR="008F5115" w14:paraId="212B03C2" w14:textId="77777777" w:rsidTr="00F147E0">
        <w:trPr>
          <w:trHeight w:val="294"/>
          <w:jc w:val="center"/>
          <w:ins w:id="6106" w:author="Marmol, Dominika Klaudia" w:date="2026-06-08T11:45:00Z"/>
        </w:trPr>
        <w:tc>
          <w:tcPr>
            <w:tcW w:w="1102" w:type="pct"/>
            <w:tcBorders>
              <w:top w:val="single" w:sz="4" w:space="0" w:color="auto"/>
              <w:left w:val="single" w:sz="4" w:space="0" w:color="auto"/>
              <w:bottom w:val="single" w:sz="4" w:space="0" w:color="auto"/>
              <w:right w:val="single" w:sz="4" w:space="0" w:color="auto"/>
            </w:tcBorders>
            <w:vAlign w:val="center"/>
          </w:tcPr>
          <w:p w14:paraId="34D2ED83" w14:textId="77777777" w:rsidR="00BD40B1" w:rsidRPr="00442175" w:rsidRDefault="00E27C57" w:rsidP="00F147E0">
            <w:pPr>
              <w:pStyle w:val="Table-Text-Left"/>
              <w:rPr>
                <w:ins w:id="6107" w:author="Marmol, Dominika Klaudia" w:date="2026-06-08T11:45:00Z"/>
              </w:rPr>
            </w:pPr>
            <w:ins w:id="6108" w:author="Marmol, Dominika Klaudia" w:date="2026-06-08T11:45:00Z">
              <w:r w:rsidRPr="00442175">
                <w:t>Paclitaxel</w:t>
              </w:r>
            </w:ins>
          </w:p>
        </w:tc>
        <w:tc>
          <w:tcPr>
            <w:tcW w:w="703" w:type="pct"/>
            <w:tcBorders>
              <w:top w:val="single" w:sz="4" w:space="0" w:color="auto"/>
              <w:left w:val="single" w:sz="4" w:space="0" w:color="auto"/>
              <w:bottom w:val="single" w:sz="4" w:space="0" w:color="auto"/>
              <w:right w:val="single" w:sz="4" w:space="0" w:color="auto"/>
            </w:tcBorders>
            <w:vAlign w:val="center"/>
          </w:tcPr>
          <w:p w14:paraId="1AEE88BE" w14:textId="77777777" w:rsidR="00BD40B1" w:rsidRPr="003157E5" w:rsidRDefault="00BD40B1" w:rsidP="00F147E0">
            <w:pPr>
              <w:pStyle w:val="Table-Text-Centered"/>
              <w:rPr>
                <w:ins w:id="6109" w:author="Marmol, Dominika Klaudia" w:date="2026-06-08T11:45:00Z"/>
              </w:rPr>
            </w:pPr>
          </w:p>
        </w:tc>
        <w:tc>
          <w:tcPr>
            <w:tcW w:w="251" w:type="pct"/>
            <w:tcBorders>
              <w:top w:val="single" w:sz="4" w:space="0" w:color="auto"/>
              <w:left w:val="single" w:sz="4" w:space="0" w:color="auto"/>
              <w:bottom w:val="single" w:sz="4" w:space="0" w:color="auto"/>
              <w:right w:val="single" w:sz="4" w:space="0" w:color="auto"/>
            </w:tcBorders>
            <w:vAlign w:val="center"/>
          </w:tcPr>
          <w:p w14:paraId="4C00A5CF" w14:textId="77777777" w:rsidR="00BD40B1" w:rsidRPr="00442175" w:rsidRDefault="00E27C57" w:rsidP="00F147E0">
            <w:pPr>
              <w:pStyle w:val="Table-Text-Centered"/>
              <w:rPr>
                <w:ins w:id="6110" w:author="Marmol, Dominika Klaudia" w:date="2026-06-08T11:45:00Z"/>
              </w:rPr>
            </w:pPr>
            <w:ins w:id="6111" w:author="Marmol, Dominika Klaudia" w:date="2026-06-08T11:45:00Z">
              <w:r w:rsidRPr="00442175">
                <w:t>X</w:t>
              </w:r>
            </w:ins>
          </w:p>
        </w:tc>
        <w:tc>
          <w:tcPr>
            <w:tcW w:w="251" w:type="pct"/>
            <w:tcBorders>
              <w:top w:val="single" w:sz="4" w:space="0" w:color="auto"/>
              <w:left w:val="single" w:sz="4" w:space="0" w:color="auto"/>
              <w:bottom w:val="single" w:sz="4" w:space="0" w:color="auto"/>
              <w:right w:val="single" w:sz="4" w:space="0" w:color="auto"/>
            </w:tcBorders>
            <w:vAlign w:val="center"/>
          </w:tcPr>
          <w:p w14:paraId="4FE5C64C" w14:textId="77777777" w:rsidR="00BD40B1" w:rsidRPr="00442175" w:rsidRDefault="00E27C57" w:rsidP="00F147E0">
            <w:pPr>
              <w:pStyle w:val="Table-Text-Centered"/>
              <w:rPr>
                <w:ins w:id="6112" w:author="Marmol, Dominika Klaudia" w:date="2026-06-08T11:45:00Z"/>
              </w:rPr>
            </w:pPr>
            <w:ins w:id="6113" w:author="Marmol, Dominika Klaudia" w:date="2026-06-08T11:45:00Z">
              <w:r w:rsidRPr="00442175">
                <w:t>X</w:t>
              </w:r>
            </w:ins>
          </w:p>
        </w:tc>
        <w:tc>
          <w:tcPr>
            <w:tcW w:w="251" w:type="pct"/>
            <w:tcBorders>
              <w:top w:val="single" w:sz="4" w:space="0" w:color="auto"/>
              <w:left w:val="single" w:sz="4" w:space="0" w:color="auto"/>
              <w:bottom w:val="single" w:sz="4" w:space="0" w:color="auto"/>
              <w:right w:val="single" w:sz="4" w:space="0" w:color="auto"/>
            </w:tcBorders>
            <w:vAlign w:val="center"/>
          </w:tcPr>
          <w:p w14:paraId="3CF5321E" w14:textId="77777777" w:rsidR="00BD40B1" w:rsidRPr="00442175" w:rsidRDefault="00E27C57" w:rsidP="00F147E0">
            <w:pPr>
              <w:pStyle w:val="Table-Text-Centered"/>
              <w:rPr>
                <w:ins w:id="6114" w:author="Marmol, Dominika Klaudia" w:date="2026-06-08T11:45:00Z"/>
              </w:rPr>
            </w:pPr>
            <w:ins w:id="6115" w:author="Marmol, Dominika Klaudia" w:date="2026-06-08T11:45:00Z">
              <w:r w:rsidRPr="00442175">
                <w:t>X</w:t>
              </w:r>
            </w:ins>
          </w:p>
        </w:tc>
        <w:tc>
          <w:tcPr>
            <w:tcW w:w="250" w:type="pct"/>
            <w:tcBorders>
              <w:top w:val="single" w:sz="4" w:space="0" w:color="auto"/>
              <w:left w:val="single" w:sz="4" w:space="0" w:color="auto"/>
              <w:bottom w:val="single" w:sz="4" w:space="0" w:color="auto"/>
              <w:right w:val="single" w:sz="4" w:space="0" w:color="auto"/>
            </w:tcBorders>
            <w:vAlign w:val="center"/>
          </w:tcPr>
          <w:p w14:paraId="259080F1" w14:textId="77777777" w:rsidR="00BD40B1" w:rsidRPr="00442175" w:rsidRDefault="00E27C57" w:rsidP="00F147E0">
            <w:pPr>
              <w:pStyle w:val="Table-Text-Centered"/>
              <w:rPr>
                <w:ins w:id="6116" w:author="Marmol, Dominika Klaudia" w:date="2026-06-08T11:45:00Z"/>
              </w:rPr>
            </w:pPr>
            <w:ins w:id="6117" w:author="Marmol, Dominika Klaudia" w:date="2026-06-08T11:45:00Z">
              <w:r w:rsidRPr="00442175">
                <w:t>X</w:t>
              </w:r>
            </w:ins>
          </w:p>
        </w:tc>
        <w:tc>
          <w:tcPr>
            <w:tcW w:w="252" w:type="pct"/>
            <w:tcBorders>
              <w:top w:val="single" w:sz="4" w:space="0" w:color="auto"/>
              <w:left w:val="single" w:sz="4" w:space="0" w:color="auto"/>
              <w:bottom w:val="single" w:sz="4" w:space="0" w:color="auto"/>
              <w:right w:val="single" w:sz="4" w:space="0" w:color="auto"/>
            </w:tcBorders>
            <w:vAlign w:val="center"/>
          </w:tcPr>
          <w:p w14:paraId="33AF6170" w14:textId="77777777" w:rsidR="00BD40B1" w:rsidRPr="00442175" w:rsidRDefault="00E27C57" w:rsidP="00F147E0">
            <w:pPr>
              <w:pStyle w:val="Table-Text-Centered"/>
              <w:rPr>
                <w:ins w:id="6118" w:author="Marmol, Dominika Klaudia" w:date="2026-06-08T11:45:00Z"/>
              </w:rPr>
            </w:pPr>
            <w:ins w:id="6119" w:author="Marmol, Dominika Klaudia" w:date="2026-06-08T11:45:00Z">
              <w:r w:rsidRPr="00442175">
                <w:t>X</w:t>
              </w:r>
            </w:ins>
          </w:p>
        </w:tc>
        <w:tc>
          <w:tcPr>
            <w:tcW w:w="250" w:type="pct"/>
            <w:tcBorders>
              <w:top w:val="single" w:sz="4" w:space="0" w:color="auto"/>
              <w:left w:val="single" w:sz="4" w:space="0" w:color="auto"/>
              <w:bottom w:val="single" w:sz="4" w:space="0" w:color="auto"/>
              <w:right w:val="single" w:sz="4" w:space="0" w:color="auto"/>
            </w:tcBorders>
            <w:vAlign w:val="center"/>
          </w:tcPr>
          <w:p w14:paraId="6A39CEE4" w14:textId="77777777" w:rsidR="00BD40B1" w:rsidRPr="00442175" w:rsidRDefault="00E27C57" w:rsidP="00F147E0">
            <w:pPr>
              <w:pStyle w:val="Table-Text-Centered"/>
              <w:rPr>
                <w:ins w:id="6120" w:author="Marmol, Dominika Klaudia" w:date="2026-06-08T11:45:00Z"/>
              </w:rPr>
            </w:pPr>
            <w:ins w:id="6121" w:author="Marmol, Dominika Klaudia" w:date="2026-06-08T11:45:00Z">
              <w:r w:rsidRPr="00442175">
                <w:t>X</w:t>
              </w:r>
            </w:ins>
          </w:p>
        </w:tc>
        <w:tc>
          <w:tcPr>
            <w:tcW w:w="564" w:type="pct"/>
            <w:tcBorders>
              <w:top w:val="single" w:sz="4" w:space="0" w:color="auto"/>
              <w:left w:val="single" w:sz="4" w:space="0" w:color="auto"/>
              <w:bottom w:val="single" w:sz="4" w:space="0" w:color="auto"/>
              <w:right w:val="single" w:sz="4" w:space="0" w:color="auto"/>
            </w:tcBorders>
            <w:vAlign w:val="center"/>
          </w:tcPr>
          <w:p w14:paraId="46C2EC6D" w14:textId="77777777" w:rsidR="00BD40B1" w:rsidRPr="007359CF" w:rsidRDefault="00BD40B1" w:rsidP="00F147E0">
            <w:pPr>
              <w:pStyle w:val="Table-Text-Centered"/>
              <w:rPr>
                <w:ins w:id="6122" w:author="Marmol, Dominika Klaudia" w:date="2026-06-08T11:45:00Z"/>
              </w:rPr>
            </w:pPr>
          </w:p>
        </w:tc>
        <w:tc>
          <w:tcPr>
            <w:tcW w:w="350" w:type="pct"/>
            <w:tcBorders>
              <w:top w:val="single" w:sz="4" w:space="0" w:color="auto"/>
              <w:left w:val="single" w:sz="4" w:space="0" w:color="auto"/>
              <w:bottom w:val="single" w:sz="4" w:space="0" w:color="auto"/>
              <w:right w:val="single" w:sz="4" w:space="0" w:color="auto"/>
            </w:tcBorders>
            <w:vAlign w:val="center"/>
          </w:tcPr>
          <w:p w14:paraId="3EF4E525" w14:textId="77777777" w:rsidR="00BD40B1" w:rsidRPr="007359CF" w:rsidRDefault="00BD40B1" w:rsidP="00F147E0">
            <w:pPr>
              <w:pStyle w:val="Table-Text-Centered"/>
              <w:rPr>
                <w:ins w:id="6123" w:author="Marmol, Dominika Klaudia" w:date="2026-06-08T11:45:00Z"/>
              </w:rPr>
            </w:pPr>
          </w:p>
        </w:tc>
        <w:tc>
          <w:tcPr>
            <w:tcW w:w="408" w:type="pct"/>
            <w:tcBorders>
              <w:top w:val="single" w:sz="4" w:space="0" w:color="auto"/>
              <w:left w:val="single" w:sz="4" w:space="0" w:color="auto"/>
              <w:bottom w:val="single" w:sz="4" w:space="0" w:color="auto"/>
              <w:right w:val="single" w:sz="4" w:space="0" w:color="auto"/>
            </w:tcBorders>
            <w:vAlign w:val="center"/>
          </w:tcPr>
          <w:p w14:paraId="54078439" w14:textId="77777777" w:rsidR="00BD40B1" w:rsidRPr="007359CF" w:rsidRDefault="00BD40B1" w:rsidP="00F147E0">
            <w:pPr>
              <w:pStyle w:val="Table-Text-Centered"/>
              <w:rPr>
                <w:ins w:id="6124" w:author="Marmol, Dominika Klaudia" w:date="2026-06-08T11:45:00Z"/>
              </w:rPr>
            </w:pPr>
          </w:p>
        </w:tc>
        <w:tc>
          <w:tcPr>
            <w:tcW w:w="368" w:type="pct"/>
            <w:tcBorders>
              <w:top w:val="single" w:sz="4" w:space="0" w:color="auto"/>
              <w:left w:val="single" w:sz="4" w:space="0" w:color="auto"/>
              <w:bottom w:val="single" w:sz="4" w:space="0" w:color="auto"/>
              <w:right w:val="single" w:sz="4" w:space="0" w:color="auto"/>
            </w:tcBorders>
            <w:vAlign w:val="center"/>
          </w:tcPr>
          <w:p w14:paraId="3F6858FF" w14:textId="77777777" w:rsidR="00BD40B1" w:rsidRPr="007359CF" w:rsidRDefault="00BD40B1" w:rsidP="00F147E0">
            <w:pPr>
              <w:pStyle w:val="Table-Text-Centered"/>
              <w:rPr>
                <w:ins w:id="6125" w:author="Marmol, Dominika Klaudia" w:date="2026-06-08T11:45:00Z"/>
              </w:rPr>
            </w:pPr>
          </w:p>
        </w:tc>
      </w:tr>
      <w:tr w:rsidR="008F5115" w14:paraId="3792378D" w14:textId="77777777" w:rsidTr="00F147E0">
        <w:trPr>
          <w:trHeight w:val="296"/>
          <w:jc w:val="center"/>
          <w:ins w:id="6126" w:author="Marmol, Dominika Klaudia" w:date="2026-06-08T11:45:00Z"/>
        </w:trPr>
        <w:tc>
          <w:tcPr>
            <w:tcW w:w="5000" w:type="pct"/>
            <w:gridSpan w:val="1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A3BEA25" w14:textId="77777777" w:rsidR="00BD40B1" w:rsidRPr="003157E5" w:rsidRDefault="00E27C57" w:rsidP="00F147E0">
            <w:pPr>
              <w:pStyle w:val="Table-1row-Left"/>
              <w:keepNext w:val="0"/>
              <w:keepLines w:val="0"/>
              <w:rPr>
                <w:ins w:id="6127" w:author="Marmol, Dominika Klaudia" w:date="2026-06-08T11:45:00Z"/>
                <w:lang w:val="en-US"/>
              </w:rPr>
            </w:pPr>
            <w:ins w:id="6128" w:author="Marmol, Dominika Klaudia" w:date="2026-06-08T11:45:00Z">
              <w:r w:rsidRPr="003157E5">
                <w:rPr>
                  <w:lang w:val="en-US"/>
                </w:rPr>
                <w:t>Trial procedures</w:t>
              </w:r>
            </w:ins>
          </w:p>
        </w:tc>
      </w:tr>
      <w:tr w:rsidR="008F5115" w14:paraId="7C0EC9EA" w14:textId="77777777" w:rsidTr="00F147E0">
        <w:trPr>
          <w:trHeight w:val="294"/>
          <w:jc w:val="center"/>
          <w:ins w:id="6129" w:author="Marmol, Dominika Klaudia" w:date="2026-06-08T11:45:00Z"/>
        </w:trPr>
        <w:tc>
          <w:tcPr>
            <w:tcW w:w="1102" w:type="pct"/>
            <w:tcBorders>
              <w:top w:val="single" w:sz="4" w:space="0" w:color="auto"/>
              <w:left w:val="single" w:sz="4" w:space="0" w:color="auto"/>
              <w:bottom w:val="single" w:sz="4" w:space="0" w:color="auto"/>
              <w:right w:val="single" w:sz="4" w:space="0" w:color="auto"/>
            </w:tcBorders>
            <w:vAlign w:val="center"/>
          </w:tcPr>
          <w:p w14:paraId="7F69F935" w14:textId="77777777" w:rsidR="00BD40B1" w:rsidRPr="006E4B1D" w:rsidRDefault="00E27C57" w:rsidP="00F147E0">
            <w:pPr>
              <w:pStyle w:val="Table-Text-Left"/>
              <w:rPr>
                <w:ins w:id="6130" w:author="Marmol, Dominika Klaudia" w:date="2026-06-08T11:45:00Z"/>
                <w:highlight w:val="yellow"/>
                <w:vertAlign w:val="superscript"/>
                <w:lang w:val="en-US"/>
              </w:rPr>
            </w:pPr>
            <w:ins w:id="6131" w:author="Marmol, Dominika Klaudia" w:date="2026-06-08T11:45:00Z">
              <w:r w:rsidRPr="00607AC9">
                <w:rPr>
                  <w:lang w:val="en-US"/>
                </w:rPr>
                <w:t>Paclitaxel complete blood count/</w:t>
              </w:r>
              <w:r w:rsidRPr="00607AC9">
                <w:rPr>
                  <w:lang w:val="en-US"/>
                </w:rPr>
                <w:br/>
                <w:t>biochemistry </w:t>
              </w:r>
              <w:r w:rsidRPr="00607AC9">
                <w:rPr>
                  <w:sz w:val="22"/>
                  <w:vertAlign w:val="superscript"/>
                  <w:lang w:val="en-US"/>
                </w:rPr>
                <w:t>c</w:t>
              </w:r>
            </w:ins>
          </w:p>
        </w:tc>
        <w:tc>
          <w:tcPr>
            <w:tcW w:w="703" w:type="pct"/>
            <w:tcBorders>
              <w:top w:val="single" w:sz="4" w:space="0" w:color="auto"/>
              <w:left w:val="single" w:sz="4" w:space="0" w:color="auto"/>
              <w:bottom w:val="single" w:sz="4" w:space="0" w:color="auto"/>
              <w:right w:val="single" w:sz="4" w:space="0" w:color="auto"/>
            </w:tcBorders>
            <w:vAlign w:val="center"/>
          </w:tcPr>
          <w:p w14:paraId="1F8A500E" w14:textId="77777777" w:rsidR="00BD40B1" w:rsidRPr="003157E5" w:rsidRDefault="00BD40B1" w:rsidP="00F147E0">
            <w:pPr>
              <w:pStyle w:val="Table-Text-Centered"/>
              <w:rPr>
                <w:ins w:id="6132" w:author="Marmol, Dominika Klaudia" w:date="2026-06-08T11:45:00Z"/>
                <w:lang w:val="en-US"/>
              </w:rPr>
            </w:pPr>
          </w:p>
        </w:tc>
        <w:tc>
          <w:tcPr>
            <w:tcW w:w="251" w:type="pct"/>
            <w:tcBorders>
              <w:top w:val="single" w:sz="4" w:space="0" w:color="auto"/>
              <w:left w:val="single" w:sz="4" w:space="0" w:color="auto"/>
              <w:bottom w:val="single" w:sz="4" w:space="0" w:color="auto"/>
              <w:right w:val="single" w:sz="4" w:space="0" w:color="auto"/>
            </w:tcBorders>
            <w:vAlign w:val="center"/>
          </w:tcPr>
          <w:p w14:paraId="182DEED9" w14:textId="77777777" w:rsidR="00BD40B1" w:rsidRPr="003157E5" w:rsidRDefault="00BD40B1" w:rsidP="00F147E0">
            <w:pPr>
              <w:pStyle w:val="Table-Text-Centered"/>
              <w:rPr>
                <w:ins w:id="6133" w:author="Marmol, Dominika Klaudia" w:date="2026-06-08T11:45:00Z"/>
                <w:lang w:val="en-US"/>
              </w:rPr>
            </w:pPr>
          </w:p>
        </w:tc>
        <w:tc>
          <w:tcPr>
            <w:tcW w:w="251" w:type="pct"/>
            <w:tcBorders>
              <w:top w:val="single" w:sz="4" w:space="0" w:color="auto"/>
              <w:left w:val="single" w:sz="4" w:space="0" w:color="auto"/>
              <w:bottom w:val="single" w:sz="4" w:space="0" w:color="auto"/>
              <w:right w:val="single" w:sz="4" w:space="0" w:color="auto"/>
            </w:tcBorders>
            <w:vAlign w:val="center"/>
          </w:tcPr>
          <w:p w14:paraId="3530B26E" w14:textId="77777777" w:rsidR="00BD40B1" w:rsidRPr="00442175" w:rsidRDefault="00E27C57" w:rsidP="00F147E0">
            <w:pPr>
              <w:pStyle w:val="Table-Text-Centered"/>
              <w:rPr>
                <w:ins w:id="6134" w:author="Marmol, Dominika Klaudia" w:date="2026-06-08T11:45:00Z"/>
                <w:lang w:val="en-US"/>
              </w:rPr>
            </w:pPr>
            <w:ins w:id="6135" w:author="Marmol, Dominika Klaudia" w:date="2026-06-08T11:45:00Z">
              <w:r w:rsidRPr="00442175">
                <w:t>X</w:t>
              </w:r>
            </w:ins>
          </w:p>
        </w:tc>
        <w:tc>
          <w:tcPr>
            <w:tcW w:w="251" w:type="pct"/>
            <w:tcBorders>
              <w:top w:val="single" w:sz="4" w:space="0" w:color="auto"/>
              <w:left w:val="single" w:sz="4" w:space="0" w:color="auto"/>
              <w:bottom w:val="single" w:sz="4" w:space="0" w:color="auto"/>
              <w:right w:val="single" w:sz="4" w:space="0" w:color="auto"/>
            </w:tcBorders>
            <w:vAlign w:val="center"/>
          </w:tcPr>
          <w:p w14:paraId="2839F743" w14:textId="77777777" w:rsidR="00BD40B1" w:rsidRPr="001273BC" w:rsidRDefault="00BD40B1" w:rsidP="00F147E0">
            <w:pPr>
              <w:pStyle w:val="Table-Text-Centered"/>
              <w:rPr>
                <w:ins w:id="6136" w:author="Marmol, Dominika Klaudia" w:date="2026-06-08T11:45:00Z"/>
                <w:lang w:val="en-US"/>
              </w:rPr>
            </w:pPr>
          </w:p>
        </w:tc>
        <w:tc>
          <w:tcPr>
            <w:tcW w:w="250" w:type="pct"/>
            <w:tcBorders>
              <w:top w:val="single" w:sz="4" w:space="0" w:color="auto"/>
              <w:left w:val="single" w:sz="4" w:space="0" w:color="auto"/>
              <w:bottom w:val="single" w:sz="4" w:space="0" w:color="auto"/>
              <w:right w:val="single" w:sz="4" w:space="0" w:color="auto"/>
            </w:tcBorders>
            <w:vAlign w:val="center"/>
          </w:tcPr>
          <w:p w14:paraId="52CF7BE3" w14:textId="77777777" w:rsidR="00BD40B1" w:rsidRPr="001273BC" w:rsidRDefault="00BD40B1" w:rsidP="00F147E0">
            <w:pPr>
              <w:pStyle w:val="Table-Text-Centered"/>
              <w:rPr>
                <w:ins w:id="6137" w:author="Marmol, Dominika Klaudia" w:date="2026-06-08T11:45:00Z"/>
                <w:lang w:val="en-US"/>
              </w:rPr>
            </w:pPr>
          </w:p>
        </w:tc>
        <w:tc>
          <w:tcPr>
            <w:tcW w:w="252" w:type="pct"/>
            <w:tcBorders>
              <w:top w:val="single" w:sz="4" w:space="0" w:color="auto"/>
              <w:left w:val="single" w:sz="4" w:space="0" w:color="auto"/>
              <w:bottom w:val="single" w:sz="4" w:space="0" w:color="auto"/>
              <w:right w:val="single" w:sz="4" w:space="0" w:color="auto"/>
            </w:tcBorders>
            <w:vAlign w:val="center"/>
          </w:tcPr>
          <w:p w14:paraId="7CD0964B" w14:textId="77777777" w:rsidR="00BD40B1" w:rsidRPr="00442175" w:rsidRDefault="00E27C57" w:rsidP="00F147E0">
            <w:pPr>
              <w:pStyle w:val="Table-Text-Centered"/>
              <w:rPr>
                <w:ins w:id="6138" w:author="Marmol, Dominika Klaudia" w:date="2026-06-08T11:45:00Z"/>
                <w:lang w:val="en-US"/>
              </w:rPr>
            </w:pPr>
            <w:ins w:id="6139" w:author="Marmol, Dominika Klaudia" w:date="2026-06-08T11:45:00Z">
              <w:r w:rsidRPr="00442175">
                <w:t>X</w:t>
              </w:r>
            </w:ins>
          </w:p>
        </w:tc>
        <w:tc>
          <w:tcPr>
            <w:tcW w:w="250" w:type="pct"/>
            <w:tcBorders>
              <w:top w:val="single" w:sz="4" w:space="0" w:color="auto"/>
              <w:left w:val="single" w:sz="4" w:space="0" w:color="auto"/>
              <w:bottom w:val="single" w:sz="4" w:space="0" w:color="auto"/>
              <w:right w:val="single" w:sz="4" w:space="0" w:color="auto"/>
            </w:tcBorders>
            <w:vAlign w:val="center"/>
          </w:tcPr>
          <w:p w14:paraId="6922AB7D" w14:textId="77777777" w:rsidR="00BD40B1" w:rsidRPr="003157E5" w:rsidRDefault="00BD40B1" w:rsidP="00F147E0">
            <w:pPr>
              <w:pStyle w:val="Table-Text-Centered"/>
              <w:rPr>
                <w:ins w:id="6140" w:author="Marmol, Dominika Klaudia" w:date="2026-06-08T11:45:00Z"/>
                <w:lang w:val="en-US"/>
              </w:rPr>
            </w:pPr>
          </w:p>
        </w:tc>
        <w:tc>
          <w:tcPr>
            <w:tcW w:w="564" w:type="pct"/>
            <w:tcBorders>
              <w:top w:val="single" w:sz="4" w:space="0" w:color="auto"/>
              <w:left w:val="single" w:sz="4" w:space="0" w:color="auto"/>
              <w:bottom w:val="single" w:sz="4" w:space="0" w:color="auto"/>
              <w:right w:val="single" w:sz="4" w:space="0" w:color="auto"/>
            </w:tcBorders>
            <w:vAlign w:val="center"/>
          </w:tcPr>
          <w:p w14:paraId="7219B825" w14:textId="77777777" w:rsidR="00BD40B1" w:rsidRPr="003157E5" w:rsidRDefault="00BD40B1" w:rsidP="00F147E0">
            <w:pPr>
              <w:pStyle w:val="Table-Text-Centered"/>
              <w:rPr>
                <w:ins w:id="6141" w:author="Marmol, Dominika Klaudia" w:date="2026-06-08T11:45:00Z"/>
              </w:rPr>
            </w:pPr>
          </w:p>
        </w:tc>
        <w:tc>
          <w:tcPr>
            <w:tcW w:w="350" w:type="pct"/>
            <w:tcBorders>
              <w:top w:val="single" w:sz="4" w:space="0" w:color="auto"/>
              <w:left w:val="single" w:sz="4" w:space="0" w:color="auto"/>
              <w:bottom w:val="single" w:sz="4" w:space="0" w:color="auto"/>
              <w:right w:val="single" w:sz="4" w:space="0" w:color="auto"/>
            </w:tcBorders>
            <w:vAlign w:val="center"/>
          </w:tcPr>
          <w:p w14:paraId="5FBA4632" w14:textId="77777777" w:rsidR="00BD40B1" w:rsidRPr="003157E5" w:rsidRDefault="00BD40B1" w:rsidP="00F147E0">
            <w:pPr>
              <w:pStyle w:val="Table-Text-Centered"/>
              <w:rPr>
                <w:ins w:id="6142" w:author="Marmol, Dominika Klaudia" w:date="2026-06-08T11:45: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0823D598" w14:textId="77777777" w:rsidR="00BD40B1" w:rsidRPr="003157E5" w:rsidRDefault="00BD40B1" w:rsidP="00F147E0">
            <w:pPr>
              <w:pStyle w:val="Table-Text-Centered"/>
              <w:rPr>
                <w:ins w:id="6143" w:author="Marmol, Dominika Klaudia" w:date="2026-06-08T11:45:00Z"/>
                <w:lang w:val="en-US"/>
              </w:rPr>
            </w:pPr>
          </w:p>
        </w:tc>
        <w:tc>
          <w:tcPr>
            <w:tcW w:w="368" w:type="pct"/>
            <w:tcBorders>
              <w:top w:val="single" w:sz="4" w:space="0" w:color="auto"/>
              <w:left w:val="single" w:sz="4" w:space="0" w:color="auto"/>
              <w:bottom w:val="single" w:sz="4" w:space="0" w:color="auto"/>
              <w:right w:val="single" w:sz="4" w:space="0" w:color="auto"/>
            </w:tcBorders>
            <w:vAlign w:val="center"/>
          </w:tcPr>
          <w:p w14:paraId="61C5CB22" w14:textId="77777777" w:rsidR="00BD40B1" w:rsidRPr="003157E5" w:rsidRDefault="00BD40B1" w:rsidP="00F147E0">
            <w:pPr>
              <w:pStyle w:val="Table-Text-Centered"/>
              <w:rPr>
                <w:ins w:id="6144" w:author="Marmol, Dominika Klaudia" w:date="2026-06-08T11:45:00Z"/>
                <w:lang w:val="en-US"/>
              </w:rPr>
            </w:pPr>
          </w:p>
        </w:tc>
      </w:tr>
    </w:tbl>
    <w:p w14:paraId="5E650BCB" w14:textId="77777777" w:rsidR="00BD40B1" w:rsidRDefault="00E27C57" w:rsidP="00BD40B1">
      <w:pPr>
        <w:pStyle w:val="Table-Footnote-Hanging"/>
        <w:rPr>
          <w:ins w:id="6145" w:author="Marmol, Dominika Klaudia" w:date="2026-06-08T11:45:00Z"/>
        </w:rPr>
      </w:pPr>
      <w:ins w:id="6146" w:author="Marmol, Dominika Klaudia" w:date="2026-06-08T11:45:00Z">
        <w:r w:rsidRPr="00F314FA">
          <w:t>a)</w:t>
        </w:r>
        <w:r w:rsidRPr="00F314FA">
          <w:tab/>
        </w:r>
        <w:r w:rsidRPr="00FE281B">
          <w:rPr>
            <w:rFonts w:hint="eastAsia"/>
            <w:b/>
            <w:bCs/>
          </w:rPr>
          <w:t>Screening:</w:t>
        </w:r>
        <w:r w:rsidRPr="00B7233D">
          <w:rPr>
            <w:rFonts w:hint="eastAsia"/>
          </w:rPr>
          <w:t xml:space="preserve"> Screening assessments </w:t>
        </w:r>
        <w:r>
          <w:t xml:space="preserve">for Part B2 </w:t>
        </w:r>
        <w:r w:rsidRPr="00B7233D">
          <w:rPr>
            <w:rFonts w:hint="eastAsia"/>
          </w:rPr>
          <w:t xml:space="preserve">will be performed within 28 days before the C1D1 dose. Screening assessments performed </w:t>
        </w:r>
        <w:r w:rsidRPr="00B7233D">
          <w:t>≤</w:t>
        </w:r>
        <w:r w:rsidRPr="00B7233D">
          <w:rPr>
            <w:rFonts w:hint="eastAsia"/>
          </w:rPr>
          <w:t>7</w:t>
        </w:r>
        <w:r>
          <w:t> </w:t>
        </w:r>
        <w:r w:rsidRPr="00B7233D">
          <w:rPr>
            <w:rFonts w:hint="eastAsia"/>
          </w:rPr>
          <w:t>days before Day 1 will be qualified as baseline assessments and need not be repeated at C1D1, unless otherwise specified.</w:t>
        </w:r>
      </w:ins>
    </w:p>
    <w:p w14:paraId="65825943" w14:textId="77777777" w:rsidR="00BD40B1" w:rsidRDefault="00E27C57" w:rsidP="00BD40B1">
      <w:pPr>
        <w:pStyle w:val="Table-Footnote-Hanging"/>
        <w:rPr>
          <w:ins w:id="6147" w:author="Marmol, Dominika Klaudia" w:date="2026-06-08T11:45:00Z"/>
        </w:rPr>
      </w:pPr>
      <w:ins w:id="6148" w:author="Marmol, Dominika Klaudia" w:date="2026-06-08T11:45:00Z">
        <w:r>
          <w:t>b</w:t>
        </w:r>
        <w:r w:rsidRPr="00F314FA">
          <w:t>)</w:t>
        </w:r>
        <w:r w:rsidRPr="00F314FA">
          <w:tab/>
        </w:r>
        <w:r w:rsidRPr="00CE6754">
          <w:rPr>
            <w:b/>
            <w:bCs/>
          </w:rPr>
          <w:t>EOT Visit:</w:t>
        </w:r>
        <w:r w:rsidRPr="00CE6754">
          <w:t xml:space="preserve"> </w:t>
        </w:r>
        <w:r>
          <w:t>The EOT V</w:t>
        </w:r>
        <w:r w:rsidRPr="0035179B">
          <w:t xml:space="preserve">isit </w:t>
        </w:r>
        <w:r>
          <w:t xml:space="preserve">for Part B2 </w:t>
        </w:r>
        <w:r w:rsidRPr="0035179B">
          <w:t>will occur within 28</w:t>
        </w:r>
        <w:r>
          <w:t> day</w:t>
        </w:r>
        <w:r w:rsidRPr="0035179B">
          <w:t xml:space="preserve">s </w:t>
        </w:r>
        <w:r>
          <w:t>(</w:t>
        </w:r>
        <w:r w:rsidRPr="009A450E">
          <w:t>±3</w:t>
        </w:r>
        <w:r>
          <w:t xml:space="preserve"> days) </w:t>
        </w:r>
        <w:r w:rsidRPr="0035179B">
          <w:t xml:space="preserve">after the last dose of </w:t>
        </w:r>
        <w:r>
          <w:t>IMP</w:t>
        </w:r>
        <w:r w:rsidRPr="0035179B">
          <w:t xml:space="preserve"> or before the start of subsequent anticancer therapy if that occurs sooner. Subsequent anticancer therapy should not be initiated before recovery from all treatment-emergent toxicities associated with </w:t>
        </w:r>
        <w:r>
          <w:t>BNT317</w:t>
        </w:r>
        <w:r w:rsidRPr="0035179B">
          <w:t>.</w:t>
        </w:r>
      </w:ins>
    </w:p>
    <w:p w14:paraId="54A75C78" w14:textId="77777777" w:rsidR="00BD40B1" w:rsidRDefault="00E27C57" w:rsidP="00BD40B1">
      <w:pPr>
        <w:pStyle w:val="Table-Footnote-Hanging"/>
        <w:rPr>
          <w:ins w:id="6149" w:author="Marmol, Dominika Klaudia" w:date="2026-06-08T11:45:00Z"/>
        </w:rPr>
      </w:pPr>
      <w:ins w:id="6150" w:author="Marmol, Dominika Klaudia" w:date="2026-06-08T11:45:00Z">
        <w:r>
          <w:t>c</w:t>
        </w:r>
        <w:r w:rsidRPr="00AF3096">
          <w:t>)</w:t>
        </w:r>
        <w:r w:rsidRPr="00AF3096">
          <w:tab/>
        </w:r>
        <w:r w:rsidRPr="00D1722D">
          <w:rPr>
            <w:b/>
            <w:bCs/>
          </w:rPr>
          <w:t xml:space="preserve">Blood sample for </w:t>
        </w:r>
        <w:r>
          <w:rPr>
            <w:b/>
            <w:bCs/>
          </w:rPr>
          <w:t>paclitaxel h</w:t>
        </w:r>
        <w:r w:rsidRPr="00CE6754">
          <w:rPr>
            <w:b/>
            <w:bCs/>
          </w:rPr>
          <w:t>ematology/</w:t>
        </w:r>
        <w:r>
          <w:rPr>
            <w:b/>
            <w:bCs/>
          </w:rPr>
          <w:t>bio</w:t>
        </w:r>
        <w:r w:rsidRPr="00CE6754">
          <w:rPr>
            <w:b/>
            <w:bCs/>
          </w:rPr>
          <w:t>chemistry:</w:t>
        </w:r>
        <w:r>
          <w:rPr>
            <w:b/>
            <w:bCs/>
          </w:rPr>
          <w:t xml:space="preserve"> </w:t>
        </w:r>
        <w:r>
          <w:t>B</w:t>
        </w:r>
        <w:r w:rsidRPr="0035179B">
          <w:t xml:space="preserve">lood samples will be collected </w:t>
        </w:r>
        <w:r>
          <w:t>pre-dose on</w:t>
        </w:r>
        <w:r w:rsidRPr="0035179B">
          <w:t xml:space="preserve"> </w:t>
        </w:r>
        <w:r>
          <w:t>Day 8 of every r</w:t>
        </w:r>
        <w:r w:rsidRPr="005D4B81">
          <w:t xml:space="preserve">amucirumab/paclitaxel </w:t>
        </w:r>
        <w:r>
          <w:t>cycle</w:t>
        </w:r>
        <w:r w:rsidRPr="0035179B">
          <w:t xml:space="preserve">. </w:t>
        </w:r>
        <w:r>
          <w:t>This blood sample</w:t>
        </w:r>
        <w:r w:rsidRPr="00D4470E">
          <w:t xml:space="preserve"> is only needed if it does not align with </w:t>
        </w:r>
        <w:r>
          <w:t xml:space="preserve">that of </w:t>
        </w:r>
        <w:r w:rsidRPr="00D4470E">
          <w:t>BNT317</w:t>
        </w:r>
        <w:r>
          <w:t xml:space="preserve">. </w:t>
        </w:r>
        <w:r w:rsidRPr="005B1A24">
          <w:t>Samples taken at the local laboratory may be collected up to 2 days prior to the scheduled visit</w:t>
        </w:r>
        <w:r w:rsidRPr="00F63CD4">
          <w:t>.</w:t>
        </w:r>
        <w:r>
          <w:t xml:space="preserve"> Blood samples for biochemistry will include analysis for IL-6 at screening and at other times if indicated.</w:t>
        </w:r>
      </w:ins>
    </w:p>
    <w:p w14:paraId="33934E79" w14:textId="77777777" w:rsidR="00BD40B1" w:rsidRDefault="00E27C57" w:rsidP="00BD40B1">
      <w:pPr>
        <w:pStyle w:val="Table-Footnote"/>
        <w:rPr>
          <w:ins w:id="6151" w:author="Marmol, Dominika Klaudia" w:date="2026-06-08T11:45:00Z"/>
        </w:rPr>
      </w:pPr>
      <w:ins w:id="6152" w:author="Marmol, Dominika Klaudia" w:date="2026-06-08T11:45:00Z">
        <w:r w:rsidRPr="007B01C5">
          <w:rPr>
            <w:b/>
            <w:bCs/>
          </w:rPr>
          <w:t>Abbreviations:</w:t>
        </w:r>
        <w:r>
          <w:t xml:space="preserve"> D = Day; EOT = End-of-Treatment; ETV = Early Termination Visit; GC = gastric cancer; GEJC = gastroesophageal junction cancer; HER2 = h</w:t>
        </w:r>
        <w:r w:rsidRPr="007B01C5">
          <w:t xml:space="preserve">uman </w:t>
        </w:r>
        <w:r>
          <w:t>e</w:t>
        </w:r>
        <w:r w:rsidRPr="007B01C5">
          <w:t xml:space="preserve">pidermal </w:t>
        </w:r>
        <w:r>
          <w:t>g</w:t>
        </w:r>
        <w:r w:rsidRPr="007B01C5">
          <w:t xml:space="preserve">rowth </w:t>
        </w:r>
        <w:r>
          <w:t>f</w:t>
        </w:r>
        <w:r w:rsidRPr="007B01C5">
          <w:t xml:space="preserve">actor </w:t>
        </w:r>
        <w:r>
          <w:t>r</w:t>
        </w:r>
        <w:r w:rsidRPr="007B01C5">
          <w:t>eceptor 2</w:t>
        </w:r>
        <w:r>
          <w:t xml:space="preserve">; SoC = standard-of-care; SFU = safety follow-up. </w:t>
        </w:r>
      </w:ins>
    </w:p>
    <w:p w14:paraId="44E954E9" w14:textId="77777777" w:rsidR="00BD40B1" w:rsidRDefault="00BD40B1" w:rsidP="00BD40B1">
      <w:pPr>
        <w:pStyle w:val="Table-Footnote"/>
        <w:rPr>
          <w:ins w:id="6153" w:author="Marmol, Dominika Klaudia" w:date="2026-06-08T11:45:00Z"/>
        </w:rPr>
      </w:pPr>
    </w:p>
    <w:p w14:paraId="2CCE1B55" w14:textId="64A0BA49" w:rsidR="00BD40B1" w:rsidRPr="00201CA3" w:rsidRDefault="00E27C57" w:rsidP="00BD40B1">
      <w:pPr>
        <w:pStyle w:val="CaptionTable"/>
        <w:pageBreakBefore/>
        <w:rPr>
          <w:ins w:id="6154" w:author="Marmol, Dominika Klaudia" w:date="2026-06-08T11:45:00Z"/>
          <w:sz w:val="24"/>
          <w:szCs w:val="24"/>
          <w:rPrChange w:id="6155" w:author="Marmol, Dominika Klaudia" w:date="2026-06-08T16:59:00Z">
            <w:rPr>
              <w:ins w:id="6156" w:author="Marmol, Dominika Klaudia" w:date="2026-06-08T11:45:00Z"/>
            </w:rPr>
          </w:rPrChange>
        </w:rPr>
      </w:pPr>
      <w:bookmarkStart w:id="6157" w:name="_Ref226705186"/>
      <w:bookmarkStart w:id="6158" w:name="_Toc229131341"/>
      <w:bookmarkStart w:id="6159" w:name="_Toc232068077"/>
      <w:r w:rsidRPr="00201CA3">
        <w:rPr>
          <w:sz w:val="24"/>
          <w:szCs w:val="24"/>
          <w:rPrChange w:id="6160" w:author="Marmol, Dominika Klaudia" w:date="2026-06-08T16:59:00Z">
            <w:rPr/>
          </w:rPrChange>
        </w:rPr>
        <w:lastRenderedPageBreak/>
        <w:t>Table </w:t>
      </w:r>
      <w:r w:rsidRPr="00201CA3">
        <w:rPr>
          <w:sz w:val="24"/>
          <w:szCs w:val="24"/>
          <w:rPrChange w:id="6161" w:author="Marmol, Dominika Klaudia" w:date="2026-06-08T16:59:00Z">
            <w:rPr/>
          </w:rPrChange>
        </w:rPr>
        <w:fldChar w:fldCharType="begin"/>
      </w:r>
      <w:r w:rsidRPr="00201CA3">
        <w:rPr>
          <w:sz w:val="24"/>
          <w:szCs w:val="24"/>
          <w:rPrChange w:id="6162" w:author="Marmol, Dominika Klaudia" w:date="2026-06-08T16:59:00Z">
            <w:rPr/>
          </w:rPrChange>
        </w:rPr>
        <w:instrText xml:space="preserve"> SEQ Table \* ARABIC </w:instrText>
      </w:r>
      <w:r w:rsidRPr="00201CA3">
        <w:rPr>
          <w:noProof/>
          <w:sz w:val="24"/>
          <w:szCs w:val="24"/>
          <w:rPrChange w:id="6163" w:author="Marmol, Dominika Klaudia" w:date="2026-06-08T16:59:00Z">
            <w:rPr>
              <w:noProof/>
            </w:rPr>
          </w:rPrChange>
        </w:rPr>
        <w:fldChar w:fldCharType="separate"/>
      </w:r>
      <w:ins w:id="6164" w:author="Marmol, Dominika Klaudia" w:date="2026-06-08T16:59:00Z">
        <w:r w:rsidR="00201CA3" w:rsidRPr="00201CA3">
          <w:rPr>
            <w:noProof/>
            <w:sz w:val="24"/>
            <w:szCs w:val="24"/>
            <w:rPrChange w:id="6165" w:author="Marmol, Dominika Klaudia" w:date="2026-06-08T16:59:00Z">
              <w:rPr>
                <w:noProof/>
              </w:rPr>
            </w:rPrChange>
          </w:rPr>
          <w:t>16</w:t>
        </w:r>
      </w:ins>
      <w:del w:id="6166" w:author="Marmol, Dominika Klaudia" w:date="2026-06-08T16:59:00Z">
        <w:r w:rsidRPr="00201CA3">
          <w:rPr>
            <w:noProof/>
            <w:sz w:val="24"/>
            <w:szCs w:val="24"/>
            <w:rPrChange w:id="6167" w:author="Marmol, Dominika Klaudia" w:date="2026-06-08T16:59:00Z">
              <w:rPr>
                <w:noProof/>
              </w:rPr>
            </w:rPrChange>
          </w:rPr>
          <w:delText>11</w:delText>
        </w:r>
      </w:del>
      <w:r w:rsidRPr="00201CA3">
        <w:rPr>
          <w:noProof/>
          <w:sz w:val="24"/>
          <w:szCs w:val="24"/>
          <w:rPrChange w:id="6168" w:author="Marmol, Dominika Klaudia" w:date="2026-06-08T16:59:00Z">
            <w:rPr>
              <w:noProof/>
            </w:rPr>
          </w:rPrChange>
        </w:rPr>
        <w:fldChar w:fldCharType="end"/>
      </w:r>
      <w:bookmarkEnd w:id="6157"/>
      <w:r w:rsidRPr="00201CA3">
        <w:rPr>
          <w:sz w:val="24"/>
          <w:szCs w:val="24"/>
          <w:rPrChange w:id="6169" w:author="Marmol, Dominika Klaudia" w:date="2026-06-08T16:59:00Z">
            <w:rPr/>
          </w:rPrChange>
        </w:rPr>
        <w:t>:</w:t>
      </w:r>
      <w:ins w:id="6170" w:author="Marmol, Dominika Klaudia" w:date="2026-06-08T11:45:00Z">
        <w:r w:rsidRPr="00201CA3">
          <w:rPr>
            <w:sz w:val="24"/>
            <w:szCs w:val="24"/>
            <w:rPrChange w:id="6171" w:author="Marmol, Dominika Klaudia" w:date="2026-06-08T16:59:00Z">
              <w:rPr/>
            </w:rPrChange>
          </w:rPr>
          <w:tab/>
          <w:t>Biomarker sample collection timepoints – Part B2 (Dose optimization and expansion: 2L+ HER2-negative GC/GEJC)</w:t>
        </w:r>
        <w:bookmarkEnd w:id="6158"/>
        <w:bookmarkEnd w:id="6159"/>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145"/>
        <w:gridCol w:w="1368"/>
        <w:gridCol w:w="2557"/>
        <w:gridCol w:w="1747"/>
        <w:gridCol w:w="1155"/>
        <w:gridCol w:w="1816"/>
        <w:gridCol w:w="1490"/>
      </w:tblGrid>
      <w:tr w:rsidR="008F5115" w14:paraId="04A1AB99" w14:textId="77777777" w:rsidTr="00F147E0">
        <w:trPr>
          <w:trHeight w:val="284"/>
          <w:tblHeader/>
          <w:jc w:val="center"/>
          <w:ins w:id="6172" w:author="Marmol, Dominika Klaudia" w:date="2026-06-08T11:45:00Z"/>
        </w:trPr>
        <w:tc>
          <w:tcPr>
            <w:tcW w:w="1184" w:type="pct"/>
            <w:shd w:val="clear" w:color="auto" w:fill="F2F2F2" w:themeFill="background1" w:themeFillShade="F2"/>
            <w:vAlign w:val="center"/>
          </w:tcPr>
          <w:p w14:paraId="79FB50E2" w14:textId="77777777" w:rsidR="00BD40B1" w:rsidRPr="003260B4" w:rsidRDefault="00BD40B1" w:rsidP="00F147E0">
            <w:pPr>
              <w:pStyle w:val="Table-1rowcenter"/>
              <w:rPr>
                <w:ins w:id="6173" w:author="Marmol, Dominika Klaudia" w:date="2026-06-08T11:45:00Z"/>
              </w:rPr>
            </w:pPr>
          </w:p>
        </w:tc>
        <w:tc>
          <w:tcPr>
            <w:tcW w:w="1478" w:type="pct"/>
            <w:gridSpan w:val="2"/>
            <w:shd w:val="clear" w:color="auto" w:fill="F2F2F2" w:themeFill="background1" w:themeFillShade="F2"/>
            <w:vAlign w:val="center"/>
          </w:tcPr>
          <w:p w14:paraId="395AF978" w14:textId="77777777" w:rsidR="00BD40B1" w:rsidRPr="003260B4" w:rsidRDefault="00E27C57" w:rsidP="00F147E0">
            <w:pPr>
              <w:pStyle w:val="Table-1rowcenter"/>
              <w:rPr>
                <w:ins w:id="6174" w:author="Marmol, Dominika Klaudia" w:date="2026-06-08T11:45:00Z"/>
              </w:rPr>
            </w:pPr>
            <w:ins w:id="6175" w:author="Marmol, Dominika Klaudia" w:date="2026-06-08T11:45:00Z">
              <w:r w:rsidRPr="003260B4">
                <w:t>Timepoint</w:t>
              </w:r>
              <w:r w:rsidRPr="003260B4">
                <w:br/>
                <w:t>(4 h post</w:t>
              </w:r>
              <w:r w:rsidRPr="003260B4">
                <w:noBreakHyphen/>
                <w:t xml:space="preserve">infusion </w:t>
              </w:r>
              <w:r w:rsidRPr="003260B4">
                <w:rPr>
                  <w:rFonts w:cs="Arial"/>
                </w:rPr>
                <w:t>±</w:t>
              </w:r>
              <w:r w:rsidRPr="003260B4">
                <w:t>30 min)</w:t>
              </w:r>
            </w:ins>
          </w:p>
        </w:tc>
        <w:tc>
          <w:tcPr>
            <w:tcW w:w="658" w:type="pct"/>
            <w:shd w:val="clear" w:color="auto" w:fill="F2F2F2" w:themeFill="background1" w:themeFillShade="F2"/>
            <w:vAlign w:val="center"/>
          </w:tcPr>
          <w:p w14:paraId="722144BC" w14:textId="77777777" w:rsidR="00BD40B1" w:rsidRPr="003260B4" w:rsidRDefault="00E27C57" w:rsidP="00F147E0">
            <w:pPr>
              <w:pStyle w:val="Table-1rowcenter"/>
              <w:rPr>
                <w:ins w:id="6176" w:author="Marmol, Dominika Klaudia" w:date="2026-06-08T11:45:00Z"/>
              </w:rPr>
            </w:pPr>
            <w:ins w:id="6177" w:author="Marmol, Dominika Klaudia" w:date="2026-06-08T11:45:00Z">
              <w:r w:rsidRPr="003260B4">
                <w:t>CEA/</w:t>
              </w:r>
              <w:r w:rsidRPr="003260B4">
                <w:br/>
                <w:t>CA19-9 </w:t>
              </w:r>
              <w:r w:rsidRPr="003260B4">
                <w:rPr>
                  <w:sz w:val="24"/>
                  <w:vertAlign w:val="superscript"/>
                </w:rPr>
                <w:t>a</w:t>
              </w:r>
            </w:ins>
          </w:p>
        </w:tc>
        <w:tc>
          <w:tcPr>
            <w:tcW w:w="435" w:type="pct"/>
            <w:shd w:val="clear" w:color="auto" w:fill="F2F2F2" w:themeFill="background1" w:themeFillShade="F2"/>
            <w:vAlign w:val="center"/>
          </w:tcPr>
          <w:p w14:paraId="0156DFD4" w14:textId="77777777" w:rsidR="00BD40B1" w:rsidRPr="003260B4" w:rsidRDefault="00E27C57" w:rsidP="00F147E0">
            <w:pPr>
              <w:pStyle w:val="Table-1rowcenter"/>
              <w:rPr>
                <w:ins w:id="6178" w:author="Marmol, Dominika Klaudia" w:date="2026-06-08T11:45:00Z"/>
              </w:rPr>
            </w:pPr>
            <w:ins w:id="6179" w:author="Marmol, Dominika Klaudia" w:date="2026-06-08T11:45:00Z">
              <w:r w:rsidRPr="003260B4">
                <w:t>TO </w:t>
              </w:r>
              <w:r w:rsidRPr="003260B4">
                <w:rPr>
                  <w:sz w:val="22"/>
                  <w:szCs w:val="22"/>
                  <w:vertAlign w:val="superscript"/>
                </w:rPr>
                <w:t>b</w:t>
              </w:r>
            </w:ins>
          </w:p>
        </w:tc>
        <w:tc>
          <w:tcPr>
            <w:tcW w:w="684" w:type="pct"/>
            <w:shd w:val="clear" w:color="auto" w:fill="F2F2F2" w:themeFill="background1" w:themeFillShade="F2"/>
            <w:vAlign w:val="center"/>
          </w:tcPr>
          <w:p w14:paraId="7CD5817B" w14:textId="77777777" w:rsidR="00BD40B1" w:rsidRPr="003260B4" w:rsidRDefault="00E27C57" w:rsidP="00F147E0">
            <w:pPr>
              <w:pStyle w:val="Table-1rowcenter"/>
              <w:rPr>
                <w:ins w:id="6180" w:author="Marmol, Dominika Klaudia" w:date="2026-06-08T11:45:00Z"/>
              </w:rPr>
            </w:pPr>
            <w:ins w:id="6181" w:author="Marmol, Dominika Klaudia" w:date="2026-06-08T11:45:00Z">
              <w:r w:rsidRPr="003260B4">
                <w:t>Cytokines</w:t>
              </w:r>
            </w:ins>
          </w:p>
        </w:tc>
        <w:tc>
          <w:tcPr>
            <w:tcW w:w="561" w:type="pct"/>
            <w:shd w:val="clear" w:color="auto" w:fill="F2F2F2" w:themeFill="background1" w:themeFillShade="F2"/>
            <w:vAlign w:val="center"/>
          </w:tcPr>
          <w:p w14:paraId="25D5581A" w14:textId="77777777" w:rsidR="00BD40B1" w:rsidRPr="003260B4" w:rsidRDefault="00E27C57" w:rsidP="00F147E0">
            <w:pPr>
              <w:pStyle w:val="Table-1rowcenter"/>
              <w:rPr>
                <w:ins w:id="6182" w:author="Marmol, Dominika Klaudia" w:date="2026-06-08T11:45:00Z"/>
              </w:rPr>
            </w:pPr>
            <w:ins w:id="6183" w:author="Marmol, Dominika Klaudia" w:date="2026-06-08T11:45:00Z">
              <w:r w:rsidRPr="003260B4">
                <w:t>ctDNA </w:t>
              </w:r>
              <w:r w:rsidRPr="003260B4">
                <w:rPr>
                  <w:sz w:val="22"/>
                  <w:szCs w:val="22"/>
                  <w:vertAlign w:val="superscript"/>
                </w:rPr>
                <w:t>c</w:t>
              </w:r>
            </w:ins>
          </w:p>
        </w:tc>
      </w:tr>
      <w:tr w:rsidR="008F5115" w14:paraId="012998E1" w14:textId="77777777" w:rsidTr="00F147E0">
        <w:trPr>
          <w:trHeight w:val="284"/>
          <w:jc w:val="center"/>
          <w:ins w:id="6184" w:author="Marmol, Dominika Klaudia" w:date="2026-06-08T11:45:00Z"/>
        </w:trPr>
        <w:tc>
          <w:tcPr>
            <w:tcW w:w="1184" w:type="pct"/>
            <w:vMerge w:val="restart"/>
            <w:vAlign w:val="center"/>
          </w:tcPr>
          <w:p w14:paraId="4940D15E" w14:textId="77777777" w:rsidR="00BD40B1" w:rsidRPr="003260B4" w:rsidRDefault="00E27C57" w:rsidP="00F147E0">
            <w:pPr>
              <w:pStyle w:val="Table-Text-Centered"/>
              <w:rPr>
                <w:ins w:id="6185" w:author="Marmol, Dominika Klaudia" w:date="2026-06-08T11:45:00Z"/>
              </w:rPr>
            </w:pPr>
            <w:ins w:id="6186" w:author="Marmol, Dominika Klaudia" w:date="2026-06-08T11:45:00Z">
              <w:r w:rsidRPr="003260B4">
                <w:t>Cycle 1</w:t>
              </w:r>
            </w:ins>
          </w:p>
        </w:tc>
        <w:tc>
          <w:tcPr>
            <w:tcW w:w="515" w:type="pct"/>
            <w:vAlign w:val="center"/>
          </w:tcPr>
          <w:p w14:paraId="56ACD33F" w14:textId="77777777" w:rsidR="00BD40B1" w:rsidRPr="003260B4" w:rsidRDefault="00E27C57" w:rsidP="00F147E0">
            <w:pPr>
              <w:pStyle w:val="Table-Text-Centered"/>
              <w:rPr>
                <w:ins w:id="6187" w:author="Marmol, Dominika Klaudia" w:date="2026-06-08T11:45:00Z"/>
              </w:rPr>
            </w:pPr>
            <w:ins w:id="6188" w:author="Marmol, Dominika Klaudia" w:date="2026-06-08T11:45:00Z">
              <w:r w:rsidRPr="003260B4">
                <w:t>C1D1</w:t>
              </w:r>
            </w:ins>
          </w:p>
        </w:tc>
        <w:tc>
          <w:tcPr>
            <w:tcW w:w="963" w:type="pct"/>
            <w:vAlign w:val="center"/>
          </w:tcPr>
          <w:p w14:paraId="3F30F865" w14:textId="77777777" w:rsidR="00BD40B1" w:rsidRPr="003260B4" w:rsidRDefault="00E27C57" w:rsidP="00F147E0">
            <w:pPr>
              <w:pStyle w:val="Table-Text-Centered"/>
              <w:rPr>
                <w:ins w:id="6189" w:author="Marmol, Dominika Klaudia" w:date="2026-06-08T11:45:00Z"/>
              </w:rPr>
            </w:pPr>
            <w:ins w:id="6190" w:author="Marmol, Dominika Klaudia" w:date="2026-06-08T11:45:00Z">
              <w:r w:rsidRPr="003260B4">
                <w:t>Pre-dose</w:t>
              </w:r>
            </w:ins>
          </w:p>
        </w:tc>
        <w:tc>
          <w:tcPr>
            <w:tcW w:w="658" w:type="pct"/>
          </w:tcPr>
          <w:p w14:paraId="54B612BB" w14:textId="77777777" w:rsidR="00BD40B1" w:rsidRPr="003260B4" w:rsidRDefault="00E27C57" w:rsidP="00F147E0">
            <w:pPr>
              <w:pStyle w:val="Table-Text-Centered"/>
              <w:rPr>
                <w:ins w:id="6191" w:author="Marmol, Dominika Klaudia" w:date="2026-06-08T11:45:00Z"/>
              </w:rPr>
            </w:pPr>
            <w:ins w:id="6192" w:author="Marmol, Dominika Klaudia" w:date="2026-06-08T11:45:00Z">
              <w:r w:rsidRPr="003260B4">
                <w:t>X</w:t>
              </w:r>
            </w:ins>
          </w:p>
        </w:tc>
        <w:tc>
          <w:tcPr>
            <w:tcW w:w="435" w:type="pct"/>
          </w:tcPr>
          <w:p w14:paraId="67F97A2E" w14:textId="77777777" w:rsidR="00BD40B1" w:rsidRPr="003260B4" w:rsidRDefault="00E27C57" w:rsidP="00F147E0">
            <w:pPr>
              <w:pStyle w:val="Table-Text-Centered"/>
              <w:rPr>
                <w:ins w:id="6193" w:author="Marmol, Dominika Klaudia" w:date="2026-06-08T11:45:00Z"/>
              </w:rPr>
            </w:pPr>
            <w:ins w:id="6194" w:author="Marmol, Dominika Klaudia" w:date="2026-06-08T11:45:00Z">
              <w:r w:rsidRPr="003260B4">
                <w:t>X</w:t>
              </w:r>
            </w:ins>
          </w:p>
        </w:tc>
        <w:tc>
          <w:tcPr>
            <w:tcW w:w="684" w:type="pct"/>
            <w:vAlign w:val="center"/>
          </w:tcPr>
          <w:p w14:paraId="68D12647" w14:textId="77777777" w:rsidR="00BD40B1" w:rsidRPr="003260B4" w:rsidRDefault="00E27C57" w:rsidP="00F147E0">
            <w:pPr>
              <w:pStyle w:val="Table-Text-Centered"/>
              <w:rPr>
                <w:ins w:id="6195" w:author="Marmol, Dominika Klaudia" w:date="2026-06-08T11:45:00Z"/>
              </w:rPr>
            </w:pPr>
            <w:ins w:id="6196" w:author="Marmol, Dominika Klaudia" w:date="2026-06-08T11:45:00Z">
              <w:r w:rsidRPr="003260B4">
                <w:t>X</w:t>
              </w:r>
            </w:ins>
          </w:p>
        </w:tc>
        <w:tc>
          <w:tcPr>
            <w:tcW w:w="561" w:type="pct"/>
          </w:tcPr>
          <w:p w14:paraId="3AB65D64" w14:textId="77777777" w:rsidR="00BD40B1" w:rsidRPr="003260B4" w:rsidRDefault="00E27C57" w:rsidP="00F147E0">
            <w:pPr>
              <w:pStyle w:val="Table-Text-Centered"/>
              <w:rPr>
                <w:ins w:id="6197" w:author="Marmol, Dominika Klaudia" w:date="2026-06-08T11:45:00Z"/>
              </w:rPr>
            </w:pPr>
            <w:ins w:id="6198" w:author="Marmol, Dominika Klaudia" w:date="2026-06-08T11:45:00Z">
              <w:r w:rsidRPr="003260B4">
                <w:t>X</w:t>
              </w:r>
            </w:ins>
          </w:p>
        </w:tc>
      </w:tr>
      <w:tr w:rsidR="008F5115" w14:paraId="409AD20D" w14:textId="77777777" w:rsidTr="00F147E0">
        <w:trPr>
          <w:trHeight w:val="284"/>
          <w:jc w:val="center"/>
          <w:ins w:id="6199" w:author="Marmol, Dominika Klaudia" w:date="2026-06-08T11:45:00Z"/>
        </w:trPr>
        <w:tc>
          <w:tcPr>
            <w:tcW w:w="1184" w:type="pct"/>
            <w:vMerge/>
            <w:vAlign w:val="center"/>
          </w:tcPr>
          <w:p w14:paraId="33DA9128" w14:textId="77777777" w:rsidR="00BD40B1" w:rsidRPr="003260B4" w:rsidRDefault="00BD40B1" w:rsidP="00F147E0">
            <w:pPr>
              <w:pStyle w:val="Table-Text-Centered"/>
              <w:rPr>
                <w:ins w:id="6200" w:author="Marmol, Dominika Klaudia" w:date="2026-06-08T11:45:00Z"/>
              </w:rPr>
            </w:pPr>
          </w:p>
        </w:tc>
        <w:tc>
          <w:tcPr>
            <w:tcW w:w="515" w:type="pct"/>
            <w:vAlign w:val="center"/>
          </w:tcPr>
          <w:p w14:paraId="62FF85D2" w14:textId="77777777" w:rsidR="00BD40B1" w:rsidRPr="003260B4" w:rsidRDefault="00E27C57" w:rsidP="00F147E0">
            <w:pPr>
              <w:pStyle w:val="Table-Text-Centered"/>
              <w:rPr>
                <w:ins w:id="6201" w:author="Marmol, Dominika Klaudia" w:date="2026-06-08T11:45:00Z"/>
              </w:rPr>
            </w:pPr>
            <w:ins w:id="6202" w:author="Marmol, Dominika Klaudia" w:date="2026-06-08T11:45:00Z">
              <w:r w:rsidRPr="003260B4">
                <w:t>C1D1</w:t>
              </w:r>
            </w:ins>
          </w:p>
        </w:tc>
        <w:tc>
          <w:tcPr>
            <w:tcW w:w="963" w:type="pct"/>
            <w:vAlign w:val="center"/>
          </w:tcPr>
          <w:p w14:paraId="7FBDA9E8" w14:textId="77777777" w:rsidR="00BD40B1" w:rsidRPr="003260B4" w:rsidRDefault="00E27C57" w:rsidP="00F147E0">
            <w:pPr>
              <w:pStyle w:val="Table-Text-Centered"/>
              <w:rPr>
                <w:ins w:id="6203" w:author="Marmol, Dominika Klaudia" w:date="2026-06-08T11:45:00Z"/>
              </w:rPr>
            </w:pPr>
            <w:ins w:id="6204" w:author="Marmol, Dominika Klaudia" w:date="2026-06-08T11:45:00Z">
              <w:r w:rsidRPr="003260B4">
                <w:t>End of infusion</w:t>
              </w:r>
            </w:ins>
          </w:p>
        </w:tc>
        <w:tc>
          <w:tcPr>
            <w:tcW w:w="658" w:type="pct"/>
            <w:vAlign w:val="center"/>
          </w:tcPr>
          <w:p w14:paraId="2A2C1EEC" w14:textId="77777777" w:rsidR="00BD40B1" w:rsidRPr="003260B4" w:rsidRDefault="00BD40B1" w:rsidP="00F147E0">
            <w:pPr>
              <w:pStyle w:val="Table-Text-Centered"/>
              <w:rPr>
                <w:ins w:id="6205" w:author="Marmol, Dominika Klaudia" w:date="2026-06-08T11:45:00Z"/>
              </w:rPr>
            </w:pPr>
          </w:p>
        </w:tc>
        <w:tc>
          <w:tcPr>
            <w:tcW w:w="435" w:type="pct"/>
            <w:vAlign w:val="center"/>
          </w:tcPr>
          <w:p w14:paraId="79AAFE1A" w14:textId="77777777" w:rsidR="00BD40B1" w:rsidRPr="003260B4" w:rsidRDefault="00E27C57" w:rsidP="00F147E0">
            <w:pPr>
              <w:pStyle w:val="Table-Text-Centered"/>
              <w:rPr>
                <w:ins w:id="6206" w:author="Marmol, Dominika Klaudia" w:date="2026-06-08T11:45:00Z"/>
              </w:rPr>
            </w:pPr>
            <w:ins w:id="6207" w:author="Marmol, Dominika Klaudia" w:date="2026-06-08T11:45:00Z">
              <w:r w:rsidRPr="003260B4">
                <w:t>X</w:t>
              </w:r>
            </w:ins>
          </w:p>
        </w:tc>
        <w:tc>
          <w:tcPr>
            <w:tcW w:w="684" w:type="pct"/>
            <w:vAlign w:val="center"/>
          </w:tcPr>
          <w:p w14:paraId="2FE31864" w14:textId="77777777" w:rsidR="00BD40B1" w:rsidRPr="003260B4" w:rsidRDefault="00BD40B1" w:rsidP="00F147E0">
            <w:pPr>
              <w:pStyle w:val="Table-Text-Centered"/>
              <w:rPr>
                <w:ins w:id="6208" w:author="Marmol, Dominika Klaudia" w:date="2026-06-08T11:45:00Z"/>
              </w:rPr>
            </w:pPr>
          </w:p>
        </w:tc>
        <w:tc>
          <w:tcPr>
            <w:tcW w:w="561" w:type="pct"/>
            <w:vAlign w:val="center"/>
          </w:tcPr>
          <w:p w14:paraId="362B925D" w14:textId="77777777" w:rsidR="00BD40B1" w:rsidRPr="003260B4" w:rsidRDefault="00BD40B1" w:rsidP="00F147E0">
            <w:pPr>
              <w:pStyle w:val="Table-Text-Centered"/>
              <w:rPr>
                <w:ins w:id="6209" w:author="Marmol, Dominika Klaudia" w:date="2026-06-08T11:45:00Z"/>
              </w:rPr>
            </w:pPr>
          </w:p>
        </w:tc>
      </w:tr>
      <w:tr w:rsidR="008F5115" w14:paraId="24FA024C" w14:textId="77777777" w:rsidTr="00F147E0">
        <w:trPr>
          <w:trHeight w:val="284"/>
          <w:jc w:val="center"/>
          <w:ins w:id="6210" w:author="Marmol, Dominika Klaudia" w:date="2026-06-08T11:45:00Z"/>
        </w:trPr>
        <w:tc>
          <w:tcPr>
            <w:tcW w:w="1184" w:type="pct"/>
            <w:vMerge/>
            <w:vAlign w:val="center"/>
          </w:tcPr>
          <w:p w14:paraId="0E791584" w14:textId="77777777" w:rsidR="00BD40B1" w:rsidRPr="003260B4" w:rsidRDefault="00BD40B1" w:rsidP="00F147E0">
            <w:pPr>
              <w:pStyle w:val="Table-Text-Centered"/>
              <w:rPr>
                <w:ins w:id="6211" w:author="Marmol, Dominika Klaudia" w:date="2026-06-08T11:45:00Z"/>
              </w:rPr>
            </w:pPr>
          </w:p>
        </w:tc>
        <w:tc>
          <w:tcPr>
            <w:tcW w:w="515" w:type="pct"/>
            <w:vAlign w:val="center"/>
          </w:tcPr>
          <w:p w14:paraId="563B25CB" w14:textId="77777777" w:rsidR="00BD40B1" w:rsidRPr="003260B4" w:rsidRDefault="00E27C57" w:rsidP="00F147E0">
            <w:pPr>
              <w:pStyle w:val="Table-Text-Centered"/>
              <w:rPr>
                <w:ins w:id="6212" w:author="Marmol, Dominika Klaudia" w:date="2026-06-08T11:45:00Z"/>
              </w:rPr>
            </w:pPr>
            <w:ins w:id="6213" w:author="Marmol, Dominika Klaudia" w:date="2026-06-08T11:45:00Z">
              <w:r w:rsidRPr="003260B4">
                <w:t>C1D1</w:t>
              </w:r>
            </w:ins>
          </w:p>
        </w:tc>
        <w:tc>
          <w:tcPr>
            <w:tcW w:w="963" w:type="pct"/>
            <w:vAlign w:val="center"/>
          </w:tcPr>
          <w:p w14:paraId="3625C978" w14:textId="77777777" w:rsidR="00BD40B1" w:rsidRPr="003260B4" w:rsidRDefault="00E27C57" w:rsidP="00F147E0">
            <w:pPr>
              <w:pStyle w:val="Table-Text-Centered"/>
              <w:rPr>
                <w:ins w:id="6214" w:author="Marmol, Dominika Klaudia" w:date="2026-06-08T11:45:00Z"/>
              </w:rPr>
            </w:pPr>
            <w:ins w:id="6215" w:author="Marmol, Dominika Klaudia" w:date="2026-06-08T11:45:00Z">
              <w:r w:rsidRPr="003260B4">
                <w:t>4 h post-dose</w:t>
              </w:r>
            </w:ins>
          </w:p>
        </w:tc>
        <w:tc>
          <w:tcPr>
            <w:tcW w:w="658" w:type="pct"/>
          </w:tcPr>
          <w:p w14:paraId="62AEC992" w14:textId="77777777" w:rsidR="00BD40B1" w:rsidRPr="003260B4" w:rsidRDefault="00BD40B1" w:rsidP="00F147E0">
            <w:pPr>
              <w:pStyle w:val="Table-Text-Centered"/>
              <w:rPr>
                <w:ins w:id="6216" w:author="Marmol, Dominika Klaudia" w:date="2026-06-08T11:45:00Z"/>
              </w:rPr>
            </w:pPr>
          </w:p>
        </w:tc>
        <w:tc>
          <w:tcPr>
            <w:tcW w:w="435" w:type="pct"/>
          </w:tcPr>
          <w:p w14:paraId="6677E318" w14:textId="77777777" w:rsidR="00BD40B1" w:rsidRPr="003260B4" w:rsidRDefault="00BD40B1" w:rsidP="00F147E0">
            <w:pPr>
              <w:pStyle w:val="Table-Text-Centered"/>
              <w:rPr>
                <w:ins w:id="6217" w:author="Marmol, Dominika Klaudia" w:date="2026-06-08T11:45:00Z"/>
              </w:rPr>
            </w:pPr>
          </w:p>
        </w:tc>
        <w:tc>
          <w:tcPr>
            <w:tcW w:w="684" w:type="pct"/>
            <w:vAlign w:val="center"/>
          </w:tcPr>
          <w:p w14:paraId="204FEFA1" w14:textId="77777777" w:rsidR="00BD40B1" w:rsidRPr="003260B4" w:rsidRDefault="00E27C57" w:rsidP="00F147E0">
            <w:pPr>
              <w:pStyle w:val="Table-Text-Centered"/>
              <w:rPr>
                <w:ins w:id="6218" w:author="Marmol, Dominika Klaudia" w:date="2026-06-08T11:45:00Z"/>
              </w:rPr>
            </w:pPr>
            <w:ins w:id="6219" w:author="Marmol, Dominika Klaudia" w:date="2026-06-08T11:45:00Z">
              <w:r w:rsidRPr="003260B4">
                <w:t>X</w:t>
              </w:r>
            </w:ins>
          </w:p>
        </w:tc>
        <w:tc>
          <w:tcPr>
            <w:tcW w:w="561" w:type="pct"/>
          </w:tcPr>
          <w:p w14:paraId="35A8BA26" w14:textId="77777777" w:rsidR="00BD40B1" w:rsidRPr="003260B4" w:rsidRDefault="00BD40B1" w:rsidP="00F147E0">
            <w:pPr>
              <w:pStyle w:val="Table-Text-Centered"/>
              <w:rPr>
                <w:ins w:id="6220" w:author="Marmol, Dominika Klaudia" w:date="2026-06-08T11:45:00Z"/>
              </w:rPr>
            </w:pPr>
          </w:p>
        </w:tc>
      </w:tr>
      <w:tr w:rsidR="008F5115" w14:paraId="3A230749" w14:textId="77777777" w:rsidTr="00F147E0">
        <w:trPr>
          <w:trHeight w:val="284"/>
          <w:jc w:val="center"/>
          <w:ins w:id="6221" w:author="Marmol, Dominika Klaudia" w:date="2026-06-08T11:45:00Z"/>
        </w:trPr>
        <w:tc>
          <w:tcPr>
            <w:tcW w:w="1184" w:type="pct"/>
            <w:vMerge/>
            <w:vAlign w:val="center"/>
          </w:tcPr>
          <w:p w14:paraId="2636E3D2" w14:textId="77777777" w:rsidR="00BD40B1" w:rsidRPr="003260B4" w:rsidRDefault="00BD40B1" w:rsidP="00F147E0">
            <w:pPr>
              <w:pStyle w:val="Table-Text-Centered"/>
              <w:rPr>
                <w:ins w:id="6222" w:author="Marmol, Dominika Klaudia" w:date="2026-06-08T11:45:00Z"/>
              </w:rPr>
            </w:pPr>
          </w:p>
        </w:tc>
        <w:tc>
          <w:tcPr>
            <w:tcW w:w="515" w:type="pct"/>
            <w:vAlign w:val="center"/>
          </w:tcPr>
          <w:p w14:paraId="22CEAA56" w14:textId="77777777" w:rsidR="00BD40B1" w:rsidRPr="003260B4" w:rsidRDefault="00E27C57" w:rsidP="00F147E0">
            <w:pPr>
              <w:pStyle w:val="Table-Text-Centered"/>
              <w:rPr>
                <w:ins w:id="6223" w:author="Marmol, Dominika Klaudia" w:date="2026-06-08T11:45:00Z"/>
              </w:rPr>
            </w:pPr>
            <w:ins w:id="6224" w:author="Marmol, Dominika Klaudia" w:date="2026-06-08T11:45:00Z">
              <w:r w:rsidRPr="003260B4">
                <w:t>C1D4</w:t>
              </w:r>
            </w:ins>
          </w:p>
        </w:tc>
        <w:tc>
          <w:tcPr>
            <w:tcW w:w="963" w:type="pct"/>
            <w:vAlign w:val="center"/>
          </w:tcPr>
          <w:p w14:paraId="6D695DD0" w14:textId="77777777" w:rsidR="00BD40B1" w:rsidRPr="003260B4" w:rsidRDefault="00E27C57" w:rsidP="00F147E0">
            <w:pPr>
              <w:pStyle w:val="Table-Text-Centered"/>
              <w:rPr>
                <w:ins w:id="6225" w:author="Marmol, Dominika Klaudia" w:date="2026-06-08T11:45:00Z"/>
              </w:rPr>
            </w:pPr>
            <w:ins w:id="6226" w:author="Marmol, Dominika Klaudia" w:date="2026-06-08T11:45:00Z">
              <w:r w:rsidRPr="003260B4">
                <w:t>72 h post-dose</w:t>
              </w:r>
            </w:ins>
          </w:p>
        </w:tc>
        <w:tc>
          <w:tcPr>
            <w:tcW w:w="658" w:type="pct"/>
            <w:vAlign w:val="center"/>
          </w:tcPr>
          <w:p w14:paraId="7E40D3B8" w14:textId="77777777" w:rsidR="00BD40B1" w:rsidRPr="003260B4" w:rsidRDefault="00BD40B1" w:rsidP="00F147E0">
            <w:pPr>
              <w:pStyle w:val="Table-Text-Centered"/>
              <w:rPr>
                <w:ins w:id="6227" w:author="Marmol, Dominika Klaudia" w:date="2026-06-08T11:45:00Z"/>
                <w:rFonts w:eastAsia="SimSun"/>
              </w:rPr>
            </w:pPr>
          </w:p>
        </w:tc>
        <w:tc>
          <w:tcPr>
            <w:tcW w:w="435" w:type="pct"/>
            <w:vAlign w:val="center"/>
          </w:tcPr>
          <w:p w14:paraId="18072E0F" w14:textId="77777777" w:rsidR="00BD40B1" w:rsidRPr="003260B4" w:rsidRDefault="00E27C57" w:rsidP="00F147E0">
            <w:pPr>
              <w:pStyle w:val="Table-Text-Centered"/>
              <w:rPr>
                <w:ins w:id="6228" w:author="Marmol, Dominika Klaudia" w:date="2026-06-08T11:45:00Z"/>
                <w:rFonts w:eastAsia="SimSun"/>
              </w:rPr>
            </w:pPr>
            <w:ins w:id="6229" w:author="Marmol, Dominika Klaudia" w:date="2026-06-08T11:45:00Z">
              <w:r w:rsidRPr="003260B4">
                <w:rPr>
                  <w:rFonts w:eastAsia="SimSun"/>
                </w:rPr>
                <w:t>X</w:t>
              </w:r>
            </w:ins>
          </w:p>
        </w:tc>
        <w:tc>
          <w:tcPr>
            <w:tcW w:w="684" w:type="pct"/>
            <w:vAlign w:val="center"/>
          </w:tcPr>
          <w:p w14:paraId="667EC4CC" w14:textId="77777777" w:rsidR="00BD40B1" w:rsidRPr="003260B4" w:rsidRDefault="00E27C57" w:rsidP="00F147E0">
            <w:pPr>
              <w:pStyle w:val="Table-Text-Centered"/>
              <w:rPr>
                <w:ins w:id="6230" w:author="Marmol, Dominika Klaudia" w:date="2026-06-08T11:45:00Z"/>
              </w:rPr>
            </w:pPr>
            <w:ins w:id="6231" w:author="Marmol, Dominika Klaudia" w:date="2026-06-08T11:45:00Z">
              <w:r w:rsidRPr="003260B4">
                <w:rPr>
                  <w:rFonts w:eastAsia="SimSun"/>
                </w:rPr>
                <w:t>X</w:t>
              </w:r>
            </w:ins>
          </w:p>
        </w:tc>
        <w:tc>
          <w:tcPr>
            <w:tcW w:w="561" w:type="pct"/>
            <w:vAlign w:val="center"/>
          </w:tcPr>
          <w:p w14:paraId="2850ADA9" w14:textId="77777777" w:rsidR="00BD40B1" w:rsidRPr="003260B4" w:rsidRDefault="00BD40B1" w:rsidP="00F147E0">
            <w:pPr>
              <w:pStyle w:val="Table-Text-Centered"/>
              <w:rPr>
                <w:ins w:id="6232" w:author="Marmol, Dominika Klaudia" w:date="2026-06-08T11:45:00Z"/>
                <w:rFonts w:eastAsia="SimSun"/>
              </w:rPr>
            </w:pPr>
          </w:p>
        </w:tc>
      </w:tr>
      <w:tr w:rsidR="008F5115" w14:paraId="1E43C4A5" w14:textId="77777777" w:rsidTr="00F147E0">
        <w:trPr>
          <w:trHeight w:val="284"/>
          <w:jc w:val="center"/>
          <w:ins w:id="6233" w:author="Marmol, Dominika Klaudia" w:date="2026-06-08T11:45:00Z"/>
        </w:trPr>
        <w:tc>
          <w:tcPr>
            <w:tcW w:w="1184" w:type="pct"/>
            <w:vMerge w:val="restart"/>
            <w:vAlign w:val="center"/>
          </w:tcPr>
          <w:p w14:paraId="6CDB3BA8" w14:textId="77777777" w:rsidR="00BD40B1" w:rsidRPr="003260B4" w:rsidRDefault="00E27C57" w:rsidP="00F147E0">
            <w:pPr>
              <w:pStyle w:val="Table-Text-Centered"/>
              <w:rPr>
                <w:ins w:id="6234" w:author="Marmol, Dominika Klaudia" w:date="2026-06-08T11:45:00Z"/>
              </w:rPr>
            </w:pPr>
            <w:ins w:id="6235" w:author="Marmol, Dominika Klaudia" w:date="2026-06-08T11:45:00Z">
              <w:r w:rsidRPr="003260B4">
                <w:t>Cycle 2</w:t>
              </w:r>
            </w:ins>
          </w:p>
        </w:tc>
        <w:tc>
          <w:tcPr>
            <w:tcW w:w="515" w:type="pct"/>
            <w:vAlign w:val="center"/>
          </w:tcPr>
          <w:p w14:paraId="318C8874" w14:textId="77777777" w:rsidR="00BD40B1" w:rsidRPr="003260B4" w:rsidRDefault="00E27C57" w:rsidP="00F147E0">
            <w:pPr>
              <w:pStyle w:val="Table-Text-Centered"/>
              <w:rPr>
                <w:ins w:id="6236" w:author="Marmol, Dominika Klaudia" w:date="2026-06-08T11:45:00Z"/>
              </w:rPr>
            </w:pPr>
            <w:ins w:id="6237" w:author="Marmol, Dominika Klaudia" w:date="2026-06-08T11:45:00Z">
              <w:r w:rsidRPr="003260B4">
                <w:t>C2D1</w:t>
              </w:r>
            </w:ins>
          </w:p>
        </w:tc>
        <w:tc>
          <w:tcPr>
            <w:tcW w:w="963" w:type="pct"/>
            <w:vAlign w:val="center"/>
          </w:tcPr>
          <w:p w14:paraId="775B9DAF" w14:textId="77777777" w:rsidR="00BD40B1" w:rsidRPr="003260B4" w:rsidRDefault="00E27C57" w:rsidP="00F147E0">
            <w:pPr>
              <w:pStyle w:val="Table-Text-Centered"/>
              <w:rPr>
                <w:ins w:id="6238" w:author="Marmol, Dominika Klaudia" w:date="2026-06-08T11:45:00Z"/>
              </w:rPr>
            </w:pPr>
            <w:ins w:id="6239" w:author="Marmol, Dominika Klaudia" w:date="2026-06-08T11:45:00Z">
              <w:r w:rsidRPr="003260B4">
                <w:t>Pre-dose</w:t>
              </w:r>
            </w:ins>
          </w:p>
        </w:tc>
        <w:tc>
          <w:tcPr>
            <w:tcW w:w="658" w:type="pct"/>
          </w:tcPr>
          <w:p w14:paraId="10BD30B9" w14:textId="77777777" w:rsidR="00BD40B1" w:rsidRPr="003260B4" w:rsidRDefault="00E27C57" w:rsidP="00F147E0">
            <w:pPr>
              <w:pStyle w:val="Table-Text-Centered"/>
              <w:rPr>
                <w:ins w:id="6240" w:author="Marmol, Dominika Klaudia" w:date="2026-06-08T11:45:00Z"/>
              </w:rPr>
            </w:pPr>
            <w:ins w:id="6241" w:author="Marmol, Dominika Klaudia" w:date="2026-06-08T11:45:00Z">
              <w:r w:rsidRPr="003260B4">
                <w:t>X</w:t>
              </w:r>
            </w:ins>
          </w:p>
        </w:tc>
        <w:tc>
          <w:tcPr>
            <w:tcW w:w="435" w:type="pct"/>
          </w:tcPr>
          <w:p w14:paraId="4502DD48" w14:textId="77777777" w:rsidR="00BD40B1" w:rsidRPr="003260B4" w:rsidRDefault="00E27C57" w:rsidP="00F147E0">
            <w:pPr>
              <w:pStyle w:val="Table-Text-Centered"/>
              <w:rPr>
                <w:ins w:id="6242" w:author="Marmol, Dominika Klaudia" w:date="2026-06-08T11:45:00Z"/>
              </w:rPr>
            </w:pPr>
            <w:ins w:id="6243" w:author="Marmol, Dominika Klaudia" w:date="2026-06-08T11:45:00Z">
              <w:r w:rsidRPr="003260B4">
                <w:t>X</w:t>
              </w:r>
            </w:ins>
          </w:p>
        </w:tc>
        <w:tc>
          <w:tcPr>
            <w:tcW w:w="684" w:type="pct"/>
            <w:vAlign w:val="center"/>
          </w:tcPr>
          <w:p w14:paraId="19EFF637" w14:textId="77777777" w:rsidR="00BD40B1" w:rsidRPr="003260B4" w:rsidRDefault="00E27C57" w:rsidP="00F147E0">
            <w:pPr>
              <w:pStyle w:val="Table-Text-Centered"/>
              <w:rPr>
                <w:ins w:id="6244" w:author="Marmol, Dominika Klaudia" w:date="2026-06-08T11:45:00Z"/>
              </w:rPr>
            </w:pPr>
            <w:ins w:id="6245" w:author="Marmol, Dominika Klaudia" w:date="2026-06-08T11:45:00Z">
              <w:r w:rsidRPr="003260B4">
                <w:t>X</w:t>
              </w:r>
            </w:ins>
          </w:p>
        </w:tc>
        <w:tc>
          <w:tcPr>
            <w:tcW w:w="561" w:type="pct"/>
          </w:tcPr>
          <w:p w14:paraId="25C55467" w14:textId="77777777" w:rsidR="00BD40B1" w:rsidRPr="003260B4" w:rsidRDefault="00BD40B1" w:rsidP="00F147E0">
            <w:pPr>
              <w:pStyle w:val="Table-Text-Centered"/>
              <w:rPr>
                <w:ins w:id="6246" w:author="Marmol, Dominika Klaudia" w:date="2026-06-08T11:45:00Z"/>
              </w:rPr>
            </w:pPr>
          </w:p>
        </w:tc>
      </w:tr>
      <w:tr w:rsidR="008F5115" w14:paraId="141B0FED" w14:textId="77777777" w:rsidTr="00F147E0">
        <w:trPr>
          <w:trHeight w:val="284"/>
          <w:jc w:val="center"/>
          <w:ins w:id="6247" w:author="Marmol, Dominika Klaudia" w:date="2026-06-08T11:45:00Z"/>
        </w:trPr>
        <w:tc>
          <w:tcPr>
            <w:tcW w:w="1184" w:type="pct"/>
            <w:vMerge/>
            <w:vAlign w:val="center"/>
          </w:tcPr>
          <w:p w14:paraId="28DB9D86" w14:textId="77777777" w:rsidR="00BD40B1" w:rsidRPr="003260B4" w:rsidRDefault="00BD40B1" w:rsidP="00F147E0">
            <w:pPr>
              <w:pStyle w:val="Table-Text-Centered"/>
              <w:rPr>
                <w:ins w:id="6248" w:author="Marmol, Dominika Klaudia" w:date="2026-06-08T11:45:00Z"/>
              </w:rPr>
            </w:pPr>
          </w:p>
        </w:tc>
        <w:tc>
          <w:tcPr>
            <w:tcW w:w="515" w:type="pct"/>
            <w:vAlign w:val="center"/>
          </w:tcPr>
          <w:p w14:paraId="0C36DE45" w14:textId="77777777" w:rsidR="00BD40B1" w:rsidRPr="003260B4" w:rsidRDefault="00E27C57" w:rsidP="00F147E0">
            <w:pPr>
              <w:pStyle w:val="Table-Text-Centered"/>
              <w:rPr>
                <w:ins w:id="6249" w:author="Marmol, Dominika Klaudia" w:date="2026-06-08T11:45:00Z"/>
              </w:rPr>
            </w:pPr>
            <w:ins w:id="6250" w:author="Marmol, Dominika Klaudia" w:date="2026-06-08T11:45:00Z">
              <w:r w:rsidRPr="003260B4">
                <w:t>C</w:t>
              </w:r>
              <w:r w:rsidRPr="003260B4">
                <w:rPr>
                  <w:rFonts w:eastAsia="SimSun"/>
                </w:rPr>
                <w:t>2</w:t>
              </w:r>
              <w:r w:rsidRPr="003260B4">
                <w:t>D1</w:t>
              </w:r>
            </w:ins>
          </w:p>
        </w:tc>
        <w:tc>
          <w:tcPr>
            <w:tcW w:w="963" w:type="pct"/>
            <w:vAlign w:val="center"/>
          </w:tcPr>
          <w:p w14:paraId="2FF9C693" w14:textId="77777777" w:rsidR="00BD40B1" w:rsidRPr="003260B4" w:rsidRDefault="00E27C57" w:rsidP="00F147E0">
            <w:pPr>
              <w:pStyle w:val="Table-Text-Centered"/>
              <w:rPr>
                <w:ins w:id="6251" w:author="Marmol, Dominika Klaudia" w:date="2026-06-08T11:45:00Z"/>
              </w:rPr>
            </w:pPr>
            <w:ins w:id="6252" w:author="Marmol, Dominika Klaudia" w:date="2026-06-08T11:45:00Z">
              <w:r w:rsidRPr="003260B4">
                <w:t>End of infusion</w:t>
              </w:r>
            </w:ins>
          </w:p>
        </w:tc>
        <w:tc>
          <w:tcPr>
            <w:tcW w:w="658" w:type="pct"/>
          </w:tcPr>
          <w:p w14:paraId="1C43B026" w14:textId="77777777" w:rsidR="00BD40B1" w:rsidRPr="003260B4" w:rsidRDefault="00BD40B1" w:rsidP="00F147E0">
            <w:pPr>
              <w:pStyle w:val="Table-Text-Centered"/>
              <w:rPr>
                <w:ins w:id="6253" w:author="Marmol, Dominika Klaudia" w:date="2026-06-08T11:45:00Z"/>
              </w:rPr>
            </w:pPr>
          </w:p>
        </w:tc>
        <w:tc>
          <w:tcPr>
            <w:tcW w:w="435" w:type="pct"/>
          </w:tcPr>
          <w:p w14:paraId="6BC964DD" w14:textId="77777777" w:rsidR="00BD40B1" w:rsidRPr="003260B4" w:rsidRDefault="00E27C57" w:rsidP="00F147E0">
            <w:pPr>
              <w:pStyle w:val="Table-Text-Centered"/>
              <w:rPr>
                <w:ins w:id="6254" w:author="Marmol, Dominika Klaudia" w:date="2026-06-08T11:45:00Z"/>
              </w:rPr>
            </w:pPr>
            <w:ins w:id="6255" w:author="Marmol, Dominika Klaudia" w:date="2026-06-08T11:45:00Z">
              <w:r w:rsidRPr="003260B4">
                <w:t>X</w:t>
              </w:r>
            </w:ins>
          </w:p>
        </w:tc>
        <w:tc>
          <w:tcPr>
            <w:tcW w:w="684" w:type="pct"/>
            <w:vAlign w:val="center"/>
          </w:tcPr>
          <w:p w14:paraId="282F61EE" w14:textId="77777777" w:rsidR="00BD40B1" w:rsidRPr="003260B4" w:rsidRDefault="00BD40B1" w:rsidP="00F147E0">
            <w:pPr>
              <w:pStyle w:val="Table-Text-Centered"/>
              <w:rPr>
                <w:ins w:id="6256" w:author="Marmol, Dominika Klaudia" w:date="2026-06-08T11:45:00Z"/>
              </w:rPr>
            </w:pPr>
          </w:p>
        </w:tc>
        <w:tc>
          <w:tcPr>
            <w:tcW w:w="561" w:type="pct"/>
          </w:tcPr>
          <w:p w14:paraId="3CCCB3D0" w14:textId="77777777" w:rsidR="00BD40B1" w:rsidRPr="003260B4" w:rsidRDefault="00BD40B1" w:rsidP="00F147E0">
            <w:pPr>
              <w:pStyle w:val="Table-Text-Centered"/>
              <w:rPr>
                <w:ins w:id="6257" w:author="Marmol, Dominika Klaudia" w:date="2026-06-08T11:45:00Z"/>
              </w:rPr>
            </w:pPr>
          </w:p>
        </w:tc>
      </w:tr>
      <w:tr w:rsidR="008F5115" w14:paraId="2761A9B4" w14:textId="77777777" w:rsidTr="00F147E0">
        <w:trPr>
          <w:trHeight w:val="284"/>
          <w:jc w:val="center"/>
          <w:ins w:id="6258" w:author="Marmol, Dominika Klaudia" w:date="2026-06-08T11:45:00Z"/>
        </w:trPr>
        <w:tc>
          <w:tcPr>
            <w:tcW w:w="1184" w:type="pct"/>
            <w:vMerge w:val="restart"/>
            <w:vAlign w:val="center"/>
          </w:tcPr>
          <w:p w14:paraId="6D3EB702" w14:textId="77777777" w:rsidR="00BD40B1" w:rsidRPr="003260B4" w:rsidRDefault="00E27C57" w:rsidP="00F147E0">
            <w:pPr>
              <w:pStyle w:val="Table-Text-Centered"/>
              <w:rPr>
                <w:ins w:id="6259" w:author="Marmol, Dominika Klaudia" w:date="2026-06-08T11:45:00Z"/>
              </w:rPr>
            </w:pPr>
            <w:ins w:id="6260" w:author="Marmol, Dominika Klaudia" w:date="2026-06-08T11:45:00Z">
              <w:r w:rsidRPr="003260B4">
                <w:t>Cycle 3</w:t>
              </w:r>
            </w:ins>
          </w:p>
        </w:tc>
        <w:tc>
          <w:tcPr>
            <w:tcW w:w="515" w:type="pct"/>
            <w:vAlign w:val="center"/>
          </w:tcPr>
          <w:p w14:paraId="19FFC59C" w14:textId="77777777" w:rsidR="00BD40B1" w:rsidRPr="003260B4" w:rsidRDefault="00E27C57" w:rsidP="00F147E0">
            <w:pPr>
              <w:pStyle w:val="Table-Text-Centered"/>
              <w:rPr>
                <w:ins w:id="6261" w:author="Marmol, Dominika Klaudia" w:date="2026-06-08T11:45:00Z"/>
              </w:rPr>
            </w:pPr>
            <w:ins w:id="6262" w:author="Marmol, Dominika Klaudia" w:date="2026-06-08T11:45:00Z">
              <w:r w:rsidRPr="003260B4">
                <w:t>C3D1</w:t>
              </w:r>
            </w:ins>
          </w:p>
        </w:tc>
        <w:tc>
          <w:tcPr>
            <w:tcW w:w="963" w:type="pct"/>
            <w:vAlign w:val="center"/>
          </w:tcPr>
          <w:p w14:paraId="044CAB25" w14:textId="77777777" w:rsidR="00BD40B1" w:rsidRPr="003260B4" w:rsidRDefault="00E27C57" w:rsidP="00F147E0">
            <w:pPr>
              <w:pStyle w:val="Table-Text-Centered"/>
              <w:rPr>
                <w:ins w:id="6263" w:author="Marmol, Dominika Klaudia" w:date="2026-06-08T11:45:00Z"/>
              </w:rPr>
            </w:pPr>
            <w:ins w:id="6264" w:author="Marmol, Dominika Klaudia" w:date="2026-06-08T11:45:00Z">
              <w:r w:rsidRPr="003260B4">
                <w:t>Pre-dose</w:t>
              </w:r>
            </w:ins>
          </w:p>
        </w:tc>
        <w:tc>
          <w:tcPr>
            <w:tcW w:w="658" w:type="pct"/>
          </w:tcPr>
          <w:p w14:paraId="0C4E6A22" w14:textId="77777777" w:rsidR="00BD40B1" w:rsidRPr="003260B4" w:rsidRDefault="00E27C57" w:rsidP="00F147E0">
            <w:pPr>
              <w:pStyle w:val="Table-Text-Centered"/>
              <w:rPr>
                <w:ins w:id="6265" w:author="Marmol, Dominika Klaudia" w:date="2026-06-08T11:45:00Z"/>
              </w:rPr>
            </w:pPr>
            <w:ins w:id="6266" w:author="Marmol, Dominika Klaudia" w:date="2026-06-08T11:45:00Z">
              <w:r w:rsidRPr="003260B4">
                <w:t>X</w:t>
              </w:r>
            </w:ins>
          </w:p>
        </w:tc>
        <w:tc>
          <w:tcPr>
            <w:tcW w:w="435" w:type="pct"/>
          </w:tcPr>
          <w:p w14:paraId="374A5CF7" w14:textId="77777777" w:rsidR="00BD40B1" w:rsidRPr="003260B4" w:rsidRDefault="00E27C57" w:rsidP="00F147E0">
            <w:pPr>
              <w:pStyle w:val="Table-Text-Centered"/>
              <w:rPr>
                <w:ins w:id="6267" w:author="Marmol, Dominika Klaudia" w:date="2026-06-08T11:45:00Z"/>
                <w:rFonts w:eastAsia="SimSun"/>
              </w:rPr>
            </w:pPr>
            <w:ins w:id="6268" w:author="Marmol, Dominika Klaudia" w:date="2026-06-08T11:45:00Z">
              <w:r w:rsidRPr="003260B4">
                <w:t>X</w:t>
              </w:r>
            </w:ins>
          </w:p>
        </w:tc>
        <w:tc>
          <w:tcPr>
            <w:tcW w:w="684" w:type="pct"/>
            <w:vAlign w:val="center"/>
          </w:tcPr>
          <w:p w14:paraId="3ADD3590" w14:textId="77777777" w:rsidR="00BD40B1" w:rsidRPr="003260B4" w:rsidRDefault="00E27C57" w:rsidP="00F147E0">
            <w:pPr>
              <w:pStyle w:val="Table-Text-Centered"/>
              <w:rPr>
                <w:ins w:id="6269" w:author="Marmol, Dominika Klaudia" w:date="2026-06-08T11:45:00Z"/>
              </w:rPr>
            </w:pPr>
            <w:ins w:id="6270" w:author="Marmol, Dominika Klaudia" w:date="2026-06-08T11:45:00Z">
              <w:r w:rsidRPr="003260B4">
                <w:t>X</w:t>
              </w:r>
            </w:ins>
          </w:p>
        </w:tc>
        <w:tc>
          <w:tcPr>
            <w:tcW w:w="561" w:type="pct"/>
          </w:tcPr>
          <w:p w14:paraId="535CBA3D" w14:textId="77777777" w:rsidR="00BD40B1" w:rsidRPr="003260B4" w:rsidRDefault="00E27C57" w:rsidP="00F147E0">
            <w:pPr>
              <w:pStyle w:val="Table-Text-Centered"/>
              <w:rPr>
                <w:ins w:id="6271" w:author="Marmol, Dominika Klaudia" w:date="2026-06-08T11:45:00Z"/>
              </w:rPr>
            </w:pPr>
            <w:ins w:id="6272" w:author="Marmol, Dominika Klaudia" w:date="2026-06-08T11:45:00Z">
              <w:r w:rsidRPr="003260B4">
                <w:t>X</w:t>
              </w:r>
            </w:ins>
          </w:p>
        </w:tc>
      </w:tr>
      <w:tr w:rsidR="008F5115" w14:paraId="424B60BA" w14:textId="77777777" w:rsidTr="00F147E0">
        <w:trPr>
          <w:trHeight w:val="284"/>
          <w:jc w:val="center"/>
          <w:ins w:id="6273" w:author="Marmol, Dominika Klaudia" w:date="2026-06-08T11:45:00Z"/>
        </w:trPr>
        <w:tc>
          <w:tcPr>
            <w:tcW w:w="1184" w:type="pct"/>
            <w:vMerge/>
            <w:vAlign w:val="center"/>
          </w:tcPr>
          <w:p w14:paraId="68B81550" w14:textId="77777777" w:rsidR="00BD40B1" w:rsidRPr="003260B4" w:rsidRDefault="00BD40B1" w:rsidP="00F147E0">
            <w:pPr>
              <w:pStyle w:val="Table-Text-Centered"/>
              <w:rPr>
                <w:ins w:id="6274" w:author="Marmol, Dominika Klaudia" w:date="2026-06-08T11:45:00Z"/>
              </w:rPr>
            </w:pPr>
          </w:p>
        </w:tc>
        <w:tc>
          <w:tcPr>
            <w:tcW w:w="515" w:type="pct"/>
            <w:vAlign w:val="center"/>
          </w:tcPr>
          <w:p w14:paraId="79167D5E" w14:textId="77777777" w:rsidR="00BD40B1" w:rsidRPr="003260B4" w:rsidRDefault="00E27C57" w:rsidP="00F147E0">
            <w:pPr>
              <w:pStyle w:val="Table-Text-Centered"/>
              <w:rPr>
                <w:ins w:id="6275" w:author="Marmol, Dominika Klaudia" w:date="2026-06-08T11:45:00Z"/>
              </w:rPr>
            </w:pPr>
            <w:ins w:id="6276" w:author="Marmol, Dominika Klaudia" w:date="2026-06-08T11:45:00Z">
              <w:r w:rsidRPr="003260B4">
                <w:t>C3D1</w:t>
              </w:r>
            </w:ins>
          </w:p>
        </w:tc>
        <w:tc>
          <w:tcPr>
            <w:tcW w:w="963" w:type="pct"/>
            <w:vAlign w:val="center"/>
          </w:tcPr>
          <w:p w14:paraId="6ED48126" w14:textId="77777777" w:rsidR="00BD40B1" w:rsidRPr="003260B4" w:rsidRDefault="00E27C57" w:rsidP="00F147E0">
            <w:pPr>
              <w:pStyle w:val="Table-Text-Centered"/>
              <w:rPr>
                <w:ins w:id="6277" w:author="Marmol, Dominika Klaudia" w:date="2026-06-08T11:45:00Z"/>
              </w:rPr>
            </w:pPr>
            <w:ins w:id="6278" w:author="Marmol, Dominika Klaudia" w:date="2026-06-08T11:45:00Z">
              <w:r w:rsidRPr="003260B4">
                <w:t>End of infusion</w:t>
              </w:r>
            </w:ins>
          </w:p>
        </w:tc>
        <w:tc>
          <w:tcPr>
            <w:tcW w:w="658" w:type="pct"/>
            <w:vAlign w:val="center"/>
          </w:tcPr>
          <w:p w14:paraId="696B6E56" w14:textId="77777777" w:rsidR="00BD40B1" w:rsidRPr="003260B4" w:rsidRDefault="00BD40B1" w:rsidP="00F147E0">
            <w:pPr>
              <w:pStyle w:val="Table-Text-Centered"/>
              <w:rPr>
                <w:ins w:id="6279" w:author="Marmol, Dominika Klaudia" w:date="2026-06-08T11:45:00Z"/>
              </w:rPr>
            </w:pPr>
          </w:p>
        </w:tc>
        <w:tc>
          <w:tcPr>
            <w:tcW w:w="435" w:type="pct"/>
            <w:vAlign w:val="center"/>
          </w:tcPr>
          <w:p w14:paraId="5974C9DC" w14:textId="77777777" w:rsidR="00BD40B1" w:rsidRPr="003260B4" w:rsidRDefault="00E27C57" w:rsidP="00F147E0">
            <w:pPr>
              <w:pStyle w:val="Table-Text-Centered"/>
              <w:rPr>
                <w:ins w:id="6280" w:author="Marmol, Dominika Klaudia" w:date="2026-06-08T11:45:00Z"/>
              </w:rPr>
            </w:pPr>
            <w:ins w:id="6281" w:author="Marmol, Dominika Klaudia" w:date="2026-06-08T11:45:00Z">
              <w:r w:rsidRPr="003260B4">
                <w:t>X</w:t>
              </w:r>
            </w:ins>
          </w:p>
        </w:tc>
        <w:tc>
          <w:tcPr>
            <w:tcW w:w="684" w:type="pct"/>
            <w:vAlign w:val="center"/>
          </w:tcPr>
          <w:p w14:paraId="7070D6FC" w14:textId="77777777" w:rsidR="00BD40B1" w:rsidRPr="003260B4" w:rsidRDefault="00BD40B1" w:rsidP="00F147E0">
            <w:pPr>
              <w:pStyle w:val="Table-Text-Centered"/>
              <w:rPr>
                <w:ins w:id="6282" w:author="Marmol, Dominika Klaudia" w:date="2026-06-08T11:45:00Z"/>
              </w:rPr>
            </w:pPr>
          </w:p>
        </w:tc>
        <w:tc>
          <w:tcPr>
            <w:tcW w:w="561" w:type="pct"/>
            <w:vAlign w:val="center"/>
          </w:tcPr>
          <w:p w14:paraId="33F46820" w14:textId="77777777" w:rsidR="00BD40B1" w:rsidRPr="003260B4" w:rsidRDefault="00BD40B1" w:rsidP="00F147E0">
            <w:pPr>
              <w:pStyle w:val="Table-Text-Centered"/>
              <w:rPr>
                <w:ins w:id="6283" w:author="Marmol, Dominika Klaudia" w:date="2026-06-08T11:45:00Z"/>
              </w:rPr>
            </w:pPr>
          </w:p>
        </w:tc>
      </w:tr>
      <w:tr w:rsidR="008F5115" w14:paraId="0D856AA3" w14:textId="77777777" w:rsidTr="00F147E0">
        <w:trPr>
          <w:trHeight w:val="284"/>
          <w:jc w:val="center"/>
          <w:ins w:id="6284" w:author="Marmol, Dominika Klaudia" w:date="2026-06-08T11:45:00Z"/>
        </w:trPr>
        <w:tc>
          <w:tcPr>
            <w:tcW w:w="1184" w:type="pct"/>
            <w:vMerge/>
            <w:vAlign w:val="center"/>
          </w:tcPr>
          <w:p w14:paraId="60CA95E3" w14:textId="77777777" w:rsidR="00BD40B1" w:rsidRPr="003260B4" w:rsidRDefault="00BD40B1" w:rsidP="00F147E0">
            <w:pPr>
              <w:pStyle w:val="Table-Text-Centered"/>
              <w:rPr>
                <w:ins w:id="6285" w:author="Marmol, Dominika Klaudia" w:date="2026-06-08T11:45:00Z"/>
              </w:rPr>
            </w:pPr>
          </w:p>
        </w:tc>
        <w:tc>
          <w:tcPr>
            <w:tcW w:w="515" w:type="pct"/>
            <w:vAlign w:val="center"/>
          </w:tcPr>
          <w:p w14:paraId="56E508E5" w14:textId="77777777" w:rsidR="00BD40B1" w:rsidRPr="003260B4" w:rsidRDefault="00E27C57" w:rsidP="00F147E0">
            <w:pPr>
              <w:pStyle w:val="Table-Text-Centered"/>
              <w:rPr>
                <w:ins w:id="6286" w:author="Marmol, Dominika Klaudia" w:date="2026-06-08T11:45:00Z"/>
              </w:rPr>
            </w:pPr>
            <w:ins w:id="6287" w:author="Marmol, Dominika Klaudia" w:date="2026-06-08T11:45:00Z">
              <w:r w:rsidRPr="003260B4">
                <w:t>C3D1</w:t>
              </w:r>
            </w:ins>
          </w:p>
        </w:tc>
        <w:tc>
          <w:tcPr>
            <w:tcW w:w="963" w:type="pct"/>
            <w:vAlign w:val="center"/>
          </w:tcPr>
          <w:p w14:paraId="2B931475" w14:textId="77777777" w:rsidR="00BD40B1" w:rsidRPr="003260B4" w:rsidRDefault="00E27C57" w:rsidP="00F147E0">
            <w:pPr>
              <w:pStyle w:val="Table-Text-Centered"/>
              <w:rPr>
                <w:ins w:id="6288" w:author="Marmol, Dominika Klaudia" w:date="2026-06-08T11:45:00Z"/>
              </w:rPr>
            </w:pPr>
            <w:ins w:id="6289" w:author="Marmol, Dominika Klaudia" w:date="2026-06-08T11:45:00Z">
              <w:r w:rsidRPr="003260B4">
                <w:t>4 h post-dose</w:t>
              </w:r>
            </w:ins>
          </w:p>
        </w:tc>
        <w:tc>
          <w:tcPr>
            <w:tcW w:w="658" w:type="pct"/>
          </w:tcPr>
          <w:p w14:paraId="4484891F" w14:textId="77777777" w:rsidR="00BD40B1" w:rsidRPr="003260B4" w:rsidRDefault="00BD40B1" w:rsidP="00F147E0">
            <w:pPr>
              <w:pStyle w:val="Table-Text-Centered"/>
              <w:rPr>
                <w:ins w:id="6290" w:author="Marmol, Dominika Klaudia" w:date="2026-06-08T11:45:00Z"/>
              </w:rPr>
            </w:pPr>
          </w:p>
        </w:tc>
        <w:tc>
          <w:tcPr>
            <w:tcW w:w="435" w:type="pct"/>
          </w:tcPr>
          <w:p w14:paraId="2B8D4214" w14:textId="77777777" w:rsidR="00BD40B1" w:rsidRPr="003260B4" w:rsidRDefault="00BD40B1" w:rsidP="00F147E0">
            <w:pPr>
              <w:pStyle w:val="Table-Text-Centered"/>
              <w:rPr>
                <w:ins w:id="6291" w:author="Marmol, Dominika Klaudia" w:date="2026-06-08T11:45:00Z"/>
              </w:rPr>
            </w:pPr>
          </w:p>
        </w:tc>
        <w:tc>
          <w:tcPr>
            <w:tcW w:w="684" w:type="pct"/>
            <w:vAlign w:val="center"/>
          </w:tcPr>
          <w:p w14:paraId="652CCE9B" w14:textId="77777777" w:rsidR="00BD40B1" w:rsidRPr="003260B4" w:rsidRDefault="00E27C57" w:rsidP="00F147E0">
            <w:pPr>
              <w:pStyle w:val="Table-Text-Centered"/>
              <w:rPr>
                <w:ins w:id="6292" w:author="Marmol, Dominika Klaudia" w:date="2026-06-08T11:45:00Z"/>
              </w:rPr>
            </w:pPr>
            <w:ins w:id="6293" w:author="Marmol, Dominika Klaudia" w:date="2026-06-08T11:45:00Z">
              <w:r w:rsidRPr="003260B4">
                <w:t>X</w:t>
              </w:r>
            </w:ins>
          </w:p>
        </w:tc>
        <w:tc>
          <w:tcPr>
            <w:tcW w:w="561" w:type="pct"/>
          </w:tcPr>
          <w:p w14:paraId="02FF0C3E" w14:textId="77777777" w:rsidR="00BD40B1" w:rsidRPr="003260B4" w:rsidRDefault="00BD40B1" w:rsidP="00F147E0">
            <w:pPr>
              <w:pStyle w:val="Table-Text-Centered"/>
              <w:rPr>
                <w:ins w:id="6294" w:author="Marmol, Dominika Klaudia" w:date="2026-06-08T11:45:00Z"/>
              </w:rPr>
            </w:pPr>
          </w:p>
        </w:tc>
      </w:tr>
      <w:tr w:rsidR="008F5115" w14:paraId="774A14F5" w14:textId="77777777" w:rsidTr="00F147E0">
        <w:trPr>
          <w:trHeight w:val="284"/>
          <w:jc w:val="center"/>
          <w:ins w:id="6295" w:author="Marmol, Dominika Klaudia" w:date="2026-06-08T11:45:00Z"/>
        </w:trPr>
        <w:tc>
          <w:tcPr>
            <w:tcW w:w="1184" w:type="pct"/>
            <w:vMerge/>
            <w:vAlign w:val="center"/>
          </w:tcPr>
          <w:p w14:paraId="5258A6F7" w14:textId="77777777" w:rsidR="00BD40B1" w:rsidRPr="003260B4" w:rsidRDefault="00BD40B1" w:rsidP="00F147E0">
            <w:pPr>
              <w:pStyle w:val="Table-Text-Centered"/>
              <w:rPr>
                <w:ins w:id="6296" w:author="Marmol, Dominika Klaudia" w:date="2026-06-08T11:45:00Z"/>
              </w:rPr>
            </w:pPr>
          </w:p>
        </w:tc>
        <w:tc>
          <w:tcPr>
            <w:tcW w:w="515" w:type="pct"/>
            <w:vAlign w:val="center"/>
          </w:tcPr>
          <w:p w14:paraId="2E0A219B" w14:textId="77777777" w:rsidR="00BD40B1" w:rsidRPr="003260B4" w:rsidRDefault="00E27C57" w:rsidP="00F147E0">
            <w:pPr>
              <w:pStyle w:val="Table-Text-Centered"/>
              <w:rPr>
                <w:ins w:id="6297" w:author="Marmol, Dominika Klaudia" w:date="2026-06-08T11:45:00Z"/>
              </w:rPr>
            </w:pPr>
            <w:ins w:id="6298" w:author="Marmol, Dominika Klaudia" w:date="2026-06-08T11:45:00Z">
              <w:r w:rsidRPr="003260B4">
                <w:t>C3D4</w:t>
              </w:r>
            </w:ins>
          </w:p>
        </w:tc>
        <w:tc>
          <w:tcPr>
            <w:tcW w:w="963" w:type="pct"/>
            <w:vAlign w:val="center"/>
          </w:tcPr>
          <w:p w14:paraId="55B802E9" w14:textId="77777777" w:rsidR="00BD40B1" w:rsidRPr="003260B4" w:rsidRDefault="00E27C57" w:rsidP="00F147E0">
            <w:pPr>
              <w:pStyle w:val="Table-Text-Centered"/>
              <w:rPr>
                <w:ins w:id="6299" w:author="Marmol, Dominika Klaudia" w:date="2026-06-08T11:45:00Z"/>
              </w:rPr>
            </w:pPr>
            <w:ins w:id="6300" w:author="Marmol, Dominika Klaudia" w:date="2026-06-08T11:45:00Z">
              <w:r w:rsidRPr="003260B4">
                <w:t>72 h post-dose</w:t>
              </w:r>
            </w:ins>
          </w:p>
        </w:tc>
        <w:tc>
          <w:tcPr>
            <w:tcW w:w="658" w:type="pct"/>
            <w:vAlign w:val="center"/>
          </w:tcPr>
          <w:p w14:paraId="0F54890D" w14:textId="77777777" w:rsidR="00BD40B1" w:rsidRPr="003260B4" w:rsidRDefault="00BD40B1" w:rsidP="00F147E0">
            <w:pPr>
              <w:pStyle w:val="Table-Text-Centered"/>
              <w:rPr>
                <w:ins w:id="6301" w:author="Marmol, Dominika Klaudia" w:date="2026-06-08T11:45:00Z"/>
                <w:rFonts w:eastAsia="SimSun"/>
              </w:rPr>
            </w:pPr>
          </w:p>
        </w:tc>
        <w:tc>
          <w:tcPr>
            <w:tcW w:w="435" w:type="pct"/>
            <w:vAlign w:val="center"/>
          </w:tcPr>
          <w:p w14:paraId="391A7A7C" w14:textId="77777777" w:rsidR="00BD40B1" w:rsidRPr="003260B4" w:rsidRDefault="00E27C57" w:rsidP="00F147E0">
            <w:pPr>
              <w:pStyle w:val="Table-Text-Centered"/>
              <w:rPr>
                <w:ins w:id="6302" w:author="Marmol, Dominika Klaudia" w:date="2026-06-08T11:45:00Z"/>
              </w:rPr>
            </w:pPr>
            <w:ins w:id="6303" w:author="Marmol, Dominika Klaudia" w:date="2026-06-08T11:45:00Z">
              <w:r w:rsidRPr="003260B4">
                <w:rPr>
                  <w:rFonts w:eastAsia="SimSun"/>
                </w:rPr>
                <w:t>X</w:t>
              </w:r>
            </w:ins>
          </w:p>
        </w:tc>
        <w:tc>
          <w:tcPr>
            <w:tcW w:w="684" w:type="pct"/>
            <w:vAlign w:val="center"/>
          </w:tcPr>
          <w:p w14:paraId="47D9BAD1" w14:textId="77777777" w:rsidR="00BD40B1" w:rsidRPr="003260B4" w:rsidRDefault="00E27C57" w:rsidP="00F147E0">
            <w:pPr>
              <w:pStyle w:val="Table-Text-Centered"/>
              <w:rPr>
                <w:ins w:id="6304" w:author="Marmol, Dominika Klaudia" w:date="2026-06-08T11:45:00Z"/>
              </w:rPr>
            </w:pPr>
            <w:ins w:id="6305" w:author="Marmol, Dominika Klaudia" w:date="2026-06-08T11:45:00Z">
              <w:r w:rsidRPr="003260B4">
                <w:rPr>
                  <w:rFonts w:eastAsia="SimSun"/>
                </w:rPr>
                <w:t>X</w:t>
              </w:r>
            </w:ins>
          </w:p>
        </w:tc>
        <w:tc>
          <w:tcPr>
            <w:tcW w:w="561" w:type="pct"/>
            <w:vAlign w:val="center"/>
          </w:tcPr>
          <w:p w14:paraId="06E0C09E" w14:textId="77777777" w:rsidR="00BD40B1" w:rsidRPr="003260B4" w:rsidRDefault="00BD40B1" w:rsidP="00F147E0">
            <w:pPr>
              <w:pStyle w:val="Table-Text-Centered"/>
              <w:rPr>
                <w:ins w:id="6306" w:author="Marmol, Dominika Klaudia" w:date="2026-06-08T11:45:00Z"/>
                <w:rFonts w:eastAsia="SimSun"/>
              </w:rPr>
            </w:pPr>
          </w:p>
        </w:tc>
      </w:tr>
      <w:tr w:rsidR="008F5115" w14:paraId="2F0EBA82" w14:textId="77777777" w:rsidTr="00F147E0">
        <w:trPr>
          <w:trHeight w:val="284"/>
          <w:jc w:val="center"/>
          <w:ins w:id="6307" w:author="Marmol, Dominika Klaudia" w:date="2026-06-08T11:45:00Z"/>
        </w:trPr>
        <w:tc>
          <w:tcPr>
            <w:tcW w:w="1184" w:type="pct"/>
            <w:vAlign w:val="center"/>
          </w:tcPr>
          <w:p w14:paraId="7012F79B" w14:textId="77777777" w:rsidR="00BD40B1" w:rsidRPr="003260B4" w:rsidRDefault="00E27C57" w:rsidP="00F147E0">
            <w:pPr>
              <w:pStyle w:val="Table-Text-Centered"/>
              <w:rPr>
                <w:ins w:id="6308" w:author="Marmol, Dominika Klaudia" w:date="2026-06-08T11:45:00Z"/>
              </w:rPr>
            </w:pPr>
            <w:ins w:id="6309" w:author="Marmol, Dominika Klaudia" w:date="2026-06-08T11:45:00Z">
              <w:r w:rsidRPr="003260B4">
                <w:t>Cycle 4</w:t>
              </w:r>
            </w:ins>
          </w:p>
        </w:tc>
        <w:tc>
          <w:tcPr>
            <w:tcW w:w="515" w:type="pct"/>
            <w:vAlign w:val="center"/>
          </w:tcPr>
          <w:p w14:paraId="22B1F836" w14:textId="77777777" w:rsidR="00BD40B1" w:rsidRPr="003260B4" w:rsidRDefault="00E27C57" w:rsidP="00F147E0">
            <w:pPr>
              <w:pStyle w:val="Table-Text-Centered"/>
              <w:rPr>
                <w:ins w:id="6310" w:author="Marmol, Dominika Klaudia" w:date="2026-06-08T11:45:00Z"/>
              </w:rPr>
            </w:pPr>
            <w:ins w:id="6311" w:author="Marmol, Dominika Klaudia" w:date="2026-06-08T11:45:00Z">
              <w:r w:rsidRPr="003260B4">
                <w:t>C4D1</w:t>
              </w:r>
            </w:ins>
          </w:p>
        </w:tc>
        <w:tc>
          <w:tcPr>
            <w:tcW w:w="963" w:type="pct"/>
            <w:vAlign w:val="center"/>
          </w:tcPr>
          <w:p w14:paraId="208BEFAF" w14:textId="77777777" w:rsidR="00BD40B1" w:rsidRPr="003260B4" w:rsidRDefault="00E27C57" w:rsidP="00F147E0">
            <w:pPr>
              <w:pStyle w:val="Table-Text-Centered"/>
              <w:rPr>
                <w:ins w:id="6312" w:author="Marmol, Dominika Klaudia" w:date="2026-06-08T11:45:00Z"/>
              </w:rPr>
            </w:pPr>
            <w:ins w:id="6313" w:author="Marmol, Dominika Klaudia" w:date="2026-06-08T11:45:00Z">
              <w:r w:rsidRPr="003260B4">
                <w:t>Pre-dose</w:t>
              </w:r>
            </w:ins>
          </w:p>
        </w:tc>
        <w:tc>
          <w:tcPr>
            <w:tcW w:w="658" w:type="pct"/>
            <w:vAlign w:val="center"/>
          </w:tcPr>
          <w:p w14:paraId="3376CBAA" w14:textId="77777777" w:rsidR="00BD40B1" w:rsidRPr="003260B4" w:rsidRDefault="00E27C57" w:rsidP="00F147E0">
            <w:pPr>
              <w:pStyle w:val="Table-Text-Centered"/>
              <w:rPr>
                <w:ins w:id="6314" w:author="Marmol, Dominika Klaudia" w:date="2026-06-08T11:45:00Z"/>
              </w:rPr>
            </w:pPr>
            <w:ins w:id="6315" w:author="Marmol, Dominika Klaudia" w:date="2026-06-08T11:45:00Z">
              <w:r w:rsidRPr="003260B4">
                <w:t>X </w:t>
              </w:r>
              <w:r w:rsidRPr="003260B4">
                <w:rPr>
                  <w:sz w:val="22"/>
                  <w:vertAlign w:val="superscript"/>
                </w:rPr>
                <w:t>a</w:t>
              </w:r>
            </w:ins>
          </w:p>
        </w:tc>
        <w:tc>
          <w:tcPr>
            <w:tcW w:w="435" w:type="pct"/>
            <w:vAlign w:val="center"/>
          </w:tcPr>
          <w:p w14:paraId="6F701059" w14:textId="77777777" w:rsidR="00BD40B1" w:rsidRPr="003260B4" w:rsidRDefault="00E27C57" w:rsidP="00F147E0">
            <w:pPr>
              <w:pStyle w:val="Table-Text-Centered"/>
              <w:rPr>
                <w:ins w:id="6316" w:author="Marmol, Dominika Klaudia" w:date="2026-06-08T11:45:00Z"/>
              </w:rPr>
            </w:pPr>
            <w:ins w:id="6317" w:author="Marmol, Dominika Klaudia" w:date="2026-06-08T11:45:00Z">
              <w:r w:rsidRPr="003260B4">
                <w:t>X</w:t>
              </w:r>
            </w:ins>
          </w:p>
        </w:tc>
        <w:tc>
          <w:tcPr>
            <w:tcW w:w="684" w:type="pct"/>
            <w:vAlign w:val="center"/>
          </w:tcPr>
          <w:p w14:paraId="39300D22" w14:textId="77777777" w:rsidR="00BD40B1" w:rsidRPr="003260B4" w:rsidRDefault="00BD40B1" w:rsidP="00F147E0">
            <w:pPr>
              <w:pStyle w:val="Table-Text-Centered"/>
              <w:rPr>
                <w:ins w:id="6318" w:author="Marmol, Dominika Klaudia" w:date="2026-06-08T11:45:00Z"/>
              </w:rPr>
            </w:pPr>
          </w:p>
        </w:tc>
        <w:tc>
          <w:tcPr>
            <w:tcW w:w="561" w:type="pct"/>
            <w:vAlign w:val="center"/>
          </w:tcPr>
          <w:p w14:paraId="0374B349" w14:textId="77777777" w:rsidR="00BD40B1" w:rsidRPr="003260B4" w:rsidRDefault="00E27C57" w:rsidP="00F147E0">
            <w:pPr>
              <w:pStyle w:val="Table-Text-Centered"/>
              <w:rPr>
                <w:ins w:id="6319" w:author="Marmol, Dominika Klaudia" w:date="2026-06-08T11:45:00Z"/>
              </w:rPr>
            </w:pPr>
            <w:ins w:id="6320" w:author="Marmol, Dominika Klaudia" w:date="2026-06-08T11:45:00Z">
              <w:r w:rsidRPr="003260B4">
                <w:t>X </w:t>
              </w:r>
              <w:r w:rsidRPr="003260B4">
                <w:rPr>
                  <w:sz w:val="22"/>
                  <w:vertAlign w:val="superscript"/>
                </w:rPr>
                <w:t>c</w:t>
              </w:r>
            </w:ins>
          </w:p>
        </w:tc>
      </w:tr>
      <w:tr w:rsidR="008F5115" w14:paraId="3BBE9199" w14:textId="77777777" w:rsidTr="00F147E0">
        <w:trPr>
          <w:trHeight w:val="284"/>
          <w:jc w:val="center"/>
          <w:ins w:id="6321" w:author="Marmol, Dominika Klaudia" w:date="2026-06-08T11:45:00Z"/>
        </w:trPr>
        <w:tc>
          <w:tcPr>
            <w:tcW w:w="1184" w:type="pct"/>
            <w:vAlign w:val="center"/>
          </w:tcPr>
          <w:p w14:paraId="6315CF89" w14:textId="77777777" w:rsidR="00BD40B1" w:rsidRPr="003260B4" w:rsidRDefault="00E27C57" w:rsidP="00F147E0">
            <w:pPr>
              <w:pStyle w:val="Table-Text-Centered"/>
              <w:rPr>
                <w:ins w:id="6322" w:author="Marmol, Dominika Klaudia" w:date="2026-06-08T11:45:00Z"/>
              </w:rPr>
            </w:pPr>
            <w:ins w:id="6323" w:author="Marmol, Dominika Klaudia" w:date="2026-06-08T11:45:00Z">
              <w:r w:rsidRPr="003260B4">
                <w:t>Cycle 5-11</w:t>
              </w:r>
            </w:ins>
          </w:p>
          <w:p w14:paraId="56C7B174" w14:textId="77777777" w:rsidR="00BD40B1" w:rsidRPr="003260B4" w:rsidRDefault="00E27C57" w:rsidP="00F147E0">
            <w:pPr>
              <w:pStyle w:val="Table-Text-Centered"/>
              <w:rPr>
                <w:ins w:id="6324" w:author="Marmol, Dominika Klaudia" w:date="2026-06-08T11:45:00Z"/>
              </w:rPr>
            </w:pPr>
            <w:ins w:id="6325" w:author="Marmol, Dominika Klaudia" w:date="2026-06-08T11:45:00Z">
              <w:r w:rsidRPr="003260B4">
                <w:t>(Every cycle)</w:t>
              </w:r>
            </w:ins>
          </w:p>
        </w:tc>
        <w:tc>
          <w:tcPr>
            <w:tcW w:w="515" w:type="pct"/>
            <w:vAlign w:val="center"/>
          </w:tcPr>
          <w:p w14:paraId="45EFA48E" w14:textId="77777777" w:rsidR="00BD40B1" w:rsidRPr="003260B4" w:rsidRDefault="00E27C57" w:rsidP="00F147E0">
            <w:pPr>
              <w:pStyle w:val="Table-Text-Centered"/>
              <w:rPr>
                <w:ins w:id="6326" w:author="Marmol, Dominika Klaudia" w:date="2026-06-08T11:45:00Z"/>
              </w:rPr>
            </w:pPr>
            <w:ins w:id="6327" w:author="Marmol, Dominika Klaudia" w:date="2026-06-08T11:45:00Z">
              <w:r w:rsidRPr="003260B4">
                <w:t>CxD1</w:t>
              </w:r>
            </w:ins>
          </w:p>
        </w:tc>
        <w:tc>
          <w:tcPr>
            <w:tcW w:w="963" w:type="pct"/>
            <w:vAlign w:val="center"/>
          </w:tcPr>
          <w:p w14:paraId="1588A744" w14:textId="77777777" w:rsidR="00BD40B1" w:rsidRPr="003260B4" w:rsidRDefault="00E27C57" w:rsidP="00F147E0">
            <w:pPr>
              <w:pStyle w:val="Table-Text-Centered"/>
              <w:rPr>
                <w:ins w:id="6328" w:author="Marmol, Dominika Klaudia" w:date="2026-06-08T11:45:00Z"/>
              </w:rPr>
            </w:pPr>
            <w:ins w:id="6329" w:author="Marmol, Dominika Klaudia" w:date="2026-06-08T11:45:00Z">
              <w:r w:rsidRPr="003260B4">
                <w:t>Pre-dose</w:t>
              </w:r>
            </w:ins>
          </w:p>
        </w:tc>
        <w:tc>
          <w:tcPr>
            <w:tcW w:w="658" w:type="pct"/>
            <w:vAlign w:val="center"/>
          </w:tcPr>
          <w:p w14:paraId="3685A0B7" w14:textId="77777777" w:rsidR="00BD40B1" w:rsidRPr="003260B4" w:rsidRDefault="00BD40B1" w:rsidP="00F147E0">
            <w:pPr>
              <w:pStyle w:val="Table-Text-Centered"/>
              <w:rPr>
                <w:ins w:id="6330" w:author="Marmol, Dominika Klaudia" w:date="2026-06-08T11:45:00Z"/>
              </w:rPr>
            </w:pPr>
          </w:p>
        </w:tc>
        <w:tc>
          <w:tcPr>
            <w:tcW w:w="435" w:type="pct"/>
            <w:vAlign w:val="center"/>
          </w:tcPr>
          <w:p w14:paraId="3F734B1F" w14:textId="77777777" w:rsidR="00BD40B1" w:rsidRPr="003260B4" w:rsidRDefault="00E27C57" w:rsidP="00F147E0">
            <w:pPr>
              <w:pStyle w:val="Table-Text-Centered"/>
              <w:rPr>
                <w:ins w:id="6331" w:author="Marmol, Dominika Klaudia" w:date="2026-06-08T11:45:00Z"/>
              </w:rPr>
            </w:pPr>
            <w:ins w:id="6332" w:author="Marmol, Dominika Klaudia" w:date="2026-06-08T11:45:00Z">
              <w:r w:rsidRPr="003260B4">
                <w:t>X</w:t>
              </w:r>
            </w:ins>
          </w:p>
        </w:tc>
        <w:tc>
          <w:tcPr>
            <w:tcW w:w="684" w:type="pct"/>
            <w:vAlign w:val="center"/>
          </w:tcPr>
          <w:p w14:paraId="4515B868" w14:textId="77777777" w:rsidR="00BD40B1" w:rsidRPr="003260B4" w:rsidRDefault="00BD40B1" w:rsidP="00F147E0">
            <w:pPr>
              <w:pStyle w:val="Table-Text-Centered"/>
              <w:rPr>
                <w:ins w:id="6333" w:author="Marmol, Dominika Klaudia" w:date="2026-06-08T11:45:00Z"/>
              </w:rPr>
            </w:pPr>
          </w:p>
        </w:tc>
        <w:tc>
          <w:tcPr>
            <w:tcW w:w="561" w:type="pct"/>
            <w:vAlign w:val="center"/>
          </w:tcPr>
          <w:p w14:paraId="6D5046F2" w14:textId="77777777" w:rsidR="00BD40B1" w:rsidRPr="003260B4" w:rsidRDefault="00E27C57" w:rsidP="00F147E0">
            <w:pPr>
              <w:pStyle w:val="Table-Text-Centered"/>
              <w:rPr>
                <w:ins w:id="6334" w:author="Marmol, Dominika Klaudia" w:date="2026-06-08T11:45:00Z"/>
              </w:rPr>
            </w:pPr>
            <w:ins w:id="6335" w:author="Marmol, Dominika Klaudia" w:date="2026-06-08T11:45:00Z">
              <w:r w:rsidRPr="003260B4">
                <w:t>X </w:t>
              </w:r>
              <w:r w:rsidRPr="003260B4">
                <w:rPr>
                  <w:sz w:val="22"/>
                  <w:vertAlign w:val="superscript"/>
                </w:rPr>
                <w:t>c</w:t>
              </w:r>
            </w:ins>
          </w:p>
        </w:tc>
      </w:tr>
      <w:tr w:rsidR="008F5115" w14:paraId="734231F5" w14:textId="77777777" w:rsidTr="00F147E0">
        <w:trPr>
          <w:trHeight w:val="284"/>
          <w:jc w:val="center"/>
          <w:ins w:id="6336" w:author="Marmol, Dominika Klaudia" w:date="2026-06-08T11:45:00Z"/>
        </w:trPr>
        <w:tc>
          <w:tcPr>
            <w:tcW w:w="1184" w:type="pct"/>
            <w:vAlign w:val="center"/>
          </w:tcPr>
          <w:p w14:paraId="18E472C6" w14:textId="77777777" w:rsidR="00BD40B1" w:rsidRPr="003260B4" w:rsidRDefault="00E27C57" w:rsidP="00F147E0">
            <w:pPr>
              <w:pStyle w:val="Table-Text-Centered"/>
              <w:rPr>
                <w:ins w:id="6337" w:author="Marmol, Dominika Klaudia" w:date="2026-06-08T11:45:00Z"/>
              </w:rPr>
            </w:pPr>
            <w:ins w:id="6338" w:author="Marmol, Dominika Klaudia" w:date="2026-06-08T11:45:00Z">
              <w:r w:rsidRPr="003260B4">
                <w:t>EOT Visit</w:t>
              </w:r>
            </w:ins>
          </w:p>
        </w:tc>
        <w:tc>
          <w:tcPr>
            <w:tcW w:w="515" w:type="pct"/>
            <w:vAlign w:val="center"/>
          </w:tcPr>
          <w:p w14:paraId="0F13E7C1" w14:textId="77777777" w:rsidR="00BD40B1" w:rsidRPr="003260B4" w:rsidRDefault="00BD40B1" w:rsidP="00F147E0">
            <w:pPr>
              <w:pStyle w:val="Table-Text-Centered"/>
              <w:rPr>
                <w:ins w:id="6339" w:author="Marmol, Dominika Klaudia" w:date="2026-06-08T11:45:00Z"/>
              </w:rPr>
            </w:pPr>
          </w:p>
        </w:tc>
        <w:tc>
          <w:tcPr>
            <w:tcW w:w="963" w:type="pct"/>
            <w:vAlign w:val="center"/>
          </w:tcPr>
          <w:p w14:paraId="09AE9814" w14:textId="77777777" w:rsidR="00BD40B1" w:rsidRPr="003260B4" w:rsidRDefault="00BD40B1" w:rsidP="00F147E0">
            <w:pPr>
              <w:pStyle w:val="Table-Text-Centered"/>
              <w:rPr>
                <w:ins w:id="6340" w:author="Marmol, Dominika Klaudia" w:date="2026-06-08T11:45:00Z"/>
              </w:rPr>
            </w:pPr>
          </w:p>
        </w:tc>
        <w:tc>
          <w:tcPr>
            <w:tcW w:w="658" w:type="pct"/>
          </w:tcPr>
          <w:p w14:paraId="0A0CFD41" w14:textId="77777777" w:rsidR="00BD40B1" w:rsidRPr="003260B4" w:rsidRDefault="00E27C57" w:rsidP="00F147E0">
            <w:pPr>
              <w:pStyle w:val="Table-Text-Centered"/>
              <w:rPr>
                <w:ins w:id="6341" w:author="Marmol, Dominika Klaudia" w:date="2026-06-08T11:45:00Z"/>
              </w:rPr>
            </w:pPr>
            <w:ins w:id="6342" w:author="Marmol, Dominika Klaudia" w:date="2026-06-08T11:45:00Z">
              <w:r w:rsidRPr="003260B4">
                <w:t>X</w:t>
              </w:r>
            </w:ins>
          </w:p>
        </w:tc>
        <w:tc>
          <w:tcPr>
            <w:tcW w:w="435" w:type="pct"/>
            <w:vAlign w:val="center"/>
          </w:tcPr>
          <w:p w14:paraId="2F5C4CC1" w14:textId="77777777" w:rsidR="00BD40B1" w:rsidRPr="003260B4" w:rsidRDefault="00BD40B1" w:rsidP="00F147E0">
            <w:pPr>
              <w:pStyle w:val="Table-Text-Centered"/>
              <w:rPr>
                <w:ins w:id="6343" w:author="Marmol, Dominika Klaudia" w:date="2026-06-08T11:45:00Z"/>
              </w:rPr>
            </w:pPr>
          </w:p>
        </w:tc>
        <w:tc>
          <w:tcPr>
            <w:tcW w:w="684" w:type="pct"/>
            <w:vAlign w:val="center"/>
          </w:tcPr>
          <w:p w14:paraId="02F94D0D" w14:textId="77777777" w:rsidR="00BD40B1" w:rsidRPr="003260B4" w:rsidRDefault="00BD40B1" w:rsidP="00F147E0">
            <w:pPr>
              <w:pStyle w:val="Table-Text-Centered"/>
              <w:rPr>
                <w:ins w:id="6344" w:author="Marmol, Dominika Klaudia" w:date="2026-06-08T11:45:00Z"/>
              </w:rPr>
            </w:pPr>
          </w:p>
        </w:tc>
        <w:tc>
          <w:tcPr>
            <w:tcW w:w="561" w:type="pct"/>
          </w:tcPr>
          <w:p w14:paraId="310DA365" w14:textId="77777777" w:rsidR="00BD40B1" w:rsidRPr="003260B4" w:rsidRDefault="00E27C57" w:rsidP="00F147E0">
            <w:pPr>
              <w:pStyle w:val="Table-Text-Centered"/>
              <w:rPr>
                <w:ins w:id="6345" w:author="Marmol, Dominika Klaudia" w:date="2026-06-08T11:45:00Z"/>
              </w:rPr>
            </w:pPr>
            <w:ins w:id="6346" w:author="Marmol, Dominika Klaudia" w:date="2026-06-08T11:45:00Z">
              <w:r w:rsidRPr="003260B4">
                <w:t>X</w:t>
              </w:r>
            </w:ins>
          </w:p>
        </w:tc>
      </w:tr>
    </w:tbl>
    <w:p w14:paraId="4D8373CC" w14:textId="18AC0C6E" w:rsidR="00BD40B1" w:rsidRPr="003260B4" w:rsidRDefault="00E27C57" w:rsidP="00BD40B1">
      <w:pPr>
        <w:pStyle w:val="Table-Footnotehanging"/>
        <w:rPr>
          <w:ins w:id="6347" w:author="Marmol, Dominika Klaudia" w:date="2026-06-08T11:45:00Z"/>
        </w:rPr>
      </w:pPr>
      <w:ins w:id="6348" w:author="Marmol, Dominika Klaudia" w:date="2026-06-08T11:45:00Z">
        <w:r w:rsidRPr="003260B4">
          <w:t>Note: All cycles are relative to BNT317 administration (see</w:t>
        </w:r>
      </w:ins>
      <w:ins w:id="6349" w:author="Marmol, Dominika Klaudia" w:date="2026-06-08T18:27:00Z">
        <w:r w:rsidR="002F0CD0">
          <w:rPr>
            <w:color w:val="0000FF"/>
          </w:rPr>
          <w:t xml:space="preserve"> </w:t>
        </w:r>
        <w:r w:rsidR="002F0CD0" w:rsidRPr="002F0CD0">
          <w:rPr>
            <w:color w:val="0000FF"/>
            <w:szCs w:val="18"/>
          </w:rPr>
          <w:fldChar w:fldCharType="begin"/>
        </w:r>
        <w:r w:rsidR="002F0CD0" w:rsidRPr="002F0CD0">
          <w:rPr>
            <w:color w:val="0000FF"/>
            <w:szCs w:val="18"/>
          </w:rPr>
          <w:instrText xml:space="preserve"> REF _Ref226705184 \h </w:instrText>
        </w:r>
      </w:ins>
      <w:r w:rsidR="002F0CD0" w:rsidRPr="002F0CD0">
        <w:rPr>
          <w:color w:val="0000FF"/>
          <w:szCs w:val="18"/>
        </w:rPr>
        <w:instrText xml:space="preserve"> \* MERGEFORMAT </w:instrText>
      </w:r>
      <w:r w:rsidR="002F0CD0" w:rsidRPr="002F0CD0">
        <w:rPr>
          <w:color w:val="0000FF"/>
          <w:szCs w:val="18"/>
        </w:rPr>
      </w:r>
      <w:ins w:id="6350" w:author="Marmol, Dominika Klaudia" w:date="2026-06-08T18:27:00Z">
        <w:r w:rsidR="002F0CD0" w:rsidRPr="002F0CD0">
          <w:rPr>
            <w:color w:val="0000FF"/>
            <w:szCs w:val="18"/>
          </w:rPr>
          <w:fldChar w:fldCharType="separate"/>
        </w:r>
        <w:r w:rsidR="002F0CD0" w:rsidRPr="002F0CD0">
          <w:rPr>
            <w:color w:val="0000FF"/>
            <w:szCs w:val="18"/>
            <w:rPrChange w:id="6351" w:author="Marmol, Dominika Klaudia" w:date="2026-06-08T18:27:00Z">
              <w:rPr>
                <w:szCs w:val="18"/>
              </w:rPr>
            </w:rPrChange>
          </w:rPr>
          <w:t>Table </w:t>
        </w:r>
        <w:r w:rsidR="002F0CD0" w:rsidRPr="002F0CD0">
          <w:rPr>
            <w:noProof/>
            <w:color w:val="0000FF"/>
            <w:szCs w:val="18"/>
            <w:rPrChange w:id="6352" w:author="Marmol, Dominika Klaudia" w:date="2026-06-08T18:27:00Z">
              <w:rPr>
                <w:noProof/>
              </w:rPr>
            </w:rPrChange>
          </w:rPr>
          <w:t>14</w:t>
        </w:r>
        <w:r w:rsidR="002F0CD0" w:rsidRPr="002F0CD0">
          <w:rPr>
            <w:color w:val="0000FF"/>
            <w:szCs w:val="18"/>
          </w:rPr>
          <w:fldChar w:fldCharType="end"/>
        </w:r>
      </w:ins>
      <w:ins w:id="6353" w:author="Marmol, Dominika Klaudia" w:date="2026-06-08T11:45:00Z">
        <w:r w:rsidRPr="003260B4">
          <w:t>).</w:t>
        </w:r>
      </w:ins>
    </w:p>
    <w:p w14:paraId="46FE333F" w14:textId="77777777" w:rsidR="00BD40B1" w:rsidRPr="003260B4" w:rsidRDefault="00E27C57" w:rsidP="00BD40B1">
      <w:pPr>
        <w:pStyle w:val="Table-Footnotehanging"/>
        <w:rPr>
          <w:ins w:id="6354" w:author="Marmol, Dominika Klaudia" w:date="2026-06-08T11:45:00Z"/>
        </w:rPr>
      </w:pPr>
      <w:ins w:id="6355" w:author="Marmol, Dominika Klaudia" w:date="2026-06-08T11:45:00Z">
        <w:r w:rsidRPr="003260B4">
          <w:t>a)</w:t>
        </w:r>
        <w:r w:rsidRPr="003260B4">
          <w:tab/>
          <w:t>Part B2: blood sampling for tumor markers CEA and CA19-9 at C1D1, C2D1, C3D1, C4D1, then Q6W (aligned with tumor scans), until 1</w:t>
        </w:r>
        <w:r>
          <w:t> </w:t>
        </w:r>
        <w:r w:rsidRPr="003260B4">
          <w:t>year, then Q12W (aligned with tumor scans) and at EOT.</w:t>
        </w:r>
      </w:ins>
    </w:p>
    <w:p w14:paraId="2100E56F" w14:textId="77777777" w:rsidR="00BD40B1" w:rsidRPr="003260B4" w:rsidRDefault="00E27C57" w:rsidP="00BD40B1">
      <w:pPr>
        <w:pStyle w:val="Table-Footnotehanging"/>
        <w:rPr>
          <w:ins w:id="6356" w:author="Marmol, Dominika Klaudia" w:date="2026-06-08T11:45:00Z"/>
        </w:rPr>
      </w:pPr>
      <w:ins w:id="6357" w:author="Marmol, Dominika Klaudia" w:date="2026-06-08T11:45:00Z">
        <w:r w:rsidRPr="003260B4">
          <w:t>b)</w:t>
        </w:r>
        <w:r w:rsidRPr="003260B4">
          <w:tab/>
          <w:t>TO will only be collected in enrolled in US sites if emerging data from Part</w:t>
        </w:r>
        <w:r>
          <w:t> </w:t>
        </w:r>
        <w:r w:rsidRPr="003260B4">
          <w:t>A indicates this is necessary.</w:t>
        </w:r>
      </w:ins>
    </w:p>
    <w:p w14:paraId="549DCE89" w14:textId="77777777" w:rsidR="00BD40B1" w:rsidRPr="003260B4" w:rsidRDefault="00E27C57" w:rsidP="00BD40B1">
      <w:pPr>
        <w:pStyle w:val="Table-Footnotehanging"/>
        <w:rPr>
          <w:ins w:id="6358" w:author="Marmol, Dominika Klaudia" w:date="2026-06-08T11:46:00Z"/>
        </w:rPr>
      </w:pPr>
      <w:ins w:id="6359" w:author="Marmol, Dominika Klaudia" w:date="2026-06-08T11:46:00Z">
        <w:r w:rsidRPr="003260B4">
          <w:t>c)</w:t>
        </w:r>
        <w:r w:rsidRPr="003260B4">
          <w:tab/>
          <w:t>ctDNA will be collected at C1D1, C3D1, C5D1, C7D1, C9D1, at progression and EOT. If EOT visit sample would be collected 28 days or less after another time point, EOT sample can be omitted.</w:t>
        </w:r>
      </w:ins>
    </w:p>
    <w:p w14:paraId="45092E78" w14:textId="77777777" w:rsidR="00BD40B1" w:rsidRDefault="00E27C57" w:rsidP="00BD40B1">
      <w:pPr>
        <w:pStyle w:val="Table-Footnote"/>
        <w:rPr>
          <w:ins w:id="6360" w:author="Marmol, Dominika Klaudia" w:date="2026-06-08T11:46:00Z"/>
        </w:rPr>
      </w:pPr>
      <w:ins w:id="6361" w:author="Marmol, Dominika Klaudia" w:date="2026-06-08T11:46:00Z">
        <w:r w:rsidRPr="003260B4">
          <w:t xml:space="preserve">Abbreviations: 2L+ = second-line of therapy or higher; CA19-9 = carbohydrate antigen 19-9; CEA = carcinoembryonic antigen; </w:t>
        </w:r>
        <w:r>
          <w:t xml:space="preserve">CnDn = Day n of Cycle n; </w:t>
        </w:r>
        <w:r w:rsidRPr="003260B4">
          <w:t xml:space="preserve">ctDNA = circulating tumor </w:t>
        </w:r>
        <w:r>
          <w:t>DNA</w:t>
        </w:r>
        <w:r w:rsidRPr="003260B4">
          <w:t xml:space="preserve">; </w:t>
        </w:r>
        <w:r>
          <w:t>DNA = deoxyribonucleic acid;</w:t>
        </w:r>
        <w:r w:rsidRPr="003260B4">
          <w:t xml:space="preserve"> EOT = End-of-Treatment; GC = gastric cancer; GEJC = gastroesophageal junction cancer; HER2 = human epidermal growth factor receptor 2; h = hour(s); </w:t>
        </w:r>
        <w:r>
          <w:t xml:space="preserve">min = minute(s); </w:t>
        </w:r>
        <w:r w:rsidRPr="003260B4">
          <w:t>Q6W = once every</w:t>
        </w:r>
        <w:r>
          <w:t xml:space="preserve"> 6 </w:t>
        </w:r>
        <w:r w:rsidRPr="003260B4">
          <w:t>weeks; Q12W = once every 12</w:t>
        </w:r>
        <w:r>
          <w:t> </w:t>
        </w:r>
        <w:r w:rsidRPr="003260B4">
          <w:t>weeks; TO = target occupancy; US = United States.</w:t>
        </w:r>
      </w:ins>
    </w:p>
    <w:p w14:paraId="53017AE3" w14:textId="77777777" w:rsidR="00BD40B1" w:rsidRDefault="00BD40B1" w:rsidP="00BD40B1">
      <w:pPr>
        <w:pStyle w:val="Table-Footnote"/>
        <w:rPr>
          <w:ins w:id="6362" w:author="Marmol, Dominika Klaudia" w:date="2026-06-08T11:46:00Z"/>
        </w:rPr>
      </w:pPr>
    </w:p>
    <w:p w14:paraId="79F982C7" w14:textId="6FE06F13" w:rsidR="00BD40B1" w:rsidRPr="00201CA3" w:rsidRDefault="00E27C57" w:rsidP="00BD40B1">
      <w:pPr>
        <w:pStyle w:val="CaptionTable"/>
        <w:rPr>
          <w:ins w:id="6363" w:author="Marmol, Dominika Klaudia" w:date="2026-06-08T11:46:00Z"/>
          <w:sz w:val="24"/>
          <w:szCs w:val="24"/>
          <w:rPrChange w:id="6364" w:author="Marmol, Dominika Klaudia" w:date="2026-06-08T16:59:00Z">
            <w:rPr>
              <w:ins w:id="6365" w:author="Marmol, Dominika Klaudia" w:date="2026-06-08T11:46:00Z"/>
            </w:rPr>
          </w:rPrChange>
        </w:rPr>
      </w:pPr>
      <w:bookmarkStart w:id="6366" w:name="_Ref226705218"/>
      <w:bookmarkStart w:id="6367" w:name="_Toc229131342"/>
      <w:bookmarkStart w:id="6368" w:name="_Toc232068078"/>
      <w:r w:rsidRPr="00201CA3">
        <w:rPr>
          <w:sz w:val="24"/>
          <w:szCs w:val="24"/>
          <w:rPrChange w:id="6369" w:author="Marmol, Dominika Klaudia" w:date="2026-06-08T16:59:00Z">
            <w:rPr/>
          </w:rPrChange>
        </w:rPr>
        <w:lastRenderedPageBreak/>
        <w:t>Table </w:t>
      </w:r>
      <w:r w:rsidRPr="00201CA3">
        <w:rPr>
          <w:sz w:val="24"/>
          <w:szCs w:val="24"/>
          <w:rPrChange w:id="6370" w:author="Marmol, Dominika Klaudia" w:date="2026-06-08T16:59:00Z">
            <w:rPr/>
          </w:rPrChange>
        </w:rPr>
        <w:fldChar w:fldCharType="begin"/>
      </w:r>
      <w:r w:rsidRPr="00201CA3">
        <w:rPr>
          <w:sz w:val="24"/>
          <w:szCs w:val="24"/>
          <w:rPrChange w:id="6371" w:author="Marmol, Dominika Klaudia" w:date="2026-06-08T16:59:00Z">
            <w:rPr/>
          </w:rPrChange>
        </w:rPr>
        <w:instrText xml:space="preserve"> SEQ Table \* ARABIC </w:instrText>
      </w:r>
      <w:r w:rsidRPr="00201CA3">
        <w:rPr>
          <w:noProof/>
          <w:sz w:val="24"/>
          <w:szCs w:val="24"/>
          <w:rPrChange w:id="6372" w:author="Marmol, Dominika Klaudia" w:date="2026-06-08T16:59:00Z">
            <w:rPr>
              <w:noProof/>
            </w:rPr>
          </w:rPrChange>
        </w:rPr>
        <w:fldChar w:fldCharType="separate"/>
      </w:r>
      <w:ins w:id="6373" w:author="Marmol, Dominika Klaudia" w:date="2026-06-08T16:59:00Z">
        <w:r w:rsidR="00201CA3" w:rsidRPr="00201CA3">
          <w:rPr>
            <w:noProof/>
            <w:sz w:val="24"/>
            <w:szCs w:val="24"/>
            <w:rPrChange w:id="6374" w:author="Marmol, Dominika Klaudia" w:date="2026-06-08T16:59:00Z">
              <w:rPr>
                <w:noProof/>
              </w:rPr>
            </w:rPrChange>
          </w:rPr>
          <w:t>17</w:t>
        </w:r>
      </w:ins>
      <w:del w:id="6375" w:author="Marmol, Dominika Klaudia" w:date="2026-06-08T16:59:00Z">
        <w:r w:rsidRPr="00201CA3">
          <w:rPr>
            <w:noProof/>
            <w:sz w:val="24"/>
            <w:szCs w:val="24"/>
            <w:rPrChange w:id="6376" w:author="Marmol, Dominika Klaudia" w:date="2026-06-08T16:59:00Z">
              <w:rPr>
                <w:noProof/>
              </w:rPr>
            </w:rPrChange>
          </w:rPr>
          <w:delText>12</w:delText>
        </w:r>
      </w:del>
      <w:r w:rsidRPr="00201CA3">
        <w:rPr>
          <w:noProof/>
          <w:sz w:val="24"/>
          <w:szCs w:val="24"/>
          <w:rPrChange w:id="6377" w:author="Marmol, Dominika Klaudia" w:date="2026-06-08T16:59:00Z">
            <w:rPr>
              <w:noProof/>
            </w:rPr>
          </w:rPrChange>
        </w:rPr>
        <w:fldChar w:fldCharType="end"/>
      </w:r>
      <w:bookmarkEnd w:id="6366"/>
      <w:r w:rsidRPr="00201CA3">
        <w:rPr>
          <w:sz w:val="24"/>
          <w:szCs w:val="24"/>
          <w:rPrChange w:id="6378" w:author="Marmol, Dominika Klaudia" w:date="2026-06-08T16:59:00Z">
            <w:rPr/>
          </w:rPrChange>
        </w:rPr>
        <w:t>:</w:t>
      </w:r>
      <w:r w:rsidRPr="00201CA3">
        <w:rPr>
          <w:sz w:val="24"/>
          <w:szCs w:val="24"/>
          <w:rPrChange w:id="6379" w:author="Marmol, Dominika Klaudia" w:date="2026-06-08T16:59:00Z">
            <w:rPr/>
          </w:rPrChange>
        </w:rPr>
        <w:tab/>
      </w:r>
      <w:ins w:id="6380" w:author="Marmol, Dominika Klaudia" w:date="2026-06-08T11:46:00Z">
        <w:r w:rsidRPr="00201CA3">
          <w:rPr>
            <w:sz w:val="24"/>
            <w:szCs w:val="24"/>
            <w:rPrChange w:id="6381" w:author="Marmol, Dominika Klaudia" w:date="2026-06-08T16:59:00Z">
              <w:rPr/>
            </w:rPrChange>
          </w:rPr>
          <w:t>Schedule of activities – Part B3 (Dose optimization and expansion: 2L+ AGA-negative NSCLC)</w:t>
        </w:r>
        <w:bookmarkEnd w:id="6367"/>
        <w:bookmarkEnd w:id="6368"/>
      </w:ins>
    </w:p>
    <w:tbl>
      <w:tblPr>
        <w:tblStyle w:val="TableGrid10"/>
        <w:tblW w:w="5000" w:type="pct"/>
        <w:jc w:val="center"/>
        <w:tblLayout w:type="fixed"/>
        <w:tblLook w:val="0600" w:firstRow="0" w:lastRow="0" w:firstColumn="0" w:lastColumn="0" w:noHBand="1" w:noVBand="1"/>
      </w:tblPr>
      <w:tblGrid>
        <w:gridCol w:w="2926"/>
        <w:gridCol w:w="1867"/>
        <w:gridCol w:w="667"/>
        <w:gridCol w:w="667"/>
        <w:gridCol w:w="667"/>
        <w:gridCol w:w="664"/>
        <w:gridCol w:w="669"/>
        <w:gridCol w:w="1200"/>
        <w:gridCol w:w="943"/>
        <w:gridCol w:w="929"/>
        <w:gridCol w:w="1083"/>
        <w:gridCol w:w="996"/>
      </w:tblGrid>
      <w:tr w:rsidR="008F5115" w14:paraId="025BC009" w14:textId="77777777" w:rsidTr="00F147E0">
        <w:trPr>
          <w:trHeight w:val="284"/>
          <w:tblHeader/>
          <w:jc w:val="center"/>
          <w:ins w:id="6382" w:author="Marmol, Dominika Klaudia" w:date="2026-06-08T11:46:00Z"/>
        </w:trPr>
        <w:tc>
          <w:tcPr>
            <w:tcW w:w="1102"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41AF809" w14:textId="77777777" w:rsidR="00BD40B1" w:rsidRPr="008C7800" w:rsidRDefault="00E27C57" w:rsidP="00F147E0">
            <w:pPr>
              <w:pStyle w:val="Table-1rowcenter"/>
              <w:keepNext w:val="0"/>
              <w:keepLines w:val="0"/>
              <w:jc w:val="left"/>
              <w:rPr>
                <w:ins w:id="6383" w:author="Marmol, Dominika Klaudia" w:date="2026-06-08T11:46:00Z"/>
                <w:lang w:val="en-US"/>
              </w:rPr>
            </w:pPr>
            <w:ins w:id="6384" w:author="Marmol, Dominika Klaudia" w:date="2026-06-08T11:46:00Z">
              <w:r w:rsidRPr="008C7800">
                <w:t>Procedure (1 cycle = 14 days)</w:t>
              </w:r>
            </w:ins>
          </w:p>
        </w:tc>
        <w:tc>
          <w:tcPr>
            <w:tcW w:w="703"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9AA7944" w14:textId="77777777" w:rsidR="00BD40B1" w:rsidRPr="008C7800" w:rsidRDefault="00E27C57" w:rsidP="00F147E0">
            <w:pPr>
              <w:pStyle w:val="Table-1rowcenter"/>
              <w:keepNext w:val="0"/>
              <w:keepLines w:val="0"/>
              <w:rPr>
                <w:ins w:id="6385" w:author="Marmol, Dominika Klaudia" w:date="2026-06-08T11:46:00Z"/>
                <w:bCs/>
                <w:lang w:val="en-US"/>
              </w:rPr>
            </w:pPr>
            <w:ins w:id="6386" w:author="Marmol, Dominika Klaudia" w:date="2026-06-08T11:46:00Z">
              <w:r w:rsidRPr="008C7800">
                <w:rPr>
                  <w:bCs/>
                  <w:lang w:val="en-US"/>
                </w:rPr>
                <w:t>Screening </w:t>
              </w:r>
              <w:r w:rsidRPr="008C7800">
                <w:rPr>
                  <w:bCs/>
                  <w:sz w:val="22"/>
                  <w:vertAlign w:val="superscript"/>
                  <w:lang w:val="en-US"/>
                </w:rPr>
                <w:t>a</w:t>
              </w:r>
            </w:ins>
          </w:p>
        </w:tc>
        <w:tc>
          <w:tcPr>
            <w:tcW w:w="753" w:type="pct"/>
            <w:gridSpan w:val="3"/>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2BFAF341" w14:textId="77777777" w:rsidR="00BD40B1" w:rsidRPr="008C7800" w:rsidRDefault="00E27C57" w:rsidP="00F147E0">
            <w:pPr>
              <w:pStyle w:val="Table-1rowcenter"/>
              <w:keepNext w:val="0"/>
              <w:keepLines w:val="0"/>
              <w:rPr>
                <w:ins w:id="6387" w:author="Marmol, Dominika Klaudia" w:date="2026-06-08T11:46:00Z"/>
                <w:bCs/>
                <w:lang w:val="en-US"/>
              </w:rPr>
            </w:pPr>
            <w:ins w:id="6388" w:author="Marmol, Dominika Klaudia" w:date="2026-06-08T11:46:00Z">
              <w:r w:rsidRPr="008C7800">
                <w:rPr>
                  <w:bCs/>
                  <w:lang w:val="en-US"/>
                </w:rPr>
                <w:t>Cycle 1</w:t>
              </w:r>
            </w:ins>
          </w:p>
        </w:tc>
        <w:tc>
          <w:tcPr>
            <w:tcW w:w="502" w:type="pct"/>
            <w:gridSpan w:val="2"/>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5552DE60" w14:textId="77777777" w:rsidR="00BD40B1" w:rsidRPr="008C7800" w:rsidRDefault="00E27C57" w:rsidP="00F147E0">
            <w:pPr>
              <w:pStyle w:val="Table-1rowcenter"/>
              <w:keepNext w:val="0"/>
              <w:keepLines w:val="0"/>
              <w:rPr>
                <w:ins w:id="6389" w:author="Marmol, Dominika Klaudia" w:date="2026-06-08T11:46:00Z"/>
                <w:bCs/>
                <w:lang w:val="en-US"/>
              </w:rPr>
            </w:pPr>
            <w:ins w:id="6390" w:author="Marmol, Dominika Klaudia" w:date="2026-06-08T11:46:00Z">
              <w:r w:rsidRPr="008C7800">
                <w:rPr>
                  <w:bCs/>
                  <w:lang w:val="en-US"/>
                </w:rPr>
                <w:t>Cycle 2</w:t>
              </w:r>
            </w:ins>
          </w:p>
        </w:tc>
        <w:tc>
          <w:tcPr>
            <w:tcW w:w="45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29F9F1" w14:textId="77777777" w:rsidR="00BD40B1" w:rsidRPr="008C7800" w:rsidRDefault="00E27C57" w:rsidP="00F147E0">
            <w:pPr>
              <w:pStyle w:val="Table-1rowcenter"/>
              <w:keepNext w:val="0"/>
              <w:keepLines w:val="0"/>
              <w:rPr>
                <w:ins w:id="6391" w:author="Marmol, Dominika Klaudia" w:date="2026-06-08T11:46:00Z"/>
                <w:bCs/>
                <w:lang w:val="en-US"/>
              </w:rPr>
            </w:pPr>
            <w:ins w:id="6392" w:author="Marmol, Dominika Klaudia" w:date="2026-06-08T11:46:00Z">
              <w:r w:rsidRPr="008C7800">
                <w:rPr>
                  <w:bCs/>
                  <w:lang w:val="en-US"/>
                </w:rPr>
                <w:t>Cycle 3 &amp; thereafter</w:t>
              </w:r>
            </w:ins>
          </w:p>
        </w:tc>
        <w:tc>
          <w:tcPr>
            <w:tcW w:w="355"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50667010" w14:textId="77777777" w:rsidR="00BD40B1" w:rsidRPr="008C7800" w:rsidRDefault="00E27C57" w:rsidP="00F147E0">
            <w:pPr>
              <w:pStyle w:val="Table-1rowcenter"/>
              <w:keepNext w:val="0"/>
              <w:keepLines w:val="0"/>
              <w:rPr>
                <w:ins w:id="6393" w:author="Marmol, Dominika Klaudia" w:date="2026-06-08T11:46:00Z"/>
                <w:bCs/>
              </w:rPr>
            </w:pPr>
            <w:ins w:id="6394" w:author="Marmol, Dominika Klaudia" w:date="2026-06-08T11:46:00Z">
              <w:r w:rsidRPr="008C7800">
                <w:rPr>
                  <w:bCs/>
                  <w:lang w:val="en-US"/>
                </w:rPr>
                <w:t>EOT Visit </w:t>
              </w:r>
              <w:r w:rsidRPr="008C7800">
                <w:rPr>
                  <w:bCs/>
                  <w:sz w:val="22"/>
                  <w:vertAlign w:val="superscript"/>
                  <w:lang w:val="en-US"/>
                </w:rPr>
                <w:t>b</w:t>
              </w:r>
            </w:ins>
          </w:p>
        </w:tc>
        <w:tc>
          <w:tcPr>
            <w:tcW w:w="1133"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E5E3AB" w14:textId="77777777" w:rsidR="00BD40B1" w:rsidRPr="008C7800" w:rsidRDefault="00E27C57" w:rsidP="00F147E0">
            <w:pPr>
              <w:pStyle w:val="Table-1rowcenter"/>
              <w:keepNext w:val="0"/>
              <w:keepLines w:val="0"/>
              <w:rPr>
                <w:ins w:id="6395" w:author="Marmol, Dominika Klaudia" w:date="2026-06-08T11:46:00Z"/>
                <w:bCs/>
                <w:lang w:val="en-US"/>
              </w:rPr>
            </w:pPr>
            <w:ins w:id="6396" w:author="Marmol, Dominika Klaudia" w:date="2026-06-08T11:46:00Z">
              <w:r w:rsidRPr="008C7800">
                <w:rPr>
                  <w:bCs/>
                  <w:lang w:val="en-US"/>
                </w:rPr>
                <w:t>Follow-up</w:t>
              </w:r>
            </w:ins>
          </w:p>
        </w:tc>
      </w:tr>
      <w:tr w:rsidR="008F5115" w14:paraId="545B3B06" w14:textId="77777777" w:rsidTr="00F147E0">
        <w:trPr>
          <w:trHeight w:val="310"/>
          <w:tblHeader/>
          <w:jc w:val="center"/>
          <w:ins w:id="6397" w:author="Marmol, Dominika Klaudia" w:date="2026-06-08T11:46:00Z"/>
        </w:trPr>
        <w:tc>
          <w:tcPr>
            <w:tcW w:w="1102" w:type="pct"/>
            <w:vMerge/>
            <w:vAlign w:val="center"/>
          </w:tcPr>
          <w:p w14:paraId="14E2D37E" w14:textId="77777777" w:rsidR="00BD40B1" w:rsidRPr="008C7800" w:rsidRDefault="00BD40B1" w:rsidP="00F147E0">
            <w:pPr>
              <w:pStyle w:val="Table-1rowcenter"/>
              <w:keepNext w:val="0"/>
              <w:keepLines w:val="0"/>
              <w:rPr>
                <w:ins w:id="6398" w:author="Marmol, Dominika Klaudia" w:date="2026-06-08T11:46:00Z"/>
                <w:rFonts w:eastAsia="SimSun"/>
                <w:lang w:val="en-US"/>
              </w:rPr>
            </w:pPr>
          </w:p>
        </w:tc>
        <w:tc>
          <w:tcPr>
            <w:tcW w:w="703" w:type="pct"/>
            <w:vMerge/>
            <w:vAlign w:val="center"/>
          </w:tcPr>
          <w:p w14:paraId="5CD8416C" w14:textId="77777777" w:rsidR="00BD40B1" w:rsidRPr="008C7800" w:rsidRDefault="00BD40B1" w:rsidP="00F147E0">
            <w:pPr>
              <w:pStyle w:val="Table-1rowcenter"/>
              <w:keepNext w:val="0"/>
              <w:keepLines w:val="0"/>
              <w:rPr>
                <w:ins w:id="6399" w:author="Marmol, Dominika Klaudia" w:date="2026-06-08T11:46:00Z"/>
                <w:rFonts w:eastAsia="SimSun"/>
                <w:bCs/>
                <w:lang w:val="en-US"/>
              </w:rPr>
            </w:pPr>
          </w:p>
        </w:tc>
        <w:tc>
          <w:tcPr>
            <w:tcW w:w="753" w:type="pct"/>
            <w:gridSpan w:val="3"/>
            <w:vMerge/>
            <w:tcBorders>
              <w:left w:val="single" w:sz="4" w:space="0" w:color="auto"/>
              <w:bottom w:val="single" w:sz="4" w:space="0" w:color="auto"/>
              <w:right w:val="single" w:sz="4" w:space="0" w:color="auto"/>
            </w:tcBorders>
            <w:shd w:val="clear" w:color="auto" w:fill="D9D9D9" w:themeFill="background1" w:themeFillShade="D9"/>
            <w:noWrap/>
            <w:vAlign w:val="center"/>
          </w:tcPr>
          <w:p w14:paraId="6F52A300" w14:textId="77777777" w:rsidR="00BD40B1" w:rsidRPr="008C7800" w:rsidRDefault="00BD40B1" w:rsidP="00F147E0">
            <w:pPr>
              <w:pStyle w:val="Table-1rowcenter"/>
              <w:keepNext w:val="0"/>
              <w:keepLines w:val="0"/>
              <w:rPr>
                <w:ins w:id="6400" w:author="Marmol, Dominika Klaudia" w:date="2026-06-08T11:46:00Z"/>
                <w:bCs/>
              </w:rPr>
            </w:pPr>
          </w:p>
        </w:tc>
        <w:tc>
          <w:tcPr>
            <w:tcW w:w="502" w:type="pct"/>
            <w:gridSpan w:val="2"/>
            <w:vMerge/>
            <w:tcBorders>
              <w:left w:val="single" w:sz="4" w:space="0" w:color="auto"/>
              <w:bottom w:val="single" w:sz="4" w:space="0" w:color="auto"/>
              <w:right w:val="single" w:sz="4" w:space="0" w:color="auto"/>
            </w:tcBorders>
            <w:shd w:val="clear" w:color="auto" w:fill="D9D9D9" w:themeFill="background1" w:themeFillShade="D9"/>
            <w:vAlign w:val="center"/>
          </w:tcPr>
          <w:p w14:paraId="50441DE0" w14:textId="77777777" w:rsidR="00BD40B1" w:rsidRPr="008C7800" w:rsidRDefault="00BD40B1" w:rsidP="00F147E0">
            <w:pPr>
              <w:pStyle w:val="Table-1rowcenter"/>
              <w:keepNext w:val="0"/>
              <w:keepLines w:val="0"/>
              <w:rPr>
                <w:ins w:id="6401" w:author="Marmol, Dominika Klaudia" w:date="2026-06-08T11:46:00Z"/>
                <w:bCs/>
                <w:lang w:val="en-US"/>
              </w:rPr>
            </w:pPr>
          </w:p>
        </w:tc>
        <w:tc>
          <w:tcPr>
            <w:tcW w:w="452"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603B0359" w14:textId="77777777" w:rsidR="00BD40B1" w:rsidRPr="008C7800" w:rsidRDefault="00E27C57" w:rsidP="00F147E0">
            <w:pPr>
              <w:pStyle w:val="Table-1rowcenter"/>
              <w:keepNext w:val="0"/>
              <w:keepLines w:val="0"/>
              <w:rPr>
                <w:ins w:id="6402" w:author="Marmol, Dominika Klaudia" w:date="2026-06-08T11:46:00Z"/>
                <w:bCs/>
                <w:lang w:val="en-US"/>
              </w:rPr>
            </w:pPr>
            <w:ins w:id="6403" w:author="Marmol, Dominika Klaudia" w:date="2026-06-08T11:46:00Z">
              <w:r w:rsidRPr="008C7800">
                <w:rPr>
                  <w:bCs/>
                  <w:lang w:val="en-US"/>
                </w:rPr>
                <w:t>D1</w:t>
              </w:r>
            </w:ins>
          </w:p>
        </w:tc>
        <w:tc>
          <w:tcPr>
            <w:tcW w:w="355" w:type="pct"/>
            <w:vMerge/>
            <w:tcBorders>
              <w:left w:val="single" w:sz="4" w:space="0" w:color="auto"/>
              <w:right w:val="single" w:sz="4" w:space="0" w:color="auto"/>
            </w:tcBorders>
            <w:shd w:val="clear" w:color="auto" w:fill="D9D9D9" w:themeFill="background1" w:themeFillShade="D9"/>
            <w:vAlign w:val="center"/>
          </w:tcPr>
          <w:p w14:paraId="52FC5987" w14:textId="77777777" w:rsidR="00BD40B1" w:rsidRPr="008C7800" w:rsidRDefault="00BD40B1" w:rsidP="00F147E0">
            <w:pPr>
              <w:pStyle w:val="Table-1rowcenter"/>
              <w:keepNext w:val="0"/>
              <w:keepLines w:val="0"/>
              <w:rPr>
                <w:ins w:id="6404" w:author="Marmol, Dominika Klaudia" w:date="2026-06-08T11:46:00Z"/>
                <w:bCs/>
              </w:rPr>
            </w:pPr>
          </w:p>
        </w:tc>
        <w:tc>
          <w:tcPr>
            <w:tcW w:w="350"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60374F9" w14:textId="77777777" w:rsidR="00BD40B1" w:rsidRPr="008C7800" w:rsidRDefault="00E27C57" w:rsidP="00F147E0">
            <w:pPr>
              <w:pStyle w:val="Table-1rowcenter"/>
              <w:keepNext w:val="0"/>
              <w:keepLines w:val="0"/>
              <w:rPr>
                <w:ins w:id="6405" w:author="Marmol, Dominika Klaudia" w:date="2026-06-08T11:46:00Z"/>
                <w:bCs/>
                <w:lang w:val="en-US"/>
              </w:rPr>
            </w:pPr>
            <w:ins w:id="6406" w:author="Marmol, Dominika Klaudia" w:date="2026-06-08T11:46:00Z">
              <w:r w:rsidRPr="008C7800">
                <w:rPr>
                  <w:bCs/>
                  <w:lang w:val="en-US"/>
                </w:rPr>
                <w:t>Day 30 SFU</w:t>
              </w:r>
            </w:ins>
          </w:p>
        </w:tc>
        <w:tc>
          <w:tcPr>
            <w:tcW w:w="408"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DAB41A2" w14:textId="77777777" w:rsidR="00BD40B1" w:rsidRPr="008C7800" w:rsidRDefault="00E27C57" w:rsidP="00F147E0">
            <w:pPr>
              <w:pStyle w:val="Table-1rowcenter"/>
              <w:keepNext w:val="0"/>
              <w:keepLines w:val="0"/>
              <w:rPr>
                <w:ins w:id="6407" w:author="Marmol, Dominika Klaudia" w:date="2026-06-08T11:46:00Z"/>
                <w:bCs/>
                <w:lang w:val="en-US"/>
              </w:rPr>
            </w:pPr>
            <w:ins w:id="6408" w:author="Marmol, Dominika Klaudia" w:date="2026-06-08T11:46:00Z">
              <w:r w:rsidRPr="008C7800">
                <w:rPr>
                  <w:bCs/>
                  <w:lang w:val="en-US"/>
                </w:rPr>
                <w:t>Day 90 SFU</w:t>
              </w:r>
              <w:r w:rsidRPr="008C7800">
                <w:rPr>
                  <w:lang w:val="en-US"/>
                </w:rPr>
                <w:t>/</w:t>
              </w:r>
              <w:r w:rsidRPr="008C7800">
                <w:rPr>
                  <w:bCs/>
                  <w:lang w:val="en-US"/>
                </w:rPr>
                <w:t>ETV</w:t>
              </w:r>
            </w:ins>
          </w:p>
        </w:tc>
        <w:tc>
          <w:tcPr>
            <w:tcW w:w="375"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E01C123" w14:textId="77777777" w:rsidR="00BD40B1" w:rsidRPr="008C7800" w:rsidRDefault="00E27C57" w:rsidP="00F147E0">
            <w:pPr>
              <w:pStyle w:val="Table-1rowcenter"/>
              <w:keepNext w:val="0"/>
              <w:keepLines w:val="0"/>
              <w:rPr>
                <w:ins w:id="6409" w:author="Marmol, Dominika Klaudia" w:date="2026-06-08T11:46:00Z"/>
                <w:bCs/>
                <w:lang w:val="en-US"/>
              </w:rPr>
            </w:pPr>
            <w:ins w:id="6410" w:author="Marmol, Dominika Klaudia" w:date="2026-06-08T11:46:00Z">
              <w:r w:rsidRPr="008C7800">
                <w:rPr>
                  <w:bCs/>
                  <w:lang w:val="en-US"/>
                </w:rPr>
                <w:t>Survival follow-up</w:t>
              </w:r>
            </w:ins>
          </w:p>
        </w:tc>
      </w:tr>
      <w:tr w:rsidR="008F5115" w14:paraId="28BB357A" w14:textId="77777777" w:rsidTr="00F147E0">
        <w:trPr>
          <w:trHeight w:val="284"/>
          <w:tblHeader/>
          <w:jc w:val="center"/>
          <w:ins w:id="6411" w:author="Marmol, Dominika Klaudia" w:date="2026-06-08T11:46:00Z"/>
        </w:trPr>
        <w:tc>
          <w:tcPr>
            <w:tcW w:w="1102" w:type="pct"/>
            <w:vMerge/>
            <w:vAlign w:val="center"/>
          </w:tcPr>
          <w:p w14:paraId="4AF430D1" w14:textId="77777777" w:rsidR="00BD40B1" w:rsidRPr="008C7800" w:rsidRDefault="00BD40B1" w:rsidP="00F147E0">
            <w:pPr>
              <w:spacing w:before="40" w:after="40"/>
              <w:rPr>
                <w:ins w:id="6412" w:author="Marmol, Dominika Klaudia" w:date="2026-06-08T11:46:00Z"/>
                <w:rFonts w:eastAsia="SimSun"/>
                <w:sz w:val="21"/>
                <w:szCs w:val="21"/>
                <w:lang w:val="en-US"/>
              </w:rPr>
            </w:pPr>
          </w:p>
        </w:tc>
        <w:tc>
          <w:tcPr>
            <w:tcW w:w="703" w:type="pct"/>
            <w:vMerge/>
            <w:vAlign w:val="center"/>
          </w:tcPr>
          <w:p w14:paraId="1501A163" w14:textId="77777777" w:rsidR="00BD40B1" w:rsidRPr="008C7800" w:rsidRDefault="00BD40B1" w:rsidP="00F147E0">
            <w:pPr>
              <w:spacing w:before="40" w:after="40"/>
              <w:rPr>
                <w:ins w:id="6413" w:author="Marmol, Dominika Klaudia" w:date="2026-06-08T11:46:00Z"/>
                <w:rFonts w:eastAsia="SimSun"/>
                <w:b/>
                <w:bCs/>
                <w:sz w:val="21"/>
                <w:szCs w:val="21"/>
                <w:lang w:val="en-US"/>
              </w:rPr>
            </w:pPr>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7A99162C" w14:textId="77777777" w:rsidR="00BD40B1" w:rsidRPr="008C7800" w:rsidRDefault="00E27C57" w:rsidP="00F147E0">
            <w:pPr>
              <w:pStyle w:val="Table-1row-Centered"/>
              <w:keepNext w:val="0"/>
              <w:keepLines w:val="0"/>
              <w:rPr>
                <w:ins w:id="6414" w:author="Marmol, Dominika Klaudia" w:date="2026-06-08T11:46:00Z"/>
                <w:lang w:val="en-US"/>
              </w:rPr>
            </w:pPr>
            <w:ins w:id="6415" w:author="Marmol, Dominika Klaudia" w:date="2026-06-08T11:46:00Z">
              <w:r w:rsidRPr="008C7800">
                <w:rPr>
                  <w:lang w:val="en-US"/>
                </w:rPr>
                <w:t>D1</w:t>
              </w:r>
            </w:ins>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5DF49390" w14:textId="77777777" w:rsidR="00BD40B1" w:rsidRPr="008C7800" w:rsidRDefault="00E27C57" w:rsidP="00F147E0">
            <w:pPr>
              <w:pStyle w:val="Table-1row-Centered"/>
              <w:keepNext w:val="0"/>
              <w:keepLines w:val="0"/>
              <w:rPr>
                <w:ins w:id="6416" w:author="Marmol, Dominika Klaudia" w:date="2026-06-08T11:46:00Z"/>
                <w:lang w:val="en-US"/>
              </w:rPr>
            </w:pPr>
            <w:ins w:id="6417" w:author="Marmol, Dominika Klaudia" w:date="2026-06-08T11:46:00Z">
              <w:r w:rsidRPr="008C7800">
                <w:rPr>
                  <w:lang w:val="en-US"/>
                </w:rPr>
                <w:t>D4</w:t>
              </w:r>
            </w:ins>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ACDE5A4" w14:textId="77777777" w:rsidR="00BD40B1" w:rsidRPr="008C7800" w:rsidRDefault="00E27C57" w:rsidP="00F147E0">
            <w:pPr>
              <w:pStyle w:val="Table-1row-Centered"/>
              <w:keepNext w:val="0"/>
              <w:keepLines w:val="0"/>
              <w:rPr>
                <w:ins w:id="6418" w:author="Marmol, Dominika Klaudia" w:date="2026-06-08T11:46:00Z"/>
                <w:lang w:val="en-US"/>
              </w:rPr>
            </w:pPr>
            <w:ins w:id="6419" w:author="Marmol, Dominika Klaudia" w:date="2026-06-08T11:46:00Z">
              <w:r w:rsidRPr="008C7800">
                <w:rPr>
                  <w:lang w:val="en-US"/>
                </w:rPr>
                <w:t>D8</w:t>
              </w:r>
            </w:ins>
          </w:p>
        </w:tc>
        <w:tc>
          <w:tcPr>
            <w:tcW w:w="250"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7EF6E64" w14:textId="77777777" w:rsidR="00BD40B1" w:rsidRPr="008C7800" w:rsidRDefault="00E27C57" w:rsidP="00F147E0">
            <w:pPr>
              <w:pStyle w:val="Table-1row-Centered"/>
              <w:keepNext w:val="0"/>
              <w:keepLines w:val="0"/>
              <w:rPr>
                <w:ins w:id="6420" w:author="Marmol, Dominika Klaudia" w:date="2026-06-08T11:46:00Z"/>
                <w:lang w:val="en-US"/>
              </w:rPr>
            </w:pPr>
            <w:ins w:id="6421" w:author="Marmol, Dominika Klaudia" w:date="2026-06-08T11:46:00Z">
              <w:r w:rsidRPr="008C7800">
                <w:rPr>
                  <w:lang w:val="en-US"/>
                </w:rPr>
                <w:t>D1</w:t>
              </w:r>
            </w:ins>
          </w:p>
        </w:tc>
        <w:tc>
          <w:tcPr>
            <w:tcW w:w="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576AB371" w14:textId="77777777" w:rsidR="00BD40B1" w:rsidRPr="008C7800" w:rsidRDefault="00E27C57" w:rsidP="00F147E0">
            <w:pPr>
              <w:pStyle w:val="Table-1row-Centered"/>
              <w:keepNext w:val="0"/>
              <w:keepLines w:val="0"/>
              <w:rPr>
                <w:ins w:id="6422" w:author="Marmol, Dominika Klaudia" w:date="2026-06-08T11:46:00Z"/>
                <w:lang w:val="en-US"/>
              </w:rPr>
            </w:pPr>
            <w:ins w:id="6423" w:author="Marmol, Dominika Klaudia" w:date="2026-06-08T11:46:00Z">
              <w:r w:rsidRPr="008C7800">
                <w:rPr>
                  <w:lang w:val="en-US"/>
                </w:rPr>
                <w:t>D8</w:t>
              </w:r>
            </w:ins>
          </w:p>
        </w:tc>
        <w:tc>
          <w:tcPr>
            <w:tcW w:w="452" w:type="pct"/>
            <w:vMerge/>
            <w:tcBorders>
              <w:right w:val="single" w:sz="4" w:space="0" w:color="auto"/>
            </w:tcBorders>
            <w:noWrap/>
            <w:vAlign w:val="center"/>
          </w:tcPr>
          <w:p w14:paraId="3372C9F9" w14:textId="77777777" w:rsidR="00BD40B1" w:rsidRPr="008C7800" w:rsidRDefault="00BD40B1" w:rsidP="00F147E0">
            <w:pPr>
              <w:widowControl w:val="0"/>
              <w:spacing w:before="40" w:after="40"/>
              <w:ind w:left="86" w:hangingChars="41" w:hanging="86"/>
              <w:jc w:val="center"/>
              <w:rPr>
                <w:ins w:id="6424" w:author="Marmol, Dominika Klaudia" w:date="2026-06-08T11:46:00Z"/>
                <w:rFonts w:eastAsia="DengXian"/>
                <w:b/>
                <w:bCs/>
                <w:sz w:val="21"/>
                <w:szCs w:val="21"/>
                <w:lang w:val="en-US"/>
              </w:rPr>
            </w:pPr>
          </w:p>
        </w:tc>
        <w:tc>
          <w:tcPr>
            <w:tcW w:w="355" w:type="pct"/>
            <w:vMerge/>
            <w:tcBorders>
              <w:left w:val="single" w:sz="4" w:space="0" w:color="auto"/>
              <w:right w:val="single" w:sz="4" w:space="0" w:color="auto"/>
            </w:tcBorders>
            <w:vAlign w:val="center"/>
          </w:tcPr>
          <w:p w14:paraId="55BB19B7" w14:textId="77777777" w:rsidR="00BD40B1" w:rsidRPr="008C7800" w:rsidRDefault="00BD40B1" w:rsidP="00F147E0">
            <w:pPr>
              <w:widowControl w:val="0"/>
              <w:spacing w:before="40" w:after="40"/>
              <w:ind w:left="86" w:hangingChars="41" w:hanging="86"/>
              <w:jc w:val="center"/>
              <w:rPr>
                <w:ins w:id="6425" w:author="Marmol, Dominika Klaudia" w:date="2026-06-08T11:46:00Z"/>
                <w:rFonts w:eastAsia="DengXian"/>
                <w:b/>
                <w:bCs/>
                <w:sz w:val="21"/>
                <w:szCs w:val="21"/>
              </w:rPr>
            </w:pPr>
          </w:p>
        </w:tc>
        <w:tc>
          <w:tcPr>
            <w:tcW w:w="350" w:type="pct"/>
            <w:vMerge/>
            <w:tcBorders>
              <w:left w:val="single" w:sz="4" w:space="0" w:color="auto"/>
            </w:tcBorders>
            <w:vAlign w:val="center"/>
          </w:tcPr>
          <w:p w14:paraId="05D66D88" w14:textId="77777777" w:rsidR="00BD40B1" w:rsidRPr="008C7800" w:rsidRDefault="00BD40B1" w:rsidP="00F147E0">
            <w:pPr>
              <w:widowControl w:val="0"/>
              <w:spacing w:before="40" w:after="40"/>
              <w:ind w:left="86" w:hangingChars="41" w:hanging="86"/>
              <w:jc w:val="center"/>
              <w:rPr>
                <w:ins w:id="6426" w:author="Marmol, Dominika Klaudia" w:date="2026-06-08T11:46:00Z"/>
                <w:rFonts w:eastAsia="DengXian"/>
                <w:b/>
                <w:bCs/>
                <w:sz w:val="21"/>
                <w:szCs w:val="21"/>
                <w:lang w:val="en-US"/>
              </w:rPr>
            </w:pPr>
          </w:p>
        </w:tc>
        <w:tc>
          <w:tcPr>
            <w:tcW w:w="408" w:type="pct"/>
            <w:vMerge/>
            <w:vAlign w:val="center"/>
          </w:tcPr>
          <w:p w14:paraId="0E34AB0A" w14:textId="77777777" w:rsidR="00BD40B1" w:rsidRPr="008C7800" w:rsidRDefault="00BD40B1" w:rsidP="00F147E0">
            <w:pPr>
              <w:widowControl w:val="0"/>
              <w:spacing w:before="40" w:after="40"/>
              <w:ind w:left="86" w:hangingChars="41" w:hanging="86"/>
              <w:jc w:val="center"/>
              <w:rPr>
                <w:ins w:id="6427" w:author="Marmol, Dominika Klaudia" w:date="2026-06-08T11:46:00Z"/>
                <w:rFonts w:eastAsia="DengXian"/>
                <w:b/>
                <w:bCs/>
                <w:sz w:val="21"/>
                <w:szCs w:val="21"/>
                <w:lang w:val="en-US"/>
              </w:rPr>
            </w:pPr>
          </w:p>
        </w:tc>
        <w:tc>
          <w:tcPr>
            <w:tcW w:w="375" w:type="pct"/>
            <w:vMerge/>
            <w:vAlign w:val="center"/>
          </w:tcPr>
          <w:p w14:paraId="15924DB1" w14:textId="77777777" w:rsidR="00BD40B1" w:rsidRPr="008C7800" w:rsidRDefault="00BD40B1" w:rsidP="00F147E0">
            <w:pPr>
              <w:widowControl w:val="0"/>
              <w:spacing w:before="40" w:after="40"/>
              <w:ind w:left="86" w:hangingChars="41" w:hanging="86"/>
              <w:jc w:val="center"/>
              <w:rPr>
                <w:ins w:id="6428" w:author="Marmol, Dominika Klaudia" w:date="2026-06-08T11:46:00Z"/>
                <w:rFonts w:eastAsia="DengXian"/>
                <w:b/>
                <w:bCs/>
                <w:sz w:val="21"/>
                <w:szCs w:val="21"/>
                <w:lang w:val="en-US"/>
              </w:rPr>
            </w:pPr>
          </w:p>
        </w:tc>
      </w:tr>
      <w:tr w:rsidR="008F5115" w14:paraId="4C9C5FF7" w14:textId="77777777" w:rsidTr="00F147E0">
        <w:trPr>
          <w:trHeight w:val="284"/>
          <w:tblHeader/>
          <w:jc w:val="center"/>
          <w:ins w:id="6429"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0FF494F" w14:textId="77777777" w:rsidR="00BD40B1" w:rsidRPr="008C7800" w:rsidRDefault="00E27C57" w:rsidP="00F147E0">
            <w:pPr>
              <w:pStyle w:val="Table-1row-Centered"/>
              <w:keepNext w:val="0"/>
              <w:keepLines w:val="0"/>
              <w:jc w:val="left"/>
              <w:rPr>
                <w:ins w:id="6430" w:author="Marmol, Dominika Klaudia" w:date="2026-06-08T11:46:00Z"/>
                <w:lang w:val="en-US"/>
              </w:rPr>
            </w:pPr>
            <w:ins w:id="6431" w:author="Marmol, Dominika Klaudia" w:date="2026-06-08T11:46:00Z">
              <w:r w:rsidRPr="008C7800">
                <w:rPr>
                  <w:lang w:val="en-US"/>
                </w:rPr>
                <w:t>Window (days)</w:t>
              </w:r>
            </w:ins>
          </w:p>
        </w:tc>
        <w:tc>
          <w:tcPr>
            <w:tcW w:w="70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CAC3A2F" w14:textId="77777777" w:rsidR="00BD40B1" w:rsidRPr="008C7800" w:rsidRDefault="00E27C57" w:rsidP="00F147E0">
            <w:pPr>
              <w:pStyle w:val="Table-1row-Centered"/>
              <w:keepNext w:val="0"/>
              <w:keepLines w:val="0"/>
              <w:rPr>
                <w:ins w:id="6432" w:author="Marmol, Dominika Klaudia" w:date="2026-06-08T11:46:00Z"/>
                <w:lang w:val="en-US"/>
              </w:rPr>
            </w:pPr>
            <w:ins w:id="6433" w:author="Marmol, Dominika Klaudia" w:date="2026-06-08T11:46:00Z">
              <w:r w:rsidRPr="008C7800">
                <w:rPr>
                  <w:lang w:val="en-US"/>
                </w:rPr>
                <w:t>D-28 to D-1</w:t>
              </w:r>
            </w:ins>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640F8CA" w14:textId="77777777" w:rsidR="00BD40B1" w:rsidRPr="008C7800" w:rsidRDefault="00E27C57" w:rsidP="00F147E0">
            <w:pPr>
              <w:pStyle w:val="Table-1row-Centered"/>
              <w:keepNext w:val="0"/>
              <w:keepLines w:val="0"/>
              <w:rPr>
                <w:ins w:id="6434" w:author="Marmol, Dominika Klaudia" w:date="2026-06-08T11:46:00Z"/>
                <w:lang w:val="en-US"/>
              </w:rPr>
            </w:pPr>
            <w:ins w:id="6435" w:author="Marmol, Dominika Klaudia" w:date="2026-06-08T11:46:00Z">
              <w:r w:rsidRPr="008C7800">
                <w:rPr>
                  <w:lang w:val="en-US"/>
                </w:rPr>
                <w:t>0</w:t>
              </w:r>
            </w:ins>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5951D73" w14:textId="77777777" w:rsidR="00BD40B1" w:rsidRPr="008C7800" w:rsidRDefault="00E27C57" w:rsidP="00F147E0">
            <w:pPr>
              <w:pStyle w:val="Table-1row-Centered"/>
              <w:keepNext w:val="0"/>
              <w:keepLines w:val="0"/>
              <w:rPr>
                <w:ins w:id="6436" w:author="Marmol, Dominika Klaudia" w:date="2026-06-08T11:46:00Z"/>
                <w:lang w:val="en-US"/>
              </w:rPr>
            </w:pPr>
            <w:ins w:id="6437" w:author="Marmol, Dominika Klaudia" w:date="2026-06-08T11:46:00Z">
              <w:r w:rsidRPr="008C7800">
                <w:rPr>
                  <w:lang w:val="en-US"/>
                </w:rPr>
                <w:t>±1</w:t>
              </w:r>
            </w:ins>
          </w:p>
        </w:tc>
        <w:tc>
          <w:tcPr>
            <w:tcW w:w="25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49783DE" w14:textId="77777777" w:rsidR="00BD40B1" w:rsidRPr="008C7800" w:rsidRDefault="00E27C57" w:rsidP="00F147E0">
            <w:pPr>
              <w:pStyle w:val="Table-1row-Centered"/>
              <w:keepNext w:val="0"/>
              <w:keepLines w:val="0"/>
              <w:rPr>
                <w:ins w:id="6438" w:author="Marmol, Dominika Klaudia" w:date="2026-06-08T11:46:00Z"/>
                <w:lang w:val="en-US"/>
              </w:rPr>
            </w:pPr>
            <w:ins w:id="6439" w:author="Marmol, Dominika Klaudia" w:date="2026-06-08T11:46:00Z">
              <w:r w:rsidRPr="008C7800">
                <w:rPr>
                  <w:lang w:val="en-US"/>
                </w:rPr>
                <w:t>±1</w:t>
              </w:r>
            </w:ins>
          </w:p>
        </w:tc>
        <w:tc>
          <w:tcPr>
            <w:tcW w:w="2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3AAB33E" w14:textId="77777777" w:rsidR="00BD40B1" w:rsidRPr="008C7800" w:rsidRDefault="00E27C57" w:rsidP="00F147E0">
            <w:pPr>
              <w:pStyle w:val="Table-1row-Centered"/>
              <w:keepNext w:val="0"/>
              <w:keepLines w:val="0"/>
              <w:rPr>
                <w:ins w:id="6440" w:author="Marmol, Dominika Klaudia" w:date="2026-06-08T11:46:00Z"/>
                <w:lang w:val="en-US"/>
              </w:rPr>
            </w:pPr>
            <w:ins w:id="6441" w:author="Marmol, Dominika Klaudia" w:date="2026-06-08T11:46:00Z">
              <w:r w:rsidRPr="008C7800">
                <w:rPr>
                  <w:lang w:val="en-US"/>
                </w:rPr>
                <w:t>±1</w:t>
              </w:r>
            </w:ins>
          </w:p>
        </w:tc>
        <w:tc>
          <w:tcPr>
            <w:tcW w:w="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B11F6" w14:textId="77777777" w:rsidR="00BD40B1" w:rsidRPr="008C7800" w:rsidRDefault="00E27C57" w:rsidP="00F147E0">
            <w:pPr>
              <w:pStyle w:val="Table-1row-Centered"/>
              <w:keepNext w:val="0"/>
              <w:keepLines w:val="0"/>
              <w:rPr>
                <w:ins w:id="6442" w:author="Marmol, Dominika Klaudia" w:date="2026-06-08T11:46:00Z"/>
                <w:lang w:val="en-US"/>
              </w:rPr>
            </w:pPr>
            <w:ins w:id="6443" w:author="Marmol, Dominika Klaudia" w:date="2026-06-08T11:46:00Z">
              <w:r w:rsidRPr="008C7800">
                <w:rPr>
                  <w:lang w:val="en-US"/>
                </w:rPr>
                <w:t>±1</w:t>
              </w:r>
            </w:ins>
          </w:p>
        </w:tc>
        <w:tc>
          <w:tcPr>
            <w:tcW w:w="45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BDCEC4D" w14:textId="77777777" w:rsidR="00BD40B1" w:rsidRPr="008C7800" w:rsidRDefault="00E27C57" w:rsidP="00F147E0">
            <w:pPr>
              <w:pStyle w:val="Table-1row-Centered"/>
              <w:keepNext w:val="0"/>
              <w:keepLines w:val="0"/>
              <w:rPr>
                <w:ins w:id="6444" w:author="Marmol, Dominika Klaudia" w:date="2026-06-08T11:46:00Z"/>
                <w:lang w:val="en-US"/>
              </w:rPr>
            </w:pPr>
            <w:ins w:id="6445" w:author="Marmol, Dominika Klaudia" w:date="2026-06-08T11:46:00Z">
              <w:r w:rsidRPr="008C7800">
                <w:rPr>
                  <w:lang w:val="en-US"/>
                </w:rPr>
                <w:t>±3</w:t>
              </w:r>
            </w:ins>
          </w:p>
        </w:tc>
        <w:tc>
          <w:tcPr>
            <w:tcW w:w="35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56208F5" w14:textId="77777777" w:rsidR="00BD40B1" w:rsidRPr="008C7800" w:rsidRDefault="00E27C57" w:rsidP="00F147E0">
            <w:pPr>
              <w:pStyle w:val="Table-1row-Centered"/>
              <w:keepNext w:val="0"/>
              <w:keepLines w:val="0"/>
              <w:rPr>
                <w:ins w:id="6446" w:author="Marmol, Dominika Klaudia" w:date="2026-06-08T11:46:00Z"/>
              </w:rPr>
            </w:pPr>
            <w:ins w:id="6447" w:author="Marmol, Dominika Klaudia" w:date="2026-06-08T11:46:00Z">
              <w:r w:rsidRPr="008C7800">
                <w:rPr>
                  <w:lang w:val="en-US"/>
                </w:rPr>
                <w:t>±3</w:t>
              </w:r>
            </w:ins>
          </w:p>
        </w:tc>
        <w:tc>
          <w:tcPr>
            <w:tcW w:w="3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CFE87AE" w14:textId="77777777" w:rsidR="00BD40B1" w:rsidRPr="008C7800" w:rsidRDefault="00E27C57" w:rsidP="00F147E0">
            <w:pPr>
              <w:pStyle w:val="Table-1row-Centered"/>
              <w:keepNext w:val="0"/>
              <w:keepLines w:val="0"/>
              <w:rPr>
                <w:ins w:id="6448" w:author="Marmol, Dominika Klaudia" w:date="2026-06-08T11:46:00Z"/>
                <w:lang w:val="en-US"/>
              </w:rPr>
            </w:pPr>
            <w:ins w:id="6449" w:author="Marmol, Dominika Klaudia" w:date="2026-06-08T11:46:00Z">
              <w:r w:rsidRPr="008C7800">
                <w:rPr>
                  <w:lang w:val="en-US"/>
                </w:rPr>
                <w:t>±5</w:t>
              </w:r>
            </w:ins>
          </w:p>
        </w:tc>
        <w:tc>
          <w:tcPr>
            <w:tcW w:w="40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A7EE89" w14:textId="77777777" w:rsidR="00BD40B1" w:rsidRPr="008C7800" w:rsidRDefault="00E27C57" w:rsidP="00F147E0">
            <w:pPr>
              <w:pStyle w:val="Table-1row-Centered"/>
              <w:keepNext w:val="0"/>
              <w:keepLines w:val="0"/>
              <w:rPr>
                <w:ins w:id="6450" w:author="Marmol, Dominika Klaudia" w:date="2026-06-08T11:46:00Z"/>
                <w:lang w:val="en-US"/>
              </w:rPr>
            </w:pPr>
            <w:ins w:id="6451" w:author="Marmol, Dominika Klaudia" w:date="2026-06-08T11:46:00Z">
              <w:r w:rsidRPr="008C7800">
                <w:rPr>
                  <w:lang w:val="en-US"/>
                </w:rPr>
                <w:t>±7</w:t>
              </w:r>
            </w:ins>
          </w:p>
        </w:tc>
        <w:tc>
          <w:tcPr>
            <w:tcW w:w="37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476CCD2" w14:textId="77777777" w:rsidR="00BD40B1" w:rsidRPr="008C7800" w:rsidRDefault="00E27C57" w:rsidP="00F147E0">
            <w:pPr>
              <w:pStyle w:val="Table-1row-Centered"/>
              <w:keepNext w:val="0"/>
              <w:keepLines w:val="0"/>
              <w:rPr>
                <w:ins w:id="6452" w:author="Marmol, Dominika Klaudia" w:date="2026-06-08T11:46:00Z"/>
                <w:lang w:val="en-US"/>
              </w:rPr>
            </w:pPr>
            <w:ins w:id="6453" w:author="Marmol, Dominika Klaudia" w:date="2026-06-08T11:46:00Z">
              <w:r w:rsidRPr="008C7800">
                <w:rPr>
                  <w:lang w:val="en-US"/>
                </w:rPr>
                <w:t>±14</w:t>
              </w:r>
            </w:ins>
          </w:p>
        </w:tc>
      </w:tr>
      <w:tr w:rsidR="008F5115" w14:paraId="5F983472" w14:textId="77777777" w:rsidTr="00F147E0">
        <w:trPr>
          <w:trHeight w:val="284"/>
          <w:jc w:val="center"/>
          <w:ins w:id="6454" w:author="Marmol, Dominika Klaudia" w:date="2026-06-08T11:46:00Z"/>
        </w:trPr>
        <w:tc>
          <w:tcPr>
            <w:tcW w:w="5000" w:type="pct"/>
            <w:gridSpan w:val="1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61A721B" w14:textId="77777777" w:rsidR="00BD40B1" w:rsidRPr="008C7800" w:rsidRDefault="00E27C57" w:rsidP="00F147E0">
            <w:pPr>
              <w:pStyle w:val="Table-1row-Left"/>
              <w:keepNext w:val="0"/>
              <w:keepLines w:val="0"/>
              <w:rPr>
                <w:ins w:id="6455" w:author="Marmol, Dominika Klaudia" w:date="2026-06-08T11:46:00Z"/>
                <w:lang w:val="en-US"/>
              </w:rPr>
            </w:pPr>
            <w:ins w:id="6456" w:author="Marmol, Dominika Klaudia" w:date="2026-06-08T11:46:00Z">
              <w:r w:rsidRPr="008C7800">
                <w:rPr>
                  <w:lang w:val="en-US"/>
                </w:rPr>
                <w:t>Dosing</w:t>
              </w:r>
            </w:ins>
          </w:p>
        </w:tc>
      </w:tr>
      <w:tr w:rsidR="008F5115" w14:paraId="666A3981" w14:textId="77777777" w:rsidTr="00F147E0">
        <w:trPr>
          <w:trHeight w:val="284"/>
          <w:jc w:val="center"/>
          <w:ins w:id="6457"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6D20F3EB" w14:textId="77777777" w:rsidR="00BD40B1" w:rsidRPr="008C7800" w:rsidRDefault="00E27C57" w:rsidP="00F147E0">
            <w:pPr>
              <w:pStyle w:val="Table-Text-Left"/>
              <w:rPr>
                <w:ins w:id="6458" w:author="Marmol, Dominika Klaudia" w:date="2026-06-08T11:46:00Z"/>
                <w:vertAlign w:val="superscript"/>
                <w:lang w:val="en-US"/>
              </w:rPr>
            </w:pPr>
            <w:ins w:id="6459" w:author="Marmol, Dominika Klaudia" w:date="2026-06-08T11:46:00Z">
              <w:r w:rsidRPr="008C7800">
                <w:rPr>
                  <w:lang w:val="en-US"/>
                </w:rPr>
                <w:t>BNT317 </w:t>
              </w:r>
              <w:r w:rsidRPr="008C7800">
                <w:rPr>
                  <w:sz w:val="22"/>
                  <w:vertAlign w:val="superscript"/>
                  <w:lang w:val="en-US"/>
                </w:rPr>
                <w:t>c</w:t>
              </w:r>
            </w:ins>
          </w:p>
        </w:tc>
        <w:tc>
          <w:tcPr>
            <w:tcW w:w="703" w:type="pct"/>
            <w:tcBorders>
              <w:top w:val="single" w:sz="4" w:space="0" w:color="auto"/>
              <w:left w:val="single" w:sz="4" w:space="0" w:color="auto"/>
              <w:bottom w:val="single" w:sz="4" w:space="0" w:color="auto"/>
              <w:right w:val="single" w:sz="4" w:space="0" w:color="auto"/>
            </w:tcBorders>
            <w:vAlign w:val="center"/>
          </w:tcPr>
          <w:p w14:paraId="243A7DE7" w14:textId="77777777" w:rsidR="00BD40B1" w:rsidRPr="008C7800" w:rsidRDefault="00BD40B1" w:rsidP="00F147E0">
            <w:pPr>
              <w:pStyle w:val="Table-Text-Centered"/>
              <w:rPr>
                <w:ins w:id="6460" w:author="Marmol, Dominika Klaudia" w:date="2026-06-08T11:46:00Z"/>
                <w:lang w:val="en-US"/>
              </w:rPr>
            </w:pPr>
          </w:p>
        </w:tc>
        <w:tc>
          <w:tcPr>
            <w:tcW w:w="1707" w:type="pct"/>
            <w:gridSpan w:val="6"/>
            <w:tcBorders>
              <w:top w:val="single" w:sz="4" w:space="0" w:color="auto"/>
              <w:left w:val="single" w:sz="4" w:space="0" w:color="auto"/>
              <w:bottom w:val="single" w:sz="4" w:space="0" w:color="auto"/>
              <w:right w:val="single" w:sz="4" w:space="0" w:color="auto"/>
            </w:tcBorders>
            <w:vAlign w:val="center"/>
          </w:tcPr>
          <w:p w14:paraId="72FCC063" w14:textId="77777777" w:rsidR="00BD40B1" w:rsidRPr="008C7800" w:rsidRDefault="00E27C57" w:rsidP="00F147E0">
            <w:pPr>
              <w:pStyle w:val="Table-Text-Centered"/>
              <w:rPr>
                <w:ins w:id="6461" w:author="Marmol, Dominika Klaudia" w:date="2026-06-08T11:46:00Z"/>
                <w:lang w:val="en-US"/>
              </w:rPr>
            </w:pPr>
            <w:ins w:id="6462" w:author="Marmol, Dominika Klaudia" w:date="2026-06-08T11:46:00Z">
              <w:r w:rsidRPr="008C7800">
                <w:rPr>
                  <w:lang w:val="en-US"/>
                </w:rPr>
                <w:t xml:space="preserve">Administration Q2W on Day 1 of each cycle. </w:t>
              </w:r>
            </w:ins>
          </w:p>
        </w:tc>
        <w:tc>
          <w:tcPr>
            <w:tcW w:w="355" w:type="pct"/>
            <w:tcBorders>
              <w:top w:val="single" w:sz="4" w:space="0" w:color="auto"/>
              <w:left w:val="single" w:sz="4" w:space="0" w:color="auto"/>
              <w:bottom w:val="single" w:sz="4" w:space="0" w:color="auto"/>
              <w:right w:val="single" w:sz="4" w:space="0" w:color="auto"/>
            </w:tcBorders>
            <w:vAlign w:val="center"/>
          </w:tcPr>
          <w:p w14:paraId="656D7C04" w14:textId="77777777" w:rsidR="00BD40B1" w:rsidRPr="008C7800" w:rsidRDefault="00BD40B1" w:rsidP="00F147E0">
            <w:pPr>
              <w:pStyle w:val="Table-Text-Centered"/>
              <w:rPr>
                <w:ins w:id="6463" w:author="Marmol, Dominika Klaudia" w:date="2026-06-08T11:46:00Z"/>
                <w:lang w:val="en-US"/>
              </w:rPr>
            </w:pPr>
          </w:p>
        </w:tc>
        <w:tc>
          <w:tcPr>
            <w:tcW w:w="350" w:type="pct"/>
            <w:tcBorders>
              <w:top w:val="single" w:sz="4" w:space="0" w:color="auto"/>
              <w:left w:val="single" w:sz="4" w:space="0" w:color="auto"/>
              <w:bottom w:val="single" w:sz="4" w:space="0" w:color="auto"/>
              <w:right w:val="single" w:sz="4" w:space="0" w:color="auto"/>
            </w:tcBorders>
            <w:vAlign w:val="center"/>
          </w:tcPr>
          <w:p w14:paraId="343B8E94" w14:textId="77777777" w:rsidR="00BD40B1" w:rsidRPr="008C7800" w:rsidRDefault="00BD40B1" w:rsidP="00F147E0">
            <w:pPr>
              <w:pStyle w:val="Table-Text-Centered"/>
              <w:rPr>
                <w:ins w:id="6464" w:author="Marmol, Dominika Klaudia" w:date="2026-06-08T11:46: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6BD99788" w14:textId="77777777" w:rsidR="00BD40B1" w:rsidRPr="008C7800" w:rsidRDefault="00BD40B1" w:rsidP="00F147E0">
            <w:pPr>
              <w:pStyle w:val="Table-Text-Centered"/>
              <w:rPr>
                <w:ins w:id="6465" w:author="Marmol, Dominika Klaudia" w:date="2026-06-08T11:46:00Z"/>
                <w:lang w:val="en-US"/>
              </w:rPr>
            </w:pPr>
          </w:p>
        </w:tc>
        <w:tc>
          <w:tcPr>
            <w:tcW w:w="375" w:type="pct"/>
            <w:tcBorders>
              <w:top w:val="single" w:sz="4" w:space="0" w:color="auto"/>
              <w:left w:val="single" w:sz="4" w:space="0" w:color="auto"/>
              <w:bottom w:val="single" w:sz="4" w:space="0" w:color="auto"/>
              <w:right w:val="single" w:sz="4" w:space="0" w:color="auto"/>
            </w:tcBorders>
            <w:vAlign w:val="center"/>
          </w:tcPr>
          <w:p w14:paraId="15973F75" w14:textId="77777777" w:rsidR="00BD40B1" w:rsidRPr="008C7800" w:rsidRDefault="00BD40B1" w:rsidP="00F147E0">
            <w:pPr>
              <w:pStyle w:val="Table-Text-Centered"/>
              <w:rPr>
                <w:ins w:id="6466" w:author="Marmol, Dominika Klaudia" w:date="2026-06-08T11:46:00Z"/>
                <w:lang w:val="en-US"/>
              </w:rPr>
            </w:pPr>
          </w:p>
        </w:tc>
      </w:tr>
      <w:tr w:rsidR="008F5115" w14:paraId="3BA4CCB6" w14:textId="77777777" w:rsidTr="00F147E0">
        <w:trPr>
          <w:trHeight w:val="284"/>
          <w:jc w:val="center"/>
          <w:ins w:id="6467"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142CE714" w14:textId="77777777" w:rsidR="00BD40B1" w:rsidRPr="008C7800" w:rsidRDefault="00E27C57" w:rsidP="00F147E0">
            <w:pPr>
              <w:pStyle w:val="Table-Text-Left"/>
              <w:rPr>
                <w:ins w:id="6468" w:author="Marmol, Dominika Klaudia" w:date="2026-06-08T11:46:00Z"/>
              </w:rPr>
            </w:pPr>
            <w:ins w:id="6469" w:author="Marmol, Dominika Klaudia" w:date="2026-06-08T11:46:00Z">
              <w:r w:rsidRPr="008C7800">
                <w:t>SoC treatment</w:t>
              </w:r>
            </w:ins>
          </w:p>
        </w:tc>
        <w:tc>
          <w:tcPr>
            <w:tcW w:w="703" w:type="pct"/>
            <w:tcBorders>
              <w:top w:val="single" w:sz="4" w:space="0" w:color="auto"/>
              <w:left w:val="single" w:sz="4" w:space="0" w:color="auto"/>
              <w:bottom w:val="single" w:sz="4" w:space="0" w:color="auto"/>
              <w:right w:val="single" w:sz="4" w:space="0" w:color="auto"/>
            </w:tcBorders>
            <w:vAlign w:val="center"/>
          </w:tcPr>
          <w:p w14:paraId="19A99C3F" w14:textId="77777777" w:rsidR="00BD40B1" w:rsidRPr="008C7800" w:rsidRDefault="00BD40B1" w:rsidP="00F147E0">
            <w:pPr>
              <w:pStyle w:val="Table-Text-Centered"/>
              <w:rPr>
                <w:ins w:id="6470" w:author="Marmol, Dominika Klaudia" w:date="2026-06-08T11:46:00Z"/>
              </w:rPr>
            </w:pPr>
          </w:p>
        </w:tc>
        <w:tc>
          <w:tcPr>
            <w:tcW w:w="1707" w:type="pct"/>
            <w:gridSpan w:val="6"/>
            <w:tcBorders>
              <w:top w:val="single" w:sz="4" w:space="0" w:color="auto"/>
              <w:left w:val="single" w:sz="4" w:space="0" w:color="auto"/>
              <w:bottom w:val="single" w:sz="4" w:space="0" w:color="auto"/>
              <w:right w:val="single" w:sz="4" w:space="0" w:color="auto"/>
            </w:tcBorders>
            <w:vAlign w:val="center"/>
          </w:tcPr>
          <w:p w14:paraId="1ADBD649" w14:textId="7327E6A9" w:rsidR="00BD40B1" w:rsidRPr="008C7800" w:rsidRDefault="00E27C57" w:rsidP="00F147E0">
            <w:pPr>
              <w:pStyle w:val="Table-Text-Centered"/>
              <w:rPr>
                <w:ins w:id="6471" w:author="Marmol, Dominika Klaudia" w:date="2026-06-08T11:46:00Z"/>
                <w:lang w:val="en-US"/>
              </w:rPr>
            </w:pPr>
            <w:ins w:id="6472" w:author="Marmol, Dominika Klaudia" w:date="2026-06-08T11:46:00Z">
              <w:r w:rsidRPr="001128D4">
                <w:rPr>
                  <w:szCs w:val="20"/>
                  <w:lang w:val="en-US"/>
                </w:rPr>
                <w:t xml:space="preserve">See </w:t>
              </w:r>
            </w:ins>
            <w:ins w:id="6473" w:author="Marmol, Dominika Klaudia" w:date="2026-06-08T18:33:00Z">
              <w:r w:rsidR="001128D4" w:rsidRPr="001128D4">
                <w:rPr>
                  <w:color w:val="0000FF"/>
                  <w:szCs w:val="20"/>
                  <w:lang w:val="en-US"/>
                  <w:rPrChange w:id="6474" w:author="Marmol, Dominika Klaudia" w:date="2026-06-08T18:33:00Z">
                    <w:rPr>
                      <w:lang w:val="en-US"/>
                    </w:rPr>
                  </w:rPrChange>
                </w:rPr>
                <w:fldChar w:fldCharType="begin"/>
              </w:r>
              <w:r w:rsidR="001128D4" w:rsidRPr="009A6DD7">
                <w:rPr>
                  <w:color w:val="0000FF"/>
                  <w:szCs w:val="20"/>
                  <w:lang w:val="en-GB"/>
                  <w:rPrChange w:id="6475" w:author="Marmol, Dominika Klaudia" w:date="2026-06-11T08:42:00Z">
                    <w:rPr/>
                  </w:rPrChange>
                </w:rPr>
                <w:instrText xml:space="preserve"> REF _Ref226731192 \h </w:instrText>
              </w:r>
            </w:ins>
            <w:r w:rsidR="001128D4" w:rsidRPr="009A6DD7">
              <w:rPr>
                <w:color w:val="0000FF"/>
                <w:szCs w:val="20"/>
                <w:lang w:val="en-GB"/>
                <w:rPrChange w:id="6476" w:author="Marmol, Dominika Klaudia" w:date="2026-06-11T08:42:00Z">
                  <w:rPr>
                    <w:sz w:val="18"/>
                    <w:szCs w:val="18"/>
                  </w:rPr>
                </w:rPrChange>
              </w:rPr>
              <w:instrText xml:space="preserve"> \* MERGEFORMAT </w:instrText>
            </w:r>
            <w:r w:rsidR="001128D4" w:rsidRPr="001128D4">
              <w:rPr>
                <w:color w:val="0000FF"/>
                <w:szCs w:val="20"/>
                <w:rPrChange w:id="6477" w:author="Marmol, Dominika Klaudia" w:date="2026-06-08T18:33:00Z">
                  <w:rPr>
                    <w:color w:val="0000FF"/>
                    <w:szCs w:val="20"/>
                  </w:rPr>
                </w:rPrChange>
              </w:rPr>
            </w:r>
            <w:ins w:id="6478" w:author="Marmol, Dominika Klaudia" w:date="2026-06-08T18:33:00Z">
              <w:r w:rsidR="001128D4" w:rsidRPr="001128D4">
                <w:rPr>
                  <w:color w:val="0000FF"/>
                  <w:szCs w:val="20"/>
                  <w:lang w:val="en-US"/>
                  <w:rPrChange w:id="6479" w:author="Marmol, Dominika Klaudia" w:date="2026-06-08T18:33:00Z">
                    <w:rPr/>
                  </w:rPrChange>
                </w:rPr>
                <w:fldChar w:fldCharType="separate"/>
              </w:r>
              <w:r w:rsidR="001128D4" w:rsidRPr="001128D4">
                <w:rPr>
                  <w:color w:val="0000FF"/>
                  <w:szCs w:val="20"/>
                  <w:lang w:val="en-GB"/>
                  <w:rPrChange w:id="6480" w:author="Marmol, Dominika Klaudia" w:date="2026-06-08T18:33:00Z">
                    <w:rPr/>
                  </w:rPrChange>
                </w:rPr>
                <w:t>Table </w:t>
              </w:r>
              <w:r w:rsidR="001128D4" w:rsidRPr="001128D4">
                <w:rPr>
                  <w:noProof/>
                  <w:color w:val="0000FF"/>
                  <w:szCs w:val="20"/>
                  <w:lang w:val="en-GB"/>
                  <w:rPrChange w:id="6481" w:author="Marmol, Dominika Klaudia" w:date="2026-06-08T18:33:00Z">
                    <w:rPr>
                      <w:noProof/>
                    </w:rPr>
                  </w:rPrChange>
                </w:rPr>
                <w:t>18</w:t>
              </w:r>
              <w:r w:rsidR="001128D4" w:rsidRPr="001128D4">
                <w:rPr>
                  <w:color w:val="0000FF"/>
                  <w:szCs w:val="20"/>
                  <w:lang w:val="en-US"/>
                  <w:rPrChange w:id="6482" w:author="Marmol, Dominika Klaudia" w:date="2026-06-08T18:33:00Z">
                    <w:rPr/>
                  </w:rPrChange>
                </w:rPr>
                <w:fldChar w:fldCharType="end"/>
              </w:r>
              <w:r w:rsidR="001128D4" w:rsidRPr="001128D4">
                <w:rPr>
                  <w:color w:val="0000FF"/>
                  <w:szCs w:val="20"/>
                  <w:lang w:val="en-US"/>
                </w:rPr>
                <w:t xml:space="preserve"> </w:t>
              </w:r>
            </w:ins>
            <w:ins w:id="6483" w:author="Marmol, Dominika Klaudia" w:date="2026-06-08T11:46:00Z">
              <w:r w:rsidRPr="001128D4">
                <w:rPr>
                  <w:szCs w:val="20"/>
                  <w:lang w:val="en-US"/>
                </w:rPr>
                <w:t>for dosing</w:t>
              </w:r>
              <w:r w:rsidRPr="008C7800">
                <w:rPr>
                  <w:lang w:val="en-US"/>
                </w:rPr>
                <w:t xml:space="preserve"> details of docetaxel.</w:t>
              </w:r>
            </w:ins>
          </w:p>
        </w:tc>
        <w:tc>
          <w:tcPr>
            <w:tcW w:w="355" w:type="pct"/>
            <w:tcBorders>
              <w:top w:val="single" w:sz="4" w:space="0" w:color="auto"/>
              <w:left w:val="single" w:sz="4" w:space="0" w:color="auto"/>
              <w:bottom w:val="single" w:sz="4" w:space="0" w:color="auto"/>
              <w:right w:val="single" w:sz="4" w:space="0" w:color="auto"/>
            </w:tcBorders>
            <w:vAlign w:val="center"/>
          </w:tcPr>
          <w:p w14:paraId="7EB8673D" w14:textId="77777777" w:rsidR="00BD40B1" w:rsidRPr="008C7800" w:rsidRDefault="00BD40B1" w:rsidP="00F147E0">
            <w:pPr>
              <w:pStyle w:val="Table-Text-Centered"/>
              <w:rPr>
                <w:ins w:id="6484" w:author="Marmol, Dominika Klaudia" w:date="2026-06-08T11:46:00Z"/>
                <w:lang w:val="en-US"/>
              </w:rPr>
            </w:pPr>
          </w:p>
        </w:tc>
        <w:tc>
          <w:tcPr>
            <w:tcW w:w="350" w:type="pct"/>
            <w:tcBorders>
              <w:top w:val="single" w:sz="4" w:space="0" w:color="auto"/>
              <w:left w:val="single" w:sz="4" w:space="0" w:color="auto"/>
              <w:bottom w:val="single" w:sz="4" w:space="0" w:color="auto"/>
              <w:right w:val="single" w:sz="4" w:space="0" w:color="auto"/>
            </w:tcBorders>
            <w:vAlign w:val="center"/>
          </w:tcPr>
          <w:p w14:paraId="035D7C43" w14:textId="77777777" w:rsidR="00BD40B1" w:rsidRPr="008C7800" w:rsidRDefault="00BD40B1" w:rsidP="00F147E0">
            <w:pPr>
              <w:pStyle w:val="Table-Text-Centered"/>
              <w:rPr>
                <w:ins w:id="6485" w:author="Marmol, Dominika Klaudia" w:date="2026-06-08T11:46: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3474B570" w14:textId="77777777" w:rsidR="00BD40B1" w:rsidRPr="008C7800" w:rsidRDefault="00BD40B1" w:rsidP="00F147E0">
            <w:pPr>
              <w:pStyle w:val="Table-Text-Centered"/>
              <w:rPr>
                <w:ins w:id="6486" w:author="Marmol, Dominika Klaudia" w:date="2026-06-08T11:46:00Z"/>
                <w:lang w:val="en-US"/>
              </w:rPr>
            </w:pPr>
          </w:p>
        </w:tc>
        <w:tc>
          <w:tcPr>
            <w:tcW w:w="375" w:type="pct"/>
            <w:tcBorders>
              <w:top w:val="single" w:sz="4" w:space="0" w:color="auto"/>
              <w:left w:val="single" w:sz="4" w:space="0" w:color="auto"/>
              <w:bottom w:val="single" w:sz="4" w:space="0" w:color="auto"/>
              <w:right w:val="single" w:sz="4" w:space="0" w:color="auto"/>
            </w:tcBorders>
            <w:vAlign w:val="center"/>
          </w:tcPr>
          <w:p w14:paraId="7C614BC5" w14:textId="77777777" w:rsidR="00BD40B1" w:rsidRPr="008C7800" w:rsidRDefault="00BD40B1" w:rsidP="00F147E0">
            <w:pPr>
              <w:pStyle w:val="Table-Text-Centered"/>
              <w:rPr>
                <w:ins w:id="6487" w:author="Marmol, Dominika Klaudia" w:date="2026-06-08T11:46:00Z"/>
                <w:lang w:val="en-US"/>
              </w:rPr>
            </w:pPr>
          </w:p>
        </w:tc>
      </w:tr>
      <w:tr w:rsidR="008F5115" w14:paraId="209E34D5" w14:textId="77777777" w:rsidTr="00F147E0">
        <w:trPr>
          <w:trHeight w:val="284"/>
          <w:jc w:val="center"/>
          <w:ins w:id="6488" w:author="Marmol, Dominika Klaudia" w:date="2026-06-08T11:46:00Z"/>
        </w:trPr>
        <w:tc>
          <w:tcPr>
            <w:tcW w:w="5000" w:type="pct"/>
            <w:gridSpan w:val="1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C4E3D9B" w14:textId="77777777" w:rsidR="00BD40B1" w:rsidRPr="008C7800" w:rsidRDefault="00E27C57" w:rsidP="00F147E0">
            <w:pPr>
              <w:pStyle w:val="Table-1row-Left"/>
              <w:keepNext w:val="0"/>
              <w:keepLines w:val="0"/>
              <w:rPr>
                <w:ins w:id="6489" w:author="Marmol, Dominika Klaudia" w:date="2026-06-08T11:46:00Z"/>
                <w:lang w:val="en-US"/>
              </w:rPr>
            </w:pPr>
            <w:ins w:id="6490" w:author="Marmol, Dominika Klaudia" w:date="2026-06-08T11:46:00Z">
              <w:r w:rsidRPr="008C7800">
                <w:rPr>
                  <w:lang w:val="en-US"/>
                </w:rPr>
                <w:t>Trial procedures</w:t>
              </w:r>
            </w:ins>
          </w:p>
        </w:tc>
      </w:tr>
      <w:tr w:rsidR="008F5115" w14:paraId="286C28AF" w14:textId="77777777" w:rsidTr="00F147E0">
        <w:trPr>
          <w:trHeight w:val="284"/>
          <w:jc w:val="center"/>
          <w:ins w:id="6491"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705D9AD4" w14:textId="77777777" w:rsidR="00BD40B1" w:rsidRPr="008C7800" w:rsidRDefault="00E27C57" w:rsidP="00F147E0">
            <w:pPr>
              <w:pStyle w:val="Table-Text-Left"/>
              <w:rPr>
                <w:ins w:id="6492" w:author="Marmol, Dominika Klaudia" w:date="2026-06-08T11:46:00Z"/>
                <w:lang w:val="en-US"/>
              </w:rPr>
            </w:pPr>
            <w:ins w:id="6493" w:author="Marmol, Dominika Klaudia" w:date="2026-06-08T11:46:00Z">
              <w:r w:rsidRPr="008C7800">
                <w:rPr>
                  <w:lang w:val="en-US"/>
                </w:rPr>
                <w:t>Informed consent </w:t>
              </w:r>
              <w:r w:rsidRPr="008C7800">
                <w:rPr>
                  <w:sz w:val="22"/>
                  <w:vertAlign w:val="superscript"/>
                  <w:lang w:val="en-US"/>
                </w:rPr>
                <w:t>d</w:t>
              </w:r>
            </w:ins>
          </w:p>
        </w:tc>
        <w:tc>
          <w:tcPr>
            <w:tcW w:w="703" w:type="pct"/>
            <w:tcBorders>
              <w:top w:val="single" w:sz="4" w:space="0" w:color="auto"/>
              <w:left w:val="nil"/>
              <w:bottom w:val="single" w:sz="4" w:space="0" w:color="auto"/>
              <w:right w:val="single" w:sz="4" w:space="0" w:color="auto"/>
            </w:tcBorders>
            <w:vAlign w:val="center"/>
          </w:tcPr>
          <w:p w14:paraId="5209B3D8" w14:textId="77777777" w:rsidR="00BD40B1" w:rsidRPr="008C7800" w:rsidRDefault="00E27C57" w:rsidP="00F147E0">
            <w:pPr>
              <w:pStyle w:val="Table-Text-Centered"/>
              <w:rPr>
                <w:ins w:id="6494" w:author="Marmol, Dominika Klaudia" w:date="2026-06-08T11:46:00Z"/>
                <w:lang w:val="en-US"/>
              </w:rPr>
            </w:pPr>
            <w:ins w:id="6495" w:author="Marmol, Dominika Klaudia" w:date="2026-06-08T11:46: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594556FC" w14:textId="77777777" w:rsidR="00BD40B1" w:rsidRPr="008C7800" w:rsidRDefault="00BD40B1" w:rsidP="00F147E0">
            <w:pPr>
              <w:pStyle w:val="Table-Text-Centered"/>
              <w:rPr>
                <w:ins w:id="6496" w:author="Marmol, Dominika Klaudia" w:date="2026-06-08T11:46:00Z"/>
                <w:lang w:val="en-US"/>
              </w:rPr>
            </w:pPr>
          </w:p>
        </w:tc>
        <w:tc>
          <w:tcPr>
            <w:tcW w:w="251" w:type="pct"/>
            <w:tcBorders>
              <w:top w:val="single" w:sz="4" w:space="0" w:color="auto"/>
              <w:left w:val="nil"/>
              <w:bottom w:val="single" w:sz="4" w:space="0" w:color="auto"/>
              <w:right w:val="single" w:sz="4" w:space="0" w:color="auto"/>
            </w:tcBorders>
            <w:vAlign w:val="center"/>
          </w:tcPr>
          <w:p w14:paraId="5426E281" w14:textId="77777777" w:rsidR="00BD40B1" w:rsidRPr="008C7800" w:rsidRDefault="00BD40B1" w:rsidP="00F147E0">
            <w:pPr>
              <w:pStyle w:val="Table-Text-Centered"/>
              <w:rPr>
                <w:ins w:id="6497" w:author="Marmol, Dominika Klaudia" w:date="2026-06-08T11:46:00Z"/>
                <w:lang w:val="en-US"/>
              </w:rPr>
            </w:pPr>
          </w:p>
        </w:tc>
        <w:tc>
          <w:tcPr>
            <w:tcW w:w="251" w:type="pct"/>
            <w:tcBorders>
              <w:top w:val="single" w:sz="4" w:space="0" w:color="auto"/>
              <w:left w:val="nil"/>
              <w:bottom w:val="single" w:sz="4" w:space="0" w:color="auto"/>
              <w:right w:val="single" w:sz="4" w:space="0" w:color="auto"/>
            </w:tcBorders>
            <w:vAlign w:val="center"/>
          </w:tcPr>
          <w:p w14:paraId="72CC4A59" w14:textId="77777777" w:rsidR="00BD40B1" w:rsidRPr="008C7800" w:rsidRDefault="00BD40B1" w:rsidP="00F147E0">
            <w:pPr>
              <w:pStyle w:val="Table-Text-Centered"/>
              <w:rPr>
                <w:ins w:id="6498" w:author="Marmol, Dominika Klaudia" w:date="2026-06-08T11:46:00Z"/>
                <w:lang w:val="en-US"/>
              </w:rPr>
            </w:pPr>
          </w:p>
        </w:tc>
        <w:tc>
          <w:tcPr>
            <w:tcW w:w="250" w:type="pct"/>
            <w:tcBorders>
              <w:top w:val="single" w:sz="4" w:space="0" w:color="auto"/>
              <w:left w:val="nil"/>
              <w:bottom w:val="single" w:sz="4" w:space="0" w:color="auto"/>
              <w:right w:val="single" w:sz="4" w:space="0" w:color="auto"/>
            </w:tcBorders>
            <w:vAlign w:val="center"/>
          </w:tcPr>
          <w:p w14:paraId="224D3038" w14:textId="77777777" w:rsidR="00BD40B1" w:rsidRPr="008C7800" w:rsidRDefault="00BD40B1" w:rsidP="00F147E0">
            <w:pPr>
              <w:pStyle w:val="Table-Text-Centered"/>
              <w:rPr>
                <w:ins w:id="6499" w:author="Marmol, Dominika Klaudia" w:date="2026-06-08T11:46:00Z"/>
                <w:lang w:val="en-US"/>
              </w:rPr>
            </w:pPr>
          </w:p>
        </w:tc>
        <w:tc>
          <w:tcPr>
            <w:tcW w:w="252" w:type="pct"/>
            <w:tcBorders>
              <w:top w:val="single" w:sz="4" w:space="0" w:color="auto"/>
              <w:left w:val="nil"/>
              <w:bottom w:val="single" w:sz="4" w:space="0" w:color="auto"/>
              <w:right w:val="single" w:sz="4" w:space="0" w:color="auto"/>
            </w:tcBorders>
            <w:vAlign w:val="center"/>
          </w:tcPr>
          <w:p w14:paraId="063F9FCD" w14:textId="77777777" w:rsidR="00BD40B1" w:rsidRPr="008C7800" w:rsidRDefault="00BD40B1" w:rsidP="00F147E0">
            <w:pPr>
              <w:pStyle w:val="Table-Text-Centered"/>
              <w:rPr>
                <w:ins w:id="6500" w:author="Marmol, Dominika Klaudia" w:date="2026-06-08T11:46:00Z"/>
                <w:lang w:val="en-US"/>
              </w:rPr>
            </w:pPr>
          </w:p>
        </w:tc>
        <w:tc>
          <w:tcPr>
            <w:tcW w:w="452" w:type="pct"/>
            <w:tcBorders>
              <w:top w:val="single" w:sz="4" w:space="0" w:color="auto"/>
              <w:left w:val="nil"/>
              <w:bottom w:val="single" w:sz="4" w:space="0" w:color="auto"/>
              <w:right w:val="single" w:sz="4" w:space="0" w:color="auto"/>
            </w:tcBorders>
            <w:vAlign w:val="center"/>
          </w:tcPr>
          <w:p w14:paraId="51E22B93" w14:textId="77777777" w:rsidR="00BD40B1" w:rsidRPr="008C7800" w:rsidRDefault="00BD40B1" w:rsidP="00F147E0">
            <w:pPr>
              <w:pStyle w:val="Table-Text-Centered"/>
              <w:rPr>
                <w:ins w:id="6501" w:author="Marmol, Dominika Klaudia" w:date="2026-06-08T11:46:00Z"/>
                <w:lang w:val="en-US"/>
              </w:rPr>
            </w:pPr>
          </w:p>
        </w:tc>
        <w:tc>
          <w:tcPr>
            <w:tcW w:w="355" w:type="pct"/>
            <w:tcBorders>
              <w:top w:val="single" w:sz="4" w:space="0" w:color="auto"/>
              <w:left w:val="nil"/>
              <w:bottom w:val="single" w:sz="4" w:space="0" w:color="auto"/>
              <w:right w:val="single" w:sz="4" w:space="0" w:color="auto"/>
            </w:tcBorders>
            <w:vAlign w:val="center"/>
          </w:tcPr>
          <w:p w14:paraId="6CAE97C4" w14:textId="77777777" w:rsidR="00BD40B1" w:rsidRPr="008C7800" w:rsidRDefault="00BD40B1" w:rsidP="00F147E0">
            <w:pPr>
              <w:pStyle w:val="Table-Text-Centered"/>
              <w:rPr>
                <w:ins w:id="6502" w:author="Marmol, Dominika Klaudia" w:date="2026-06-08T11:46:00Z"/>
              </w:rPr>
            </w:pPr>
          </w:p>
        </w:tc>
        <w:tc>
          <w:tcPr>
            <w:tcW w:w="350" w:type="pct"/>
            <w:tcBorders>
              <w:top w:val="single" w:sz="4" w:space="0" w:color="auto"/>
              <w:left w:val="single" w:sz="4" w:space="0" w:color="auto"/>
              <w:bottom w:val="single" w:sz="4" w:space="0" w:color="auto"/>
              <w:right w:val="single" w:sz="4" w:space="0" w:color="auto"/>
            </w:tcBorders>
            <w:vAlign w:val="center"/>
          </w:tcPr>
          <w:p w14:paraId="01013397" w14:textId="77777777" w:rsidR="00BD40B1" w:rsidRPr="008C7800" w:rsidRDefault="00BD40B1" w:rsidP="00F147E0">
            <w:pPr>
              <w:pStyle w:val="Table-Text-Centered"/>
              <w:rPr>
                <w:ins w:id="6503" w:author="Marmol, Dominika Klaudia" w:date="2026-06-08T11:46: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2624E539" w14:textId="77777777" w:rsidR="00BD40B1" w:rsidRPr="008C7800" w:rsidRDefault="00BD40B1" w:rsidP="00F147E0">
            <w:pPr>
              <w:pStyle w:val="Table-Text-Centered"/>
              <w:rPr>
                <w:ins w:id="6504" w:author="Marmol, Dominika Klaudia" w:date="2026-06-08T11:46:00Z"/>
                <w:lang w:val="en-US"/>
              </w:rPr>
            </w:pPr>
          </w:p>
        </w:tc>
        <w:tc>
          <w:tcPr>
            <w:tcW w:w="375" w:type="pct"/>
            <w:tcBorders>
              <w:top w:val="single" w:sz="4" w:space="0" w:color="auto"/>
              <w:left w:val="nil"/>
              <w:bottom w:val="single" w:sz="4" w:space="0" w:color="auto"/>
              <w:right w:val="single" w:sz="4" w:space="0" w:color="auto"/>
            </w:tcBorders>
            <w:vAlign w:val="center"/>
          </w:tcPr>
          <w:p w14:paraId="707A8C7A" w14:textId="77777777" w:rsidR="00BD40B1" w:rsidRPr="008C7800" w:rsidRDefault="00BD40B1" w:rsidP="00F147E0">
            <w:pPr>
              <w:pStyle w:val="Table-Text-Centered"/>
              <w:rPr>
                <w:ins w:id="6505" w:author="Marmol, Dominika Klaudia" w:date="2026-06-08T11:46:00Z"/>
                <w:lang w:val="en-US"/>
              </w:rPr>
            </w:pPr>
          </w:p>
        </w:tc>
      </w:tr>
      <w:tr w:rsidR="008F5115" w14:paraId="2AD3629F" w14:textId="77777777" w:rsidTr="00F147E0">
        <w:trPr>
          <w:trHeight w:val="284"/>
          <w:jc w:val="center"/>
          <w:ins w:id="6506"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58618349" w14:textId="77777777" w:rsidR="00BD40B1" w:rsidRPr="008C7800" w:rsidRDefault="00E27C57" w:rsidP="00F147E0">
            <w:pPr>
              <w:pStyle w:val="Table-Text-Left"/>
              <w:rPr>
                <w:ins w:id="6507" w:author="Marmol, Dominika Klaudia" w:date="2026-06-08T11:46:00Z"/>
                <w:lang w:val="en-US"/>
              </w:rPr>
            </w:pPr>
            <w:ins w:id="6508" w:author="Marmol, Dominika Klaudia" w:date="2026-06-08T11:46:00Z">
              <w:r w:rsidRPr="008C7800">
                <w:rPr>
                  <w:lang w:val="en-US"/>
                </w:rPr>
                <w:t>Inclusion/exclusion criteria</w:t>
              </w:r>
            </w:ins>
          </w:p>
        </w:tc>
        <w:tc>
          <w:tcPr>
            <w:tcW w:w="703" w:type="pct"/>
            <w:tcBorders>
              <w:top w:val="single" w:sz="4" w:space="0" w:color="auto"/>
              <w:left w:val="nil"/>
              <w:bottom w:val="single" w:sz="4" w:space="0" w:color="auto"/>
              <w:right w:val="single" w:sz="4" w:space="0" w:color="auto"/>
            </w:tcBorders>
            <w:vAlign w:val="center"/>
          </w:tcPr>
          <w:p w14:paraId="2FF66CD3" w14:textId="77777777" w:rsidR="00BD40B1" w:rsidRPr="008C7800" w:rsidRDefault="00E27C57" w:rsidP="00F147E0">
            <w:pPr>
              <w:pStyle w:val="Table-Text-Centered"/>
              <w:rPr>
                <w:ins w:id="6509" w:author="Marmol, Dominika Klaudia" w:date="2026-06-08T11:46:00Z"/>
                <w:lang w:val="en-US"/>
              </w:rPr>
            </w:pPr>
            <w:ins w:id="6510" w:author="Marmol, Dominika Klaudia" w:date="2026-06-08T11:46: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1BB9A44F" w14:textId="77777777" w:rsidR="00BD40B1" w:rsidRPr="008C7800" w:rsidRDefault="00BD40B1" w:rsidP="00F147E0">
            <w:pPr>
              <w:pStyle w:val="Table-Text-Centered"/>
              <w:rPr>
                <w:ins w:id="6511" w:author="Marmol, Dominika Klaudia" w:date="2026-06-08T11:46:00Z"/>
                <w:lang w:val="en-US"/>
              </w:rPr>
            </w:pPr>
          </w:p>
        </w:tc>
        <w:tc>
          <w:tcPr>
            <w:tcW w:w="251" w:type="pct"/>
            <w:tcBorders>
              <w:top w:val="single" w:sz="4" w:space="0" w:color="auto"/>
              <w:left w:val="nil"/>
              <w:bottom w:val="single" w:sz="4" w:space="0" w:color="auto"/>
              <w:right w:val="single" w:sz="4" w:space="0" w:color="auto"/>
            </w:tcBorders>
            <w:vAlign w:val="center"/>
          </w:tcPr>
          <w:p w14:paraId="3BE13361" w14:textId="77777777" w:rsidR="00BD40B1" w:rsidRPr="008C7800" w:rsidRDefault="00BD40B1" w:rsidP="00F147E0">
            <w:pPr>
              <w:pStyle w:val="Table-Text-Centered"/>
              <w:rPr>
                <w:ins w:id="6512" w:author="Marmol, Dominika Klaudia" w:date="2026-06-08T11:46:00Z"/>
                <w:lang w:val="en-US"/>
              </w:rPr>
            </w:pPr>
          </w:p>
        </w:tc>
        <w:tc>
          <w:tcPr>
            <w:tcW w:w="251" w:type="pct"/>
            <w:tcBorders>
              <w:top w:val="single" w:sz="4" w:space="0" w:color="auto"/>
              <w:left w:val="nil"/>
              <w:bottom w:val="single" w:sz="4" w:space="0" w:color="auto"/>
              <w:right w:val="single" w:sz="4" w:space="0" w:color="auto"/>
            </w:tcBorders>
            <w:vAlign w:val="center"/>
          </w:tcPr>
          <w:p w14:paraId="497CF16C" w14:textId="77777777" w:rsidR="00BD40B1" w:rsidRPr="008C7800" w:rsidRDefault="00BD40B1" w:rsidP="00F147E0">
            <w:pPr>
              <w:pStyle w:val="Table-Text-Centered"/>
              <w:rPr>
                <w:ins w:id="6513" w:author="Marmol, Dominika Klaudia" w:date="2026-06-08T11:46:00Z"/>
                <w:lang w:val="en-US"/>
              </w:rPr>
            </w:pPr>
          </w:p>
        </w:tc>
        <w:tc>
          <w:tcPr>
            <w:tcW w:w="250" w:type="pct"/>
            <w:tcBorders>
              <w:top w:val="single" w:sz="4" w:space="0" w:color="auto"/>
              <w:left w:val="nil"/>
              <w:bottom w:val="single" w:sz="4" w:space="0" w:color="auto"/>
              <w:right w:val="single" w:sz="4" w:space="0" w:color="auto"/>
            </w:tcBorders>
            <w:vAlign w:val="center"/>
          </w:tcPr>
          <w:p w14:paraId="59468643" w14:textId="77777777" w:rsidR="00BD40B1" w:rsidRPr="008C7800" w:rsidRDefault="00BD40B1" w:rsidP="00F147E0">
            <w:pPr>
              <w:pStyle w:val="Table-Text-Centered"/>
              <w:rPr>
                <w:ins w:id="6514" w:author="Marmol, Dominika Klaudia" w:date="2026-06-08T11:46:00Z"/>
                <w:lang w:val="en-US"/>
              </w:rPr>
            </w:pPr>
          </w:p>
        </w:tc>
        <w:tc>
          <w:tcPr>
            <w:tcW w:w="252" w:type="pct"/>
            <w:tcBorders>
              <w:top w:val="single" w:sz="4" w:space="0" w:color="auto"/>
              <w:left w:val="nil"/>
              <w:bottom w:val="single" w:sz="4" w:space="0" w:color="auto"/>
              <w:right w:val="single" w:sz="4" w:space="0" w:color="auto"/>
            </w:tcBorders>
            <w:vAlign w:val="center"/>
          </w:tcPr>
          <w:p w14:paraId="0199A3DE" w14:textId="77777777" w:rsidR="00BD40B1" w:rsidRPr="008C7800" w:rsidRDefault="00BD40B1" w:rsidP="00F147E0">
            <w:pPr>
              <w:pStyle w:val="Table-Text-Centered"/>
              <w:rPr>
                <w:ins w:id="6515" w:author="Marmol, Dominika Klaudia" w:date="2026-06-08T11:46:00Z"/>
                <w:lang w:val="en-US"/>
              </w:rPr>
            </w:pPr>
          </w:p>
        </w:tc>
        <w:tc>
          <w:tcPr>
            <w:tcW w:w="452" w:type="pct"/>
            <w:tcBorders>
              <w:top w:val="single" w:sz="4" w:space="0" w:color="auto"/>
              <w:left w:val="nil"/>
              <w:bottom w:val="single" w:sz="4" w:space="0" w:color="auto"/>
              <w:right w:val="single" w:sz="4" w:space="0" w:color="auto"/>
            </w:tcBorders>
            <w:vAlign w:val="center"/>
          </w:tcPr>
          <w:p w14:paraId="7E3021DC" w14:textId="77777777" w:rsidR="00BD40B1" w:rsidRPr="008C7800" w:rsidRDefault="00BD40B1" w:rsidP="00F147E0">
            <w:pPr>
              <w:pStyle w:val="Table-Text-Centered"/>
              <w:rPr>
                <w:ins w:id="6516" w:author="Marmol, Dominika Klaudia" w:date="2026-06-08T11:46:00Z"/>
                <w:lang w:val="en-US"/>
              </w:rPr>
            </w:pPr>
          </w:p>
        </w:tc>
        <w:tc>
          <w:tcPr>
            <w:tcW w:w="355" w:type="pct"/>
            <w:tcBorders>
              <w:top w:val="single" w:sz="4" w:space="0" w:color="auto"/>
              <w:left w:val="nil"/>
              <w:bottom w:val="single" w:sz="4" w:space="0" w:color="auto"/>
              <w:right w:val="single" w:sz="4" w:space="0" w:color="auto"/>
            </w:tcBorders>
            <w:vAlign w:val="center"/>
          </w:tcPr>
          <w:p w14:paraId="178FE731" w14:textId="77777777" w:rsidR="00BD40B1" w:rsidRPr="008C7800" w:rsidRDefault="00BD40B1" w:rsidP="00F147E0">
            <w:pPr>
              <w:pStyle w:val="Table-Text-Centered"/>
              <w:rPr>
                <w:ins w:id="6517" w:author="Marmol, Dominika Klaudia" w:date="2026-06-08T11:46:00Z"/>
              </w:rPr>
            </w:pPr>
          </w:p>
        </w:tc>
        <w:tc>
          <w:tcPr>
            <w:tcW w:w="350" w:type="pct"/>
            <w:tcBorders>
              <w:top w:val="single" w:sz="4" w:space="0" w:color="auto"/>
              <w:left w:val="single" w:sz="4" w:space="0" w:color="auto"/>
              <w:bottom w:val="single" w:sz="4" w:space="0" w:color="auto"/>
              <w:right w:val="single" w:sz="4" w:space="0" w:color="auto"/>
            </w:tcBorders>
            <w:vAlign w:val="center"/>
          </w:tcPr>
          <w:p w14:paraId="06A501F8" w14:textId="77777777" w:rsidR="00BD40B1" w:rsidRPr="008C7800" w:rsidRDefault="00BD40B1" w:rsidP="00F147E0">
            <w:pPr>
              <w:pStyle w:val="Table-Text-Centered"/>
              <w:rPr>
                <w:ins w:id="6518" w:author="Marmol, Dominika Klaudia" w:date="2026-06-08T11:46: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03493F4B" w14:textId="77777777" w:rsidR="00BD40B1" w:rsidRPr="008C7800" w:rsidRDefault="00BD40B1" w:rsidP="00F147E0">
            <w:pPr>
              <w:pStyle w:val="Table-Text-Centered"/>
              <w:rPr>
                <w:ins w:id="6519" w:author="Marmol, Dominika Klaudia" w:date="2026-06-08T11:46:00Z"/>
                <w:lang w:val="en-US"/>
              </w:rPr>
            </w:pPr>
          </w:p>
        </w:tc>
        <w:tc>
          <w:tcPr>
            <w:tcW w:w="375" w:type="pct"/>
            <w:tcBorders>
              <w:top w:val="single" w:sz="4" w:space="0" w:color="auto"/>
              <w:left w:val="nil"/>
              <w:bottom w:val="single" w:sz="4" w:space="0" w:color="auto"/>
              <w:right w:val="single" w:sz="4" w:space="0" w:color="auto"/>
            </w:tcBorders>
            <w:vAlign w:val="center"/>
          </w:tcPr>
          <w:p w14:paraId="2C0DDC91" w14:textId="77777777" w:rsidR="00BD40B1" w:rsidRPr="008C7800" w:rsidRDefault="00BD40B1" w:rsidP="00F147E0">
            <w:pPr>
              <w:pStyle w:val="Table-Text-Centered"/>
              <w:rPr>
                <w:ins w:id="6520" w:author="Marmol, Dominika Klaudia" w:date="2026-06-08T11:46:00Z"/>
                <w:lang w:val="en-US"/>
              </w:rPr>
            </w:pPr>
          </w:p>
        </w:tc>
      </w:tr>
      <w:tr w:rsidR="008F5115" w14:paraId="41525311" w14:textId="77777777" w:rsidTr="00F147E0">
        <w:trPr>
          <w:trHeight w:val="284"/>
          <w:jc w:val="center"/>
          <w:ins w:id="6521"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0A7B443C" w14:textId="77777777" w:rsidR="00BD40B1" w:rsidRPr="008C7800" w:rsidRDefault="00E27C57" w:rsidP="00F147E0">
            <w:pPr>
              <w:pStyle w:val="Table-Text-Left"/>
              <w:rPr>
                <w:ins w:id="6522" w:author="Marmol, Dominika Klaudia" w:date="2026-06-08T11:46:00Z"/>
                <w:lang w:val="en-US"/>
              </w:rPr>
            </w:pPr>
            <w:ins w:id="6523" w:author="Marmol, Dominika Klaudia" w:date="2026-06-08T11:46:00Z">
              <w:r w:rsidRPr="008C7800">
                <w:rPr>
                  <w:lang w:val="en-US"/>
                </w:rPr>
                <w:t>Demographics &amp; medical history </w:t>
              </w:r>
              <w:r w:rsidRPr="008C7800">
                <w:rPr>
                  <w:sz w:val="22"/>
                  <w:vertAlign w:val="superscript"/>
                  <w:lang w:val="en-US"/>
                </w:rPr>
                <w:t>e</w:t>
              </w:r>
            </w:ins>
          </w:p>
        </w:tc>
        <w:tc>
          <w:tcPr>
            <w:tcW w:w="703" w:type="pct"/>
            <w:tcBorders>
              <w:top w:val="single" w:sz="4" w:space="0" w:color="auto"/>
              <w:left w:val="nil"/>
              <w:bottom w:val="single" w:sz="4" w:space="0" w:color="auto"/>
              <w:right w:val="single" w:sz="4" w:space="0" w:color="auto"/>
            </w:tcBorders>
            <w:vAlign w:val="center"/>
          </w:tcPr>
          <w:p w14:paraId="35F55670" w14:textId="77777777" w:rsidR="00BD40B1" w:rsidRPr="008C7800" w:rsidRDefault="00E27C57" w:rsidP="00F147E0">
            <w:pPr>
              <w:pStyle w:val="Table-Text-Centered"/>
              <w:rPr>
                <w:ins w:id="6524" w:author="Marmol, Dominika Klaudia" w:date="2026-06-08T11:46:00Z"/>
                <w:lang w:val="en-US"/>
              </w:rPr>
            </w:pPr>
            <w:ins w:id="6525" w:author="Marmol, Dominika Klaudia" w:date="2026-06-08T11:46: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2001D9B6" w14:textId="77777777" w:rsidR="00BD40B1" w:rsidRPr="008C7800" w:rsidRDefault="00BD40B1" w:rsidP="00F147E0">
            <w:pPr>
              <w:pStyle w:val="Table-Text-Centered"/>
              <w:rPr>
                <w:ins w:id="6526" w:author="Marmol, Dominika Klaudia" w:date="2026-06-08T11:46:00Z"/>
                <w:lang w:val="en-US"/>
              </w:rPr>
            </w:pPr>
          </w:p>
        </w:tc>
        <w:tc>
          <w:tcPr>
            <w:tcW w:w="251" w:type="pct"/>
            <w:tcBorders>
              <w:top w:val="single" w:sz="4" w:space="0" w:color="auto"/>
              <w:left w:val="nil"/>
              <w:bottom w:val="single" w:sz="4" w:space="0" w:color="auto"/>
              <w:right w:val="single" w:sz="4" w:space="0" w:color="auto"/>
            </w:tcBorders>
            <w:vAlign w:val="center"/>
          </w:tcPr>
          <w:p w14:paraId="0209D87D" w14:textId="77777777" w:rsidR="00BD40B1" w:rsidRPr="008C7800" w:rsidRDefault="00BD40B1" w:rsidP="00F147E0">
            <w:pPr>
              <w:pStyle w:val="Table-Text-Centered"/>
              <w:rPr>
                <w:ins w:id="6527" w:author="Marmol, Dominika Klaudia" w:date="2026-06-08T11:46:00Z"/>
                <w:lang w:val="en-US"/>
              </w:rPr>
            </w:pPr>
          </w:p>
        </w:tc>
        <w:tc>
          <w:tcPr>
            <w:tcW w:w="251" w:type="pct"/>
            <w:tcBorders>
              <w:top w:val="single" w:sz="4" w:space="0" w:color="auto"/>
              <w:left w:val="nil"/>
              <w:bottom w:val="single" w:sz="4" w:space="0" w:color="auto"/>
              <w:right w:val="single" w:sz="4" w:space="0" w:color="auto"/>
            </w:tcBorders>
            <w:vAlign w:val="center"/>
          </w:tcPr>
          <w:p w14:paraId="4EC2DDD2" w14:textId="77777777" w:rsidR="00BD40B1" w:rsidRPr="008C7800" w:rsidRDefault="00BD40B1" w:rsidP="00F147E0">
            <w:pPr>
              <w:pStyle w:val="Table-Text-Centered"/>
              <w:rPr>
                <w:ins w:id="6528" w:author="Marmol, Dominika Klaudia" w:date="2026-06-08T11:46:00Z"/>
                <w:lang w:val="en-US"/>
              </w:rPr>
            </w:pPr>
          </w:p>
        </w:tc>
        <w:tc>
          <w:tcPr>
            <w:tcW w:w="250" w:type="pct"/>
            <w:tcBorders>
              <w:top w:val="single" w:sz="4" w:space="0" w:color="auto"/>
              <w:left w:val="nil"/>
              <w:bottom w:val="single" w:sz="4" w:space="0" w:color="auto"/>
              <w:right w:val="single" w:sz="4" w:space="0" w:color="auto"/>
            </w:tcBorders>
            <w:vAlign w:val="center"/>
          </w:tcPr>
          <w:p w14:paraId="24C493CA" w14:textId="77777777" w:rsidR="00BD40B1" w:rsidRPr="008C7800" w:rsidRDefault="00BD40B1" w:rsidP="00F147E0">
            <w:pPr>
              <w:pStyle w:val="Table-Text-Centered"/>
              <w:rPr>
                <w:ins w:id="6529" w:author="Marmol, Dominika Klaudia" w:date="2026-06-08T11:46:00Z"/>
                <w:lang w:val="en-US"/>
              </w:rPr>
            </w:pPr>
          </w:p>
        </w:tc>
        <w:tc>
          <w:tcPr>
            <w:tcW w:w="252" w:type="pct"/>
            <w:tcBorders>
              <w:top w:val="single" w:sz="4" w:space="0" w:color="auto"/>
              <w:left w:val="nil"/>
              <w:bottom w:val="single" w:sz="4" w:space="0" w:color="auto"/>
              <w:right w:val="single" w:sz="4" w:space="0" w:color="auto"/>
            </w:tcBorders>
            <w:vAlign w:val="center"/>
          </w:tcPr>
          <w:p w14:paraId="24667657" w14:textId="77777777" w:rsidR="00BD40B1" w:rsidRPr="008C7800" w:rsidRDefault="00BD40B1" w:rsidP="00F147E0">
            <w:pPr>
              <w:pStyle w:val="Table-Text-Centered"/>
              <w:rPr>
                <w:ins w:id="6530" w:author="Marmol, Dominika Klaudia" w:date="2026-06-08T11:46:00Z"/>
                <w:lang w:val="en-US"/>
              </w:rPr>
            </w:pPr>
          </w:p>
        </w:tc>
        <w:tc>
          <w:tcPr>
            <w:tcW w:w="452" w:type="pct"/>
            <w:tcBorders>
              <w:top w:val="single" w:sz="4" w:space="0" w:color="auto"/>
              <w:left w:val="nil"/>
              <w:bottom w:val="single" w:sz="4" w:space="0" w:color="auto"/>
              <w:right w:val="single" w:sz="4" w:space="0" w:color="auto"/>
            </w:tcBorders>
            <w:vAlign w:val="center"/>
          </w:tcPr>
          <w:p w14:paraId="09D6A5CD" w14:textId="77777777" w:rsidR="00BD40B1" w:rsidRPr="008C7800" w:rsidRDefault="00BD40B1" w:rsidP="00F147E0">
            <w:pPr>
              <w:pStyle w:val="Table-Text-Centered"/>
              <w:rPr>
                <w:ins w:id="6531" w:author="Marmol, Dominika Klaudia" w:date="2026-06-08T11:46:00Z"/>
                <w:lang w:val="en-US"/>
              </w:rPr>
            </w:pPr>
          </w:p>
        </w:tc>
        <w:tc>
          <w:tcPr>
            <w:tcW w:w="355" w:type="pct"/>
            <w:tcBorders>
              <w:top w:val="single" w:sz="4" w:space="0" w:color="auto"/>
              <w:left w:val="nil"/>
              <w:bottom w:val="single" w:sz="4" w:space="0" w:color="auto"/>
              <w:right w:val="single" w:sz="4" w:space="0" w:color="auto"/>
            </w:tcBorders>
            <w:vAlign w:val="center"/>
          </w:tcPr>
          <w:p w14:paraId="0AA353D0" w14:textId="77777777" w:rsidR="00BD40B1" w:rsidRPr="008C7800" w:rsidRDefault="00BD40B1" w:rsidP="00F147E0">
            <w:pPr>
              <w:pStyle w:val="Table-Text-Centered"/>
              <w:rPr>
                <w:ins w:id="6532" w:author="Marmol, Dominika Klaudia" w:date="2026-06-08T11:46:00Z"/>
              </w:rPr>
            </w:pPr>
          </w:p>
        </w:tc>
        <w:tc>
          <w:tcPr>
            <w:tcW w:w="350" w:type="pct"/>
            <w:tcBorders>
              <w:top w:val="single" w:sz="4" w:space="0" w:color="auto"/>
              <w:left w:val="single" w:sz="4" w:space="0" w:color="auto"/>
              <w:bottom w:val="single" w:sz="4" w:space="0" w:color="auto"/>
              <w:right w:val="single" w:sz="4" w:space="0" w:color="auto"/>
            </w:tcBorders>
            <w:vAlign w:val="center"/>
          </w:tcPr>
          <w:p w14:paraId="36D2F7BA" w14:textId="77777777" w:rsidR="00BD40B1" w:rsidRPr="008C7800" w:rsidRDefault="00BD40B1" w:rsidP="00F147E0">
            <w:pPr>
              <w:pStyle w:val="Table-Text-Centered"/>
              <w:rPr>
                <w:ins w:id="6533" w:author="Marmol, Dominika Klaudia" w:date="2026-06-08T11:46: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56767801" w14:textId="77777777" w:rsidR="00BD40B1" w:rsidRPr="008C7800" w:rsidRDefault="00BD40B1" w:rsidP="00F147E0">
            <w:pPr>
              <w:pStyle w:val="Table-Text-Centered"/>
              <w:rPr>
                <w:ins w:id="6534" w:author="Marmol, Dominika Klaudia" w:date="2026-06-08T11:46:00Z"/>
                <w:lang w:val="en-US"/>
              </w:rPr>
            </w:pPr>
          </w:p>
        </w:tc>
        <w:tc>
          <w:tcPr>
            <w:tcW w:w="375" w:type="pct"/>
            <w:tcBorders>
              <w:top w:val="single" w:sz="4" w:space="0" w:color="auto"/>
              <w:left w:val="nil"/>
              <w:bottom w:val="single" w:sz="4" w:space="0" w:color="auto"/>
              <w:right w:val="single" w:sz="4" w:space="0" w:color="auto"/>
            </w:tcBorders>
            <w:vAlign w:val="center"/>
          </w:tcPr>
          <w:p w14:paraId="19E6AB9D" w14:textId="77777777" w:rsidR="00BD40B1" w:rsidRPr="008C7800" w:rsidRDefault="00BD40B1" w:rsidP="00F147E0">
            <w:pPr>
              <w:pStyle w:val="Table-Text-Centered"/>
              <w:rPr>
                <w:ins w:id="6535" w:author="Marmol, Dominika Klaudia" w:date="2026-06-08T11:46:00Z"/>
                <w:lang w:val="en-US"/>
              </w:rPr>
            </w:pPr>
          </w:p>
        </w:tc>
      </w:tr>
      <w:tr w:rsidR="008F5115" w14:paraId="3E6EE5A3" w14:textId="77777777" w:rsidTr="00F147E0">
        <w:trPr>
          <w:trHeight w:val="284"/>
          <w:jc w:val="center"/>
          <w:ins w:id="6536"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0E499363" w14:textId="77777777" w:rsidR="00BD40B1" w:rsidRPr="008C7800" w:rsidRDefault="00E27C57" w:rsidP="00F147E0">
            <w:pPr>
              <w:pStyle w:val="Table-Text-Left"/>
              <w:rPr>
                <w:ins w:id="6537" w:author="Marmol, Dominika Klaudia" w:date="2026-06-08T11:46:00Z"/>
              </w:rPr>
            </w:pPr>
            <w:ins w:id="6538" w:author="Marmol, Dominika Klaudia" w:date="2026-06-08T11:46:00Z">
              <w:r w:rsidRPr="008C7800">
                <w:t>Randomization </w:t>
              </w:r>
              <w:r w:rsidRPr="008C7800">
                <w:rPr>
                  <w:sz w:val="22"/>
                  <w:vertAlign w:val="superscript"/>
                </w:rPr>
                <w:t>f</w:t>
              </w:r>
            </w:ins>
          </w:p>
        </w:tc>
        <w:tc>
          <w:tcPr>
            <w:tcW w:w="703" w:type="pct"/>
            <w:tcBorders>
              <w:top w:val="single" w:sz="4" w:space="0" w:color="auto"/>
              <w:left w:val="nil"/>
              <w:bottom w:val="single" w:sz="4" w:space="0" w:color="auto"/>
              <w:right w:val="single" w:sz="4" w:space="0" w:color="auto"/>
            </w:tcBorders>
            <w:vAlign w:val="center"/>
          </w:tcPr>
          <w:p w14:paraId="37A7F922" w14:textId="77777777" w:rsidR="00BD40B1" w:rsidRPr="008C7800" w:rsidRDefault="00E27C57" w:rsidP="00F147E0">
            <w:pPr>
              <w:pStyle w:val="Table-Text-Centered"/>
              <w:rPr>
                <w:ins w:id="6539" w:author="Marmol, Dominika Klaudia" w:date="2026-06-08T11:46:00Z"/>
              </w:rPr>
            </w:pPr>
            <w:ins w:id="6540" w:author="Marmol, Dominika Klaudia" w:date="2026-06-08T11:46:00Z">
              <w:r w:rsidRPr="008C7800">
                <w:t>X</w:t>
              </w:r>
            </w:ins>
          </w:p>
        </w:tc>
        <w:tc>
          <w:tcPr>
            <w:tcW w:w="251" w:type="pct"/>
            <w:tcBorders>
              <w:top w:val="single" w:sz="4" w:space="0" w:color="auto"/>
              <w:left w:val="nil"/>
              <w:bottom w:val="single" w:sz="4" w:space="0" w:color="auto"/>
              <w:right w:val="single" w:sz="4" w:space="0" w:color="auto"/>
            </w:tcBorders>
            <w:vAlign w:val="center"/>
          </w:tcPr>
          <w:p w14:paraId="420D61B9" w14:textId="77777777" w:rsidR="00BD40B1" w:rsidRPr="008C7800" w:rsidRDefault="00BD40B1" w:rsidP="00F147E0">
            <w:pPr>
              <w:pStyle w:val="Table-Text-Centered"/>
              <w:rPr>
                <w:ins w:id="6541" w:author="Marmol, Dominika Klaudia" w:date="2026-06-08T11:46:00Z"/>
              </w:rPr>
            </w:pPr>
          </w:p>
        </w:tc>
        <w:tc>
          <w:tcPr>
            <w:tcW w:w="251" w:type="pct"/>
            <w:tcBorders>
              <w:top w:val="single" w:sz="4" w:space="0" w:color="auto"/>
              <w:left w:val="nil"/>
              <w:bottom w:val="single" w:sz="4" w:space="0" w:color="auto"/>
              <w:right w:val="single" w:sz="4" w:space="0" w:color="auto"/>
            </w:tcBorders>
            <w:vAlign w:val="center"/>
          </w:tcPr>
          <w:p w14:paraId="166ABDEB" w14:textId="77777777" w:rsidR="00BD40B1" w:rsidRPr="008C7800" w:rsidRDefault="00BD40B1" w:rsidP="00F147E0">
            <w:pPr>
              <w:pStyle w:val="Table-Text-Centered"/>
              <w:rPr>
                <w:ins w:id="6542" w:author="Marmol, Dominika Klaudia" w:date="2026-06-08T11:46:00Z"/>
              </w:rPr>
            </w:pPr>
          </w:p>
        </w:tc>
        <w:tc>
          <w:tcPr>
            <w:tcW w:w="251" w:type="pct"/>
            <w:tcBorders>
              <w:top w:val="single" w:sz="4" w:space="0" w:color="auto"/>
              <w:left w:val="nil"/>
              <w:bottom w:val="single" w:sz="4" w:space="0" w:color="auto"/>
              <w:right w:val="single" w:sz="4" w:space="0" w:color="auto"/>
            </w:tcBorders>
            <w:vAlign w:val="center"/>
          </w:tcPr>
          <w:p w14:paraId="18048D55" w14:textId="77777777" w:rsidR="00BD40B1" w:rsidRPr="008C7800" w:rsidRDefault="00BD40B1" w:rsidP="00F147E0">
            <w:pPr>
              <w:pStyle w:val="Table-Text-Centered"/>
              <w:rPr>
                <w:ins w:id="6543" w:author="Marmol, Dominika Klaudia" w:date="2026-06-08T11:46:00Z"/>
              </w:rPr>
            </w:pPr>
          </w:p>
        </w:tc>
        <w:tc>
          <w:tcPr>
            <w:tcW w:w="250" w:type="pct"/>
            <w:tcBorders>
              <w:top w:val="single" w:sz="4" w:space="0" w:color="auto"/>
              <w:left w:val="nil"/>
              <w:bottom w:val="single" w:sz="4" w:space="0" w:color="auto"/>
              <w:right w:val="single" w:sz="4" w:space="0" w:color="auto"/>
            </w:tcBorders>
            <w:vAlign w:val="center"/>
          </w:tcPr>
          <w:p w14:paraId="01AEA8C2" w14:textId="77777777" w:rsidR="00BD40B1" w:rsidRPr="008C7800" w:rsidRDefault="00BD40B1" w:rsidP="00F147E0">
            <w:pPr>
              <w:pStyle w:val="Table-Text-Centered"/>
              <w:rPr>
                <w:ins w:id="6544" w:author="Marmol, Dominika Klaudia" w:date="2026-06-08T11:46:00Z"/>
              </w:rPr>
            </w:pPr>
          </w:p>
        </w:tc>
        <w:tc>
          <w:tcPr>
            <w:tcW w:w="252" w:type="pct"/>
            <w:tcBorders>
              <w:top w:val="single" w:sz="4" w:space="0" w:color="auto"/>
              <w:left w:val="nil"/>
              <w:bottom w:val="single" w:sz="4" w:space="0" w:color="auto"/>
              <w:right w:val="single" w:sz="4" w:space="0" w:color="auto"/>
            </w:tcBorders>
            <w:vAlign w:val="center"/>
          </w:tcPr>
          <w:p w14:paraId="248CDAC4" w14:textId="77777777" w:rsidR="00BD40B1" w:rsidRPr="008C7800" w:rsidRDefault="00BD40B1" w:rsidP="00F147E0">
            <w:pPr>
              <w:pStyle w:val="Table-Text-Centered"/>
              <w:rPr>
                <w:ins w:id="6545" w:author="Marmol, Dominika Klaudia" w:date="2026-06-08T11:46:00Z"/>
              </w:rPr>
            </w:pPr>
          </w:p>
        </w:tc>
        <w:tc>
          <w:tcPr>
            <w:tcW w:w="452" w:type="pct"/>
            <w:tcBorders>
              <w:top w:val="single" w:sz="4" w:space="0" w:color="auto"/>
              <w:left w:val="nil"/>
              <w:bottom w:val="single" w:sz="4" w:space="0" w:color="auto"/>
              <w:right w:val="single" w:sz="4" w:space="0" w:color="auto"/>
            </w:tcBorders>
            <w:vAlign w:val="center"/>
          </w:tcPr>
          <w:p w14:paraId="4AB16533" w14:textId="77777777" w:rsidR="00BD40B1" w:rsidRPr="008C7800" w:rsidRDefault="00BD40B1" w:rsidP="00F147E0">
            <w:pPr>
              <w:pStyle w:val="Table-Text-Centered"/>
              <w:rPr>
                <w:ins w:id="6546" w:author="Marmol, Dominika Klaudia" w:date="2026-06-08T11:46:00Z"/>
              </w:rPr>
            </w:pPr>
          </w:p>
        </w:tc>
        <w:tc>
          <w:tcPr>
            <w:tcW w:w="355" w:type="pct"/>
            <w:tcBorders>
              <w:top w:val="single" w:sz="4" w:space="0" w:color="auto"/>
              <w:left w:val="nil"/>
              <w:bottom w:val="single" w:sz="4" w:space="0" w:color="auto"/>
              <w:right w:val="single" w:sz="4" w:space="0" w:color="auto"/>
            </w:tcBorders>
            <w:vAlign w:val="center"/>
          </w:tcPr>
          <w:p w14:paraId="128437C3" w14:textId="77777777" w:rsidR="00BD40B1" w:rsidRPr="008C7800" w:rsidRDefault="00BD40B1" w:rsidP="00F147E0">
            <w:pPr>
              <w:pStyle w:val="Table-Text-Centered"/>
              <w:rPr>
                <w:ins w:id="6547" w:author="Marmol, Dominika Klaudia" w:date="2026-06-08T11:46:00Z"/>
              </w:rPr>
            </w:pPr>
          </w:p>
        </w:tc>
        <w:tc>
          <w:tcPr>
            <w:tcW w:w="350" w:type="pct"/>
            <w:tcBorders>
              <w:top w:val="single" w:sz="4" w:space="0" w:color="auto"/>
              <w:left w:val="single" w:sz="4" w:space="0" w:color="auto"/>
              <w:bottom w:val="single" w:sz="4" w:space="0" w:color="auto"/>
              <w:right w:val="single" w:sz="4" w:space="0" w:color="auto"/>
            </w:tcBorders>
            <w:vAlign w:val="center"/>
          </w:tcPr>
          <w:p w14:paraId="755BEC55" w14:textId="77777777" w:rsidR="00BD40B1" w:rsidRPr="008C7800" w:rsidRDefault="00BD40B1" w:rsidP="00F147E0">
            <w:pPr>
              <w:pStyle w:val="Table-Text-Centered"/>
              <w:rPr>
                <w:ins w:id="6548" w:author="Marmol, Dominika Klaudia" w:date="2026-06-08T11:46:00Z"/>
              </w:rPr>
            </w:pPr>
          </w:p>
        </w:tc>
        <w:tc>
          <w:tcPr>
            <w:tcW w:w="408" w:type="pct"/>
            <w:tcBorders>
              <w:top w:val="single" w:sz="4" w:space="0" w:color="auto"/>
              <w:left w:val="single" w:sz="4" w:space="0" w:color="auto"/>
              <w:bottom w:val="single" w:sz="4" w:space="0" w:color="auto"/>
              <w:right w:val="single" w:sz="4" w:space="0" w:color="auto"/>
            </w:tcBorders>
            <w:vAlign w:val="center"/>
          </w:tcPr>
          <w:p w14:paraId="6286776E" w14:textId="77777777" w:rsidR="00BD40B1" w:rsidRPr="008C7800" w:rsidRDefault="00BD40B1" w:rsidP="00F147E0">
            <w:pPr>
              <w:pStyle w:val="Table-Text-Centered"/>
              <w:rPr>
                <w:ins w:id="6549" w:author="Marmol, Dominika Klaudia" w:date="2026-06-08T11:46:00Z"/>
              </w:rPr>
            </w:pPr>
          </w:p>
        </w:tc>
        <w:tc>
          <w:tcPr>
            <w:tcW w:w="375" w:type="pct"/>
            <w:tcBorders>
              <w:top w:val="single" w:sz="4" w:space="0" w:color="auto"/>
              <w:left w:val="nil"/>
              <w:bottom w:val="single" w:sz="4" w:space="0" w:color="auto"/>
              <w:right w:val="single" w:sz="4" w:space="0" w:color="auto"/>
            </w:tcBorders>
            <w:vAlign w:val="center"/>
          </w:tcPr>
          <w:p w14:paraId="5BA0AF38" w14:textId="77777777" w:rsidR="00BD40B1" w:rsidRPr="008C7800" w:rsidRDefault="00BD40B1" w:rsidP="00F147E0">
            <w:pPr>
              <w:pStyle w:val="Table-Text-Centered"/>
              <w:rPr>
                <w:ins w:id="6550" w:author="Marmol, Dominika Klaudia" w:date="2026-06-08T11:46:00Z"/>
              </w:rPr>
            </w:pPr>
          </w:p>
        </w:tc>
      </w:tr>
      <w:tr w:rsidR="008F5115" w14:paraId="00A37A6C" w14:textId="77777777" w:rsidTr="00F147E0">
        <w:trPr>
          <w:trHeight w:val="284"/>
          <w:jc w:val="center"/>
          <w:ins w:id="6551"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3F6C8671" w14:textId="77777777" w:rsidR="00BD40B1" w:rsidRPr="008C7800" w:rsidRDefault="00E27C57" w:rsidP="00F147E0">
            <w:pPr>
              <w:pStyle w:val="Table-Text-Left"/>
              <w:rPr>
                <w:ins w:id="6552" w:author="Marmol, Dominika Klaudia" w:date="2026-06-08T11:46:00Z"/>
                <w:vertAlign w:val="superscript"/>
                <w:lang w:val="en-US"/>
              </w:rPr>
            </w:pPr>
            <w:ins w:id="6553" w:author="Marmol, Dominika Klaudia" w:date="2026-06-08T11:46:00Z">
              <w:r w:rsidRPr="008C7800">
                <w:rPr>
                  <w:lang w:val="en-US"/>
                </w:rPr>
                <w:t>Full physical examination</w:t>
              </w:r>
            </w:ins>
          </w:p>
        </w:tc>
        <w:tc>
          <w:tcPr>
            <w:tcW w:w="703" w:type="pct"/>
            <w:tcBorders>
              <w:top w:val="single" w:sz="4" w:space="0" w:color="auto"/>
              <w:left w:val="nil"/>
              <w:bottom w:val="single" w:sz="4" w:space="0" w:color="auto"/>
              <w:right w:val="single" w:sz="4" w:space="0" w:color="auto"/>
            </w:tcBorders>
            <w:vAlign w:val="center"/>
          </w:tcPr>
          <w:p w14:paraId="416E69ED" w14:textId="77777777" w:rsidR="00BD40B1" w:rsidRPr="008C7800" w:rsidRDefault="00E27C57" w:rsidP="00F147E0">
            <w:pPr>
              <w:pStyle w:val="Table-Text-Centered"/>
              <w:rPr>
                <w:ins w:id="6554" w:author="Marmol, Dominika Klaudia" w:date="2026-06-08T11:46:00Z"/>
                <w:lang w:val="en-US"/>
              </w:rPr>
            </w:pPr>
            <w:ins w:id="6555" w:author="Marmol, Dominika Klaudia" w:date="2026-06-08T11:46: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43E290E0" w14:textId="77777777" w:rsidR="00BD40B1" w:rsidRPr="008C7800" w:rsidRDefault="00BD40B1" w:rsidP="00F147E0">
            <w:pPr>
              <w:pStyle w:val="Table-Text-Centered"/>
              <w:rPr>
                <w:ins w:id="6556" w:author="Marmol, Dominika Klaudia" w:date="2026-06-08T11:46:00Z"/>
                <w:lang w:val="en-US"/>
              </w:rPr>
            </w:pPr>
          </w:p>
        </w:tc>
        <w:tc>
          <w:tcPr>
            <w:tcW w:w="251" w:type="pct"/>
            <w:tcBorders>
              <w:top w:val="single" w:sz="4" w:space="0" w:color="auto"/>
              <w:left w:val="nil"/>
              <w:bottom w:val="single" w:sz="4" w:space="0" w:color="auto"/>
              <w:right w:val="single" w:sz="4" w:space="0" w:color="auto"/>
            </w:tcBorders>
            <w:vAlign w:val="center"/>
          </w:tcPr>
          <w:p w14:paraId="65DCAACE" w14:textId="77777777" w:rsidR="00BD40B1" w:rsidRPr="008C7800" w:rsidRDefault="00BD40B1" w:rsidP="00F147E0">
            <w:pPr>
              <w:pStyle w:val="Table-Text-Centered"/>
              <w:rPr>
                <w:ins w:id="6557" w:author="Marmol, Dominika Klaudia" w:date="2026-06-08T11:46:00Z"/>
                <w:lang w:val="en-US"/>
              </w:rPr>
            </w:pPr>
          </w:p>
        </w:tc>
        <w:tc>
          <w:tcPr>
            <w:tcW w:w="251" w:type="pct"/>
            <w:tcBorders>
              <w:top w:val="single" w:sz="4" w:space="0" w:color="auto"/>
              <w:left w:val="nil"/>
              <w:bottom w:val="single" w:sz="4" w:space="0" w:color="auto"/>
              <w:right w:val="single" w:sz="4" w:space="0" w:color="auto"/>
            </w:tcBorders>
            <w:vAlign w:val="center"/>
          </w:tcPr>
          <w:p w14:paraId="5D917AF9" w14:textId="77777777" w:rsidR="00BD40B1" w:rsidRPr="008C7800" w:rsidRDefault="00BD40B1" w:rsidP="00F147E0">
            <w:pPr>
              <w:pStyle w:val="Table-Text-Centered"/>
              <w:rPr>
                <w:ins w:id="6558" w:author="Marmol, Dominika Klaudia" w:date="2026-06-08T11:46:00Z"/>
                <w:lang w:val="en-US"/>
              </w:rPr>
            </w:pPr>
          </w:p>
        </w:tc>
        <w:tc>
          <w:tcPr>
            <w:tcW w:w="250" w:type="pct"/>
            <w:tcBorders>
              <w:top w:val="single" w:sz="4" w:space="0" w:color="auto"/>
              <w:left w:val="nil"/>
              <w:bottom w:val="single" w:sz="4" w:space="0" w:color="auto"/>
              <w:right w:val="single" w:sz="4" w:space="0" w:color="auto"/>
            </w:tcBorders>
            <w:vAlign w:val="center"/>
          </w:tcPr>
          <w:p w14:paraId="31279001" w14:textId="77777777" w:rsidR="00BD40B1" w:rsidRPr="008C7800" w:rsidRDefault="00BD40B1" w:rsidP="00F147E0">
            <w:pPr>
              <w:pStyle w:val="Table-Text-Centered"/>
              <w:rPr>
                <w:ins w:id="6559" w:author="Marmol, Dominika Klaudia" w:date="2026-06-08T11:46:00Z"/>
                <w:lang w:val="en-US"/>
              </w:rPr>
            </w:pPr>
          </w:p>
        </w:tc>
        <w:tc>
          <w:tcPr>
            <w:tcW w:w="252" w:type="pct"/>
            <w:tcBorders>
              <w:top w:val="single" w:sz="4" w:space="0" w:color="auto"/>
              <w:left w:val="nil"/>
              <w:bottom w:val="single" w:sz="4" w:space="0" w:color="auto"/>
              <w:right w:val="single" w:sz="4" w:space="0" w:color="auto"/>
            </w:tcBorders>
            <w:vAlign w:val="center"/>
          </w:tcPr>
          <w:p w14:paraId="55CC3F44" w14:textId="77777777" w:rsidR="00BD40B1" w:rsidRPr="008C7800" w:rsidRDefault="00BD40B1" w:rsidP="00F147E0">
            <w:pPr>
              <w:pStyle w:val="Table-Text-Centered"/>
              <w:rPr>
                <w:ins w:id="6560" w:author="Marmol, Dominika Klaudia" w:date="2026-06-08T11:46:00Z"/>
                <w:lang w:val="en-US"/>
              </w:rPr>
            </w:pPr>
          </w:p>
        </w:tc>
        <w:tc>
          <w:tcPr>
            <w:tcW w:w="452" w:type="pct"/>
            <w:tcBorders>
              <w:top w:val="single" w:sz="4" w:space="0" w:color="auto"/>
              <w:left w:val="nil"/>
              <w:bottom w:val="single" w:sz="4" w:space="0" w:color="auto"/>
              <w:right w:val="single" w:sz="4" w:space="0" w:color="auto"/>
            </w:tcBorders>
            <w:vAlign w:val="center"/>
          </w:tcPr>
          <w:p w14:paraId="17A409CB" w14:textId="77777777" w:rsidR="00BD40B1" w:rsidRPr="008C7800" w:rsidRDefault="00BD40B1" w:rsidP="00F147E0">
            <w:pPr>
              <w:pStyle w:val="Table-Text-Centered"/>
              <w:rPr>
                <w:ins w:id="6561" w:author="Marmol, Dominika Klaudia" w:date="2026-06-08T11:46:00Z"/>
                <w:lang w:val="en-US"/>
              </w:rPr>
            </w:pPr>
          </w:p>
        </w:tc>
        <w:tc>
          <w:tcPr>
            <w:tcW w:w="355" w:type="pct"/>
            <w:tcBorders>
              <w:top w:val="single" w:sz="4" w:space="0" w:color="auto"/>
              <w:left w:val="nil"/>
              <w:bottom w:val="single" w:sz="4" w:space="0" w:color="auto"/>
              <w:right w:val="single" w:sz="4" w:space="0" w:color="auto"/>
            </w:tcBorders>
            <w:vAlign w:val="center"/>
          </w:tcPr>
          <w:p w14:paraId="0B186E6A" w14:textId="77777777" w:rsidR="00BD40B1" w:rsidRPr="008C7800" w:rsidRDefault="00BD40B1" w:rsidP="00F147E0">
            <w:pPr>
              <w:pStyle w:val="Table-Text-Centered"/>
              <w:rPr>
                <w:ins w:id="6562" w:author="Marmol, Dominika Klaudia" w:date="2026-06-08T11:46:00Z"/>
              </w:rPr>
            </w:pPr>
          </w:p>
        </w:tc>
        <w:tc>
          <w:tcPr>
            <w:tcW w:w="350" w:type="pct"/>
            <w:tcBorders>
              <w:top w:val="single" w:sz="4" w:space="0" w:color="auto"/>
              <w:left w:val="single" w:sz="4" w:space="0" w:color="auto"/>
              <w:bottom w:val="single" w:sz="4" w:space="0" w:color="auto"/>
              <w:right w:val="single" w:sz="4" w:space="0" w:color="auto"/>
            </w:tcBorders>
            <w:vAlign w:val="center"/>
          </w:tcPr>
          <w:p w14:paraId="43509ECA" w14:textId="77777777" w:rsidR="00BD40B1" w:rsidRPr="008C7800" w:rsidRDefault="00BD40B1" w:rsidP="00F147E0">
            <w:pPr>
              <w:pStyle w:val="Table-Text-Centered"/>
              <w:rPr>
                <w:ins w:id="6563" w:author="Marmol, Dominika Klaudia" w:date="2026-06-08T11:46: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06E893C3" w14:textId="77777777" w:rsidR="00BD40B1" w:rsidRPr="008C7800" w:rsidRDefault="00BD40B1" w:rsidP="00F147E0">
            <w:pPr>
              <w:pStyle w:val="Table-Text-Centered"/>
              <w:rPr>
                <w:ins w:id="6564" w:author="Marmol, Dominika Klaudia" w:date="2026-06-08T11:46:00Z"/>
                <w:lang w:val="en-US"/>
              </w:rPr>
            </w:pPr>
          </w:p>
        </w:tc>
        <w:tc>
          <w:tcPr>
            <w:tcW w:w="375" w:type="pct"/>
            <w:tcBorders>
              <w:top w:val="single" w:sz="4" w:space="0" w:color="auto"/>
              <w:left w:val="nil"/>
              <w:bottom w:val="single" w:sz="4" w:space="0" w:color="auto"/>
              <w:right w:val="single" w:sz="4" w:space="0" w:color="auto"/>
            </w:tcBorders>
            <w:vAlign w:val="center"/>
          </w:tcPr>
          <w:p w14:paraId="2379544B" w14:textId="77777777" w:rsidR="00BD40B1" w:rsidRPr="008C7800" w:rsidRDefault="00BD40B1" w:rsidP="00F147E0">
            <w:pPr>
              <w:pStyle w:val="Table-Text-Centered"/>
              <w:rPr>
                <w:ins w:id="6565" w:author="Marmol, Dominika Klaudia" w:date="2026-06-08T11:46:00Z"/>
                <w:lang w:val="en-US"/>
              </w:rPr>
            </w:pPr>
          </w:p>
        </w:tc>
      </w:tr>
      <w:tr w:rsidR="008F5115" w14:paraId="56CD175D" w14:textId="77777777" w:rsidTr="00F147E0">
        <w:trPr>
          <w:trHeight w:val="284"/>
          <w:jc w:val="center"/>
          <w:ins w:id="6566"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1A9C250D" w14:textId="77777777" w:rsidR="00BD40B1" w:rsidRPr="008C7800" w:rsidRDefault="00E27C57" w:rsidP="00F147E0">
            <w:pPr>
              <w:pStyle w:val="Table-Text-Left"/>
              <w:rPr>
                <w:ins w:id="6567" w:author="Marmol, Dominika Klaudia" w:date="2026-06-08T11:46:00Z"/>
                <w:vertAlign w:val="superscript"/>
                <w:lang w:val="en-US"/>
              </w:rPr>
            </w:pPr>
            <w:ins w:id="6568" w:author="Marmol, Dominika Klaudia" w:date="2026-06-08T11:46:00Z">
              <w:r w:rsidRPr="008C7800">
                <w:rPr>
                  <w:lang w:val="en-US"/>
                </w:rPr>
                <w:t>Symptom-directed physical examination </w:t>
              </w:r>
              <w:r w:rsidRPr="008C7800">
                <w:rPr>
                  <w:sz w:val="22"/>
                  <w:vertAlign w:val="superscript"/>
                  <w:lang w:val="en-US"/>
                </w:rPr>
                <w:t>g</w:t>
              </w:r>
            </w:ins>
          </w:p>
        </w:tc>
        <w:tc>
          <w:tcPr>
            <w:tcW w:w="703" w:type="pct"/>
            <w:tcBorders>
              <w:top w:val="single" w:sz="4" w:space="0" w:color="auto"/>
              <w:left w:val="nil"/>
              <w:bottom w:val="single" w:sz="4" w:space="0" w:color="auto"/>
              <w:right w:val="single" w:sz="4" w:space="0" w:color="auto"/>
            </w:tcBorders>
            <w:vAlign w:val="center"/>
          </w:tcPr>
          <w:p w14:paraId="734636D1" w14:textId="77777777" w:rsidR="00BD40B1" w:rsidRPr="008C7800" w:rsidRDefault="00BD40B1" w:rsidP="00F147E0">
            <w:pPr>
              <w:pStyle w:val="Table-Text-Centered"/>
              <w:rPr>
                <w:ins w:id="6569" w:author="Marmol, Dominika Klaudia" w:date="2026-06-08T11:46:00Z"/>
                <w:lang w:val="en-US"/>
              </w:rPr>
            </w:pPr>
          </w:p>
        </w:tc>
        <w:tc>
          <w:tcPr>
            <w:tcW w:w="251" w:type="pct"/>
            <w:tcBorders>
              <w:top w:val="single" w:sz="4" w:space="0" w:color="auto"/>
              <w:left w:val="nil"/>
              <w:bottom w:val="single" w:sz="4" w:space="0" w:color="auto"/>
              <w:right w:val="single" w:sz="4" w:space="0" w:color="auto"/>
            </w:tcBorders>
            <w:vAlign w:val="center"/>
          </w:tcPr>
          <w:p w14:paraId="67B1E620" w14:textId="77777777" w:rsidR="00BD40B1" w:rsidRPr="008C7800" w:rsidRDefault="00E27C57" w:rsidP="00F147E0">
            <w:pPr>
              <w:pStyle w:val="Table-Text-Centered"/>
              <w:rPr>
                <w:ins w:id="6570" w:author="Marmol, Dominika Klaudia" w:date="2026-06-08T11:46:00Z"/>
                <w:lang w:val="en-US"/>
              </w:rPr>
            </w:pPr>
            <w:ins w:id="6571" w:author="Marmol, Dominika Klaudia" w:date="2026-06-08T11:46: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2ED634F7" w14:textId="77777777" w:rsidR="00BD40B1" w:rsidRPr="008C7800" w:rsidRDefault="00E27C57" w:rsidP="00F147E0">
            <w:pPr>
              <w:pStyle w:val="Table-Text-Centered"/>
              <w:rPr>
                <w:ins w:id="6572" w:author="Marmol, Dominika Klaudia" w:date="2026-06-08T11:46:00Z"/>
                <w:lang w:val="en-US"/>
              </w:rPr>
            </w:pPr>
            <w:ins w:id="6573" w:author="Marmol, Dominika Klaudia" w:date="2026-06-08T11:46: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6ABAAB50" w14:textId="77777777" w:rsidR="00BD40B1" w:rsidRPr="008C7800" w:rsidRDefault="00E27C57" w:rsidP="00F147E0">
            <w:pPr>
              <w:pStyle w:val="Table-Text-Centered"/>
              <w:rPr>
                <w:ins w:id="6574" w:author="Marmol, Dominika Klaudia" w:date="2026-06-08T11:46:00Z"/>
                <w:lang w:val="en-US"/>
              </w:rPr>
            </w:pPr>
            <w:ins w:id="6575" w:author="Marmol, Dominika Klaudia" w:date="2026-06-08T11:46:00Z">
              <w:r w:rsidRPr="008C7800">
                <w:rPr>
                  <w:lang w:val="en-US"/>
                </w:rPr>
                <w:t>X</w:t>
              </w:r>
            </w:ins>
          </w:p>
        </w:tc>
        <w:tc>
          <w:tcPr>
            <w:tcW w:w="250" w:type="pct"/>
            <w:tcBorders>
              <w:top w:val="single" w:sz="4" w:space="0" w:color="auto"/>
              <w:left w:val="nil"/>
              <w:bottom w:val="single" w:sz="4" w:space="0" w:color="auto"/>
              <w:right w:val="single" w:sz="4" w:space="0" w:color="auto"/>
            </w:tcBorders>
            <w:vAlign w:val="center"/>
          </w:tcPr>
          <w:p w14:paraId="164B1620" w14:textId="77777777" w:rsidR="00BD40B1" w:rsidRPr="008C7800" w:rsidRDefault="00E27C57" w:rsidP="00F147E0">
            <w:pPr>
              <w:pStyle w:val="Table-Text-Centered"/>
              <w:rPr>
                <w:ins w:id="6576" w:author="Marmol, Dominika Klaudia" w:date="2026-06-08T11:46:00Z"/>
                <w:lang w:val="en-US"/>
              </w:rPr>
            </w:pPr>
            <w:ins w:id="6577" w:author="Marmol, Dominika Klaudia" w:date="2026-06-08T11:46:00Z">
              <w:r w:rsidRPr="008C7800">
                <w:rPr>
                  <w:lang w:val="en-US"/>
                </w:rPr>
                <w:t>X</w:t>
              </w:r>
            </w:ins>
          </w:p>
        </w:tc>
        <w:tc>
          <w:tcPr>
            <w:tcW w:w="252" w:type="pct"/>
            <w:tcBorders>
              <w:top w:val="single" w:sz="4" w:space="0" w:color="auto"/>
              <w:left w:val="nil"/>
              <w:bottom w:val="single" w:sz="4" w:space="0" w:color="auto"/>
              <w:right w:val="single" w:sz="4" w:space="0" w:color="auto"/>
            </w:tcBorders>
            <w:vAlign w:val="center"/>
          </w:tcPr>
          <w:p w14:paraId="599C78FA" w14:textId="77777777" w:rsidR="00BD40B1" w:rsidRPr="008C7800" w:rsidRDefault="00E27C57" w:rsidP="00F147E0">
            <w:pPr>
              <w:pStyle w:val="Table-Text-Centered"/>
              <w:rPr>
                <w:ins w:id="6578" w:author="Marmol, Dominika Klaudia" w:date="2026-06-08T11:46:00Z"/>
                <w:lang w:val="en-US"/>
              </w:rPr>
            </w:pPr>
            <w:ins w:id="6579" w:author="Marmol, Dominika Klaudia" w:date="2026-06-08T11:46:00Z">
              <w:r w:rsidRPr="008C7800">
                <w:rPr>
                  <w:lang w:val="en-US"/>
                </w:rPr>
                <w:t>X</w:t>
              </w:r>
            </w:ins>
          </w:p>
        </w:tc>
        <w:tc>
          <w:tcPr>
            <w:tcW w:w="452" w:type="pct"/>
            <w:tcBorders>
              <w:top w:val="single" w:sz="4" w:space="0" w:color="auto"/>
              <w:left w:val="nil"/>
              <w:bottom w:val="single" w:sz="4" w:space="0" w:color="auto"/>
              <w:right w:val="single" w:sz="4" w:space="0" w:color="auto"/>
            </w:tcBorders>
            <w:vAlign w:val="center"/>
          </w:tcPr>
          <w:p w14:paraId="62DA073A" w14:textId="77777777" w:rsidR="00BD40B1" w:rsidRPr="008C7800" w:rsidRDefault="00E27C57" w:rsidP="00F147E0">
            <w:pPr>
              <w:pStyle w:val="Table-Text-Centered"/>
              <w:rPr>
                <w:ins w:id="6580" w:author="Marmol, Dominika Klaudia" w:date="2026-06-08T11:46:00Z"/>
                <w:lang w:val="en-US"/>
              </w:rPr>
            </w:pPr>
            <w:ins w:id="6581" w:author="Marmol, Dominika Klaudia" w:date="2026-06-08T11:46:00Z">
              <w:r w:rsidRPr="008C7800">
                <w:rPr>
                  <w:lang w:val="en-US"/>
                </w:rPr>
                <w:t>X</w:t>
              </w:r>
            </w:ins>
          </w:p>
        </w:tc>
        <w:tc>
          <w:tcPr>
            <w:tcW w:w="355" w:type="pct"/>
            <w:tcBorders>
              <w:top w:val="single" w:sz="4" w:space="0" w:color="auto"/>
              <w:left w:val="nil"/>
              <w:bottom w:val="single" w:sz="4" w:space="0" w:color="auto"/>
              <w:right w:val="single" w:sz="4" w:space="0" w:color="auto"/>
            </w:tcBorders>
            <w:vAlign w:val="center"/>
          </w:tcPr>
          <w:p w14:paraId="6154384D" w14:textId="77777777" w:rsidR="00BD40B1" w:rsidRPr="008C7800" w:rsidRDefault="00E27C57" w:rsidP="00F147E0">
            <w:pPr>
              <w:pStyle w:val="Table-Text-Centered"/>
              <w:rPr>
                <w:ins w:id="6582" w:author="Marmol, Dominika Klaudia" w:date="2026-06-08T11:46:00Z"/>
              </w:rPr>
            </w:pPr>
            <w:ins w:id="6583" w:author="Marmol, Dominika Klaudia" w:date="2026-06-08T11:46:00Z">
              <w:r w:rsidRPr="008C7800">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7700C1F4" w14:textId="77777777" w:rsidR="00BD40B1" w:rsidRPr="008C7800" w:rsidRDefault="00E27C57" w:rsidP="00F147E0">
            <w:pPr>
              <w:pStyle w:val="Table-Text-Centered"/>
              <w:rPr>
                <w:ins w:id="6584" w:author="Marmol, Dominika Klaudia" w:date="2026-06-08T11:46:00Z"/>
                <w:lang w:val="en-US"/>
              </w:rPr>
            </w:pPr>
            <w:ins w:id="6585" w:author="Marmol, Dominika Klaudia" w:date="2026-06-08T11:46:00Z">
              <w:r w:rsidRPr="008C7800">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731DA1A0" w14:textId="77777777" w:rsidR="00BD40B1" w:rsidRPr="008C7800" w:rsidRDefault="00E27C57" w:rsidP="00F147E0">
            <w:pPr>
              <w:pStyle w:val="Table-Text-Centered"/>
              <w:rPr>
                <w:ins w:id="6586" w:author="Marmol, Dominika Klaudia" w:date="2026-06-08T11:46:00Z"/>
                <w:lang w:val="en-US"/>
              </w:rPr>
            </w:pPr>
            <w:ins w:id="6587" w:author="Marmol, Dominika Klaudia" w:date="2026-06-08T11:46:00Z">
              <w:r w:rsidRPr="008C7800">
                <w:rPr>
                  <w:lang w:val="en-US"/>
                </w:rPr>
                <w:t>X</w:t>
              </w:r>
            </w:ins>
          </w:p>
        </w:tc>
        <w:tc>
          <w:tcPr>
            <w:tcW w:w="375" w:type="pct"/>
            <w:tcBorders>
              <w:top w:val="single" w:sz="4" w:space="0" w:color="auto"/>
              <w:left w:val="nil"/>
              <w:bottom w:val="single" w:sz="4" w:space="0" w:color="auto"/>
              <w:right w:val="single" w:sz="4" w:space="0" w:color="auto"/>
            </w:tcBorders>
            <w:vAlign w:val="center"/>
          </w:tcPr>
          <w:p w14:paraId="52CE7E38" w14:textId="77777777" w:rsidR="00BD40B1" w:rsidRPr="008C7800" w:rsidRDefault="00BD40B1" w:rsidP="00F147E0">
            <w:pPr>
              <w:pStyle w:val="Table-Text-Centered"/>
              <w:rPr>
                <w:ins w:id="6588" w:author="Marmol, Dominika Klaudia" w:date="2026-06-08T11:46:00Z"/>
                <w:lang w:val="en-US"/>
              </w:rPr>
            </w:pPr>
          </w:p>
        </w:tc>
      </w:tr>
      <w:tr w:rsidR="008F5115" w14:paraId="7FD4C18D" w14:textId="77777777" w:rsidTr="00F147E0">
        <w:trPr>
          <w:trHeight w:val="284"/>
          <w:jc w:val="center"/>
          <w:ins w:id="6589"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15062FA4" w14:textId="77777777" w:rsidR="00BD40B1" w:rsidRPr="008C7800" w:rsidRDefault="00E27C57" w:rsidP="00F147E0">
            <w:pPr>
              <w:pStyle w:val="Table-Text-Left"/>
              <w:rPr>
                <w:ins w:id="6590" w:author="Marmol, Dominika Klaudia" w:date="2026-06-08T11:46:00Z"/>
                <w:lang w:val="en-US"/>
              </w:rPr>
            </w:pPr>
            <w:ins w:id="6591" w:author="Marmol, Dominika Klaudia" w:date="2026-06-08T11:46:00Z">
              <w:r w:rsidRPr="008C7800">
                <w:rPr>
                  <w:lang w:val="en-US"/>
                </w:rPr>
                <w:t>Height</w:t>
              </w:r>
            </w:ins>
          </w:p>
        </w:tc>
        <w:tc>
          <w:tcPr>
            <w:tcW w:w="703" w:type="pct"/>
            <w:tcBorders>
              <w:top w:val="single" w:sz="4" w:space="0" w:color="auto"/>
              <w:left w:val="nil"/>
              <w:bottom w:val="single" w:sz="4" w:space="0" w:color="auto"/>
              <w:right w:val="single" w:sz="4" w:space="0" w:color="auto"/>
            </w:tcBorders>
            <w:vAlign w:val="center"/>
          </w:tcPr>
          <w:p w14:paraId="295E6CCA" w14:textId="77777777" w:rsidR="00BD40B1" w:rsidRPr="008C7800" w:rsidRDefault="00E27C57" w:rsidP="00F147E0">
            <w:pPr>
              <w:pStyle w:val="Table-Text-Centered"/>
              <w:rPr>
                <w:ins w:id="6592" w:author="Marmol, Dominika Klaudia" w:date="2026-06-08T11:46:00Z"/>
                <w:lang w:val="en-US"/>
              </w:rPr>
            </w:pPr>
            <w:ins w:id="6593" w:author="Marmol, Dominika Klaudia" w:date="2026-06-08T11:46: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26803C6E" w14:textId="77777777" w:rsidR="00BD40B1" w:rsidRPr="008C7800" w:rsidRDefault="00BD40B1" w:rsidP="00F147E0">
            <w:pPr>
              <w:pStyle w:val="Table-Text-Centered"/>
              <w:rPr>
                <w:ins w:id="6594" w:author="Marmol, Dominika Klaudia" w:date="2026-06-08T11:46:00Z"/>
                <w:lang w:val="en-US"/>
              </w:rPr>
            </w:pPr>
          </w:p>
        </w:tc>
        <w:tc>
          <w:tcPr>
            <w:tcW w:w="251" w:type="pct"/>
            <w:tcBorders>
              <w:top w:val="single" w:sz="4" w:space="0" w:color="auto"/>
              <w:left w:val="nil"/>
              <w:bottom w:val="single" w:sz="4" w:space="0" w:color="auto"/>
              <w:right w:val="single" w:sz="4" w:space="0" w:color="auto"/>
            </w:tcBorders>
            <w:vAlign w:val="center"/>
          </w:tcPr>
          <w:p w14:paraId="209B0089" w14:textId="77777777" w:rsidR="00BD40B1" w:rsidRPr="008C7800" w:rsidRDefault="00BD40B1" w:rsidP="00F147E0">
            <w:pPr>
              <w:pStyle w:val="Table-Text-Centered"/>
              <w:rPr>
                <w:ins w:id="6595" w:author="Marmol, Dominika Klaudia" w:date="2026-06-08T11:46:00Z"/>
                <w:lang w:val="en-US"/>
              </w:rPr>
            </w:pPr>
          </w:p>
        </w:tc>
        <w:tc>
          <w:tcPr>
            <w:tcW w:w="251" w:type="pct"/>
            <w:tcBorders>
              <w:top w:val="single" w:sz="4" w:space="0" w:color="auto"/>
              <w:left w:val="nil"/>
              <w:bottom w:val="single" w:sz="4" w:space="0" w:color="auto"/>
              <w:right w:val="single" w:sz="4" w:space="0" w:color="auto"/>
            </w:tcBorders>
            <w:vAlign w:val="center"/>
          </w:tcPr>
          <w:p w14:paraId="75704090" w14:textId="77777777" w:rsidR="00BD40B1" w:rsidRPr="008C7800" w:rsidRDefault="00BD40B1" w:rsidP="00F147E0">
            <w:pPr>
              <w:pStyle w:val="Table-Text-Centered"/>
              <w:rPr>
                <w:ins w:id="6596" w:author="Marmol, Dominika Klaudia" w:date="2026-06-08T11:46:00Z"/>
                <w:lang w:val="en-US"/>
              </w:rPr>
            </w:pPr>
          </w:p>
        </w:tc>
        <w:tc>
          <w:tcPr>
            <w:tcW w:w="250" w:type="pct"/>
            <w:tcBorders>
              <w:top w:val="single" w:sz="4" w:space="0" w:color="auto"/>
              <w:left w:val="nil"/>
              <w:bottom w:val="single" w:sz="4" w:space="0" w:color="auto"/>
              <w:right w:val="single" w:sz="4" w:space="0" w:color="auto"/>
            </w:tcBorders>
            <w:vAlign w:val="center"/>
          </w:tcPr>
          <w:p w14:paraId="6E69C860" w14:textId="77777777" w:rsidR="00BD40B1" w:rsidRPr="008C7800" w:rsidRDefault="00BD40B1" w:rsidP="00F147E0">
            <w:pPr>
              <w:pStyle w:val="Table-Text-Centered"/>
              <w:rPr>
                <w:ins w:id="6597" w:author="Marmol, Dominika Klaudia" w:date="2026-06-08T11:46:00Z"/>
                <w:lang w:val="en-US"/>
              </w:rPr>
            </w:pPr>
          </w:p>
        </w:tc>
        <w:tc>
          <w:tcPr>
            <w:tcW w:w="252" w:type="pct"/>
            <w:tcBorders>
              <w:top w:val="single" w:sz="4" w:space="0" w:color="auto"/>
              <w:left w:val="nil"/>
              <w:bottom w:val="single" w:sz="4" w:space="0" w:color="auto"/>
              <w:right w:val="single" w:sz="4" w:space="0" w:color="auto"/>
            </w:tcBorders>
            <w:vAlign w:val="center"/>
          </w:tcPr>
          <w:p w14:paraId="6B38F2A6" w14:textId="77777777" w:rsidR="00BD40B1" w:rsidRPr="008C7800" w:rsidRDefault="00BD40B1" w:rsidP="00F147E0">
            <w:pPr>
              <w:pStyle w:val="Table-Text-Centered"/>
              <w:rPr>
                <w:ins w:id="6598" w:author="Marmol, Dominika Klaudia" w:date="2026-06-08T11:46:00Z"/>
                <w:lang w:val="en-US"/>
              </w:rPr>
            </w:pPr>
          </w:p>
        </w:tc>
        <w:tc>
          <w:tcPr>
            <w:tcW w:w="452" w:type="pct"/>
            <w:tcBorders>
              <w:top w:val="single" w:sz="4" w:space="0" w:color="auto"/>
              <w:left w:val="nil"/>
              <w:bottom w:val="single" w:sz="4" w:space="0" w:color="auto"/>
              <w:right w:val="single" w:sz="4" w:space="0" w:color="auto"/>
            </w:tcBorders>
            <w:vAlign w:val="center"/>
          </w:tcPr>
          <w:p w14:paraId="02C1BA2D" w14:textId="77777777" w:rsidR="00BD40B1" w:rsidRPr="008C7800" w:rsidRDefault="00BD40B1" w:rsidP="00F147E0">
            <w:pPr>
              <w:pStyle w:val="Table-Text-Centered"/>
              <w:rPr>
                <w:ins w:id="6599" w:author="Marmol, Dominika Klaudia" w:date="2026-06-08T11:46:00Z"/>
                <w:lang w:val="en-US"/>
              </w:rPr>
            </w:pPr>
          </w:p>
        </w:tc>
        <w:tc>
          <w:tcPr>
            <w:tcW w:w="355" w:type="pct"/>
            <w:tcBorders>
              <w:top w:val="single" w:sz="4" w:space="0" w:color="auto"/>
              <w:left w:val="nil"/>
              <w:bottom w:val="single" w:sz="4" w:space="0" w:color="auto"/>
              <w:right w:val="single" w:sz="4" w:space="0" w:color="auto"/>
            </w:tcBorders>
            <w:vAlign w:val="center"/>
          </w:tcPr>
          <w:p w14:paraId="5D100B2A" w14:textId="77777777" w:rsidR="00BD40B1" w:rsidRPr="008C7800" w:rsidRDefault="00BD40B1" w:rsidP="00F147E0">
            <w:pPr>
              <w:pStyle w:val="Table-Text-Centered"/>
              <w:rPr>
                <w:ins w:id="6600" w:author="Marmol, Dominika Klaudia" w:date="2026-06-08T11:46:00Z"/>
              </w:rPr>
            </w:pPr>
          </w:p>
        </w:tc>
        <w:tc>
          <w:tcPr>
            <w:tcW w:w="350" w:type="pct"/>
            <w:tcBorders>
              <w:top w:val="single" w:sz="4" w:space="0" w:color="auto"/>
              <w:left w:val="single" w:sz="4" w:space="0" w:color="auto"/>
              <w:bottom w:val="single" w:sz="4" w:space="0" w:color="auto"/>
              <w:right w:val="single" w:sz="4" w:space="0" w:color="auto"/>
            </w:tcBorders>
            <w:vAlign w:val="center"/>
          </w:tcPr>
          <w:p w14:paraId="4B893AA7" w14:textId="77777777" w:rsidR="00BD40B1" w:rsidRPr="008C7800" w:rsidRDefault="00BD40B1" w:rsidP="00F147E0">
            <w:pPr>
              <w:pStyle w:val="Table-Text-Centered"/>
              <w:rPr>
                <w:ins w:id="6601" w:author="Marmol, Dominika Klaudia" w:date="2026-06-08T11:46: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6A9BF4D4" w14:textId="77777777" w:rsidR="00BD40B1" w:rsidRPr="008C7800" w:rsidRDefault="00BD40B1" w:rsidP="00F147E0">
            <w:pPr>
              <w:pStyle w:val="Table-Text-Centered"/>
              <w:rPr>
                <w:ins w:id="6602" w:author="Marmol, Dominika Klaudia" w:date="2026-06-08T11:46:00Z"/>
                <w:lang w:val="en-US"/>
              </w:rPr>
            </w:pPr>
          </w:p>
        </w:tc>
        <w:tc>
          <w:tcPr>
            <w:tcW w:w="375" w:type="pct"/>
            <w:tcBorders>
              <w:top w:val="single" w:sz="4" w:space="0" w:color="auto"/>
              <w:left w:val="nil"/>
              <w:bottom w:val="single" w:sz="4" w:space="0" w:color="auto"/>
              <w:right w:val="single" w:sz="4" w:space="0" w:color="auto"/>
            </w:tcBorders>
            <w:vAlign w:val="center"/>
          </w:tcPr>
          <w:p w14:paraId="7C0C52E3" w14:textId="77777777" w:rsidR="00BD40B1" w:rsidRPr="008C7800" w:rsidRDefault="00BD40B1" w:rsidP="00F147E0">
            <w:pPr>
              <w:pStyle w:val="Table-Text-Centered"/>
              <w:rPr>
                <w:ins w:id="6603" w:author="Marmol, Dominika Klaudia" w:date="2026-06-08T11:46:00Z"/>
                <w:lang w:val="en-US"/>
              </w:rPr>
            </w:pPr>
          </w:p>
        </w:tc>
      </w:tr>
      <w:tr w:rsidR="008F5115" w14:paraId="67A8B4E1" w14:textId="77777777" w:rsidTr="00F147E0">
        <w:trPr>
          <w:trHeight w:val="284"/>
          <w:jc w:val="center"/>
          <w:ins w:id="6604"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20123E6D" w14:textId="77777777" w:rsidR="00BD40B1" w:rsidRPr="008C7800" w:rsidRDefault="00E27C57" w:rsidP="00F147E0">
            <w:pPr>
              <w:pStyle w:val="Table-Text-Left"/>
              <w:rPr>
                <w:ins w:id="6605" w:author="Marmol, Dominika Klaudia" w:date="2026-06-08T11:46:00Z"/>
                <w:lang w:val="en-US"/>
              </w:rPr>
            </w:pPr>
            <w:ins w:id="6606" w:author="Marmol, Dominika Klaudia" w:date="2026-06-08T11:46:00Z">
              <w:r w:rsidRPr="008C7800">
                <w:rPr>
                  <w:lang w:val="en-US"/>
                </w:rPr>
                <w:t>Weight </w:t>
              </w:r>
              <w:r w:rsidRPr="008C7800">
                <w:rPr>
                  <w:sz w:val="22"/>
                  <w:vertAlign w:val="superscript"/>
                  <w:lang w:val="en-US"/>
                </w:rPr>
                <w:t>h</w:t>
              </w:r>
            </w:ins>
          </w:p>
        </w:tc>
        <w:tc>
          <w:tcPr>
            <w:tcW w:w="703" w:type="pct"/>
            <w:tcBorders>
              <w:top w:val="single" w:sz="4" w:space="0" w:color="auto"/>
              <w:left w:val="nil"/>
              <w:bottom w:val="single" w:sz="4" w:space="0" w:color="auto"/>
              <w:right w:val="single" w:sz="4" w:space="0" w:color="auto"/>
            </w:tcBorders>
            <w:vAlign w:val="center"/>
          </w:tcPr>
          <w:p w14:paraId="76F1AD57" w14:textId="77777777" w:rsidR="00BD40B1" w:rsidRPr="008C7800" w:rsidRDefault="00E27C57" w:rsidP="00F147E0">
            <w:pPr>
              <w:pStyle w:val="Table-Text-Centered"/>
              <w:rPr>
                <w:ins w:id="6607" w:author="Marmol, Dominika Klaudia" w:date="2026-06-08T11:46:00Z"/>
                <w:lang w:val="en-US"/>
              </w:rPr>
            </w:pPr>
            <w:ins w:id="6608" w:author="Marmol, Dominika Klaudia" w:date="2026-06-08T11:46: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3093E954" w14:textId="77777777" w:rsidR="00BD40B1" w:rsidRPr="008C7800" w:rsidRDefault="00E27C57" w:rsidP="00F147E0">
            <w:pPr>
              <w:pStyle w:val="Table-Text-Centered"/>
              <w:rPr>
                <w:ins w:id="6609" w:author="Marmol, Dominika Klaudia" w:date="2026-06-08T11:46:00Z"/>
                <w:lang w:val="en-US"/>
              </w:rPr>
            </w:pPr>
            <w:ins w:id="6610" w:author="Marmol, Dominika Klaudia" w:date="2026-06-08T11:46: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356B05C5" w14:textId="77777777" w:rsidR="00BD40B1" w:rsidRPr="008C7800" w:rsidRDefault="00BD40B1" w:rsidP="00F147E0">
            <w:pPr>
              <w:pStyle w:val="Table-Text-Centered"/>
              <w:rPr>
                <w:ins w:id="6611" w:author="Marmol, Dominika Klaudia" w:date="2026-06-08T11:46:00Z"/>
                <w:lang w:val="en-US"/>
              </w:rPr>
            </w:pPr>
          </w:p>
        </w:tc>
        <w:tc>
          <w:tcPr>
            <w:tcW w:w="251" w:type="pct"/>
            <w:tcBorders>
              <w:top w:val="single" w:sz="4" w:space="0" w:color="auto"/>
              <w:left w:val="nil"/>
              <w:bottom w:val="single" w:sz="4" w:space="0" w:color="auto"/>
              <w:right w:val="single" w:sz="4" w:space="0" w:color="auto"/>
            </w:tcBorders>
            <w:vAlign w:val="center"/>
          </w:tcPr>
          <w:p w14:paraId="65C930A1" w14:textId="77777777" w:rsidR="00BD40B1" w:rsidRPr="008C7800" w:rsidRDefault="00BD40B1" w:rsidP="00F147E0">
            <w:pPr>
              <w:pStyle w:val="Table-Text-Centered"/>
              <w:rPr>
                <w:ins w:id="6612" w:author="Marmol, Dominika Klaudia" w:date="2026-06-08T11:46:00Z"/>
                <w:lang w:val="en-US"/>
              </w:rPr>
            </w:pPr>
          </w:p>
        </w:tc>
        <w:tc>
          <w:tcPr>
            <w:tcW w:w="250" w:type="pct"/>
            <w:tcBorders>
              <w:top w:val="single" w:sz="4" w:space="0" w:color="auto"/>
              <w:left w:val="nil"/>
              <w:bottom w:val="single" w:sz="4" w:space="0" w:color="auto"/>
              <w:right w:val="single" w:sz="4" w:space="0" w:color="auto"/>
            </w:tcBorders>
            <w:vAlign w:val="center"/>
          </w:tcPr>
          <w:p w14:paraId="725B7710" w14:textId="77777777" w:rsidR="00BD40B1" w:rsidRPr="008C7800" w:rsidRDefault="00E27C57" w:rsidP="00F147E0">
            <w:pPr>
              <w:pStyle w:val="Table-Text-Centered"/>
              <w:rPr>
                <w:ins w:id="6613" w:author="Marmol, Dominika Klaudia" w:date="2026-06-08T11:46:00Z"/>
                <w:lang w:val="en-US"/>
              </w:rPr>
            </w:pPr>
            <w:ins w:id="6614" w:author="Marmol, Dominika Klaudia" w:date="2026-06-08T11:46:00Z">
              <w:r w:rsidRPr="008C7800">
                <w:rPr>
                  <w:lang w:val="en-US"/>
                </w:rPr>
                <w:t>X</w:t>
              </w:r>
            </w:ins>
          </w:p>
        </w:tc>
        <w:tc>
          <w:tcPr>
            <w:tcW w:w="252" w:type="pct"/>
            <w:tcBorders>
              <w:top w:val="single" w:sz="4" w:space="0" w:color="auto"/>
              <w:left w:val="nil"/>
              <w:bottom w:val="single" w:sz="4" w:space="0" w:color="auto"/>
              <w:right w:val="single" w:sz="4" w:space="0" w:color="auto"/>
            </w:tcBorders>
            <w:vAlign w:val="center"/>
          </w:tcPr>
          <w:p w14:paraId="39F39434" w14:textId="77777777" w:rsidR="00BD40B1" w:rsidRPr="008C7800" w:rsidRDefault="00BD40B1" w:rsidP="00F147E0">
            <w:pPr>
              <w:pStyle w:val="Table-Text-Centered"/>
              <w:rPr>
                <w:ins w:id="6615" w:author="Marmol, Dominika Klaudia" w:date="2026-06-08T11:46:00Z"/>
                <w:lang w:val="en-US"/>
              </w:rPr>
            </w:pPr>
          </w:p>
        </w:tc>
        <w:tc>
          <w:tcPr>
            <w:tcW w:w="452" w:type="pct"/>
            <w:tcBorders>
              <w:top w:val="single" w:sz="4" w:space="0" w:color="auto"/>
              <w:left w:val="nil"/>
              <w:bottom w:val="single" w:sz="4" w:space="0" w:color="auto"/>
              <w:right w:val="single" w:sz="4" w:space="0" w:color="auto"/>
            </w:tcBorders>
            <w:vAlign w:val="center"/>
          </w:tcPr>
          <w:p w14:paraId="50895E3D" w14:textId="77777777" w:rsidR="00BD40B1" w:rsidRPr="008C7800" w:rsidRDefault="00E27C57" w:rsidP="00F147E0">
            <w:pPr>
              <w:pStyle w:val="Table-Text-Centered"/>
              <w:rPr>
                <w:ins w:id="6616" w:author="Marmol, Dominika Klaudia" w:date="2026-06-08T11:46:00Z"/>
                <w:lang w:val="en-US"/>
              </w:rPr>
            </w:pPr>
            <w:ins w:id="6617" w:author="Marmol, Dominika Klaudia" w:date="2026-06-08T11:46:00Z">
              <w:r w:rsidRPr="008C7800">
                <w:rPr>
                  <w:lang w:val="en-US"/>
                </w:rPr>
                <w:t>X</w:t>
              </w:r>
            </w:ins>
          </w:p>
        </w:tc>
        <w:tc>
          <w:tcPr>
            <w:tcW w:w="355" w:type="pct"/>
            <w:tcBorders>
              <w:top w:val="single" w:sz="4" w:space="0" w:color="auto"/>
              <w:left w:val="nil"/>
              <w:bottom w:val="single" w:sz="4" w:space="0" w:color="auto"/>
              <w:right w:val="single" w:sz="4" w:space="0" w:color="auto"/>
            </w:tcBorders>
            <w:vAlign w:val="center"/>
          </w:tcPr>
          <w:p w14:paraId="40F131B6" w14:textId="77777777" w:rsidR="00BD40B1" w:rsidRPr="008C7800" w:rsidRDefault="00E27C57" w:rsidP="00F147E0">
            <w:pPr>
              <w:pStyle w:val="Table-Text-Centered"/>
              <w:rPr>
                <w:ins w:id="6618" w:author="Marmol, Dominika Klaudia" w:date="2026-06-08T11:46:00Z"/>
              </w:rPr>
            </w:pPr>
            <w:ins w:id="6619" w:author="Marmol, Dominika Klaudia" w:date="2026-06-08T11:46:00Z">
              <w:r w:rsidRPr="008C7800">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000CEE02" w14:textId="77777777" w:rsidR="00BD40B1" w:rsidRPr="008C7800" w:rsidRDefault="00E27C57" w:rsidP="00F147E0">
            <w:pPr>
              <w:pStyle w:val="Table-Text-Centered"/>
              <w:rPr>
                <w:ins w:id="6620" w:author="Marmol, Dominika Klaudia" w:date="2026-06-08T11:46:00Z"/>
                <w:lang w:val="en-US"/>
              </w:rPr>
            </w:pPr>
            <w:ins w:id="6621" w:author="Marmol, Dominika Klaudia" w:date="2026-06-08T11:46:00Z">
              <w:r w:rsidRPr="008C7800">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0B1382DE" w14:textId="77777777" w:rsidR="00BD40B1" w:rsidRPr="008C7800" w:rsidRDefault="00E27C57" w:rsidP="00F147E0">
            <w:pPr>
              <w:pStyle w:val="Table-Text-Centered"/>
              <w:rPr>
                <w:ins w:id="6622" w:author="Marmol, Dominika Klaudia" w:date="2026-06-08T11:46:00Z"/>
                <w:lang w:val="en-US"/>
              </w:rPr>
            </w:pPr>
            <w:ins w:id="6623" w:author="Marmol, Dominika Klaudia" w:date="2026-06-08T11:46:00Z">
              <w:r w:rsidRPr="008C7800">
                <w:rPr>
                  <w:lang w:val="en-US"/>
                </w:rPr>
                <w:t>X</w:t>
              </w:r>
            </w:ins>
          </w:p>
        </w:tc>
        <w:tc>
          <w:tcPr>
            <w:tcW w:w="375" w:type="pct"/>
            <w:tcBorders>
              <w:top w:val="single" w:sz="4" w:space="0" w:color="auto"/>
              <w:left w:val="nil"/>
              <w:bottom w:val="single" w:sz="4" w:space="0" w:color="auto"/>
              <w:right w:val="single" w:sz="4" w:space="0" w:color="auto"/>
            </w:tcBorders>
            <w:vAlign w:val="center"/>
          </w:tcPr>
          <w:p w14:paraId="069044B6" w14:textId="77777777" w:rsidR="00BD40B1" w:rsidRPr="008C7800" w:rsidRDefault="00BD40B1" w:rsidP="00F147E0">
            <w:pPr>
              <w:pStyle w:val="Table-Text-Centered"/>
              <w:rPr>
                <w:ins w:id="6624" w:author="Marmol, Dominika Klaudia" w:date="2026-06-08T11:46:00Z"/>
                <w:lang w:val="en-US"/>
              </w:rPr>
            </w:pPr>
          </w:p>
        </w:tc>
      </w:tr>
      <w:tr w:rsidR="008F5115" w14:paraId="3372D903" w14:textId="77777777" w:rsidTr="00F147E0">
        <w:trPr>
          <w:trHeight w:val="284"/>
          <w:jc w:val="center"/>
          <w:ins w:id="6625"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4E2FFD50" w14:textId="77777777" w:rsidR="00BD40B1" w:rsidRPr="008C7800" w:rsidRDefault="00E27C57" w:rsidP="00F147E0">
            <w:pPr>
              <w:pStyle w:val="Table-Text-Left"/>
              <w:rPr>
                <w:ins w:id="6626" w:author="Marmol, Dominika Klaudia" w:date="2026-06-08T11:46:00Z"/>
                <w:lang w:val="en-US"/>
              </w:rPr>
            </w:pPr>
            <w:ins w:id="6627" w:author="Marmol, Dominika Klaudia" w:date="2026-06-08T11:46:00Z">
              <w:r w:rsidRPr="008C7800">
                <w:rPr>
                  <w:lang w:val="en-US"/>
                </w:rPr>
                <w:t>Vital signs </w:t>
              </w:r>
              <w:r w:rsidRPr="008C7800">
                <w:rPr>
                  <w:sz w:val="22"/>
                  <w:vertAlign w:val="superscript"/>
                  <w:lang w:val="en-US"/>
                </w:rPr>
                <w:t>i</w:t>
              </w:r>
            </w:ins>
          </w:p>
        </w:tc>
        <w:tc>
          <w:tcPr>
            <w:tcW w:w="703" w:type="pct"/>
            <w:tcBorders>
              <w:top w:val="single" w:sz="4" w:space="0" w:color="auto"/>
              <w:left w:val="nil"/>
              <w:bottom w:val="single" w:sz="4" w:space="0" w:color="auto"/>
              <w:right w:val="single" w:sz="4" w:space="0" w:color="auto"/>
            </w:tcBorders>
            <w:vAlign w:val="center"/>
          </w:tcPr>
          <w:p w14:paraId="2215CB11" w14:textId="77777777" w:rsidR="00BD40B1" w:rsidRPr="008C7800" w:rsidRDefault="00E27C57" w:rsidP="00F147E0">
            <w:pPr>
              <w:pStyle w:val="Table-Text-Centered"/>
              <w:rPr>
                <w:ins w:id="6628" w:author="Marmol, Dominika Klaudia" w:date="2026-06-08T11:46:00Z"/>
                <w:lang w:val="en-US"/>
              </w:rPr>
            </w:pPr>
            <w:ins w:id="6629" w:author="Marmol, Dominika Klaudia" w:date="2026-06-08T11:46: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391C1F52" w14:textId="77777777" w:rsidR="00BD40B1" w:rsidRPr="008C7800" w:rsidRDefault="00E27C57" w:rsidP="00F147E0">
            <w:pPr>
              <w:pStyle w:val="Table-Text-Centered"/>
              <w:rPr>
                <w:ins w:id="6630" w:author="Marmol, Dominika Klaudia" w:date="2026-06-08T11:46:00Z"/>
                <w:lang w:val="en-US"/>
              </w:rPr>
            </w:pPr>
            <w:ins w:id="6631" w:author="Marmol, Dominika Klaudia" w:date="2026-06-08T11:46: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06EA65F5" w14:textId="77777777" w:rsidR="00BD40B1" w:rsidRPr="008C7800" w:rsidRDefault="00E27C57" w:rsidP="00F147E0">
            <w:pPr>
              <w:pStyle w:val="Table-Text-Centered"/>
              <w:rPr>
                <w:ins w:id="6632" w:author="Marmol, Dominika Klaudia" w:date="2026-06-08T11:46:00Z"/>
                <w:lang w:val="en-US"/>
              </w:rPr>
            </w:pPr>
            <w:ins w:id="6633" w:author="Marmol, Dominika Klaudia" w:date="2026-06-08T11:46: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69562152" w14:textId="77777777" w:rsidR="00BD40B1" w:rsidRPr="008C7800" w:rsidRDefault="00E27C57" w:rsidP="00F147E0">
            <w:pPr>
              <w:pStyle w:val="Table-Text-Centered"/>
              <w:rPr>
                <w:ins w:id="6634" w:author="Marmol, Dominika Klaudia" w:date="2026-06-08T11:46:00Z"/>
                <w:lang w:val="en-US"/>
              </w:rPr>
            </w:pPr>
            <w:ins w:id="6635" w:author="Marmol, Dominika Klaudia" w:date="2026-06-08T11:46:00Z">
              <w:r w:rsidRPr="008C7800">
                <w:rPr>
                  <w:lang w:val="en-US"/>
                </w:rPr>
                <w:t>X</w:t>
              </w:r>
            </w:ins>
          </w:p>
        </w:tc>
        <w:tc>
          <w:tcPr>
            <w:tcW w:w="250" w:type="pct"/>
            <w:tcBorders>
              <w:top w:val="single" w:sz="4" w:space="0" w:color="auto"/>
              <w:left w:val="nil"/>
              <w:bottom w:val="single" w:sz="4" w:space="0" w:color="auto"/>
              <w:right w:val="single" w:sz="4" w:space="0" w:color="auto"/>
            </w:tcBorders>
            <w:vAlign w:val="center"/>
          </w:tcPr>
          <w:p w14:paraId="28494545" w14:textId="77777777" w:rsidR="00BD40B1" w:rsidRPr="008C7800" w:rsidRDefault="00E27C57" w:rsidP="00F147E0">
            <w:pPr>
              <w:pStyle w:val="Table-Text-Centered"/>
              <w:rPr>
                <w:ins w:id="6636" w:author="Marmol, Dominika Klaudia" w:date="2026-06-08T11:46:00Z"/>
                <w:lang w:val="en-US"/>
              </w:rPr>
            </w:pPr>
            <w:ins w:id="6637" w:author="Marmol, Dominika Klaudia" w:date="2026-06-08T11:46:00Z">
              <w:r w:rsidRPr="008C7800">
                <w:rPr>
                  <w:lang w:val="en-US"/>
                </w:rPr>
                <w:t>X</w:t>
              </w:r>
            </w:ins>
          </w:p>
        </w:tc>
        <w:tc>
          <w:tcPr>
            <w:tcW w:w="252" w:type="pct"/>
            <w:tcBorders>
              <w:top w:val="single" w:sz="4" w:space="0" w:color="auto"/>
              <w:left w:val="nil"/>
              <w:bottom w:val="single" w:sz="4" w:space="0" w:color="auto"/>
              <w:right w:val="single" w:sz="4" w:space="0" w:color="auto"/>
            </w:tcBorders>
            <w:vAlign w:val="center"/>
          </w:tcPr>
          <w:p w14:paraId="1DF332EC" w14:textId="77777777" w:rsidR="00BD40B1" w:rsidRPr="008C7800" w:rsidRDefault="00E27C57" w:rsidP="00F147E0">
            <w:pPr>
              <w:pStyle w:val="Table-Text-Centered"/>
              <w:rPr>
                <w:ins w:id="6638" w:author="Marmol, Dominika Klaudia" w:date="2026-06-08T11:46:00Z"/>
                <w:lang w:val="en-US"/>
              </w:rPr>
            </w:pPr>
            <w:ins w:id="6639" w:author="Marmol, Dominika Klaudia" w:date="2026-06-08T11:46:00Z">
              <w:r w:rsidRPr="008C7800">
                <w:rPr>
                  <w:lang w:val="en-US"/>
                </w:rPr>
                <w:t>X</w:t>
              </w:r>
            </w:ins>
          </w:p>
        </w:tc>
        <w:tc>
          <w:tcPr>
            <w:tcW w:w="452" w:type="pct"/>
            <w:tcBorders>
              <w:top w:val="single" w:sz="4" w:space="0" w:color="auto"/>
              <w:left w:val="nil"/>
              <w:bottom w:val="single" w:sz="4" w:space="0" w:color="auto"/>
              <w:right w:val="single" w:sz="4" w:space="0" w:color="auto"/>
            </w:tcBorders>
            <w:vAlign w:val="center"/>
          </w:tcPr>
          <w:p w14:paraId="15F54CD2" w14:textId="77777777" w:rsidR="00BD40B1" w:rsidRPr="008C7800" w:rsidRDefault="00E27C57" w:rsidP="00F147E0">
            <w:pPr>
              <w:pStyle w:val="Table-Text-Centered"/>
              <w:rPr>
                <w:ins w:id="6640" w:author="Marmol, Dominika Klaudia" w:date="2026-06-08T11:46:00Z"/>
                <w:lang w:val="en-US"/>
              </w:rPr>
            </w:pPr>
            <w:ins w:id="6641" w:author="Marmol, Dominika Klaudia" w:date="2026-06-08T11:46:00Z">
              <w:r w:rsidRPr="008C7800">
                <w:rPr>
                  <w:lang w:val="en-US"/>
                </w:rPr>
                <w:t>X</w:t>
              </w:r>
            </w:ins>
          </w:p>
        </w:tc>
        <w:tc>
          <w:tcPr>
            <w:tcW w:w="355" w:type="pct"/>
            <w:tcBorders>
              <w:top w:val="single" w:sz="4" w:space="0" w:color="auto"/>
              <w:left w:val="nil"/>
              <w:bottom w:val="single" w:sz="4" w:space="0" w:color="auto"/>
              <w:right w:val="single" w:sz="4" w:space="0" w:color="auto"/>
            </w:tcBorders>
            <w:vAlign w:val="center"/>
          </w:tcPr>
          <w:p w14:paraId="7E90D9E5" w14:textId="77777777" w:rsidR="00BD40B1" w:rsidRPr="008C7800" w:rsidRDefault="00E27C57" w:rsidP="00F147E0">
            <w:pPr>
              <w:pStyle w:val="Table-Text-Centered"/>
              <w:rPr>
                <w:ins w:id="6642" w:author="Marmol, Dominika Klaudia" w:date="2026-06-08T11:46:00Z"/>
              </w:rPr>
            </w:pPr>
            <w:ins w:id="6643" w:author="Marmol, Dominika Klaudia" w:date="2026-06-08T11:46:00Z">
              <w:r w:rsidRPr="008C7800">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16041C95" w14:textId="77777777" w:rsidR="00BD40B1" w:rsidRPr="008C7800" w:rsidRDefault="00E27C57" w:rsidP="00F147E0">
            <w:pPr>
              <w:pStyle w:val="Table-Text-Centered"/>
              <w:rPr>
                <w:ins w:id="6644" w:author="Marmol, Dominika Klaudia" w:date="2026-06-08T11:46:00Z"/>
                <w:lang w:val="en-US"/>
              </w:rPr>
            </w:pPr>
            <w:ins w:id="6645" w:author="Marmol, Dominika Klaudia" w:date="2026-06-08T11:46:00Z">
              <w:r w:rsidRPr="008C7800">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36C9334E" w14:textId="77777777" w:rsidR="00BD40B1" w:rsidRPr="008C7800" w:rsidRDefault="00E27C57" w:rsidP="00F147E0">
            <w:pPr>
              <w:pStyle w:val="Table-Text-Centered"/>
              <w:rPr>
                <w:ins w:id="6646" w:author="Marmol, Dominika Klaudia" w:date="2026-06-08T11:46:00Z"/>
                <w:lang w:val="en-US"/>
              </w:rPr>
            </w:pPr>
            <w:ins w:id="6647" w:author="Marmol, Dominika Klaudia" w:date="2026-06-08T11:46:00Z">
              <w:r w:rsidRPr="008C7800">
                <w:rPr>
                  <w:lang w:val="en-US"/>
                </w:rPr>
                <w:t>X</w:t>
              </w:r>
            </w:ins>
          </w:p>
        </w:tc>
        <w:tc>
          <w:tcPr>
            <w:tcW w:w="375" w:type="pct"/>
            <w:tcBorders>
              <w:top w:val="single" w:sz="4" w:space="0" w:color="auto"/>
              <w:left w:val="nil"/>
              <w:bottom w:val="single" w:sz="4" w:space="0" w:color="auto"/>
              <w:right w:val="single" w:sz="4" w:space="0" w:color="auto"/>
            </w:tcBorders>
            <w:vAlign w:val="center"/>
          </w:tcPr>
          <w:p w14:paraId="5FC2137F" w14:textId="77777777" w:rsidR="00BD40B1" w:rsidRPr="008C7800" w:rsidRDefault="00BD40B1" w:rsidP="00F147E0">
            <w:pPr>
              <w:pStyle w:val="Table-Text-Centered"/>
              <w:rPr>
                <w:ins w:id="6648" w:author="Marmol, Dominika Klaudia" w:date="2026-06-08T11:46:00Z"/>
                <w:lang w:val="en-US"/>
              </w:rPr>
            </w:pPr>
          </w:p>
        </w:tc>
      </w:tr>
      <w:tr w:rsidR="008F5115" w14:paraId="424CDFA1" w14:textId="77777777" w:rsidTr="00F147E0">
        <w:trPr>
          <w:trHeight w:val="284"/>
          <w:jc w:val="center"/>
          <w:ins w:id="6649"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57FC14D1" w14:textId="77777777" w:rsidR="00BD40B1" w:rsidRPr="008C7800" w:rsidRDefault="00E27C57" w:rsidP="00F147E0">
            <w:pPr>
              <w:pStyle w:val="Table-Text-Left"/>
              <w:rPr>
                <w:ins w:id="6650" w:author="Marmol, Dominika Klaudia" w:date="2026-06-08T11:46:00Z"/>
                <w:lang w:val="en-US"/>
              </w:rPr>
            </w:pPr>
            <w:ins w:id="6651" w:author="Marmol, Dominika Klaudia" w:date="2026-06-08T11:46:00Z">
              <w:r w:rsidRPr="008C7800">
                <w:rPr>
                  <w:lang w:val="en-US"/>
                </w:rPr>
                <w:t>ECOG performance status</w:t>
              </w:r>
            </w:ins>
          </w:p>
        </w:tc>
        <w:tc>
          <w:tcPr>
            <w:tcW w:w="703" w:type="pct"/>
            <w:tcBorders>
              <w:top w:val="single" w:sz="4" w:space="0" w:color="auto"/>
              <w:left w:val="nil"/>
              <w:bottom w:val="single" w:sz="4" w:space="0" w:color="auto"/>
              <w:right w:val="single" w:sz="4" w:space="0" w:color="auto"/>
            </w:tcBorders>
            <w:vAlign w:val="center"/>
          </w:tcPr>
          <w:p w14:paraId="7CB76FC3" w14:textId="77777777" w:rsidR="00BD40B1" w:rsidRPr="008C7800" w:rsidRDefault="00E27C57" w:rsidP="00F147E0">
            <w:pPr>
              <w:pStyle w:val="Table-Text-Centered"/>
              <w:rPr>
                <w:ins w:id="6652" w:author="Marmol, Dominika Klaudia" w:date="2026-06-08T11:46:00Z"/>
                <w:lang w:val="en-US"/>
              </w:rPr>
            </w:pPr>
            <w:ins w:id="6653" w:author="Marmol, Dominika Klaudia" w:date="2026-06-08T11:46: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244783E1" w14:textId="77777777" w:rsidR="00BD40B1" w:rsidRPr="008C7800" w:rsidRDefault="00E27C57" w:rsidP="00F147E0">
            <w:pPr>
              <w:pStyle w:val="Table-Text-Centered"/>
              <w:rPr>
                <w:ins w:id="6654" w:author="Marmol, Dominika Klaudia" w:date="2026-06-08T11:46:00Z"/>
                <w:lang w:val="en-US"/>
              </w:rPr>
            </w:pPr>
            <w:ins w:id="6655" w:author="Marmol, Dominika Klaudia" w:date="2026-06-08T11:46: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669B01EA" w14:textId="77777777" w:rsidR="00BD40B1" w:rsidRPr="008C7800" w:rsidRDefault="00BD40B1" w:rsidP="00F147E0">
            <w:pPr>
              <w:pStyle w:val="Table-Text-Centered"/>
              <w:rPr>
                <w:ins w:id="6656" w:author="Marmol, Dominika Klaudia" w:date="2026-06-08T11:46:00Z"/>
                <w:lang w:val="en-US"/>
              </w:rPr>
            </w:pPr>
          </w:p>
        </w:tc>
        <w:tc>
          <w:tcPr>
            <w:tcW w:w="251" w:type="pct"/>
            <w:tcBorders>
              <w:top w:val="single" w:sz="4" w:space="0" w:color="auto"/>
              <w:left w:val="nil"/>
              <w:bottom w:val="single" w:sz="4" w:space="0" w:color="auto"/>
              <w:right w:val="single" w:sz="4" w:space="0" w:color="auto"/>
            </w:tcBorders>
            <w:vAlign w:val="center"/>
          </w:tcPr>
          <w:p w14:paraId="63A54A2B" w14:textId="77777777" w:rsidR="00BD40B1" w:rsidRPr="008C7800" w:rsidRDefault="00BD40B1" w:rsidP="00F147E0">
            <w:pPr>
              <w:pStyle w:val="Table-Text-Centered"/>
              <w:rPr>
                <w:ins w:id="6657" w:author="Marmol, Dominika Klaudia" w:date="2026-06-08T11:46:00Z"/>
                <w:lang w:val="en-US"/>
              </w:rPr>
            </w:pPr>
          </w:p>
        </w:tc>
        <w:tc>
          <w:tcPr>
            <w:tcW w:w="250" w:type="pct"/>
            <w:tcBorders>
              <w:top w:val="single" w:sz="4" w:space="0" w:color="auto"/>
              <w:left w:val="nil"/>
              <w:bottom w:val="single" w:sz="4" w:space="0" w:color="auto"/>
              <w:right w:val="single" w:sz="4" w:space="0" w:color="auto"/>
            </w:tcBorders>
            <w:vAlign w:val="center"/>
          </w:tcPr>
          <w:p w14:paraId="571B3D7E" w14:textId="77777777" w:rsidR="00BD40B1" w:rsidRPr="008C7800" w:rsidRDefault="00E27C57" w:rsidP="00F147E0">
            <w:pPr>
              <w:pStyle w:val="Table-Text-Centered"/>
              <w:rPr>
                <w:ins w:id="6658" w:author="Marmol, Dominika Klaudia" w:date="2026-06-08T11:46:00Z"/>
                <w:lang w:val="en-US"/>
              </w:rPr>
            </w:pPr>
            <w:ins w:id="6659" w:author="Marmol, Dominika Klaudia" w:date="2026-06-08T11:46:00Z">
              <w:r w:rsidRPr="008C7800">
                <w:rPr>
                  <w:lang w:val="en-US"/>
                </w:rPr>
                <w:t>X</w:t>
              </w:r>
            </w:ins>
          </w:p>
        </w:tc>
        <w:tc>
          <w:tcPr>
            <w:tcW w:w="252" w:type="pct"/>
            <w:tcBorders>
              <w:top w:val="single" w:sz="4" w:space="0" w:color="auto"/>
              <w:left w:val="nil"/>
              <w:bottom w:val="single" w:sz="4" w:space="0" w:color="auto"/>
              <w:right w:val="single" w:sz="4" w:space="0" w:color="auto"/>
            </w:tcBorders>
            <w:vAlign w:val="center"/>
          </w:tcPr>
          <w:p w14:paraId="4B12FDDD" w14:textId="77777777" w:rsidR="00BD40B1" w:rsidRPr="008C7800" w:rsidRDefault="00BD40B1" w:rsidP="00F147E0">
            <w:pPr>
              <w:pStyle w:val="Table-Text-Centered"/>
              <w:rPr>
                <w:ins w:id="6660" w:author="Marmol, Dominika Klaudia" w:date="2026-06-08T11:46:00Z"/>
                <w:lang w:val="en-US"/>
              </w:rPr>
            </w:pPr>
          </w:p>
        </w:tc>
        <w:tc>
          <w:tcPr>
            <w:tcW w:w="452" w:type="pct"/>
            <w:tcBorders>
              <w:top w:val="single" w:sz="4" w:space="0" w:color="auto"/>
              <w:left w:val="nil"/>
              <w:bottom w:val="single" w:sz="4" w:space="0" w:color="auto"/>
              <w:right w:val="single" w:sz="4" w:space="0" w:color="auto"/>
            </w:tcBorders>
            <w:vAlign w:val="center"/>
          </w:tcPr>
          <w:p w14:paraId="32A1E120" w14:textId="77777777" w:rsidR="00BD40B1" w:rsidRPr="008C7800" w:rsidRDefault="00E27C57" w:rsidP="00F147E0">
            <w:pPr>
              <w:pStyle w:val="Table-Text-Centered"/>
              <w:rPr>
                <w:ins w:id="6661" w:author="Marmol, Dominika Klaudia" w:date="2026-06-08T11:46:00Z"/>
                <w:lang w:val="en-US"/>
              </w:rPr>
            </w:pPr>
            <w:ins w:id="6662" w:author="Marmol, Dominika Klaudia" w:date="2026-06-08T11:46:00Z">
              <w:r w:rsidRPr="008C7800">
                <w:rPr>
                  <w:lang w:val="en-US"/>
                </w:rPr>
                <w:t>X</w:t>
              </w:r>
            </w:ins>
          </w:p>
        </w:tc>
        <w:tc>
          <w:tcPr>
            <w:tcW w:w="355" w:type="pct"/>
            <w:tcBorders>
              <w:top w:val="single" w:sz="4" w:space="0" w:color="auto"/>
              <w:left w:val="nil"/>
              <w:bottom w:val="single" w:sz="4" w:space="0" w:color="auto"/>
              <w:right w:val="single" w:sz="4" w:space="0" w:color="auto"/>
            </w:tcBorders>
            <w:vAlign w:val="center"/>
          </w:tcPr>
          <w:p w14:paraId="07465A4D" w14:textId="77777777" w:rsidR="00BD40B1" w:rsidRPr="008C7800" w:rsidRDefault="00E27C57" w:rsidP="00F147E0">
            <w:pPr>
              <w:pStyle w:val="Table-Text-Centered"/>
              <w:rPr>
                <w:ins w:id="6663" w:author="Marmol, Dominika Klaudia" w:date="2026-06-08T11:46:00Z"/>
              </w:rPr>
            </w:pPr>
            <w:ins w:id="6664" w:author="Marmol, Dominika Klaudia" w:date="2026-06-08T11:46:00Z">
              <w:r w:rsidRPr="008C7800">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3102EF00" w14:textId="77777777" w:rsidR="00BD40B1" w:rsidRPr="008C7800" w:rsidRDefault="00E27C57" w:rsidP="00F147E0">
            <w:pPr>
              <w:pStyle w:val="Table-Text-Centered"/>
              <w:rPr>
                <w:ins w:id="6665" w:author="Marmol, Dominika Klaudia" w:date="2026-06-08T11:46:00Z"/>
                <w:lang w:val="en-US"/>
              </w:rPr>
            </w:pPr>
            <w:ins w:id="6666" w:author="Marmol, Dominika Klaudia" w:date="2026-06-08T11:46:00Z">
              <w:r w:rsidRPr="008C7800">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5897A139" w14:textId="77777777" w:rsidR="00BD40B1" w:rsidRPr="008C7800" w:rsidRDefault="00E27C57" w:rsidP="00F147E0">
            <w:pPr>
              <w:pStyle w:val="Table-Text-Centered"/>
              <w:rPr>
                <w:ins w:id="6667" w:author="Marmol, Dominika Klaudia" w:date="2026-06-08T11:46:00Z"/>
                <w:lang w:val="en-US"/>
              </w:rPr>
            </w:pPr>
            <w:ins w:id="6668" w:author="Marmol, Dominika Klaudia" w:date="2026-06-08T11:46:00Z">
              <w:r w:rsidRPr="008C7800">
                <w:rPr>
                  <w:lang w:val="en-US"/>
                </w:rPr>
                <w:t>X</w:t>
              </w:r>
            </w:ins>
          </w:p>
        </w:tc>
        <w:tc>
          <w:tcPr>
            <w:tcW w:w="375" w:type="pct"/>
            <w:tcBorders>
              <w:top w:val="single" w:sz="4" w:space="0" w:color="auto"/>
              <w:left w:val="nil"/>
              <w:bottom w:val="single" w:sz="4" w:space="0" w:color="auto"/>
              <w:right w:val="single" w:sz="4" w:space="0" w:color="auto"/>
            </w:tcBorders>
            <w:vAlign w:val="center"/>
          </w:tcPr>
          <w:p w14:paraId="4C10F9D3" w14:textId="77777777" w:rsidR="00BD40B1" w:rsidRPr="008C7800" w:rsidRDefault="00BD40B1" w:rsidP="00F147E0">
            <w:pPr>
              <w:pStyle w:val="Table-Text-Centered"/>
              <w:rPr>
                <w:ins w:id="6669" w:author="Marmol, Dominika Klaudia" w:date="2026-06-08T11:46:00Z"/>
                <w:lang w:val="en-US"/>
              </w:rPr>
            </w:pPr>
          </w:p>
        </w:tc>
      </w:tr>
      <w:tr w:rsidR="008F5115" w14:paraId="49DEA156" w14:textId="77777777" w:rsidTr="00F147E0">
        <w:trPr>
          <w:trHeight w:val="284"/>
          <w:jc w:val="center"/>
          <w:ins w:id="6670"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1A2C0460" w14:textId="77777777" w:rsidR="00BD40B1" w:rsidRPr="008C7800" w:rsidRDefault="00E27C57" w:rsidP="00F147E0">
            <w:pPr>
              <w:pStyle w:val="Table-Text-Left"/>
              <w:rPr>
                <w:ins w:id="6671" w:author="Marmol, Dominika Klaudia" w:date="2026-06-08T11:46:00Z"/>
                <w:lang w:val="en-US"/>
              </w:rPr>
            </w:pPr>
            <w:ins w:id="6672" w:author="Marmol, Dominika Klaudia" w:date="2026-06-08T11:46:00Z">
              <w:r w:rsidRPr="008C7800">
                <w:rPr>
                  <w:lang w:val="en-US"/>
                </w:rPr>
                <w:t>Tumor biopsy </w:t>
              </w:r>
              <w:r w:rsidRPr="008C7800">
                <w:rPr>
                  <w:sz w:val="22"/>
                  <w:vertAlign w:val="superscript"/>
                  <w:lang w:val="en-US"/>
                </w:rPr>
                <w:t>j</w:t>
              </w:r>
            </w:ins>
          </w:p>
        </w:tc>
        <w:tc>
          <w:tcPr>
            <w:tcW w:w="703" w:type="pct"/>
            <w:tcBorders>
              <w:top w:val="single" w:sz="4" w:space="0" w:color="auto"/>
              <w:left w:val="nil"/>
              <w:bottom w:val="single" w:sz="4" w:space="0" w:color="auto"/>
              <w:right w:val="single" w:sz="4" w:space="0" w:color="auto"/>
            </w:tcBorders>
            <w:vAlign w:val="center"/>
          </w:tcPr>
          <w:p w14:paraId="25B08508" w14:textId="77777777" w:rsidR="00BD40B1" w:rsidRPr="008C7800" w:rsidRDefault="00E27C57" w:rsidP="00F147E0">
            <w:pPr>
              <w:pStyle w:val="Table-Text-Centered"/>
              <w:rPr>
                <w:ins w:id="6673" w:author="Marmol, Dominika Klaudia" w:date="2026-06-08T11:46:00Z"/>
                <w:lang w:val="en-US"/>
              </w:rPr>
            </w:pPr>
            <w:ins w:id="6674" w:author="Marmol, Dominika Klaudia" w:date="2026-06-08T11:46: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7FEC598C" w14:textId="77777777" w:rsidR="00BD40B1" w:rsidRPr="008C7800" w:rsidRDefault="00BD40B1" w:rsidP="00F147E0">
            <w:pPr>
              <w:pStyle w:val="Table-Text-Centered"/>
              <w:rPr>
                <w:ins w:id="6675" w:author="Marmol, Dominika Klaudia" w:date="2026-06-08T11:46:00Z"/>
                <w:lang w:val="en-US"/>
              </w:rPr>
            </w:pPr>
          </w:p>
        </w:tc>
        <w:tc>
          <w:tcPr>
            <w:tcW w:w="251" w:type="pct"/>
            <w:tcBorders>
              <w:top w:val="single" w:sz="4" w:space="0" w:color="auto"/>
              <w:left w:val="nil"/>
              <w:bottom w:val="single" w:sz="4" w:space="0" w:color="auto"/>
              <w:right w:val="single" w:sz="4" w:space="0" w:color="auto"/>
            </w:tcBorders>
            <w:vAlign w:val="center"/>
          </w:tcPr>
          <w:p w14:paraId="2934414D" w14:textId="77777777" w:rsidR="00BD40B1" w:rsidRPr="008C7800" w:rsidRDefault="00BD40B1" w:rsidP="00F147E0">
            <w:pPr>
              <w:pStyle w:val="Table-Text-Centered"/>
              <w:rPr>
                <w:ins w:id="6676" w:author="Marmol, Dominika Klaudia" w:date="2026-06-08T11:46:00Z"/>
                <w:lang w:val="en-US"/>
              </w:rPr>
            </w:pPr>
          </w:p>
        </w:tc>
        <w:tc>
          <w:tcPr>
            <w:tcW w:w="251" w:type="pct"/>
            <w:tcBorders>
              <w:top w:val="single" w:sz="4" w:space="0" w:color="auto"/>
              <w:left w:val="nil"/>
              <w:bottom w:val="single" w:sz="4" w:space="0" w:color="auto"/>
              <w:right w:val="single" w:sz="4" w:space="0" w:color="auto"/>
            </w:tcBorders>
            <w:vAlign w:val="center"/>
          </w:tcPr>
          <w:p w14:paraId="54BA011C" w14:textId="77777777" w:rsidR="00BD40B1" w:rsidRPr="008C7800" w:rsidRDefault="00BD40B1" w:rsidP="00F147E0">
            <w:pPr>
              <w:pStyle w:val="Table-Text-Centered"/>
              <w:rPr>
                <w:ins w:id="6677" w:author="Marmol, Dominika Klaudia" w:date="2026-06-08T11:46:00Z"/>
                <w:lang w:val="en-US"/>
              </w:rPr>
            </w:pPr>
          </w:p>
        </w:tc>
        <w:tc>
          <w:tcPr>
            <w:tcW w:w="250" w:type="pct"/>
            <w:tcBorders>
              <w:top w:val="single" w:sz="4" w:space="0" w:color="auto"/>
              <w:left w:val="nil"/>
              <w:bottom w:val="single" w:sz="4" w:space="0" w:color="auto"/>
              <w:right w:val="single" w:sz="4" w:space="0" w:color="auto"/>
            </w:tcBorders>
            <w:vAlign w:val="center"/>
          </w:tcPr>
          <w:p w14:paraId="7EC97CB7" w14:textId="77777777" w:rsidR="00BD40B1" w:rsidRPr="008C7800" w:rsidRDefault="00BD40B1" w:rsidP="00F147E0">
            <w:pPr>
              <w:pStyle w:val="Table-Text-Centered"/>
              <w:rPr>
                <w:ins w:id="6678" w:author="Marmol, Dominika Klaudia" w:date="2026-06-08T11:46:00Z"/>
                <w:lang w:val="en-US"/>
              </w:rPr>
            </w:pPr>
          </w:p>
        </w:tc>
        <w:tc>
          <w:tcPr>
            <w:tcW w:w="252" w:type="pct"/>
            <w:tcBorders>
              <w:top w:val="single" w:sz="4" w:space="0" w:color="auto"/>
              <w:left w:val="nil"/>
              <w:bottom w:val="single" w:sz="4" w:space="0" w:color="auto"/>
              <w:right w:val="single" w:sz="4" w:space="0" w:color="auto"/>
            </w:tcBorders>
            <w:vAlign w:val="center"/>
          </w:tcPr>
          <w:p w14:paraId="12C267C1" w14:textId="77777777" w:rsidR="00BD40B1" w:rsidRPr="008C7800" w:rsidRDefault="00BD40B1" w:rsidP="00F147E0">
            <w:pPr>
              <w:pStyle w:val="Table-Text-Centered"/>
              <w:rPr>
                <w:ins w:id="6679" w:author="Marmol, Dominika Klaudia" w:date="2026-06-08T11:46:00Z"/>
                <w:lang w:val="en-US"/>
              </w:rPr>
            </w:pPr>
          </w:p>
        </w:tc>
        <w:tc>
          <w:tcPr>
            <w:tcW w:w="452" w:type="pct"/>
            <w:tcBorders>
              <w:top w:val="single" w:sz="4" w:space="0" w:color="auto"/>
              <w:left w:val="nil"/>
              <w:bottom w:val="single" w:sz="4" w:space="0" w:color="auto"/>
              <w:right w:val="single" w:sz="4" w:space="0" w:color="auto"/>
            </w:tcBorders>
            <w:vAlign w:val="center"/>
          </w:tcPr>
          <w:p w14:paraId="4713008C" w14:textId="77777777" w:rsidR="00BD40B1" w:rsidRPr="008C7800" w:rsidRDefault="00E27C57" w:rsidP="00F147E0">
            <w:pPr>
              <w:pStyle w:val="Table-Text-Centered"/>
              <w:rPr>
                <w:ins w:id="6680" w:author="Marmol, Dominika Klaudia" w:date="2026-06-08T11:46:00Z"/>
                <w:lang w:val="en-US"/>
              </w:rPr>
            </w:pPr>
            <w:ins w:id="6681" w:author="Marmol, Dominika Klaudia" w:date="2026-06-08T11:46:00Z">
              <w:r w:rsidRPr="008C7800">
                <w:t>X</w:t>
              </w:r>
            </w:ins>
          </w:p>
        </w:tc>
        <w:tc>
          <w:tcPr>
            <w:tcW w:w="355" w:type="pct"/>
            <w:tcBorders>
              <w:top w:val="single" w:sz="4" w:space="0" w:color="auto"/>
              <w:left w:val="nil"/>
              <w:bottom w:val="single" w:sz="4" w:space="0" w:color="auto"/>
              <w:right w:val="single" w:sz="4" w:space="0" w:color="auto"/>
            </w:tcBorders>
            <w:vAlign w:val="center"/>
          </w:tcPr>
          <w:p w14:paraId="3F08E5DB" w14:textId="77777777" w:rsidR="00BD40B1" w:rsidRPr="008C7800" w:rsidRDefault="00BD40B1" w:rsidP="00F147E0">
            <w:pPr>
              <w:pStyle w:val="Table-Text-Centered"/>
              <w:rPr>
                <w:ins w:id="6682" w:author="Marmol, Dominika Klaudia" w:date="2026-06-08T11:46:00Z"/>
                <w:lang w:val="en-US"/>
              </w:rPr>
            </w:pPr>
          </w:p>
        </w:tc>
        <w:tc>
          <w:tcPr>
            <w:tcW w:w="350" w:type="pct"/>
            <w:tcBorders>
              <w:top w:val="single" w:sz="4" w:space="0" w:color="auto"/>
              <w:left w:val="single" w:sz="4" w:space="0" w:color="auto"/>
              <w:bottom w:val="single" w:sz="4" w:space="0" w:color="auto"/>
              <w:right w:val="single" w:sz="4" w:space="0" w:color="auto"/>
            </w:tcBorders>
            <w:vAlign w:val="center"/>
          </w:tcPr>
          <w:p w14:paraId="5366EB15" w14:textId="77777777" w:rsidR="00BD40B1" w:rsidRPr="008C7800" w:rsidRDefault="00BD40B1" w:rsidP="00F147E0">
            <w:pPr>
              <w:pStyle w:val="Table-Text-Centered"/>
              <w:rPr>
                <w:ins w:id="6683" w:author="Marmol, Dominika Klaudia" w:date="2026-06-08T11:46: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2E556D61" w14:textId="77777777" w:rsidR="00BD40B1" w:rsidRPr="008C7800" w:rsidRDefault="00BD40B1" w:rsidP="00F147E0">
            <w:pPr>
              <w:pStyle w:val="Table-Text-Centered"/>
              <w:rPr>
                <w:ins w:id="6684" w:author="Marmol, Dominika Klaudia" w:date="2026-06-08T11:46:00Z"/>
                <w:lang w:val="en-US"/>
              </w:rPr>
            </w:pPr>
          </w:p>
        </w:tc>
        <w:tc>
          <w:tcPr>
            <w:tcW w:w="375" w:type="pct"/>
            <w:tcBorders>
              <w:top w:val="single" w:sz="4" w:space="0" w:color="auto"/>
              <w:left w:val="nil"/>
              <w:bottom w:val="single" w:sz="4" w:space="0" w:color="auto"/>
              <w:right w:val="single" w:sz="4" w:space="0" w:color="auto"/>
            </w:tcBorders>
            <w:vAlign w:val="center"/>
          </w:tcPr>
          <w:p w14:paraId="1E51F988" w14:textId="77777777" w:rsidR="00BD40B1" w:rsidRPr="008C7800" w:rsidRDefault="00BD40B1" w:rsidP="00F147E0">
            <w:pPr>
              <w:pStyle w:val="Table-Text-Centered"/>
              <w:rPr>
                <w:ins w:id="6685" w:author="Marmol, Dominika Klaudia" w:date="2026-06-08T11:46:00Z"/>
                <w:lang w:val="en-US"/>
              </w:rPr>
            </w:pPr>
          </w:p>
        </w:tc>
      </w:tr>
      <w:tr w:rsidR="008F5115" w14:paraId="28D434BB" w14:textId="77777777" w:rsidTr="00F147E0">
        <w:trPr>
          <w:trHeight w:val="284"/>
          <w:jc w:val="center"/>
          <w:ins w:id="6686"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7CE02C4A" w14:textId="77777777" w:rsidR="00BD40B1" w:rsidRPr="008C7800" w:rsidRDefault="00E27C57" w:rsidP="00F147E0">
            <w:pPr>
              <w:pStyle w:val="Table-Text-Left"/>
              <w:rPr>
                <w:ins w:id="6687" w:author="Marmol, Dominika Klaudia" w:date="2026-06-08T11:46:00Z"/>
                <w:lang w:val="en-US"/>
              </w:rPr>
            </w:pPr>
            <w:ins w:id="6688" w:author="Marmol, Dominika Klaudia" w:date="2026-06-08T11:46:00Z">
              <w:r w:rsidRPr="008C7800">
                <w:rPr>
                  <w:lang w:val="en-US"/>
                </w:rPr>
                <w:t>Echocardiography or MUGA scan</w:t>
              </w:r>
            </w:ins>
          </w:p>
        </w:tc>
        <w:tc>
          <w:tcPr>
            <w:tcW w:w="703" w:type="pct"/>
            <w:tcBorders>
              <w:top w:val="single" w:sz="4" w:space="0" w:color="auto"/>
              <w:left w:val="nil"/>
              <w:bottom w:val="single" w:sz="4" w:space="0" w:color="auto"/>
              <w:right w:val="single" w:sz="4" w:space="0" w:color="auto"/>
            </w:tcBorders>
            <w:vAlign w:val="center"/>
          </w:tcPr>
          <w:p w14:paraId="3F102119" w14:textId="77777777" w:rsidR="00BD40B1" w:rsidRPr="008C7800" w:rsidRDefault="00E27C57" w:rsidP="00F147E0">
            <w:pPr>
              <w:pStyle w:val="Table-Text-Centered"/>
              <w:rPr>
                <w:ins w:id="6689" w:author="Marmol, Dominika Klaudia" w:date="2026-06-08T11:46:00Z"/>
                <w:lang w:val="en-US"/>
              </w:rPr>
            </w:pPr>
            <w:ins w:id="6690" w:author="Marmol, Dominika Klaudia" w:date="2026-06-08T11:46:00Z">
              <w:r w:rsidRPr="008C7800">
                <w:rPr>
                  <w:lang w:val="en-US"/>
                </w:rPr>
                <w:t>X</w:t>
              </w:r>
            </w:ins>
          </w:p>
        </w:tc>
        <w:tc>
          <w:tcPr>
            <w:tcW w:w="2820" w:type="pct"/>
            <w:gridSpan w:val="9"/>
            <w:tcBorders>
              <w:top w:val="single" w:sz="4" w:space="0" w:color="auto"/>
              <w:left w:val="nil"/>
              <w:bottom w:val="single" w:sz="4" w:space="0" w:color="auto"/>
              <w:right w:val="single" w:sz="4" w:space="0" w:color="auto"/>
            </w:tcBorders>
            <w:vAlign w:val="center"/>
          </w:tcPr>
          <w:p w14:paraId="68D28CA1" w14:textId="77777777" w:rsidR="00BD40B1" w:rsidRPr="008C7800" w:rsidRDefault="00E27C57" w:rsidP="00F147E0">
            <w:pPr>
              <w:pStyle w:val="Table-Text-Centered"/>
              <w:rPr>
                <w:ins w:id="6691" w:author="Marmol, Dominika Klaudia" w:date="2026-06-08T11:46:00Z"/>
                <w:lang w:val="en-US"/>
              </w:rPr>
            </w:pPr>
            <w:ins w:id="6692" w:author="Marmol, Dominika Klaudia" w:date="2026-06-08T11:46:00Z">
              <w:r w:rsidRPr="008C7800">
                <w:rPr>
                  <w:lang w:val="en-US"/>
                </w:rPr>
                <w:t>If deemed indicated by the investigator.</w:t>
              </w:r>
            </w:ins>
          </w:p>
        </w:tc>
        <w:tc>
          <w:tcPr>
            <w:tcW w:w="375" w:type="pct"/>
            <w:tcBorders>
              <w:top w:val="single" w:sz="4" w:space="0" w:color="auto"/>
              <w:left w:val="nil"/>
              <w:bottom w:val="single" w:sz="4" w:space="0" w:color="auto"/>
              <w:right w:val="single" w:sz="4" w:space="0" w:color="auto"/>
            </w:tcBorders>
            <w:vAlign w:val="center"/>
          </w:tcPr>
          <w:p w14:paraId="7069E071" w14:textId="77777777" w:rsidR="00BD40B1" w:rsidRPr="008C7800" w:rsidRDefault="00BD40B1" w:rsidP="00F147E0">
            <w:pPr>
              <w:pStyle w:val="Table-Text-Centered"/>
              <w:rPr>
                <w:ins w:id="6693" w:author="Marmol, Dominika Klaudia" w:date="2026-06-08T11:46:00Z"/>
                <w:lang w:val="en-US"/>
              </w:rPr>
            </w:pPr>
          </w:p>
        </w:tc>
      </w:tr>
      <w:tr w:rsidR="008F5115" w14:paraId="3D5A9C49" w14:textId="77777777" w:rsidTr="00F147E0">
        <w:trPr>
          <w:trHeight w:val="284"/>
          <w:jc w:val="center"/>
          <w:ins w:id="6694"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6FF7B024" w14:textId="77777777" w:rsidR="00BD40B1" w:rsidRPr="008C7800" w:rsidRDefault="00E27C57" w:rsidP="00F147E0">
            <w:pPr>
              <w:pStyle w:val="Table-Text-Left"/>
              <w:rPr>
                <w:ins w:id="6695" w:author="Marmol, Dominika Klaudia" w:date="2026-06-08T11:46:00Z"/>
                <w:lang w:val="en-US"/>
              </w:rPr>
            </w:pPr>
            <w:ins w:id="6696" w:author="Marmol, Dominika Klaudia" w:date="2026-06-08T11:46:00Z">
              <w:r w:rsidRPr="008C7800">
                <w:rPr>
                  <w:lang w:val="en-US"/>
                </w:rPr>
                <w:t>12-lead ECG </w:t>
              </w:r>
              <w:r w:rsidRPr="008C7800">
                <w:rPr>
                  <w:sz w:val="22"/>
                  <w:vertAlign w:val="superscript"/>
                  <w:lang w:val="en-US"/>
                </w:rPr>
                <w:t>k</w:t>
              </w:r>
            </w:ins>
          </w:p>
        </w:tc>
        <w:tc>
          <w:tcPr>
            <w:tcW w:w="703" w:type="pct"/>
            <w:tcBorders>
              <w:top w:val="single" w:sz="4" w:space="0" w:color="auto"/>
              <w:left w:val="nil"/>
              <w:bottom w:val="single" w:sz="4" w:space="0" w:color="auto"/>
              <w:right w:val="single" w:sz="4" w:space="0" w:color="auto"/>
            </w:tcBorders>
            <w:vAlign w:val="center"/>
          </w:tcPr>
          <w:p w14:paraId="0C2D367D" w14:textId="77777777" w:rsidR="00BD40B1" w:rsidRPr="008C7800" w:rsidRDefault="00E27C57" w:rsidP="00F147E0">
            <w:pPr>
              <w:pStyle w:val="Table-Text-Centered"/>
              <w:rPr>
                <w:ins w:id="6697" w:author="Marmol, Dominika Klaudia" w:date="2026-06-08T11:46:00Z"/>
                <w:lang w:val="en-US"/>
              </w:rPr>
            </w:pPr>
            <w:ins w:id="6698" w:author="Marmol, Dominika Klaudia" w:date="2026-06-08T11:46: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3D9011FB" w14:textId="77777777" w:rsidR="00BD40B1" w:rsidRPr="008C7800" w:rsidRDefault="00E27C57" w:rsidP="00F147E0">
            <w:pPr>
              <w:pStyle w:val="Table-Text-Centered"/>
              <w:rPr>
                <w:ins w:id="6699" w:author="Marmol, Dominika Klaudia" w:date="2026-06-08T11:46:00Z"/>
                <w:lang w:val="en-US"/>
              </w:rPr>
            </w:pPr>
            <w:ins w:id="6700" w:author="Marmol, Dominika Klaudia" w:date="2026-06-08T11:46: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5B0EA957" w14:textId="77777777" w:rsidR="00BD40B1" w:rsidRPr="008C7800" w:rsidRDefault="00BD40B1" w:rsidP="00F147E0">
            <w:pPr>
              <w:pStyle w:val="Table-Text-Centered"/>
              <w:rPr>
                <w:ins w:id="6701" w:author="Marmol, Dominika Klaudia" w:date="2026-06-08T11:46:00Z"/>
                <w:lang w:val="en-US"/>
              </w:rPr>
            </w:pPr>
          </w:p>
        </w:tc>
        <w:tc>
          <w:tcPr>
            <w:tcW w:w="251" w:type="pct"/>
            <w:tcBorders>
              <w:top w:val="single" w:sz="4" w:space="0" w:color="auto"/>
              <w:left w:val="nil"/>
              <w:bottom w:val="single" w:sz="4" w:space="0" w:color="auto"/>
              <w:right w:val="single" w:sz="4" w:space="0" w:color="auto"/>
            </w:tcBorders>
            <w:vAlign w:val="center"/>
          </w:tcPr>
          <w:p w14:paraId="5C8362AB" w14:textId="77777777" w:rsidR="00BD40B1" w:rsidRPr="008C7800" w:rsidRDefault="00BD40B1" w:rsidP="00F147E0">
            <w:pPr>
              <w:pStyle w:val="Table-Text-Centered"/>
              <w:rPr>
                <w:ins w:id="6702" w:author="Marmol, Dominika Klaudia" w:date="2026-06-08T11:46:00Z"/>
                <w:lang w:val="en-US"/>
              </w:rPr>
            </w:pPr>
          </w:p>
        </w:tc>
        <w:tc>
          <w:tcPr>
            <w:tcW w:w="250" w:type="pct"/>
            <w:tcBorders>
              <w:top w:val="single" w:sz="4" w:space="0" w:color="auto"/>
              <w:left w:val="nil"/>
              <w:bottom w:val="single" w:sz="4" w:space="0" w:color="auto"/>
              <w:right w:val="single" w:sz="4" w:space="0" w:color="auto"/>
            </w:tcBorders>
            <w:vAlign w:val="center"/>
          </w:tcPr>
          <w:p w14:paraId="376D21D3" w14:textId="77777777" w:rsidR="00BD40B1" w:rsidRPr="008C7800" w:rsidRDefault="00E27C57" w:rsidP="00F147E0">
            <w:pPr>
              <w:pStyle w:val="Table-Text-Centered"/>
              <w:rPr>
                <w:ins w:id="6703" w:author="Marmol, Dominika Klaudia" w:date="2026-06-08T11:46:00Z"/>
                <w:lang w:val="en-US"/>
              </w:rPr>
            </w:pPr>
            <w:ins w:id="6704" w:author="Marmol, Dominika Klaudia" w:date="2026-06-08T11:46:00Z">
              <w:r w:rsidRPr="008C7800">
                <w:rPr>
                  <w:lang w:val="en-US"/>
                </w:rPr>
                <w:t>X</w:t>
              </w:r>
            </w:ins>
          </w:p>
        </w:tc>
        <w:tc>
          <w:tcPr>
            <w:tcW w:w="252" w:type="pct"/>
            <w:tcBorders>
              <w:top w:val="single" w:sz="4" w:space="0" w:color="auto"/>
              <w:left w:val="nil"/>
              <w:bottom w:val="single" w:sz="4" w:space="0" w:color="auto"/>
              <w:right w:val="single" w:sz="4" w:space="0" w:color="auto"/>
            </w:tcBorders>
            <w:vAlign w:val="center"/>
          </w:tcPr>
          <w:p w14:paraId="70B75E1C" w14:textId="77777777" w:rsidR="00BD40B1" w:rsidRPr="008C7800" w:rsidRDefault="00BD40B1" w:rsidP="00F147E0">
            <w:pPr>
              <w:pStyle w:val="Table-Text-Centered"/>
              <w:rPr>
                <w:ins w:id="6705" w:author="Marmol, Dominika Klaudia" w:date="2026-06-08T11:46:00Z"/>
                <w:lang w:val="en-US"/>
              </w:rPr>
            </w:pPr>
          </w:p>
        </w:tc>
        <w:tc>
          <w:tcPr>
            <w:tcW w:w="452" w:type="pct"/>
            <w:tcBorders>
              <w:top w:val="single" w:sz="4" w:space="0" w:color="auto"/>
              <w:left w:val="nil"/>
              <w:bottom w:val="single" w:sz="4" w:space="0" w:color="auto"/>
              <w:right w:val="single" w:sz="4" w:space="0" w:color="auto"/>
            </w:tcBorders>
            <w:vAlign w:val="center"/>
          </w:tcPr>
          <w:p w14:paraId="45A25CCC" w14:textId="77777777" w:rsidR="00BD40B1" w:rsidRPr="008C7800" w:rsidRDefault="00E27C57" w:rsidP="00F147E0">
            <w:pPr>
              <w:pStyle w:val="Table-Text-Centered"/>
              <w:rPr>
                <w:ins w:id="6706" w:author="Marmol, Dominika Klaudia" w:date="2026-06-08T11:46:00Z"/>
                <w:lang w:val="en-US"/>
              </w:rPr>
            </w:pPr>
            <w:ins w:id="6707" w:author="Marmol, Dominika Klaudia" w:date="2026-06-08T11:46:00Z">
              <w:r w:rsidRPr="008C7800">
                <w:rPr>
                  <w:lang w:val="en-US"/>
                </w:rPr>
                <w:t>X</w:t>
              </w:r>
            </w:ins>
          </w:p>
        </w:tc>
        <w:tc>
          <w:tcPr>
            <w:tcW w:w="355" w:type="pct"/>
            <w:tcBorders>
              <w:top w:val="single" w:sz="4" w:space="0" w:color="auto"/>
              <w:left w:val="nil"/>
              <w:bottom w:val="single" w:sz="4" w:space="0" w:color="auto"/>
              <w:right w:val="single" w:sz="4" w:space="0" w:color="auto"/>
            </w:tcBorders>
            <w:vAlign w:val="center"/>
          </w:tcPr>
          <w:p w14:paraId="00CEC512" w14:textId="77777777" w:rsidR="00BD40B1" w:rsidRPr="008C7800" w:rsidRDefault="00E27C57" w:rsidP="00F147E0">
            <w:pPr>
              <w:pStyle w:val="Table-Text-Centered"/>
              <w:rPr>
                <w:ins w:id="6708" w:author="Marmol, Dominika Klaudia" w:date="2026-06-08T11:46:00Z"/>
              </w:rPr>
            </w:pPr>
            <w:ins w:id="6709" w:author="Marmol, Dominika Klaudia" w:date="2026-06-08T11:46:00Z">
              <w:r w:rsidRPr="008C7800">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176AF78B" w14:textId="77777777" w:rsidR="00BD40B1" w:rsidRPr="008C7800" w:rsidRDefault="00E27C57" w:rsidP="00F147E0">
            <w:pPr>
              <w:pStyle w:val="Table-Text-Centered"/>
              <w:rPr>
                <w:ins w:id="6710" w:author="Marmol, Dominika Klaudia" w:date="2026-06-08T11:46:00Z"/>
                <w:lang w:val="en-US"/>
              </w:rPr>
            </w:pPr>
            <w:ins w:id="6711" w:author="Marmol, Dominika Klaudia" w:date="2026-06-08T11:46:00Z">
              <w:r w:rsidRPr="008C7800">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7DA74538" w14:textId="77777777" w:rsidR="00BD40B1" w:rsidRPr="008C7800" w:rsidRDefault="00E27C57" w:rsidP="00F147E0">
            <w:pPr>
              <w:pStyle w:val="Table-Text-Centered"/>
              <w:rPr>
                <w:ins w:id="6712" w:author="Marmol, Dominika Klaudia" w:date="2026-06-08T11:46:00Z"/>
                <w:lang w:val="en-US"/>
              </w:rPr>
            </w:pPr>
            <w:ins w:id="6713" w:author="Marmol, Dominika Klaudia" w:date="2026-06-08T11:46:00Z">
              <w:r w:rsidRPr="008C7800">
                <w:rPr>
                  <w:lang w:val="en-US"/>
                </w:rPr>
                <w:t>X</w:t>
              </w:r>
            </w:ins>
          </w:p>
        </w:tc>
        <w:tc>
          <w:tcPr>
            <w:tcW w:w="375" w:type="pct"/>
            <w:tcBorders>
              <w:top w:val="single" w:sz="4" w:space="0" w:color="auto"/>
              <w:left w:val="nil"/>
              <w:bottom w:val="single" w:sz="4" w:space="0" w:color="auto"/>
              <w:right w:val="single" w:sz="4" w:space="0" w:color="auto"/>
            </w:tcBorders>
            <w:vAlign w:val="center"/>
          </w:tcPr>
          <w:p w14:paraId="151763C1" w14:textId="77777777" w:rsidR="00BD40B1" w:rsidRPr="008C7800" w:rsidRDefault="00BD40B1" w:rsidP="00F147E0">
            <w:pPr>
              <w:pStyle w:val="Table-Text-Centered"/>
              <w:rPr>
                <w:ins w:id="6714" w:author="Marmol, Dominika Klaudia" w:date="2026-06-08T11:46:00Z"/>
                <w:lang w:val="en-US"/>
              </w:rPr>
            </w:pPr>
          </w:p>
        </w:tc>
      </w:tr>
      <w:tr w:rsidR="008F5115" w14:paraId="47543EAE" w14:textId="77777777" w:rsidTr="00F147E0">
        <w:trPr>
          <w:trHeight w:val="284"/>
          <w:jc w:val="center"/>
          <w:ins w:id="6715"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582A66B3" w14:textId="77777777" w:rsidR="00BD40B1" w:rsidRPr="008C7800" w:rsidRDefault="00E27C57" w:rsidP="00F147E0">
            <w:pPr>
              <w:pStyle w:val="Table-Text-Left"/>
              <w:rPr>
                <w:ins w:id="6716" w:author="Marmol, Dominika Klaudia" w:date="2026-06-08T11:46:00Z"/>
                <w:lang w:val="en-US"/>
              </w:rPr>
            </w:pPr>
            <w:ins w:id="6717" w:author="Marmol, Dominika Klaudia" w:date="2026-06-08T11:46:00Z">
              <w:r w:rsidRPr="008C7800">
                <w:rPr>
                  <w:lang w:val="en-US"/>
                </w:rPr>
                <w:t>Medical occurrences </w:t>
              </w:r>
              <w:r w:rsidRPr="008C7800">
                <w:rPr>
                  <w:sz w:val="22"/>
                  <w:vertAlign w:val="superscript"/>
                  <w:lang w:val="en-US"/>
                </w:rPr>
                <w:t>l</w:t>
              </w:r>
            </w:ins>
          </w:p>
        </w:tc>
        <w:tc>
          <w:tcPr>
            <w:tcW w:w="703" w:type="pct"/>
            <w:tcBorders>
              <w:top w:val="single" w:sz="4" w:space="0" w:color="auto"/>
              <w:left w:val="nil"/>
              <w:bottom w:val="single" w:sz="4" w:space="0" w:color="auto"/>
              <w:right w:val="single" w:sz="4" w:space="0" w:color="auto"/>
            </w:tcBorders>
            <w:vAlign w:val="center"/>
          </w:tcPr>
          <w:p w14:paraId="6DB2B41F" w14:textId="77777777" w:rsidR="00BD40B1" w:rsidRPr="008C7800" w:rsidRDefault="00E27C57" w:rsidP="00F147E0">
            <w:pPr>
              <w:pStyle w:val="Table-Text-Centered"/>
              <w:rPr>
                <w:ins w:id="6718" w:author="Marmol, Dominika Klaudia" w:date="2026-06-08T11:46:00Z"/>
                <w:lang w:val="en-US"/>
              </w:rPr>
            </w:pPr>
            <w:ins w:id="6719" w:author="Marmol, Dominika Klaudia" w:date="2026-06-08T11:46:00Z">
              <w:r w:rsidRPr="008C7800">
                <w:rPr>
                  <w:lang w:val="en-US"/>
                </w:rPr>
                <w:t>X</w:t>
              </w:r>
            </w:ins>
          </w:p>
        </w:tc>
        <w:tc>
          <w:tcPr>
            <w:tcW w:w="251" w:type="pct"/>
            <w:tcBorders>
              <w:top w:val="single" w:sz="4" w:space="0" w:color="auto"/>
              <w:left w:val="nil"/>
              <w:bottom w:val="single" w:sz="4" w:space="0" w:color="auto"/>
              <w:right w:val="single" w:sz="4" w:space="0" w:color="auto"/>
            </w:tcBorders>
            <w:vAlign w:val="center"/>
          </w:tcPr>
          <w:p w14:paraId="7BB4F3F5" w14:textId="77777777" w:rsidR="00BD40B1" w:rsidRPr="008C7800" w:rsidRDefault="00BD40B1" w:rsidP="00F147E0">
            <w:pPr>
              <w:pStyle w:val="Table-Text-Centered"/>
              <w:rPr>
                <w:ins w:id="6720" w:author="Marmol, Dominika Klaudia" w:date="2026-06-08T11:46:00Z"/>
                <w:lang w:val="en-US"/>
              </w:rPr>
            </w:pPr>
          </w:p>
        </w:tc>
        <w:tc>
          <w:tcPr>
            <w:tcW w:w="251" w:type="pct"/>
            <w:tcBorders>
              <w:top w:val="single" w:sz="4" w:space="0" w:color="auto"/>
              <w:left w:val="nil"/>
              <w:bottom w:val="single" w:sz="4" w:space="0" w:color="auto"/>
              <w:right w:val="single" w:sz="4" w:space="0" w:color="auto"/>
            </w:tcBorders>
            <w:vAlign w:val="center"/>
          </w:tcPr>
          <w:p w14:paraId="67FFF104" w14:textId="77777777" w:rsidR="00BD40B1" w:rsidRPr="008C7800" w:rsidRDefault="00BD40B1" w:rsidP="00F147E0">
            <w:pPr>
              <w:pStyle w:val="Table-Text-Centered"/>
              <w:rPr>
                <w:ins w:id="6721" w:author="Marmol, Dominika Klaudia" w:date="2026-06-08T11:46:00Z"/>
                <w:lang w:val="en-US"/>
              </w:rPr>
            </w:pPr>
          </w:p>
        </w:tc>
        <w:tc>
          <w:tcPr>
            <w:tcW w:w="251" w:type="pct"/>
            <w:tcBorders>
              <w:top w:val="single" w:sz="4" w:space="0" w:color="auto"/>
              <w:left w:val="nil"/>
              <w:bottom w:val="single" w:sz="4" w:space="0" w:color="auto"/>
              <w:right w:val="single" w:sz="4" w:space="0" w:color="auto"/>
            </w:tcBorders>
            <w:vAlign w:val="center"/>
          </w:tcPr>
          <w:p w14:paraId="60CE1FC3" w14:textId="77777777" w:rsidR="00BD40B1" w:rsidRPr="008C7800" w:rsidRDefault="00BD40B1" w:rsidP="00F147E0">
            <w:pPr>
              <w:pStyle w:val="Table-Text-Centered"/>
              <w:rPr>
                <w:ins w:id="6722" w:author="Marmol, Dominika Klaudia" w:date="2026-06-08T11:46:00Z"/>
                <w:lang w:val="en-US"/>
              </w:rPr>
            </w:pPr>
          </w:p>
        </w:tc>
        <w:tc>
          <w:tcPr>
            <w:tcW w:w="250" w:type="pct"/>
            <w:tcBorders>
              <w:top w:val="single" w:sz="4" w:space="0" w:color="auto"/>
              <w:left w:val="nil"/>
              <w:bottom w:val="single" w:sz="4" w:space="0" w:color="auto"/>
              <w:right w:val="single" w:sz="4" w:space="0" w:color="auto"/>
            </w:tcBorders>
            <w:vAlign w:val="center"/>
          </w:tcPr>
          <w:p w14:paraId="5EA55899" w14:textId="77777777" w:rsidR="00BD40B1" w:rsidRPr="008C7800" w:rsidRDefault="00BD40B1" w:rsidP="00F147E0">
            <w:pPr>
              <w:pStyle w:val="Table-Text-Centered"/>
              <w:rPr>
                <w:ins w:id="6723" w:author="Marmol, Dominika Klaudia" w:date="2026-06-08T11:46:00Z"/>
                <w:lang w:val="en-US"/>
              </w:rPr>
            </w:pPr>
          </w:p>
        </w:tc>
        <w:tc>
          <w:tcPr>
            <w:tcW w:w="252" w:type="pct"/>
            <w:tcBorders>
              <w:top w:val="single" w:sz="4" w:space="0" w:color="auto"/>
              <w:left w:val="nil"/>
              <w:bottom w:val="single" w:sz="4" w:space="0" w:color="auto"/>
              <w:right w:val="single" w:sz="4" w:space="0" w:color="auto"/>
            </w:tcBorders>
            <w:vAlign w:val="center"/>
          </w:tcPr>
          <w:p w14:paraId="0844E0D8" w14:textId="77777777" w:rsidR="00BD40B1" w:rsidRPr="008C7800" w:rsidRDefault="00BD40B1" w:rsidP="00F147E0">
            <w:pPr>
              <w:pStyle w:val="Table-Text-Centered"/>
              <w:rPr>
                <w:ins w:id="6724" w:author="Marmol, Dominika Klaudia" w:date="2026-06-08T11:46:00Z"/>
                <w:lang w:val="en-US"/>
              </w:rPr>
            </w:pPr>
          </w:p>
        </w:tc>
        <w:tc>
          <w:tcPr>
            <w:tcW w:w="452" w:type="pct"/>
            <w:tcBorders>
              <w:top w:val="single" w:sz="4" w:space="0" w:color="auto"/>
              <w:left w:val="nil"/>
              <w:bottom w:val="single" w:sz="4" w:space="0" w:color="auto"/>
              <w:right w:val="single" w:sz="4" w:space="0" w:color="auto"/>
            </w:tcBorders>
            <w:vAlign w:val="center"/>
          </w:tcPr>
          <w:p w14:paraId="55726A3A" w14:textId="77777777" w:rsidR="00BD40B1" w:rsidRPr="008C7800" w:rsidRDefault="00BD40B1" w:rsidP="00F147E0">
            <w:pPr>
              <w:pStyle w:val="Table-Text-Centered"/>
              <w:rPr>
                <w:ins w:id="6725" w:author="Marmol, Dominika Klaudia" w:date="2026-06-08T11:46:00Z"/>
                <w:lang w:val="en-US"/>
              </w:rPr>
            </w:pPr>
          </w:p>
        </w:tc>
        <w:tc>
          <w:tcPr>
            <w:tcW w:w="355" w:type="pct"/>
            <w:tcBorders>
              <w:top w:val="single" w:sz="4" w:space="0" w:color="auto"/>
              <w:left w:val="nil"/>
              <w:bottom w:val="single" w:sz="4" w:space="0" w:color="auto"/>
              <w:right w:val="single" w:sz="4" w:space="0" w:color="auto"/>
            </w:tcBorders>
            <w:vAlign w:val="center"/>
          </w:tcPr>
          <w:p w14:paraId="21620FE9" w14:textId="77777777" w:rsidR="00BD40B1" w:rsidRPr="008C7800" w:rsidRDefault="00BD40B1" w:rsidP="00F147E0">
            <w:pPr>
              <w:pStyle w:val="Table-Text-Centered"/>
              <w:rPr>
                <w:ins w:id="6726" w:author="Marmol, Dominika Klaudia" w:date="2026-06-08T11:46:00Z"/>
              </w:rPr>
            </w:pPr>
          </w:p>
        </w:tc>
        <w:tc>
          <w:tcPr>
            <w:tcW w:w="350" w:type="pct"/>
            <w:tcBorders>
              <w:top w:val="single" w:sz="4" w:space="0" w:color="auto"/>
              <w:left w:val="single" w:sz="4" w:space="0" w:color="auto"/>
              <w:bottom w:val="single" w:sz="4" w:space="0" w:color="auto"/>
              <w:right w:val="single" w:sz="4" w:space="0" w:color="auto"/>
            </w:tcBorders>
            <w:vAlign w:val="center"/>
          </w:tcPr>
          <w:p w14:paraId="4A091325" w14:textId="77777777" w:rsidR="00BD40B1" w:rsidRPr="008C7800" w:rsidRDefault="00BD40B1" w:rsidP="00F147E0">
            <w:pPr>
              <w:pStyle w:val="Table-Text-Centered"/>
              <w:rPr>
                <w:ins w:id="6727" w:author="Marmol, Dominika Klaudia" w:date="2026-06-08T11:46: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59304071" w14:textId="77777777" w:rsidR="00BD40B1" w:rsidRPr="008C7800" w:rsidRDefault="00BD40B1" w:rsidP="00F147E0">
            <w:pPr>
              <w:pStyle w:val="Table-Text-Centered"/>
              <w:rPr>
                <w:ins w:id="6728" w:author="Marmol, Dominika Klaudia" w:date="2026-06-08T11:46:00Z"/>
                <w:lang w:val="en-US"/>
              </w:rPr>
            </w:pPr>
          </w:p>
        </w:tc>
        <w:tc>
          <w:tcPr>
            <w:tcW w:w="375" w:type="pct"/>
            <w:tcBorders>
              <w:top w:val="single" w:sz="4" w:space="0" w:color="auto"/>
              <w:left w:val="nil"/>
              <w:bottom w:val="single" w:sz="4" w:space="0" w:color="auto"/>
              <w:right w:val="single" w:sz="4" w:space="0" w:color="auto"/>
            </w:tcBorders>
            <w:vAlign w:val="center"/>
          </w:tcPr>
          <w:p w14:paraId="2B250C43" w14:textId="77777777" w:rsidR="00BD40B1" w:rsidRPr="008C7800" w:rsidRDefault="00BD40B1" w:rsidP="00F147E0">
            <w:pPr>
              <w:pStyle w:val="Table-Text-Centered"/>
              <w:rPr>
                <w:ins w:id="6729" w:author="Marmol, Dominika Klaudia" w:date="2026-06-08T11:46:00Z"/>
                <w:lang w:val="en-US"/>
              </w:rPr>
            </w:pPr>
          </w:p>
        </w:tc>
      </w:tr>
      <w:tr w:rsidR="008F5115" w14:paraId="6AC3ED76" w14:textId="77777777" w:rsidTr="00F147E0">
        <w:trPr>
          <w:trHeight w:val="284"/>
          <w:jc w:val="center"/>
          <w:ins w:id="6730"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05F578F9" w14:textId="77777777" w:rsidR="00BD40B1" w:rsidRPr="008C7800" w:rsidRDefault="00E27C57" w:rsidP="00F147E0">
            <w:pPr>
              <w:pStyle w:val="Table-Text-Left"/>
              <w:rPr>
                <w:ins w:id="6731" w:author="Marmol, Dominika Klaudia" w:date="2026-06-08T11:46:00Z"/>
                <w:lang w:val="en-US"/>
              </w:rPr>
            </w:pPr>
            <w:ins w:id="6732" w:author="Marmol, Dominika Klaudia" w:date="2026-06-08T11:46:00Z">
              <w:r w:rsidRPr="008C7800">
                <w:rPr>
                  <w:lang w:val="en-US"/>
                </w:rPr>
                <w:t>AE reporting</w:t>
              </w:r>
            </w:ins>
          </w:p>
        </w:tc>
        <w:tc>
          <w:tcPr>
            <w:tcW w:w="703" w:type="pct"/>
            <w:tcBorders>
              <w:top w:val="single" w:sz="4" w:space="0" w:color="auto"/>
              <w:left w:val="nil"/>
              <w:bottom w:val="single" w:sz="4" w:space="0" w:color="auto"/>
              <w:right w:val="single" w:sz="4" w:space="0" w:color="auto"/>
            </w:tcBorders>
            <w:vAlign w:val="center"/>
          </w:tcPr>
          <w:p w14:paraId="352EA12E" w14:textId="77777777" w:rsidR="00BD40B1" w:rsidRPr="008C7800" w:rsidRDefault="00BD40B1" w:rsidP="00F147E0">
            <w:pPr>
              <w:pStyle w:val="Table-Text-Centered"/>
              <w:rPr>
                <w:ins w:id="6733" w:author="Marmol, Dominika Klaudia" w:date="2026-06-08T11:46:00Z"/>
                <w:lang w:val="en-US"/>
              </w:rPr>
            </w:pPr>
          </w:p>
        </w:tc>
        <w:tc>
          <w:tcPr>
            <w:tcW w:w="2820" w:type="pct"/>
            <w:gridSpan w:val="9"/>
            <w:tcBorders>
              <w:top w:val="single" w:sz="4" w:space="0" w:color="auto"/>
              <w:left w:val="nil"/>
              <w:bottom w:val="single" w:sz="4" w:space="0" w:color="auto"/>
              <w:right w:val="single" w:sz="4" w:space="0" w:color="auto"/>
            </w:tcBorders>
          </w:tcPr>
          <w:p w14:paraId="58EA2871" w14:textId="77777777" w:rsidR="00BD40B1" w:rsidRPr="008C7800" w:rsidRDefault="00E27C57" w:rsidP="00F147E0">
            <w:pPr>
              <w:pStyle w:val="Table-Text-Centered"/>
              <w:rPr>
                <w:ins w:id="6734" w:author="Marmol, Dominika Klaudia" w:date="2026-06-08T11:46:00Z"/>
                <w:lang w:val="en-US"/>
              </w:rPr>
            </w:pPr>
            <w:ins w:id="6735" w:author="Marmol, Dominika Klaudia" w:date="2026-06-08T11:46:00Z">
              <w:r w:rsidRPr="008C7800">
                <w:rPr>
                  <w:lang w:val="en-US"/>
                </w:rPr>
                <w:t>Recorded the moment IMP administration started through 90 days after the last dose of IMP or until a new anticancer therapy is initiated.</w:t>
              </w:r>
            </w:ins>
          </w:p>
        </w:tc>
        <w:tc>
          <w:tcPr>
            <w:tcW w:w="375" w:type="pct"/>
            <w:tcBorders>
              <w:top w:val="single" w:sz="4" w:space="0" w:color="auto"/>
              <w:left w:val="nil"/>
              <w:bottom w:val="single" w:sz="4" w:space="0" w:color="auto"/>
              <w:right w:val="single" w:sz="4" w:space="0" w:color="auto"/>
            </w:tcBorders>
            <w:vAlign w:val="center"/>
          </w:tcPr>
          <w:p w14:paraId="2A1E62E0" w14:textId="77777777" w:rsidR="00BD40B1" w:rsidRPr="008C7800" w:rsidRDefault="00BD40B1" w:rsidP="00F147E0">
            <w:pPr>
              <w:pStyle w:val="Table-Text-Centered"/>
              <w:rPr>
                <w:ins w:id="6736" w:author="Marmol, Dominika Klaudia" w:date="2026-06-08T11:46:00Z"/>
                <w:lang w:val="en-US"/>
              </w:rPr>
            </w:pPr>
          </w:p>
        </w:tc>
      </w:tr>
      <w:tr w:rsidR="008F5115" w14:paraId="5DAB01A1" w14:textId="77777777" w:rsidTr="00F147E0">
        <w:trPr>
          <w:trHeight w:val="284"/>
          <w:jc w:val="center"/>
          <w:ins w:id="6737"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7979A9A5" w14:textId="77777777" w:rsidR="00BD40B1" w:rsidRPr="008C7800" w:rsidRDefault="00E27C57" w:rsidP="00F147E0">
            <w:pPr>
              <w:pStyle w:val="Table-Text-Left"/>
              <w:rPr>
                <w:ins w:id="6738" w:author="Marmol, Dominika Klaudia" w:date="2026-06-08T11:46:00Z"/>
                <w:lang w:val="en-US"/>
              </w:rPr>
            </w:pPr>
            <w:ins w:id="6739" w:author="Marmol, Dominika Klaudia" w:date="2026-06-08T11:46:00Z">
              <w:r w:rsidRPr="008C7800">
                <w:rPr>
                  <w:lang w:val="en-US"/>
                </w:rPr>
                <w:t>SAE reporting </w:t>
              </w:r>
              <w:r w:rsidRPr="008C7800">
                <w:rPr>
                  <w:sz w:val="22"/>
                  <w:vertAlign w:val="superscript"/>
                  <w:lang w:val="en-US"/>
                </w:rPr>
                <w:t>m</w:t>
              </w:r>
            </w:ins>
          </w:p>
        </w:tc>
        <w:tc>
          <w:tcPr>
            <w:tcW w:w="3522" w:type="pct"/>
            <w:gridSpan w:val="10"/>
            <w:tcBorders>
              <w:top w:val="single" w:sz="4" w:space="0" w:color="auto"/>
              <w:left w:val="single" w:sz="4" w:space="0" w:color="auto"/>
              <w:right w:val="single" w:sz="4" w:space="0" w:color="auto"/>
            </w:tcBorders>
          </w:tcPr>
          <w:p w14:paraId="4B6E20B8" w14:textId="77777777" w:rsidR="00BD40B1" w:rsidRPr="008C7800" w:rsidRDefault="00E27C57" w:rsidP="00F147E0">
            <w:pPr>
              <w:pStyle w:val="Table-Text-Centered"/>
              <w:rPr>
                <w:ins w:id="6740" w:author="Marmol, Dominika Klaudia" w:date="2026-06-08T11:46:00Z"/>
                <w:lang w:val="en-US"/>
              </w:rPr>
            </w:pPr>
            <w:ins w:id="6741" w:author="Marmol, Dominika Klaudia" w:date="2026-06-08T11:46:00Z">
              <w:r w:rsidRPr="008C7800">
                <w:rPr>
                  <w:lang w:val="en-US"/>
                </w:rPr>
                <w:t>Recorded from signing of the ICF through 90 days after the last dose of IMP or until a new anticancer therapy is initiated.</w:t>
              </w:r>
            </w:ins>
          </w:p>
        </w:tc>
        <w:tc>
          <w:tcPr>
            <w:tcW w:w="375" w:type="pct"/>
            <w:tcBorders>
              <w:top w:val="single" w:sz="4" w:space="0" w:color="auto"/>
              <w:left w:val="single" w:sz="4" w:space="0" w:color="auto"/>
              <w:right w:val="single" w:sz="4" w:space="0" w:color="auto"/>
            </w:tcBorders>
            <w:vAlign w:val="center"/>
          </w:tcPr>
          <w:p w14:paraId="5AE9FD65" w14:textId="77777777" w:rsidR="00BD40B1" w:rsidRPr="008C7800" w:rsidRDefault="00BD40B1" w:rsidP="00F147E0">
            <w:pPr>
              <w:pStyle w:val="Table-Text-Centered"/>
              <w:rPr>
                <w:ins w:id="6742" w:author="Marmol, Dominika Klaudia" w:date="2026-06-08T11:46:00Z"/>
                <w:lang w:val="en-US"/>
              </w:rPr>
            </w:pPr>
          </w:p>
        </w:tc>
      </w:tr>
      <w:tr w:rsidR="008F5115" w14:paraId="45CEE62D" w14:textId="77777777" w:rsidTr="00F147E0">
        <w:trPr>
          <w:trHeight w:val="284"/>
          <w:jc w:val="center"/>
          <w:ins w:id="6743"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046A5396" w14:textId="77777777" w:rsidR="00BD40B1" w:rsidRPr="008C7800" w:rsidRDefault="00E27C57" w:rsidP="00F147E0">
            <w:pPr>
              <w:pStyle w:val="Table-Text-Left"/>
              <w:rPr>
                <w:ins w:id="6744" w:author="Marmol, Dominika Klaudia" w:date="2026-06-08T11:46:00Z"/>
                <w:lang w:val="en-US"/>
              </w:rPr>
            </w:pPr>
            <w:ins w:id="6745" w:author="Marmol, Dominika Klaudia" w:date="2026-06-08T11:46:00Z">
              <w:r w:rsidRPr="008C7800">
                <w:rPr>
                  <w:lang w:val="en-US"/>
                </w:rPr>
                <w:t>Concomitant medication</w:t>
              </w:r>
            </w:ins>
          </w:p>
        </w:tc>
        <w:tc>
          <w:tcPr>
            <w:tcW w:w="3522" w:type="pct"/>
            <w:gridSpan w:val="10"/>
            <w:tcBorders>
              <w:top w:val="single" w:sz="4" w:space="0" w:color="auto"/>
              <w:left w:val="single" w:sz="4" w:space="0" w:color="auto"/>
              <w:bottom w:val="single" w:sz="4" w:space="0" w:color="auto"/>
              <w:right w:val="single" w:sz="4" w:space="0" w:color="auto"/>
            </w:tcBorders>
          </w:tcPr>
          <w:p w14:paraId="7E1549A6" w14:textId="77777777" w:rsidR="00BD40B1" w:rsidRPr="008C7800" w:rsidRDefault="00E27C57" w:rsidP="00F147E0">
            <w:pPr>
              <w:pStyle w:val="Table-Text-Centered"/>
              <w:rPr>
                <w:ins w:id="6746" w:author="Marmol, Dominika Klaudia" w:date="2026-06-08T11:46:00Z"/>
                <w:lang w:val="en-US"/>
              </w:rPr>
            </w:pPr>
            <w:ins w:id="6747" w:author="Marmol, Dominika Klaudia" w:date="2026-06-08T11:46:00Z">
              <w:r w:rsidRPr="008C7800">
                <w:rPr>
                  <w:lang w:val="en-US"/>
                </w:rPr>
                <w:t>Recorded from signing of ICF through 90 days after the last dose of IMP.</w:t>
              </w:r>
            </w:ins>
          </w:p>
        </w:tc>
        <w:tc>
          <w:tcPr>
            <w:tcW w:w="375" w:type="pct"/>
            <w:tcBorders>
              <w:top w:val="single" w:sz="4" w:space="0" w:color="auto"/>
              <w:left w:val="single" w:sz="4" w:space="0" w:color="auto"/>
              <w:bottom w:val="single" w:sz="4" w:space="0" w:color="auto"/>
              <w:right w:val="single" w:sz="4" w:space="0" w:color="auto"/>
            </w:tcBorders>
            <w:vAlign w:val="center"/>
          </w:tcPr>
          <w:p w14:paraId="11B7734C" w14:textId="77777777" w:rsidR="00BD40B1" w:rsidRPr="008C7800" w:rsidRDefault="00BD40B1" w:rsidP="00F147E0">
            <w:pPr>
              <w:pStyle w:val="Table-Text-Centered"/>
              <w:rPr>
                <w:ins w:id="6748" w:author="Marmol, Dominika Klaudia" w:date="2026-06-08T11:46:00Z"/>
                <w:lang w:val="en-US"/>
              </w:rPr>
            </w:pPr>
          </w:p>
        </w:tc>
      </w:tr>
      <w:tr w:rsidR="008F5115" w14:paraId="512CE01A" w14:textId="77777777" w:rsidTr="00F147E0">
        <w:trPr>
          <w:trHeight w:val="284"/>
          <w:jc w:val="center"/>
          <w:ins w:id="6749"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2D6135B3" w14:textId="77777777" w:rsidR="00BD40B1" w:rsidRPr="008C7800" w:rsidRDefault="00E27C57" w:rsidP="00F147E0">
            <w:pPr>
              <w:pStyle w:val="Table-Text-Left"/>
              <w:rPr>
                <w:ins w:id="6750" w:author="Marmol, Dominika Klaudia" w:date="2026-06-08T11:46:00Z"/>
                <w:lang w:val="en-US"/>
              </w:rPr>
            </w:pPr>
            <w:ins w:id="6751" w:author="Marmol, Dominika Klaudia" w:date="2026-06-08T11:46:00Z">
              <w:r w:rsidRPr="008C7800">
                <w:rPr>
                  <w:lang w:val="en-US"/>
                </w:rPr>
                <w:t>Survival status </w:t>
              </w:r>
              <w:r w:rsidRPr="008C7800">
                <w:rPr>
                  <w:sz w:val="22"/>
                  <w:vertAlign w:val="superscript"/>
                  <w:lang w:val="en-US"/>
                </w:rPr>
                <w:t>n</w:t>
              </w:r>
            </w:ins>
          </w:p>
        </w:tc>
        <w:tc>
          <w:tcPr>
            <w:tcW w:w="703" w:type="pct"/>
            <w:tcBorders>
              <w:top w:val="single" w:sz="4" w:space="0" w:color="auto"/>
              <w:left w:val="nil"/>
              <w:bottom w:val="single" w:sz="4" w:space="0" w:color="auto"/>
              <w:right w:val="single" w:sz="4" w:space="0" w:color="auto"/>
            </w:tcBorders>
            <w:vAlign w:val="center"/>
          </w:tcPr>
          <w:p w14:paraId="0555D658" w14:textId="77777777" w:rsidR="00BD40B1" w:rsidRPr="008C7800" w:rsidRDefault="00BD40B1" w:rsidP="00F147E0">
            <w:pPr>
              <w:pStyle w:val="Table-Text-Centered"/>
              <w:rPr>
                <w:ins w:id="6752" w:author="Marmol, Dominika Klaudia" w:date="2026-06-08T11:46:00Z"/>
                <w:lang w:val="en-US"/>
              </w:rPr>
            </w:pPr>
          </w:p>
        </w:tc>
        <w:tc>
          <w:tcPr>
            <w:tcW w:w="251" w:type="pct"/>
            <w:tcBorders>
              <w:top w:val="single" w:sz="4" w:space="0" w:color="auto"/>
              <w:left w:val="nil"/>
              <w:bottom w:val="single" w:sz="4" w:space="0" w:color="auto"/>
              <w:right w:val="single" w:sz="4" w:space="0" w:color="auto"/>
            </w:tcBorders>
            <w:vAlign w:val="center"/>
          </w:tcPr>
          <w:p w14:paraId="490C97EE" w14:textId="77777777" w:rsidR="00BD40B1" w:rsidRPr="008C7800" w:rsidRDefault="00BD40B1" w:rsidP="00F147E0">
            <w:pPr>
              <w:pStyle w:val="Table-Text-Centered"/>
              <w:rPr>
                <w:ins w:id="6753" w:author="Marmol, Dominika Klaudia" w:date="2026-06-08T11:46:00Z"/>
                <w:lang w:val="en-US"/>
              </w:rPr>
            </w:pPr>
          </w:p>
        </w:tc>
        <w:tc>
          <w:tcPr>
            <w:tcW w:w="251" w:type="pct"/>
            <w:tcBorders>
              <w:top w:val="single" w:sz="4" w:space="0" w:color="auto"/>
              <w:left w:val="nil"/>
              <w:bottom w:val="single" w:sz="4" w:space="0" w:color="auto"/>
              <w:right w:val="single" w:sz="4" w:space="0" w:color="auto"/>
            </w:tcBorders>
            <w:vAlign w:val="center"/>
          </w:tcPr>
          <w:p w14:paraId="032D5484" w14:textId="77777777" w:rsidR="00BD40B1" w:rsidRPr="008C7800" w:rsidRDefault="00BD40B1" w:rsidP="00F147E0">
            <w:pPr>
              <w:pStyle w:val="Table-Text-Centered"/>
              <w:rPr>
                <w:ins w:id="6754" w:author="Marmol, Dominika Klaudia" w:date="2026-06-08T11:46:00Z"/>
                <w:lang w:val="en-US"/>
              </w:rPr>
            </w:pPr>
          </w:p>
        </w:tc>
        <w:tc>
          <w:tcPr>
            <w:tcW w:w="251" w:type="pct"/>
            <w:tcBorders>
              <w:top w:val="single" w:sz="4" w:space="0" w:color="auto"/>
              <w:left w:val="nil"/>
              <w:bottom w:val="single" w:sz="4" w:space="0" w:color="auto"/>
              <w:right w:val="single" w:sz="4" w:space="0" w:color="auto"/>
            </w:tcBorders>
            <w:vAlign w:val="center"/>
          </w:tcPr>
          <w:p w14:paraId="7D0FF144" w14:textId="77777777" w:rsidR="00BD40B1" w:rsidRPr="008C7800" w:rsidRDefault="00BD40B1" w:rsidP="00F147E0">
            <w:pPr>
              <w:pStyle w:val="Table-Text-Centered"/>
              <w:rPr>
                <w:ins w:id="6755" w:author="Marmol, Dominika Klaudia" w:date="2026-06-08T11:46:00Z"/>
                <w:lang w:val="en-US"/>
              </w:rPr>
            </w:pPr>
          </w:p>
        </w:tc>
        <w:tc>
          <w:tcPr>
            <w:tcW w:w="250" w:type="pct"/>
            <w:tcBorders>
              <w:top w:val="single" w:sz="4" w:space="0" w:color="auto"/>
              <w:left w:val="nil"/>
              <w:bottom w:val="single" w:sz="4" w:space="0" w:color="auto"/>
              <w:right w:val="single" w:sz="4" w:space="0" w:color="auto"/>
            </w:tcBorders>
            <w:vAlign w:val="center"/>
          </w:tcPr>
          <w:p w14:paraId="67A7A913" w14:textId="77777777" w:rsidR="00BD40B1" w:rsidRPr="008C7800" w:rsidRDefault="00BD40B1" w:rsidP="00F147E0">
            <w:pPr>
              <w:pStyle w:val="Table-Text-Centered"/>
              <w:rPr>
                <w:ins w:id="6756" w:author="Marmol, Dominika Klaudia" w:date="2026-06-08T11:46:00Z"/>
                <w:lang w:val="en-US"/>
              </w:rPr>
            </w:pPr>
          </w:p>
        </w:tc>
        <w:tc>
          <w:tcPr>
            <w:tcW w:w="252" w:type="pct"/>
            <w:tcBorders>
              <w:top w:val="single" w:sz="4" w:space="0" w:color="auto"/>
              <w:left w:val="nil"/>
              <w:bottom w:val="single" w:sz="4" w:space="0" w:color="auto"/>
              <w:right w:val="single" w:sz="4" w:space="0" w:color="auto"/>
            </w:tcBorders>
            <w:vAlign w:val="center"/>
          </w:tcPr>
          <w:p w14:paraId="260E39E9" w14:textId="77777777" w:rsidR="00BD40B1" w:rsidRPr="008C7800" w:rsidRDefault="00BD40B1" w:rsidP="00F147E0">
            <w:pPr>
              <w:pStyle w:val="Table-Text-Centered"/>
              <w:rPr>
                <w:ins w:id="6757" w:author="Marmol, Dominika Klaudia" w:date="2026-06-08T11:46:00Z"/>
                <w:lang w:val="en-US"/>
              </w:rPr>
            </w:pPr>
          </w:p>
        </w:tc>
        <w:tc>
          <w:tcPr>
            <w:tcW w:w="452" w:type="pct"/>
            <w:tcBorders>
              <w:top w:val="single" w:sz="4" w:space="0" w:color="auto"/>
              <w:left w:val="nil"/>
              <w:bottom w:val="single" w:sz="4" w:space="0" w:color="auto"/>
              <w:right w:val="single" w:sz="4" w:space="0" w:color="auto"/>
            </w:tcBorders>
            <w:vAlign w:val="center"/>
          </w:tcPr>
          <w:p w14:paraId="0AD06ABA" w14:textId="77777777" w:rsidR="00BD40B1" w:rsidRPr="008C7800" w:rsidRDefault="00BD40B1" w:rsidP="00F147E0">
            <w:pPr>
              <w:pStyle w:val="Table-Text-Centered"/>
              <w:rPr>
                <w:ins w:id="6758" w:author="Marmol, Dominika Klaudia" w:date="2026-06-08T11:46:00Z"/>
                <w:lang w:val="en-US"/>
              </w:rPr>
            </w:pPr>
          </w:p>
        </w:tc>
        <w:tc>
          <w:tcPr>
            <w:tcW w:w="355" w:type="pct"/>
            <w:tcBorders>
              <w:top w:val="single" w:sz="4" w:space="0" w:color="auto"/>
              <w:left w:val="nil"/>
              <w:bottom w:val="single" w:sz="4" w:space="0" w:color="auto"/>
              <w:right w:val="single" w:sz="4" w:space="0" w:color="auto"/>
            </w:tcBorders>
            <w:vAlign w:val="center"/>
          </w:tcPr>
          <w:p w14:paraId="789B1531" w14:textId="77777777" w:rsidR="00BD40B1" w:rsidRPr="008C7800" w:rsidRDefault="00BD40B1" w:rsidP="00F147E0">
            <w:pPr>
              <w:pStyle w:val="Table-Text-Centered"/>
              <w:rPr>
                <w:ins w:id="6759" w:author="Marmol, Dominika Klaudia" w:date="2026-06-08T11:46:00Z"/>
              </w:rPr>
            </w:pPr>
          </w:p>
        </w:tc>
        <w:tc>
          <w:tcPr>
            <w:tcW w:w="350" w:type="pct"/>
            <w:tcBorders>
              <w:top w:val="single" w:sz="4" w:space="0" w:color="auto"/>
              <w:left w:val="single" w:sz="4" w:space="0" w:color="auto"/>
              <w:bottom w:val="single" w:sz="4" w:space="0" w:color="auto"/>
              <w:right w:val="single" w:sz="4" w:space="0" w:color="auto"/>
            </w:tcBorders>
            <w:vAlign w:val="center"/>
          </w:tcPr>
          <w:p w14:paraId="7088FEC5" w14:textId="77777777" w:rsidR="00BD40B1" w:rsidRPr="008C7800" w:rsidRDefault="00BD40B1" w:rsidP="00F147E0">
            <w:pPr>
              <w:pStyle w:val="Table-Text-Centered"/>
              <w:rPr>
                <w:ins w:id="6760" w:author="Marmol, Dominika Klaudia" w:date="2026-06-08T11:46: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52A2C314" w14:textId="77777777" w:rsidR="00BD40B1" w:rsidRPr="008C7800" w:rsidRDefault="00BD40B1" w:rsidP="00F147E0">
            <w:pPr>
              <w:pStyle w:val="Table-Text-Centered"/>
              <w:rPr>
                <w:ins w:id="6761" w:author="Marmol, Dominika Klaudia" w:date="2026-06-08T11:46:00Z"/>
                <w:lang w:val="en-US"/>
              </w:rPr>
            </w:pPr>
          </w:p>
        </w:tc>
        <w:tc>
          <w:tcPr>
            <w:tcW w:w="375" w:type="pct"/>
            <w:tcBorders>
              <w:top w:val="single" w:sz="4" w:space="0" w:color="auto"/>
              <w:left w:val="nil"/>
              <w:bottom w:val="single" w:sz="4" w:space="0" w:color="auto"/>
              <w:right w:val="single" w:sz="4" w:space="0" w:color="auto"/>
            </w:tcBorders>
            <w:vAlign w:val="center"/>
          </w:tcPr>
          <w:p w14:paraId="4922A551" w14:textId="77777777" w:rsidR="00BD40B1" w:rsidRPr="008C7800" w:rsidRDefault="00E27C57" w:rsidP="00F147E0">
            <w:pPr>
              <w:pStyle w:val="Table-Text-Centered"/>
              <w:rPr>
                <w:ins w:id="6762" w:author="Marmol, Dominika Klaudia" w:date="2026-06-08T11:46:00Z"/>
                <w:lang w:val="en-US"/>
              </w:rPr>
            </w:pPr>
            <w:ins w:id="6763" w:author="Marmol, Dominika Klaudia" w:date="2026-06-08T11:46:00Z">
              <w:r w:rsidRPr="008C7800">
                <w:rPr>
                  <w:lang w:val="en-US"/>
                </w:rPr>
                <w:t>X</w:t>
              </w:r>
            </w:ins>
          </w:p>
        </w:tc>
      </w:tr>
      <w:tr w:rsidR="008F5115" w14:paraId="00052CC6" w14:textId="77777777" w:rsidTr="00F147E0">
        <w:trPr>
          <w:trHeight w:val="284"/>
          <w:jc w:val="center"/>
          <w:ins w:id="6764"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419E30D1" w14:textId="77777777" w:rsidR="00BD40B1" w:rsidRPr="008C7800" w:rsidRDefault="00E27C57" w:rsidP="00F147E0">
            <w:pPr>
              <w:pStyle w:val="Table-Text-Left"/>
              <w:rPr>
                <w:ins w:id="6765" w:author="Marmol, Dominika Klaudia" w:date="2026-06-08T11:46:00Z"/>
                <w:lang w:val="en-US"/>
              </w:rPr>
            </w:pPr>
            <w:ins w:id="6766" w:author="Marmol, Dominika Klaudia" w:date="2026-06-08T11:46:00Z">
              <w:r w:rsidRPr="008C7800">
                <w:rPr>
                  <w:lang w:val="en-US"/>
                </w:rPr>
                <w:t>CT/MRI and tumor assessment </w:t>
              </w:r>
              <w:r w:rsidRPr="008C7800">
                <w:rPr>
                  <w:sz w:val="22"/>
                  <w:vertAlign w:val="superscript"/>
                  <w:lang w:val="en-US"/>
                </w:rPr>
                <w:t>o</w:t>
              </w:r>
            </w:ins>
          </w:p>
        </w:tc>
        <w:tc>
          <w:tcPr>
            <w:tcW w:w="703" w:type="pct"/>
            <w:tcBorders>
              <w:top w:val="single" w:sz="4" w:space="0" w:color="auto"/>
              <w:left w:val="single" w:sz="4" w:space="0" w:color="auto"/>
              <w:bottom w:val="single" w:sz="4" w:space="0" w:color="auto"/>
              <w:right w:val="single" w:sz="4" w:space="0" w:color="auto"/>
            </w:tcBorders>
            <w:vAlign w:val="center"/>
          </w:tcPr>
          <w:p w14:paraId="6CC3A6ED" w14:textId="77777777" w:rsidR="00BD40B1" w:rsidRPr="008C7800" w:rsidRDefault="00E27C57" w:rsidP="00F147E0">
            <w:pPr>
              <w:pStyle w:val="Table-Text-Centered"/>
              <w:rPr>
                <w:ins w:id="6767" w:author="Marmol, Dominika Klaudia" w:date="2026-06-08T11:46:00Z"/>
                <w:vertAlign w:val="superscript"/>
                <w:lang w:val="en-US"/>
              </w:rPr>
            </w:pPr>
            <w:ins w:id="6768" w:author="Marmol, Dominika Klaudia" w:date="2026-06-08T11:46:00Z">
              <w:r w:rsidRPr="008C7800">
                <w:rPr>
                  <w:lang w:val="en-US"/>
                </w:rPr>
                <w:t>X</w:t>
              </w:r>
            </w:ins>
          </w:p>
        </w:tc>
        <w:tc>
          <w:tcPr>
            <w:tcW w:w="1707" w:type="pct"/>
            <w:gridSpan w:val="6"/>
            <w:tcBorders>
              <w:top w:val="single" w:sz="4" w:space="0" w:color="auto"/>
              <w:left w:val="single" w:sz="4" w:space="0" w:color="auto"/>
              <w:bottom w:val="single" w:sz="4" w:space="0" w:color="auto"/>
              <w:right w:val="single" w:sz="4" w:space="0" w:color="auto"/>
            </w:tcBorders>
            <w:vAlign w:val="center"/>
          </w:tcPr>
          <w:p w14:paraId="28E7CC9B" w14:textId="77777777" w:rsidR="00BD40B1" w:rsidRPr="008C7800" w:rsidRDefault="00E27C57" w:rsidP="00F147E0">
            <w:pPr>
              <w:pStyle w:val="Table-Text-Centered"/>
              <w:rPr>
                <w:ins w:id="6769" w:author="Marmol, Dominika Klaudia" w:date="2026-06-08T11:46:00Z"/>
                <w:lang w:val="en-US"/>
              </w:rPr>
            </w:pPr>
            <w:ins w:id="6770" w:author="Marmol, Dominika Klaudia" w:date="2026-06-08T11:46:00Z">
              <w:r w:rsidRPr="008C7800">
                <w:rPr>
                  <w:lang w:val="en-US"/>
                </w:rPr>
                <w:t>At baseline (C1D1) and every 6 weeks (±7 days) up to 48 weeks following C1D1, regardless of dose delays. Week 48 onwards, tumor assessment is required every 12 weeks (±7 days).</w:t>
              </w:r>
            </w:ins>
          </w:p>
        </w:tc>
        <w:tc>
          <w:tcPr>
            <w:tcW w:w="355" w:type="pct"/>
            <w:tcBorders>
              <w:top w:val="single" w:sz="4" w:space="0" w:color="auto"/>
              <w:left w:val="single" w:sz="4" w:space="0" w:color="auto"/>
              <w:bottom w:val="single" w:sz="4" w:space="0" w:color="auto"/>
              <w:right w:val="single" w:sz="4" w:space="0" w:color="auto"/>
            </w:tcBorders>
            <w:vAlign w:val="center"/>
          </w:tcPr>
          <w:p w14:paraId="5FA12F8C" w14:textId="77777777" w:rsidR="00BD40B1" w:rsidRPr="008C7800" w:rsidRDefault="00E27C57" w:rsidP="00F147E0">
            <w:pPr>
              <w:pStyle w:val="Table-Text-Centered"/>
              <w:rPr>
                <w:ins w:id="6771" w:author="Marmol, Dominika Klaudia" w:date="2026-06-08T11:46:00Z"/>
              </w:rPr>
            </w:pPr>
            <w:ins w:id="6772" w:author="Marmol, Dominika Klaudia" w:date="2026-06-08T11:46:00Z">
              <w:r w:rsidRPr="008C7800">
                <w:rPr>
                  <w:position w:val="-8"/>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45A9F483" w14:textId="77777777" w:rsidR="00BD40B1" w:rsidRPr="008C7800" w:rsidRDefault="00E27C57" w:rsidP="00F147E0">
            <w:pPr>
              <w:pStyle w:val="Table-Text-Centered"/>
              <w:rPr>
                <w:ins w:id="6773" w:author="Marmol, Dominika Klaudia" w:date="2026-06-08T11:46:00Z"/>
                <w:lang w:val="en-US"/>
              </w:rPr>
            </w:pPr>
            <w:ins w:id="6774" w:author="Marmol, Dominika Klaudia" w:date="2026-06-08T11:46:00Z">
              <w:r w:rsidRPr="008C7800">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24161996" w14:textId="77777777" w:rsidR="00BD40B1" w:rsidRPr="008C7800" w:rsidRDefault="00E27C57" w:rsidP="00F147E0">
            <w:pPr>
              <w:pStyle w:val="Table-Text-Centered"/>
              <w:rPr>
                <w:ins w:id="6775" w:author="Marmol, Dominika Klaudia" w:date="2026-06-08T11:46:00Z"/>
                <w:lang w:val="en-US"/>
              </w:rPr>
            </w:pPr>
            <w:ins w:id="6776" w:author="Marmol, Dominika Klaudia" w:date="2026-06-08T11:46:00Z">
              <w:r w:rsidRPr="008C7800">
                <w:rPr>
                  <w:lang w:val="en-US"/>
                </w:rPr>
                <w:t>X</w:t>
              </w:r>
            </w:ins>
          </w:p>
        </w:tc>
        <w:tc>
          <w:tcPr>
            <w:tcW w:w="375" w:type="pct"/>
            <w:tcBorders>
              <w:top w:val="single" w:sz="4" w:space="0" w:color="auto"/>
              <w:left w:val="single" w:sz="4" w:space="0" w:color="auto"/>
              <w:bottom w:val="single" w:sz="4" w:space="0" w:color="auto"/>
              <w:right w:val="single" w:sz="4" w:space="0" w:color="auto"/>
            </w:tcBorders>
            <w:vAlign w:val="center"/>
          </w:tcPr>
          <w:p w14:paraId="7EE05AB7" w14:textId="77777777" w:rsidR="00BD40B1" w:rsidRPr="008C7800" w:rsidRDefault="00E27C57" w:rsidP="00F147E0">
            <w:pPr>
              <w:pStyle w:val="Table-Text-Centered"/>
              <w:rPr>
                <w:ins w:id="6777" w:author="Marmol, Dominika Klaudia" w:date="2026-06-08T11:46:00Z"/>
                <w:lang w:val="en-US"/>
              </w:rPr>
            </w:pPr>
            <w:ins w:id="6778" w:author="Marmol, Dominika Klaudia" w:date="2026-06-08T11:46:00Z">
              <w:r w:rsidRPr="008C7800">
                <w:rPr>
                  <w:position w:val="-8"/>
                  <w:lang w:val="en-US"/>
                </w:rPr>
                <w:t>X</w:t>
              </w:r>
            </w:ins>
          </w:p>
        </w:tc>
      </w:tr>
      <w:tr w:rsidR="008F5115" w14:paraId="1BDC562A" w14:textId="77777777" w:rsidTr="00F147E0">
        <w:trPr>
          <w:trHeight w:val="284"/>
          <w:jc w:val="center"/>
          <w:ins w:id="6779"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61935902" w14:textId="77777777" w:rsidR="00BD40B1" w:rsidRPr="008C7800" w:rsidRDefault="00E27C57" w:rsidP="00F147E0">
            <w:pPr>
              <w:pStyle w:val="Table-Text-Left"/>
              <w:rPr>
                <w:ins w:id="6780" w:author="Marmol, Dominika Klaudia" w:date="2026-06-08T11:46:00Z"/>
                <w:lang w:val="en-US"/>
              </w:rPr>
            </w:pPr>
            <w:ins w:id="6781" w:author="Marmol, Dominika Klaudia" w:date="2026-06-08T11:46:00Z">
              <w:r w:rsidRPr="008C7800">
                <w:rPr>
                  <w:lang w:val="en-US"/>
                </w:rPr>
                <w:t>Pregnancy test/counselling </w:t>
              </w:r>
              <w:r w:rsidRPr="008C7800">
                <w:rPr>
                  <w:sz w:val="22"/>
                  <w:vertAlign w:val="superscript"/>
                  <w:lang w:val="en-US"/>
                </w:rPr>
                <w:t>p</w:t>
              </w:r>
            </w:ins>
          </w:p>
        </w:tc>
        <w:tc>
          <w:tcPr>
            <w:tcW w:w="703" w:type="pct"/>
            <w:tcBorders>
              <w:top w:val="single" w:sz="4" w:space="0" w:color="auto"/>
              <w:left w:val="single" w:sz="4" w:space="0" w:color="auto"/>
              <w:bottom w:val="single" w:sz="4" w:space="0" w:color="auto"/>
              <w:right w:val="single" w:sz="4" w:space="0" w:color="auto"/>
            </w:tcBorders>
            <w:vAlign w:val="center"/>
          </w:tcPr>
          <w:p w14:paraId="6CCA7A97" w14:textId="77777777" w:rsidR="00BD40B1" w:rsidRPr="008C7800" w:rsidRDefault="00E27C57" w:rsidP="00F147E0">
            <w:pPr>
              <w:pStyle w:val="Table-Text-Centered"/>
              <w:rPr>
                <w:ins w:id="6782" w:author="Marmol, Dominika Klaudia" w:date="2026-06-08T11:46:00Z"/>
                <w:lang w:val="en-US"/>
              </w:rPr>
            </w:pPr>
            <w:ins w:id="6783" w:author="Marmol, Dominika Klaudia" w:date="2026-06-08T11:46:00Z">
              <w:r w:rsidRPr="008C7800">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2ECDEAE4" w14:textId="77777777" w:rsidR="00BD40B1" w:rsidRPr="008C7800" w:rsidRDefault="00E27C57" w:rsidP="00F147E0">
            <w:pPr>
              <w:pStyle w:val="Table-Text-Centered"/>
              <w:rPr>
                <w:ins w:id="6784" w:author="Marmol, Dominika Klaudia" w:date="2026-06-08T11:46:00Z"/>
                <w:lang w:val="en-US"/>
              </w:rPr>
            </w:pPr>
            <w:ins w:id="6785" w:author="Marmol, Dominika Klaudia" w:date="2026-06-08T11:46:00Z">
              <w:r w:rsidRPr="008C7800">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2CB9065E" w14:textId="77777777" w:rsidR="00BD40B1" w:rsidRPr="008C7800" w:rsidRDefault="00BD40B1" w:rsidP="00F147E0">
            <w:pPr>
              <w:pStyle w:val="Table-Text-Centered"/>
              <w:rPr>
                <w:ins w:id="6786" w:author="Marmol, Dominika Klaudia" w:date="2026-06-08T11:46:00Z"/>
                <w:lang w:val="en-US"/>
              </w:rPr>
            </w:pPr>
          </w:p>
        </w:tc>
        <w:tc>
          <w:tcPr>
            <w:tcW w:w="251" w:type="pct"/>
            <w:tcBorders>
              <w:top w:val="single" w:sz="4" w:space="0" w:color="auto"/>
              <w:left w:val="single" w:sz="4" w:space="0" w:color="auto"/>
              <w:bottom w:val="single" w:sz="4" w:space="0" w:color="auto"/>
              <w:right w:val="single" w:sz="4" w:space="0" w:color="auto"/>
            </w:tcBorders>
            <w:vAlign w:val="center"/>
          </w:tcPr>
          <w:p w14:paraId="5136204F" w14:textId="77777777" w:rsidR="00BD40B1" w:rsidRPr="008C7800" w:rsidRDefault="00BD40B1" w:rsidP="00F147E0">
            <w:pPr>
              <w:pStyle w:val="Table-Text-Centered"/>
              <w:rPr>
                <w:ins w:id="6787" w:author="Marmol, Dominika Klaudia" w:date="2026-06-08T11:46:00Z"/>
                <w:lang w:val="en-US"/>
              </w:rPr>
            </w:pPr>
          </w:p>
        </w:tc>
        <w:tc>
          <w:tcPr>
            <w:tcW w:w="250" w:type="pct"/>
            <w:tcBorders>
              <w:top w:val="single" w:sz="4" w:space="0" w:color="auto"/>
              <w:left w:val="single" w:sz="4" w:space="0" w:color="auto"/>
              <w:bottom w:val="single" w:sz="4" w:space="0" w:color="auto"/>
              <w:right w:val="single" w:sz="4" w:space="0" w:color="auto"/>
            </w:tcBorders>
            <w:vAlign w:val="center"/>
          </w:tcPr>
          <w:p w14:paraId="24826093" w14:textId="77777777" w:rsidR="00BD40B1" w:rsidRPr="008C7800" w:rsidRDefault="00E27C57" w:rsidP="00F147E0">
            <w:pPr>
              <w:pStyle w:val="Table-Text-Centered"/>
              <w:rPr>
                <w:ins w:id="6788" w:author="Marmol, Dominika Klaudia" w:date="2026-06-08T11:46:00Z"/>
                <w:lang w:val="en-US"/>
              </w:rPr>
            </w:pPr>
            <w:ins w:id="6789" w:author="Marmol, Dominika Klaudia" w:date="2026-06-08T11:46:00Z">
              <w:r w:rsidRPr="008C7800">
                <w:rPr>
                  <w:lang w:val="en-US"/>
                </w:rPr>
                <w:t>X</w:t>
              </w:r>
            </w:ins>
          </w:p>
        </w:tc>
        <w:tc>
          <w:tcPr>
            <w:tcW w:w="252" w:type="pct"/>
            <w:tcBorders>
              <w:top w:val="single" w:sz="4" w:space="0" w:color="auto"/>
              <w:left w:val="single" w:sz="4" w:space="0" w:color="auto"/>
              <w:bottom w:val="single" w:sz="4" w:space="0" w:color="auto"/>
              <w:right w:val="single" w:sz="4" w:space="0" w:color="auto"/>
            </w:tcBorders>
            <w:vAlign w:val="center"/>
          </w:tcPr>
          <w:p w14:paraId="38BFB421" w14:textId="77777777" w:rsidR="00BD40B1" w:rsidRPr="008C7800" w:rsidRDefault="00BD40B1" w:rsidP="00F147E0">
            <w:pPr>
              <w:pStyle w:val="Table-Text-Centered"/>
              <w:rPr>
                <w:ins w:id="6790" w:author="Marmol, Dominika Klaudia" w:date="2026-06-08T11:46:00Z"/>
                <w:lang w:val="en-US"/>
              </w:rPr>
            </w:pPr>
          </w:p>
        </w:tc>
        <w:tc>
          <w:tcPr>
            <w:tcW w:w="452" w:type="pct"/>
            <w:tcBorders>
              <w:top w:val="single" w:sz="4" w:space="0" w:color="auto"/>
              <w:left w:val="single" w:sz="4" w:space="0" w:color="auto"/>
              <w:bottom w:val="single" w:sz="4" w:space="0" w:color="auto"/>
              <w:right w:val="single" w:sz="4" w:space="0" w:color="auto"/>
            </w:tcBorders>
            <w:vAlign w:val="center"/>
          </w:tcPr>
          <w:p w14:paraId="2D6E2FD4" w14:textId="77777777" w:rsidR="00BD40B1" w:rsidRPr="008C7800" w:rsidRDefault="00E27C57" w:rsidP="00F147E0">
            <w:pPr>
              <w:pStyle w:val="Table-Text-Centered"/>
              <w:rPr>
                <w:ins w:id="6791" w:author="Marmol, Dominika Klaudia" w:date="2026-06-08T11:46:00Z"/>
                <w:lang w:val="en-US"/>
              </w:rPr>
            </w:pPr>
            <w:ins w:id="6792" w:author="Marmol, Dominika Klaudia" w:date="2026-06-08T11:46:00Z">
              <w:r w:rsidRPr="008C7800">
                <w:rPr>
                  <w:lang w:val="en-US"/>
                </w:rPr>
                <w:t>X</w:t>
              </w:r>
            </w:ins>
          </w:p>
        </w:tc>
        <w:tc>
          <w:tcPr>
            <w:tcW w:w="355" w:type="pct"/>
            <w:tcBorders>
              <w:top w:val="single" w:sz="4" w:space="0" w:color="auto"/>
              <w:left w:val="single" w:sz="4" w:space="0" w:color="auto"/>
              <w:bottom w:val="single" w:sz="4" w:space="0" w:color="auto"/>
              <w:right w:val="single" w:sz="4" w:space="0" w:color="auto"/>
            </w:tcBorders>
            <w:vAlign w:val="center"/>
          </w:tcPr>
          <w:p w14:paraId="772DA9AF" w14:textId="77777777" w:rsidR="00BD40B1" w:rsidRPr="008C7800" w:rsidRDefault="00E27C57" w:rsidP="00F147E0">
            <w:pPr>
              <w:pStyle w:val="Table-Text-Centered"/>
              <w:rPr>
                <w:ins w:id="6793" w:author="Marmol, Dominika Klaudia" w:date="2026-06-08T11:46:00Z"/>
              </w:rPr>
            </w:pPr>
            <w:ins w:id="6794" w:author="Marmol, Dominika Klaudia" w:date="2026-06-08T11:46:00Z">
              <w:r w:rsidRPr="008C7800">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2DD39E54" w14:textId="77777777" w:rsidR="00BD40B1" w:rsidRPr="008C7800" w:rsidRDefault="00BD40B1" w:rsidP="00F147E0">
            <w:pPr>
              <w:pStyle w:val="Table-Text-Centered"/>
              <w:rPr>
                <w:ins w:id="6795" w:author="Marmol, Dominika Klaudia" w:date="2026-06-08T11:46: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2A6DCAD1" w14:textId="77777777" w:rsidR="00BD40B1" w:rsidRPr="008C7800" w:rsidRDefault="00BD40B1" w:rsidP="00F147E0">
            <w:pPr>
              <w:pStyle w:val="Table-Text-Centered"/>
              <w:rPr>
                <w:ins w:id="6796" w:author="Marmol, Dominika Klaudia" w:date="2026-06-08T11:46:00Z"/>
                <w:lang w:val="en-US"/>
              </w:rPr>
            </w:pPr>
          </w:p>
        </w:tc>
        <w:tc>
          <w:tcPr>
            <w:tcW w:w="375" w:type="pct"/>
            <w:tcBorders>
              <w:top w:val="single" w:sz="4" w:space="0" w:color="auto"/>
              <w:left w:val="single" w:sz="4" w:space="0" w:color="auto"/>
              <w:bottom w:val="single" w:sz="4" w:space="0" w:color="auto"/>
              <w:right w:val="single" w:sz="4" w:space="0" w:color="auto"/>
            </w:tcBorders>
            <w:vAlign w:val="center"/>
          </w:tcPr>
          <w:p w14:paraId="510A86A5" w14:textId="77777777" w:rsidR="00BD40B1" w:rsidRPr="008C7800" w:rsidRDefault="00BD40B1" w:rsidP="00F147E0">
            <w:pPr>
              <w:pStyle w:val="Table-Text-Centered"/>
              <w:rPr>
                <w:ins w:id="6797" w:author="Marmol, Dominika Klaudia" w:date="2026-06-08T11:46:00Z"/>
                <w:lang w:val="en-US"/>
              </w:rPr>
            </w:pPr>
          </w:p>
        </w:tc>
      </w:tr>
      <w:tr w:rsidR="008F5115" w14:paraId="587EC1AF" w14:textId="77777777" w:rsidTr="00F147E0">
        <w:trPr>
          <w:trHeight w:val="284"/>
          <w:jc w:val="center"/>
          <w:ins w:id="6798"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6EE24426" w14:textId="77777777" w:rsidR="00BD40B1" w:rsidRPr="008C7800" w:rsidRDefault="00E27C57" w:rsidP="00F147E0">
            <w:pPr>
              <w:pStyle w:val="Table-Text-Left"/>
              <w:rPr>
                <w:ins w:id="6799" w:author="Marmol, Dominika Klaudia" w:date="2026-06-08T11:46:00Z"/>
                <w:vertAlign w:val="superscript"/>
                <w:lang w:val="en-US"/>
              </w:rPr>
            </w:pPr>
            <w:ins w:id="6800" w:author="Marmol, Dominika Klaudia" w:date="2026-06-08T11:46:00Z">
              <w:r w:rsidRPr="008C7800">
                <w:rPr>
                  <w:lang w:val="en-US"/>
                </w:rPr>
                <w:t>Complete blood count/</w:t>
              </w:r>
              <w:r w:rsidRPr="008C7800">
                <w:rPr>
                  <w:lang w:val="en-US"/>
                </w:rPr>
                <w:br/>
                <w:t>biochemistry </w:t>
              </w:r>
              <w:r w:rsidRPr="008C7800">
                <w:rPr>
                  <w:sz w:val="22"/>
                  <w:vertAlign w:val="superscript"/>
                  <w:lang w:val="en-US"/>
                </w:rPr>
                <w:t>q</w:t>
              </w:r>
            </w:ins>
          </w:p>
        </w:tc>
        <w:tc>
          <w:tcPr>
            <w:tcW w:w="703" w:type="pct"/>
            <w:tcBorders>
              <w:top w:val="single" w:sz="4" w:space="0" w:color="auto"/>
              <w:left w:val="single" w:sz="4" w:space="0" w:color="auto"/>
              <w:bottom w:val="single" w:sz="4" w:space="0" w:color="auto"/>
              <w:right w:val="single" w:sz="4" w:space="0" w:color="auto"/>
            </w:tcBorders>
            <w:vAlign w:val="center"/>
          </w:tcPr>
          <w:p w14:paraId="795D5D2A" w14:textId="77777777" w:rsidR="00BD40B1" w:rsidRPr="008C7800" w:rsidRDefault="00E27C57" w:rsidP="00F147E0">
            <w:pPr>
              <w:pStyle w:val="Table-Text-Centered"/>
              <w:rPr>
                <w:ins w:id="6801" w:author="Marmol, Dominika Klaudia" w:date="2026-06-08T11:46:00Z"/>
                <w:lang w:val="en-US"/>
              </w:rPr>
            </w:pPr>
            <w:ins w:id="6802" w:author="Marmol, Dominika Klaudia" w:date="2026-06-08T11:46:00Z">
              <w:r w:rsidRPr="008C7800">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0DCBFBBD" w14:textId="77777777" w:rsidR="00BD40B1" w:rsidRPr="008C7800" w:rsidRDefault="00E27C57" w:rsidP="00F147E0">
            <w:pPr>
              <w:pStyle w:val="Table-Text-Centered"/>
              <w:rPr>
                <w:ins w:id="6803" w:author="Marmol, Dominika Klaudia" w:date="2026-06-08T11:46:00Z"/>
                <w:lang w:val="en-US"/>
              </w:rPr>
            </w:pPr>
            <w:ins w:id="6804" w:author="Marmol, Dominika Klaudia" w:date="2026-06-08T11:46:00Z">
              <w:r w:rsidRPr="008C7800">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65852F4A" w14:textId="77777777" w:rsidR="00BD40B1" w:rsidRPr="008C7800" w:rsidRDefault="00BD40B1" w:rsidP="00F147E0">
            <w:pPr>
              <w:pStyle w:val="Table-Text-Centered"/>
              <w:rPr>
                <w:ins w:id="6805" w:author="Marmol, Dominika Klaudia" w:date="2026-06-08T11:46:00Z"/>
                <w:lang w:val="en-US"/>
              </w:rPr>
            </w:pPr>
          </w:p>
        </w:tc>
        <w:tc>
          <w:tcPr>
            <w:tcW w:w="251" w:type="pct"/>
            <w:tcBorders>
              <w:top w:val="single" w:sz="4" w:space="0" w:color="auto"/>
              <w:left w:val="single" w:sz="4" w:space="0" w:color="auto"/>
              <w:bottom w:val="single" w:sz="4" w:space="0" w:color="auto"/>
              <w:right w:val="single" w:sz="4" w:space="0" w:color="auto"/>
            </w:tcBorders>
            <w:vAlign w:val="center"/>
          </w:tcPr>
          <w:p w14:paraId="41741B79" w14:textId="77777777" w:rsidR="00BD40B1" w:rsidRPr="008C7800" w:rsidRDefault="00E27C57" w:rsidP="00F147E0">
            <w:pPr>
              <w:pStyle w:val="Table-Text-Centered"/>
              <w:rPr>
                <w:ins w:id="6806" w:author="Marmol, Dominika Klaudia" w:date="2026-06-08T11:46:00Z"/>
                <w:lang w:val="en-US"/>
              </w:rPr>
            </w:pPr>
            <w:ins w:id="6807" w:author="Marmol, Dominika Klaudia" w:date="2026-06-08T11:46:00Z">
              <w:r w:rsidRPr="008C7800">
                <w:rPr>
                  <w:lang w:val="en-US"/>
                </w:rPr>
                <w:t>X</w:t>
              </w:r>
            </w:ins>
          </w:p>
        </w:tc>
        <w:tc>
          <w:tcPr>
            <w:tcW w:w="250" w:type="pct"/>
            <w:tcBorders>
              <w:top w:val="single" w:sz="4" w:space="0" w:color="auto"/>
              <w:left w:val="single" w:sz="4" w:space="0" w:color="auto"/>
              <w:bottom w:val="single" w:sz="4" w:space="0" w:color="auto"/>
              <w:right w:val="single" w:sz="4" w:space="0" w:color="auto"/>
            </w:tcBorders>
            <w:vAlign w:val="center"/>
          </w:tcPr>
          <w:p w14:paraId="1E4ED8E3" w14:textId="77777777" w:rsidR="00BD40B1" w:rsidRPr="008C7800" w:rsidRDefault="00E27C57" w:rsidP="00F147E0">
            <w:pPr>
              <w:pStyle w:val="Table-Text-Centered"/>
              <w:rPr>
                <w:ins w:id="6808" w:author="Marmol, Dominika Klaudia" w:date="2026-06-08T11:46:00Z"/>
                <w:lang w:val="en-US"/>
              </w:rPr>
            </w:pPr>
            <w:ins w:id="6809" w:author="Marmol, Dominika Klaudia" w:date="2026-06-08T11:46:00Z">
              <w:r w:rsidRPr="008C7800">
                <w:rPr>
                  <w:lang w:val="en-US"/>
                </w:rPr>
                <w:t>X</w:t>
              </w:r>
            </w:ins>
          </w:p>
        </w:tc>
        <w:tc>
          <w:tcPr>
            <w:tcW w:w="252" w:type="pct"/>
            <w:tcBorders>
              <w:top w:val="single" w:sz="4" w:space="0" w:color="auto"/>
              <w:left w:val="single" w:sz="4" w:space="0" w:color="auto"/>
              <w:bottom w:val="single" w:sz="4" w:space="0" w:color="auto"/>
              <w:right w:val="single" w:sz="4" w:space="0" w:color="auto"/>
            </w:tcBorders>
            <w:vAlign w:val="center"/>
          </w:tcPr>
          <w:p w14:paraId="51E32D78" w14:textId="77777777" w:rsidR="00BD40B1" w:rsidRPr="008C7800" w:rsidRDefault="00E27C57" w:rsidP="00F147E0">
            <w:pPr>
              <w:pStyle w:val="Table-Text-Centered"/>
              <w:rPr>
                <w:ins w:id="6810" w:author="Marmol, Dominika Klaudia" w:date="2026-06-08T11:46:00Z"/>
                <w:lang w:val="en-US"/>
              </w:rPr>
            </w:pPr>
            <w:ins w:id="6811" w:author="Marmol, Dominika Klaudia" w:date="2026-06-08T11:46:00Z">
              <w:r w:rsidRPr="008C7800">
                <w:rPr>
                  <w:lang w:val="en-US"/>
                </w:rPr>
                <w:t>X</w:t>
              </w:r>
            </w:ins>
          </w:p>
        </w:tc>
        <w:tc>
          <w:tcPr>
            <w:tcW w:w="452" w:type="pct"/>
            <w:tcBorders>
              <w:top w:val="single" w:sz="4" w:space="0" w:color="auto"/>
              <w:left w:val="single" w:sz="4" w:space="0" w:color="auto"/>
              <w:bottom w:val="single" w:sz="4" w:space="0" w:color="auto"/>
              <w:right w:val="single" w:sz="4" w:space="0" w:color="auto"/>
            </w:tcBorders>
            <w:vAlign w:val="center"/>
          </w:tcPr>
          <w:p w14:paraId="1354267E" w14:textId="77777777" w:rsidR="00BD40B1" w:rsidRPr="008C7800" w:rsidRDefault="00E27C57" w:rsidP="00F147E0">
            <w:pPr>
              <w:pStyle w:val="Table-Text-Centered"/>
              <w:rPr>
                <w:ins w:id="6812" w:author="Marmol, Dominika Klaudia" w:date="2026-06-08T11:46:00Z"/>
                <w:lang w:val="en-US"/>
              </w:rPr>
            </w:pPr>
            <w:ins w:id="6813" w:author="Marmol, Dominika Klaudia" w:date="2026-06-08T11:46:00Z">
              <w:r w:rsidRPr="008C7800">
                <w:rPr>
                  <w:lang w:val="en-US"/>
                </w:rPr>
                <w:t>X</w:t>
              </w:r>
            </w:ins>
          </w:p>
        </w:tc>
        <w:tc>
          <w:tcPr>
            <w:tcW w:w="355" w:type="pct"/>
            <w:tcBorders>
              <w:top w:val="single" w:sz="4" w:space="0" w:color="auto"/>
              <w:left w:val="single" w:sz="4" w:space="0" w:color="auto"/>
              <w:bottom w:val="single" w:sz="4" w:space="0" w:color="auto"/>
              <w:right w:val="single" w:sz="4" w:space="0" w:color="auto"/>
            </w:tcBorders>
            <w:vAlign w:val="center"/>
          </w:tcPr>
          <w:p w14:paraId="1E5577B5" w14:textId="77777777" w:rsidR="00BD40B1" w:rsidRPr="008C7800" w:rsidRDefault="00E27C57" w:rsidP="00F147E0">
            <w:pPr>
              <w:pStyle w:val="Table-Text-Centered"/>
              <w:rPr>
                <w:ins w:id="6814" w:author="Marmol, Dominika Klaudia" w:date="2026-06-08T11:46:00Z"/>
              </w:rPr>
            </w:pPr>
            <w:ins w:id="6815" w:author="Marmol, Dominika Klaudia" w:date="2026-06-08T11:46:00Z">
              <w:r w:rsidRPr="008C7800">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4FDE1C9E" w14:textId="77777777" w:rsidR="00BD40B1" w:rsidRPr="008C7800" w:rsidRDefault="00E27C57" w:rsidP="00F147E0">
            <w:pPr>
              <w:pStyle w:val="Table-Text-Centered"/>
              <w:rPr>
                <w:ins w:id="6816" w:author="Marmol, Dominika Klaudia" w:date="2026-06-08T11:46:00Z"/>
                <w:lang w:val="en-US"/>
              </w:rPr>
            </w:pPr>
            <w:ins w:id="6817" w:author="Marmol, Dominika Klaudia" w:date="2026-06-08T11:46:00Z">
              <w:r w:rsidRPr="008C7800">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16FCA647" w14:textId="77777777" w:rsidR="00BD40B1" w:rsidRPr="008C7800" w:rsidRDefault="00E27C57" w:rsidP="00F147E0">
            <w:pPr>
              <w:pStyle w:val="Table-Text-Centered"/>
              <w:rPr>
                <w:ins w:id="6818" w:author="Marmol, Dominika Klaudia" w:date="2026-06-08T11:46:00Z"/>
                <w:lang w:val="en-US"/>
              </w:rPr>
            </w:pPr>
            <w:ins w:id="6819" w:author="Marmol, Dominika Klaudia" w:date="2026-06-08T11:46:00Z">
              <w:r w:rsidRPr="008C7800">
                <w:rPr>
                  <w:lang w:val="en-US"/>
                </w:rPr>
                <w:t>X</w:t>
              </w:r>
            </w:ins>
          </w:p>
        </w:tc>
        <w:tc>
          <w:tcPr>
            <w:tcW w:w="375" w:type="pct"/>
            <w:tcBorders>
              <w:top w:val="single" w:sz="4" w:space="0" w:color="auto"/>
              <w:left w:val="single" w:sz="4" w:space="0" w:color="auto"/>
              <w:bottom w:val="single" w:sz="4" w:space="0" w:color="auto"/>
              <w:right w:val="single" w:sz="4" w:space="0" w:color="auto"/>
            </w:tcBorders>
            <w:vAlign w:val="center"/>
          </w:tcPr>
          <w:p w14:paraId="7583B334" w14:textId="77777777" w:rsidR="00BD40B1" w:rsidRPr="008C7800" w:rsidRDefault="00BD40B1" w:rsidP="00F147E0">
            <w:pPr>
              <w:pStyle w:val="Table-Text-Centered"/>
              <w:rPr>
                <w:ins w:id="6820" w:author="Marmol, Dominika Klaudia" w:date="2026-06-08T11:46:00Z"/>
                <w:lang w:val="en-US"/>
              </w:rPr>
            </w:pPr>
          </w:p>
        </w:tc>
      </w:tr>
      <w:tr w:rsidR="008F5115" w14:paraId="306C9F23" w14:textId="77777777" w:rsidTr="00F147E0">
        <w:trPr>
          <w:trHeight w:val="284"/>
          <w:jc w:val="center"/>
          <w:ins w:id="6821"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11D930B7" w14:textId="77777777" w:rsidR="00BD40B1" w:rsidRPr="008C7800" w:rsidRDefault="00E27C57" w:rsidP="00F147E0">
            <w:pPr>
              <w:pStyle w:val="Table-Text-Left"/>
              <w:rPr>
                <w:ins w:id="6822" w:author="Marmol, Dominika Klaudia" w:date="2026-06-08T11:46:00Z"/>
                <w:lang w:val="en-US"/>
              </w:rPr>
            </w:pPr>
            <w:ins w:id="6823" w:author="Marmol, Dominika Klaudia" w:date="2026-06-08T11:46:00Z">
              <w:r w:rsidRPr="008C7800">
                <w:rPr>
                  <w:lang w:val="en-US"/>
                </w:rPr>
                <w:t>Coagulation/thyroid function /myocardial enzyme </w:t>
              </w:r>
              <w:r w:rsidRPr="008C7800">
                <w:rPr>
                  <w:sz w:val="22"/>
                  <w:vertAlign w:val="superscript"/>
                  <w:lang w:val="en-US"/>
                </w:rPr>
                <w:t>r</w:t>
              </w:r>
            </w:ins>
          </w:p>
        </w:tc>
        <w:tc>
          <w:tcPr>
            <w:tcW w:w="703" w:type="pct"/>
            <w:tcBorders>
              <w:top w:val="single" w:sz="4" w:space="0" w:color="auto"/>
              <w:left w:val="single" w:sz="4" w:space="0" w:color="auto"/>
              <w:bottom w:val="single" w:sz="4" w:space="0" w:color="auto"/>
              <w:right w:val="single" w:sz="4" w:space="0" w:color="auto"/>
            </w:tcBorders>
            <w:vAlign w:val="center"/>
          </w:tcPr>
          <w:p w14:paraId="542EA3A9" w14:textId="77777777" w:rsidR="00BD40B1" w:rsidRPr="008C7800" w:rsidRDefault="00E27C57" w:rsidP="00F147E0">
            <w:pPr>
              <w:pStyle w:val="Table-Text-Centered"/>
              <w:rPr>
                <w:ins w:id="6824" w:author="Marmol, Dominika Klaudia" w:date="2026-06-08T11:46:00Z"/>
                <w:lang w:val="en-US"/>
              </w:rPr>
            </w:pPr>
            <w:ins w:id="6825" w:author="Marmol, Dominika Klaudia" w:date="2026-06-08T11:46:00Z">
              <w:r w:rsidRPr="008C7800">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1C4979AA" w14:textId="77777777" w:rsidR="00BD40B1" w:rsidRPr="008C7800" w:rsidRDefault="00E27C57" w:rsidP="00F147E0">
            <w:pPr>
              <w:pStyle w:val="Table-Text-Centered"/>
              <w:rPr>
                <w:ins w:id="6826" w:author="Marmol, Dominika Klaudia" w:date="2026-06-08T11:46:00Z"/>
                <w:lang w:val="en-US"/>
              </w:rPr>
            </w:pPr>
            <w:ins w:id="6827" w:author="Marmol, Dominika Klaudia" w:date="2026-06-08T11:46:00Z">
              <w:r w:rsidRPr="008C7800">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49CD3E7B" w14:textId="77777777" w:rsidR="00BD40B1" w:rsidRPr="008C7800" w:rsidRDefault="00BD40B1" w:rsidP="00F147E0">
            <w:pPr>
              <w:pStyle w:val="Table-Text-Centered"/>
              <w:rPr>
                <w:ins w:id="6828" w:author="Marmol, Dominika Klaudia" w:date="2026-06-08T11:46:00Z"/>
                <w:lang w:val="en-US"/>
              </w:rPr>
            </w:pPr>
          </w:p>
        </w:tc>
        <w:tc>
          <w:tcPr>
            <w:tcW w:w="251" w:type="pct"/>
            <w:tcBorders>
              <w:top w:val="single" w:sz="4" w:space="0" w:color="auto"/>
              <w:left w:val="single" w:sz="4" w:space="0" w:color="auto"/>
              <w:bottom w:val="single" w:sz="4" w:space="0" w:color="auto"/>
              <w:right w:val="single" w:sz="4" w:space="0" w:color="auto"/>
            </w:tcBorders>
            <w:vAlign w:val="center"/>
          </w:tcPr>
          <w:p w14:paraId="61E2D8B6" w14:textId="77777777" w:rsidR="00BD40B1" w:rsidRPr="008C7800" w:rsidRDefault="00BD40B1" w:rsidP="00F147E0">
            <w:pPr>
              <w:pStyle w:val="Table-Text-Centered"/>
              <w:rPr>
                <w:ins w:id="6829" w:author="Marmol, Dominika Klaudia" w:date="2026-06-08T11:46:00Z"/>
                <w:lang w:val="en-US"/>
              </w:rPr>
            </w:pPr>
          </w:p>
        </w:tc>
        <w:tc>
          <w:tcPr>
            <w:tcW w:w="250" w:type="pct"/>
            <w:tcBorders>
              <w:top w:val="single" w:sz="4" w:space="0" w:color="auto"/>
              <w:left w:val="single" w:sz="4" w:space="0" w:color="auto"/>
              <w:bottom w:val="single" w:sz="4" w:space="0" w:color="auto"/>
              <w:right w:val="single" w:sz="4" w:space="0" w:color="auto"/>
            </w:tcBorders>
            <w:vAlign w:val="center"/>
          </w:tcPr>
          <w:p w14:paraId="56A0AAC3" w14:textId="77777777" w:rsidR="00BD40B1" w:rsidRPr="008C7800" w:rsidRDefault="00E27C57" w:rsidP="00F147E0">
            <w:pPr>
              <w:pStyle w:val="Table-Text-Centered"/>
              <w:rPr>
                <w:ins w:id="6830" w:author="Marmol, Dominika Klaudia" w:date="2026-06-08T11:46:00Z"/>
                <w:lang w:val="en-US"/>
              </w:rPr>
            </w:pPr>
            <w:ins w:id="6831" w:author="Marmol, Dominika Klaudia" w:date="2026-06-08T11:46:00Z">
              <w:r w:rsidRPr="008C7800">
                <w:rPr>
                  <w:lang w:val="en-US"/>
                </w:rPr>
                <w:t>X</w:t>
              </w:r>
            </w:ins>
          </w:p>
        </w:tc>
        <w:tc>
          <w:tcPr>
            <w:tcW w:w="252" w:type="pct"/>
            <w:tcBorders>
              <w:top w:val="single" w:sz="4" w:space="0" w:color="auto"/>
              <w:left w:val="single" w:sz="4" w:space="0" w:color="auto"/>
              <w:bottom w:val="single" w:sz="4" w:space="0" w:color="auto"/>
              <w:right w:val="single" w:sz="4" w:space="0" w:color="auto"/>
            </w:tcBorders>
            <w:vAlign w:val="center"/>
          </w:tcPr>
          <w:p w14:paraId="6CC3E336" w14:textId="77777777" w:rsidR="00BD40B1" w:rsidRPr="008C7800" w:rsidRDefault="00BD40B1" w:rsidP="00F147E0">
            <w:pPr>
              <w:pStyle w:val="Table-Text-Centered"/>
              <w:rPr>
                <w:ins w:id="6832" w:author="Marmol, Dominika Klaudia" w:date="2026-06-08T11:46:00Z"/>
                <w:lang w:val="en-US"/>
              </w:rPr>
            </w:pPr>
          </w:p>
        </w:tc>
        <w:tc>
          <w:tcPr>
            <w:tcW w:w="452" w:type="pct"/>
            <w:tcBorders>
              <w:top w:val="single" w:sz="4" w:space="0" w:color="auto"/>
              <w:left w:val="single" w:sz="4" w:space="0" w:color="auto"/>
              <w:bottom w:val="single" w:sz="4" w:space="0" w:color="auto"/>
              <w:right w:val="single" w:sz="4" w:space="0" w:color="auto"/>
            </w:tcBorders>
            <w:vAlign w:val="center"/>
          </w:tcPr>
          <w:p w14:paraId="31F08FCB" w14:textId="77777777" w:rsidR="00BD40B1" w:rsidRPr="008C7800" w:rsidRDefault="00E27C57" w:rsidP="00F147E0">
            <w:pPr>
              <w:pStyle w:val="Table-Text-Centered"/>
              <w:rPr>
                <w:ins w:id="6833" w:author="Marmol, Dominika Klaudia" w:date="2026-06-08T11:46:00Z"/>
                <w:lang w:val="en-US"/>
              </w:rPr>
            </w:pPr>
            <w:ins w:id="6834" w:author="Marmol, Dominika Klaudia" w:date="2026-06-08T11:46:00Z">
              <w:r w:rsidRPr="008C7800">
                <w:rPr>
                  <w:lang w:val="en-US"/>
                </w:rPr>
                <w:t>X</w:t>
              </w:r>
            </w:ins>
          </w:p>
        </w:tc>
        <w:tc>
          <w:tcPr>
            <w:tcW w:w="355" w:type="pct"/>
            <w:tcBorders>
              <w:top w:val="single" w:sz="4" w:space="0" w:color="auto"/>
              <w:left w:val="single" w:sz="4" w:space="0" w:color="auto"/>
              <w:bottom w:val="single" w:sz="4" w:space="0" w:color="auto"/>
              <w:right w:val="single" w:sz="4" w:space="0" w:color="auto"/>
            </w:tcBorders>
            <w:vAlign w:val="center"/>
          </w:tcPr>
          <w:p w14:paraId="74C93E47" w14:textId="77777777" w:rsidR="00BD40B1" w:rsidRPr="008C7800" w:rsidRDefault="00E27C57" w:rsidP="00F147E0">
            <w:pPr>
              <w:pStyle w:val="Table-Text-Centered"/>
              <w:rPr>
                <w:ins w:id="6835" w:author="Marmol, Dominika Klaudia" w:date="2026-06-08T11:46:00Z"/>
              </w:rPr>
            </w:pPr>
            <w:ins w:id="6836" w:author="Marmol, Dominika Klaudia" w:date="2026-06-08T11:46:00Z">
              <w:r w:rsidRPr="008C7800">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67671A55" w14:textId="77777777" w:rsidR="00BD40B1" w:rsidRPr="008C7800" w:rsidRDefault="00E27C57" w:rsidP="00F147E0">
            <w:pPr>
              <w:pStyle w:val="Table-Text-Centered"/>
              <w:rPr>
                <w:ins w:id="6837" w:author="Marmol, Dominika Klaudia" w:date="2026-06-08T11:46:00Z"/>
                <w:lang w:val="en-US"/>
              </w:rPr>
            </w:pPr>
            <w:ins w:id="6838" w:author="Marmol, Dominika Klaudia" w:date="2026-06-08T11:46:00Z">
              <w:r w:rsidRPr="008C7800">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796A287C" w14:textId="77777777" w:rsidR="00BD40B1" w:rsidRPr="008C7800" w:rsidRDefault="00E27C57" w:rsidP="00F147E0">
            <w:pPr>
              <w:pStyle w:val="Table-Text-Centered"/>
              <w:rPr>
                <w:ins w:id="6839" w:author="Marmol, Dominika Klaudia" w:date="2026-06-08T11:46:00Z"/>
                <w:lang w:val="en-US"/>
              </w:rPr>
            </w:pPr>
            <w:ins w:id="6840" w:author="Marmol, Dominika Klaudia" w:date="2026-06-08T11:46:00Z">
              <w:r w:rsidRPr="008C7800">
                <w:rPr>
                  <w:lang w:val="en-US"/>
                </w:rPr>
                <w:t>X</w:t>
              </w:r>
            </w:ins>
          </w:p>
        </w:tc>
        <w:tc>
          <w:tcPr>
            <w:tcW w:w="375" w:type="pct"/>
            <w:tcBorders>
              <w:top w:val="single" w:sz="4" w:space="0" w:color="auto"/>
              <w:left w:val="single" w:sz="4" w:space="0" w:color="auto"/>
              <w:bottom w:val="single" w:sz="4" w:space="0" w:color="auto"/>
              <w:right w:val="single" w:sz="4" w:space="0" w:color="auto"/>
            </w:tcBorders>
            <w:vAlign w:val="center"/>
          </w:tcPr>
          <w:p w14:paraId="78A015AE" w14:textId="77777777" w:rsidR="00BD40B1" w:rsidRPr="008C7800" w:rsidRDefault="00BD40B1" w:rsidP="00F147E0">
            <w:pPr>
              <w:pStyle w:val="Table-Text-Centered"/>
              <w:rPr>
                <w:ins w:id="6841" w:author="Marmol, Dominika Klaudia" w:date="2026-06-08T11:46:00Z"/>
                <w:lang w:val="en-US"/>
              </w:rPr>
            </w:pPr>
          </w:p>
        </w:tc>
      </w:tr>
      <w:tr w:rsidR="008F5115" w14:paraId="41689A87" w14:textId="77777777" w:rsidTr="00F147E0">
        <w:trPr>
          <w:trHeight w:val="284"/>
          <w:jc w:val="center"/>
          <w:ins w:id="6842"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5221BCFB" w14:textId="77777777" w:rsidR="00BD40B1" w:rsidRPr="008C7800" w:rsidRDefault="00E27C57" w:rsidP="00F147E0">
            <w:pPr>
              <w:pStyle w:val="Table-Text-Left"/>
              <w:rPr>
                <w:ins w:id="6843" w:author="Marmol, Dominika Klaudia" w:date="2026-06-08T11:46:00Z"/>
                <w:lang w:val="en-US"/>
              </w:rPr>
            </w:pPr>
            <w:ins w:id="6844" w:author="Marmol, Dominika Klaudia" w:date="2026-06-08T11:46:00Z">
              <w:r w:rsidRPr="008C7800">
                <w:rPr>
                  <w:lang w:val="en-US"/>
                </w:rPr>
                <w:t>Urinalysis </w:t>
              </w:r>
              <w:r w:rsidRPr="008C7800">
                <w:rPr>
                  <w:sz w:val="22"/>
                  <w:vertAlign w:val="superscript"/>
                  <w:lang w:val="en-US"/>
                </w:rPr>
                <w:t>s</w:t>
              </w:r>
            </w:ins>
          </w:p>
        </w:tc>
        <w:tc>
          <w:tcPr>
            <w:tcW w:w="703" w:type="pct"/>
            <w:tcBorders>
              <w:top w:val="single" w:sz="4" w:space="0" w:color="auto"/>
              <w:left w:val="single" w:sz="4" w:space="0" w:color="auto"/>
              <w:bottom w:val="single" w:sz="4" w:space="0" w:color="auto"/>
              <w:right w:val="single" w:sz="4" w:space="0" w:color="auto"/>
            </w:tcBorders>
            <w:vAlign w:val="center"/>
          </w:tcPr>
          <w:p w14:paraId="735BDD05" w14:textId="77777777" w:rsidR="00BD40B1" w:rsidRPr="008C7800" w:rsidRDefault="00E27C57" w:rsidP="00F147E0">
            <w:pPr>
              <w:pStyle w:val="Table-Text-Centered"/>
              <w:rPr>
                <w:ins w:id="6845" w:author="Marmol, Dominika Klaudia" w:date="2026-06-08T11:46:00Z"/>
                <w:lang w:val="en-US"/>
              </w:rPr>
            </w:pPr>
            <w:ins w:id="6846" w:author="Marmol, Dominika Klaudia" w:date="2026-06-08T11:46:00Z">
              <w:r w:rsidRPr="008C7800">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263B01FA" w14:textId="77777777" w:rsidR="00BD40B1" w:rsidRPr="008C7800" w:rsidRDefault="00E27C57" w:rsidP="00F147E0">
            <w:pPr>
              <w:pStyle w:val="Table-Text-Centered"/>
              <w:rPr>
                <w:ins w:id="6847" w:author="Marmol, Dominika Klaudia" w:date="2026-06-08T11:46:00Z"/>
                <w:lang w:val="en-US"/>
              </w:rPr>
            </w:pPr>
            <w:ins w:id="6848" w:author="Marmol, Dominika Klaudia" w:date="2026-06-08T11:46:00Z">
              <w:r w:rsidRPr="008C7800">
                <w:rPr>
                  <w:lang w:val="en-US"/>
                </w:rPr>
                <w:t>X</w:t>
              </w:r>
            </w:ins>
          </w:p>
        </w:tc>
        <w:tc>
          <w:tcPr>
            <w:tcW w:w="251" w:type="pct"/>
            <w:tcBorders>
              <w:top w:val="single" w:sz="4" w:space="0" w:color="auto"/>
              <w:left w:val="single" w:sz="4" w:space="0" w:color="auto"/>
              <w:bottom w:val="single" w:sz="4" w:space="0" w:color="auto"/>
              <w:right w:val="single" w:sz="4" w:space="0" w:color="auto"/>
            </w:tcBorders>
            <w:vAlign w:val="center"/>
          </w:tcPr>
          <w:p w14:paraId="40C7A2B8" w14:textId="77777777" w:rsidR="00BD40B1" w:rsidRPr="008C7800" w:rsidRDefault="00BD40B1" w:rsidP="00F147E0">
            <w:pPr>
              <w:pStyle w:val="Table-Text-Centered"/>
              <w:rPr>
                <w:ins w:id="6849" w:author="Marmol, Dominika Klaudia" w:date="2026-06-08T11:46:00Z"/>
                <w:lang w:val="en-US"/>
              </w:rPr>
            </w:pPr>
          </w:p>
        </w:tc>
        <w:tc>
          <w:tcPr>
            <w:tcW w:w="251" w:type="pct"/>
            <w:tcBorders>
              <w:top w:val="single" w:sz="4" w:space="0" w:color="auto"/>
              <w:left w:val="single" w:sz="4" w:space="0" w:color="auto"/>
              <w:bottom w:val="single" w:sz="4" w:space="0" w:color="auto"/>
              <w:right w:val="single" w:sz="4" w:space="0" w:color="auto"/>
            </w:tcBorders>
            <w:vAlign w:val="center"/>
          </w:tcPr>
          <w:p w14:paraId="45BA50F3" w14:textId="77777777" w:rsidR="00BD40B1" w:rsidRPr="008C7800" w:rsidRDefault="00BD40B1" w:rsidP="00F147E0">
            <w:pPr>
              <w:pStyle w:val="Table-Text-Centered"/>
              <w:rPr>
                <w:ins w:id="6850" w:author="Marmol, Dominika Klaudia" w:date="2026-06-08T11:46:00Z"/>
                <w:lang w:val="en-US"/>
              </w:rPr>
            </w:pPr>
          </w:p>
        </w:tc>
        <w:tc>
          <w:tcPr>
            <w:tcW w:w="250" w:type="pct"/>
            <w:tcBorders>
              <w:top w:val="single" w:sz="4" w:space="0" w:color="auto"/>
              <w:left w:val="single" w:sz="4" w:space="0" w:color="auto"/>
              <w:bottom w:val="single" w:sz="4" w:space="0" w:color="auto"/>
              <w:right w:val="single" w:sz="4" w:space="0" w:color="auto"/>
            </w:tcBorders>
            <w:vAlign w:val="center"/>
          </w:tcPr>
          <w:p w14:paraId="17C04788" w14:textId="77777777" w:rsidR="00BD40B1" w:rsidRPr="008C7800" w:rsidRDefault="00E27C57" w:rsidP="00F147E0">
            <w:pPr>
              <w:pStyle w:val="Table-Text-Centered"/>
              <w:rPr>
                <w:ins w:id="6851" w:author="Marmol, Dominika Klaudia" w:date="2026-06-08T11:46:00Z"/>
                <w:lang w:val="en-US"/>
              </w:rPr>
            </w:pPr>
            <w:ins w:id="6852" w:author="Marmol, Dominika Klaudia" w:date="2026-06-08T11:46:00Z">
              <w:r w:rsidRPr="008C7800">
                <w:rPr>
                  <w:lang w:val="en-US"/>
                </w:rPr>
                <w:t>X</w:t>
              </w:r>
            </w:ins>
          </w:p>
        </w:tc>
        <w:tc>
          <w:tcPr>
            <w:tcW w:w="252" w:type="pct"/>
            <w:tcBorders>
              <w:top w:val="single" w:sz="4" w:space="0" w:color="auto"/>
              <w:left w:val="single" w:sz="4" w:space="0" w:color="auto"/>
              <w:bottom w:val="single" w:sz="4" w:space="0" w:color="auto"/>
              <w:right w:val="single" w:sz="4" w:space="0" w:color="auto"/>
            </w:tcBorders>
            <w:vAlign w:val="center"/>
          </w:tcPr>
          <w:p w14:paraId="4684EA4C" w14:textId="77777777" w:rsidR="00BD40B1" w:rsidRPr="008C7800" w:rsidRDefault="00BD40B1" w:rsidP="00F147E0">
            <w:pPr>
              <w:pStyle w:val="Table-Text-Centered"/>
              <w:rPr>
                <w:ins w:id="6853" w:author="Marmol, Dominika Klaudia" w:date="2026-06-08T11:46:00Z"/>
                <w:lang w:val="en-US"/>
              </w:rPr>
            </w:pPr>
          </w:p>
        </w:tc>
        <w:tc>
          <w:tcPr>
            <w:tcW w:w="452" w:type="pct"/>
            <w:tcBorders>
              <w:top w:val="single" w:sz="4" w:space="0" w:color="auto"/>
              <w:left w:val="single" w:sz="4" w:space="0" w:color="auto"/>
              <w:bottom w:val="single" w:sz="4" w:space="0" w:color="auto"/>
              <w:right w:val="single" w:sz="4" w:space="0" w:color="auto"/>
            </w:tcBorders>
            <w:vAlign w:val="center"/>
          </w:tcPr>
          <w:p w14:paraId="741D40CB" w14:textId="77777777" w:rsidR="00BD40B1" w:rsidRPr="008C7800" w:rsidRDefault="00E27C57" w:rsidP="00F147E0">
            <w:pPr>
              <w:pStyle w:val="Table-Text-Centered"/>
              <w:rPr>
                <w:ins w:id="6854" w:author="Marmol, Dominika Klaudia" w:date="2026-06-08T11:46:00Z"/>
                <w:lang w:val="en-US"/>
              </w:rPr>
            </w:pPr>
            <w:ins w:id="6855" w:author="Marmol, Dominika Klaudia" w:date="2026-06-08T11:46:00Z">
              <w:r w:rsidRPr="008C7800">
                <w:rPr>
                  <w:lang w:val="en-US"/>
                </w:rPr>
                <w:t>X</w:t>
              </w:r>
            </w:ins>
          </w:p>
        </w:tc>
        <w:tc>
          <w:tcPr>
            <w:tcW w:w="355" w:type="pct"/>
            <w:tcBorders>
              <w:top w:val="single" w:sz="4" w:space="0" w:color="auto"/>
              <w:left w:val="single" w:sz="4" w:space="0" w:color="auto"/>
              <w:bottom w:val="single" w:sz="4" w:space="0" w:color="auto"/>
              <w:right w:val="single" w:sz="4" w:space="0" w:color="auto"/>
            </w:tcBorders>
            <w:vAlign w:val="center"/>
          </w:tcPr>
          <w:p w14:paraId="214BAE20" w14:textId="77777777" w:rsidR="00BD40B1" w:rsidRPr="008C7800" w:rsidRDefault="00E27C57" w:rsidP="00F147E0">
            <w:pPr>
              <w:pStyle w:val="Table-Text-Centered"/>
              <w:rPr>
                <w:ins w:id="6856" w:author="Marmol, Dominika Klaudia" w:date="2026-06-08T11:46:00Z"/>
              </w:rPr>
            </w:pPr>
            <w:ins w:id="6857" w:author="Marmol, Dominika Klaudia" w:date="2026-06-08T11:46:00Z">
              <w:r w:rsidRPr="008C7800">
                <w:rPr>
                  <w:lang w:val="en-US"/>
                </w:rPr>
                <w:t>X</w:t>
              </w:r>
            </w:ins>
          </w:p>
        </w:tc>
        <w:tc>
          <w:tcPr>
            <w:tcW w:w="350" w:type="pct"/>
            <w:tcBorders>
              <w:top w:val="single" w:sz="4" w:space="0" w:color="auto"/>
              <w:left w:val="single" w:sz="4" w:space="0" w:color="auto"/>
              <w:bottom w:val="single" w:sz="4" w:space="0" w:color="auto"/>
              <w:right w:val="single" w:sz="4" w:space="0" w:color="auto"/>
            </w:tcBorders>
            <w:vAlign w:val="center"/>
          </w:tcPr>
          <w:p w14:paraId="6F63B732" w14:textId="77777777" w:rsidR="00BD40B1" w:rsidRPr="008C7800" w:rsidRDefault="00E27C57" w:rsidP="00F147E0">
            <w:pPr>
              <w:pStyle w:val="Table-Text-Centered"/>
              <w:rPr>
                <w:ins w:id="6858" w:author="Marmol, Dominika Klaudia" w:date="2026-06-08T11:46:00Z"/>
                <w:lang w:val="en-US"/>
              </w:rPr>
            </w:pPr>
            <w:ins w:id="6859" w:author="Marmol, Dominika Klaudia" w:date="2026-06-08T11:46:00Z">
              <w:r w:rsidRPr="008C7800">
                <w:rPr>
                  <w:lang w:val="en-US"/>
                </w:rPr>
                <w:t>X</w:t>
              </w:r>
            </w:ins>
          </w:p>
        </w:tc>
        <w:tc>
          <w:tcPr>
            <w:tcW w:w="408" w:type="pct"/>
            <w:tcBorders>
              <w:top w:val="single" w:sz="4" w:space="0" w:color="auto"/>
              <w:left w:val="single" w:sz="4" w:space="0" w:color="auto"/>
              <w:bottom w:val="single" w:sz="4" w:space="0" w:color="auto"/>
              <w:right w:val="single" w:sz="4" w:space="0" w:color="auto"/>
            </w:tcBorders>
            <w:vAlign w:val="center"/>
          </w:tcPr>
          <w:p w14:paraId="5F77F47F" w14:textId="77777777" w:rsidR="00BD40B1" w:rsidRPr="008C7800" w:rsidRDefault="00E27C57" w:rsidP="00F147E0">
            <w:pPr>
              <w:pStyle w:val="Table-Text-Centered"/>
              <w:rPr>
                <w:ins w:id="6860" w:author="Marmol, Dominika Klaudia" w:date="2026-06-08T11:46:00Z"/>
                <w:lang w:val="en-US"/>
              </w:rPr>
            </w:pPr>
            <w:ins w:id="6861" w:author="Marmol, Dominika Klaudia" w:date="2026-06-08T11:46:00Z">
              <w:r w:rsidRPr="008C7800">
                <w:rPr>
                  <w:lang w:val="en-US"/>
                </w:rPr>
                <w:t>X</w:t>
              </w:r>
            </w:ins>
          </w:p>
        </w:tc>
        <w:tc>
          <w:tcPr>
            <w:tcW w:w="375" w:type="pct"/>
            <w:tcBorders>
              <w:top w:val="single" w:sz="4" w:space="0" w:color="auto"/>
              <w:left w:val="single" w:sz="4" w:space="0" w:color="auto"/>
              <w:bottom w:val="single" w:sz="4" w:space="0" w:color="auto"/>
              <w:right w:val="single" w:sz="4" w:space="0" w:color="auto"/>
            </w:tcBorders>
            <w:vAlign w:val="center"/>
          </w:tcPr>
          <w:p w14:paraId="17EB8561" w14:textId="77777777" w:rsidR="00BD40B1" w:rsidRPr="008C7800" w:rsidRDefault="00BD40B1" w:rsidP="00F147E0">
            <w:pPr>
              <w:pStyle w:val="Table-Text-Centered"/>
              <w:rPr>
                <w:ins w:id="6862" w:author="Marmol, Dominika Klaudia" w:date="2026-06-08T11:46:00Z"/>
                <w:lang w:val="en-US"/>
              </w:rPr>
            </w:pPr>
          </w:p>
        </w:tc>
      </w:tr>
      <w:tr w:rsidR="008F5115" w14:paraId="4937C845" w14:textId="77777777" w:rsidTr="00F147E0">
        <w:trPr>
          <w:trHeight w:val="284"/>
          <w:jc w:val="center"/>
          <w:ins w:id="6863"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64FD0109" w14:textId="77777777" w:rsidR="00BD40B1" w:rsidRPr="008C7800" w:rsidRDefault="00E27C57" w:rsidP="00F147E0">
            <w:pPr>
              <w:pStyle w:val="Table-Text-Left"/>
              <w:rPr>
                <w:ins w:id="6864" w:author="Marmol, Dominika Klaudia" w:date="2026-06-08T11:46:00Z"/>
                <w:lang w:val="en-US"/>
              </w:rPr>
            </w:pPr>
            <w:ins w:id="6865" w:author="Marmol, Dominika Klaudia" w:date="2026-06-08T11:46:00Z">
              <w:r w:rsidRPr="008C7800">
                <w:rPr>
                  <w:lang w:val="en-US"/>
                </w:rPr>
                <w:t>Serology </w:t>
              </w:r>
              <w:r w:rsidRPr="008C7800">
                <w:rPr>
                  <w:sz w:val="22"/>
                  <w:vertAlign w:val="superscript"/>
                  <w:lang w:val="en-US"/>
                </w:rPr>
                <w:t>t</w:t>
              </w:r>
            </w:ins>
          </w:p>
        </w:tc>
        <w:tc>
          <w:tcPr>
            <w:tcW w:w="703" w:type="pct"/>
            <w:tcBorders>
              <w:top w:val="single" w:sz="4" w:space="0" w:color="auto"/>
              <w:left w:val="single" w:sz="4" w:space="0" w:color="auto"/>
              <w:bottom w:val="single" w:sz="4" w:space="0" w:color="auto"/>
              <w:right w:val="single" w:sz="4" w:space="0" w:color="auto"/>
            </w:tcBorders>
            <w:vAlign w:val="center"/>
          </w:tcPr>
          <w:p w14:paraId="591DA7DC" w14:textId="77777777" w:rsidR="00BD40B1" w:rsidRPr="008C7800" w:rsidRDefault="00E27C57" w:rsidP="00F147E0">
            <w:pPr>
              <w:pStyle w:val="Table-Text-Centered"/>
              <w:rPr>
                <w:ins w:id="6866" w:author="Marmol, Dominika Klaudia" w:date="2026-06-08T11:46:00Z"/>
                <w:lang w:val="en-US"/>
              </w:rPr>
            </w:pPr>
            <w:ins w:id="6867" w:author="Marmol, Dominika Klaudia" w:date="2026-06-08T11:46:00Z">
              <w:r w:rsidRPr="008C7800">
                <w:rPr>
                  <w:lang w:val="en-US"/>
                </w:rPr>
                <w:t>X</w:t>
              </w:r>
            </w:ins>
          </w:p>
        </w:tc>
        <w:tc>
          <w:tcPr>
            <w:tcW w:w="2062" w:type="pct"/>
            <w:gridSpan w:val="7"/>
            <w:tcBorders>
              <w:top w:val="single" w:sz="4" w:space="0" w:color="auto"/>
              <w:left w:val="single" w:sz="4" w:space="0" w:color="auto"/>
              <w:bottom w:val="single" w:sz="4" w:space="0" w:color="auto"/>
              <w:right w:val="single" w:sz="4" w:space="0" w:color="auto"/>
            </w:tcBorders>
            <w:vAlign w:val="center"/>
          </w:tcPr>
          <w:p w14:paraId="61BD8AD8" w14:textId="77777777" w:rsidR="00BD40B1" w:rsidRPr="008C7800" w:rsidRDefault="00E27C57" w:rsidP="00F147E0">
            <w:pPr>
              <w:pStyle w:val="Table-Text-Centered"/>
              <w:rPr>
                <w:ins w:id="6868" w:author="Marmol, Dominika Klaudia" w:date="2026-06-08T11:46:00Z"/>
                <w:lang w:val="en-US"/>
              </w:rPr>
            </w:pPr>
            <w:ins w:id="6869" w:author="Marmol, Dominika Klaudia" w:date="2026-06-08T11:46:00Z">
              <w:r w:rsidRPr="008C7800">
                <w:rPr>
                  <w:lang w:val="en-US"/>
                </w:rPr>
                <w:t>HBV-positive trial participants without active disease at screening will be monitored for HBV DNA and for IgG anti-hepatitis B core antibody on a biannual frequency and whenever suspicion of reactivation occurs.</w:t>
              </w:r>
            </w:ins>
          </w:p>
        </w:tc>
        <w:tc>
          <w:tcPr>
            <w:tcW w:w="350" w:type="pct"/>
            <w:tcBorders>
              <w:top w:val="single" w:sz="4" w:space="0" w:color="auto"/>
              <w:left w:val="single" w:sz="4" w:space="0" w:color="auto"/>
              <w:bottom w:val="single" w:sz="4" w:space="0" w:color="auto"/>
              <w:right w:val="single" w:sz="4" w:space="0" w:color="auto"/>
            </w:tcBorders>
            <w:vAlign w:val="center"/>
          </w:tcPr>
          <w:p w14:paraId="3F847E33" w14:textId="77777777" w:rsidR="00BD40B1" w:rsidRPr="008C7800" w:rsidRDefault="00BD40B1" w:rsidP="00F147E0">
            <w:pPr>
              <w:pStyle w:val="Table-Text-Centered"/>
              <w:rPr>
                <w:ins w:id="6870" w:author="Marmol, Dominika Klaudia" w:date="2026-06-08T11:46: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58EA3C6C" w14:textId="77777777" w:rsidR="00BD40B1" w:rsidRPr="008C7800" w:rsidRDefault="00BD40B1" w:rsidP="00F147E0">
            <w:pPr>
              <w:pStyle w:val="Table-Text-Centered"/>
              <w:rPr>
                <w:ins w:id="6871" w:author="Marmol, Dominika Klaudia" w:date="2026-06-08T11:46:00Z"/>
                <w:lang w:val="en-US"/>
              </w:rPr>
            </w:pPr>
          </w:p>
        </w:tc>
        <w:tc>
          <w:tcPr>
            <w:tcW w:w="375" w:type="pct"/>
            <w:tcBorders>
              <w:top w:val="single" w:sz="4" w:space="0" w:color="auto"/>
              <w:left w:val="single" w:sz="4" w:space="0" w:color="auto"/>
              <w:bottom w:val="single" w:sz="4" w:space="0" w:color="auto"/>
              <w:right w:val="single" w:sz="4" w:space="0" w:color="auto"/>
            </w:tcBorders>
            <w:vAlign w:val="center"/>
          </w:tcPr>
          <w:p w14:paraId="2D1CE988" w14:textId="77777777" w:rsidR="00BD40B1" w:rsidRPr="008C7800" w:rsidRDefault="00BD40B1" w:rsidP="00F147E0">
            <w:pPr>
              <w:pStyle w:val="Table-Text-Centered"/>
              <w:rPr>
                <w:ins w:id="6872" w:author="Marmol, Dominika Klaudia" w:date="2026-06-08T11:46:00Z"/>
                <w:lang w:val="en-US"/>
              </w:rPr>
            </w:pPr>
          </w:p>
        </w:tc>
      </w:tr>
      <w:tr w:rsidR="008F5115" w14:paraId="07099B2A" w14:textId="77777777" w:rsidTr="00F147E0">
        <w:trPr>
          <w:trHeight w:val="284"/>
          <w:jc w:val="center"/>
          <w:ins w:id="6873"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7C0ACBF1" w14:textId="77777777" w:rsidR="00BD40B1" w:rsidRPr="008C7800" w:rsidRDefault="00E27C57" w:rsidP="00F147E0">
            <w:pPr>
              <w:pStyle w:val="Table-Text-Left"/>
              <w:rPr>
                <w:ins w:id="6874" w:author="Marmol, Dominika Klaudia" w:date="2026-06-08T11:46:00Z"/>
                <w:lang w:val="en-US"/>
              </w:rPr>
            </w:pPr>
            <w:ins w:id="6875" w:author="Marmol, Dominika Klaudia" w:date="2026-06-08T11:46:00Z">
              <w:r w:rsidRPr="008C7800">
                <w:rPr>
                  <w:lang w:val="en-US"/>
                </w:rPr>
                <w:t>Blood sample for PK </w:t>
              </w:r>
              <w:r w:rsidRPr="008C7800">
                <w:rPr>
                  <w:sz w:val="22"/>
                  <w:vertAlign w:val="superscript"/>
                  <w:lang w:val="en-US"/>
                </w:rPr>
                <w:t>u</w:t>
              </w:r>
            </w:ins>
          </w:p>
        </w:tc>
        <w:tc>
          <w:tcPr>
            <w:tcW w:w="703" w:type="pct"/>
            <w:tcBorders>
              <w:top w:val="single" w:sz="4" w:space="0" w:color="auto"/>
              <w:left w:val="single" w:sz="4" w:space="0" w:color="auto"/>
              <w:bottom w:val="single" w:sz="4" w:space="0" w:color="auto"/>
              <w:right w:val="single" w:sz="4" w:space="0" w:color="auto"/>
            </w:tcBorders>
            <w:vAlign w:val="center"/>
          </w:tcPr>
          <w:p w14:paraId="453EC454" w14:textId="77777777" w:rsidR="00BD40B1" w:rsidRPr="008C7800" w:rsidRDefault="00BD40B1" w:rsidP="00F147E0">
            <w:pPr>
              <w:pStyle w:val="Table-Text-Centered"/>
              <w:rPr>
                <w:ins w:id="6876" w:author="Marmol, Dominika Klaudia" w:date="2026-06-08T11:46:00Z"/>
                <w:lang w:val="en-US"/>
              </w:rPr>
            </w:pPr>
          </w:p>
        </w:tc>
        <w:tc>
          <w:tcPr>
            <w:tcW w:w="2820" w:type="pct"/>
            <w:gridSpan w:val="9"/>
            <w:vMerge w:val="restart"/>
            <w:tcBorders>
              <w:top w:val="single" w:sz="4" w:space="0" w:color="auto"/>
              <w:left w:val="single" w:sz="4" w:space="0" w:color="auto"/>
              <w:right w:val="single" w:sz="4" w:space="0" w:color="auto"/>
            </w:tcBorders>
            <w:vAlign w:val="center"/>
          </w:tcPr>
          <w:p w14:paraId="13FE9406" w14:textId="2B7A12A9" w:rsidR="00BD40B1" w:rsidRPr="00EA451E" w:rsidRDefault="00E27C57" w:rsidP="00F147E0">
            <w:pPr>
              <w:pStyle w:val="Table-Text-Centered"/>
              <w:rPr>
                <w:ins w:id="6877" w:author="Marmol, Dominika Klaudia" w:date="2026-06-08T11:46:00Z"/>
                <w:szCs w:val="20"/>
                <w:lang w:val="en-US"/>
              </w:rPr>
            </w:pPr>
            <w:ins w:id="6878" w:author="Marmol, Dominika Klaudia" w:date="2026-06-08T11:46:00Z">
              <w:r w:rsidRPr="00EA451E">
                <w:rPr>
                  <w:szCs w:val="20"/>
                  <w:lang w:val="en-US"/>
                </w:rPr>
                <w:t xml:space="preserve">See </w:t>
              </w:r>
            </w:ins>
            <w:ins w:id="6879" w:author="Marmol, Dominika Klaudia" w:date="2026-06-08T18:40:00Z">
              <w:r w:rsidR="00EA451E" w:rsidRPr="00EA451E">
                <w:rPr>
                  <w:color w:val="0000FF"/>
                  <w:szCs w:val="20"/>
                </w:rPr>
                <w:fldChar w:fldCharType="begin"/>
              </w:r>
              <w:r w:rsidR="00EA451E" w:rsidRPr="009A6DD7">
                <w:rPr>
                  <w:color w:val="0000FF"/>
                  <w:szCs w:val="20"/>
                  <w:lang w:val="en-GB"/>
                  <w:rPrChange w:id="6880" w:author="Marmol, Dominika Klaudia" w:date="2026-06-11T08:42:00Z">
                    <w:rPr>
                      <w:szCs w:val="20"/>
                    </w:rPr>
                  </w:rPrChange>
                </w:rPr>
                <w:instrText xml:space="preserve"> REF _Ref226705101 \h </w:instrText>
              </w:r>
            </w:ins>
            <w:r w:rsidR="00EA451E" w:rsidRPr="00EA451E">
              <w:rPr>
                <w:color w:val="0000FF"/>
                <w:szCs w:val="20"/>
                <w:lang w:val="en-GB"/>
                <w:rPrChange w:id="6881" w:author="Marmol, Dominika Klaudia" w:date="2026-06-08T18:41:00Z">
                  <w:rPr>
                    <w:color w:val="0000FF"/>
                    <w:szCs w:val="20"/>
                  </w:rPr>
                </w:rPrChange>
              </w:rPr>
              <w:instrText xml:space="preserve"> \* MERGEFORMAT </w:instrText>
            </w:r>
            <w:r w:rsidR="00EA451E" w:rsidRPr="00EA451E">
              <w:rPr>
                <w:color w:val="0000FF"/>
                <w:szCs w:val="20"/>
              </w:rPr>
            </w:r>
            <w:ins w:id="6882" w:author="Marmol, Dominika Klaudia" w:date="2026-06-08T18:40:00Z">
              <w:r w:rsidR="00EA451E" w:rsidRPr="00EA451E">
                <w:rPr>
                  <w:color w:val="0000FF"/>
                  <w:szCs w:val="20"/>
                </w:rPr>
                <w:fldChar w:fldCharType="separate"/>
              </w:r>
              <w:r w:rsidR="00EA451E" w:rsidRPr="00EA451E">
                <w:rPr>
                  <w:color w:val="0000FF"/>
                  <w:szCs w:val="20"/>
                  <w:lang w:val="en-GB"/>
                  <w:rPrChange w:id="6883" w:author="Marmol, Dominika Klaudia" w:date="2026-06-08T18:41:00Z">
                    <w:rPr>
                      <w:sz w:val="24"/>
                      <w:szCs w:val="24"/>
                    </w:rPr>
                  </w:rPrChange>
                </w:rPr>
                <w:t>Table </w:t>
              </w:r>
              <w:r w:rsidR="00EA451E" w:rsidRPr="00EA451E">
                <w:rPr>
                  <w:noProof/>
                  <w:color w:val="0000FF"/>
                  <w:szCs w:val="20"/>
                  <w:lang w:val="en-GB"/>
                  <w:rPrChange w:id="6884" w:author="Marmol, Dominika Klaudia" w:date="2026-06-08T18:41:00Z">
                    <w:rPr>
                      <w:noProof/>
                      <w:sz w:val="24"/>
                      <w:szCs w:val="24"/>
                    </w:rPr>
                  </w:rPrChange>
                </w:rPr>
                <w:t>20</w:t>
              </w:r>
              <w:r w:rsidR="00EA451E" w:rsidRPr="00EA451E">
                <w:rPr>
                  <w:color w:val="0000FF"/>
                  <w:szCs w:val="20"/>
                </w:rPr>
                <w:fldChar w:fldCharType="end"/>
              </w:r>
            </w:ins>
            <w:ins w:id="6885" w:author="Marmol, Dominika Klaudia" w:date="2026-06-08T11:46:00Z">
              <w:r w:rsidRPr="00EA451E">
                <w:rPr>
                  <w:color w:val="0000FF"/>
                  <w:szCs w:val="20"/>
                  <w:lang w:val="en-US"/>
                </w:rPr>
                <w:t xml:space="preserve"> </w:t>
              </w:r>
              <w:r w:rsidRPr="00EA451E">
                <w:rPr>
                  <w:szCs w:val="20"/>
                  <w:lang w:val="en-US"/>
                </w:rPr>
                <w:t>for PK/ADA sample collection times. Note that Cycle 3 includes blood sampling for PK on Days 1, 4, and 8.</w:t>
              </w:r>
            </w:ins>
          </w:p>
        </w:tc>
        <w:tc>
          <w:tcPr>
            <w:tcW w:w="375" w:type="pct"/>
            <w:tcBorders>
              <w:top w:val="single" w:sz="4" w:space="0" w:color="auto"/>
              <w:left w:val="single" w:sz="4" w:space="0" w:color="auto"/>
              <w:bottom w:val="single" w:sz="4" w:space="0" w:color="auto"/>
              <w:right w:val="single" w:sz="4" w:space="0" w:color="auto"/>
            </w:tcBorders>
            <w:vAlign w:val="center"/>
          </w:tcPr>
          <w:p w14:paraId="288164ED" w14:textId="77777777" w:rsidR="00BD40B1" w:rsidRPr="008C7800" w:rsidRDefault="00BD40B1" w:rsidP="00F147E0">
            <w:pPr>
              <w:pStyle w:val="Table-Text-Centered"/>
              <w:rPr>
                <w:ins w:id="6886" w:author="Marmol, Dominika Klaudia" w:date="2026-06-08T11:46:00Z"/>
                <w:lang w:val="en-US"/>
              </w:rPr>
            </w:pPr>
          </w:p>
        </w:tc>
      </w:tr>
      <w:tr w:rsidR="008F5115" w14:paraId="67B293A0" w14:textId="77777777" w:rsidTr="00F147E0">
        <w:trPr>
          <w:trHeight w:val="284"/>
          <w:jc w:val="center"/>
          <w:ins w:id="6887"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16923D2D" w14:textId="77777777" w:rsidR="00BD40B1" w:rsidRPr="008C7800" w:rsidRDefault="00E27C57" w:rsidP="00F147E0">
            <w:pPr>
              <w:pStyle w:val="Table-Text-Left"/>
              <w:rPr>
                <w:ins w:id="6888" w:author="Marmol, Dominika Klaudia" w:date="2026-06-08T11:46:00Z"/>
                <w:lang w:val="en-US"/>
              </w:rPr>
            </w:pPr>
            <w:ins w:id="6889" w:author="Marmol, Dominika Klaudia" w:date="2026-06-08T11:46:00Z">
              <w:r w:rsidRPr="008C7800">
                <w:rPr>
                  <w:lang w:val="en-US"/>
                </w:rPr>
                <w:t>Blood sample for ADA </w:t>
              </w:r>
              <w:r w:rsidRPr="008C7800">
                <w:rPr>
                  <w:sz w:val="22"/>
                  <w:vertAlign w:val="superscript"/>
                  <w:lang w:val="en-US"/>
                </w:rPr>
                <w:t>v</w:t>
              </w:r>
            </w:ins>
          </w:p>
        </w:tc>
        <w:tc>
          <w:tcPr>
            <w:tcW w:w="703" w:type="pct"/>
            <w:tcBorders>
              <w:top w:val="single" w:sz="4" w:space="0" w:color="auto"/>
              <w:left w:val="nil"/>
              <w:bottom w:val="single" w:sz="4" w:space="0" w:color="auto"/>
              <w:right w:val="single" w:sz="4" w:space="0" w:color="auto"/>
            </w:tcBorders>
            <w:vAlign w:val="center"/>
          </w:tcPr>
          <w:p w14:paraId="0341B38E" w14:textId="77777777" w:rsidR="00BD40B1" w:rsidRPr="008C7800" w:rsidRDefault="00BD40B1" w:rsidP="00F147E0">
            <w:pPr>
              <w:pStyle w:val="Table-Text-Centered"/>
              <w:rPr>
                <w:ins w:id="6890" w:author="Marmol, Dominika Klaudia" w:date="2026-06-08T11:46:00Z"/>
                <w:lang w:val="en-US"/>
              </w:rPr>
            </w:pPr>
          </w:p>
        </w:tc>
        <w:tc>
          <w:tcPr>
            <w:tcW w:w="2820" w:type="pct"/>
            <w:gridSpan w:val="9"/>
            <w:vMerge/>
            <w:tcBorders>
              <w:left w:val="single" w:sz="4" w:space="0" w:color="auto"/>
              <w:right w:val="single" w:sz="4" w:space="0" w:color="auto"/>
            </w:tcBorders>
            <w:vAlign w:val="center"/>
          </w:tcPr>
          <w:p w14:paraId="0A91F7A6" w14:textId="77777777" w:rsidR="00BD40B1" w:rsidRPr="00EA451E" w:rsidRDefault="00BD40B1" w:rsidP="00F147E0">
            <w:pPr>
              <w:pStyle w:val="Table-Text-Centered"/>
              <w:rPr>
                <w:ins w:id="6891" w:author="Marmol, Dominika Klaudia" w:date="2026-06-08T11:46:00Z"/>
                <w:szCs w:val="20"/>
                <w:lang w:val="en-US"/>
              </w:rPr>
            </w:pPr>
          </w:p>
        </w:tc>
        <w:tc>
          <w:tcPr>
            <w:tcW w:w="375" w:type="pct"/>
            <w:tcBorders>
              <w:top w:val="single" w:sz="4" w:space="0" w:color="auto"/>
              <w:left w:val="single" w:sz="4" w:space="0" w:color="auto"/>
              <w:bottom w:val="single" w:sz="4" w:space="0" w:color="auto"/>
              <w:right w:val="single" w:sz="4" w:space="0" w:color="auto"/>
            </w:tcBorders>
            <w:vAlign w:val="center"/>
          </w:tcPr>
          <w:p w14:paraId="1CD66377" w14:textId="77777777" w:rsidR="00BD40B1" w:rsidRPr="008C7800" w:rsidRDefault="00BD40B1" w:rsidP="00F147E0">
            <w:pPr>
              <w:pStyle w:val="Table-Text-Centered"/>
              <w:rPr>
                <w:ins w:id="6892" w:author="Marmol, Dominika Klaudia" w:date="2026-06-08T11:46:00Z"/>
                <w:lang w:val="en-US"/>
              </w:rPr>
            </w:pPr>
          </w:p>
        </w:tc>
      </w:tr>
      <w:tr w:rsidR="008F5115" w14:paraId="64A8B656" w14:textId="77777777" w:rsidTr="00F147E0">
        <w:trPr>
          <w:trHeight w:val="284"/>
          <w:jc w:val="center"/>
          <w:ins w:id="6893"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48D6560D" w14:textId="77777777" w:rsidR="00BD40B1" w:rsidRPr="008C7800" w:rsidRDefault="00E27C57" w:rsidP="00F147E0">
            <w:pPr>
              <w:pStyle w:val="Table-Text-Left"/>
              <w:rPr>
                <w:ins w:id="6894" w:author="Marmol, Dominika Klaudia" w:date="2026-06-08T11:46:00Z"/>
                <w:lang w:val="en-US"/>
              </w:rPr>
            </w:pPr>
            <w:ins w:id="6895" w:author="Marmol, Dominika Klaudia" w:date="2026-06-08T11:46:00Z">
              <w:r w:rsidRPr="008C7800">
                <w:rPr>
                  <w:lang w:val="en-US"/>
                </w:rPr>
                <w:t>Blood sample for biomarkers </w:t>
              </w:r>
              <w:r w:rsidRPr="008C7800">
                <w:rPr>
                  <w:sz w:val="22"/>
                  <w:vertAlign w:val="superscript"/>
                  <w:lang w:val="en-US"/>
                </w:rPr>
                <w:t>w</w:t>
              </w:r>
            </w:ins>
          </w:p>
        </w:tc>
        <w:tc>
          <w:tcPr>
            <w:tcW w:w="703" w:type="pct"/>
            <w:tcBorders>
              <w:top w:val="single" w:sz="4" w:space="0" w:color="auto"/>
              <w:left w:val="nil"/>
              <w:bottom w:val="single" w:sz="4" w:space="0" w:color="auto"/>
              <w:right w:val="single" w:sz="4" w:space="0" w:color="auto"/>
            </w:tcBorders>
            <w:vAlign w:val="center"/>
          </w:tcPr>
          <w:p w14:paraId="61B008B0" w14:textId="77777777" w:rsidR="00BD40B1" w:rsidRPr="008C7800" w:rsidRDefault="00BD40B1" w:rsidP="00F147E0">
            <w:pPr>
              <w:pStyle w:val="Table-Text-Centered"/>
              <w:rPr>
                <w:ins w:id="6896" w:author="Marmol, Dominika Klaudia" w:date="2026-06-08T11:46:00Z"/>
                <w:lang w:val="en-US"/>
              </w:rPr>
            </w:pPr>
          </w:p>
        </w:tc>
        <w:tc>
          <w:tcPr>
            <w:tcW w:w="1707" w:type="pct"/>
            <w:gridSpan w:val="6"/>
            <w:vAlign w:val="center"/>
          </w:tcPr>
          <w:p w14:paraId="394A2B38" w14:textId="2C05827E" w:rsidR="00BD40B1" w:rsidRPr="00EA451E" w:rsidRDefault="00E27C57" w:rsidP="00F147E0">
            <w:pPr>
              <w:pStyle w:val="Table-Text-Centered"/>
              <w:rPr>
                <w:ins w:id="6897" w:author="Marmol, Dominika Klaudia" w:date="2026-06-08T11:46:00Z"/>
                <w:szCs w:val="20"/>
                <w:lang w:val="en-US"/>
              </w:rPr>
            </w:pPr>
            <w:ins w:id="6898" w:author="Marmol, Dominika Klaudia" w:date="2026-06-08T11:46:00Z">
              <w:r w:rsidRPr="00EA451E">
                <w:rPr>
                  <w:szCs w:val="20"/>
                  <w:lang w:val="en-US"/>
                </w:rPr>
                <w:t xml:space="preserve">See </w:t>
              </w:r>
            </w:ins>
            <w:ins w:id="6899" w:author="Marmol, Dominika Klaudia" w:date="2026-06-08T18:41:00Z">
              <w:r w:rsidR="00EA451E" w:rsidRPr="00EA451E">
                <w:rPr>
                  <w:color w:val="0000FF"/>
                  <w:szCs w:val="20"/>
                </w:rPr>
                <w:fldChar w:fldCharType="begin"/>
              </w:r>
              <w:r w:rsidR="00EA451E" w:rsidRPr="009A6DD7">
                <w:rPr>
                  <w:color w:val="0000FF"/>
                  <w:szCs w:val="20"/>
                  <w:lang w:val="en-GB"/>
                  <w:rPrChange w:id="6900" w:author="Marmol, Dominika Klaudia" w:date="2026-06-11T08:43:00Z">
                    <w:rPr>
                      <w:szCs w:val="20"/>
                    </w:rPr>
                  </w:rPrChange>
                </w:rPr>
                <w:instrText xml:space="preserve"> REF _Ref226705220 \h </w:instrText>
              </w:r>
            </w:ins>
            <w:r w:rsidR="00EA451E" w:rsidRPr="00EA451E">
              <w:rPr>
                <w:color w:val="0000FF"/>
                <w:szCs w:val="20"/>
                <w:lang w:val="en-GB"/>
                <w:rPrChange w:id="6901" w:author="Marmol, Dominika Klaudia" w:date="2026-06-08T18:41:00Z">
                  <w:rPr>
                    <w:color w:val="0000FF"/>
                    <w:sz w:val="18"/>
                    <w:szCs w:val="18"/>
                  </w:rPr>
                </w:rPrChange>
              </w:rPr>
              <w:instrText xml:space="preserve"> \* MERGEFORMAT </w:instrText>
            </w:r>
            <w:r w:rsidR="00EA451E" w:rsidRPr="00EA451E">
              <w:rPr>
                <w:color w:val="0000FF"/>
                <w:szCs w:val="20"/>
              </w:rPr>
            </w:r>
            <w:ins w:id="6902" w:author="Marmol, Dominika Klaudia" w:date="2026-06-08T18:41:00Z">
              <w:r w:rsidR="00EA451E" w:rsidRPr="00EA451E">
                <w:rPr>
                  <w:color w:val="0000FF"/>
                  <w:szCs w:val="20"/>
                </w:rPr>
                <w:fldChar w:fldCharType="separate"/>
              </w:r>
              <w:r w:rsidR="00EA451E" w:rsidRPr="00EA451E">
                <w:rPr>
                  <w:color w:val="0000FF"/>
                  <w:szCs w:val="20"/>
                  <w:lang w:val="en-GB"/>
                  <w:rPrChange w:id="6903" w:author="Marmol, Dominika Klaudia" w:date="2026-06-08T18:41:00Z">
                    <w:rPr/>
                  </w:rPrChange>
                </w:rPr>
                <w:t>Table </w:t>
              </w:r>
              <w:r w:rsidR="00EA451E" w:rsidRPr="00EA451E">
                <w:rPr>
                  <w:noProof/>
                  <w:color w:val="0000FF"/>
                  <w:szCs w:val="20"/>
                  <w:lang w:val="en-GB"/>
                  <w:rPrChange w:id="6904" w:author="Marmol, Dominika Klaudia" w:date="2026-06-08T18:41:00Z">
                    <w:rPr>
                      <w:noProof/>
                    </w:rPr>
                  </w:rPrChange>
                </w:rPr>
                <w:t>19</w:t>
              </w:r>
              <w:r w:rsidR="00EA451E" w:rsidRPr="00EA451E">
                <w:rPr>
                  <w:color w:val="0000FF"/>
                  <w:szCs w:val="20"/>
                </w:rPr>
                <w:fldChar w:fldCharType="end"/>
              </w:r>
              <w:r w:rsidR="00EA451E" w:rsidRPr="00EA451E">
                <w:rPr>
                  <w:color w:val="0000FF"/>
                  <w:szCs w:val="20"/>
                  <w:lang w:val="en-GB"/>
                  <w:rPrChange w:id="6905" w:author="Marmol, Dominika Klaudia" w:date="2026-06-08T18:41:00Z">
                    <w:rPr>
                      <w:color w:val="0000FF"/>
                    </w:rPr>
                  </w:rPrChange>
                </w:rPr>
                <w:t xml:space="preserve"> </w:t>
              </w:r>
            </w:ins>
            <w:ins w:id="6906" w:author="Marmol, Dominika Klaudia" w:date="2026-06-08T11:46:00Z">
              <w:r w:rsidRPr="00EA451E">
                <w:rPr>
                  <w:szCs w:val="20"/>
                  <w:lang w:val="en-US"/>
                </w:rPr>
                <w:t>for biomarker sample collection times.</w:t>
              </w:r>
            </w:ins>
          </w:p>
        </w:tc>
        <w:tc>
          <w:tcPr>
            <w:tcW w:w="355" w:type="pct"/>
            <w:tcBorders>
              <w:top w:val="single" w:sz="4" w:space="0" w:color="auto"/>
              <w:left w:val="single" w:sz="4" w:space="0" w:color="auto"/>
              <w:bottom w:val="single" w:sz="4" w:space="0" w:color="auto"/>
              <w:right w:val="single" w:sz="4" w:space="0" w:color="auto"/>
            </w:tcBorders>
            <w:vAlign w:val="center"/>
          </w:tcPr>
          <w:p w14:paraId="6D68D0AB" w14:textId="77777777" w:rsidR="00BD40B1" w:rsidRPr="00EA451E" w:rsidRDefault="00BD40B1" w:rsidP="00F147E0">
            <w:pPr>
              <w:pStyle w:val="Table-Text-Centered"/>
              <w:rPr>
                <w:ins w:id="6907" w:author="Marmol, Dominika Klaudia" w:date="2026-06-08T11:46:00Z"/>
                <w:szCs w:val="20"/>
                <w:lang w:val="en-US"/>
              </w:rPr>
            </w:pPr>
          </w:p>
        </w:tc>
        <w:tc>
          <w:tcPr>
            <w:tcW w:w="350" w:type="pct"/>
            <w:tcBorders>
              <w:top w:val="single" w:sz="4" w:space="0" w:color="auto"/>
              <w:left w:val="single" w:sz="4" w:space="0" w:color="auto"/>
              <w:bottom w:val="single" w:sz="4" w:space="0" w:color="auto"/>
              <w:right w:val="single" w:sz="4" w:space="0" w:color="auto"/>
            </w:tcBorders>
            <w:vAlign w:val="center"/>
          </w:tcPr>
          <w:p w14:paraId="691A1B57" w14:textId="77777777" w:rsidR="00BD40B1" w:rsidRPr="00EA451E" w:rsidRDefault="00BD40B1" w:rsidP="00F147E0">
            <w:pPr>
              <w:pStyle w:val="Table-Text-Centered"/>
              <w:rPr>
                <w:ins w:id="6908" w:author="Marmol, Dominika Klaudia" w:date="2026-06-08T11:46:00Z"/>
                <w:szCs w:val="20"/>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2997D61D" w14:textId="77777777" w:rsidR="00BD40B1" w:rsidRPr="00EA451E" w:rsidRDefault="00BD40B1" w:rsidP="00F147E0">
            <w:pPr>
              <w:pStyle w:val="Table-Text-Centered"/>
              <w:rPr>
                <w:ins w:id="6909" w:author="Marmol, Dominika Klaudia" w:date="2026-06-08T11:46:00Z"/>
                <w:szCs w:val="20"/>
                <w:lang w:val="en-US"/>
              </w:rPr>
            </w:pPr>
          </w:p>
        </w:tc>
        <w:tc>
          <w:tcPr>
            <w:tcW w:w="375" w:type="pct"/>
            <w:tcBorders>
              <w:top w:val="single" w:sz="4" w:space="0" w:color="auto"/>
              <w:left w:val="single" w:sz="4" w:space="0" w:color="auto"/>
              <w:bottom w:val="single" w:sz="4" w:space="0" w:color="auto"/>
              <w:right w:val="single" w:sz="4" w:space="0" w:color="auto"/>
            </w:tcBorders>
            <w:vAlign w:val="center"/>
          </w:tcPr>
          <w:p w14:paraId="40FDD387" w14:textId="77777777" w:rsidR="00BD40B1" w:rsidRPr="008C7800" w:rsidRDefault="00BD40B1" w:rsidP="00F147E0">
            <w:pPr>
              <w:pStyle w:val="Table-Text-Centered"/>
              <w:rPr>
                <w:ins w:id="6910" w:author="Marmol, Dominika Klaudia" w:date="2026-06-08T11:46:00Z"/>
                <w:lang w:val="en-US"/>
              </w:rPr>
            </w:pPr>
          </w:p>
        </w:tc>
      </w:tr>
    </w:tbl>
    <w:p w14:paraId="3767E858" w14:textId="77777777" w:rsidR="00BD40B1" w:rsidRPr="008C7800" w:rsidRDefault="00E27C57" w:rsidP="00BD40B1">
      <w:pPr>
        <w:pStyle w:val="Table-Footnote-Hanging"/>
        <w:rPr>
          <w:ins w:id="6911" w:author="Marmol, Dominika Klaudia" w:date="2026-06-08T11:46:00Z"/>
        </w:rPr>
      </w:pPr>
      <w:ins w:id="6912" w:author="Marmol, Dominika Klaudia" w:date="2026-06-08T11:46:00Z">
        <w:r w:rsidRPr="008C7800">
          <w:t>a)</w:t>
        </w:r>
        <w:r w:rsidRPr="008C7800">
          <w:tab/>
        </w:r>
        <w:r w:rsidRPr="008C7800">
          <w:rPr>
            <w:rFonts w:hint="eastAsia"/>
            <w:b/>
            <w:bCs/>
          </w:rPr>
          <w:t>Screening:</w:t>
        </w:r>
        <w:r w:rsidRPr="008C7800">
          <w:rPr>
            <w:rFonts w:hint="eastAsia"/>
          </w:rPr>
          <w:t xml:space="preserve"> Screening assessments will be performed within 28 days before the C1D1 dose. Screening assessments performed </w:t>
        </w:r>
        <w:r w:rsidRPr="008C7800">
          <w:t>≤</w:t>
        </w:r>
        <w:r w:rsidRPr="008C7800">
          <w:rPr>
            <w:rFonts w:hint="eastAsia"/>
          </w:rPr>
          <w:t>7</w:t>
        </w:r>
        <w:r w:rsidRPr="008C7800">
          <w:t> </w:t>
        </w:r>
        <w:r w:rsidRPr="008C7800">
          <w:rPr>
            <w:rFonts w:hint="eastAsia"/>
          </w:rPr>
          <w:t>days before Day 1 will be qualified as baseline assessments and need not be repeated at C1D1, unless otherwise specified.</w:t>
        </w:r>
      </w:ins>
    </w:p>
    <w:p w14:paraId="28494F69" w14:textId="77777777" w:rsidR="00BD40B1" w:rsidRPr="008C7800" w:rsidRDefault="00E27C57" w:rsidP="00BD40B1">
      <w:pPr>
        <w:pStyle w:val="Table-Footnote-Hanging"/>
        <w:rPr>
          <w:ins w:id="6913" w:author="Marmol, Dominika Klaudia" w:date="2026-06-08T11:46:00Z"/>
        </w:rPr>
      </w:pPr>
      <w:ins w:id="6914" w:author="Marmol, Dominika Klaudia" w:date="2026-06-08T11:46:00Z">
        <w:r w:rsidRPr="008C7800">
          <w:t>b)</w:t>
        </w:r>
        <w:r w:rsidRPr="008C7800">
          <w:tab/>
        </w:r>
        <w:r w:rsidRPr="008C7800">
          <w:rPr>
            <w:b/>
            <w:bCs/>
          </w:rPr>
          <w:t>EOT Visit:</w:t>
        </w:r>
        <w:r w:rsidRPr="008C7800">
          <w:t xml:space="preserve"> The EOT Visit will occur within 28 days (±3 days) after the last dose of IMP or before the start of subsequent anticancer therapy if that occurs sooner. Subsequent anticancer therapy should not be initiated before recovery from all treatment-emergent toxicities associated with BNT317.</w:t>
        </w:r>
      </w:ins>
    </w:p>
    <w:p w14:paraId="1F784803" w14:textId="77777777" w:rsidR="00BD40B1" w:rsidRPr="008C7800" w:rsidRDefault="00E27C57" w:rsidP="00BD40B1">
      <w:pPr>
        <w:pStyle w:val="Table-Footnote-Hanging"/>
        <w:rPr>
          <w:ins w:id="6915" w:author="Marmol, Dominika Klaudia" w:date="2026-06-08T11:46:00Z"/>
        </w:rPr>
      </w:pPr>
      <w:ins w:id="6916" w:author="Marmol, Dominika Klaudia" w:date="2026-06-08T11:46:00Z">
        <w:r w:rsidRPr="008C7800">
          <w:t>c)</w:t>
        </w:r>
        <w:r w:rsidRPr="008C7800">
          <w:tab/>
        </w:r>
        <w:r w:rsidRPr="008C7800">
          <w:rPr>
            <w:b/>
            <w:bCs/>
          </w:rPr>
          <w:t>BNT317 administration:</w:t>
        </w:r>
        <w:r w:rsidRPr="008C7800">
          <w:t xml:space="preserve"> BNT317 will be administered via IV infusion. The first infusion (i.e., on C1D1) should last at least 90 min. If the first infusion is well tolerated, the duration of the subsequent infusions may be shortened to 60 min. Participants will be managed as outpatients and be monitored as for at least 3 h after initiation of the first two infusions, and thereafter for at least 2 h (or longer at the investigator’s discretion). If any AEs occur, the infusion rate should be immediately reduced accordingly.</w:t>
        </w:r>
      </w:ins>
    </w:p>
    <w:p w14:paraId="646F5EE6" w14:textId="77777777" w:rsidR="00BD40B1" w:rsidRPr="008C7800" w:rsidRDefault="00E27C57" w:rsidP="00BD40B1">
      <w:pPr>
        <w:pStyle w:val="Table-Footnote-Hanging"/>
        <w:rPr>
          <w:ins w:id="6917" w:author="Marmol, Dominika Klaudia" w:date="2026-06-08T11:46:00Z"/>
        </w:rPr>
      </w:pPr>
      <w:ins w:id="6918" w:author="Marmol, Dominika Klaudia" w:date="2026-06-08T11:46:00Z">
        <w:r w:rsidRPr="008C7800">
          <w:t>d)</w:t>
        </w:r>
        <w:r w:rsidRPr="008C7800">
          <w:tab/>
        </w:r>
        <w:r w:rsidRPr="008C7800">
          <w:rPr>
            <w:b/>
            <w:bCs/>
          </w:rPr>
          <w:t>Informed consent:</w:t>
        </w:r>
        <w:r w:rsidRPr="008C7800">
          <w:t xml:space="preserve"> Informed consent must be obtained before performing any trial-specific screening assessments.</w:t>
        </w:r>
      </w:ins>
    </w:p>
    <w:p w14:paraId="1F988628" w14:textId="77777777" w:rsidR="00BD40B1" w:rsidRPr="008C7800" w:rsidRDefault="00E27C57" w:rsidP="00BD40B1">
      <w:pPr>
        <w:pStyle w:val="Table-Footnote-Hanging"/>
        <w:rPr>
          <w:ins w:id="6919" w:author="Marmol, Dominika Klaudia" w:date="2026-06-08T11:46:00Z"/>
        </w:rPr>
      </w:pPr>
      <w:ins w:id="6920" w:author="Marmol, Dominika Klaudia" w:date="2026-06-08T11:46:00Z">
        <w:r w:rsidRPr="008C7800">
          <w:t>e)</w:t>
        </w:r>
        <w:r w:rsidRPr="008C7800">
          <w:tab/>
        </w:r>
        <w:r w:rsidRPr="008C7800">
          <w:rPr>
            <w:b/>
            <w:bCs/>
          </w:rPr>
          <w:t>Medical history:</w:t>
        </w:r>
        <w:r w:rsidRPr="008C7800">
          <w:t xml:space="preserve"> During the screening period, a complete medical history and relevant treatment will be compiled for each trial participant.</w:t>
        </w:r>
      </w:ins>
    </w:p>
    <w:p w14:paraId="395F75E3" w14:textId="77777777" w:rsidR="00BD40B1" w:rsidRPr="008C7800" w:rsidRDefault="00E27C57" w:rsidP="00BD40B1">
      <w:pPr>
        <w:pStyle w:val="Table-Footnote-Hanging"/>
        <w:rPr>
          <w:ins w:id="6921" w:author="Marmol, Dominika Klaudia" w:date="2026-06-08T11:46:00Z"/>
        </w:rPr>
      </w:pPr>
      <w:ins w:id="6922" w:author="Marmol, Dominika Klaudia" w:date="2026-06-08T11:46:00Z">
        <w:r w:rsidRPr="008C7800">
          <w:t>f)</w:t>
        </w:r>
        <w:r w:rsidRPr="008C7800">
          <w:tab/>
        </w:r>
        <w:r w:rsidRPr="008C7800">
          <w:rPr>
            <w:b/>
            <w:bCs/>
          </w:rPr>
          <w:t>Randomization:</w:t>
        </w:r>
        <w:r w:rsidRPr="008C7800">
          <w:t xml:space="preserve"> Screening period is relative to the date of randomization. C1D1 may be on the same day as randomization or at most 3 days post randomization.</w:t>
        </w:r>
      </w:ins>
    </w:p>
    <w:p w14:paraId="1E3A58A3" w14:textId="77777777" w:rsidR="00BD40B1" w:rsidRPr="008C7800" w:rsidRDefault="00E27C57" w:rsidP="00BD40B1">
      <w:pPr>
        <w:pStyle w:val="Table-Footnote-Hanging"/>
        <w:rPr>
          <w:ins w:id="6923" w:author="Marmol, Dominika Klaudia" w:date="2026-06-08T11:46:00Z"/>
        </w:rPr>
      </w:pPr>
      <w:ins w:id="6924" w:author="Marmol, Dominika Klaudia" w:date="2026-06-08T11:46:00Z">
        <w:r w:rsidRPr="008C7800">
          <w:t>g)</w:t>
        </w:r>
        <w:r w:rsidRPr="008C7800">
          <w:tab/>
        </w:r>
        <w:r w:rsidRPr="008C7800">
          <w:rPr>
            <w:b/>
            <w:bCs/>
          </w:rPr>
          <w:t>Physical examinations:</w:t>
        </w:r>
        <w:r w:rsidRPr="008C7800">
          <w:t xml:space="preserve"> Symptom (targeted)-directed physical examinations at: pre-dose on C1D1, C1D4, C1D8, C2D1, C2D8; pre-dose in all other cycles; EOT Visit; ETV; the SFU Visits.</w:t>
        </w:r>
      </w:ins>
    </w:p>
    <w:p w14:paraId="3F673085" w14:textId="77777777" w:rsidR="00BD40B1" w:rsidRPr="008C7800" w:rsidRDefault="00E27C57" w:rsidP="00BD40B1">
      <w:pPr>
        <w:pStyle w:val="Table-Footnote-Hanging"/>
        <w:rPr>
          <w:ins w:id="6925" w:author="Marmol, Dominika Klaudia" w:date="2026-06-08T11:46:00Z"/>
        </w:rPr>
      </w:pPr>
      <w:ins w:id="6926" w:author="Marmol, Dominika Klaudia" w:date="2026-06-08T11:46:00Z">
        <w:r w:rsidRPr="008C7800">
          <w:t>h)</w:t>
        </w:r>
        <w:r w:rsidRPr="008C7800">
          <w:tab/>
        </w:r>
        <w:r w:rsidRPr="008C7800">
          <w:rPr>
            <w:b/>
            <w:bCs/>
          </w:rPr>
          <w:t>Weight:</w:t>
        </w:r>
        <w:r w:rsidRPr="008C7800">
          <w:t xml:space="preserve"> Assessment timepoints: screening, pre-dose on Day 1 in all cycles, EOT Visit, ETV, and at the SFU Visits.</w:t>
        </w:r>
      </w:ins>
    </w:p>
    <w:p w14:paraId="74BD26D8" w14:textId="77777777" w:rsidR="00BD40B1" w:rsidRPr="008C7800" w:rsidRDefault="00E27C57" w:rsidP="00BD40B1">
      <w:pPr>
        <w:pStyle w:val="Table-Footnote-Hanging"/>
        <w:rPr>
          <w:ins w:id="6927" w:author="Marmol, Dominika Klaudia" w:date="2026-06-08T11:46:00Z"/>
        </w:rPr>
      </w:pPr>
      <w:ins w:id="6928" w:author="Marmol, Dominika Klaudia" w:date="2026-06-08T11:46:00Z">
        <w:r w:rsidRPr="008C7800">
          <w:t>i)</w:t>
        </w:r>
        <w:r w:rsidRPr="008C7800">
          <w:tab/>
        </w:r>
        <w:r w:rsidRPr="008C7800">
          <w:rPr>
            <w:b/>
            <w:bCs/>
          </w:rPr>
          <w:t>Vital signs:</w:t>
        </w:r>
        <w:r w:rsidRPr="008C7800">
          <w:t xml:space="preserve"> Assessment timepoints: screening; pre-dose on C1D1, C1D4, C1D8, C2D1, C2D8; pre-dose in all other cycles; EOT Visit; ETV; and the SFU Visits.</w:t>
        </w:r>
      </w:ins>
    </w:p>
    <w:p w14:paraId="17882615" w14:textId="5BF752D2" w:rsidR="00BD40B1" w:rsidRPr="008C7800" w:rsidRDefault="00E27C57" w:rsidP="00BD40B1">
      <w:pPr>
        <w:pStyle w:val="Table-Footnote-Hanging"/>
        <w:rPr>
          <w:ins w:id="6929" w:author="Marmol, Dominika Klaudia" w:date="2026-06-08T11:46:00Z"/>
        </w:rPr>
      </w:pPr>
      <w:ins w:id="6930" w:author="Marmol, Dominika Klaudia" w:date="2026-06-08T11:46:00Z">
        <w:r w:rsidRPr="008C7800">
          <w:t>j)</w:t>
        </w:r>
        <w:r w:rsidRPr="008C7800">
          <w:tab/>
        </w:r>
        <w:r w:rsidRPr="008C7800">
          <w:rPr>
            <w:rStyle w:val="TableTextArial9"/>
            <w:rFonts w:ascii="Arial" w:hAnsi="Arial" w:cs="Arial"/>
            <w:b/>
            <w:bCs/>
          </w:rPr>
          <w:t>Tumor biopsy collection:</w:t>
        </w:r>
        <w:r w:rsidRPr="008C7800">
          <w:rPr>
            <w:rStyle w:val="TableTextArial9"/>
            <w:rFonts w:ascii="Arial" w:hAnsi="Arial" w:cs="Arial"/>
          </w:rPr>
          <w:t xml:space="preserve"> Provision of tumor biopsies is mandatory at screening for participants in Part B3. </w:t>
        </w:r>
        <w:r w:rsidRPr="008C7800">
          <w:t xml:space="preserve">If medically feasible, a newly obtained tumor sample is preferred. If it is not feasible to obtain a recent tumor sample, participants can provide archival tumor tissue, preferably the most recent archived sample tissue (ideally not older than 24 months). Optional on-treatment biopsies are requested at the discretion of the physician within ±7 days of C4D1. The tumor sample can be from a whole lymph node, core biopsy, or from resected tumor tissue. Tumor samples from previously irradiated lesions or target lesions are not allowed. Core needle or excisional biopsies, or resected tissue are required. Fine needle aspirates, bronchoscopy-guided fine needle aspirates, cell blocks, cell pellets, clots, bone tissue, and cytological specimens are not acceptable. Tissue blocks are preferred. However, if a tissue block is not available, slides are acceptable. See the Central Laboratory Manual for tissue sampling and processing requirements. Extra tissue can be submitted for additional biomarker research assessments. Refer to </w:t>
        </w:r>
      </w:ins>
      <w:ins w:id="6931" w:author="Marmol, Dominika Klaudia" w:date="2026-06-08T18:41:00Z">
        <w:r w:rsidR="00EA451E">
          <w:t>C</w:t>
        </w:r>
        <w:r w:rsidR="00EA451E" w:rsidRPr="00FE5234">
          <w:t xml:space="preserve">TP </w:t>
        </w:r>
      </w:ins>
      <w:ins w:id="6932" w:author="Marmol, Dominika Klaudia" w:date="2026-06-08T11:46:00Z">
        <w:r w:rsidRPr="00FE5234">
          <w:t>Section </w:t>
        </w:r>
      </w:ins>
      <w:ins w:id="6933" w:author="Marmol, Dominika Klaudia" w:date="2026-06-08T18:41:00Z">
        <w:r w:rsidR="00EA451E" w:rsidRPr="00FE5234">
          <w:rPr>
            <w:rFonts w:eastAsiaTheme="minorEastAsia"/>
            <w:rPrChange w:id="6934" w:author="Marmol, Dominika Klaudia" w:date="2026-06-11T09:44:00Z">
              <w:rPr>
                <w:rFonts w:eastAsiaTheme="minorEastAsia"/>
                <w:color w:val="0000FF"/>
              </w:rPr>
            </w:rPrChange>
          </w:rPr>
          <w:t>8.10.</w:t>
        </w:r>
      </w:ins>
    </w:p>
    <w:p w14:paraId="5D299F9C" w14:textId="77777777" w:rsidR="00BD40B1" w:rsidRPr="008C7800" w:rsidRDefault="00E27C57" w:rsidP="00BD40B1">
      <w:pPr>
        <w:pStyle w:val="Table-Footnote-Hanging"/>
        <w:rPr>
          <w:ins w:id="6935" w:author="Marmol, Dominika Klaudia" w:date="2026-06-08T11:46:00Z"/>
        </w:rPr>
      </w:pPr>
      <w:ins w:id="6936" w:author="Marmol, Dominika Klaudia" w:date="2026-06-08T11:46:00Z">
        <w:r w:rsidRPr="008C7800">
          <w:t>k)</w:t>
        </w:r>
        <w:r w:rsidRPr="008C7800">
          <w:tab/>
        </w:r>
        <w:r w:rsidRPr="008C7800">
          <w:rPr>
            <w:b/>
            <w:bCs/>
          </w:rPr>
          <w:t>12-lead ECG:</w:t>
        </w:r>
        <w:r w:rsidRPr="008C7800">
          <w:t xml:space="preserve"> Single ECGs will be performed at screening, and at Cycles 2-6 and Cycles 8, on Day 1 pre-dose and where possible, ECGs should be done before any blood draws, if blood sampling is planned on the day of ECGs. Note: Blood sampling refers to the central laboratory (PK, ADA, TO [US only], cytokines). Afterwards, single ECG will be performed every four cycles (Cycle 12, 16, 20, …) on Day 1 pre-dose and where possible, ECGs should be done before any blood draws. Single ECGs will also be performed on SFU and EOT Visits. Additional ECGs may be performed if deemed necessary by the investigator or if clinically indicated. </w:t>
        </w:r>
      </w:ins>
    </w:p>
    <w:p w14:paraId="20DD156A" w14:textId="77777777" w:rsidR="00BD40B1" w:rsidRPr="008C7800" w:rsidRDefault="00E27C57" w:rsidP="00BD40B1">
      <w:pPr>
        <w:pStyle w:val="Table-Footnote-Hanging"/>
        <w:rPr>
          <w:ins w:id="6937" w:author="Marmol, Dominika Klaudia" w:date="2026-06-08T11:46:00Z"/>
        </w:rPr>
      </w:pPr>
      <w:ins w:id="6938" w:author="Marmol, Dominika Klaudia" w:date="2026-06-08T11:46:00Z">
        <w:r w:rsidRPr="008C7800">
          <w:t>l)</w:t>
        </w:r>
        <w:r w:rsidRPr="008C7800">
          <w:tab/>
        </w:r>
        <w:r w:rsidRPr="008C7800">
          <w:rPr>
            <w:b/>
            <w:bCs/>
          </w:rPr>
          <w:t>Medical occurrences:</w:t>
        </w:r>
        <w:r w:rsidRPr="008C7800">
          <w:t xml:space="preserve"> Medical occurrences not meeting the criteria for AEs or SAEs and occurring between the time informed consent was given and the moment IMP administration started, will be collected as pre-existing conditions on the respective medical history/current medical conditions section of the eCRF.</w:t>
        </w:r>
      </w:ins>
    </w:p>
    <w:p w14:paraId="5C8B5301" w14:textId="77777777" w:rsidR="00BD40B1" w:rsidRPr="008C7800" w:rsidRDefault="00E27C57" w:rsidP="00BD40B1">
      <w:pPr>
        <w:pStyle w:val="Table-Footnote-Hanging"/>
        <w:rPr>
          <w:ins w:id="6939" w:author="Marmol, Dominika Klaudia" w:date="2026-06-08T11:46:00Z"/>
        </w:rPr>
      </w:pPr>
      <w:ins w:id="6940" w:author="Marmol, Dominika Klaudia" w:date="2026-06-08T11:46:00Z">
        <w:r w:rsidRPr="008C7800">
          <w:t>m)</w:t>
        </w:r>
        <w:r w:rsidRPr="008C7800">
          <w:tab/>
        </w:r>
        <w:r w:rsidRPr="008C7800">
          <w:rPr>
            <w:b/>
            <w:bCs/>
          </w:rPr>
          <w:t>SAE reporting:</w:t>
        </w:r>
        <w:r w:rsidRPr="008C7800">
          <w:t xml:space="preserve"> SAE reporting will include serious pre-treatment events. Only those SAEs that occur after the first dose of IMP will be collected in the eCRF. However, all SAEs occurring after consent will be reported to the sponsor’s medical safety team or designee.</w:t>
        </w:r>
      </w:ins>
    </w:p>
    <w:p w14:paraId="67FC42D9" w14:textId="77777777" w:rsidR="00BD40B1" w:rsidRPr="008C7800" w:rsidRDefault="00E27C57" w:rsidP="00BD40B1">
      <w:pPr>
        <w:pStyle w:val="Table-Footnote-Hanging"/>
        <w:rPr>
          <w:ins w:id="6941" w:author="Marmol, Dominika Klaudia" w:date="2026-06-08T11:46:00Z"/>
        </w:rPr>
      </w:pPr>
      <w:ins w:id="6942" w:author="Marmol, Dominika Klaudia" w:date="2026-06-08T11:46:00Z">
        <w:r w:rsidRPr="008C7800">
          <w:t>n)</w:t>
        </w:r>
        <w:r w:rsidRPr="008C7800">
          <w:tab/>
        </w:r>
        <w:r w:rsidRPr="008C7800">
          <w:rPr>
            <w:b/>
            <w:bCs/>
          </w:rPr>
          <w:t>Survival status:</w:t>
        </w:r>
        <w:r w:rsidRPr="008C7800">
          <w:t xml:space="preserve"> Each trial participant will be followed for survival every 12 weeks (±14 days) after the 90-Day SFU Visit until death, loss of follow-up, or trial participant terminates involvement in the trial. This is also applicable for those participants that do not complete safety follow-up visits wherein survival follow-up can begin immediately (e.g., participant withdraws consent for further assessments but agrees to be followed for survival). These visits may occur by telephone, </w:t>
        </w:r>
        <w:r>
          <w:t>e-mail</w:t>
        </w:r>
        <w:r w:rsidRPr="008C7800">
          <w:t xml:space="preserve"> or a visit by the participant or the participant’s caregiver. Survival status may be followed more frequently around the time of a database lock or other trial milestones.</w:t>
        </w:r>
      </w:ins>
    </w:p>
    <w:p w14:paraId="539D77D7" w14:textId="77777777" w:rsidR="00BD40B1" w:rsidRPr="008C7800" w:rsidRDefault="00E27C57" w:rsidP="00BD40B1">
      <w:pPr>
        <w:pStyle w:val="Table-Footnote-Hanging"/>
        <w:rPr>
          <w:ins w:id="6943" w:author="Marmol, Dominika Klaudia" w:date="2026-06-08T11:46:00Z"/>
        </w:rPr>
      </w:pPr>
      <w:ins w:id="6944" w:author="Marmol, Dominika Klaudia" w:date="2026-06-08T11:46:00Z">
        <w:r w:rsidRPr="008C7800">
          <w:t>o)</w:t>
        </w:r>
        <w:r w:rsidRPr="008C7800">
          <w:tab/>
        </w:r>
        <w:r w:rsidRPr="008C7800">
          <w:rPr>
            <w:b/>
            <w:bCs/>
          </w:rPr>
          <w:t>CT/MRI imaging assessments:</w:t>
        </w:r>
        <w:r w:rsidRPr="008C7800">
          <w:t xml:space="preserve"> Perform brain imaging in trial participants with known or suspected central nervous system metastasis. Perform additional imaging if clinically indicated. Positron emission tomography (PET)-CT can be used, but the CT portion of a PET-CT may not be used in lieu of a diagnostic CT, unless performed with </w:t>
        </w:r>
        <w:r w:rsidRPr="008C7800">
          <w:rPr>
            <w:color w:val="333333"/>
            <w:shd w:val="clear" w:color="auto" w:fill="FFFFFF"/>
          </w:rPr>
          <w:t>intravenous</w:t>
        </w:r>
        <w:r w:rsidRPr="008C7800">
          <w:t xml:space="preserve"> contrast agents. Consult the sponsor for details on required scans if needed. Scans performed prior to informed consent as part of routine clinical management may be used as the screening tumor imaging if they are of diagnostic quality and were performed within 28 days prior to first IMP dose. If no disease progression is documented at survival follow-up and the trial participant receives no new anticancer therapy, image assessment should be performed per aforementioned frequency. Tumor assessments should be performed according to RECIST v1.1 criteria after each imaging.</w:t>
        </w:r>
      </w:ins>
    </w:p>
    <w:p w14:paraId="5B0B5A5B" w14:textId="77777777" w:rsidR="00BD40B1" w:rsidRPr="008C7800" w:rsidRDefault="00E27C57" w:rsidP="00BD40B1">
      <w:pPr>
        <w:pStyle w:val="Table-Footnote-Hanging"/>
        <w:rPr>
          <w:ins w:id="6945" w:author="Marmol, Dominika Klaudia" w:date="2026-06-08T11:46:00Z"/>
        </w:rPr>
      </w:pPr>
      <w:ins w:id="6946" w:author="Marmol, Dominika Klaudia" w:date="2026-06-08T11:46:00Z">
        <w:r w:rsidRPr="008C7800">
          <w:t>p)</w:t>
        </w:r>
        <w:r w:rsidRPr="008C7800">
          <w:tab/>
        </w:r>
        <w:r w:rsidRPr="008C7800">
          <w:rPr>
            <w:b/>
            <w:bCs/>
          </w:rPr>
          <w:t>Pregnancy testing:</w:t>
        </w:r>
        <w:r w:rsidRPr="008C7800">
          <w:t xml:space="preserve"> All POCBP will have a serum pregnancy test at screening. Urine pregnancy tests will be performed at subsequent visits. If a urine pregnancy test is positive or cannot be confirmed as negative, a serum pregnancy test will be required. Additional urine or serum pregnancy tests may be performed, if deemed necessary by the investigator. Participants will be counseled about the need to use prescribed contraception.</w:t>
        </w:r>
      </w:ins>
    </w:p>
    <w:p w14:paraId="5D963A6F" w14:textId="77777777" w:rsidR="00BD40B1" w:rsidRPr="008C7800" w:rsidRDefault="00E27C57" w:rsidP="00BD40B1">
      <w:pPr>
        <w:pStyle w:val="Table-Footnote-Hanging"/>
        <w:rPr>
          <w:ins w:id="6947" w:author="Marmol, Dominika Klaudia" w:date="2026-06-08T11:46:00Z"/>
        </w:rPr>
      </w:pPr>
      <w:ins w:id="6948" w:author="Marmol, Dominika Klaudia" w:date="2026-06-08T11:46:00Z">
        <w:r w:rsidRPr="008C7800">
          <w:t>q)</w:t>
        </w:r>
        <w:r w:rsidRPr="008C7800">
          <w:tab/>
        </w:r>
        <w:r w:rsidRPr="008C7800">
          <w:rPr>
            <w:b/>
            <w:bCs/>
          </w:rPr>
          <w:t>Blood sample for hematology/biochemistry:</w:t>
        </w:r>
        <w:r w:rsidRPr="008C7800">
          <w:t xml:space="preserve"> Blood samples will be collected at screening period, pre-dose on C1D1, C1D8, C2D1, C2D8, pre-dose in all other cycles, EOT Visit, ETV, and the SFU Visits. Samples taken at the local laboratory may be collected up to 2 days prior to the scheduled visit. If screening clinical laboratory testing was performed within 7 days before the C1D1 dose, it need not be repeated on C1D1 dose. Blood samples for biochemistry will include analysis for IL-6 at screening and at other times if indicated.</w:t>
        </w:r>
      </w:ins>
    </w:p>
    <w:p w14:paraId="674CAB4F" w14:textId="77777777" w:rsidR="00BD40B1" w:rsidRPr="008C7800" w:rsidRDefault="00E27C57" w:rsidP="00BD40B1">
      <w:pPr>
        <w:pStyle w:val="Table-Footnote-Hanging"/>
        <w:ind w:firstLine="0"/>
        <w:rPr>
          <w:ins w:id="6949" w:author="Marmol, Dominika Klaudia" w:date="2026-06-08T11:46:00Z"/>
        </w:rPr>
      </w:pPr>
      <w:ins w:id="6950" w:author="Marmol, Dominika Klaudia" w:date="2026-06-08T11:46:00Z">
        <w:r w:rsidRPr="008C7800">
          <w:t>Note: The result of IL-6 testing is not required for participant eligibility or randomization, and treatment. IL-6 testing at screening could be delayed for those sites that do not have local lab IL-6 testing available.</w:t>
        </w:r>
      </w:ins>
    </w:p>
    <w:p w14:paraId="0354E0A0" w14:textId="77777777" w:rsidR="00BD40B1" w:rsidRPr="008C7800" w:rsidRDefault="00E27C57" w:rsidP="00BD40B1">
      <w:pPr>
        <w:pStyle w:val="Table-Footnote-Hanging"/>
        <w:rPr>
          <w:ins w:id="6951" w:author="Marmol, Dominika Klaudia" w:date="2026-06-08T11:46:00Z"/>
        </w:rPr>
      </w:pPr>
      <w:ins w:id="6952" w:author="Marmol, Dominika Klaudia" w:date="2026-06-08T11:46:00Z">
        <w:r w:rsidRPr="008C7800">
          <w:t>r)</w:t>
        </w:r>
        <w:r w:rsidRPr="008C7800">
          <w:tab/>
        </w:r>
        <w:r w:rsidRPr="008C7800">
          <w:rPr>
            <w:b/>
            <w:bCs/>
          </w:rPr>
          <w:t>Blood sample for coagulation/thyroid function/myocardial enzymes:</w:t>
        </w:r>
        <w:r w:rsidRPr="008C7800">
          <w:t xml:space="preserve"> Blood samples will be collected at screening, pre-dose in all cycles, EOT Visit, ETV, and at the SFU Visits. If screening testing was performed within the 7 days before the C1D1 dose, it need not be repeated. Samples may be collected within the 7 days prior to the scheduled visit.</w:t>
        </w:r>
      </w:ins>
    </w:p>
    <w:p w14:paraId="6A3A1551" w14:textId="77777777" w:rsidR="00BD40B1" w:rsidRPr="008C7800" w:rsidRDefault="00E27C57" w:rsidP="00BD40B1">
      <w:pPr>
        <w:pStyle w:val="Table-Footnote-Hanging"/>
        <w:rPr>
          <w:ins w:id="6953" w:author="Marmol, Dominika Klaudia" w:date="2026-06-08T11:46:00Z"/>
        </w:rPr>
      </w:pPr>
      <w:ins w:id="6954" w:author="Marmol, Dominika Klaudia" w:date="2026-06-08T11:46:00Z">
        <w:r w:rsidRPr="008C7800">
          <w:t>s)</w:t>
        </w:r>
        <w:r w:rsidRPr="008C7800">
          <w:tab/>
        </w:r>
        <w:r w:rsidRPr="008C7800">
          <w:rPr>
            <w:b/>
            <w:bCs/>
          </w:rPr>
          <w:t>Urinalysis (for hematuria and proteinuria evaluation):</w:t>
        </w:r>
        <w:r w:rsidRPr="008C7800">
          <w:t xml:space="preserve"> Urine samples will be collected at screening, pre-dose in all cycles, EOT Visit, ETV, and at the SFU Visits. Samples taken at the local laboratory may be collected up to 2 days prior to the scheduled visit.</w:t>
        </w:r>
      </w:ins>
    </w:p>
    <w:p w14:paraId="5150B14C" w14:textId="77777777" w:rsidR="00BD40B1" w:rsidRPr="008C7800" w:rsidRDefault="00E27C57" w:rsidP="00BD40B1">
      <w:pPr>
        <w:pStyle w:val="Table-Footnote-Hanging"/>
        <w:rPr>
          <w:ins w:id="6955" w:author="Marmol, Dominika Klaudia" w:date="2026-06-08T11:46:00Z"/>
        </w:rPr>
      </w:pPr>
      <w:ins w:id="6956" w:author="Marmol, Dominika Klaudia" w:date="2026-06-08T11:46:00Z">
        <w:r w:rsidRPr="008C7800">
          <w:t>t)</w:t>
        </w:r>
        <w:r w:rsidRPr="008C7800">
          <w:tab/>
        </w:r>
        <w:r w:rsidRPr="008C7800">
          <w:rPr>
            <w:b/>
            <w:bCs/>
          </w:rPr>
          <w:t>Blood sample for serology:</w:t>
        </w:r>
        <w:r w:rsidRPr="008C7800">
          <w:t xml:space="preserve"> Tests for HBV (hepatitis B surface antigen [Bhag] and IgG anti-hepatitis B core antibody), HCV (HCV antibody; also HCV RNA by PCR if the trial participant is HCV-antibody positive), and HIV antibodies. IgG anti-hepatitis B core antibody or total anti-hepatitis B core antibody may be used per local practice.</w:t>
        </w:r>
      </w:ins>
    </w:p>
    <w:p w14:paraId="1FAE9E88" w14:textId="6C615E29" w:rsidR="00BD40B1" w:rsidRPr="008C7800" w:rsidRDefault="00E27C57" w:rsidP="00BD40B1">
      <w:pPr>
        <w:pStyle w:val="Table-Footnote-Hanging"/>
        <w:rPr>
          <w:ins w:id="6957" w:author="Marmol, Dominika Klaudia" w:date="2026-06-08T11:46:00Z"/>
        </w:rPr>
      </w:pPr>
      <w:ins w:id="6958" w:author="Marmol, Dominika Klaudia" w:date="2026-06-08T11:46:00Z">
        <w:r w:rsidRPr="008C7800">
          <w:t>u)</w:t>
        </w:r>
        <w:r w:rsidRPr="008C7800">
          <w:tab/>
        </w:r>
        <w:r w:rsidRPr="008C7800">
          <w:rPr>
            <w:b/>
            <w:bCs/>
          </w:rPr>
          <w:t>Blood sample for PK:</w:t>
        </w:r>
        <w:r w:rsidRPr="008C7800">
          <w:t xml:space="preserve"> Blood will be collected for PK. For details, please refer to</w:t>
        </w:r>
      </w:ins>
      <w:ins w:id="6959" w:author="Marmol, Dominika Klaudia" w:date="2026-06-08T18:42:00Z">
        <w:r w:rsidR="00EA451E">
          <w:rPr>
            <w:color w:val="0000FF"/>
          </w:rPr>
          <w:t xml:space="preserve"> </w:t>
        </w:r>
        <w:r w:rsidR="00EA451E" w:rsidRPr="00EA451E">
          <w:rPr>
            <w:color w:val="0000FF"/>
            <w:szCs w:val="18"/>
          </w:rPr>
          <w:fldChar w:fldCharType="begin"/>
        </w:r>
        <w:r w:rsidR="00EA451E" w:rsidRPr="00EA451E">
          <w:rPr>
            <w:color w:val="0000FF"/>
            <w:szCs w:val="18"/>
          </w:rPr>
          <w:instrText xml:space="preserve"> REF _Ref226705101 \h </w:instrText>
        </w:r>
      </w:ins>
      <w:r w:rsidR="00EA451E" w:rsidRPr="00EA451E">
        <w:rPr>
          <w:color w:val="0000FF"/>
          <w:szCs w:val="18"/>
        </w:rPr>
        <w:instrText xml:space="preserve"> \* MERGEFORMAT </w:instrText>
      </w:r>
      <w:r w:rsidR="00EA451E" w:rsidRPr="00EA451E">
        <w:rPr>
          <w:color w:val="0000FF"/>
          <w:szCs w:val="18"/>
        </w:rPr>
      </w:r>
      <w:ins w:id="6960" w:author="Marmol, Dominika Klaudia" w:date="2026-06-08T18:42:00Z">
        <w:r w:rsidR="00EA451E" w:rsidRPr="00EA451E">
          <w:rPr>
            <w:color w:val="0000FF"/>
            <w:szCs w:val="18"/>
          </w:rPr>
          <w:fldChar w:fldCharType="separate"/>
        </w:r>
        <w:r w:rsidR="00EA451E" w:rsidRPr="00EA451E">
          <w:rPr>
            <w:color w:val="0000FF"/>
            <w:szCs w:val="18"/>
            <w:rPrChange w:id="6961" w:author="Marmol, Dominika Klaudia" w:date="2026-06-08T18:42:00Z">
              <w:rPr>
                <w:sz w:val="24"/>
                <w:szCs w:val="24"/>
              </w:rPr>
            </w:rPrChange>
          </w:rPr>
          <w:t>Table </w:t>
        </w:r>
        <w:r w:rsidR="00EA451E" w:rsidRPr="00EA451E">
          <w:rPr>
            <w:noProof/>
            <w:color w:val="0000FF"/>
            <w:szCs w:val="18"/>
            <w:rPrChange w:id="6962" w:author="Marmol, Dominika Klaudia" w:date="2026-06-08T18:42:00Z">
              <w:rPr>
                <w:noProof/>
                <w:sz w:val="24"/>
                <w:szCs w:val="24"/>
              </w:rPr>
            </w:rPrChange>
          </w:rPr>
          <w:t>20</w:t>
        </w:r>
        <w:r w:rsidR="00EA451E" w:rsidRPr="00EA451E">
          <w:rPr>
            <w:color w:val="0000FF"/>
            <w:szCs w:val="18"/>
          </w:rPr>
          <w:fldChar w:fldCharType="end"/>
        </w:r>
      </w:ins>
      <w:ins w:id="6963" w:author="Marmol, Dominika Klaudia" w:date="2026-06-08T11:46:00Z">
        <w:r w:rsidRPr="008C7800">
          <w:t>.</w:t>
        </w:r>
      </w:ins>
    </w:p>
    <w:p w14:paraId="09048CCB" w14:textId="52658B4E" w:rsidR="00BD40B1" w:rsidRPr="008C7800" w:rsidRDefault="00E27C57" w:rsidP="00BD40B1">
      <w:pPr>
        <w:pStyle w:val="Table-Footnote-Hanging"/>
        <w:rPr>
          <w:ins w:id="6964" w:author="Marmol, Dominika Klaudia" w:date="2026-06-08T11:46:00Z"/>
        </w:rPr>
      </w:pPr>
      <w:ins w:id="6965" w:author="Marmol, Dominika Klaudia" w:date="2026-06-08T11:46:00Z">
        <w:r w:rsidRPr="008C7800">
          <w:t>v)</w:t>
        </w:r>
        <w:r w:rsidRPr="008C7800">
          <w:tab/>
        </w:r>
        <w:r w:rsidRPr="008C7800">
          <w:rPr>
            <w:b/>
            <w:bCs/>
          </w:rPr>
          <w:t>Blood sample for ADA:</w:t>
        </w:r>
        <w:r w:rsidRPr="008C7800">
          <w:t xml:space="preserve"> Blood samples will be collected pre-dose. For details, please refer to</w:t>
        </w:r>
        <w:r w:rsidRPr="008C7800">
          <w:rPr>
            <w:color w:val="0000FF"/>
          </w:rPr>
          <w:t xml:space="preserve"> </w:t>
        </w:r>
      </w:ins>
      <w:ins w:id="6966" w:author="Marmol, Dominika Klaudia" w:date="2026-06-08T18:42:00Z">
        <w:r w:rsidR="00EA451E" w:rsidRPr="00EA451E">
          <w:rPr>
            <w:color w:val="0000FF"/>
            <w:szCs w:val="18"/>
          </w:rPr>
          <w:fldChar w:fldCharType="begin"/>
        </w:r>
        <w:r w:rsidR="00EA451E" w:rsidRPr="00EA451E">
          <w:rPr>
            <w:color w:val="0000FF"/>
            <w:szCs w:val="18"/>
          </w:rPr>
          <w:instrText xml:space="preserve"> REF _Ref226705101 \h  \* MERGEFORMAT </w:instrText>
        </w:r>
      </w:ins>
      <w:r w:rsidR="00EA451E" w:rsidRPr="00EA451E">
        <w:rPr>
          <w:color w:val="0000FF"/>
          <w:szCs w:val="18"/>
        </w:rPr>
      </w:r>
      <w:ins w:id="6967" w:author="Marmol, Dominika Klaudia" w:date="2026-06-08T18:42:00Z">
        <w:r w:rsidR="00EA451E" w:rsidRPr="00EA451E">
          <w:rPr>
            <w:color w:val="0000FF"/>
            <w:szCs w:val="18"/>
          </w:rPr>
          <w:fldChar w:fldCharType="separate"/>
        </w:r>
        <w:r w:rsidR="00EA451E" w:rsidRPr="00F147E0">
          <w:rPr>
            <w:color w:val="0000FF"/>
            <w:szCs w:val="18"/>
          </w:rPr>
          <w:t>Table </w:t>
        </w:r>
        <w:r w:rsidR="00EA451E" w:rsidRPr="00F147E0">
          <w:rPr>
            <w:noProof/>
            <w:color w:val="0000FF"/>
            <w:szCs w:val="18"/>
          </w:rPr>
          <w:t>20</w:t>
        </w:r>
        <w:r w:rsidR="00EA451E" w:rsidRPr="00EA451E">
          <w:rPr>
            <w:color w:val="0000FF"/>
            <w:szCs w:val="18"/>
          </w:rPr>
          <w:fldChar w:fldCharType="end"/>
        </w:r>
      </w:ins>
      <w:ins w:id="6968" w:author="Marmol, Dominika Klaudia" w:date="2026-06-08T11:46:00Z">
        <w:r w:rsidRPr="008C7800">
          <w:t>. ADA samples will also be collected at the time of any Grade ≥3 infusion-related events and 30 days after the event, if feasible.</w:t>
        </w:r>
      </w:ins>
    </w:p>
    <w:p w14:paraId="0E9A02DE" w14:textId="183E95C1" w:rsidR="00BD40B1" w:rsidRPr="008C7800" w:rsidRDefault="00E27C57" w:rsidP="00BD40B1">
      <w:pPr>
        <w:pStyle w:val="Table-Footnote-Hanging"/>
        <w:rPr>
          <w:ins w:id="6969" w:author="Marmol, Dominika Klaudia" w:date="2026-06-08T11:46:00Z"/>
        </w:rPr>
      </w:pPr>
      <w:ins w:id="6970" w:author="Marmol, Dominika Klaudia" w:date="2026-06-08T11:46:00Z">
        <w:r w:rsidRPr="008C7800">
          <w:t>w)</w:t>
        </w:r>
        <w:r w:rsidRPr="008C7800">
          <w:tab/>
        </w:r>
        <w:r w:rsidRPr="008C7800">
          <w:rPr>
            <w:b/>
            <w:bCs/>
          </w:rPr>
          <w:t>Blood sample for biomarkers:</w:t>
        </w:r>
        <w:r w:rsidRPr="008C7800">
          <w:t xml:space="preserve"> See </w:t>
        </w:r>
      </w:ins>
      <w:ins w:id="6971" w:author="Marmol, Dominika Klaudia" w:date="2026-06-08T18:43:00Z">
        <w:r w:rsidR="00EA451E" w:rsidRPr="00EA451E">
          <w:rPr>
            <w:color w:val="0000FF"/>
            <w:szCs w:val="18"/>
          </w:rPr>
          <w:fldChar w:fldCharType="begin"/>
        </w:r>
        <w:r w:rsidR="00EA451E" w:rsidRPr="00EA451E">
          <w:rPr>
            <w:color w:val="0000FF"/>
            <w:szCs w:val="18"/>
            <w:rPrChange w:id="6972" w:author="Marmol, Dominika Klaudia" w:date="2026-06-08T18:43:00Z">
              <w:rPr/>
            </w:rPrChange>
          </w:rPr>
          <w:instrText xml:space="preserve"> REF _Ref226705220 \h </w:instrText>
        </w:r>
      </w:ins>
      <w:r w:rsidR="00EA451E">
        <w:rPr>
          <w:color w:val="0000FF"/>
          <w:szCs w:val="18"/>
        </w:rPr>
        <w:instrText xml:space="preserve"> \* MERGEFORMAT </w:instrText>
      </w:r>
      <w:r w:rsidR="00EA451E" w:rsidRPr="00EA451E">
        <w:rPr>
          <w:color w:val="0000FF"/>
          <w:szCs w:val="18"/>
        </w:rPr>
      </w:r>
      <w:ins w:id="6973" w:author="Marmol, Dominika Klaudia" w:date="2026-06-08T18:43:00Z">
        <w:r w:rsidR="00EA451E" w:rsidRPr="00EA451E">
          <w:rPr>
            <w:color w:val="0000FF"/>
            <w:szCs w:val="18"/>
          </w:rPr>
          <w:fldChar w:fldCharType="separate"/>
        </w:r>
        <w:r w:rsidR="00EA451E" w:rsidRPr="00EA451E">
          <w:rPr>
            <w:color w:val="0000FF"/>
            <w:szCs w:val="18"/>
            <w:rPrChange w:id="6974" w:author="Marmol, Dominika Klaudia" w:date="2026-06-08T18:43:00Z">
              <w:rPr/>
            </w:rPrChange>
          </w:rPr>
          <w:t>Table </w:t>
        </w:r>
        <w:r w:rsidR="00EA451E" w:rsidRPr="00EA451E">
          <w:rPr>
            <w:noProof/>
            <w:color w:val="0000FF"/>
            <w:szCs w:val="18"/>
            <w:rPrChange w:id="6975" w:author="Marmol, Dominika Klaudia" w:date="2026-06-08T18:43:00Z">
              <w:rPr>
                <w:noProof/>
              </w:rPr>
            </w:rPrChange>
          </w:rPr>
          <w:t>19</w:t>
        </w:r>
        <w:r w:rsidR="00EA451E" w:rsidRPr="00EA451E">
          <w:rPr>
            <w:color w:val="0000FF"/>
            <w:szCs w:val="18"/>
          </w:rPr>
          <w:fldChar w:fldCharType="end"/>
        </w:r>
        <w:r w:rsidR="00EA451E">
          <w:rPr>
            <w:color w:val="0000FF"/>
          </w:rPr>
          <w:t xml:space="preserve"> </w:t>
        </w:r>
      </w:ins>
      <w:ins w:id="6976" w:author="Marmol, Dominika Klaudia" w:date="2026-06-08T11:46:00Z">
        <w:r w:rsidRPr="008C7800">
          <w:t>for a detailed biomarker sampling. For further details</w:t>
        </w:r>
        <w:r w:rsidRPr="00FE5234">
          <w:t xml:space="preserve">, see </w:t>
        </w:r>
      </w:ins>
      <w:ins w:id="6977" w:author="Marmol, Dominika Klaudia" w:date="2026-06-08T18:43:00Z">
        <w:r w:rsidR="00EA451E" w:rsidRPr="00FE5234">
          <w:t xml:space="preserve">CTP </w:t>
        </w:r>
      </w:ins>
      <w:ins w:id="6978" w:author="Marmol, Dominika Klaudia" w:date="2026-06-08T11:46:00Z">
        <w:r w:rsidRPr="00FE5234">
          <w:t>Section </w:t>
        </w:r>
      </w:ins>
      <w:ins w:id="6979" w:author="Marmol, Dominika Klaudia" w:date="2026-06-08T18:43:00Z">
        <w:r w:rsidR="00EA451E" w:rsidRPr="00FE5234">
          <w:rPr>
            <w:rPrChange w:id="6980" w:author="Marmol, Dominika Klaudia" w:date="2026-06-11T09:44:00Z">
              <w:rPr>
                <w:color w:val="0000FF"/>
              </w:rPr>
            </w:rPrChange>
          </w:rPr>
          <w:t>8.10.</w:t>
        </w:r>
      </w:ins>
    </w:p>
    <w:p w14:paraId="456CBE30" w14:textId="77777777" w:rsidR="00BD40B1" w:rsidRPr="008C7800" w:rsidRDefault="00E27C57" w:rsidP="00BD40B1">
      <w:pPr>
        <w:pStyle w:val="Table-Footnote"/>
        <w:keepNext/>
        <w:keepLines/>
        <w:rPr>
          <w:ins w:id="6981" w:author="Marmol, Dominika Klaudia" w:date="2026-06-08T11:46:00Z"/>
        </w:rPr>
      </w:pPr>
      <w:ins w:id="6982" w:author="Marmol, Dominika Klaudia" w:date="2026-06-08T11:46:00Z">
        <w:r w:rsidRPr="008C7800">
          <w:t>Notes:</w:t>
        </w:r>
      </w:ins>
    </w:p>
    <w:p w14:paraId="77C91279" w14:textId="77777777" w:rsidR="00BD40B1" w:rsidRPr="008C7800" w:rsidRDefault="00E27C57" w:rsidP="00BD40B1">
      <w:pPr>
        <w:pStyle w:val="Table-Footnote"/>
        <w:rPr>
          <w:ins w:id="6983" w:author="Marmol, Dominika Klaudia" w:date="2026-06-08T11:46:00Z"/>
        </w:rPr>
      </w:pPr>
      <w:ins w:id="6984" w:author="Marmol, Dominika Klaudia" w:date="2026-06-08T11:46:00Z">
        <w:r w:rsidRPr="008C7800">
          <w:t>Unless otherwise specified in this protocol, all laboratory tests should be performed and blood samples should be collected before IMP administration (local laboratory tests must provide results before the administration). All non-laboratory test procedures must be completed, and results must be obtained before IMP administration. If certain parameters cannot be tested at the trial site, results from external sites may be accepted, but relevant reports must be provided.</w:t>
        </w:r>
      </w:ins>
    </w:p>
    <w:p w14:paraId="77D6A064" w14:textId="66A1BD47" w:rsidR="00BD40B1" w:rsidRPr="008C7800" w:rsidRDefault="00E27C57" w:rsidP="00BD40B1">
      <w:pPr>
        <w:pStyle w:val="Table-Footnote"/>
        <w:rPr>
          <w:ins w:id="6985" w:author="Marmol, Dominika Klaudia" w:date="2026-06-08T11:46:00Z"/>
        </w:rPr>
      </w:pPr>
      <w:ins w:id="6986" w:author="Marmol, Dominika Klaudia" w:date="2026-06-08T11:46:00Z">
        <w:r w:rsidRPr="008C7800">
          <w:t xml:space="preserve">If, for any reason, trial participants are permanently withdrawn from the trial before completing all scheduled visits, they must complete an ETV (see </w:t>
        </w:r>
      </w:ins>
      <w:ins w:id="6987" w:author="Marmol, Dominika Klaudia" w:date="2026-06-08T18:43:00Z">
        <w:r w:rsidR="00B16299">
          <w:t xml:space="preserve">CTP </w:t>
        </w:r>
      </w:ins>
      <w:ins w:id="6988" w:author="Marmol, Dominika Klaudia" w:date="2026-06-08T11:46:00Z">
        <w:r w:rsidRPr="008C7800">
          <w:t>Section</w:t>
        </w:r>
      </w:ins>
      <w:ins w:id="6989" w:author="Marmol, Dominika Klaudia" w:date="2026-06-08T18:43:00Z">
        <w:r w:rsidR="00B16299">
          <w:t xml:space="preserve"> 8.1.6</w:t>
        </w:r>
      </w:ins>
      <w:ins w:id="6990" w:author="Marmol, Dominika Klaudia" w:date="2026-06-08T11:46:00Z">
        <w:r w:rsidRPr="008C7800">
          <w:t xml:space="preserve">). If possible, all assessments planned for the actual week or day of that visit as listed in the SoA and which are not included in the ETV must also be performed. The only exception will be pregnant participants, who will not have further blood draws, but will otherwise complete planned assessments, and pregnancy follow-up as described in </w:t>
        </w:r>
      </w:ins>
      <w:ins w:id="6991" w:author="Marmol, Dominika Klaudia" w:date="2026-06-08T18:44:00Z">
        <w:r w:rsidR="00B16299">
          <w:t xml:space="preserve">CTP </w:t>
        </w:r>
      </w:ins>
      <w:ins w:id="6992" w:author="Marmol, Dominika Klaudia" w:date="2026-06-08T11:46:00Z">
        <w:r w:rsidRPr="008C7800">
          <w:t>Section </w:t>
        </w:r>
      </w:ins>
      <w:ins w:id="6993" w:author="Marmol, Dominika Klaudia" w:date="2026-06-08T18:44:00Z">
        <w:r w:rsidR="00B16299">
          <w:rPr>
            <w:color w:val="0000FF"/>
          </w:rPr>
          <w:t>10.5.4.</w:t>
        </w:r>
      </w:ins>
    </w:p>
    <w:p w14:paraId="7FD42704" w14:textId="77777777" w:rsidR="00BD40B1" w:rsidRPr="008C7800" w:rsidRDefault="00E27C57" w:rsidP="00BD40B1">
      <w:pPr>
        <w:pStyle w:val="Table-Footnote"/>
        <w:rPr>
          <w:ins w:id="6994" w:author="Marmol, Dominika Klaudia" w:date="2026-06-08T11:46:00Z"/>
          <w:rStyle w:val="normaltextrun"/>
        </w:rPr>
      </w:pPr>
      <w:ins w:id="6995" w:author="Marmol, Dominika Klaudia" w:date="2026-06-08T11:46:00Z">
        <w:r w:rsidRPr="008C7800">
          <w:t xml:space="preserve">The total blood volume drawn over any 8-week period in any participant will always be less than 550 mL. Additional blood samples may be taken, e.g., for safety assessments after AEs or SAEs, if deemed necessary by the investigator. </w:t>
        </w:r>
        <w:r w:rsidRPr="008C7800">
          <w:rPr>
            <w:rStyle w:val="normaltextrun"/>
          </w:rPr>
          <w:t>As long as the absolute volume of blood drawn does not change per participant overall, the volume of individual blood draws may be adapted if required, e.g., due to unforeseen shortage of specific tubes.</w:t>
        </w:r>
      </w:ins>
    </w:p>
    <w:p w14:paraId="08E9CD0D" w14:textId="77777777" w:rsidR="00BD40B1" w:rsidRPr="008C7800" w:rsidRDefault="00E27C57" w:rsidP="00BD40B1">
      <w:pPr>
        <w:pStyle w:val="Table-Footnote"/>
        <w:rPr>
          <w:ins w:id="6996" w:author="Marmol, Dominika Klaudia" w:date="2026-06-08T11:46:00Z"/>
        </w:rPr>
      </w:pPr>
      <w:ins w:id="6997" w:author="Marmol, Dominika Klaudia" w:date="2026-06-08T11:46:00Z">
        <w:r w:rsidRPr="008C7800">
          <w:rPr>
            <w:rStyle w:val="normaltextrun"/>
          </w:rPr>
          <w:t>Leftover or back up clinical sample aliquots of a participant, which have the exact same collection times, intended to a particular assessment can be used for another assay than that stated on the label if both assessments are described in the SoA and the participant has consented to all. This is only possible if the sample has been used first for its original purpose and it is confirmed that no retesting is required. Samples can only be used interchangeably if the sample characteristics, collection, shipment, and storage conditions are the same.</w:t>
        </w:r>
        <w:r w:rsidRPr="008C7800">
          <w:t xml:space="preserve"> </w:t>
        </w:r>
      </w:ins>
    </w:p>
    <w:p w14:paraId="0C6C244C" w14:textId="77777777" w:rsidR="00BD40B1" w:rsidRPr="008C7800" w:rsidRDefault="00E27C57" w:rsidP="00BD40B1">
      <w:pPr>
        <w:pStyle w:val="Table-Footnote"/>
        <w:rPr>
          <w:ins w:id="6998" w:author="Marmol, Dominika Klaudia" w:date="2026-06-08T11:46:00Z"/>
          <w:rStyle w:val="normaltextrun"/>
        </w:rPr>
      </w:pPr>
      <w:ins w:id="6999" w:author="Marmol, Dominika Klaudia" w:date="2026-06-08T11:46:00Z">
        <w:r w:rsidRPr="008C7800">
          <w:rPr>
            <w:rStyle w:val="normaltextrun"/>
          </w:rPr>
          <w:t>Participants should be fasted for at least 8 h prior to visits with blood sampling for safety assessments. Participants are allowed to have drinking water during fasting.</w:t>
        </w:r>
      </w:ins>
    </w:p>
    <w:p w14:paraId="2BB93068" w14:textId="77777777" w:rsidR="00BD40B1" w:rsidRDefault="00E27C57" w:rsidP="00BD40B1">
      <w:pPr>
        <w:pStyle w:val="Table-Footnote"/>
        <w:rPr>
          <w:ins w:id="7000" w:author="Marmol, Dominika Klaudia" w:date="2026-06-08T11:46:00Z"/>
        </w:rPr>
      </w:pPr>
      <w:ins w:id="7001" w:author="Marmol, Dominika Klaudia" w:date="2026-06-08T11:46:00Z">
        <w:r w:rsidRPr="008C7800">
          <w:t xml:space="preserve">Abbreviations: 2L+ = second-line of therapy or higher; ADA = anti-drug antibody; AE = adverse event; AGA = actionable genomic alteration; CT = computed tomography; </w:t>
        </w:r>
        <w:r>
          <w:t>C</w:t>
        </w:r>
        <w:r w:rsidRPr="008C7800">
          <w:t>nDn = Day n of Cycle n; D or d = day; DNA = deoxyribonucleic acid; ECG = electrocardiogram; ECOG = Eastern Cooperative Oncology Group; eCRF = electronic case report form; EOT = End-of-Treatment; h = hour(s); ETV = Early Termination Visit; HBV = hepatitis B virus; HCV = hepatitis C virus; ICF = informed consent form; IgG = immunoglobulin G; IL-6 = interleukin 6; IMP = investigational medicinal product; min = minute(s); MUGA = multi-gated acquisition (scanning); MRI = magnetic resonance imaging; NSCLC = non-small cell lung cancer; PCR = polymerase chain reaction; PK = pharmacokinetics; POCBP = participant of childbearing potential; Q2W = once every 2 weeks; RECIST v1.1 = Response Evaluation Criteria in Solid Tumors version 1.1; RNA = ribonucleic acid; SAE = serious adverse event; SFU = safety follow-up; SoA = schedule of activities; SoC = standard-of-care; TO = target occupancy; US = United States.</w:t>
        </w:r>
      </w:ins>
    </w:p>
    <w:p w14:paraId="499AC9B0" w14:textId="77777777" w:rsidR="00BD40B1" w:rsidRDefault="00BD40B1" w:rsidP="00BD40B1">
      <w:pPr>
        <w:pStyle w:val="Table-Footnote"/>
        <w:rPr>
          <w:ins w:id="7002" w:author="Marmol, Dominika Klaudia" w:date="2026-06-08T11:46:00Z"/>
        </w:rPr>
      </w:pPr>
    </w:p>
    <w:p w14:paraId="307B25ED" w14:textId="103897DD" w:rsidR="00BD40B1" w:rsidRPr="00201CA3" w:rsidRDefault="00E27C57" w:rsidP="00BD40B1">
      <w:pPr>
        <w:pStyle w:val="CaptionTable"/>
        <w:rPr>
          <w:ins w:id="7003" w:author="Marmol, Dominika Klaudia" w:date="2026-06-08T11:46:00Z"/>
          <w:sz w:val="24"/>
          <w:szCs w:val="24"/>
          <w:rPrChange w:id="7004" w:author="Marmol, Dominika Klaudia" w:date="2026-06-08T16:59:00Z">
            <w:rPr>
              <w:ins w:id="7005" w:author="Marmol, Dominika Klaudia" w:date="2026-06-08T11:46:00Z"/>
            </w:rPr>
          </w:rPrChange>
        </w:rPr>
      </w:pPr>
      <w:bookmarkStart w:id="7006" w:name="_Ref226731192"/>
      <w:bookmarkStart w:id="7007" w:name="_Toc229131343"/>
      <w:bookmarkStart w:id="7008" w:name="_Toc232068079"/>
      <w:r w:rsidRPr="00201CA3">
        <w:rPr>
          <w:sz w:val="24"/>
          <w:szCs w:val="24"/>
          <w:rPrChange w:id="7009" w:author="Marmol, Dominika Klaudia" w:date="2026-06-08T16:59:00Z">
            <w:rPr/>
          </w:rPrChange>
        </w:rPr>
        <w:t>Table </w:t>
      </w:r>
      <w:r w:rsidRPr="00201CA3">
        <w:rPr>
          <w:sz w:val="24"/>
          <w:szCs w:val="24"/>
          <w:rPrChange w:id="7010" w:author="Marmol, Dominika Klaudia" w:date="2026-06-08T16:59:00Z">
            <w:rPr/>
          </w:rPrChange>
        </w:rPr>
        <w:fldChar w:fldCharType="begin"/>
      </w:r>
      <w:r w:rsidRPr="00201CA3">
        <w:rPr>
          <w:sz w:val="24"/>
          <w:szCs w:val="24"/>
          <w:rPrChange w:id="7011" w:author="Marmol, Dominika Klaudia" w:date="2026-06-08T16:59:00Z">
            <w:rPr/>
          </w:rPrChange>
        </w:rPr>
        <w:instrText xml:space="preserve"> SEQ Table \* ARABIC </w:instrText>
      </w:r>
      <w:r w:rsidRPr="00201CA3">
        <w:rPr>
          <w:noProof/>
          <w:sz w:val="24"/>
          <w:szCs w:val="24"/>
          <w:rPrChange w:id="7012" w:author="Marmol, Dominika Klaudia" w:date="2026-06-08T16:59:00Z">
            <w:rPr>
              <w:noProof/>
            </w:rPr>
          </w:rPrChange>
        </w:rPr>
        <w:fldChar w:fldCharType="separate"/>
      </w:r>
      <w:ins w:id="7013" w:author="Marmol, Dominika Klaudia" w:date="2026-06-08T16:59:00Z">
        <w:r w:rsidR="00201CA3" w:rsidRPr="00201CA3">
          <w:rPr>
            <w:noProof/>
            <w:sz w:val="24"/>
            <w:szCs w:val="24"/>
            <w:rPrChange w:id="7014" w:author="Marmol, Dominika Klaudia" w:date="2026-06-08T16:59:00Z">
              <w:rPr>
                <w:noProof/>
              </w:rPr>
            </w:rPrChange>
          </w:rPr>
          <w:t>18</w:t>
        </w:r>
      </w:ins>
      <w:del w:id="7015" w:author="Marmol, Dominika Klaudia" w:date="2026-06-08T16:59:00Z">
        <w:r w:rsidRPr="00201CA3">
          <w:rPr>
            <w:noProof/>
            <w:sz w:val="24"/>
            <w:szCs w:val="24"/>
            <w:rPrChange w:id="7016" w:author="Marmol, Dominika Klaudia" w:date="2026-06-08T16:59:00Z">
              <w:rPr>
                <w:noProof/>
              </w:rPr>
            </w:rPrChange>
          </w:rPr>
          <w:delText>13</w:delText>
        </w:r>
      </w:del>
      <w:r w:rsidRPr="00201CA3">
        <w:rPr>
          <w:noProof/>
          <w:sz w:val="24"/>
          <w:szCs w:val="24"/>
          <w:rPrChange w:id="7017" w:author="Marmol, Dominika Klaudia" w:date="2026-06-08T16:59:00Z">
            <w:rPr>
              <w:noProof/>
            </w:rPr>
          </w:rPrChange>
        </w:rPr>
        <w:fldChar w:fldCharType="end"/>
      </w:r>
      <w:bookmarkEnd w:id="7006"/>
      <w:r w:rsidRPr="00201CA3">
        <w:rPr>
          <w:sz w:val="24"/>
          <w:szCs w:val="24"/>
          <w:rPrChange w:id="7018" w:author="Marmol, Dominika Klaudia" w:date="2026-06-08T16:59:00Z">
            <w:rPr/>
          </w:rPrChange>
        </w:rPr>
        <w:t>:</w:t>
      </w:r>
      <w:ins w:id="7019" w:author="Marmol, Dominika Klaudia" w:date="2026-06-08T11:46:00Z">
        <w:r w:rsidRPr="00201CA3">
          <w:rPr>
            <w:sz w:val="24"/>
            <w:szCs w:val="24"/>
            <w:rPrChange w:id="7020" w:author="Marmol, Dominika Klaudia" w:date="2026-06-08T16:59:00Z">
              <w:rPr/>
            </w:rPrChange>
          </w:rPr>
          <w:tab/>
          <w:t>SoC dosing and SoC-related trial procedures – Part B3 (Dose optimization and expansion: 2L+ AGA-negative NSCLC)</w:t>
        </w:r>
        <w:bookmarkEnd w:id="7007"/>
        <w:bookmarkEnd w:id="7008"/>
      </w:ins>
    </w:p>
    <w:tbl>
      <w:tblPr>
        <w:tblStyle w:val="TableGrid10"/>
        <w:tblW w:w="5000" w:type="pct"/>
        <w:jc w:val="center"/>
        <w:tblLayout w:type="fixed"/>
        <w:tblLook w:val="0600" w:firstRow="0" w:lastRow="0" w:firstColumn="0" w:lastColumn="0" w:noHBand="1" w:noVBand="1"/>
      </w:tblPr>
      <w:tblGrid>
        <w:gridCol w:w="2927"/>
        <w:gridCol w:w="1867"/>
        <w:gridCol w:w="2000"/>
        <w:gridCol w:w="1997"/>
        <w:gridCol w:w="1498"/>
        <w:gridCol w:w="929"/>
        <w:gridCol w:w="1083"/>
        <w:gridCol w:w="977"/>
      </w:tblGrid>
      <w:tr w:rsidR="008F5115" w14:paraId="74B1CD53" w14:textId="77777777" w:rsidTr="00F147E0">
        <w:trPr>
          <w:trHeight w:val="284"/>
          <w:tblHeader/>
          <w:jc w:val="center"/>
          <w:ins w:id="7021" w:author="Marmol, Dominika Klaudia" w:date="2026-06-08T11:46:00Z"/>
        </w:trPr>
        <w:tc>
          <w:tcPr>
            <w:tcW w:w="1102"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F6AD53A" w14:textId="77777777" w:rsidR="00BD40B1" w:rsidRPr="00790722" w:rsidRDefault="00E27C57" w:rsidP="00F147E0">
            <w:pPr>
              <w:pStyle w:val="Table-1rowcenter"/>
              <w:jc w:val="left"/>
              <w:rPr>
                <w:ins w:id="7022" w:author="Marmol, Dominika Klaudia" w:date="2026-06-08T11:46:00Z"/>
                <w:lang w:val="en-US"/>
              </w:rPr>
            </w:pPr>
            <w:ins w:id="7023" w:author="Marmol, Dominika Klaudia" w:date="2026-06-08T11:46:00Z">
              <w:r w:rsidRPr="00790722">
                <w:t>Docetaxel cycle (1 cycle = 21 days)</w:t>
              </w:r>
            </w:ins>
          </w:p>
        </w:tc>
        <w:tc>
          <w:tcPr>
            <w:tcW w:w="703"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08313FF" w14:textId="77777777" w:rsidR="00BD40B1" w:rsidRPr="00790722" w:rsidRDefault="00E27C57" w:rsidP="00F147E0">
            <w:pPr>
              <w:pStyle w:val="Table-1rowcenter"/>
              <w:keepNext w:val="0"/>
              <w:keepLines w:val="0"/>
              <w:rPr>
                <w:ins w:id="7024" w:author="Marmol, Dominika Klaudia" w:date="2026-06-08T11:46:00Z"/>
                <w:bCs/>
                <w:lang w:val="en-US"/>
              </w:rPr>
            </w:pPr>
            <w:ins w:id="7025" w:author="Marmol, Dominika Klaudia" w:date="2026-06-08T11:46:00Z">
              <w:r w:rsidRPr="00790722">
                <w:rPr>
                  <w:bCs/>
                  <w:lang w:val="en-US"/>
                </w:rPr>
                <w:t>Screening </w:t>
              </w:r>
              <w:r w:rsidRPr="00790722">
                <w:rPr>
                  <w:bCs/>
                  <w:sz w:val="22"/>
                  <w:vertAlign w:val="superscript"/>
                  <w:lang w:val="en-US"/>
                </w:rPr>
                <w:t>a</w:t>
              </w:r>
            </w:ins>
          </w:p>
        </w:tc>
        <w:tc>
          <w:tcPr>
            <w:tcW w:w="75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FA2F646" w14:textId="77777777" w:rsidR="00BD40B1" w:rsidRPr="00790722" w:rsidRDefault="00E27C57" w:rsidP="00F147E0">
            <w:pPr>
              <w:pStyle w:val="Table-1rowcenter"/>
              <w:keepNext w:val="0"/>
              <w:keepLines w:val="0"/>
              <w:rPr>
                <w:ins w:id="7026" w:author="Marmol, Dominika Klaudia" w:date="2026-06-08T11:46:00Z"/>
                <w:bCs/>
                <w:lang w:val="en-US"/>
              </w:rPr>
            </w:pPr>
            <w:ins w:id="7027" w:author="Marmol, Dominika Klaudia" w:date="2026-06-08T11:46:00Z">
              <w:r w:rsidRPr="00790722">
                <w:rPr>
                  <w:bCs/>
                  <w:lang w:val="en-US"/>
                </w:rPr>
                <w:t>Cycle 1</w:t>
              </w:r>
            </w:ins>
          </w:p>
        </w:tc>
        <w:tc>
          <w:tcPr>
            <w:tcW w:w="752"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29CED710" w14:textId="77777777" w:rsidR="00BD40B1" w:rsidRPr="00790722" w:rsidRDefault="00E27C57" w:rsidP="00F147E0">
            <w:pPr>
              <w:pStyle w:val="Table-1rowcenter"/>
              <w:keepNext w:val="0"/>
              <w:keepLines w:val="0"/>
              <w:rPr>
                <w:ins w:id="7028" w:author="Marmol, Dominika Klaudia" w:date="2026-06-08T11:46:00Z"/>
                <w:bCs/>
                <w:lang w:val="en-US"/>
              </w:rPr>
            </w:pPr>
            <w:ins w:id="7029" w:author="Marmol, Dominika Klaudia" w:date="2026-06-08T11:46:00Z">
              <w:r w:rsidRPr="00790722">
                <w:rPr>
                  <w:bCs/>
                </w:rPr>
                <w:t>Cycle 2 &amp; thereafter</w:t>
              </w:r>
            </w:ins>
          </w:p>
        </w:tc>
        <w:tc>
          <w:tcPr>
            <w:tcW w:w="564"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F1D4F8F" w14:textId="77777777" w:rsidR="00BD40B1" w:rsidRPr="00790722" w:rsidRDefault="00E27C57" w:rsidP="00F147E0">
            <w:pPr>
              <w:pStyle w:val="Table-1rowcenter"/>
              <w:keepNext w:val="0"/>
              <w:keepLines w:val="0"/>
              <w:rPr>
                <w:ins w:id="7030" w:author="Marmol, Dominika Klaudia" w:date="2026-06-08T11:46:00Z"/>
                <w:bCs/>
              </w:rPr>
            </w:pPr>
            <w:ins w:id="7031" w:author="Marmol, Dominika Klaudia" w:date="2026-06-08T11:46:00Z">
              <w:r w:rsidRPr="00790722">
                <w:rPr>
                  <w:bCs/>
                  <w:lang w:val="en-US"/>
                </w:rPr>
                <w:t>EOT Visit </w:t>
              </w:r>
              <w:r w:rsidRPr="00790722">
                <w:rPr>
                  <w:bCs/>
                  <w:sz w:val="22"/>
                  <w:vertAlign w:val="superscript"/>
                  <w:lang w:val="en-US"/>
                </w:rPr>
                <w:t>b</w:t>
              </w:r>
            </w:ins>
          </w:p>
        </w:tc>
        <w:tc>
          <w:tcPr>
            <w:tcW w:w="1126"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821D7B" w14:textId="77777777" w:rsidR="00BD40B1" w:rsidRPr="00790722" w:rsidRDefault="00E27C57" w:rsidP="00F147E0">
            <w:pPr>
              <w:pStyle w:val="Table-1rowcenter"/>
              <w:keepNext w:val="0"/>
              <w:keepLines w:val="0"/>
              <w:rPr>
                <w:ins w:id="7032" w:author="Marmol, Dominika Klaudia" w:date="2026-06-08T11:46:00Z"/>
                <w:bCs/>
                <w:lang w:val="en-US"/>
              </w:rPr>
            </w:pPr>
            <w:ins w:id="7033" w:author="Marmol, Dominika Klaudia" w:date="2026-06-08T11:46:00Z">
              <w:r w:rsidRPr="00790722">
                <w:rPr>
                  <w:bCs/>
                  <w:lang w:val="en-US"/>
                </w:rPr>
                <w:t>Follow-up</w:t>
              </w:r>
            </w:ins>
          </w:p>
        </w:tc>
      </w:tr>
      <w:tr w:rsidR="008F5115" w14:paraId="76A5D253" w14:textId="77777777" w:rsidTr="00F147E0">
        <w:trPr>
          <w:trHeight w:val="310"/>
          <w:tblHeader/>
          <w:jc w:val="center"/>
          <w:ins w:id="7034" w:author="Marmol, Dominika Klaudia" w:date="2026-06-08T11:46:00Z"/>
        </w:trPr>
        <w:tc>
          <w:tcPr>
            <w:tcW w:w="1102" w:type="pct"/>
            <w:vMerge/>
            <w:vAlign w:val="center"/>
          </w:tcPr>
          <w:p w14:paraId="641EDA98" w14:textId="77777777" w:rsidR="00BD40B1" w:rsidRPr="00790722" w:rsidRDefault="00BD40B1" w:rsidP="00F147E0">
            <w:pPr>
              <w:pStyle w:val="Table-1rowcenter"/>
              <w:keepNext w:val="0"/>
              <w:keepLines w:val="0"/>
              <w:rPr>
                <w:ins w:id="7035" w:author="Marmol, Dominika Klaudia" w:date="2026-06-08T11:46:00Z"/>
                <w:rFonts w:eastAsia="SimSun"/>
                <w:lang w:val="en-US"/>
              </w:rPr>
            </w:pPr>
          </w:p>
        </w:tc>
        <w:tc>
          <w:tcPr>
            <w:tcW w:w="703" w:type="pct"/>
            <w:vMerge/>
            <w:vAlign w:val="center"/>
          </w:tcPr>
          <w:p w14:paraId="0EB4D35C" w14:textId="77777777" w:rsidR="00BD40B1" w:rsidRPr="00790722" w:rsidRDefault="00BD40B1" w:rsidP="00F147E0">
            <w:pPr>
              <w:pStyle w:val="Table-1rowcenter"/>
              <w:keepNext w:val="0"/>
              <w:keepLines w:val="0"/>
              <w:rPr>
                <w:ins w:id="7036" w:author="Marmol, Dominika Klaudia" w:date="2026-06-08T11:46:00Z"/>
                <w:rFonts w:eastAsia="SimSun"/>
                <w:bCs/>
                <w:lang w:val="en-US"/>
              </w:rPr>
            </w:pPr>
          </w:p>
        </w:tc>
        <w:tc>
          <w:tcPr>
            <w:tcW w:w="753" w:type="pct"/>
            <w:vMerge/>
            <w:tcBorders>
              <w:left w:val="single" w:sz="4" w:space="0" w:color="auto"/>
              <w:bottom w:val="single" w:sz="4" w:space="0" w:color="auto"/>
              <w:right w:val="single" w:sz="4" w:space="0" w:color="auto"/>
            </w:tcBorders>
            <w:shd w:val="clear" w:color="auto" w:fill="D9D9D9" w:themeFill="background1" w:themeFillShade="D9"/>
            <w:noWrap/>
            <w:vAlign w:val="center"/>
          </w:tcPr>
          <w:p w14:paraId="4A1D379A" w14:textId="77777777" w:rsidR="00BD40B1" w:rsidRPr="00790722" w:rsidRDefault="00BD40B1" w:rsidP="00F147E0">
            <w:pPr>
              <w:pStyle w:val="Table-1rowcenter"/>
              <w:keepNext w:val="0"/>
              <w:keepLines w:val="0"/>
              <w:rPr>
                <w:ins w:id="7037" w:author="Marmol, Dominika Klaudia" w:date="2026-06-08T11:46:00Z"/>
                <w:bCs/>
              </w:rPr>
            </w:pPr>
          </w:p>
        </w:tc>
        <w:tc>
          <w:tcPr>
            <w:tcW w:w="752" w:type="pct"/>
            <w:vMerge/>
            <w:tcBorders>
              <w:left w:val="single" w:sz="4" w:space="0" w:color="auto"/>
              <w:bottom w:val="single" w:sz="4" w:space="0" w:color="auto"/>
              <w:right w:val="single" w:sz="4" w:space="0" w:color="auto"/>
            </w:tcBorders>
            <w:shd w:val="clear" w:color="auto" w:fill="D9D9D9" w:themeFill="background1" w:themeFillShade="D9"/>
            <w:vAlign w:val="center"/>
          </w:tcPr>
          <w:p w14:paraId="5DEAFE36" w14:textId="77777777" w:rsidR="00BD40B1" w:rsidRPr="00790722" w:rsidRDefault="00BD40B1" w:rsidP="00F147E0">
            <w:pPr>
              <w:pStyle w:val="Table-1rowcenter"/>
              <w:keepNext w:val="0"/>
              <w:keepLines w:val="0"/>
              <w:rPr>
                <w:ins w:id="7038" w:author="Marmol, Dominika Klaudia" w:date="2026-06-08T11:46:00Z"/>
                <w:bCs/>
                <w:lang w:val="en-US"/>
              </w:rPr>
            </w:pPr>
          </w:p>
        </w:tc>
        <w:tc>
          <w:tcPr>
            <w:tcW w:w="564" w:type="pct"/>
            <w:vMerge/>
            <w:tcBorders>
              <w:left w:val="single" w:sz="4" w:space="0" w:color="auto"/>
              <w:right w:val="single" w:sz="4" w:space="0" w:color="auto"/>
            </w:tcBorders>
            <w:shd w:val="clear" w:color="auto" w:fill="D9D9D9" w:themeFill="background1" w:themeFillShade="D9"/>
            <w:vAlign w:val="center"/>
          </w:tcPr>
          <w:p w14:paraId="1B2753B5" w14:textId="77777777" w:rsidR="00BD40B1" w:rsidRPr="00790722" w:rsidRDefault="00BD40B1" w:rsidP="00F147E0">
            <w:pPr>
              <w:pStyle w:val="Table-1rowcenter"/>
              <w:keepNext w:val="0"/>
              <w:keepLines w:val="0"/>
              <w:rPr>
                <w:ins w:id="7039" w:author="Marmol, Dominika Klaudia" w:date="2026-06-08T11:46:00Z"/>
                <w:bCs/>
              </w:rPr>
            </w:pPr>
          </w:p>
        </w:tc>
        <w:tc>
          <w:tcPr>
            <w:tcW w:w="350"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EC3046B" w14:textId="77777777" w:rsidR="00BD40B1" w:rsidRPr="00790722" w:rsidRDefault="00E27C57" w:rsidP="00F147E0">
            <w:pPr>
              <w:pStyle w:val="Table-1rowcenter"/>
              <w:keepNext w:val="0"/>
              <w:keepLines w:val="0"/>
              <w:rPr>
                <w:ins w:id="7040" w:author="Marmol, Dominika Klaudia" w:date="2026-06-08T11:46:00Z"/>
                <w:bCs/>
                <w:lang w:val="en-US"/>
              </w:rPr>
            </w:pPr>
            <w:ins w:id="7041" w:author="Marmol, Dominika Klaudia" w:date="2026-06-08T11:46:00Z">
              <w:r w:rsidRPr="00790722">
                <w:rPr>
                  <w:bCs/>
                  <w:lang w:val="en-US"/>
                </w:rPr>
                <w:t>Day 30 SFU</w:t>
              </w:r>
            </w:ins>
          </w:p>
        </w:tc>
        <w:tc>
          <w:tcPr>
            <w:tcW w:w="408"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A8D6985" w14:textId="77777777" w:rsidR="00BD40B1" w:rsidRPr="00790722" w:rsidRDefault="00E27C57" w:rsidP="00F147E0">
            <w:pPr>
              <w:pStyle w:val="Table-1rowcenter"/>
              <w:keepNext w:val="0"/>
              <w:keepLines w:val="0"/>
              <w:rPr>
                <w:ins w:id="7042" w:author="Marmol, Dominika Klaudia" w:date="2026-06-08T11:46:00Z"/>
                <w:bCs/>
                <w:lang w:val="en-US"/>
              </w:rPr>
            </w:pPr>
            <w:ins w:id="7043" w:author="Marmol, Dominika Klaudia" w:date="2026-06-08T11:46:00Z">
              <w:r w:rsidRPr="00790722">
                <w:rPr>
                  <w:bCs/>
                  <w:lang w:val="en-US"/>
                </w:rPr>
                <w:t>Day 90 SFU</w:t>
              </w:r>
              <w:r w:rsidRPr="00790722">
                <w:rPr>
                  <w:lang w:val="en-US"/>
                </w:rPr>
                <w:t>/</w:t>
              </w:r>
              <w:r w:rsidRPr="00790722">
                <w:rPr>
                  <w:bCs/>
                  <w:lang w:val="en-US"/>
                </w:rPr>
                <w:t>ETV</w:t>
              </w:r>
            </w:ins>
          </w:p>
        </w:tc>
        <w:tc>
          <w:tcPr>
            <w:tcW w:w="368"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E15D555" w14:textId="77777777" w:rsidR="00BD40B1" w:rsidRPr="00790722" w:rsidRDefault="00E27C57" w:rsidP="00F147E0">
            <w:pPr>
              <w:pStyle w:val="Table-1rowcenter"/>
              <w:keepNext w:val="0"/>
              <w:keepLines w:val="0"/>
              <w:rPr>
                <w:ins w:id="7044" w:author="Marmol, Dominika Klaudia" w:date="2026-06-08T11:46:00Z"/>
                <w:bCs/>
                <w:lang w:val="en-US"/>
              </w:rPr>
            </w:pPr>
            <w:ins w:id="7045" w:author="Marmol, Dominika Klaudia" w:date="2026-06-08T11:46:00Z">
              <w:r w:rsidRPr="00790722">
                <w:rPr>
                  <w:bCs/>
                  <w:lang w:val="en-US"/>
                </w:rPr>
                <w:t>Survival follow-up</w:t>
              </w:r>
            </w:ins>
          </w:p>
        </w:tc>
      </w:tr>
      <w:tr w:rsidR="008F5115" w14:paraId="05922B08" w14:textId="77777777" w:rsidTr="00F147E0">
        <w:trPr>
          <w:trHeight w:val="284"/>
          <w:tblHeader/>
          <w:jc w:val="center"/>
          <w:ins w:id="7046" w:author="Marmol, Dominika Klaudia" w:date="2026-06-08T11:46:00Z"/>
        </w:trPr>
        <w:tc>
          <w:tcPr>
            <w:tcW w:w="1102" w:type="pct"/>
            <w:vMerge/>
            <w:vAlign w:val="center"/>
          </w:tcPr>
          <w:p w14:paraId="5282C00C" w14:textId="77777777" w:rsidR="00BD40B1" w:rsidRPr="00790722" w:rsidRDefault="00BD40B1" w:rsidP="00F147E0">
            <w:pPr>
              <w:spacing w:before="40" w:after="40"/>
              <w:rPr>
                <w:ins w:id="7047" w:author="Marmol, Dominika Klaudia" w:date="2026-06-08T11:46:00Z"/>
                <w:rFonts w:eastAsia="SimSun"/>
                <w:sz w:val="21"/>
                <w:szCs w:val="21"/>
                <w:lang w:val="en-US"/>
              </w:rPr>
            </w:pPr>
          </w:p>
        </w:tc>
        <w:tc>
          <w:tcPr>
            <w:tcW w:w="703" w:type="pct"/>
            <w:vMerge/>
            <w:vAlign w:val="center"/>
          </w:tcPr>
          <w:p w14:paraId="7D0E7CF9" w14:textId="77777777" w:rsidR="00BD40B1" w:rsidRPr="00790722" w:rsidRDefault="00BD40B1" w:rsidP="00F147E0">
            <w:pPr>
              <w:spacing w:before="40" w:after="40"/>
              <w:rPr>
                <w:ins w:id="7048" w:author="Marmol, Dominika Klaudia" w:date="2026-06-08T11:46:00Z"/>
                <w:rFonts w:eastAsia="SimSun"/>
                <w:b/>
                <w:bCs/>
                <w:sz w:val="21"/>
                <w:szCs w:val="21"/>
                <w:lang w:val="en-US"/>
              </w:rPr>
            </w:pPr>
          </w:p>
        </w:tc>
        <w:tc>
          <w:tcPr>
            <w:tcW w:w="753"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FDD5CE3" w14:textId="77777777" w:rsidR="00BD40B1" w:rsidRPr="00790722" w:rsidRDefault="00E27C57" w:rsidP="00F147E0">
            <w:pPr>
              <w:pStyle w:val="Table-1row-Centered"/>
              <w:keepNext w:val="0"/>
              <w:keepLines w:val="0"/>
              <w:rPr>
                <w:ins w:id="7049" w:author="Marmol, Dominika Klaudia" w:date="2026-06-08T11:46:00Z"/>
                <w:lang w:val="en-US"/>
              </w:rPr>
            </w:pPr>
            <w:ins w:id="7050" w:author="Marmol, Dominika Klaudia" w:date="2026-06-08T11:46:00Z">
              <w:r w:rsidRPr="00790722">
                <w:t>D1</w:t>
              </w:r>
            </w:ins>
          </w:p>
        </w:tc>
        <w:tc>
          <w:tcPr>
            <w:tcW w:w="752"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5A4130D4" w14:textId="77777777" w:rsidR="00BD40B1" w:rsidRPr="00790722" w:rsidRDefault="00E27C57" w:rsidP="00F147E0">
            <w:pPr>
              <w:widowControl w:val="0"/>
              <w:spacing w:before="40" w:after="40"/>
              <w:ind w:left="82" w:hangingChars="41" w:hanging="82"/>
              <w:jc w:val="center"/>
              <w:rPr>
                <w:ins w:id="7051" w:author="Marmol, Dominika Klaudia" w:date="2026-06-08T11:46:00Z"/>
                <w:rFonts w:eastAsia="DengXian"/>
                <w:b/>
                <w:bCs/>
                <w:sz w:val="21"/>
                <w:szCs w:val="21"/>
                <w:lang w:val="en-US"/>
              </w:rPr>
            </w:pPr>
            <w:ins w:id="7052" w:author="Marmol, Dominika Klaudia" w:date="2026-06-08T11:46:00Z">
              <w:r w:rsidRPr="00790722">
                <w:rPr>
                  <w:b/>
                  <w:bCs/>
                </w:rPr>
                <w:t>D1</w:t>
              </w:r>
            </w:ins>
          </w:p>
        </w:tc>
        <w:tc>
          <w:tcPr>
            <w:tcW w:w="564" w:type="pct"/>
            <w:vMerge/>
            <w:tcBorders>
              <w:left w:val="single" w:sz="4" w:space="0" w:color="auto"/>
              <w:right w:val="single" w:sz="4" w:space="0" w:color="auto"/>
            </w:tcBorders>
            <w:shd w:val="clear" w:color="auto" w:fill="D9D9D9" w:themeFill="background1" w:themeFillShade="D9"/>
            <w:vAlign w:val="center"/>
          </w:tcPr>
          <w:p w14:paraId="11FB0FFB" w14:textId="77777777" w:rsidR="00BD40B1" w:rsidRPr="00790722" w:rsidRDefault="00BD40B1" w:rsidP="00F147E0">
            <w:pPr>
              <w:widowControl w:val="0"/>
              <w:spacing w:before="40" w:after="40"/>
              <w:ind w:left="86" w:hangingChars="41" w:hanging="86"/>
              <w:jc w:val="center"/>
              <w:rPr>
                <w:ins w:id="7053" w:author="Marmol, Dominika Klaudia" w:date="2026-06-08T11:46:00Z"/>
                <w:rFonts w:eastAsia="DengXian"/>
                <w:b/>
                <w:bCs/>
                <w:sz w:val="21"/>
                <w:szCs w:val="21"/>
              </w:rPr>
            </w:pPr>
          </w:p>
        </w:tc>
        <w:tc>
          <w:tcPr>
            <w:tcW w:w="350" w:type="pct"/>
            <w:vMerge/>
            <w:tcBorders>
              <w:left w:val="single" w:sz="4" w:space="0" w:color="auto"/>
            </w:tcBorders>
            <w:shd w:val="clear" w:color="auto" w:fill="D9D9D9" w:themeFill="background1" w:themeFillShade="D9"/>
            <w:vAlign w:val="center"/>
          </w:tcPr>
          <w:p w14:paraId="67A0D74A" w14:textId="77777777" w:rsidR="00BD40B1" w:rsidRPr="00790722" w:rsidRDefault="00BD40B1" w:rsidP="00F147E0">
            <w:pPr>
              <w:widowControl w:val="0"/>
              <w:spacing w:before="40" w:after="40"/>
              <w:ind w:left="86" w:hangingChars="41" w:hanging="86"/>
              <w:jc w:val="center"/>
              <w:rPr>
                <w:ins w:id="7054" w:author="Marmol, Dominika Klaudia" w:date="2026-06-08T11:46:00Z"/>
                <w:rFonts w:eastAsia="DengXian"/>
                <w:b/>
                <w:bCs/>
                <w:sz w:val="21"/>
                <w:szCs w:val="21"/>
                <w:lang w:val="en-US"/>
              </w:rPr>
            </w:pPr>
          </w:p>
        </w:tc>
        <w:tc>
          <w:tcPr>
            <w:tcW w:w="408" w:type="pct"/>
            <w:vMerge/>
            <w:shd w:val="clear" w:color="auto" w:fill="D9D9D9" w:themeFill="background1" w:themeFillShade="D9"/>
            <w:vAlign w:val="center"/>
          </w:tcPr>
          <w:p w14:paraId="20701A2F" w14:textId="77777777" w:rsidR="00BD40B1" w:rsidRPr="00790722" w:rsidRDefault="00BD40B1" w:rsidP="00F147E0">
            <w:pPr>
              <w:widowControl w:val="0"/>
              <w:spacing w:before="40" w:after="40"/>
              <w:ind w:left="86" w:hangingChars="41" w:hanging="86"/>
              <w:jc w:val="center"/>
              <w:rPr>
                <w:ins w:id="7055" w:author="Marmol, Dominika Klaudia" w:date="2026-06-08T11:46:00Z"/>
                <w:rFonts w:eastAsia="DengXian"/>
                <w:b/>
                <w:bCs/>
                <w:sz w:val="21"/>
                <w:szCs w:val="21"/>
                <w:lang w:val="en-US"/>
              </w:rPr>
            </w:pPr>
          </w:p>
        </w:tc>
        <w:tc>
          <w:tcPr>
            <w:tcW w:w="368" w:type="pct"/>
            <w:vMerge/>
            <w:vAlign w:val="center"/>
          </w:tcPr>
          <w:p w14:paraId="07A950EC" w14:textId="77777777" w:rsidR="00BD40B1" w:rsidRPr="00790722" w:rsidRDefault="00BD40B1" w:rsidP="00F147E0">
            <w:pPr>
              <w:widowControl w:val="0"/>
              <w:spacing w:before="40" w:after="40"/>
              <w:ind w:left="86" w:hangingChars="41" w:hanging="86"/>
              <w:jc w:val="center"/>
              <w:rPr>
                <w:ins w:id="7056" w:author="Marmol, Dominika Klaudia" w:date="2026-06-08T11:46:00Z"/>
                <w:rFonts w:eastAsia="DengXian"/>
                <w:b/>
                <w:bCs/>
                <w:sz w:val="21"/>
                <w:szCs w:val="21"/>
                <w:lang w:val="en-US"/>
              </w:rPr>
            </w:pPr>
          </w:p>
        </w:tc>
      </w:tr>
      <w:tr w:rsidR="008F5115" w14:paraId="5F7C3E52" w14:textId="77777777" w:rsidTr="00F147E0">
        <w:trPr>
          <w:trHeight w:val="284"/>
          <w:tblHeader/>
          <w:jc w:val="center"/>
          <w:ins w:id="7057"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897559" w14:textId="77777777" w:rsidR="00BD40B1" w:rsidRPr="00790722" w:rsidRDefault="00E27C57" w:rsidP="00F147E0">
            <w:pPr>
              <w:pStyle w:val="Table-1row-Centered"/>
              <w:keepNext w:val="0"/>
              <w:keepLines w:val="0"/>
              <w:jc w:val="left"/>
              <w:rPr>
                <w:ins w:id="7058" w:author="Marmol, Dominika Klaudia" w:date="2026-06-08T11:46:00Z"/>
                <w:lang w:val="en-US"/>
              </w:rPr>
            </w:pPr>
            <w:ins w:id="7059" w:author="Marmol, Dominika Klaudia" w:date="2026-06-08T11:46:00Z">
              <w:r w:rsidRPr="00790722">
                <w:rPr>
                  <w:lang w:val="en-US"/>
                </w:rPr>
                <w:t>Window (days)</w:t>
              </w:r>
            </w:ins>
          </w:p>
        </w:tc>
        <w:tc>
          <w:tcPr>
            <w:tcW w:w="70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B67ADF3" w14:textId="77777777" w:rsidR="00BD40B1" w:rsidRPr="00790722" w:rsidRDefault="00E27C57" w:rsidP="00F147E0">
            <w:pPr>
              <w:pStyle w:val="Table-1row-Centered"/>
              <w:keepNext w:val="0"/>
              <w:keepLines w:val="0"/>
              <w:rPr>
                <w:ins w:id="7060" w:author="Marmol, Dominika Klaudia" w:date="2026-06-08T11:46:00Z"/>
                <w:lang w:val="en-US"/>
              </w:rPr>
            </w:pPr>
            <w:ins w:id="7061" w:author="Marmol, Dominika Klaudia" w:date="2026-06-08T11:46:00Z">
              <w:r w:rsidRPr="00790722">
                <w:rPr>
                  <w:lang w:val="en-US"/>
                </w:rPr>
                <w:t>D-28 to D-1</w:t>
              </w:r>
            </w:ins>
          </w:p>
        </w:tc>
        <w:tc>
          <w:tcPr>
            <w:tcW w:w="75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3891C38" w14:textId="77777777" w:rsidR="00BD40B1" w:rsidRPr="00790722" w:rsidRDefault="00E27C57" w:rsidP="00F147E0">
            <w:pPr>
              <w:pStyle w:val="Table-1row-Centered"/>
              <w:keepNext w:val="0"/>
              <w:keepLines w:val="0"/>
              <w:rPr>
                <w:ins w:id="7062" w:author="Marmol, Dominika Klaudia" w:date="2026-06-08T11:46:00Z"/>
                <w:lang w:val="en-US"/>
              </w:rPr>
            </w:pPr>
            <w:ins w:id="7063" w:author="Marmol, Dominika Klaudia" w:date="2026-06-08T11:46:00Z">
              <w:r w:rsidRPr="00790722">
                <w:rPr>
                  <w:lang w:val="en-US"/>
                </w:rPr>
                <w:t>0</w:t>
              </w:r>
            </w:ins>
          </w:p>
        </w:tc>
        <w:tc>
          <w:tcPr>
            <w:tcW w:w="75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E0C5B20" w14:textId="77777777" w:rsidR="00BD40B1" w:rsidRPr="00790722" w:rsidRDefault="00E27C57" w:rsidP="00F147E0">
            <w:pPr>
              <w:pStyle w:val="Table-1row-Centered"/>
              <w:keepNext w:val="0"/>
              <w:keepLines w:val="0"/>
              <w:rPr>
                <w:ins w:id="7064" w:author="Marmol, Dominika Klaudia" w:date="2026-06-08T11:46:00Z"/>
                <w:lang w:val="en-US"/>
              </w:rPr>
            </w:pPr>
            <w:ins w:id="7065" w:author="Marmol, Dominika Klaudia" w:date="2026-06-08T11:46:00Z">
              <w:r w:rsidRPr="00790722">
                <w:rPr>
                  <w:lang w:val="en-US"/>
                </w:rPr>
                <w:t>±1</w:t>
              </w:r>
            </w:ins>
          </w:p>
        </w:tc>
        <w:tc>
          <w:tcPr>
            <w:tcW w:w="5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B1098BE" w14:textId="77777777" w:rsidR="00BD40B1" w:rsidRPr="00790722" w:rsidRDefault="00E27C57" w:rsidP="00F147E0">
            <w:pPr>
              <w:pStyle w:val="Table-1row-Centered"/>
              <w:keepNext w:val="0"/>
              <w:keepLines w:val="0"/>
              <w:rPr>
                <w:ins w:id="7066" w:author="Marmol, Dominika Klaudia" w:date="2026-06-08T11:46:00Z"/>
              </w:rPr>
            </w:pPr>
            <w:ins w:id="7067" w:author="Marmol, Dominika Klaudia" w:date="2026-06-08T11:46:00Z">
              <w:r w:rsidRPr="00790722">
                <w:rPr>
                  <w:lang w:val="en-US"/>
                </w:rPr>
                <w:t>±3</w:t>
              </w:r>
            </w:ins>
          </w:p>
        </w:tc>
        <w:tc>
          <w:tcPr>
            <w:tcW w:w="3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6C07AC1" w14:textId="77777777" w:rsidR="00BD40B1" w:rsidRPr="00790722" w:rsidRDefault="00E27C57" w:rsidP="00F147E0">
            <w:pPr>
              <w:pStyle w:val="Table-1row-Centered"/>
              <w:keepNext w:val="0"/>
              <w:keepLines w:val="0"/>
              <w:rPr>
                <w:ins w:id="7068" w:author="Marmol, Dominika Klaudia" w:date="2026-06-08T11:46:00Z"/>
                <w:lang w:val="en-US"/>
              </w:rPr>
            </w:pPr>
            <w:ins w:id="7069" w:author="Marmol, Dominika Klaudia" w:date="2026-06-08T11:46:00Z">
              <w:r w:rsidRPr="00790722">
                <w:rPr>
                  <w:lang w:val="en-US"/>
                </w:rPr>
                <w:t>±5</w:t>
              </w:r>
            </w:ins>
          </w:p>
        </w:tc>
        <w:tc>
          <w:tcPr>
            <w:tcW w:w="40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1320DC4" w14:textId="77777777" w:rsidR="00BD40B1" w:rsidRPr="00790722" w:rsidRDefault="00E27C57" w:rsidP="00F147E0">
            <w:pPr>
              <w:pStyle w:val="Table-1row-Centered"/>
              <w:keepNext w:val="0"/>
              <w:keepLines w:val="0"/>
              <w:rPr>
                <w:ins w:id="7070" w:author="Marmol, Dominika Klaudia" w:date="2026-06-08T11:46:00Z"/>
                <w:lang w:val="en-US"/>
              </w:rPr>
            </w:pPr>
            <w:ins w:id="7071" w:author="Marmol, Dominika Klaudia" w:date="2026-06-08T11:46:00Z">
              <w:r w:rsidRPr="00790722">
                <w:rPr>
                  <w:lang w:val="en-US"/>
                </w:rPr>
                <w:t>±7</w:t>
              </w:r>
            </w:ins>
          </w:p>
        </w:tc>
        <w:tc>
          <w:tcPr>
            <w:tcW w:w="36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846CEE7" w14:textId="77777777" w:rsidR="00BD40B1" w:rsidRPr="00790722" w:rsidRDefault="00E27C57" w:rsidP="00F147E0">
            <w:pPr>
              <w:pStyle w:val="Table-1row-Centered"/>
              <w:keepNext w:val="0"/>
              <w:keepLines w:val="0"/>
              <w:rPr>
                <w:ins w:id="7072" w:author="Marmol, Dominika Klaudia" w:date="2026-06-08T11:46:00Z"/>
                <w:lang w:val="en-US"/>
              </w:rPr>
            </w:pPr>
            <w:ins w:id="7073" w:author="Marmol, Dominika Klaudia" w:date="2026-06-08T11:46:00Z">
              <w:r w:rsidRPr="00790722">
                <w:rPr>
                  <w:lang w:val="en-US"/>
                </w:rPr>
                <w:t>±14</w:t>
              </w:r>
            </w:ins>
          </w:p>
        </w:tc>
      </w:tr>
      <w:tr w:rsidR="008F5115" w14:paraId="24EA9EB8" w14:textId="77777777" w:rsidTr="00F147E0">
        <w:trPr>
          <w:trHeight w:val="284"/>
          <w:jc w:val="center"/>
          <w:ins w:id="7074" w:author="Marmol, Dominika Klaudia" w:date="2026-06-08T11:46:00Z"/>
        </w:trPr>
        <w:tc>
          <w:tcPr>
            <w:tcW w:w="5000" w:type="pct"/>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C6FB7CA" w14:textId="77777777" w:rsidR="00BD40B1" w:rsidRPr="00790722" w:rsidRDefault="00E27C57" w:rsidP="00F147E0">
            <w:pPr>
              <w:pStyle w:val="Table-1row-Left"/>
              <w:keepNext w:val="0"/>
              <w:keepLines w:val="0"/>
              <w:rPr>
                <w:ins w:id="7075" w:author="Marmol, Dominika Klaudia" w:date="2026-06-08T11:46:00Z"/>
                <w:lang w:val="en-US"/>
              </w:rPr>
            </w:pPr>
            <w:ins w:id="7076" w:author="Marmol, Dominika Klaudia" w:date="2026-06-08T11:46:00Z">
              <w:r w:rsidRPr="00790722">
                <w:rPr>
                  <w:lang w:val="en-US"/>
                </w:rPr>
                <w:t xml:space="preserve">SoC treatment dosing: </w:t>
              </w:r>
              <w:r w:rsidRPr="00790722">
                <w:rPr>
                  <w:b w:val="0"/>
                  <w:bCs/>
                  <w:lang w:val="en-US"/>
                </w:rPr>
                <w:t>Docetaxel 75 mg/m</w:t>
              </w:r>
              <w:r w:rsidRPr="00790722">
                <w:rPr>
                  <w:b w:val="0"/>
                  <w:bCs/>
                  <w:vertAlign w:val="superscript"/>
                  <w:lang w:val="en-US"/>
                </w:rPr>
                <w:t>2</w:t>
              </w:r>
              <w:r w:rsidRPr="00790722">
                <w:rPr>
                  <w:b w:val="0"/>
                  <w:bCs/>
                  <w:lang w:val="en-US"/>
                </w:rPr>
                <w:t xml:space="preserve"> Q3W (or 60 mg/m</w:t>
              </w:r>
              <w:r w:rsidRPr="00790722">
                <w:rPr>
                  <w:b w:val="0"/>
                  <w:bCs/>
                  <w:vertAlign w:val="superscript"/>
                  <w:lang w:val="en-US"/>
                </w:rPr>
                <w:t>2</w:t>
              </w:r>
              <w:r w:rsidRPr="00790722">
                <w:rPr>
                  <w:b w:val="0"/>
                  <w:bCs/>
                  <w:lang w:val="en-US"/>
                </w:rPr>
                <w:t xml:space="preserve"> Q3W).</w:t>
              </w:r>
            </w:ins>
          </w:p>
        </w:tc>
      </w:tr>
      <w:tr w:rsidR="008F5115" w14:paraId="6A8D0770" w14:textId="77777777" w:rsidTr="00F147E0">
        <w:trPr>
          <w:trHeight w:val="284"/>
          <w:jc w:val="center"/>
          <w:ins w:id="7077"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57D7C69E" w14:textId="77777777" w:rsidR="00BD40B1" w:rsidRPr="00790722" w:rsidRDefault="00E27C57" w:rsidP="00F147E0">
            <w:pPr>
              <w:pStyle w:val="Table-Text-Left"/>
              <w:rPr>
                <w:ins w:id="7078" w:author="Marmol, Dominika Klaudia" w:date="2026-06-08T11:46:00Z"/>
              </w:rPr>
            </w:pPr>
            <w:ins w:id="7079" w:author="Marmol, Dominika Klaudia" w:date="2026-06-08T11:46:00Z">
              <w:r w:rsidRPr="00790722">
                <w:t>Docetaxel</w:t>
              </w:r>
            </w:ins>
          </w:p>
        </w:tc>
        <w:tc>
          <w:tcPr>
            <w:tcW w:w="703" w:type="pct"/>
            <w:tcBorders>
              <w:top w:val="single" w:sz="4" w:space="0" w:color="auto"/>
              <w:left w:val="single" w:sz="4" w:space="0" w:color="auto"/>
              <w:bottom w:val="single" w:sz="4" w:space="0" w:color="auto"/>
              <w:right w:val="single" w:sz="4" w:space="0" w:color="auto"/>
            </w:tcBorders>
            <w:vAlign w:val="center"/>
          </w:tcPr>
          <w:p w14:paraId="0BEB8A12" w14:textId="77777777" w:rsidR="00BD40B1" w:rsidRPr="00790722" w:rsidRDefault="00BD40B1" w:rsidP="00F147E0">
            <w:pPr>
              <w:pStyle w:val="Table-Text-Centered"/>
              <w:rPr>
                <w:ins w:id="7080" w:author="Marmol, Dominika Klaudia" w:date="2026-06-08T11:46:00Z"/>
              </w:rPr>
            </w:pPr>
          </w:p>
        </w:tc>
        <w:tc>
          <w:tcPr>
            <w:tcW w:w="753" w:type="pct"/>
            <w:tcBorders>
              <w:top w:val="single" w:sz="4" w:space="0" w:color="auto"/>
              <w:left w:val="single" w:sz="4" w:space="0" w:color="auto"/>
              <w:bottom w:val="single" w:sz="4" w:space="0" w:color="auto"/>
              <w:right w:val="single" w:sz="4" w:space="0" w:color="auto"/>
            </w:tcBorders>
            <w:vAlign w:val="center"/>
          </w:tcPr>
          <w:p w14:paraId="661C92E1" w14:textId="77777777" w:rsidR="00BD40B1" w:rsidRPr="00790722" w:rsidRDefault="00E27C57" w:rsidP="00F147E0">
            <w:pPr>
              <w:pStyle w:val="Table-Text-Centered"/>
              <w:rPr>
                <w:ins w:id="7081" w:author="Marmol, Dominika Klaudia" w:date="2026-06-08T11:46:00Z"/>
              </w:rPr>
            </w:pPr>
            <w:ins w:id="7082" w:author="Marmol, Dominika Klaudia" w:date="2026-06-08T11:46:00Z">
              <w:r w:rsidRPr="00790722">
                <w:t>X</w:t>
              </w:r>
            </w:ins>
          </w:p>
        </w:tc>
        <w:tc>
          <w:tcPr>
            <w:tcW w:w="752" w:type="pct"/>
            <w:tcBorders>
              <w:top w:val="single" w:sz="4" w:space="0" w:color="auto"/>
              <w:left w:val="single" w:sz="4" w:space="0" w:color="auto"/>
              <w:bottom w:val="single" w:sz="4" w:space="0" w:color="auto"/>
              <w:right w:val="single" w:sz="4" w:space="0" w:color="auto"/>
            </w:tcBorders>
            <w:vAlign w:val="center"/>
          </w:tcPr>
          <w:p w14:paraId="713BA05F" w14:textId="77777777" w:rsidR="00BD40B1" w:rsidRPr="00790722" w:rsidRDefault="00E27C57" w:rsidP="00F147E0">
            <w:pPr>
              <w:pStyle w:val="Table-Text-Centered"/>
              <w:rPr>
                <w:ins w:id="7083" w:author="Marmol, Dominika Klaudia" w:date="2026-06-08T11:46:00Z"/>
              </w:rPr>
            </w:pPr>
            <w:ins w:id="7084" w:author="Marmol, Dominika Klaudia" w:date="2026-06-08T11:46:00Z">
              <w:r w:rsidRPr="00790722">
                <w:t>X</w:t>
              </w:r>
            </w:ins>
          </w:p>
        </w:tc>
        <w:tc>
          <w:tcPr>
            <w:tcW w:w="564" w:type="pct"/>
            <w:tcBorders>
              <w:top w:val="single" w:sz="4" w:space="0" w:color="auto"/>
              <w:left w:val="single" w:sz="4" w:space="0" w:color="auto"/>
              <w:bottom w:val="single" w:sz="4" w:space="0" w:color="auto"/>
              <w:right w:val="single" w:sz="4" w:space="0" w:color="auto"/>
            </w:tcBorders>
            <w:vAlign w:val="center"/>
          </w:tcPr>
          <w:p w14:paraId="1784462A" w14:textId="77777777" w:rsidR="00BD40B1" w:rsidRPr="00790722" w:rsidRDefault="00BD40B1" w:rsidP="00F147E0">
            <w:pPr>
              <w:pStyle w:val="Table-Text-Centered"/>
              <w:rPr>
                <w:ins w:id="7085" w:author="Marmol, Dominika Klaudia" w:date="2026-06-08T11:46:00Z"/>
              </w:rPr>
            </w:pPr>
          </w:p>
        </w:tc>
        <w:tc>
          <w:tcPr>
            <w:tcW w:w="350" w:type="pct"/>
            <w:tcBorders>
              <w:top w:val="single" w:sz="4" w:space="0" w:color="auto"/>
              <w:left w:val="single" w:sz="4" w:space="0" w:color="auto"/>
              <w:bottom w:val="single" w:sz="4" w:space="0" w:color="auto"/>
              <w:right w:val="single" w:sz="4" w:space="0" w:color="auto"/>
            </w:tcBorders>
            <w:vAlign w:val="center"/>
          </w:tcPr>
          <w:p w14:paraId="4884713B" w14:textId="77777777" w:rsidR="00BD40B1" w:rsidRPr="00790722" w:rsidRDefault="00BD40B1" w:rsidP="00F147E0">
            <w:pPr>
              <w:pStyle w:val="Table-Text-Centered"/>
              <w:rPr>
                <w:ins w:id="7086" w:author="Marmol, Dominika Klaudia" w:date="2026-06-08T11:46:00Z"/>
              </w:rPr>
            </w:pPr>
          </w:p>
        </w:tc>
        <w:tc>
          <w:tcPr>
            <w:tcW w:w="408" w:type="pct"/>
            <w:tcBorders>
              <w:top w:val="single" w:sz="4" w:space="0" w:color="auto"/>
              <w:left w:val="single" w:sz="4" w:space="0" w:color="auto"/>
              <w:bottom w:val="single" w:sz="4" w:space="0" w:color="auto"/>
              <w:right w:val="single" w:sz="4" w:space="0" w:color="auto"/>
            </w:tcBorders>
            <w:vAlign w:val="center"/>
          </w:tcPr>
          <w:p w14:paraId="1BF8B236" w14:textId="77777777" w:rsidR="00BD40B1" w:rsidRPr="00790722" w:rsidRDefault="00BD40B1" w:rsidP="00F147E0">
            <w:pPr>
              <w:pStyle w:val="Table-Text-Centered"/>
              <w:rPr>
                <w:ins w:id="7087" w:author="Marmol, Dominika Klaudia" w:date="2026-06-08T11:46:00Z"/>
              </w:rPr>
            </w:pPr>
          </w:p>
        </w:tc>
        <w:tc>
          <w:tcPr>
            <w:tcW w:w="368" w:type="pct"/>
            <w:tcBorders>
              <w:top w:val="single" w:sz="4" w:space="0" w:color="auto"/>
              <w:left w:val="single" w:sz="4" w:space="0" w:color="auto"/>
              <w:bottom w:val="single" w:sz="4" w:space="0" w:color="auto"/>
              <w:right w:val="single" w:sz="4" w:space="0" w:color="auto"/>
            </w:tcBorders>
            <w:vAlign w:val="center"/>
          </w:tcPr>
          <w:p w14:paraId="2ED989ED" w14:textId="77777777" w:rsidR="00BD40B1" w:rsidRPr="00790722" w:rsidRDefault="00BD40B1" w:rsidP="00F147E0">
            <w:pPr>
              <w:pStyle w:val="Table-Text-Centered"/>
              <w:rPr>
                <w:ins w:id="7088" w:author="Marmol, Dominika Klaudia" w:date="2026-06-08T11:46:00Z"/>
              </w:rPr>
            </w:pPr>
          </w:p>
        </w:tc>
      </w:tr>
      <w:tr w:rsidR="008F5115" w14:paraId="5B8E5D70" w14:textId="77777777" w:rsidTr="00F147E0">
        <w:trPr>
          <w:trHeight w:val="284"/>
          <w:jc w:val="center"/>
          <w:ins w:id="7089" w:author="Marmol, Dominika Klaudia" w:date="2026-06-08T11:46:00Z"/>
        </w:trPr>
        <w:tc>
          <w:tcPr>
            <w:tcW w:w="5000" w:type="pct"/>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F633253" w14:textId="77777777" w:rsidR="00BD40B1" w:rsidRPr="00790722" w:rsidRDefault="00E27C57" w:rsidP="00F147E0">
            <w:pPr>
              <w:pStyle w:val="Table-1row-Left"/>
              <w:keepNext w:val="0"/>
              <w:keepLines w:val="0"/>
              <w:rPr>
                <w:ins w:id="7090" w:author="Marmol, Dominika Klaudia" w:date="2026-06-08T11:46:00Z"/>
                <w:lang w:val="en-US"/>
              </w:rPr>
            </w:pPr>
            <w:ins w:id="7091" w:author="Marmol, Dominika Klaudia" w:date="2026-06-08T11:46:00Z">
              <w:r w:rsidRPr="00790722">
                <w:rPr>
                  <w:lang w:val="en-US"/>
                </w:rPr>
                <w:t>Trial procedures</w:t>
              </w:r>
            </w:ins>
          </w:p>
        </w:tc>
      </w:tr>
      <w:tr w:rsidR="008F5115" w14:paraId="56865C9A" w14:textId="77777777" w:rsidTr="00F147E0">
        <w:trPr>
          <w:trHeight w:val="284"/>
          <w:jc w:val="center"/>
          <w:ins w:id="7092" w:author="Marmol, Dominika Klaudia" w:date="2026-06-08T11:46:00Z"/>
        </w:trPr>
        <w:tc>
          <w:tcPr>
            <w:tcW w:w="1102" w:type="pct"/>
            <w:tcBorders>
              <w:top w:val="single" w:sz="4" w:space="0" w:color="auto"/>
              <w:left w:val="single" w:sz="4" w:space="0" w:color="auto"/>
              <w:bottom w:val="single" w:sz="4" w:space="0" w:color="auto"/>
              <w:right w:val="single" w:sz="4" w:space="0" w:color="auto"/>
            </w:tcBorders>
            <w:vAlign w:val="center"/>
          </w:tcPr>
          <w:p w14:paraId="7FA36FDE" w14:textId="77777777" w:rsidR="00BD40B1" w:rsidRPr="00790722" w:rsidRDefault="00E27C57" w:rsidP="00F147E0">
            <w:pPr>
              <w:pStyle w:val="Table-Text-Left"/>
              <w:rPr>
                <w:ins w:id="7093" w:author="Marmol, Dominika Klaudia" w:date="2026-06-08T11:46:00Z"/>
                <w:vertAlign w:val="superscript"/>
                <w:lang w:val="en-US"/>
              </w:rPr>
            </w:pPr>
            <w:ins w:id="7094" w:author="Marmol, Dominika Klaudia" w:date="2026-06-08T11:46:00Z">
              <w:r w:rsidRPr="00790722">
                <w:rPr>
                  <w:lang w:val="en-US"/>
                </w:rPr>
                <w:t>Docetaxel complete blood count/biochemistry </w:t>
              </w:r>
              <w:r w:rsidRPr="00790722">
                <w:rPr>
                  <w:sz w:val="22"/>
                  <w:vertAlign w:val="superscript"/>
                  <w:lang w:val="en-US"/>
                </w:rPr>
                <w:t>c</w:t>
              </w:r>
            </w:ins>
          </w:p>
        </w:tc>
        <w:tc>
          <w:tcPr>
            <w:tcW w:w="703" w:type="pct"/>
            <w:tcBorders>
              <w:top w:val="single" w:sz="4" w:space="0" w:color="auto"/>
              <w:left w:val="single" w:sz="4" w:space="0" w:color="auto"/>
              <w:bottom w:val="single" w:sz="4" w:space="0" w:color="auto"/>
              <w:right w:val="single" w:sz="4" w:space="0" w:color="auto"/>
            </w:tcBorders>
            <w:vAlign w:val="center"/>
          </w:tcPr>
          <w:p w14:paraId="3C07A437" w14:textId="77777777" w:rsidR="00BD40B1" w:rsidRPr="00790722" w:rsidRDefault="00BD40B1" w:rsidP="00F147E0">
            <w:pPr>
              <w:pStyle w:val="Table-Text-Centered"/>
              <w:rPr>
                <w:ins w:id="7095" w:author="Marmol, Dominika Klaudia" w:date="2026-06-08T11:46:00Z"/>
                <w:lang w:val="en-US"/>
              </w:rPr>
            </w:pPr>
          </w:p>
        </w:tc>
        <w:tc>
          <w:tcPr>
            <w:tcW w:w="753" w:type="pct"/>
            <w:tcBorders>
              <w:top w:val="single" w:sz="4" w:space="0" w:color="auto"/>
              <w:left w:val="single" w:sz="4" w:space="0" w:color="auto"/>
              <w:bottom w:val="single" w:sz="4" w:space="0" w:color="auto"/>
              <w:right w:val="single" w:sz="4" w:space="0" w:color="auto"/>
            </w:tcBorders>
            <w:vAlign w:val="center"/>
          </w:tcPr>
          <w:p w14:paraId="0C33A288" w14:textId="77777777" w:rsidR="00BD40B1" w:rsidRPr="00790722" w:rsidRDefault="00BD40B1" w:rsidP="00F147E0">
            <w:pPr>
              <w:pStyle w:val="Table-Text-Centered"/>
              <w:rPr>
                <w:ins w:id="7096" w:author="Marmol, Dominika Klaudia" w:date="2026-06-08T11:46:00Z"/>
                <w:lang w:val="en-US"/>
              </w:rPr>
            </w:pPr>
          </w:p>
        </w:tc>
        <w:tc>
          <w:tcPr>
            <w:tcW w:w="752" w:type="pct"/>
            <w:tcBorders>
              <w:top w:val="single" w:sz="4" w:space="0" w:color="auto"/>
              <w:left w:val="single" w:sz="4" w:space="0" w:color="auto"/>
              <w:bottom w:val="single" w:sz="4" w:space="0" w:color="auto"/>
              <w:right w:val="single" w:sz="4" w:space="0" w:color="auto"/>
            </w:tcBorders>
            <w:vAlign w:val="center"/>
          </w:tcPr>
          <w:p w14:paraId="33EEF900" w14:textId="77777777" w:rsidR="00BD40B1" w:rsidRPr="00790722" w:rsidRDefault="00E27C57" w:rsidP="00F147E0">
            <w:pPr>
              <w:pStyle w:val="Table-Text-Centered"/>
              <w:rPr>
                <w:ins w:id="7097" w:author="Marmol, Dominika Klaudia" w:date="2026-06-08T11:46:00Z"/>
                <w:lang w:val="en-US"/>
              </w:rPr>
            </w:pPr>
            <w:ins w:id="7098" w:author="Marmol, Dominika Klaudia" w:date="2026-06-08T11:46:00Z">
              <w:r w:rsidRPr="00790722">
                <w:t>X</w:t>
              </w:r>
            </w:ins>
          </w:p>
        </w:tc>
        <w:tc>
          <w:tcPr>
            <w:tcW w:w="564" w:type="pct"/>
            <w:tcBorders>
              <w:top w:val="single" w:sz="4" w:space="0" w:color="auto"/>
              <w:left w:val="single" w:sz="4" w:space="0" w:color="auto"/>
              <w:bottom w:val="single" w:sz="4" w:space="0" w:color="auto"/>
              <w:right w:val="single" w:sz="4" w:space="0" w:color="auto"/>
            </w:tcBorders>
            <w:vAlign w:val="center"/>
          </w:tcPr>
          <w:p w14:paraId="71D33450" w14:textId="77777777" w:rsidR="00BD40B1" w:rsidRPr="00790722" w:rsidRDefault="00BD40B1" w:rsidP="00F147E0">
            <w:pPr>
              <w:pStyle w:val="Table-Text-Centered"/>
              <w:rPr>
                <w:ins w:id="7099" w:author="Marmol, Dominika Klaudia" w:date="2026-06-08T11:46:00Z"/>
                <w:lang w:val="en-US"/>
              </w:rPr>
            </w:pPr>
          </w:p>
        </w:tc>
        <w:tc>
          <w:tcPr>
            <w:tcW w:w="350" w:type="pct"/>
            <w:tcBorders>
              <w:top w:val="single" w:sz="4" w:space="0" w:color="auto"/>
              <w:left w:val="single" w:sz="4" w:space="0" w:color="auto"/>
              <w:bottom w:val="single" w:sz="4" w:space="0" w:color="auto"/>
              <w:right w:val="single" w:sz="4" w:space="0" w:color="auto"/>
            </w:tcBorders>
            <w:vAlign w:val="center"/>
          </w:tcPr>
          <w:p w14:paraId="4E8ACD8F" w14:textId="77777777" w:rsidR="00BD40B1" w:rsidRPr="00790722" w:rsidRDefault="00BD40B1" w:rsidP="00F147E0">
            <w:pPr>
              <w:pStyle w:val="Table-Text-Centered"/>
              <w:rPr>
                <w:ins w:id="7100" w:author="Marmol, Dominika Klaudia" w:date="2026-06-08T11:46:00Z"/>
                <w:lang w:val="en-US"/>
              </w:rPr>
            </w:pPr>
          </w:p>
        </w:tc>
        <w:tc>
          <w:tcPr>
            <w:tcW w:w="408" w:type="pct"/>
            <w:tcBorders>
              <w:top w:val="single" w:sz="4" w:space="0" w:color="auto"/>
              <w:left w:val="single" w:sz="4" w:space="0" w:color="auto"/>
              <w:bottom w:val="single" w:sz="4" w:space="0" w:color="auto"/>
              <w:right w:val="single" w:sz="4" w:space="0" w:color="auto"/>
            </w:tcBorders>
            <w:vAlign w:val="center"/>
          </w:tcPr>
          <w:p w14:paraId="3DFCC163" w14:textId="77777777" w:rsidR="00BD40B1" w:rsidRPr="00790722" w:rsidRDefault="00BD40B1" w:rsidP="00F147E0">
            <w:pPr>
              <w:pStyle w:val="Table-Text-Centered"/>
              <w:rPr>
                <w:ins w:id="7101" w:author="Marmol, Dominika Klaudia" w:date="2026-06-08T11:46:00Z"/>
                <w:lang w:val="en-US"/>
              </w:rPr>
            </w:pPr>
          </w:p>
        </w:tc>
        <w:tc>
          <w:tcPr>
            <w:tcW w:w="368" w:type="pct"/>
            <w:tcBorders>
              <w:top w:val="single" w:sz="4" w:space="0" w:color="auto"/>
              <w:left w:val="single" w:sz="4" w:space="0" w:color="auto"/>
              <w:bottom w:val="single" w:sz="4" w:space="0" w:color="auto"/>
              <w:right w:val="single" w:sz="4" w:space="0" w:color="auto"/>
            </w:tcBorders>
            <w:vAlign w:val="center"/>
          </w:tcPr>
          <w:p w14:paraId="2493D606" w14:textId="77777777" w:rsidR="00BD40B1" w:rsidRPr="00790722" w:rsidRDefault="00BD40B1" w:rsidP="00F147E0">
            <w:pPr>
              <w:pStyle w:val="Table-Text-Centered"/>
              <w:rPr>
                <w:ins w:id="7102" w:author="Marmol, Dominika Klaudia" w:date="2026-06-08T11:46:00Z"/>
                <w:lang w:val="en-US"/>
              </w:rPr>
            </w:pPr>
          </w:p>
        </w:tc>
      </w:tr>
    </w:tbl>
    <w:p w14:paraId="7B9B512A" w14:textId="77777777" w:rsidR="00BD40B1" w:rsidRPr="00790722" w:rsidRDefault="00E27C57" w:rsidP="00BD40B1">
      <w:pPr>
        <w:pStyle w:val="Table-Footnote-Hanging"/>
        <w:rPr>
          <w:ins w:id="7103" w:author="Marmol, Dominika Klaudia" w:date="2026-06-08T11:46:00Z"/>
        </w:rPr>
      </w:pPr>
      <w:ins w:id="7104" w:author="Marmol, Dominika Klaudia" w:date="2026-06-08T11:46:00Z">
        <w:r w:rsidRPr="00790722">
          <w:t>a)</w:t>
        </w:r>
        <w:r w:rsidRPr="00790722">
          <w:tab/>
        </w:r>
        <w:r w:rsidRPr="00790722">
          <w:rPr>
            <w:rFonts w:hint="eastAsia"/>
            <w:b/>
            <w:bCs/>
          </w:rPr>
          <w:t>Screening:</w:t>
        </w:r>
        <w:r w:rsidRPr="00790722">
          <w:rPr>
            <w:rFonts w:hint="eastAsia"/>
          </w:rPr>
          <w:t xml:space="preserve"> Screening assessments </w:t>
        </w:r>
        <w:r w:rsidRPr="00790722">
          <w:t xml:space="preserve">for Part B3 </w:t>
        </w:r>
        <w:r w:rsidRPr="00790722">
          <w:rPr>
            <w:rFonts w:hint="eastAsia"/>
          </w:rPr>
          <w:t>will be performed within 28</w:t>
        </w:r>
        <w:r w:rsidRPr="00790722">
          <w:t> </w:t>
        </w:r>
        <w:r w:rsidRPr="00790722">
          <w:rPr>
            <w:rFonts w:hint="eastAsia"/>
          </w:rPr>
          <w:t xml:space="preserve">days before the C1D1 dose. Screening assessments performed </w:t>
        </w:r>
        <w:r w:rsidRPr="00790722">
          <w:t>≤</w:t>
        </w:r>
        <w:r w:rsidRPr="00790722">
          <w:rPr>
            <w:rFonts w:hint="eastAsia"/>
          </w:rPr>
          <w:t>7</w:t>
        </w:r>
        <w:r w:rsidRPr="00790722">
          <w:t> </w:t>
        </w:r>
        <w:r w:rsidRPr="00790722">
          <w:rPr>
            <w:rFonts w:hint="eastAsia"/>
          </w:rPr>
          <w:t>days before Day</w:t>
        </w:r>
        <w:r w:rsidRPr="00790722">
          <w:t> </w:t>
        </w:r>
        <w:r w:rsidRPr="00790722">
          <w:rPr>
            <w:rFonts w:hint="eastAsia"/>
          </w:rPr>
          <w:t>1 will be qualified as baseline assessments and need not be repeated at C1D1, unless otherwise specified.</w:t>
        </w:r>
      </w:ins>
    </w:p>
    <w:p w14:paraId="1085B491" w14:textId="77777777" w:rsidR="00BD40B1" w:rsidRPr="00790722" w:rsidRDefault="00E27C57" w:rsidP="00BD40B1">
      <w:pPr>
        <w:pStyle w:val="Table-Footnote-Hanging"/>
        <w:rPr>
          <w:ins w:id="7105" w:author="Marmol, Dominika Klaudia" w:date="2026-06-08T11:46:00Z"/>
        </w:rPr>
      </w:pPr>
      <w:ins w:id="7106" w:author="Marmol, Dominika Klaudia" w:date="2026-06-08T11:46:00Z">
        <w:r w:rsidRPr="00790722">
          <w:t>b)</w:t>
        </w:r>
        <w:r w:rsidRPr="00790722">
          <w:tab/>
        </w:r>
        <w:r w:rsidRPr="00790722">
          <w:rPr>
            <w:b/>
            <w:bCs/>
          </w:rPr>
          <w:t>EOT Visit:</w:t>
        </w:r>
        <w:r w:rsidRPr="00790722">
          <w:t xml:space="preserve"> The EOT Visit for Part B3 will occur within 28 days (±3 days) after the last dose of IMP or before the start of subsequent anticancer therapy if that occurs sooner. Subsequent anticancer therapy should not be initiated before recovery from all treatment-emergent toxicities associated with BNT317.</w:t>
        </w:r>
      </w:ins>
    </w:p>
    <w:p w14:paraId="746CDF56" w14:textId="77777777" w:rsidR="00BD40B1" w:rsidRPr="00790722" w:rsidRDefault="00E27C57" w:rsidP="00BD40B1">
      <w:pPr>
        <w:pStyle w:val="Table-Footnote-Hanging"/>
        <w:rPr>
          <w:ins w:id="7107" w:author="Marmol, Dominika Klaudia" w:date="2026-06-08T11:46:00Z"/>
        </w:rPr>
      </w:pPr>
      <w:ins w:id="7108" w:author="Marmol, Dominika Klaudia" w:date="2026-06-08T11:46:00Z">
        <w:r w:rsidRPr="00790722">
          <w:t>c)</w:t>
        </w:r>
        <w:r w:rsidRPr="00790722">
          <w:tab/>
        </w:r>
        <w:r w:rsidRPr="00790722">
          <w:rPr>
            <w:b/>
            <w:bCs/>
          </w:rPr>
          <w:t>Blood sample for docetaxel hematology/biochemistry:</w:t>
        </w:r>
        <w:r w:rsidRPr="00790722">
          <w:t xml:space="preserve"> Blood samples will be collected pre-dose on C2D1 and Day 1 of every docetaxel cycle thereafter. This blood sample is only needed if it does not align with that of BNT317. Samples taken at the local laboratory may be collected up to 2 days prior to the scheduled visit. Blood samples for biochemistry will include analysis for IL-6 at screening and at other times if indicated.</w:t>
        </w:r>
      </w:ins>
    </w:p>
    <w:p w14:paraId="0FC0DD15" w14:textId="77777777" w:rsidR="00BD40B1" w:rsidRPr="00790722" w:rsidRDefault="00E27C57" w:rsidP="00BD40B1">
      <w:pPr>
        <w:pStyle w:val="Table-Footnote-Hanging"/>
        <w:ind w:firstLine="0"/>
        <w:rPr>
          <w:ins w:id="7109" w:author="Marmol, Dominika Klaudia" w:date="2026-06-08T11:46:00Z"/>
        </w:rPr>
      </w:pPr>
      <w:ins w:id="7110" w:author="Marmol, Dominika Klaudia" w:date="2026-06-08T11:46:00Z">
        <w:r w:rsidRPr="00790722">
          <w:t>Note: The result of IL-6 testing is not required for participant eligibility or randomization, and treatment. IL-6 testing at screening could be delayed for those sites that do not have local lab IL-6 testing available.</w:t>
        </w:r>
      </w:ins>
    </w:p>
    <w:p w14:paraId="74EE2566" w14:textId="77777777" w:rsidR="00BD40B1" w:rsidRDefault="00E27C57" w:rsidP="00BD40B1">
      <w:pPr>
        <w:pStyle w:val="Table-Footnote"/>
        <w:rPr>
          <w:ins w:id="7111" w:author="Marmol, Dominika Klaudia" w:date="2026-06-08T11:46:00Z"/>
        </w:rPr>
      </w:pPr>
      <w:ins w:id="7112" w:author="Marmol, Dominika Klaudia" w:date="2026-06-08T11:46:00Z">
        <w:r w:rsidRPr="00790722">
          <w:t>Abbreviations: 2L+ = second-line of therapy; AGA = actionable genomic alteration; C</w:t>
        </w:r>
        <w:r>
          <w:t>nDn = Day n of Cycle n</w:t>
        </w:r>
        <w:r w:rsidRPr="00790722">
          <w:t>; D</w:t>
        </w:r>
        <w:r>
          <w:t>n</w:t>
        </w:r>
        <w:r w:rsidRPr="00790722">
          <w:t xml:space="preserve"> = Day</w:t>
        </w:r>
        <w:r>
          <w:t xml:space="preserve"> n</w:t>
        </w:r>
        <w:r w:rsidRPr="00790722">
          <w:t>; EOT = End-of-Treatment; ETV = Early Termination Visit; IL-6 = interleukin 6; IMP = investigational medicinal product; NSCLC = non-small cell lung cancer; Q3W = once every 3 weeks; SoC = standard-of-care; SFU = safety follow-up.</w:t>
        </w:r>
        <w:r>
          <w:t xml:space="preserve"> </w:t>
        </w:r>
      </w:ins>
    </w:p>
    <w:p w14:paraId="3A7D8142" w14:textId="77777777" w:rsidR="00BD40B1" w:rsidRDefault="00BD40B1" w:rsidP="00BD40B1">
      <w:pPr>
        <w:pStyle w:val="Table-Footnote"/>
        <w:rPr>
          <w:ins w:id="7113" w:author="Marmol, Dominika Klaudia" w:date="2026-06-08T11:47:00Z"/>
        </w:rPr>
      </w:pPr>
    </w:p>
    <w:p w14:paraId="12644CB7" w14:textId="34648E3A" w:rsidR="00BD40B1" w:rsidRPr="00201CA3" w:rsidRDefault="00E27C57" w:rsidP="00BD40B1">
      <w:pPr>
        <w:pStyle w:val="CaptionTable"/>
        <w:pageBreakBefore/>
        <w:rPr>
          <w:ins w:id="7114" w:author="Marmol, Dominika Klaudia" w:date="2026-06-08T11:47:00Z"/>
          <w:sz w:val="24"/>
          <w:szCs w:val="24"/>
          <w:rPrChange w:id="7115" w:author="Marmol, Dominika Klaudia" w:date="2026-06-08T17:00:00Z">
            <w:rPr>
              <w:ins w:id="7116" w:author="Marmol, Dominika Klaudia" w:date="2026-06-08T11:47:00Z"/>
            </w:rPr>
          </w:rPrChange>
        </w:rPr>
      </w:pPr>
      <w:bookmarkStart w:id="7117" w:name="_Ref226705220"/>
      <w:bookmarkStart w:id="7118" w:name="_Toc229131344"/>
      <w:bookmarkStart w:id="7119" w:name="_Toc232068080"/>
      <w:r w:rsidRPr="00201CA3">
        <w:rPr>
          <w:sz w:val="24"/>
          <w:szCs w:val="24"/>
          <w:rPrChange w:id="7120" w:author="Marmol, Dominika Klaudia" w:date="2026-06-08T17:00:00Z">
            <w:rPr/>
          </w:rPrChange>
        </w:rPr>
        <w:t>Table </w:t>
      </w:r>
      <w:r w:rsidRPr="00201CA3">
        <w:rPr>
          <w:sz w:val="24"/>
          <w:szCs w:val="24"/>
          <w:rPrChange w:id="7121" w:author="Marmol, Dominika Klaudia" w:date="2026-06-08T17:00:00Z">
            <w:rPr/>
          </w:rPrChange>
        </w:rPr>
        <w:fldChar w:fldCharType="begin"/>
      </w:r>
      <w:r w:rsidRPr="00201CA3">
        <w:rPr>
          <w:sz w:val="24"/>
          <w:szCs w:val="24"/>
          <w:rPrChange w:id="7122" w:author="Marmol, Dominika Klaudia" w:date="2026-06-08T17:00:00Z">
            <w:rPr/>
          </w:rPrChange>
        </w:rPr>
        <w:instrText xml:space="preserve"> SEQ Table \* ARABIC </w:instrText>
      </w:r>
      <w:r w:rsidRPr="00201CA3">
        <w:rPr>
          <w:noProof/>
          <w:sz w:val="24"/>
          <w:szCs w:val="24"/>
          <w:rPrChange w:id="7123" w:author="Marmol, Dominika Klaudia" w:date="2026-06-08T17:00:00Z">
            <w:rPr>
              <w:noProof/>
            </w:rPr>
          </w:rPrChange>
        </w:rPr>
        <w:fldChar w:fldCharType="separate"/>
      </w:r>
      <w:ins w:id="7124" w:author="Marmol, Dominika Klaudia" w:date="2026-06-08T17:00:00Z">
        <w:r w:rsidR="00201CA3" w:rsidRPr="00201CA3">
          <w:rPr>
            <w:noProof/>
            <w:sz w:val="24"/>
            <w:szCs w:val="24"/>
            <w:rPrChange w:id="7125" w:author="Marmol, Dominika Klaudia" w:date="2026-06-08T17:00:00Z">
              <w:rPr>
                <w:noProof/>
              </w:rPr>
            </w:rPrChange>
          </w:rPr>
          <w:t>19</w:t>
        </w:r>
      </w:ins>
      <w:del w:id="7126" w:author="Marmol, Dominika Klaudia" w:date="2026-06-08T17:00:00Z">
        <w:r w:rsidRPr="00201CA3">
          <w:rPr>
            <w:noProof/>
            <w:sz w:val="24"/>
            <w:szCs w:val="24"/>
            <w:rPrChange w:id="7127" w:author="Marmol, Dominika Klaudia" w:date="2026-06-08T17:00:00Z">
              <w:rPr>
                <w:noProof/>
              </w:rPr>
            </w:rPrChange>
          </w:rPr>
          <w:delText>14</w:delText>
        </w:r>
      </w:del>
      <w:r w:rsidRPr="00201CA3">
        <w:rPr>
          <w:noProof/>
          <w:sz w:val="24"/>
          <w:szCs w:val="24"/>
          <w:rPrChange w:id="7128" w:author="Marmol, Dominika Klaudia" w:date="2026-06-08T17:00:00Z">
            <w:rPr>
              <w:noProof/>
            </w:rPr>
          </w:rPrChange>
        </w:rPr>
        <w:fldChar w:fldCharType="end"/>
      </w:r>
      <w:bookmarkEnd w:id="7117"/>
      <w:r w:rsidRPr="00201CA3">
        <w:rPr>
          <w:sz w:val="24"/>
          <w:szCs w:val="24"/>
          <w:rPrChange w:id="7129" w:author="Marmol, Dominika Klaudia" w:date="2026-06-08T17:00:00Z">
            <w:rPr/>
          </w:rPrChange>
        </w:rPr>
        <w:t>:</w:t>
      </w:r>
      <w:ins w:id="7130" w:author="Marmol, Dominika Klaudia" w:date="2026-06-08T11:47:00Z">
        <w:r w:rsidRPr="00201CA3">
          <w:rPr>
            <w:sz w:val="24"/>
            <w:szCs w:val="24"/>
            <w:rPrChange w:id="7131" w:author="Marmol, Dominika Klaudia" w:date="2026-06-08T17:00:00Z">
              <w:rPr/>
            </w:rPrChange>
          </w:rPr>
          <w:tab/>
          <w:t>Biomarker sample collection timepoints – Part B3 (Dose optimization and expansion: 2L+ AGA-negative NSCLC) </w:t>
        </w:r>
        <w:r w:rsidRPr="00201CA3">
          <w:rPr>
            <w:sz w:val="24"/>
            <w:szCs w:val="24"/>
            <w:vertAlign w:val="superscript"/>
          </w:rPr>
          <w:t>a</w:t>
        </w:r>
        <w:bookmarkEnd w:id="7118"/>
        <w:bookmarkEnd w:id="7119"/>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529"/>
        <w:gridCol w:w="1535"/>
        <w:gridCol w:w="2873"/>
        <w:gridCol w:w="1631"/>
        <w:gridCol w:w="2040"/>
        <w:gridCol w:w="1670"/>
      </w:tblGrid>
      <w:tr w:rsidR="008F5115" w14:paraId="459B9CD5" w14:textId="77777777" w:rsidTr="00F147E0">
        <w:trPr>
          <w:trHeight w:val="284"/>
          <w:tblHeader/>
          <w:jc w:val="center"/>
          <w:ins w:id="7132" w:author="Marmol, Dominika Klaudia" w:date="2026-06-08T11:47:00Z"/>
        </w:trPr>
        <w:tc>
          <w:tcPr>
            <w:tcW w:w="1329" w:type="pct"/>
            <w:shd w:val="clear" w:color="auto" w:fill="F2F2F2" w:themeFill="background1" w:themeFillShade="F2"/>
            <w:vAlign w:val="center"/>
          </w:tcPr>
          <w:p w14:paraId="2CDFC0C1" w14:textId="77777777" w:rsidR="00BD40B1" w:rsidRPr="00CC4C56" w:rsidRDefault="00BD40B1" w:rsidP="00F147E0">
            <w:pPr>
              <w:pStyle w:val="Table-1rowcenter"/>
              <w:rPr>
                <w:ins w:id="7133" w:author="Marmol, Dominika Klaudia" w:date="2026-06-08T11:47:00Z"/>
              </w:rPr>
            </w:pPr>
          </w:p>
        </w:tc>
        <w:tc>
          <w:tcPr>
            <w:tcW w:w="1660" w:type="pct"/>
            <w:gridSpan w:val="2"/>
            <w:shd w:val="clear" w:color="auto" w:fill="F2F2F2" w:themeFill="background1" w:themeFillShade="F2"/>
            <w:vAlign w:val="center"/>
          </w:tcPr>
          <w:p w14:paraId="1EF26F67" w14:textId="77777777" w:rsidR="00BD40B1" w:rsidRPr="00CC4C56" w:rsidRDefault="00E27C57" w:rsidP="00F147E0">
            <w:pPr>
              <w:pStyle w:val="Table-1rowcenter"/>
              <w:rPr>
                <w:ins w:id="7134" w:author="Marmol, Dominika Klaudia" w:date="2026-06-08T11:47:00Z"/>
              </w:rPr>
            </w:pPr>
            <w:ins w:id="7135" w:author="Marmol, Dominika Klaudia" w:date="2026-06-08T11:47:00Z">
              <w:r w:rsidRPr="00CC4C56">
                <w:t>Timepoint</w:t>
              </w:r>
              <w:r w:rsidRPr="00CC4C56">
                <w:br/>
                <w:t>(4 h post</w:t>
              </w:r>
              <w:r w:rsidRPr="00CC4C56">
                <w:noBreakHyphen/>
                <w:t xml:space="preserve">infusion </w:t>
              </w:r>
              <w:r w:rsidRPr="00CC4C56">
                <w:rPr>
                  <w:rFonts w:cs="Arial"/>
                </w:rPr>
                <w:t>±</w:t>
              </w:r>
              <w:r w:rsidRPr="00CC4C56">
                <w:t>30 min)</w:t>
              </w:r>
            </w:ins>
          </w:p>
        </w:tc>
        <w:tc>
          <w:tcPr>
            <w:tcW w:w="614" w:type="pct"/>
            <w:shd w:val="clear" w:color="auto" w:fill="F2F2F2" w:themeFill="background1" w:themeFillShade="F2"/>
            <w:vAlign w:val="center"/>
          </w:tcPr>
          <w:p w14:paraId="55A87A3D" w14:textId="77777777" w:rsidR="00BD40B1" w:rsidRPr="00CC4C56" w:rsidRDefault="00E27C57" w:rsidP="00F147E0">
            <w:pPr>
              <w:pStyle w:val="Table-1rowcenter"/>
              <w:rPr>
                <w:ins w:id="7136" w:author="Marmol, Dominika Klaudia" w:date="2026-06-08T11:47:00Z"/>
              </w:rPr>
            </w:pPr>
            <w:ins w:id="7137" w:author="Marmol, Dominika Klaudia" w:date="2026-06-08T11:47:00Z">
              <w:r w:rsidRPr="00CC4C56">
                <w:t>TO </w:t>
              </w:r>
              <w:r w:rsidRPr="00CC4C56">
                <w:rPr>
                  <w:sz w:val="22"/>
                  <w:szCs w:val="22"/>
                  <w:vertAlign w:val="superscript"/>
                </w:rPr>
                <w:t>b</w:t>
              </w:r>
            </w:ins>
          </w:p>
        </w:tc>
        <w:tc>
          <w:tcPr>
            <w:tcW w:w="768" w:type="pct"/>
            <w:shd w:val="clear" w:color="auto" w:fill="F2F2F2" w:themeFill="background1" w:themeFillShade="F2"/>
            <w:vAlign w:val="center"/>
          </w:tcPr>
          <w:p w14:paraId="3B665C5D" w14:textId="77777777" w:rsidR="00BD40B1" w:rsidRPr="00CC4C56" w:rsidRDefault="00E27C57" w:rsidP="00F147E0">
            <w:pPr>
              <w:pStyle w:val="Table-1rowcenter"/>
              <w:rPr>
                <w:ins w:id="7138" w:author="Marmol, Dominika Klaudia" w:date="2026-06-08T11:47:00Z"/>
              </w:rPr>
            </w:pPr>
            <w:ins w:id="7139" w:author="Marmol, Dominika Klaudia" w:date="2026-06-08T11:47:00Z">
              <w:r w:rsidRPr="00CC4C56">
                <w:t>Cytokines</w:t>
              </w:r>
            </w:ins>
          </w:p>
        </w:tc>
        <w:tc>
          <w:tcPr>
            <w:tcW w:w="629" w:type="pct"/>
            <w:shd w:val="clear" w:color="auto" w:fill="F2F2F2" w:themeFill="background1" w:themeFillShade="F2"/>
            <w:vAlign w:val="center"/>
          </w:tcPr>
          <w:p w14:paraId="60F22C55" w14:textId="77777777" w:rsidR="00BD40B1" w:rsidRPr="00CC4C56" w:rsidRDefault="00E27C57" w:rsidP="00F147E0">
            <w:pPr>
              <w:pStyle w:val="Table-1rowcenter"/>
              <w:rPr>
                <w:ins w:id="7140" w:author="Marmol, Dominika Klaudia" w:date="2026-06-08T11:47:00Z"/>
              </w:rPr>
            </w:pPr>
            <w:ins w:id="7141" w:author="Marmol, Dominika Klaudia" w:date="2026-06-08T11:47:00Z">
              <w:r w:rsidRPr="00CC4C56">
                <w:t>ctDNA </w:t>
              </w:r>
              <w:r w:rsidRPr="00CC4C56">
                <w:rPr>
                  <w:sz w:val="22"/>
                  <w:szCs w:val="22"/>
                  <w:vertAlign w:val="superscript"/>
                </w:rPr>
                <w:t>c</w:t>
              </w:r>
            </w:ins>
          </w:p>
        </w:tc>
      </w:tr>
      <w:tr w:rsidR="008F5115" w14:paraId="7B410EFC" w14:textId="77777777" w:rsidTr="00F147E0">
        <w:trPr>
          <w:trHeight w:val="284"/>
          <w:jc w:val="center"/>
          <w:ins w:id="7142" w:author="Marmol, Dominika Klaudia" w:date="2026-06-08T11:47:00Z"/>
        </w:trPr>
        <w:tc>
          <w:tcPr>
            <w:tcW w:w="1329" w:type="pct"/>
            <w:vMerge w:val="restart"/>
            <w:vAlign w:val="center"/>
          </w:tcPr>
          <w:p w14:paraId="7DDC7D0E" w14:textId="77777777" w:rsidR="00BD40B1" w:rsidRPr="00CC4C56" w:rsidRDefault="00E27C57" w:rsidP="00F147E0">
            <w:pPr>
              <w:pStyle w:val="Table-Text-Centered"/>
              <w:rPr>
                <w:ins w:id="7143" w:author="Marmol, Dominika Klaudia" w:date="2026-06-08T11:47:00Z"/>
              </w:rPr>
            </w:pPr>
            <w:ins w:id="7144" w:author="Marmol, Dominika Klaudia" w:date="2026-06-08T11:47:00Z">
              <w:r w:rsidRPr="00CC4C56">
                <w:t>Cycle 1</w:t>
              </w:r>
            </w:ins>
          </w:p>
        </w:tc>
        <w:tc>
          <w:tcPr>
            <w:tcW w:w="578" w:type="pct"/>
            <w:vAlign w:val="center"/>
          </w:tcPr>
          <w:p w14:paraId="0EB66E96" w14:textId="77777777" w:rsidR="00BD40B1" w:rsidRPr="00CC4C56" w:rsidRDefault="00E27C57" w:rsidP="00F147E0">
            <w:pPr>
              <w:pStyle w:val="Table-Text-Centered"/>
              <w:rPr>
                <w:ins w:id="7145" w:author="Marmol, Dominika Klaudia" w:date="2026-06-08T11:47:00Z"/>
              </w:rPr>
            </w:pPr>
            <w:ins w:id="7146" w:author="Marmol, Dominika Klaudia" w:date="2026-06-08T11:47:00Z">
              <w:r w:rsidRPr="00CC4C56">
                <w:t>C1D1</w:t>
              </w:r>
            </w:ins>
          </w:p>
        </w:tc>
        <w:tc>
          <w:tcPr>
            <w:tcW w:w="1082" w:type="pct"/>
            <w:vAlign w:val="center"/>
          </w:tcPr>
          <w:p w14:paraId="07BD2492" w14:textId="77777777" w:rsidR="00BD40B1" w:rsidRPr="00CC4C56" w:rsidRDefault="00E27C57" w:rsidP="00F147E0">
            <w:pPr>
              <w:pStyle w:val="Table-Text-Centered"/>
              <w:rPr>
                <w:ins w:id="7147" w:author="Marmol, Dominika Klaudia" w:date="2026-06-08T11:47:00Z"/>
              </w:rPr>
            </w:pPr>
            <w:ins w:id="7148" w:author="Marmol, Dominika Klaudia" w:date="2026-06-08T11:47:00Z">
              <w:r w:rsidRPr="00CC4C56">
                <w:t>Pre-dose</w:t>
              </w:r>
            </w:ins>
          </w:p>
        </w:tc>
        <w:tc>
          <w:tcPr>
            <w:tcW w:w="614" w:type="pct"/>
          </w:tcPr>
          <w:p w14:paraId="7E30B1BA" w14:textId="77777777" w:rsidR="00BD40B1" w:rsidRPr="00CC4C56" w:rsidRDefault="00E27C57" w:rsidP="00F147E0">
            <w:pPr>
              <w:pStyle w:val="Table-Text-Centered"/>
              <w:rPr>
                <w:ins w:id="7149" w:author="Marmol, Dominika Klaudia" w:date="2026-06-08T11:47:00Z"/>
              </w:rPr>
            </w:pPr>
            <w:ins w:id="7150" w:author="Marmol, Dominika Klaudia" w:date="2026-06-08T11:47:00Z">
              <w:r w:rsidRPr="00CC4C56">
                <w:t>X</w:t>
              </w:r>
            </w:ins>
          </w:p>
        </w:tc>
        <w:tc>
          <w:tcPr>
            <w:tcW w:w="768" w:type="pct"/>
            <w:vAlign w:val="center"/>
          </w:tcPr>
          <w:p w14:paraId="2D1F31B8" w14:textId="77777777" w:rsidR="00BD40B1" w:rsidRPr="00CC4C56" w:rsidRDefault="00E27C57" w:rsidP="00F147E0">
            <w:pPr>
              <w:pStyle w:val="Table-Text-Centered"/>
              <w:rPr>
                <w:ins w:id="7151" w:author="Marmol, Dominika Klaudia" w:date="2026-06-08T11:47:00Z"/>
              </w:rPr>
            </w:pPr>
            <w:ins w:id="7152" w:author="Marmol, Dominika Klaudia" w:date="2026-06-08T11:47:00Z">
              <w:r w:rsidRPr="00CC4C56">
                <w:t>X</w:t>
              </w:r>
            </w:ins>
          </w:p>
        </w:tc>
        <w:tc>
          <w:tcPr>
            <w:tcW w:w="629" w:type="pct"/>
          </w:tcPr>
          <w:p w14:paraId="20C33125" w14:textId="77777777" w:rsidR="00BD40B1" w:rsidRPr="00CC4C56" w:rsidRDefault="00E27C57" w:rsidP="00F147E0">
            <w:pPr>
              <w:pStyle w:val="Table-Text-Centered"/>
              <w:rPr>
                <w:ins w:id="7153" w:author="Marmol, Dominika Klaudia" w:date="2026-06-08T11:47:00Z"/>
              </w:rPr>
            </w:pPr>
            <w:ins w:id="7154" w:author="Marmol, Dominika Klaudia" w:date="2026-06-08T11:47:00Z">
              <w:r w:rsidRPr="00CC4C56">
                <w:t>X</w:t>
              </w:r>
            </w:ins>
          </w:p>
        </w:tc>
      </w:tr>
      <w:tr w:rsidR="008F5115" w14:paraId="5DA30B53" w14:textId="77777777" w:rsidTr="00F147E0">
        <w:trPr>
          <w:trHeight w:val="284"/>
          <w:jc w:val="center"/>
          <w:ins w:id="7155" w:author="Marmol, Dominika Klaudia" w:date="2026-06-08T11:47:00Z"/>
        </w:trPr>
        <w:tc>
          <w:tcPr>
            <w:tcW w:w="1329" w:type="pct"/>
            <w:vMerge/>
            <w:vAlign w:val="center"/>
          </w:tcPr>
          <w:p w14:paraId="09E8E2BF" w14:textId="77777777" w:rsidR="00BD40B1" w:rsidRPr="00CC4C56" w:rsidRDefault="00BD40B1" w:rsidP="00F147E0">
            <w:pPr>
              <w:pStyle w:val="Table-Text-Centered"/>
              <w:rPr>
                <w:ins w:id="7156" w:author="Marmol, Dominika Klaudia" w:date="2026-06-08T11:47:00Z"/>
              </w:rPr>
            </w:pPr>
          </w:p>
        </w:tc>
        <w:tc>
          <w:tcPr>
            <w:tcW w:w="578" w:type="pct"/>
            <w:vAlign w:val="center"/>
          </w:tcPr>
          <w:p w14:paraId="464F5CFA" w14:textId="77777777" w:rsidR="00BD40B1" w:rsidRPr="00CC4C56" w:rsidRDefault="00E27C57" w:rsidP="00F147E0">
            <w:pPr>
              <w:pStyle w:val="Table-Text-Centered"/>
              <w:rPr>
                <w:ins w:id="7157" w:author="Marmol, Dominika Klaudia" w:date="2026-06-08T11:47:00Z"/>
              </w:rPr>
            </w:pPr>
            <w:ins w:id="7158" w:author="Marmol, Dominika Klaudia" w:date="2026-06-08T11:47:00Z">
              <w:r w:rsidRPr="00CC4C56">
                <w:t>C1D1</w:t>
              </w:r>
            </w:ins>
          </w:p>
        </w:tc>
        <w:tc>
          <w:tcPr>
            <w:tcW w:w="1082" w:type="pct"/>
            <w:vAlign w:val="center"/>
          </w:tcPr>
          <w:p w14:paraId="6DAEC75F" w14:textId="77777777" w:rsidR="00BD40B1" w:rsidRPr="00CC4C56" w:rsidRDefault="00E27C57" w:rsidP="00F147E0">
            <w:pPr>
              <w:pStyle w:val="Table-Text-Centered"/>
              <w:rPr>
                <w:ins w:id="7159" w:author="Marmol, Dominika Klaudia" w:date="2026-06-08T11:47:00Z"/>
              </w:rPr>
            </w:pPr>
            <w:ins w:id="7160" w:author="Marmol, Dominika Klaudia" w:date="2026-06-08T11:47:00Z">
              <w:r w:rsidRPr="00CC4C56">
                <w:t>End of infusion</w:t>
              </w:r>
            </w:ins>
          </w:p>
        </w:tc>
        <w:tc>
          <w:tcPr>
            <w:tcW w:w="614" w:type="pct"/>
            <w:vAlign w:val="center"/>
          </w:tcPr>
          <w:p w14:paraId="65237E92" w14:textId="77777777" w:rsidR="00BD40B1" w:rsidRPr="00CC4C56" w:rsidRDefault="00E27C57" w:rsidP="00F147E0">
            <w:pPr>
              <w:pStyle w:val="Table-Text-Centered"/>
              <w:rPr>
                <w:ins w:id="7161" w:author="Marmol, Dominika Klaudia" w:date="2026-06-08T11:47:00Z"/>
              </w:rPr>
            </w:pPr>
            <w:ins w:id="7162" w:author="Marmol, Dominika Klaudia" w:date="2026-06-08T11:47:00Z">
              <w:r w:rsidRPr="00CC4C56">
                <w:t>X</w:t>
              </w:r>
            </w:ins>
          </w:p>
        </w:tc>
        <w:tc>
          <w:tcPr>
            <w:tcW w:w="768" w:type="pct"/>
            <w:vAlign w:val="center"/>
          </w:tcPr>
          <w:p w14:paraId="1DBB9902" w14:textId="77777777" w:rsidR="00BD40B1" w:rsidRPr="00CC4C56" w:rsidRDefault="00BD40B1" w:rsidP="00F147E0">
            <w:pPr>
              <w:pStyle w:val="Table-Text-Centered"/>
              <w:rPr>
                <w:ins w:id="7163" w:author="Marmol, Dominika Klaudia" w:date="2026-06-08T11:47:00Z"/>
              </w:rPr>
            </w:pPr>
          </w:p>
        </w:tc>
        <w:tc>
          <w:tcPr>
            <w:tcW w:w="629" w:type="pct"/>
            <w:vAlign w:val="center"/>
          </w:tcPr>
          <w:p w14:paraId="40E99FC4" w14:textId="77777777" w:rsidR="00BD40B1" w:rsidRPr="00CC4C56" w:rsidRDefault="00BD40B1" w:rsidP="00F147E0">
            <w:pPr>
              <w:pStyle w:val="Table-Text-Centered"/>
              <w:rPr>
                <w:ins w:id="7164" w:author="Marmol, Dominika Klaudia" w:date="2026-06-08T11:47:00Z"/>
              </w:rPr>
            </w:pPr>
          </w:p>
        </w:tc>
      </w:tr>
      <w:tr w:rsidR="008F5115" w14:paraId="6D19CB5C" w14:textId="77777777" w:rsidTr="00F147E0">
        <w:trPr>
          <w:trHeight w:val="284"/>
          <w:jc w:val="center"/>
          <w:ins w:id="7165" w:author="Marmol, Dominika Klaudia" w:date="2026-06-08T11:47:00Z"/>
        </w:trPr>
        <w:tc>
          <w:tcPr>
            <w:tcW w:w="1329" w:type="pct"/>
            <w:vMerge/>
            <w:vAlign w:val="center"/>
          </w:tcPr>
          <w:p w14:paraId="52F66949" w14:textId="77777777" w:rsidR="00BD40B1" w:rsidRPr="00CC4C56" w:rsidRDefault="00BD40B1" w:rsidP="00F147E0">
            <w:pPr>
              <w:pStyle w:val="Table-Text-Centered"/>
              <w:rPr>
                <w:ins w:id="7166" w:author="Marmol, Dominika Klaudia" w:date="2026-06-08T11:47:00Z"/>
              </w:rPr>
            </w:pPr>
          </w:p>
        </w:tc>
        <w:tc>
          <w:tcPr>
            <w:tcW w:w="578" w:type="pct"/>
            <w:vAlign w:val="center"/>
          </w:tcPr>
          <w:p w14:paraId="5231F234" w14:textId="77777777" w:rsidR="00BD40B1" w:rsidRPr="00CC4C56" w:rsidRDefault="00E27C57" w:rsidP="00F147E0">
            <w:pPr>
              <w:pStyle w:val="Table-Text-Centered"/>
              <w:rPr>
                <w:ins w:id="7167" w:author="Marmol, Dominika Klaudia" w:date="2026-06-08T11:47:00Z"/>
              </w:rPr>
            </w:pPr>
            <w:ins w:id="7168" w:author="Marmol, Dominika Klaudia" w:date="2026-06-08T11:47:00Z">
              <w:r w:rsidRPr="00CC4C56">
                <w:t>C1D1</w:t>
              </w:r>
            </w:ins>
          </w:p>
        </w:tc>
        <w:tc>
          <w:tcPr>
            <w:tcW w:w="1082" w:type="pct"/>
            <w:vAlign w:val="center"/>
          </w:tcPr>
          <w:p w14:paraId="6125A92D" w14:textId="77777777" w:rsidR="00BD40B1" w:rsidRPr="00CC4C56" w:rsidRDefault="00E27C57" w:rsidP="00F147E0">
            <w:pPr>
              <w:pStyle w:val="Table-Text-Centered"/>
              <w:rPr>
                <w:ins w:id="7169" w:author="Marmol, Dominika Klaudia" w:date="2026-06-08T11:47:00Z"/>
              </w:rPr>
            </w:pPr>
            <w:ins w:id="7170" w:author="Marmol, Dominika Klaudia" w:date="2026-06-08T11:47:00Z">
              <w:r w:rsidRPr="00CC4C56">
                <w:t>4 h post-dose</w:t>
              </w:r>
            </w:ins>
          </w:p>
        </w:tc>
        <w:tc>
          <w:tcPr>
            <w:tcW w:w="614" w:type="pct"/>
          </w:tcPr>
          <w:p w14:paraId="7CD81FF3" w14:textId="77777777" w:rsidR="00BD40B1" w:rsidRPr="00CC4C56" w:rsidRDefault="00BD40B1" w:rsidP="00F147E0">
            <w:pPr>
              <w:pStyle w:val="Table-Text-Centered"/>
              <w:rPr>
                <w:ins w:id="7171" w:author="Marmol, Dominika Klaudia" w:date="2026-06-08T11:47:00Z"/>
              </w:rPr>
            </w:pPr>
          </w:p>
        </w:tc>
        <w:tc>
          <w:tcPr>
            <w:tcW w:w="768" w:type="pct"/>
            <w:vAlign w:val="center"/>
          </w:tcPr>
          <w:p w14:paraId="0A4EB01B" w14:textId="77777777" w:rsidR="00BD40B1" w:rsidRPr="00CC4C56" w:rsidRDefault="00E27C57" w:rsidP="00F147E0">
            <w:pPr>
              <w:pStyle w:val="Table-Text-Centered"/>
              <w:rPr>
                <w:ins w:id="7172" w:author="Marmol, Dominika Klaudia" w:date="2026-06-08T11:47:00Z"/>
              </w:rPr>
            </w:pPr>
            <w:ins w:id="7173" w:author="Marmol, Dominika Klaudia" w:date="2026-06-08T11:47:00Z">
              <w:r w:rsidRPr="00CC4C56">
                <w:t>X</w:t>
              </w:r>
            </w:ins>
          </w:p>
        </w:tc>
        <w:tc>
          <w:tcPr>
            <w:tcW w:w="629" w:type="pct"/>
          </w:tcPr>
          <w:p w14:paraId="07C6B4FC" w14:textId="77777777" w:rsidR="00BD40B1" w:rsidRPr="00CC4C56" w:rsidRDefault="00BD40B1" w:rsidP="00F147E0">
            <w:pPr>
              <w:pStyle w:val="Table-Text-Centered"/>
              <w:rPr>
                <w:ins w:id="7174" w:author="Marmol, Dominika Klaudia" w:date="2026-06-08T11:47:00Z"/>
              </w:rPr>
            </w:pPr>
          </w:p>
        </w:tc>
      </w:tr>
      <w:tr w:rsidR="008F5115" w14:paraId="414014E0" w14:textId="77777777" w:rsidTr="00F147E0">
        <w:trPr>
          <w:trHeight w:val="284"/>
          <w:jc w:val="center"/>
          <w:ins w:id="7175" w:author="Marmol, Dominika Klaudia" w:date="2026-06-08T11:47:00Z"/>
        </w:trPr>
        <w:tc>
          <w:tcPr>
            <w:tcW w:w="1329" w:type="pct"/>
            <w:vMerge/>
            <w:vAlign w:val="center"/>
          </w:tcPr>
          <w:p w14:paraId="119B81E2" w14:textId="77777777" w:rsidR="00BD40B1" w:rsidRPr="00CC4C56" w:rsidRDefault="00BD40B1" w:rsidP="00F147E0">
            <w:pPr>
              <w:pStyle w:val="Table-Text-Centered"/>
              <w:rPr>
                <w:ins w:id="7176" w:author="Marmol, Dominika Klaudia" w:date="2026-06-08T11:47:00Z"/>
              </w:rPr>
            </w:pPr>
          </w:p>
        </w:tc>
        <w:tc>
          <w:tcPr>
            <w:tcW w:w="578" w:type="pct"/>
            <w:vAlign w:val="center"/>
          </w:tcPr>
          <w:p w14:paraId="15D27F84" w14:textId="77777777" w:rsidR="00BD40B1" w:rsidRPr="00CC4C56" w:rsidRDefault="00E27C57" w:rsidP="00F147E0">
            <w:pPr>
              <w:pStyle w:val="Table-Text-Centered"/>
              <w:rPr>
                <w:ins w:id="7177" w:author="Marmol, Dominika Klaudia" w:date="2026-06-08T11:47:00Z"/>
              </w:rPr>
            </w:pPr>
            <w:ins w:id="7178" w:author="Marmol, Dominika Klaudia" w:date="2026-06-08T11:47:00Z">
              <w:r w:rsidRPr="00CC4C56">
                <w:t>C1D4</w:t>
              </w:r>
            </w:ins>
          </w:p>
        </w:tc>
        <w:tc>
          <w:tcPr>
            <w:tcW w:w="1082" w:type="pct"/>
            <w:vAlign w:val="center"/>
          </w:tcPr>
          <w:p w14:paraId="47729836" w14:textId="77777777" w:rsidR="00BD40B1" w:rsidRPr="00CC4C56" w:rsidRDefault="00E27C57" w:rsidP="00F147E0">
            <w:pPr>
              <w:pStyle w:val="Table-Text-Centered"/>
              <w:rPr>
                <w:ins w:id="7179" w:author="Marmol, Dominika Klaudia" w:date="2026-06-08T11:47:00Z"/>
              </w:rPr>
            </w:pPr>
            <w:ins w:id="7180" w:author="Marmol, Dominika Klaudia" w:date="2026-06-08T11:47:00Z">
              <w:r w:rsidRPr="00CC4C56">
                <w:t>72 h post-dose</w:t>
              </w:r>
            </w:ins>
          </w:p>
        </w:tc>
        <w:tc>
          <w:tcPr>
            <w:tcW w:w="614" w:type="pct"/>
            <w:vAlign w:val="center"/>
          </w:tcPr>
          <w:p w14:paraId="12461E5F" w14:textId="77777777" w:rsidR="00BD40B1" w:rsidRPr="00CC4C56" w:rsidRDefault="00E27C57" w:rsidP="00F147E0">
            <w:pPr>
              <w:pStyle w:val="Table-Text-Centered"/>
              <w:rPr>
                <w:ins w:id="7181" w:author="Marmol, Dominika Klaudia" w:date="2026-06-08T11:47:00Z"/>
                <w:rFonts w:eastAsia="SimSun"/>
              </w:rPr>
            </w:pPr>
            <w:ins w:id="7182" w:author="Marmol, Dominika Klaudia" w:date="2026-06-08T11:47:00Z">
              <w:r w:rsidRPr="00CC4C56">
                <w:rPr>
                  <w:rFonts w:eastAsia="SimSun"/>
                </w:rPr>
                <w:t>X</w:t>
              </w:r>
            </w:ins>
          </w:p>
        </w:tc>
        <w:tc>
          <w:tcPr>
            <w:tcW w:w="768" w:type="pct"/>
            <w:vAlign w:val="center"/>
          </w:tcPr>
          <w:p w14:paraId="2707D251" w14:textId="77777777" w:rsidR="00BD40B1" w:rsidRPr="00CC4C56" w:rsidRDefault="00E27C57" w:rsidP="00F147E0">
            <w:pPr>
              <w:pStyle w:val="Table-Text-Centered"/>
              <w:rPr>
                <w:ins w:id="7183" w:author="Marmol, Dominika Klaudia" w:date="2026-06-08T11:47:00Z"/>
              </w:rPr>
            </w:pPr>
            <w:ins w:id="7184" w:author="Marmol, Dominika Klaudia" w:date="2026-06-08T11:47:00Z">
              <w:r w:rsidRPr="00CC4C56">
                <w:rPr>
                  <w:rFonts w:eastAsia="SimSun"/>
                </w:rPr>
                <w:t>X</w:t>
              </w:r>
            </w:ins>
          </w:p>
        </w:tc>
        <w:tc>
          <w:tcPr>
            <w:tcW w:w="629" w:type="pct"/>
            <w:vAlign w:val="center"/>
          </w:tcPr>
          <w:p w14:paraId="721C42EB" w14:textId="77777777" w:rsidR="00BD40B1" w:rsidRPr="00CC4C56" w:rsidRDefault="00BD40B1" w:rsidP="00F147E0">
            <w:pPr>
              <w:pStyle w:val="Table-Text-Centered"/>
              <w:rPr>
                <w:ins w:id="7185" w:author="Marmol, Dominika Klaudia" w:date="2026-06-08T11:47:00Z"/>
                <w:rFonts w:eastAsia="SimSun"/>
              </w:rPr>
            </w:pPr>
          </w:p>
        </w:tc>
      </w:tr>
      <w:tr w:rsidR="008F5115" w14:paraId="0B8CE5EB" w14:textId="77777777" w:rsidTr="00F147E0">
        <w:trPr>
          <w:trHeight w:val="284"/>
          <w:jc w:val="center"/>
          <w:ins w:id="7186" w:author="Marmol, Dominika Klaudia" w:date="2026-06-08T11:47:00Z"/>
        </w:trPr>
        <w:tc>
          <w:tcPr>
            <w:tcW w:w="1329" w:type="pct"/>
            <w:vMerge w:val="restart"/>
            <w:vAlign w:val="center"/>
          </w:tcPr>
          <w:p w14:paraId="526DB79B" w14:textId="77777777" w:rsidR="00BD40B1" w:rsidRPr="00CC4C56" w:rsidRDefault="00E27C57" w:rsidP="00F147E0">
            <w:pPr>
              <w:pStyle w:val="Table-Text-Centered"/>
              <w:rPr>
                <w:ins w:id="7187" w:author="Marmol, Dominika Klaudia" w:date="2026-06-08T11:47:00Z"/>
              </w:rPr>
            </w:pPr>
            <w:ins w:id="7188" w:author="Marmol, Dominika Klaudia" w:date="2026-06-08T11:47:00Z">
              <w:r w:rsidRPr="00CC4C56">
                <w:t>Cycle 2</w:t>
              </w:r>
            </w:ins>
          </w:p>
        </w:tc>
        <w:tc>
          <w:tcPr>
            <w:tcW w:w="578" w:type="pct"/>
            <w:vAlign w:val="center"/>
          </w:tcPr>
          <w:p w14:paraId="5629942B" w14:textId="77777777" w:rsidR="00BD40B1" w:rsidRPr="00CC4C56" w:rsidRDefault="00E27C57" w:rsidP="00F147E0">
            <w:pPr>
              <w:pStyle w:val="Table-Text-Centered"/>
              <w:rPr>
                <w:ins w:id="7189" w:author="Marmol, Dominika Klaudia" w:date="2026-06-08T11:47:00Z"/>
              </w:rPr>
            </w:pPr>
            <w:ins w:id="7190" w:author="Marmol, Dominika Klaudia" w:date="2026-06-08T11:47:00Z">
              <w:r w:rsidRPr="00CC4C56">
                <w:t>C2D1</w:t>
              </w:r>
            </w:ins>
          </w:p>
        </w:tc>
        <w:tc>
          <w:tcPr>
            <w:tcW w:w="1082" w:type="pct"/>
            <w:vAlign w:val="center"/>
          </w:tcPr>
          <w:p w14:paraId="14260DD1" w14:textId="77777777" w:rsidR="00BD40B1" w:rsidRPr="00CC4C56" w:rsidRDefault="00E27C57" w:rsidP="00F147E0">
            <w:pPr>
              <w:pStyle w:val="Table-Text-Centered"/>
              <w:rPr>
                <w:ins w:id="7191" w:author="Marmol, Dominika Klaudia" w:date="2026-06-08T11:47:00Z"/>
              </w:rPr>
            </w:pPr>
            <w:ins w:id="7192" w:author="Marmol, Dominika Klaudia" w:date="2026-06-08T11:47:00Z">
              <w:r w:rsidRPr="00CC4C56">
                <w:t>Pre-dose</w:t>
              </w:r>
            </w:ins>
          </w:p>
        </w:tc>
        <w:tc>
          <w:tcPr>
            <w:tcW w:w="614" w:type="pct"/>
          </w:tcPr>
          <w:p w14:paraId="12ECB663" w14:textId="77777777" w:rsidR="00BD40B1" w:rsidRPr="00CC4C56" w:rsidRDefault="00E27C57" w:rsidP="00F147E0">
            <w:pPr>
              <w:pStyle w:val="Table-Text-Centered"/>
              <w:rPr>
                <w:ins w:id="7193" w:author="Marmol, Dominika Klaudia" w:date="2026-06-08T11:47:00Z"/>
              </w:rPr>
            </w:pPr>
            <w:ins w:id="7194" w:author="Marmol, Dominika Klaudia" w:date="2026-06-08T11:47:00Z">
              <w:r w:rsidRPr="00CC4C56">
                <w:t>X</w:t>
              </w:r>
            </w:ins>
          </w:p>
        </w:tc>
        <w:tc>
          <w:tcPr>
            <w:tcW w:w="768" w:type="pct"/>
            <w:vAlign w:val="center"/>
          </w:tcPr>
          <w:p w14:paraId="1E1DB4EE" w14:textId="77777777" w:rsidR="00BD40B1" w:rsidRPr="00CC4C56" w:rsidRDefault="00E27C57" w:rsidP="00F147E0">
            <w:pPr>
              <w:pStyle w:val="Table-Text-Centered"/>
              <w:rPr>
                <w:ins w:id="7195" w:author="Marmol, Dominika Klaudia" w:date="2026-06-08T11:47:00Z"/>
              </w:rPr>
            </w:pPr>
            <w:ins w:id="7196" w:author="Marmol, Dominika Klaudia" w:date="2026-06-08T11:47:00Z">
              <w:r w:rsidRPr="00CC4C56">
                <w:t>X</w:t>
              </w:r>
            </w:ins>
          </w:p>
        </w:tc>
        <w:tc>
          <w:tcPr>
            <w:tcW w:w="629" w:type="pct"/>
          </w:tcPr>
          <w:p w14:paraId="74B2D471" w14:textId="77777777" w:rsidR="00BD40B1" w:rsidRPr="00CC4C56" w:rsidRDefault="00BD40B1" w:rsidP="00F147E0">
            <w:pPr>
              <w:pStyle w:val="Table-Text-Centered"/>
              <w:rPr>
                <w:ins w:id="7197" w:author="Marmol, Dominika Klaudia" w:date="2026-06-08T11:47:00Z"/>
              </w:rPr>
            </w:pPr>
          </w:p>
        </w:tc>
      </w:tr>
      <w:tr w:rsidR="008F5115" w14:paraId="1F3FB495" w14:textId="77777777" w:rsidTr="00F147E0">
        <w:trPr>
          <w:trHeight w:val="284"/>
          <w:jc w:val="center"/>
          <w:ins w:id="7198" w:author="Marmol, Dominika Klaudia" w:date="2026-06-08T11:47:00Z"/>
        </w:trPr>
        <w:tc>
          <w:tcPr>
            <w:tcW w:w="1329" w:type="pct"/>
            <w:vMerge/>
            <w:vAlign w:val="center"/>
          </w:tcPr>
          <w:p w14:paraId="375D2D62" w14:textId="77777777" w:rsidR="00BD40B1" w:rsidRPr="00CC4C56" w:rsidRDefault="00BD40B1" w:rsidP="00F147E0">
            <w:pPr>
              <w:pStyle w:val="Table-Text-Centered"/>
              <w:rPr>
                <w:ins w:id="7199" w:author="Marmol, Dominika Klaudia" w:date="2026-06-08T11:47:00Z"/>
              </w:rPr>
            </w:pPr>
          </w:p>
        </w:tc>
        <w:tc>
          <w:tcPr>
            <w:tcW w:w="578" w:type="pct"/>
            <w:vAlign w:val="center"/>
          </w:tcPr>
          <w:p w14:paraId="0CA2C73F" w14:textId="77777777" w:rsidR="00BD40B1" w:rsidRPr="00CC4C56" w:rsidRDefault="00E27C57" w:rsidP="00F147E0">
            <w:pPr>
              <w:pStyle w:val="Table-Text-Centered"/>
              <w:rPr>
                <w:ins w:id="7200" w:author="Marmol, Dominika Klaudia" w:date="2026-06-08T11:47:00Z"/>
              </w:rPr>
            </w:pPr>
            <w:ins w:id="7201" w:author="Marmol, Dominika Klaudia" w:date="2026-06-08T11:47:00Z">
              <w:r w:rsidRPr="00CC4C56">
                <w:t>C</w:t>
              </w:r>
              <w:r w:rsidRPr="00CC4C56">
                <w:rPr>
                  <w:rFonts w:eastAsia="SimSun"/>
                </w:rPr>
                <w:t>2</w:t>
              </w:r>
              <w:r w:rsidRPr="00CC4C56">
                <w:t>D1</w:t>
              </w:r>
            </w:ins>
          </w:p>
        </w:tc>
        <w:tc>
          <w:tcPr>
            <w:tcW w:w="1082" w:type="pct"/>
            <w:vAlign w:val="center"/>
          </w:tcPr>
          <w:p w14:paraId="5BC269AB" w14:textId="77777777" w:rsidR="00BD40B1" w:rsidRPr="00CC4C56" w:rsidRDefault="00E27C57" w:rsidP="00F147E0">
            <w:pPr>
              <w:pStyle w:val="Table-Text-Centered"/>
              <w:rPr>
                <w:ins w:id="7202" w:author="Marmol, Dominika Klaudia" w:date="2026-06-08T11:47:00Z"/>
              </w:rPr>
            </w:pPr>
            <w:ins w:id="7203" w:author="Marmol, Dominika Klaudia" w:date="2026-06-08T11:47:00Z">
              <w:r w:rsidRPr="00CC4C56">
                <w:t>End of infusion</w:t>
              </w:r>
            </w:ins>
          </w:p>
        </w:tc>
        <w:tc>
          <w:tcPr>
            <w:tcW w:w="614" w:type="pct"/>
          </w:tcPr>
          <w:p w14:paraId="4C5C9E49" w14:textId="77777777" w:rsidR="00BD40B1" w:rsidRPr="00CC4C56" w:rsidRDefault="00E27C57" w:rsidP="00F147E0">
            <w:pPr>
              <w:pStyle w:val="Table-Text-Centered"/>
              <w:rPr>
                <w:ins w:id="7204" w:author="Marmol, Dominika Klaudia" w:date="2026-06-08T11:47:00Z"/>
              </w:rPr>
            </w:pPr>
            <w:ins w:id="7205" w:author="Marmol, Dominika Klaudia" w:date="2026-06-08T11:47:00Z">
              <w:r w:rsidRPr="00CC4C56">
                <w:t>X</w:t>
              </w:r>
            </w:ins>
          </w:p>
        </w:tc>
        <w:tc>
          <w:tcPr>
            <w:tcW w:w="768" w:type="pct"/>
            <w:vAlign w:val="center"/>
          </w:tcPr>
          <w:p w14:paraId="18313635" w14:textId="77777777" w:rsidR="00BD40B1" w:rsidRPr="00CC4C56" w:rsidRDefault="00BD40B1" w:rsidP="00F147E0">
            <w:pPr>
              <w:pStyle w:val="Table-Text-Centered"/>
              <w:rPr>
                <w:ins w:id="7206" w:author="Marmol, Dominika Klaudia" w:date="2026-06-08T11:47:00Z"/>
              </w:rPr>
            </w:pPr>
          </w:p>
        </w:tc>
        <w:tc>
          <w:tcPr>
            <w:tcW w:w="629" w:type="pct"/>
          </w:tcPr>
          <w:p w14:paraId="32F94102" w14:textId="77777777" w:rsidR="00BD40B1" w:rsidRPr="00CC4C56" w:rsidRDefault="00BD40B1" w:rsidP="00F147E0">
            <w:pPr>
              <w:pStyle w:val="Table-Text-Centered"/>
              <w:rPr>
                <w:ins w:id="7207" w:author="Marmol, Dominika Klaudia" w:date="2026-06-08T11:47:00Z"/>
              </w:rPr>
            </w:pPr>
          </w:p>
        </w:tc>
      </w:tr>
      <w:tr w:rsidR="008F5115" w14:paraId="74CB9E6B" w14:textId="77777777" w:rsidTr="00F147E0">
        <w:trPr>
          <w:trHeight w:val="284"/>
          <w:jc w:val="center"/>
          <w:ins w:id="7208" w:author="Marmol, Dominika Klaudia" w:date="2026-06-08T11:47:00Z"/>
        </w:trPr>
        <w:tc>
          <w:tcPr>
            <w:tcW w:w="1329" w:type="pct"/>
            <w:vMerge w:val="restart"/>
            <w:vAlign w:val="center"/>
          </w:tcPr>
          <w:p w14:paraId="69FF7D36" w14:textId="77777777" w:rsidR="00BD40B1" w:rsidRPr="00CC4C56" w:rsidRDefault="00E27C57" w:rsidP="00F147E0">
            <w:pPr>
              <w:pStyle w:val="Table-Text-Centered"/>
              <w:rPr>
                <w:ins w:id="7209" w:author="Marmol, Dominika Klaudia" w:date="2026-06-08T11:47:00Z"/>
              </w:rPr>
            </w:pPr>
            <w:ins w:id="7210" w:author="Marmol, Dominika Klaudia" w:date="2026-06-08T11:47:00Z">
              <w:r w:rsidRPr="00CC4C56">
                <w:t>Cycle 3</w:t>
              </w:r>
            </w:ins>
          </w:p>
        </w:tc>
        <w:tc>
          <w:tcPr>
            <w:tcW w:w="578" w:type="pct"/>
            <w:vAlign w:val="center"/>
          </w:tcPr>
          <w:p w14:paraId="09736C98" w14:textId="77777777" w:rsidR="00BD40B1" w:rsidRPr="00CC4C56" w:rsidRDefault="00E27C57" w:rsidP="00F147E0">
            <w:pPr>
              <w:pStyle w:val="Table-Text-Centered"/>
              <w:rPr>
                <w:ins w:id="7211" w:author="Marmol, Dominika Klaudia" w:date="2026-06-08T11:47:00Z"/>
              </w:rPr>
            </w:pPr>
            <w:ins w:id="7212" w:author="Marmol, Dominika Klaudia" w:date="2026-06-08T11:47:00Z">
              <w:r w:rsidRPr="00CC4C56">
                <w:t>C3D1</w:t>
              </w:r>
            </w:ins>
          </w:p>
        </w:tc>
        <w:tc>
          <w:tcPr>
            <w:tcW w:w="1082" w:type="pct"/>
            <w:vAlign w:val="center"/>
          </w:tcPr>
          <w:p w14:paraId="2C19ACE1" w14:textId="77777777" w:rsidR="00BD40B1" w:rsidRPr="00CC4C56" w:rsidRDefault="00E27C57" w:rsidP="00F147E0">
            <w:pPr>
              <w:pStyle w:val="Table-Text-Centered"/>
              <w:rPr>
                <w:ins w:id="7213" w:author="Marmol, Dominika Klaudia" w:date="2026-06-08T11:47:00Z"/>
              </w:rPr>
            </w:pPr>
            <w:ins w:id="7214" w:author="Marmol, Dominika Klaudia" w:date="2026-06-08T11:47:00Z">
              <w:r w:rsidRPr="00CC4C56">
                <w:t>Pre-dose</w:t>
              </w:r>
            </w:ins>
          </w:p>
        </w:tc>
        <w:tc>
          <w:tcPr>
            <w:tcW w:w="614" w:type="pct"/>
          </w:tcPr>
          <w:p w14:paraId="700A0D46" w14:textId="77777777" w:rsidR="00BD40B1" w:rsidRPr="00CC4C56" w:rsidRDefault="00E27C57" w:rsidP="00F147E0">
            <w:pPr>
              <w:pStyle w:val="Table-Text-Centered"/>
              <w:rPr>
                <w:ins w:id="7215" w:author="Marmol, Dominika Klaudia" w:date="2026-06-08T11:47:00Z"/>
                <w:rFonts w:eastAsia="SimSun"/>
              </w:rPr>
            </w:pPr>
            <w:ins w:id="7216" w:author="Marmol, Dominika Klaudia" w:date="2026-06-08T11:47:00Z">
              <w:r w:rsidRPr="00CC4C56">
                <w:t>X</w:t>
              </w:r>
            </w:ins>
          </w:p>
        </w:tc>
        <w:tc>
          <w:tcPr>
            <w:tcW w:w="768" w:type="pct"/>
            <w:vAlign w:val="center"/>
          </w:tcPr>
          <w:p w14:paraId="4CAC38F4" w14:textId="77777777" w:rsidR="00BD40B1" w:rsidRPr="00CC4C56" w:rsidRDefault="00E27C57" w:rsidP="00F147E0">
            <w:pPr>
              <w:pStyle w:val="Table-Text-Centered"/>
              <w:rPr>
                <w:ins w:id="7217" w:author="Marmol, Dominika Klaudia" w:date="2026-06-08T11:47:00Z"/>
              </w:rPr>
            </w:pPr>
            <w:ins w:id="7218" w:author="Marmol, Dominika Klaudia" w:date="2026-06-08T11:47:00Z">
              <w:r w:rsidRPr="00CC4C56">
                <w:t>X</w:t>
              </w:r>
            </w:ins>
          </w:p>
        </w:tc>
        <w:tc>
          <w:tcPr>
            <w:tcW w:w="629" w:type="pct"/>
          </w:tcPr>
          <w:p w14:paraId="0611D2AB" w14:textId="77777777" w:rsidR="00BD40B1" w:rsidRPr="00CC4C56" w:rsidRDefault="00BD40B1" w:rsidP="00F147E0">
            <w:pPr>
              <w:pStyle w:val="Table-Text-Centered"/>
              <w:rPr>
                <w:ins w:id="7219" w:author="Marmol, Dominika Klaudia" w:date="2026-06-08T11:47:00Z"/>
              </w:rPr>
            </w:pPr>
          </w:p>
        </w:tc>
      </w:tr>
      <w:tr w:rsidR="008F5115" w14:paraId="13DEC2C3" w14:textId="77777777" w:rsidTr="00F147E0">
        <w:trPr>
          <w:trHeight w:val="284"/>
          <w:jc w:val="center"/>
          <w:ins w:id="7220" w:author="Marmol, Dominika Klaudia" w:date="2026-06-08T11:47:00Z"/>
        </w:trPr>
        <w:tc>
          <w:tcPr>
            <w:tcW w:w="1329" w:type="pct"/>
            <w:vMerge/>
            <w:vAlign w:val="center"/>
          </w:tcPr>
          <w:p w14:paraId="428966D5" w14:textId="77777777" w:rsidR="00BD40B1" w:rsidRPr="00CC4C56" w:rsidRDefault="00BD40B1" w:rsidP="00F147E0">
            <w:pPr>
              <w:pStyle w:val="Table-Text-Centered"/>
              <w:rPr>
                <w:ins w:id="7221" w:author="Marmol, Dominika Klaudia" w:date="2026-06-08T11:47:00Z"/>
              </w:rPr>
            </w:pPr>
          </w:p>
        </w:tc>
        <w:tc>
          <w:tcPr>
            <w:tcW w:w="578" w:type="pct"/>
            <w:vAlign w:val="center"/>
          </w:tcPr>
          <w:p w14:paraId="2C3ACBE0" w14:textId="77777777" w:rsidR="00BD40B1" w:rsidRPr="00CC4C56" w:rsidRDefault="00E27C57" w:rsidP="00F147E0">
            <w:pPr>
              <w:pStyle w:val="Table-Text-Centered"/>
              <w:rPr>
                <w:ins w:id="7222" w:author="Marmol, Dominika Klaudia" w:date="2026-06-08T11:47:00Z"/>
              </w:rPr>
            </w:pPr>
            <w:ins w:id="7223" w:author="Marmol, Dominika Klaudia" w:date="2026-06-08T11:47:00Z">
              <w:r w:rsidRPr="00CC4C56">
                <w:t>C3D1</w:t>
              </w:r>
            </w:ins>
          </w:p>
        </w:tc>
        <w:tc>
          <w:tcPr>
            <w:tcW w:w="1082" w:type="pct"/>
            <w:vAlign w:val="center"/>
          </w:tcPr>
          <w:p w14:paraId="66AC29B0" w14:textId="77777777" w:rsidR="00BD40B1" w:rsidRPr="00CC4C56" w:rsidRDefault="00E27C57" w:rsidP="00F147E0">
            <w:pPr>
              <w:pStyle w:val="Table-Text-Centered"/>
              <w:rPr>
                <w:ins w:id="7224" w:author="Marmol, Dominika Klaudia" w:date="2026-06-08T11:47:00Z"/>
              </w:rPr>
            </w:pPr>
            <w:ins w:id="7225" w:author="Marmol, Dominika Klaudia" w:date="2026-06-08T11:47:00Z">
              <w:r w:rsidRPr="00CC4C56">
                <w:t>End of infusion</w:t>
              </w:r>
            </w:ins>
          </w:p>
        </w:tc>
        <w:tc>
          <w:tcPr>
            <w:tcW w:w="614" w:type="pct"/>
            <w:vAlign w:val="center"/>
          </w:tcPr>
          <w:p w14:paraId="75C8328E" w14:textId="77777777" w:rsidR="00BD40B1" w:rsidRPr="00CC4C56" w:rsidRDefault="00E27C57" w:rsidP="00F147E0">
            <w:pPr>
              <w:pStyle w:val="Table-Text-Centered"/>
              <w:rPr>
                <w:ins w:id="7226" w:author="Marmol, Dominika Klaudia" w:date="2026-06-08T11:47:00Z"/>
              </w:rPr>
            </w:pPr>
            <w:ins w:id="7227" w:author="Marmol, Dominika Klaudia" w:date="2026-06-08T11:47:00Z">
              <w:r w:rsidRPr="00CC4C56">
                <w:t>X</w:t>
              </w:r>
            </w:ins>
          </w:p>
        </w:tc>
        <w:tc>
          <w:tcPr>
            <w:tcW w:w="768" w:type="pct"/>
            <w:vAlign w:val="center"/>
          </w:tcPr>
          <w:p w14:paraId="1C4867D3" w14:textId="77777777" w:rsidR="00BD40B1" w:rsidRPr="00CC4C56" w:rsidRDefault="00BD40B1" w:rsidP="00F147E0">
            <w:pPr>
              <w:pStyle w:val="Table-Text-Centered"/>
              <w:rPr>
                <w:ins w:id="7228" w:author="Marmol, Dominika Klaudia" w:date="2026-06-08T11:47:00Z"/>
              </w:rPr>
            </w:pPr>
          </w:p>
        </w:tc>
        <w:tc>
          <w:tcPr>
            <w:tcW w:w="629" w:type="pct"/>
            <w:vAlign w:val="center"/>
          </w:tcPr>
          <w:p w14:paraId="20C3D568" w14:textId="77777777" w:rsidR="00BD40B1" w:rsidRPr="00CC4C56" w:rsidRDefault="00BD40B1" w:rsidP="00F147E0">
            <w:pPr>
              <w:pStyle w:val="Table-Text-Centered"/>
              <w:rPr>
                <w:ins w:id="7229" w:author="Marmol, Dominika Klaudia" w:date="2026-06-08T11:47:00Z"/>
              </w:rPr>
            </w:pPr>
          </w:p>
        </w:tc>
      </w:tr>
      <w:tr w:rsidR="008F5115" w14:paraId="2DD9BC55" w14:textId="77777777" w:rsidTr="00F147E0">
        <w:trPr>
          <w:trHeight w:val="284"/>
          <w:jc w:val="center"/>
          <w:ins w:id="7230" w:author="Marmol, Dominika Klaudia" w:date="2026-06-08T11:47:00Z"/>
        </w:trPr>
        <w:tc>
          <w:tcPr>
            <w:tcW w:w="1329" w:type="pct"/>
            <w:vMerge/>
            <w:vAlign w:val="center"/>
          </w:tcPr>
          <w:p w14:paraId="63E26D5B" w14:textId="77777777" w:rsidR="00BD40B1" w:rsidRPr="00CC4C56" w:rsidRDefault="00BD40B1" w:rsidP="00F147E0">
            <w:pPr>
              <w:pStyle w:val="Table-Text-Centered"/>
              <w:rPr>
                <w:ins w:id="7231" w:author="Marmol, Dominika Klaudia" w:date="2026-06-08T11:47:00Z"/>
              </w:rPr>
            </w:pPr>
          </w:p>
        </w:tc>
        <w:tc>
          <w:tcPr>
            <w:tcW w:w="578" w:type="pct"/>
            <w:vAlign w:val="center"/>
          </w:tcPr>
          <w:p w14:paraId="008A36F2" w14:textId="77777777" w:rsidR="00BD40B1" w:rsidRPr="00CC4C56" w:rsidRDefault="00E27C57" w:rsidP="00F147E0">
            <w:pPr>
              <w:pStyle w:val="Table-Text-Centered"/>
              <w:rPr>
                <w:ins w:id="7232" w:author="Marmol, Dominika Klaudia" w:date="2026-06-08T11:47:00Z"/>
              </w:rPr>
            </w:pPr>
            <w:ins w:id="7233" w:author="Marmol, Dominika Klaudia" w:date="2026-06-08T11:47:00Z">
              <w:r w:rsidRPr="00CC4C56">
                <w:t>C3D1</w:t>
              </w:r>
            </w:ins>
          </w:p>
        </w:tc>
        <w:tc>
          <w:tcPr>
            <w:tcW w:w="1082" w:type="pct"/>
            <w:vAlign w:val="center"/>
          </w:tcPr>
          <w:p w14:paraId="516A9131" w14:textId="77777777" w:rsidR="00BD40B1" w:rsidRPr="00CC4C56" w:rsidRDefault="00E27C57" w:rsidP="00F147E0">
            <w:pPr>
              <w:pStyle w:val="Table-Text-Centered"/>
              <w:rPr>
                <w:ins w:id="7234" w:author="Marmol, Dominika Klaudia" w:date="2026-06-08T11:47:00Z"/>
              </w:rPr>
            </w:pPr>
            <w:ins w:id="7235" w:author="Marmol, Dominika Klaudia" w:date="2026-06-08T11:47:00Z">
              <w:r w:rsidRPr="00CC4C56">
                <w:t>4 h post-dose</w:t>
              </w:r>
            </w:ins>
          </w:p>
        </w:tc>
        <w:tc>
          <w:tcPr>
            <w:tcW w:w="614" w:type="pct"/>
          </w:tcPr>
          <w:p w14:paraId="0050F63F" w14:textId="77777777" w:rsidR="00BD40B1" w:rsidRPr="00CC4C56" w:rsidRDefault="00BD40B1" w:rsidP="00F147E0">
            <w:pPr>
              <w:pStyle w:val="Table-Text-Centered"/>
              <w:rPr>
                <w:ins w:id="7236" w:author="Marmol, Dominika Klaudia" w:date="2026-06-08T11:47:00Z"/>
              </w:rPr>
            </w:pPr>
          </w:p>
        </w:tc>
        <w:tc>
          <w:tcPr>
            <w:tcW w:w="768" w:type="pct"/>
            <w:vAlign w:val="center"/>
          </w:tcPr>
          <w:p w14:paraId="3D038DFA" w14:textId="77777777" w:rsidR="00BD40B1" w:rsidRPr="00CC4C56" w:rsidRDefault="00E27C57" w:rsidP="00F147E0">
            <w:pPr>
              <w:pStyle w:val="Table-Text-Centered"/>
              <w:rPr>
                <w:ins w:id="7237" w:author="Marmol, Dominika Klaudia" w:date="2026-06-08T11:47:00Z"/>
              </w:rPr>
            </w:pPr>
            <w:ins w:id="7238" w:author="Marmol, Dominika Klaudia" w:date="2026-06-08T11:47:00Z">
              <w:r w:rsidRPr="00CC4C56">
                <w:t>X</w:t>
              </w:r>
            </w:ins>
          </w:p>
        </w:tc>
        <w:tc>
          <w:tcPr>
            <w:tcW w:w="629" w:type="pct"/>
          </w:tcPr>
          <w:p w14:paraId="4C6A876A" w14:textId="77777777" w:rsidR="00BD40B1" w:rsidRPr="00CC4C56" w:rsidRDefault="00BD40B1" w:rsidP="00F147E0">
            <w:pPr>
              <w:pStyle w:val="Table-Text-Centered"/>
              <w:rPr>
                <w:ins w:id="7239" w:author="Marmol, Dominika Klaudia" w:date="2026-06-08T11:47:00Z"/>
              </w:rPr>
            </w:pPr>
          </w:p>
        </w:tc>
      </w:tr>
      <w:tr w:rsidR="008F5115" w14:paraId="24D1B303" w14:textId="77777777" w:rsidTr="00F147E0">
        <w:trPr>
          <w:trHeight w:val="284"/>
          <w:jc w:val="center"/>
          <w:ins w:id="7240" w:author="Marmol, Dominika Klaudia" w:date="2026-06-08T11:47:00Z"/>
        </w:trPr>
        <w:tc>
          <w:tcPr>
            <w:tcW w:w="1329" w:type="pct"/>
            <w:vMerge/>
            <w:vAlign w:val="center"/>
          </w:tcPr>
          <w:p w14:paraId="151AE605" w14:textId="77777777" w:rsidR="00BD40B1" w:rsidRPr="00CC4C56" w:rsidRDefault="00BD40B1" w:rsidP="00F147E0">
            <w:pPr>
              <w:pStyle w:val="Table-Text-Centered"/>
              <w:rPr>
                <w:ins w:id="7241" w:author="Marmol, Dominika Klaudia" w:date="2026-06-08T11:47:00Z"/>
              </w:rPr>
            </w:pPr>
          </w:p>
        </w:tc>
        <w:tc>
          <w:tcPr>
            <w:tcW w:w="578" w:type="pct"/>
            <w:vAlign w:val="center"/>
          </w:tcPr>
          <w:p w14:paraId="43F6F8D3" w14:textId="77777777" w:rsidR="00BD40B1" w:rsidRPr="00CC4C56" w:rsidRDefault="00E27C57" w:rsidP="00F147E0">
            <w:pPr>
              <w:pStyle w:val="Table-Text-Centered"/>
              <w:rPr>
                <w:ins w:id="7242" w:author="Marmol, Dominika Klaudia" w:date="2026-06-08T11:47:00Z"/>
              </w:rPr>
            </w:pPr>
            <w:ins w:id="7243" w:author="Marmol, Dominika Klaudia" w:date="2026-06-08T11:47:00Z">
              <w:r w:rsidRPr="00CC4C56">
                <w:t>C3D4</w:t>
              </w:r>
            </w:ins>
          </w:p>
        </w:tc>
        <w:tc>
          <w:tcPr>
            <w:tcW w:w="1082" w:type="pct"/>
            <w:vAlign w:val="center"/>
          </w:tcPr>
          <w:p w14:paraId="74B49A87" w14:textId="77777777" w:rsidR="00BD40B1" w:rsidRPr="00CC4C56" w:rsidRDefault="00E27C57" w:rsidP="00F147E0">
            <w:pPr>
              <w:pStyle w:val="Table-Text-Centered"/>
              <w:rPr>
                <w:ins w:id="7244" w:author="Marmol, Dominika Klaudia" w:date="2026-06-08T11:47:00Z"/>
              </w:rPr>
            </w:pPr>
            <w:ins w:id="7245" w:author="Marmol, Dominika Klaudia" w:date="2026-06-08T11:47:00Z">
              <w:r w:rsidRPr="00CC4C56">
                <w:t>72 h post-dose</w:t>
              </w:r>
            </w:ins>
          </w:p>
        </w:tc>
        <w:tc>
          <w:tcPr>
            <w:tcW w:w="614" w:type="pct"/>
            <w:vAlign w:val="center"/>
          </w:tcPr>
          <w:p w14:paraId="4F99321D" w14:textId="77777777" w:rsidR="00BD40B1" w:rsidRPr="00CC4C56" w:rsidRDefault="00E27C57" w:rsidP="00F147E0">
            <w:pPr>
              <w:pStyle w:val="Table-Text-Centered"/>
              <w:rPr>
                <w:ins w:id="7246" w:author="Marmol, Dominika Klaudia" w:date="2026-06-08T11:47:00Z"/>
              </w:rPr>
            </w:pPr>
            <w:ins w:id="7247" w:author="Marmol, Dominika Klaudia" w:date="2026-06-08T11:47:00Z">
              <w:r w:rsidRPr="00CC4C56">
                <w:rPr>
                  <w:rFonts w:eastAsia="SimSun"/>
                </w:rPr>
                <w:t>X</w:t>
              </w:r>
            </w:ins>
          </w:p>
        </w:tc>
        <w:tc>
          <w:tcPr>
            <w:tcW w:w="768" w:type="pct"/>
            <w:vAlign w:val="center"/>
          </w:tcPr>
          <w:p w14:paraId="43247327" w14:textId="77777777" w:rsidR="00BD40B1" w:rsidRPr="00CC4C56" w:rsidRDefault="00E27C57" w:rsidP="00F147E0">
            <w:pPr>
              <w:pStyle w:val="Table-Text-Centered"/>
              <w:rPr>
                <w:ins w:id="7248" w:author="Marmol, Dominika Klaudia" w:date="2026-06-08T11:47:00Z"/>
              </w:rPr>
            </w:pPr>
            <w:ins w:id="7249" w:author="Marmol, Dominika Klaudia" w:date="2026-06-08T11:47:00Z">
              <w:r w:rsidRPr="00CC4C56">
                <w:rPr>
                  <w:rFonts w:eastAsia="SimSun"/>
                </w:rPr>
                <w:t>X</w:t>
              </w:r>
            </w:ins>
          </w:p>
        </w:tc>
        <w:tc>
          <w:tcPr>
            <w:tcW w:w="629" w:type="pct"/>
            <w:vAlign w:val="center"/>
          </w:tcPr>
          <w:p w14:paraId="6862793B" w14:textId="77777777" w:rsidR="00BD40B1" w:rsidRPr="00CC4C56" w:rsidRDefault="00BD40B1" w:rsidP="00F147E0">
            <w:pPr>
              <w:pStyle w:val="Table-Text-Centered"/>
              <w:rPr>
                <w:ins w:id="7250" w:author="Marmol, Dominika Klaudia" w:date="2026-06-08T11:47:00Z"/>
                <w:rFonts w:eastAsia="SimSun"/>
              </w:rPr>
            </w:pPr>
          </w:p>
        </w:tc>
      </w:tr>
      <w:tr w:rsidR="008F5115" w14:paraId="70360014" w14:textId="77777777" w:rsidTr="00F147E0">
        <w:trPr>
          <w:trHeight w:val="284"/>
          <w:jc w:val="center"/>
          <w:ins w:id="7251" w:author="Marmol, Dominika Klaudia" w:date="2026-06-08T11:47:00Z"/>
        </w:trPr>
        <w:tc>
          <w:tcPr>
            <w:tcW w:w="1329" w:type="pct"/>
            <w:vAlign w:val="center"/>
          </w:tcPr>
          <w:p w14:paraId="1BCD471E" w14:textId="77777777" w:rsidR="00BD40B1" w:rsidRPr="00CC4C56" w:rsidRDefault="00E27C57" w:rsidP="00F147E0">
            <w:pPr>
              <w:pStyle w:val="Table-Text-Centered"/>
              <w:rPr>
                <w:ins w:id="7252" w:author="Marmol, Dominika Klaudia" w:date="2026-06-08T11:47:00Z"/>
              </w:rPr>
            </w:pPr>
            <w:ins w:id="7253" w:author="Marmol, Dominika Klaudia" w:date="2026-06-08T11:47:00Z">
              <w:r w:rsidRPr="00CC4C56">
                <w:t>Cycle 4-10</w:t>
              </w:r>
            </w:ins>
          </w:p>
          <w:p w14:paraId="2D2E1940" w14:textId="77777777" w:rsidR="00BD40B1" w:rsidRPr="00CC4C56" w:rsidRDefault="00E27C57" w:rsidP="00F147E0">
            <w:pPr>
              <w:pStyle w:val="Table-Text-Centered"/>
              <w:rPr>
                <w:ins w:id="7254" w:author="Marmol, Dominika Klaudia" w:date="2026-06-08T11:47:00Z"/>
              </w:rPr>
            </w:pPr>
            <w:ins w:id="7255" w:author="Marmol, Dominika Klaudia" w:date="2026-06-08T11:47:00Z">
              <w:r w:rsidRPr="00CC4C56">
                <w:t>(Every cycle)</w:t>
              </w:r>
            </w:ins>
          </w:p>
        </w:tc>
        <w:tc>
          <w:tcPr>
            <w:tcW w:w="578" w:type="pct"/>
            <w:vAlign w:val="center"/>
          </w:tcPr>
          <w:p w14:paraId="5C8B6D70" w14:textId="77777777" w:rsidR="00BD40B1" w:rsidRPr="00CC4C56" w:rsidRDefault="00E27C57" w:rsidP="00F147E0">
            <w:pPr>
              <w:pStyle w:val="Table-Text-Centered"/>
              <w:rPr>
                <w:ins w:id="7256" w:author="Marmol, Dominika Klaudia" w:date="2026-06-08T11:47:00Z"/>
              </w:rPr>
            </w:pPr>
            <w:ins w:id="7257" w:author="Marmol, Dominika Klaudia" w:date="2026-06-08T11:47:00Z">
              <w:r w:rsidRPr="00CC4C56">
                <w:t>CxD1</w:t>
              </w:r>
            </w:ins>
          </w:p>
        </w:tc>
        <w:tc>
          <w:tcPr>
            <w:tcW w:w="1082" w:type="pct"/>
            <w:vAlign w:val="center"/>
          </w:tcPr>
          <w:p w14:paraId="6BF23C93" w14:textId="77777777" w:rsidR="00BD40B1" w:rsidRPr="00CC4C56" w:rsidRDefault="00E27C57" w:rsidP="00F147E0">
            <w:pPr>
              <w:pStyle w:val="Table-Text-Centered"/>
              <w:rPr>
                <w:ins w:id="7258" w:author="Marmol, Dominika Klaudia" w:date="2026-06-08T11:47:00Z"/>
              </w:rPr>
            </w:pPr>
            <w:ins w:id="7259" w:author="Marmol, Dominika Klaudia" w:date="2026-06-08T11:47:00Z">
              <w:r w:rsidRPr="00CC4C56">
                <w:t>Pre-dose</w:t>
              </w:r>
            </w:ins>
          </w:p>
        </w:tc>
        <w:tc>
          <w:tcPr>
            <w:tcW w:w="614" w:type="pct"/>
            <w:vAlign w:val="center"/>
          </w:tcPr>
          <w:p w14:paraId="470AB9E7" w14:textId="77777777" w:rsidR="00BD40B1" w:rsidRPr="00CC4C56" w:rsidRDefault="00E27C57" w:rsidP="00F147E0">
            <w:pPr>
              <w:pStyle w:val="Table-Text-Centered"/>
              <w:rPr>
                <w:ins w:id="7260" w:author="Marmol, Dominika Klaudia" w:date="2026-06-08T11:47:00Z"/>
              </w:rPr>
            </w:pPr>
            <w:ins w:id="7261" w:author="Marmol, Dominika Klaudia" w:date="2026-06-08T11:47:00Z">
              <w:r w:rsidRPr="00CC4C56">
                <w:t>X</w:t>
              </w:r>
            </w:ins>
          </w:p>
        </w:tc>
        <w:tc>
          <w:tcPr>
            <w:tcW w:w="768" w:type="pct"/>
            <w:vAlign w:val="center"/>
          </w:tcPr>
          <w:p w14:paraId="018ABF58" w14:textId="77777777" w:rsidR="00BD40B1" w:rsidRPr="00CC4C56" w:rsidRDefault="00BD40B1" w:rsidP="00F147E0">
            <w:pPr>
              <w:pStyle w:val="Table-Text-Centered"/>
              <w:rPr>
                <w:ins w:id="7262" w:author="Marmol, Dominika Klaudia" w:date="2026-06-08T11:47:00Z"/>
              </w:rPr>
            </w:pPr>
          </w:p>
        </w:tc>
        <w:tc>
          <w:tcPr>
            <w:tcW w:w="629" w:type="pct"/>
            <w:vAlign w:val="center"/>
          </w:tcPr>
          <w:p w14:paraId="42DB4013" w14:textId="77777777" w:rsidR="00BD40B1" w:rsidRPr="00CC4C56" w:rsidRDefault="00E27C57" w:rsidP="00F147E0">
            <w:pPr>
              <w:pStyle w:val="Table-Text-Centered"/>
              <w:rPr>
                <w:ins w:id="7263" w:author="Marmol, Dominika Klaudia" w:date="2026-06-08T11:47:00Z"/>
              </w:rPr>
            </w:pPr>
            <w:ins w:id="7264" w:author="Marmol, Dominika Klaudia" w:date="2026-06-08T11:47:00Z">
              <w:r w:rsidRPr="00CC4C56">
                <w:t>X </w:t>
              </w:r>
              <w:r w:rsidRPr="00CC4C56">
                <w:rPr>
                  <w:sz w:val="22"/>
                  <w:vertAlign w:val="superscript"/>
                </w:rPr>
                <w:t>c</w:t>
              </w:r>
            </w:ins>
          </w:p>
        </w:tc>
      </w:tr>
      <w:tr w:rsidR="008F5115" w14:paraId="09FECF96" w14:textId="77777777" w:rsidTr="00F147E0">
        <w:trPr>
          <w:trHeight w:val="284"/>
          <w:jc w:val="center"/>
          <w:ins w:id="7265" w:author="Marmol, Dominika Klaudia" w:date="2026-06-08T11:47:00Z"/>
        </w:trPr>
        <w:tc>
          <w:tcPr>
            <w:tcW w:w="1329" w:type="pct"/>
            <w:vAlign w:val="center"/>
          </w:tcPr>
          <w:p w14:paraId="62ADE923" w14:textId="77777777" w:rsidR="00BD40B1" w:rsidRPr="00CC4C56" w:rsidRDefault="00E27C57" w:rsidP="00F147E0">
            <w:pPr>
              <w:pStyle w:val="Table-Text-Centered"/>
              <w:rPr>
                <w:ins w:id="7266" w:author="Marmol, Dominika Klaudia" w:date="2026-06-08T11:47:00Z"/>
              </w:rPr>
            </w:pPr>
            <w:ins w:id="7267" w:author="Marmol, Dominika Klaudia" w:date="2026-06-08T11:47:00Z">
              <w:r w:rsidRPr="00CC4C56">
                <w:t>EOT Visit</w:t>
              </w:r>
            </w:ins>
          </w:p>
        </w:tc>
        <w:tc>
          <w:tcPr>
            <w:tcW w:w="578" w:type="pct"/>
            <w:vAlign w:val="center"/>
          </w:tcPr>
          <w:p w14:paraId="44D5D6E1" w14:textId="77777777" w:rsidR="00BD40B1" w:rsidRPr="00CC4C56" w:rsidRDefault="00BD40B1" w:rsidP="00F147E0">
            <w:pPr>
              <w:pStyle w:val="Table-Text-Centered"/>
              <w:rPr>
                <w:ins w:id="7268" w:author="Marmol, Dominika Klaudia" w:date="2026-06-08T11:47:00Z"/>
              </w:rPr>
            </w:pPr>
          </w:p>
        </w:tc>
        <w:tc>
          <w:tcPr>
            <w:tcW w:w="1082" w:type="pct"/>
            <w:vAlign w:val="center"/>
          </w:tcPr>
          <w:p w14:paraId="5AA1568B" w14:textId="77777777" w:rsidR="00BD40B1" w:rsidRPr="00CC4C56" w:rsidRDefault="00BD40B1" w:rsidP="00F147E0">
            <w:pPr>
              <w:pStyle w:val="Table-Text-Centered"/>
              <w:rPr>
                <w:ins w:id="7269" w:author="Marmol, Dominika Klaudia" w:date="2026-06-08T11:47:00Z"/>
              </w:rPr>
            </w:pPr>
          </w:p>
        </w:tc>
        <w:tc>
          <w:tcPr>
            <w:tcW w:w="614" w:type="pct"/>
            <w:vAlign w:val="center"/>
          </w:tcPr>
          <w:p w14:paraId="7A820668" w14:textId="77777777" w:rsidR="00BD40B1" w:rsidRPr="00CC4C56" w:rsidRDefault="00BD40B1" w:rsidP="00F147E0">
            <w:pPr>
              <w:pStyle w:val="Table-Text-Centered"/>
              <w:rPr>
                <w:ins w:id="7270" w:author="Marmol, Dominika Klaudia" w:date="2026-06-08T11:47:00Z"/>
              </w:rPr>
            </w:pPr>
          </w:p>
        </w:tc>
        <w:tc>
          <w:tcPr>
            <w:tcW w:w="768" w:type="pct"/>
            <w:vAlign w:val="center"/>
          </w:tcPr>
          <w:p w14:paraId="693CC3E8" w14:textId="77777777" w:rsidR="00BD40B1" w:rsidRPr="00CC4C56" w:rsidRDefault="00BD40B1" w:rsidP="00F147E0">
            <w:pPr>
              <w:pStyle w:val="Table-Text-Centered"/>
              <w:rPr>
                <w:ins w:id="7271" w:author="Marmol, Dominika Klaudia" w:date="2026-06-08T11:47:00Z"/>
              </w:rPr>
            </w:pPr>
          </w:p>
        </w:tc>
        <w:tc>
          <w:tcPr>
            <w:tcW w:w="629" w:type="pct"/>
          </w:tcPr>
          <w:p w14:paraId="5B348C7F" w14:textId="77777777" w:rsidR="00BD40B1" w:rsidRPr="00CC4C56" w:rsidRDefault="00E27C57" w:rsidP="00F147E0">
            <w:pPr>
              <w:pStyle w:val="Table-Text-Centered"/>
              <w:rPr>
                <w:ins w:id="7272" w:author="Marmol, Dominika Klaudia" w:date="2026-06-08T11:47:00Z"/>
              </w:rPr>
            </w:pPr>
            <w:ins w:id="7273" w:author="Marmol, Dominika Klaudia" w:date="2026-06-08T11:47:00Z">
              <w:r w:rsidRPr="00CC4C56">
                <w:t>X</w:t>
              </w:r>
            </w:ins>
          </w:p>
        </w:tc>
      </w:tr>
    </w:tbl>
    <w:p w14:paraId="0F6E731B" w14:textId="2EA3F7CA" w:rsidR="00BD40B1" w:rsidRPr="00CC4C56" w:rsidRDefault="00E27C57" w:rsidP="00BD40B1">
      <w:pPr>
        <w:pStyle w:val="Table-Footnotehanging"/>
        <w:rPr>
          <w:ins w:id="7274" w:author="Marmol, Dominika Klaudia" w:date="2026-06-08T11:47:00Z"/>
        </w:rPr>
      </w:pPr>
      <w:ins w:id="7275" w:author="Marmol, Dominika Klaudia" w:date="2026-06-08T11:47:00Z">
        <w:r w:rsidRPr="00CC4C56">
          <w:t>Note: All cycles are relative to BNT317 administration (see</w:t>
        </w:r>
        <w:r w:rsidRPr="00CC4C56">
          <w:rPr>
            <w:color w:val="0000FF"/>
          </w:rPr>
          <w:t xml:space="preserve"> </w:t>
        </w:r>
      </w:ins>
      <w:ins w:id="7276" w:author="Marmol, Dominika Klaudia" w:date="2026-06-08T18:48:00Z">
        <w:r w:rsidR="001429EA" w:rsidRPr="001429EA">
          <w:rPr>
            <w:color w:val="0000FF"/>
            <w:szCs w:val="18"/>
          </w:rPr>
          <w:fldChar w:fldCharType="begin"/>
        </w:r>
        <w:r w:rsidR="001429EA" w:rsidRPr="001429EA">
          <w:rPr>
            <w:color w:val="0000FF"/>
            <w:szCs w:val="18"/>
          </w:rPr>
          <w:instrText xml:space="preserve"> REF _Ref226705218 \h </w:instrText>
        </w:r>
      </w:ins>
      <w:r w:rsidR="001429EA">
        <w:rPr>
          <w:color w:val="0000FF"/>
          <w:szCs w:val="18"/>
        </w:rPr>
        <w:instrText xml:space="preserve"> \* MERGEFORMAT </w:instrText>
      </w:r>
      <w:r w:rsidR="001429EA" w:rsidRPr="001429EA">
        <w:rPr>
          <w:color w:val="0000FF"/>
          <w:szCs w:val="18"/>
        </w:rPr>
      </w:r>
      <w:ins w:id="7277" w:author="Marmol, Dominika Klaudia" w:date="2026-06-08T18:48:00Z">
        <w:r w:rsidR="001429EA" w:rsidRPr="001429EA">
          <w:rPr>
            <w:color w:val="0000FF"/>
            <w:szCs w:val="18"/>
          </w:rPr>
          <w:fldChar w:fldCharType="separate"/>
        </w:r>
        <w:r w:rsidR="001429EA" w:rsidRPr="001429EA">
          <w:rPr>
            <w:color w:val="0000FF"/>
            <w:szCs w:val="18"/>
            <w:rPrChange w:id="7278" w:author="Marmol, Dominika Klaudia" w:date="2026-06-08T18:48:00Z">
              <w:rPr/>
            </w:rPrChange>
          </w:rPr>
          <w:t>Table </w:t>
        </w:r>
        <w:r w:rsidR="001429EA" w:rsidRPr="001429EA">
          <w:rPr>
            <w:noProof/>
            <w:color w:val="0000FF"/>
            <w:szCs w:val="18"/>
            <w:rPrChange w:id="7279" w:author="Marmol, Dominika Klaudia" w:date="2026-06-08T18:48:00Z">
              <w:rPr>
                <w:noProof/>
              </w:rPr>
            </w:rPrChange>
          </w:rPr>
          <w:t>17</w:t>
        </w:r>
        <w:r w:rsidR="001429EA" w:rsidRPr="001429EA">
          <w:rPr>
            <w:color w:val="0000FF"/>
            <w:szCs w:val="18"/>
          </w:rPr>
          <w:fldChar w:fldCharType="end"/>
        </w:r>
      </w:ins>
      <w:ins w:id="7280" w:author="Marmol, Dominika Klaudia" w:date="2026-06-08T11:47:00Z">
        <w:r w:rsidRPr="00CC4C56">
          <w:t>).</w:t>
        </w:r>
      </w:ins>
    </w:p>
    <w:p w14:paraId="1B427C79" w14:textId="77777777" w:rsidR="00BD40B1" w:rsidRPr="00CC4C56" w:rsidRDefault="00E27C57" w:rsidP="00BD40B1">
      <w:pPr>
        <w:pStyle w:val="Table-Footnotehanging"/>
        <w:rPr>
          <w:ins w:id="7281" w:author="Marmol, Dominika Klaudia" w:date="2026-06-08T11:47:00Z"/>
        </w:rPr>
      </w:pPr>
      <w:ins w:id="7282" w:author="Marmol, Dominika Klaudia" w:date="2026-06-08T11:47:00Z">
        <w:r w:rsidRPr="00CC4C56">
          <w:t>a)</w:t>
        </w:r>
        <w:r w:rsidRPr="00CC4C56">
          <w:tab/>
          <w:t>No tumor markers specifically for participants with NSCLC in Part B3 are required to be tested.</w:t>
        </w:r>
      </w:ins>
    </w:p>
    <w:p w14:paraId="60ADE122" w14:textId="77777777" w:rsidR="00BD40B1" w:rsidRPr="00CC4C56" w:rsidRDefault="00E27C57" w:rsidP="00BD40B1">
      <w:pPr>
        <w:pStyle w:val="Table-Footnotehanging"/>
        <w:rPr>
          <w:ins w:id="7283" w:author="Marmol, Dominika Klaudia" w:date="2026-06-08T11:47:00Z"/>
        </w:rPr>
      </w:pPr>
      <w:ins w:id="7284" w:author="Marmol, Dominika Klaudia" w:date="2026-06-08T11:47:00Z">
        <w:r w:rsidRPr="00CC4C56">
          <w:t>b)</w:t>
        </w:r>
        <w:r w:rsidRPr="00CC4C56">
          <w:tab/>
          <w:t>TO will only be collected in participants enrolled in US sites if emerging data from Part A indicates this is necessary.</w:t>
        </w:r>
      </w:ins>
    </w:p>
    <w:p w14:paraId="09A2B184" w14:textId="77777777" w:rsidR="00BD40B1" w:rsidRPr="00CC4C56" w:rsidRDefault="00E27C57" w:rsidP="00BD40B1">
      <w:pPr>
        <w:pStyle w:val="Table-Footnotehanging"/>
        <w:rPr>
          <w:ins w:id="7285" w:author="Marmol, Dominika Klaudia" w:date="2026-06-08T11:47:00Z"/>
        </w:rPr>
      </w:pPr>
      <w:ins w:id="7286" w:author="Marmol, Dominika Klaudia" w:date="2026-06-08T11:47:00Z">
        <w:r w:rsidRPr="00CC4C56">
          <w:t>c)</w:t>
        </w:r>
        <w:r w:rsidRPr="00CC4C56">
          <w:tab/>
          <w:t>ctDNA will be collected at C1D1, C4D1, C7D1, C10D1, at progression and EOT. If EOT visit sample would be collected 28 days or less after another time point, EOT sample can be omitted.</w:t>
        </w:r>
      </w:ins>
    </w:p>
    <w:p w14:paraId="4180D877" w14:textId="77777777" w:rsidR="00BD40B1" w:rsidRDefault="00E27C57" w:rsidP="00BD40B1">
      <w:pPr>
        <w:pStyle w:val="Table-Footnote"/>
        <w:rPr>
          <w:ins w:id="7287" w:author="Marmol, Dominika Klaudia" w:date="2026-06-08T11:47:00Z"/>
        </w:rPr>
      </w:pPr>
      <w:ins w:id="7288" w:author="Marmol, Dominika Klaudia" w:date="2026-06-08T11:47:00Z">
        <w:r w:rsidRPr="00CC4C56">
          <w:t>Abbreviations: 2L+ = second-line of therapy; AGA = actionable genomic alteration;</w:t>
        </w:r>
        <w:r>
          <w:t xml:space="preserve"> CnDn = Day n of Cycle n;</w:t>
        </w:r>
        <w:r w:rsidRPr="00CC4C56">
          <w:t xml:space="preserve"> ctDNA = circulating tumor DNA; </w:t>
        </w:r>
        <w:r>
          <w:t xml:space="preserve">DNA = deoxyrobonucleic acid; </w:t>
        </w:r>
        <w:r w:rsidRPr="00CC4C56">
          <w:t>EOT = End-of-Treatment; NSCLC = non-small cell lung c</w:t>
        </w:r>
        <w:r>
          <w:t>ancer</w:t>
        </w:r>
        <w:r w:rsidRPr="00CC4C56">
          <w:t>; h = hour(s); min = minute</w:t>
        </w:r>
        <w:r>
          <w:t>(</w:t>
        </w:r>
        <w:r w:rsidRPr="00CC4C56">
          <w:t>s</w:t>
        </w:r>
        <w:r>
          <w:t>)</w:t>
        </w:r>
        <w:r w:rsidRPr="00CC4C56">
          <w:t>; TO = target occupancy; US = United States.</w:t>
        </w:r>
      </w:ins>
    </w:p>
    <w:p w14:paraId="06FD19F6" w14:textId="77777777" w:rsidR="00BD40B1" w:rsidRDefault="00BD40B1" w:rsidP="00BD40B1">
      <w:pPr>
        <w:pStyle w:val="Body-TextNospace"/>
        <w:jc w:val="left"/>
        <w:rPr>
          <w:ins w:id="7289" w:author="Marmol, Dominika Klaudia" w:date="2026-06-08T11:47:00Z"/>
        </w:rPr>
      </w:pPr>
    </w:p>
    <w:p w14:paraId="36D9A5D8" w14:textId="76B33EBD" w:rsidR="00BD40B1" w:rsidRPr="00201CA3" w:rsidRDefault="00E27C57" w:rsidP="00BD40B1">
      <w:pPr>
        <w:pStyle w:val="CaptionTable"/>
        <w:rPr>
          <w:ins w:id="7290" w:author="Marmol, Dominika Klaudia" w:date="2026-06-08T11:47:00Z"/>
          <w:sz w:val="24"/>
          <w:szCs w:val="24"/>
          <w:rPrChange w:id="7291" w:author="Marmol, Dominika Klaudia" w:date="2026-06-08T17:00:00Z">
            <w:rPr>
              <w:ins w:id="7292" w:author="Marmol, Dominika Klaudia" w:date="2026-06-08T11:47:00Z"/>
            </w:rPr>
          </w:rPrChange>
        </w:rPr>
      </w:pPr>
      <w:bookmarkStart w:id="7293" w:name="_Ref226705101"/>
      <w:bookmarkStart w:id="7294" w:name="_Toc229131345"/>
      <w:bookmarkStart w:id="7295" w:name="_Toc232068081"/>
      <w:r w:rsidRPr="00201CA3">
        <w:rPr>
          <w:sz w:val="24"/>
          <w:szCs w:val="24"/>
        </w:rPr>
        <w:t>Table </w:t>
      </w:r>
      <w:r w:rsidRPr="00201CA3">
        <w:rPr>
          <w:sz w:val="24"/>
          <w:szCs w:val="24"/>
          <w:rPrChange w:id="7296" w:author="Marmol, Dominika Klaudia" w:date="2026-06-08T17:00:00Z">
            <w:rPr/>
          </w:rPrChange>
        </w:rPr>
        <w:fldChar w:fldCharType="begin"/>
      </w:r>
      <w:r w:rsidRPr="00201CA3">
        <w:rPr>
          <w:sz w:val="24"/>
          <w:szCs w:val="24"/>
        </w:rPr>
        <w:instrText xml:space="preserve"> SEQ Table \* ARABIC </w:instrText>
      </w:r>
      <w:r w:rsidRPr="00201CA3">
        <w:rPr>
          <w:noProof/>
          <w:sz w:val="24"/>
          <w:szCs w:val="24"/>
          <w:rPrChange w:id="7297" w:author="Marmol, Dominika Klaudia" w:date="2026-06-08T17:00:00Z">
            <w:rPr>
              <w:noProof/>
            </w:rPr>
          </w:rPrChange>
        </w:rPr>
        <w:fldChar w:fldCharType="separate"/>
      </w:r>
      <w:ins w:id="7298" w:author="Marmol, Dominika Klaudia" w:date="2026-06-08T17:00:00Z">
        <w:r w:rsidR="00201CA3">
          <w:rPr>
            <w:noProof/>
            <w:sz w:val="24"/>
            <w:szCs w:val="24"/>
          </w:rPr>
          <w:t>20</w:t>
        </w:r>
      </w:ins>
      <w:del w:id="7299" w:author="Marmol, Dominika Klaudia" w:date="2026-06-08T17:00:00Z">
        <w:r w:rsidRPr="00201CA3">
          <w:rPr>
            <w:noProof/>
            <w:sz w:val="24"/>
            <w:szCs w:val="24"/>
          </w:rPr>
          <w:delText>15</w:delText>
        </w:r>
      </w:del>
      <w:r w:rsidRPr="00201CA3">
        <w:rPr>
          <w:noProof/>
          <w:sz w:val="24"/>
          <w:szCs w:val="24"/>
          <w:rPrChange w:id="7300" w:author="Marmol, Dominika Klaudia" w:date="2026-06-08T17:00:00Z">
            <w:rPr>
              <w:noProof/>
            </w:rPr>
          </w:rPrChange>
        </w:rPr>
        <w:fldChar w:fldCharType="end"/>
      </w:r>
      <w:bookmarkEnd w:id="7293"/>
      <w:r w:rsidRPr="00201CA3">
        <w:rPr>
          <w:sz w:val="24"/>
          <w:szCs w:val="24"/>
        </w:rPr>
        <w:t>:</w:t>
      </w:r>
      <w:ins w:id="7301" w:author="Marmol, Dominika Klaudia" w:date="2026-06-08T11:47:00Z">
        <w:r w:rsidRPr="00201CA3">
          <w:rPr>
            <w:sz w:val="24"/>
            <w:szCs w:val="24"/>
            <w:rPrChange w:id="7302" w:author="Marmol, Dominika Klaudia" w:date="2026-06-08T17:00:00Z">
              <w:rPr/>
            </w:rPrChange>
          </w:rPr>
          <w:tab/>
          <w:t>PK/ADA sample collection timepoints – Parts B1, B2, and B3 (Dose optimization and expansion)</w:t>
        </w:r>
        <w:bookmarkEnd w:id="7294"/>
        <w:bookmarkEnd w:id="7295"/>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331"/>
        <w:gridCol w:w="1270"/>
        <w:gridCol w:w="2882"/>
        <w:gridCol w:w="2884"/>
        <w:gridCol w:w="1400"/>
        <w:gridCol w:w="1511"/>
      </w:tblGrid>
      <w:tr w:rsidR="008F5115" w14:paraId="270BBA57" w14:textId="77777777" w:rsidTr="00F147E0">
        <w:trPr>
          <w:trHeight w:val="284"/>
          <w:tblHeader/>
          <w:jc w:val="center"/>
          <w:ins w:id="7303" w:author="Marmol, Dominika Klaudia" w:date="2026-06-08T11:47:00Z"/>
        </w:trPr>
        <w:tc>
          <w:tcPr>
            <w:tcW w:w="1254" w:type="pct"/>
            <w:shd w:val="clear" w:color="auto" w:fill="F2F2F2" w:themeFill="background1" w:themeFillShade="F2"/>
            <w:vAlign w:val="center"/>
          </w:tcPr>
          <w:p w14:paraId="56BC2124" w14:textId="77777777" w:rsidR="00BD40B1" w:rsidRPr="0073113A" w:rsidRDefault="00BD40B1" w:rsidP="00F147E0">
            <w:pPr>
              <w:pStyle w:val="Table-1rowcenter"/>
              <w:keepNext w:val="0"/>
              <w:keepLines w:val="0"/>
              <w:rPr>
                <w:ins w:id="7304" w:author="Marmol, Dominika Klaudia" w:date="2026-06-08T11:47:00Z"/>
              </w:rPr>
            </w:pPr>
          </w:p>
        </w:tc>
        <w:tc>
          <w:tcPr>
            <w:tcW w:w="1563" w:type="pct"/>
            <w:gridSpan w:val="2"/>
            <w:shd w:val="clear" w:color="auto" w:fill="F2F2F2" w:themeFill="background1" w:themeFillShade="F2"/>
            <w:vAlign w:val="center"/>
          </w:tcPr>
          <w:p w14:paraId="0A503B79" w14:textId="77777777" w:rsidR="00BD40B1" w:rsidRPr="0073113A" w:rsidRDefault="00E27C57" w:rsidP="00F147E0">
            <w:pPr>
              <w:pStyle w:val="Table-1rowcenter"/>
              <w:keepNext w:val="0"/>
              <w:keepLines w:val="0"/>
              <w:rPr>
                <w:ins w:id="7305" w:author="Marmol, Dominika Klaudia" w:date="2026-06-08T11:47:00Z"/>
              </w:rPr>
            </w:pPr>
            <w:ins w:id="7306" w:author="Marmol, Dominika Klaudia" w:date="2026-06-08T11:47:00Z">
              <w:r w:rsidRPr="0073113A">
                <w:t>Timepoint</w:t>
              </w:r>
            </w:ins>
          </w:p>
        </w:tc>
        <w:tc>
          <w:tcPr>
            <w:tcW w:w="1086" w:type="pct"/>
            <w:shd w:val="clear" w:color="auto" w:fill="F2F2F2" w:themeFill="background1" w:themeFillShade="F2"/>
            <w:vAlign w:val="center"/>
          </w:tcPr>
          <w:p w14:paraId="430638D2" w14:textId="77777777" w:rsidR="00BD40B1" w:rsidRPr="0073113A" w:rsidRDefault="00E27C57" w:rsidP="00F147E0">
            <w:pPr>
              <w:pStyle w:val="Table-1rowcenter"/>
              <w:keepNext w:val="0"/>
              <w:keepLines w:val="0"/>
              <w:rPr>
                <w:ins w:id="7307" w:author="Marmol, Dominika Klaudia" w:date="2026-06-08T11:47:00Z"/>
              </w:rPr>
            </w:pPr>
            <w:ins w:id="7308" w:author="Marmol, Dominika Klaudia" w:date="2026-06-08T11:47:00Z">
              <w:r w:rsidRPr="0073113A">
                <w:t>Time window</w:t>
              </w:r>
            </w:ins>
          </w:p>
        </w:tc>
        <w:tc>
          <w:tcPr>
            <w:tcW w:w="527" w:type="pct"/>
            <w:shd w:val="clear" w:color="auto" w:fill="F2F2F2" w:themeFill="background1" w:themeFillShade="F2"/>
            <w:vAlign w:val="center"/>
          </w:tcPr>
          <w:p w14:paraId="60BE9C0A" w14:textId="77777777" w:rsidR="00BD40B1" w:rsidRPr="0073113A" w:rsidRDefault="00E27C57" w:rsidP="00F147E0">
            <w:pPr>
              <w:pStyle w:val="Table-1rowcenter"/>
              <w:keepNext w:val="0"/>
              <w:keepLines w:val="0"/>
              <w:rPr>
                <w:ins w:id="7309" w:author="Marmol, Dominika Klaudia" w:date="2026-06-08T11:47:00Z"/>
              </w:rPr>
            </w:pPr>
            <w:ins w:id="7310" w:author="Marmol, Dominika Klaudia" w:date="2026-06-08T11:47:00Z">
              <w:r w:rsidRPr="0073113A">
                <w:t>PK </w:t>
              </w:r>
              <w:r w:rsidRPr="0073113A">
                <w:rPr>
                  <w:sz w:val="22"/>
                  <w:szCs w:val="22"/>
                  <w:vertAlign w:val="superscript"/>
                </w:rPr>
                <w:t>a</w:t>
              </w:r>
            </w:ins>
          </w:p>
        </w:tc>
        <w:tc>
          <w:tcPr>
            <w:tcW w:w="569" w:type="pct"/>
            <w:shd w:val="clear" w:color="auto" w:fill="F2F2F2" w:themeFill="background1" w:themeFillShade="F2"/>
            <w:vAlign w:val="center"/>
          </w:tcPr>
          <w:p w14:paraId="0B751DFA" w14:textId="77777777" w:rsidR="00BD40B1" w:rsidRPr="0073113A" w:rsidRDefault="00E27C57" w:rsidP="00F147E0">
            <w:pPr>
              <w:pStyle w:val="Table-1rowcenter"/>
              <w:keepNext w:val="0"/>
              <w:keepLines w:val="0"/>
              <w:rPr>
                <w:ins w:id="7311" w:author="Marmol, Dominika Klaudia" w:date="2026-06-08T11:47:00Z"/>
              </w:rPr>
            </w:pPr>
            <w:ins w:id="7312" w:author="Marmol, Dominika Klaudia" w:date="2026-06-08T11:47:00Z">
              <w:r w:rsidRPr="0073113A">
                <w:t>ADA </w:t>
              </w:r>
              <w:r w:rsidRPr="0073113A">
                <w:rPr>
                  <w:sz w:val="22"/>
                  <w:szCs w:val="22"/>
                  <w:vertAlign w:val="superscript"/>
                </w:rPr>
                <w:t>b</w:t>
              </w:r>
            </w:ins>
          </w:p>
        </w:tc>
      </w:tr>
      <w:tr w:rsidR="008F5115" w14:paraId="0BFBD56A" w14:textId="77777777" w:rsidTr="00F147E0">
        <w:trPr>
          <w:trHeight w:val="284"/>
          <w:jc w:val="center"/>
          <w:ins w:id="7313" w:author="Marmol, Dominika Klaudia" w:date="2026-06-08T11:47:00Z"/>
        </w:trPr>
        <w:tc>
          <w:tcPr>
            <w:tcW w:w="1254" w:type="pct"/>
            <w:vMerge w:val="restart"/>
            <w:vAlign w:val="center"/>
          </w:tcPr>
          <w:p w14:paraId="07F87021" w14:textId="77777777" w:rsidR="00BD40B1" w:rsidRPr="0073113A" w:rsidRDefault="00E27C57" w:rsidP="00F147E0">
            <w:pPr>
              <w:pStyle w:val="Table-Text-Centered"/>
              <w:rPr>
                <w:ins w:id="7314" w:author="Marmol, Dominika Klaudia" w:date="2026-06-08T11:47:00Z"/>
              </w:rPr>
            </w:pPr>
            <w:ins w:id="7315" w:author="Marmol, Dominika Klaudia" w:date="2026-06-08T11:47:00Z">
              <w:r w:rsidRPr="0073113A">
                <w:t>Cycle 1</w:t>
              </w:r>
            </w:ins>
          </w:p>
        </w:tc>
        <w:tc>
          <w:tcPr>
            <w:tcW w:w="478" w:type="pct"/>
            <w:vAlign w:val="center"/>
          </w:tcPr>
          <w:p w14:paraId="60F25144" w14:textId="77777777" w:rsidR="00BD40B1" w:rsidRPr="0073113A" w:rsidRDefault="00E27C57" w:rsidP="00F147E0">
            <w:pPr>
              <w:pStyle w:val="Table-Text-Centered"/>
              <w:rPr>
                <w:ins w:id="7316" w:author="Marmol, Dominika Klaudia" w:date="2026-06-08T11:47:00Z"/>
              </w:rPr>
            </w:pPr>
            <w:ins w:id="7317" w:author="Marmol, Dominika Klaudia" w:date="2026-06-08T11:47:00Z">
              <w:r w:rsidRPr="0073113A">
                <w:t>C1D1</w:t>
              </w:r>
            </w:ins>
          </w:p>
        </w:tc>
        <w:tc>
          <w:tcPr>
            <w:tcW w:w="1085" w:type="pct"/>
            <w:vAlign w:val="center"/>
          </w:tcPr>
          <w:p w14:paraId="4B248F25" w14:textId="77777777" w:rsidR="00BD40B1" w:rsidRPr="0073113A" w:rsidRDefault="00E27C57" w:rsidP="00F147E0">
            <w:pPr>
              <w:pStyle w:val="Table-Text-Centered"/>
              <w:rPr>
                <w:ins w:id="7318" w:author="Marmol, Dominika Klaudia" w:date="2026-06-08T11:47:00Z"/>
              </w:rPr>
            </w:pPr>
            <w:ins w:id="7319" w:author="Marmol, Dominika Klaudia" w:date="2026-06-08T11:47:00Z">
              <w:r w:rsidRPr="0073113A">
                <w:t>Pre-dose</w:t>
              </w:r>
            </w:ins>
          </w:p>
        </w:tc>
        <w:tc>
          <w:tcPr>
            <w:tcW w:w="1086" w:type="pct"/>
            <w:vAlign w:val="center"/>
          </w:tcPr>
          <w:p w14:paraId="5494586E" w14:textId="77777777" w:rsidR="00BD40B1" w:rsidRPr="0073113A" w:rsidRDefault="00E27C57" w:rsidP="00F147E0">
            <w:pPr>
              <w:pStyle w:val="Table-Text-Centered"/>
              <w:rPr>
                <w:ins w:id="7320" w:author="Marmol, Dominika Klaudia" w:date="2026-06-08T11:47:00Z"/>
              </w:rPr>
            </w:pPr>
            <w:ins w:id="7321" w:author="Marmol, Dominika Klaudia" w:date="2026-06-08T11:47:00Z">
              <w:r w:rsidRPr="0073113A">
                <w:t>-120 min</w:t>
              </w:r>
            </w:ins>
          </w:p>
        </w:tc>
        <w:tc>
          <w:tcPr>
            <w:tcW w:w="527" w:type="pct"/>
            <w:vAlign w:val="center"/>
          </w:tcPr>
          <w:p w14:paraId="5A115391" w14:textId="77777777" w:rsidR="00BD40B1" w:rsidRPr="0073113A" w:rsidRDefault="00E27C57" w:rsidP="00F147E0">
            <w:pPr>
              <w:pStyle w:val="Table-Text-Centered"/>
              <w:rPr>
                <w:ins w:id="7322" w:author="Marmol, Dominika Klaudia" w:date="2026-06-08T11:47:00Z"/>
              </w:rPr>
            </w:pPr>
            <w:ins w:id="7323" w:author="Marmol, Dominika Klaudia" w:date="2026-06-08T11:47:00Z">
              <w:r w:rsidRPr="0073113A">
                <w:t>X</w:t>
              </w:r>
            </w:ins>
          </w:p>
        </w:tc>
        <w:tc>
          <w:tcPr>
            <w:tcW w:w="569" w:type="pct"/>
            <w:vAlign w:val="center"/>
          </w:tcPr>
          <w:p w14:paraId="65BFD92F" w14:textId="77777777" w:rsidR="00BD40B1" w:rsidRPr="0073113A" w:rsidRDefault="00E27C57" w:rsidP="00F147E0">
            <w:pPr>
              <w:pStyle w:val="Table-Text-Centered"/>
              <w:rPr>
                <w:ins w:id="7324" w:author="Marmol, Dominika Klaudia" w:date="2026-06-08T11:47:00Z"/>
              </w:rPr>
            </w:pPr>
            <w:ins w:id="7325" w:author="Marmol, Dominika Klaudia" w:date="2026-06-08T11:47:00Z">
              <w:r w:rsidRPr="0073113A">
                <w:t>X</w:t>
              </w:r>
            </w:ins>
          </w:p>
        </w:tc>
      </w:tr>
      <w:tr w:rsidR="008F5115" w14:paraId="11BADA96" w14:textId="77777777" w:rsidTr="00F147E0">
        <w:trPr>
          <w:trHeight w:val="284"/>
          <w:jc w:val="center"/>
          <w:ins w:id="7326" w:author="Marmol, Dominika Klaudia" w:date="2026-06-08T11:47:00Z"/>
        </w:trPr>
        <w:tc>
          <w:tcPr>
            <w:tcW w:w="1254" w:type="pct"/>
            <w:vMerge/>
            <w:vAlign w:val="center"/>
          </w:tcPr>
          <w:p w14:paraId="57370837" w14:textId="77777777" w:rsidR="00BD40B1" w:rsidRPr="0073113A" w:rsidRDefault="00BD40B1" w:rsidP="00F147E0">
            <w:pPr>
              <w:pStyle w:val="Table-Text-Centered"/>
              <w:rPr>
                <w:ins w:id="7327" w:author="Marmol, Dominika Klaudia" w:date="2026-06-08T11:47:00Z"/>
              </w:rPr>
            </w:pPr>
          </w:p>
        </w:tc>
        <w:tc>
          <w:tcPr>
            <w:tcW w:w="478" w:type="pct"/>
            <w:vAlign w:val="center"/>
          </w:tcPr>
          <w:p w14:paraId="75431579" w14:textId="77777777" w:rsidR="00BD40B1" w:rsidRPr="0073113A" w:rsidRDefault="00E27C57" w:rsidP="00F147E0">
            <w:pPr>
              <w:pStyle w:val="Table-Text-Centered"/>
              <w:rPr>
                <w:ins w:id="7328" w:author="Marmol, Dominika Klaudia" w:date="2026-06-08T11:47:00Z"/>
              </w:rPr>
            </w:pPr>
            <w:ins w:id="7329" w:author="Marmol, Dominika Klaudia" w:date="2026-06-08T11:47:00Z">
              <w:r w:rsidRPr="0073113A">
                <w:t>C1D1</w:t>
              </w:r>
            </w:ins>
          </w:p>
        </w:tc>
        <w:tc>
          <w:tcPr>
            <w:tcW w:w="1085" w:type="pct"/>
            <w:vAlign w:val="center"/>
          </w:tcPr>
          <w:p w14:paraId="299BA796" w14:textId="77777777" w:rsidR="00BD40B1" w:rsidRPr="0073113A" w:rsidRDefault="00E27C57" w:rsidP="00F147E0">
            <w:pPr>
              <w:pStyle w:val="Table-Text-Centered"/>
              <w:rPr>
                <w:ins w:id="7330" w:author="Marmol, Dominika Klaudia" w:date="2026-06-08T11:47:00Z"/>
              </w:rPr>
            </w:pPr>
            <w:ins w:id="7331" w:author="Marmol, Dominika Klaudia" w:date="2026-06-08T11:47:00Z">
              <w:r w:rsidRPr="0073113A">
                <w:t>End of infusion</w:t>
              </w:r>
            </w:ins>
          </w:p>
        </w:tc>
        <w:tc>
          <w:tcPr>
            <w:tcW w:w="1086" w:type="pct"/>
            <w:vAlign w:val="center"/>
          </w:tcPr>
          <w:p w14:paraId="5378FD3B" w14:textId="77777777" w:rsidR="00BD40B1" w:rsidRPr="0073113A" w:rsidRDefault="00E27C57" w:rsidP="00F147E0">
            <w:pPr>
              <w:pStyle w:val="Table-Text-Centered"/>
              <w:rPr>
                <w:ins w:id="7332" w:author="Marmol, Dominika Klaudia" w:date="2026-06-08T11:47:00Z"/>
              </w:rPr>
            </w:pPr>
            <w:ins w:id="7333" w:author="Marmol, Dominika Klaudia" w:date="2026-06-08T11:47:00Z">
              <w:r w:rsidRPr="0073113A">
                <w:t>+15 min</w:t>
              </w:r>
            </w:ins>
          </w:p>
        </w:tc>
        <w:tc>
          <w:tcPr>
            <w:tcW w:w="527" w:type="pct"/>
            <w:vAlign w:val="center"/>
          </w:tcPr>
          <w:p w14:paraId="6397B52C" w14:textId="77777777" w:rsidR="00BD40B1" w:rsidRPr="0073113A" w:rsidRDefault="00E27C57" w:rsidP="00F147E0">
            <w:pPr>
              <w:pStyle w:val="Table-Text-Centered"/>
              <w:rPr>
                <w:ins w:id="7334" w:author="Marmol, Dominika Klaudia" w:date="2026-06-08T11:47:00Z"/>
              </w:rPr>
            </w:pPr>
            <w:ins w:id="7335" w:author="Marmol, Dominika Klaudia" w:date="2026-06-08T11:47:00Z">
              <w:r w:rsidRPr="0073113A">
                <w:t>X</w:t>
              </w:r>
            </w:ins>
          </w:p>
        </w:tc>
        <w:tc>
          <w:tcPr>
            <w:tcW w:w="569" w:type="pct"/>
            <w:vAlign w:val="center"/>
          </w:tcPr>
          <w:p w14:paraId="4E0E32AC" w14:textId="77777777" w:rsidR="00BD40B1" w:rsidRPr="0073113A" w:rsidRDefault="00BD40B1" w:rsidP="00F147E0">
            <w:pPr>
              <w:pStyle w:val="Table-Text-Centered"/>
              <w:rPr>
                <w:ins w:id="7336" w:author="Marmol, Dominika Klaudia" w:date="2026-06-08T11:47:00Z"/>
              </w:rPr>
            </w:pPr>
          </w:p>
        </w:tc>
      </w:tr>
      <w:tr w:rsidR="008F5115" w14:paraId="077BF788" w14:textId="77777777" w:rsidTr="00F147E0">
        <w:trPr>
          <w:trHeight w:val="284"/>
          <w:jc w:val="center"/>
          <w:ins w:id="7337" w:author="Marmol, Dominika Klaudia" w:date="2026-06-08T11:47:00Z"/>
        </w:trPr>
        <w:tc>
          <w:tcPr>
            <w:tcW w:w="1254" w:type="pct"/>
            <w:vMerge/>
            <w:vAlign w:val="center"/>
          </w:tcPr>
          <w:p w14:paraId="486067C3" w14:textId="77777777" w:rsidR="00BD40B1" w:rsidRPr="0073113A" w:rsidRDefault="00BD40B1" w:rsidP="00F147E0">
            <w:pPr>
              <w:pStyle w:val="Table-Text-Centered"/>
              <w:rPr>
                <w:ins w:id="7338" w:author="Marmol, Dominika Klaudia" w:date="2026-06-08T11:47:00Z"/>
              </w:rPr>
            </w:pPr>
          </w:p>
        </w:tc>
        <w:tc>
          <w:tcPr>
            <w:tcW w:w="478" w:type="pct"/>
            <w:vAlign w:val="center"/>
          </w:tcPr>
          <w:p w14:paraId="35797151" w14:textId="77777777" w:rsidR="00BD40B1" w:rsidRPr="0073113A" w:rsidRDefault="00E27C57" w:rsidP="00F147E0">
            <w:pPr>
              <w:pStyle w:val="Table-Text-Centered"/>
              <w:rPr>
                <w:ins w:id="7339" w:author="Marmol, Dominika Klaudia" w:date="2026-06-08T11:47:00Z"/>
              </w:rPr>
            </w:pPr>
            <w:ins w:id="7340" w:author="Marmol, Dominika Klaudia" w:date="2026-06-08T11:47:00Z">
              <w:r w:rsidRPr="0073113A">
                <w:t>C1D1</w:t>
              </w:r>
            </w:ins>
          </w:p>
        </w:tc>
        <w:tc>
          <w:tcPr>
            <w:tcW w:w="1085" w:type="pct"/>
            <w:vAlign w:val="center"/>
          </w:tcPr>
          <w:p w14:paraId="0EFD033A" w14:textId="77777777" w:rsidR="00BD40B1" w:rsidRPr="0073113A" w:rsidRDefault="00E27C57" w:rsidP="00F147E0">
            <w:pPr>
              <w:pStyle w:val="Table-Text-Centered"/>
              <w:rPr>
                <w:ins w:id="7341" w:author="Marmol, Dominika Klaudia" w:date="2026-06-08T11:47:00Z"/>
              </w:rPr>
            </w:pPr>
            <w:ins w:id="7342" w:author="Marmol, Dominika Klaudia" w:date="2026-06-08T11:47:00Z">
              <w:r w:rsidRPr="0073113A">
                <w:t>2 h post-dose</w:t>
              </w:r>
            </w:ins>
          </w:p>
        </w:tc>
        <w:tc>
          <w:tcPr>
            <w:tcW w:w="1086" w:type="pct"/>
            <w:vAlign w:val="center"/>
          </w:tcPr>
          <w:p w14:paraId="1B717089" w14:textId="77777777" w:rsidR="00BD40B1" w:rsidRPr="0073113A" w:rsidRDefault="00E27C57" w:rsidP="00F147E0">
            <w:pPr>
              <w:pStyle w:val="Table-Text-Centered"/>
              <w:rPr>
                <w:ins w:id="7343" w:author="Marmol, Dominika Klaudia" w:date="2026-06-08T11:47:00Z"/>
              </w:rPr>
            </w:pPr>
            <w:ins w:id="7344" w:author="Marmol, Dominika Klaudia" w:date="2026-06-08T11:47:00Z">
              <w:r w:rsidRPr="0073113A">
                <w:t>±15 min</w:t>
              </w:r>
            </w:ins>
          </w:p>
        </w:tc>
        <w:tc>
          <w:tcPr>
            <w:tcW w:w="527" w:type="pct"/>
            <w:vAlign w:val="center"/>
          </w:tcPr>
          <w:p w14:paraId="69F6EE8A" w14:textId="77777777" w:rsidR="00BD40B1" w:rsidRPr="0073113A" w:rsidRDefault="00E27C57" w:rsidP="00F147E0">
            <w:pPr>
              <w:pStyle w:val="Table-Text-Centered"/>
              <w:rPr>
                <w:ins w:id="7345" w:author="Marmol, Dominika Klaudia" w:date="2026-06-08T11:47:00Z"/>
              </w:rPr>
            </w:pPr>
            <w:ins w:id="7346" w:author="Marmol, Dominika Klaudia" w:date="2026-06-08T11:47:00Z">
              <w:r w:rsidRPr="0073113A">
                <w:t>X</w:t>
              </w:r>
            </w:ins>
          </w:p>
        </w:tc>
        <w:tc>
          <w:tcPr>
            <w:tcW w:w="569" w:type="pct"/>
            <w:vAlign w:val="center"/>
          </w:tcPr>
          <w:p w14:paraId="412A1BDE" w14:textId="77777777" w:rsidR="00BD40B1" w:rsidRPr="0073113A" w:rsidRDefault="00BD40B1" w:rsidP="00F147E0">
            <w:pPr>
              <w:pStyle w:val="Table-Text-Centered"/>
              <w:rPr>
                <w:ins w:id="7347" w:author="Marmol, Dominika Klaudia" w:date="2026-06-08T11:47:00Z"/>
              </w:rPr>
            </w:pPr>
          </w:p>
        </w:tc>
      </w:tr>
      <w:tr w:rsidR="008F5115" w14:paraId="4318BF5B" w14:textId="77777777" w:rsidTr="00F147E0">
        <w:trPr>
          <w:trHeight w:val="284"/>
          <w:jc w:val="center"/>
          <w:ins w:id="7348" w:author="Marmol, Dominika Klaudia" w:date="2026-06-08T11:47:00Z"/>
        </w:trPr>
        <w:tc>
          <w:tcPr>
            <w:tcW w:w="1254" w:type="pct"/>
            <w:vMerge/>
            <w:vAlign w:val="center"/>
          </w:tcPr>
          <w:p w14:paraId="39D3D4C1" w14:textId="77777777" w:rsidR="00BD40B1" w:rsidRPr="0073113A" w:rsidRDefault="00BD40B1" w:rsidP="00F147E0">
            <w:pPr>
              <w:pStyle w:val="Table-Text-Centered"/>
              <w:rPr>
                <w:ins w:id="7349" w:author="Marmol, Dominika Klaudia" w:date="2026-06-08T11:47:00Z"/>
              </w:rPr>
            </w:pPr>
          </w:p>
        </w:tc>
        <w:tc>
          <w:tcPr>
            <w:tcW w:w="478" w:type="pct"/>
            <w:vAlign w:val="center"/>
          </w:tcPr>
          <w:p w14:paraId="0E95BA5F" w14:textId="77777777" w:rsidR="00BD40B1" w:rsidRPr="0073113A" w:rsidRDefault="00E27C57" w:rsidP="00F147E0">
            <w:pPr>
              <w:pStyle w:val="Table-Text-Centered"/>
              <w:rPr>
                <w:ins w:id="7350" w:author="Marmol, Dominika Klaudia" w:date="2026-06-08T11:47:00Z"/>
              </w:rPr>
            </w:pPr>
            <w:ins w:id="7351" w:author="Marmol, Dominika Klaudia" w:date="2026-06-08T11:47:00Z">
              <w:r w:rsidRPr="0073113A">
                <w:t>C1D1</w:t>
              </w:r>
            </w:ins>
          </w:p>
        </w:tc>
        <w:tc>
          <w:tcPr>
            <w:tcW w:w="1085" w:type="pct"/>
            <w:vAlign w:val="center"/>
          </w:tcPr>
          <w:p w14:paraId="211B8237" w14:textId="77777777" w:rsidR="00BD40B1" w:rsidRPr="0073113A" w:rsidRDefault="00E27C57" w:rsidP="00F147E0">
            <w:pPr>
              <w:pStyle w:val="Table-Text-Centered"/>
              <w:rPr>
                <w:ins w:id="7352" w:author="Marmol, Dominika Klaudia" w:date="2026-06-08T11:47:00Z"/>
              </w:rPr>
            </w:pPr>
            <w:ins w:id="7353" w:author="Marmol, Dominika Klaudia" w:date="2026-06-08T11:47:00Z">
              <w:r w:rsidRPr="0073113A">
                <w:t>4 h post-dose</w:t>
              </w:r>
            </w:ins>
          </w:p>
        </w:tc>
        <w:tc>
          <w:tcPr>
            <w:tcW w:w="1086" w:type="pct"/>
            <w:vAlign w:val="center"/>
          </w:tcPr>
          <w:p w14:paraId="375F3832" w14:textId="77777777" w:rsidR="00BD40B1" w:rsidRPr="0073113A" w:rsidRDefault="00E27C57" w:rsidP="00F147E0">
            <w:pPr>
              <w:pStyle w:val="Table-Text-Centered"/>
              <w:rPr>
                <w:ins w:id="7354" w:author="Marmol, Dominika Klaudia" w:date="2026-06-08T11:47:00Z"/>
              </w:rPr>
            </w:pPr>
            <w:ins w:id="7355" w:author="Marmol, Dominika Klaudia" w:date="2026-06-08T11:47:00Z">
              <w:r w:rsidRPr="0073113A">
                <w:t>±30 min</w:t>
              </w:r>
            </w:ins>
          </w:p>
        </w:tc>
        <w:tc>
          <w:tcPr>
            <w:tcW w:w="527" w:type="pct"/>
            <w:vAlign w:val="center"/>
          </w:tcPr>
          <w:p w14:paraId="5AFBA330" w14:textId="77777777" w:rsidR="00BD40B1" w:rsidRPr="0073113A" w:rsidRDefault="00E27C57" w:rsidP="00F147E0">
            <w:pPr>
              <w:pStyle w:val="Table-Text-Centered"/>
              <w:rPr>
                <w:ins w:id="7356" w:author="Marmol, Dominika Klaudia" w:date="2026-06-08T11:47:00Z"/>
              </w:rPr>
            </w:pPr>
            <w:ins w:id="7357" w:author="Marmol, Dominika Klaudia" w:date="2026-06-08T11:47:00Z">
              <w:r w:rsidRPr="0073113A">
                <w:t>X</w:t>
              </w:r>
            </w:ins>
          </w:p>
        </w:tc>
        <w:tc>
          <w:tcPr>
            <w:tcW w:w="569" w:type="pct"/>
            <w:vAlign w:val="center"/>
          </w:tcPr>
          <w:p w14:paraId="02B05E27" w14:textId="77777777" w:rsidR="00BD40B1" w:rsidRPr="0073113A" w:rsidRDefault="00BD40B1" w:rsidP="00F147E0">
            <w:pPr>
              <w:pStyle w:val="Table-Text-Centered"/>
              <w:rPr>
                <w:ins w:id="7358" w:author="Marmol, Dominika Klaudia" w:date="2026-06-08T11:47:00Z"/>
              </w:rPr>
            </w:pPr>
          </w:p>
        </w:tc>
      </w:tr>
      <w:tr w:rsidR="008F5115" w14:paraId="2265EE0A" w14:textId="77777777" w:rsidTr="00F147E0">
        <w:trPr>
          <w:trHeight w:val="284"/>
          <w:jc w:val="center"/>
          <w:ins w:id="7359" w:author="Marmol, Dominika Klaudia" w:date="2026-06-08T11:47:00Z"/>
        </w:trPr>
        <w:tc>
          <w:tcPr>
            <w:tcW w:w="1254" w:type="pct"/>
            <w:vMerge/>
            <w:vAlign w:val="center"/>
          </w:tcPr>
          <w:p w14:paraId="2771E0F3" w14:textId="77777777" w:rsidR="00BD40B1" w:rsidRPr="0073113A" w:rsidRDefault="00BD40B1" w:rsidP="00F147E0">
            <w:pPr>
              <w:pStyle w:val="Table-Text-Centered"/>
              <w:rPr>
                <w:ins w:id="7360" w:author="Marmol, Dominika Klaudia" w:date="2026-06-08T11:47:00Z"/>
              </w:rPr>
            </w:pPr>
          </w:p>
        </w:tc>
        <w:tc>
          <w:tcPr>
            <w:tcW w:w="478" w:type="pct"/>
            <w:vAlign w:val="center"/>
          </w:tcPr>
          <w:p w14:paraId="56CFA16B" w14:textId="77777777" w:rsidR="00BD40B1" w:rsidRPr="0073113A" w:rsidRDefault="00E27C57" w:rsidP="00F147E0">
            <w:pPr>
              <w:pStyle w:val="Table-Text-Centered"/>
              <w:rPr>
                <w:ins w:id="7361" w:author="Marmol, Dominika Klaudia" w:date="2026-06-08T11:47:00Z"/>
              </w:rPr>
            </w:pPr>
            <w:ins w:id="7362" w:author="Marmol, Dominika Klaudia" w:date="2026-06-08T11:47:00Z">
              <w:r w:rsidRPr="0073113A">
                <w:t>C1D4</w:t>
              </w:r>
            </w:ins>
          </w:p>
        </w:tc>
        <w:tc>
          <w:tcPr>
            <w:tcW w:w="1085" w:type="pct"/>
            <w:vAlign w:val="center"/>
          </w:tcPr>
          <w:p w14:paraId="76706939" w14:textId="77777777" w:rsidR="00BD40B1" w:rsidRPr="0073113A" w:rsidRDefault="00E27C57" w:rsidP="00F147E0">
            <w:pPr>
              <w:pStyle w:val="Table-Text-Centered"/>
              <w:rPr>
                <w:ins w:id="7363" w:author="Marmol, Dominika Klaudia" w:date="2026-06-08T11:47:00Z"/>
              </w:rPr>
            </w:pPr>
            <w:ins w:id="7364" w:author="Marmol, Dominika Klaudia" w:date="2026-06-08T11:47:00Z">
              <w:r w:rsidRPr="0073113A">
                <w:t>72 h post-dose</w:t>
              </w:r>
            </w:ins>
          </w:p>
        </w:tc>
        <w:tc>
          <w:tcPr>
            <w:tcW w:w="1086" w:type="pct"/>
            <w:vAlign w:val="center"/>
          </w:tcPr>
          <w:p w14:paraId="5181AA5D" w14:textId="77777777" w:rsidR="00BD40B1" w:rsidRPr="0073113A" w:rsidRDefault="00E27C57" w:rsidP="00F147E0">
            <w:pPr>
              <w:pStyle w:val="Table-Text-Centered"/>
              <w:rPr>
                <w:ins w:id="7365" w:author="Marmol, Dominika Klaudia" w:date="2026-06-08T11:47:00Z"/>
                <w:rFonts w:eastAsia="SimSun"/>
              </w:rPr>
            </w:pPr>
            <w:ins w:id="7366" w:author="Marmol, Dominika Klaudia" w:date="2026-06-08T11:47:00Z">
              <w:r w:rsidRPr="0073113A">
                <w:t>±1 day</w:t>
              </w:r>
            </w:ins>
          </w:p>
        </w:tc>
        <w:tc>
          <w:tcPr>
            <w:tcW w:w="527" w:type="pct"/>
            <w:vAlign w:val="center"/>
          </w:tcPr>
          <w:p w14:paraId="767198F5" w14:textId="77777777" w:rsidR="00BD40B1" w:rsidRPr="0073113A" w:rsidRDefault="00E27C57" w:rsidP="00F147E0">
            <w:pPr>
              <w:pStyle w:val="Table-Text-Centered"/>
              <w:rPr>
                <w:ins w:id="7367" w:author="Marmol, Dominika Klaudia" w:date="2026-06-08T11:47:00Z"/>
                <w:rFonts w:eastAsia="SimSun"/>
              </w:rPr>
            </w:pPr>
            <w:ins w:id="7368" w:author="Marmol, Dominika Klaudia" w:date="2026-06-08T11:47:00Z">
              <w:r w:rsidRPr="0073113A">
                <w:rPr>
                  <w:rFonts w:eastAsia="SimSun"/>
                </w:rPr>
                <w:t>X</w:t>
              </w:r>
            </w:ins>
          </w:p>
        </w:tc>
        <w:tc>
          <w:tcPr>
            <w:tcW w:w="569" w:type="pct"/>
            <w:vAlign w:val="center"/>
          </w:tcPr>
          <w:p w14:paraId="7F05F3C6" w14:textId="77777777" w:rsidR="00BD40B1" w:rsidRPr="0073113A" w:rsidRDefault="00BD40B1" w:rsidP="00F147E0">
            <w:pPr>
              <w:pStyle w:val="Table-Text-Centered"/>
              <w:rPr>
                <w:ins w:id="7369" w:author="Marmol, Dominika Klaudia" w:date="2026-06-08T11:47:00Z"/>
              </w:rPr>
            </w:pPr>
          </w:p>
        </w:tc>
      </w:tr>
      <w:tr w:rsidR="008F5115" w14:paraId="303F6E94" w14:textId="77777777" w:rsidTr="00F147E0">
        <w:trPr>
          <w:trHeight w:val="284"/>
          <w:jc w:val="center"/>
          <w:ins w:id="7370" w:author="Marmol, Dominika Klaudia" w:date="2026-06-08T11:47:00Z"/>
        </w:trPr>
        <w:tc>
          <w:tcPr>
            <w:tcW w:w="1254" w:type="pct"/>
            <w:vMerge/>
            <w:vAlign w:val="center"/>
          </w:tcPr>
          <w:p w14:paraId="3B69B9E5" w14:textId="77777777" w:rsidR="00BD40B1" w:rsidRPr="0073113A" w:rsidRDefault="00BD40B1" w:rsidP="00F147E0">
            <w:pPr>
              <w:pStyle w:val="Table-Text-Centered"/>
              <w:rPr>
                <w:ins w:id="7371" w:author="Marmol, Dominika Klaudia" w:date="2026-06-08T11:47:00Z"/>
              </w:rPr>
            </w:pPr>
          </w:p>
        </w:tc>
        <w:tc>
          <w:tcPr>
            <w:tcW w:w="478" w:type="pct"/>
            <w:vAlign w:val="center"/>
          </w:tcPr>
          <w:p w14:paraId="620D4BDF" w14:textId="77777777" w:rsidR="00BD40B1" w:rsidRPr="0073113A" w:rsidRDefault="00E27C57" w:rsidP="00F147E0">
            <w:pPr>
              <w:pStyle w:val="Table-Text-Centered"/>
              <w:rPr>
                <w:ins w:id="7372" w:author="Marmol, Dominika Klaudia" w:date="2026-06-08T11:47:00Z"/>
              </w:rPr>
            </w:pPr>
            <w:ins w:id="7373" w:author="Marmol, Dominika Klaudia" w:date="2026-06-08T11:47:00Z">
              <w:r w:rsidRPr="0073113A">
                <w:t>C1D8</w:t>
              </w:r>
            </w:ins>
          </w:p>
        </w:tc>
        <w:tc>
          <w:tcPr>
            <w:tcW w:w="1085" w:type="pct"/>
            <w:vAlign w:val="center"/>
          </w:tcPr>
          <w:p w14:paraId="3324A75E" w14:textId="77777777" w:rsidR="00BD40B1" w:rsidRPr="0073113A" w:rsidRDefault="00E27C57" w:rsidP="00F147E0">
            <w:pPr>
              <w:pStyle w:val="Table-Text-Centered"/>
              <w:rPr>
                <w:ins w:id="7374" w:author="Marmol, Dominika Klaudia" w:date="2026-06-08T11:47:00Z"/>
              </w:rPr>
            </w:pPr>
            <w:ins w:id="7375" w:author="Marmol, Dominika Klaudia" w:date="2026-06-08T11:47:00Z">
              <w:r w:rsidRPr="0073113A">
                <w:t>168 h post-dose</w:t>
              </w:r>
            </w:ins>
          </w:p>
        </w:tc>
        <w:tc>
          <w:tcPr>
            <w:tcW w:w="1086" w:type="pct"/>
            <w:vAlign w:val="center"/>
          </w:tcPr>
          <w:p w14:paraId="20359692" w14:textId="77777777" w:rsidR="00BD40B1" w:rsidRPr="0073113A" w:rsidRDefault="00E27C57" w:rsidP="00F147E0">
            <w:pPr>
              <w:pStyle w:val="Table-Text-Centered"/>
              <w:rPr>
                <w:ins w:id="7376" w:author="Marmol, Dominika Klaudia" w:date="2026-06-08T11:47:00Z"/>
                <w:rFonts w:eastAsia="SimSun"/>
              </w:rPr>
            </w:pPr>
            <w:ins w:id="7377" w:author="Marmol, Dominika Klaudia" w:date="2026-06-08T11:47:00Z">
              <w:r w:rsidRPr="0073113A">
                <w:t>±1 day</w:t>
              </w:r>
            </w:ins>
          </w:p>
        </w:tc>
        <w:tc>
          <w:tcPr>
            <w:tcW w:w="527" w:type="pct"/>
            <w:vAlign w:val="center"/>
          </w:tcPr>
          <w:p w14:paraId="42DE1536" w14:textId="77777777" w:rsidR="00BD40B1" w:rsidRPr="0073113A" w:rsidRDefault="00E27C57" w:rsidP="00F147E0">
            <w:pPr>
              <w:pStyle w:val="Table-Text-Centered"/>
              <w:rPr>
                <w:ins w:id="7378" w:author="Marmol, Dominika Klaudia" w:date="2026-06-08T11:47:00Z"/>
                <w:rFonts w:eastAsia="SimSun"/>
              </w:rPr>
            </w:pPr>
            <w:ins w:id="7379" w:author="Marmol, Dominika Klaudia" w:date="2026-06-08T11:47:00Z">
              <w:r w:rsidRPr="0073113A">
                <w:rPr>
                  <w:rFonts w:eastAsia="SimSun"/>
                </w:rPr>
                <w:t>X</w:t>
              </w:r>
            </w:ins>
          </w:p>
        </w:tc>
        <w:tc>
          <w:tcPr>
            <w:tcW w:w="569" w:type="pct"/>
            <w:vAlign w:val="center"/>
          </w:tcPr>
          <w:p w14:paraId="5CE09EF8" w14:textId="77777777" w:rsidR="00BD40B1" w:rsidRPr="0073113A" w:rsidRDefault="00BD40B1" w:rsidP="00F147E0">
            <w:pPr>
              <w:pStyle w:val="Table-Text-Centered"/>
              <w:rPr>
                <w:ins w:id="7380" w:author="Marmol, Dominika Klaudia" w:date="2026-06-08T11:47:00Z"/>
              </w:rPr>
            </w:pPr>
          </w:p>
        </w:tc>
      </w:tr>
      <w:tr w:rsidR="008F5115" w14:paraId="53B920A6" w14:textId="77777777" w:rsidTr="00F147E0">
        <w:trPr>
          <w:trHeight w:val="284"/>
          <w:jc w:val="center"/>
          <w:ins w:id="7381" w:author="Marmol, Dominika Klaudia" w:date="2026-06-08T11:47:00Z"/>
        </w:trPr>
        <w:tc>
          <w:tcPr>
            <w:tcW w:w="1254" w:type="pct"/>
            <w:vMerge w:val="restart"/>
            <w:vAlign w:val="center"/>
          </w:tcPr>
          <w:p w14:paraId="0C81FF7B" w14:textId="77777777" w:rsidR="00BD40B1" w:rsidRPr="0073113A" w:rsidRDefault="00E27C57" w:rsidP="00F147E0">
            <w:pPr>
              <w:pStyle w:val="Table-Text-Centered"/>
              <w:rPr>
                <w:ins w:id="7382" w:author="Marmol, Dominika Klaudia" w:date="2026-06-08T11:47:00Z"/>
              </w:rPr>
            </w:pPr>
            <w:ins w:id="7383" w:author="Marmol, Dominika Klaudia" w:date="2026-06-08T11:47:00Z">
              <w:r w:rsidRPr="0073113A">
                <w:t>Cycle 2</w:t>
              </w:r>
            </w:ins>
          </w:p>
        </w:tc>
        <w:tc>
          <w:tcPr>
            <w:tcW w:w="478" w:type="pct"/>
            <w:vAlign w:val="center"/>
          </w:tcPr>
          <w:p w14:paraId="7232D1BF" w14:textId="77777777" w:rsidR="00BD40B1" w:rsidRPr="0073113A" w:rsidRDefault="00E27C57" w:rsidP="00F147E0">
            <w:pPr>
              <w:pStyle w:val="Table-Text-Centered"/>
              <w:rPr>
                <w:ins w:id="7384" w:author="Marmol, Dominika Klaudia" w:date="2026-06-08T11:47:00Z"/>
              </w:rPr>
            </w:pPr>
            <w:ins w:id="7385" w:author="Marmol, Dominika Klaudia" w:date="2026-06-08T11:47:00Z">
              <w:r w:rsidRPr="0073113A">
                <w:t>C2D1</w:t>
              </w:r>
            </w:ins>
          </w:p>
        </w:tc>
        <w:tc>
          <w:tcPr>
            <w:tcW w:w="1085" w:type="pct"/>
            <w:vAlign w:val="center"/>
          </w:tcPr>
          <w:p w14:paraId="22A571D7" w14:textId="77777777" w:rsidR="00BD40B1" w:rsidRPr="0073113A" w:rsidRDefault="00E27C57" w:rsidP="00F147E0">
            <w:pPr>
              <w:pStyle w:val="Table-Text-Centered"/>
              <w:rPr>
                <w:ins w:id="7386" w:author="Marmol, Dominika Klaudia" w:date="2026-06-08T11:47:00Z"/>
              </w:rPr>
            </w:pPr>
            <w:ins w:id="7387" w:author="Marmol, Dominika Klaudia" w:date="2026-06-08T11:47:00Z">
              <w:r w:rsidRPr="0073113A">
                <w:t>Pre-dose</w:t>
              </w:r>
            </w:ins>
          </w:p>
        </w:tc>
        <w:tc>
          <w:tcPr>
            <w:tcW w:w="1086" w:type="pct"/>
            <w:vAlign w:val="center"/>
          </w:tcPr>
          <w:p w14:paraId="400D1CD9" w14:textId="77777777" w:rsidR="00BD40B1" w:rsidRPr="0073113A" w:rsidRDefault="00E27C57" w:rsidP="00F147E0">
            <w:pPr>
              <w:pStyle w:val="Table-Text-Centered"/>
              <w:rPr>
                <w:ins w:id="7388" w:author="Marmol, Dominika Klaudia" w:date="2026-06-08T11:47:00Z"/>
              </w:rPr>
            </w:pPr>
            <w:ins w:id="7389" w:author="Marmol, Dominika Klaudia" w:date="2026-06-08T11:47:00Z">
              <w:r w:rsidRPr="0073113A">
                <w:t>-120 min</w:t>
              </w:r>
            </w:ins>
          </w:p>
        </w:tc>
        <w:tc>
          <w:tcPr>
            <w:tcW w:w="527" w:type="pct"/>
            <w:vAlign w:val="center"/>
          </w:tcPr>
          <w:p w14:paraId="52187F35" w14:textId="77777777" w:rsidR="00BD40B1" w:rsidRPr="0073113A" w:rsidRDefault="00E27C57" w:rsidP="00F147E0">
            <w:pPr>
              <w:pStyle w:val="Table-Text-Centered"/>
              <w:rPr>
                <w:ins w:id="7390" w:author="Marmol, Dominika Klaudia" w:date="2026-06-08T11:47:00Z"/>
              </w:rPr>
            </w:pPr>
            <w:ins w:id="7391" w:author="Marmol, Dominika Klaudia" w:date="2026-06-08T11:47:00Z">
              <w:r w:rsidRPr="0073113A">
                <w:t>X</w:t>
              </w:r>
            </w:ins>
          </w:p>
        </w:tc>
        <w:tc>
          <w:tcPr>
            <w:tcW w:w="569" w:type="pct"/>
            <w:vAlign w:val="center"/>
          </w:tcPr>
          <w:p w14:paraId="10D4EDF2" w14:textId="77777777" w:rsidR="00BD40B1" w:rsidRPr="0073113A" w:rsidRDefault="00E27C57" w:rsidP="00F147E0">
            <w:pPr>
              <w:pStyle w:val="Table-Text-Centered"/>
              <w:rPr>
                <w:ins w:id="7392" w:author="Marmol, Dominika Klaudia" w:date="2026-06-08T11:47:00Z"/>
              </w:rPr>
            </w:pPr>
            <w:ins w:id="7393" w:author="Marmol, Dominika Klaudia" w:date="2026-06-08T11:47:00Z">
              <w:r w:rsidRPr="0073113A">
                <w:t>X</w:t>
              </w:r>
            </w:ins>
          </w:p>
        </w:tc>
      </w:tr>
      <w:tr w:rsidR="008F5115" w14:paraId="23B31CDB" w14:textId="77777777" w:rsidTr="00F147E0">
        <w:trPr>
          <w:trHeight w:val="284"/>
          <w:jc w:val="center"/>
          <w:ins w:id="7394" w:author="Marmol, Dominika Klaudia" w:date="2026-06-08T11:47:00Z"/>
        </w:trPr>
        <w:tc>
          <w:tcPr>
            <w:tcW w:w="1254" w:type="pct"/>
            <w:vMerge/>
            <w:vAlign w:val="center"/>
          </w:tcPr>
          <w:p w14:paraId="002661F1" w14:textId="77777777" w:rsidR="00BD40B1" w:rsidRPr="0073113A" w:rsidRDefault="00BD40B1" w:rsidP="00F147E0">
            <w:pPr>
              <w:pStyle w:val="Table-Text-Centered"/>
              <w:rPr>
                <w:ins w:id="7395" w:author="Marmol, Dominika Klaudia" w:date="2026-06-08T11:47:00Z"/>
              </w:rPr>
            </w:pPr>
          </w:p>
        </w:tc>
        <w:tc>
          <w:tcPr>
            <w:tcW w:w="478" w:type="pct"/>
            <w:vAlign w:val="center"/>
          </w:tcPr>
          <w:p w14:paraId="5B8801A9" w14:textId="77777777" w:rsidR="00BD40B1" w:rsidRPr="0073113A" w:rsidRDefault="00E27C57" w:rsidP="00F147E0">
            <w:pPr>
              <w:pStyle w:val="Table-Text-Centered"/>
              <w:rPr>
                <w:ins w:id="7396" w:author="Marmol, Dominika Klaudia" w:date="2026-06-08T11:47:00Z"/>
              </w:rPr>
            </w:pPr>
            <w:ins w:id="7397" w:author="Marmol, Dominika Klaudia" w:date="2026-06-08T11:47:00Z">
              <w:r w:rsidRPr="0073113A">
                <w:t>C</w:t>
              </w:r>
              <w:r w:rsidRPr="0073113A">
                <w:rPr>
                  <w:rFonts w:eastAsia="SimSun"/>
                </w:rPr>
                <w:t>2</w:t>
              </w:r>
              <w:r w:rsidRPr="0073113A">
                <w:t>D1</w:t>
              </w:r>
            </w:ins>
          </w:p>
        </w:tc>
        <w:tc>
          <w:tcPr>
            <w:tcW w:w="1085" w:type="pct"/>
            <w:vAlign w:val="center"/>
          </w:tcPr>
          <w:p w14:paraId="0BB4A98F" w14:textId="77777777" w:rsidR="00BD40B1" w:rsidRPr="0073113A" w:rsidRDefault="00E27C57" w:rsidP="00F147E0">
            <w:pPr>
              <w:pStyle w:val="Table-Text-Centered"/>
              <w:rPr>
                <w:ins w:id="7398" w:author="Marmol, Dominika Klaudia" w:date="2026-06-08T11:47:00Z"/>
              </w:rPr>
            </w:pPr>
            <w:ins w:id="7399" w:author="Marmol, Dominika Klaudia" w:date="2026-06-08T11:47:00Z">
              <w:r w:rsidRPr="0073113A">
                <w:t>End of infusion</w:t>
              </w:r>
            </w:ins>
          </w:p>
        </w:tc>
        <w:tc>
          <w:tcPr>
            <w:tcW w:w="1086" w:type="pct"/>
            <w:vAlign w:val="center"/>
          </w:tcPr>
          <w:p w14:paraId="2CD989CC" w14:textId="77777777" w:rsidR="00BD40B1" w:rsidRPr="0073113A" w:rsidRDefault="00E27C57" w:rsidP="00F147E0">
            <w:pPr>
              <w:pStyle w:val="Table-Text-Centered"/>
              <w:rPr>
                <w:ins w:id="7400" w:author="Marmol, Dominika Klaudia" w:date="2026-06-08T11:47:00Z"/>
              </w:rPr>
            </w:pPr>
            <w:ins w:id="7401" w:author="Marmol, Dominika Klaudia" w:date="2026-06-08T11:47:00Z">
              <w:r w:rsidRPr="0073113A">
                <w:t>+15 min</w:t>
              </w:r>
            </w:ins>
          </w:p>
        </w:tc>
        <w:tc>
          <w:tcPr>
            <w:tcW w:w="527" w:type="pct"/>
            <w:vAlign w:val="center"/>
          </w:tcPr>
          <w:p w14:paraId="30882F73" w14:textId="77777777" w:rsidR="00BD40B1" w:rsidRPr="0073113A" w:rsidRDefault="00E27C57" w:rsidP="00F147E0">
            <w:pPr>
              <w:pStyle w:val="Table-Text-Centered"/>
              <w:rPr>
                <w:ins w:id="7402" w:author="Marmol, Dominika Klaudia" w:date="2026-06-08T11:47:00Z"/>
              </w:rPr>
            </w:pPr>
            <w:ins w:id="7403" w:author="Marmol, Dominika Klaudia" w:date="2026-06-08T11:47:00Z">
              <w:r w:rsidRPr="0073113A">
                <w:t>X</w:t>
              </w:r>
            </w:ins>
          </w:p>
        </w:tc>
        <w:tc>
          <w:tcPr>
            <w:tcW w:w="569" w:type="pct"/>
            <w:vAlign w:val="center"/>
          </w:tcPr>
          <w:p w14:paraId="73912E88" w14:textId="77777777" w:rsidR="00BD40B1" w:rsidRPr="0073113A" w:rsidRDefault="00BD40B1" w:rsidP="00F147E0">
            <w:pPr>
              <w:pStyle w:val="Table-Text-Centered"/>
              <w:rPr>
                <w:ins w:id="7404" w:author="Marmol, Dominika Klaudia" w:date="2026-06-08T11:47:00Z"/>
              </w:rPr>
            </w:pPr>
          </w:p>
        </w:tc>
      </w:tr>
      <w:tr w:rsidR="008F5115" w14:paraId="574849F9" w14:textId="77777777" w:rsidTr="00F147E0">
        <w:trPr>
          <w:trHeight w:val="284"/>
          <w:jc w:val="center"/>
          <w:ins w:id="7405" w:author="Marmol, Dominika Klaudia" w:date="2026-06-08T11:47:00Z"/>
        </w:trPr>
        <w:tc>
          <w:tcPr>
            <w:tcW w:w="1254" w:type="pct"/>
            <w:vMerge w:val="restart"/>
            <w:vAlign w:val="center"/>
          </w:tcPr>
          <w:p w14:paraId="2966C45E" w14:textId="77777777" w:rsidR="00BD40B1" w:rsidRPr="0073113A" w:rsidRDefault="00E27C57" w:rsidP="00F147E0">
            <w:pPr>
              <w:pStyle w:val="Table-Text-Centered"/>
              <w:rPr>
                <w:ins w:id="7406" w:author="Marmol, Dominika Klaudia" w:date="2026-06-08T11:47:00Z"/>
              </w:rPr>
            </w:pPr>
            <w:ins w:id="7407" w:author="Marmol, Dominika Klaudia" w:date="2026-06-08T11:47:00Z">
              <w:r w:rsidRPr="0073113A">
                <w:t>Cycle 3</w:t>
              </w:r>
            </w:ins>
          </w:p>
        </w:tc>
        <w:tc>
          <w:tcPr>
            <w:tcW w:w="478" w:type="pct"/>
            <w:vAlign w:val="center"/>
          </w:tcPr>
          <w:p w14:paraId="66881693" w14:textId="77777777" w:rsidR="00BD40B1" w:rsidRPr="0073113A" w:rsidRDefault="00E27C57" w:rsidP="00F147E0">
            <w:pPr>
              <w:pStyle w:val="Table-Text-Centered"/>
              <w:rPr>
                <w:ins w:id="7408" w:author="Marmol, Dominika Klaudia" w:date="2026-06-08T11:47:00Z"/>
              </w:rPr>
            </w:pPr>
            <w:ins w:id="7409" w:author="Marmol, Dominika Klaudia" w:date="2026-06-08T11:47:00Z">
              <w:r w:rsidRPr="0073113A">
                <w:t>C3D1</w:t>
              </w:r>
            </w:ins>
          </w:p>
        </w:tc>
        <w:tc>
          <w:tcPr>
            <w:tcW w:w="1085" w:type="pct"/>
            <w:vAlign w:val="center"/>
          </w:tcPr>
          <w:p w14:paraId="0DD6E9BC" w14:textId="77777777" w:rsidR="00BD40B1" w:rsidRPr="0073113A" w:rsidRDefault="00E27C57" w:rsidP="00F147E0">
            <w:pPr>
              <w:pStyle w:val="Table-Text-Centered"/>
              <w:rPr>
                <w:ins w:id="7410" w:author="Marmol, Dominika Klaudia" w:date="2026-06-08T11:47:00Z"/>
              </w:rPr>
            </w:pPr>
            <w:ins w:id="7411" w:author="Marmol, Dominika Klaudia" w:date="2026-06-08T11:47:00Z">
              <w:r w:rsidRPr="0073113A">
                <w:t>Pre-dose</w:t>
              </w:r>
            </w:ins>
          </w:p>
        </w:tc>
        <w:tc>
          <w:tcPr>
            <w:tcW w:w="1086" w:type="pct"/>
            <w:vAlign w:val="center"/>
          </w:tcPr>
          <w:p w14:paraId="08D18D18" w14:textId="77777777" w:rsidR="00BD40B1" w:rsidRPr="0073113A" w:rsidRDefault="00E27C57" w:rsidP="00F147E0">
            <w:pPr>
              <w:pStyle w:val="Table-Text-Centered"/>
              <w:rPr>
                <w:ins w:id="7412" w:author="Marmol, Dominika Klaudia" w:date="2026-06-08T11:47:00Z"/>
                <w:rFonts w:eastAsia="SimSun"/>
              </w:rPr>
            </w:pPr>
            <w:ins w:id="7413" w:author="Marmol, Dominika Klaudia" w:date="2026-06-08T11:47:00Z">
              <w:r w:rsidRPr="0073113A">
                <w:t>-120 min</w:t>
              </w:r>
            </w:ins>
          </w:p>
        </w:tc>
        <w:tc>
          <w:tcPr>
            <w:tcW w:w="527" w:type="pct"/>
            <w:vAlign w:val="center"/>
          </w:tcPr>
          <w:p w14:paraId="6A1E833E" w14:textId="77777777" w:rsidR="00BD40B1" w:rsidRPr="0073113A" w:rsidRDefault="00E27C57" w:rsidP="00F147E0">
            <w:pPr>
              <w:pStyle w:val="Table-Text-Centered"/>
              <w:rPr>
                <w:ins w:id="7414" w:author="Marmol, Dominika Klaudia" w:date="2026-06-08T11:47:00Z"/>
              </w:rPr>
            </w:pPr>
            <w:ins w:id="7415" w:author="Marmol, Dominika Klaudia" w:date="2026-06-08T11:47:00Z">
              <w:r w:rsidRPr="0073113A">
                <w:t>X</w:t>
              </w:r>
            </w:ins>
          </w:p>
        </w:tc>
        <w:tc>
          <w:tcPr>
            <w:tcW w:w="569" w:type="pct"/>
            <w:vAlign w:val="center"/>
          </w:tcPr>
          <w:p w14:paraId="2F9DE433" w14:textId="77777777" w:rsidR="00BD40B1" w:rsidRPr="0073113A" w:rsidRDefault="00E27C57" w:rsidP="00F147E0">
            <w:pPr>
              <w:pStyle w:val="Table-Text-Centered"/>
              <w:rPr>
                <w:ins w:id="7416" w:author="Marmol, Dominika Klaudia" w:date="2026-06-08T11:47:00Z"/>
              </w:rPr>
            </w:pPr>
            <w:ins w:id="7417" w:author="Marmol, Dominika Klaudia" w:date="2026-06-08T11:47:00Z">
              <w:r w:rsidRPr="0073113A">
                <w:t>X</w:t>
              </w:r>
            </w:ins>
          </w:p>
        </w:tc>
      </w:tr>
      <w:tr w:rsidR="008F5115" w14:paraId="3A6E49CE" w14:textId="77777777" w:rsidTr="00F147E0">
        <w:trPr>
          <w:trHeight w:val="284"/>
          <w:jc w:val="center"/>
          <w:ins w:id="7418" w:author="Marmol, Dominika Klaudia" w:date="2026-06-08T11:47:00Z"/>
        </w:trPr>
        <w:tc>
          <w:tcPr>
            <w:tcW w:w="1254" w:type="pct"/>
            <w:vMerge/>
            <w:vAlign w:val="center"/>
          </w:tcPr>
          <w:p w14:paraId="0B4AC04F" w14:textId="77777777" w:rsidR="00BD40B1" w:rsidRPr="0073113A" w:rsidRDefault="00BD40B1" w:rsidP="00F147E0">
            <w:pPr>
              <w:pStyle w:val="Table-Text-Centered"/>
              <w:rPr>
                <w:ins w:id="7419" w:author="Marmol, Dominika Klaudia" w:date="2026-06-08T11:47:00Z"/>
              </w:rPr>
            </w:pPr>
          </w:p>
        </w:tc>
        <w:tc>
          <w:tcPr>
            <w:tcW w:w="478" w:type="pct"/>
            <w:vAlign w:val="center"/>
          </w:tcPr>
          <w:p w14:paraId="4DC04AEC" w14:textId="77777777" w:rsidR="00BD40B1" w:rsidRPr="0073113A" w:rsidRDefault="00E27C57" w:rsidP="00F147E0">
            <w:pPr>
              <w:pStyle w:val="Table-Text-Centered"/>
              <w:rPr>
                <w:ins w:id="7420" w:author="Marmol, Dominika Klaudia" w:date="2026-06-08T11:47:00Z"/>
              </w:rPr>
            </w:pPr>
            <w:ins w:id="7421" w:author="Marmol, Dominika Klaudia" w:date="2026-06-08T11:47:00Z">
              <w:r w:rsidRPr="0073113A">
                <w:t>C3D1</w:t>
              </w:r>
            </w:ins>
          </w:p>
        </w:tc>
        <w:tc>
          <w:tcPr>
            <w:tcW w:w="1085" w:type="pct"/>
            <w:vAlign w:val="center"/>
          </w:tcPr>
          <w:p w14:paraId="650730B9" w14:textId="77777777" w:rsidR="00BD40B1" w:rsidRPr="0073113A" w:rsidRDefault="00E27C57" w:rsidP="00F147E0">
            <w:pPr>
              <w:pStyle w:val="Table-Text-Centered"/>
              <w:rPr>
                <w:ins w:id="7422" w:author="Marmol, Dominika Klaudia" w:date="2026-06-08T11:47:00Z"/>
              </w:rPr>
            </w:pPr>
            <w:ins w:id="7423" w:author="Marmol, Dominika Klaudia" w:date="2026-06-08T11:47:00Z">
              <w:r w:rsidRPr="0073113A">
                <w:t>End of infusion</w:t>
              </w:r>
            </w:ins>
          </w:p>
        </w:tc>
        <w:tc>
          <w:tcPr>
            <w:tcW w:w="1086" w:type="pct"/>
            <w:vAlign w:val="center"/>
          </w:tcPr>
          <w:p w14:paraId="5FE5261C" w14:textId="77777777" w:rsidR="00BD40B1" w:rsidRPr="0073113A" w:rsidRDefault="00E27C57" w:rsidP="00F147E0">
            <w:pPr>
              <w:pStyle w:val="Table-Text-Centered"/>
              <w:rPr>
                <w:ins w:id="7424" w:author="Marmol, Dominika Klaudia" w:date="2026-06-08T11:47:00Z"/>
              </w:rPr>
            </w:pPr>
            <w:ins w:id="7425" w:author="Marmol, Dominika Klaudia" w:date="2026-06-08T11:47:00Z">
              <w:r w:rsidRPr="0073113A">
                <w:t>+15 min</w:t>
              </w:r>
            </w:ins>
          </w:p>
        </w:tc>
        <w:tc>
          <w:tcPr>
            <w:tcW w:w="527" w:type="pct"/>
            <w:vAlign w:val="center"/>
          </w:tcPr>
          <w:p w14:paraId="74F3F881" w14:textId="77777777" w:rsidR="00BD40B1" w:rsidRPr="0073113A" w:rsidRDefault="00E27C57" w:rsidP="00F147E0">
            <w:pPr>
              <w:pStyle w:val="Table-Text-Centered"/>
              <w:rPr>
                <w:ins w:id="7426" w:author="Marmol, Dominika Klaudia" w:date="2026-06-08T11:47:00Z"/>
              </w:rPr>
            </w:pPr>
            <w:ins w:id="7427" w:author="Marmol, Dominika Klaudia" w:date="2026-06-08T11:47:00Z">
              <w:r w:rsidRPr="0073113A">
                <w:t>X</w:t>
              </w:r>
            </w:ins>
          </w:p>
        </w:tc>
        <w:tc>
          <w:tcPr>
            <w:tcW w:w="569" w:type="pct"/>
            <w:vAlign w:val="center"/>
          </w:tcPr>
          <w:p w14:paraId="4E916220" w14:textId="77777777" w:rsidR="00BD40B1" w:rsidRPr="0073113A" w:rsidRDefault="00BD40B1" w:rsidP="00F147E0">
            <w:pPr>
              <w:pStyle w:val="Table-Text-Centered"/>
              <w:rPr>
                <w:ins w:id="7428" w:author="Marmol, Dominika Klaudia" w:date="2026-06-08T11:47:00Z"/>
              </w:rPr>
            </w:pPr>
          </w:p>
        </w:tc>
      </w:tr>
      <w:tr w:rsidR="008F5115" w14:paraId="6B84528E" w14:textId="77777777" w:rsidTr="00F147E0">
        <w:trPr>
          <w:trHeight w:val="284"/>
          <w:jc w:val="center"/>
          <w:ins w:id="7429" w:author="Marmol, Dominika Klaudia" w:date="2026-06-08T11:47:00Z"/>
        </w:trPr>
        <w:tc>
          <w:tcPr>
            <w:tcW w:w="1254" w:type="pct"/>
            <w:vMerge/>
            <w:vAlign w:val="center"/>
          </w:tcPr>
          <w:p w14:paraId="3412380E" w14:textId="77777777" w:rsidR="00BD40B1" w:rsidRPr="0073113A" w:rsidRDefault="00BD40B1" w:rsidP="00F147E0">
            <w:pPr>
              <w:pStyle w:val="Table-Text-Centered"/>
              <w:rPr>
                <w:ins w:id="7430" w:author="Marmol, Dominika Klaudia" w:date="2026-06-08T11:47:00Z"/>
              </w:rPr>
            </w:pPr>
          </w:p>
        </w:tc>
        <w:tc>
          <w:tcPr>
            <w:tcW w:w="478" w:type="pct"/>
            <w:vAlign w:val="center"/>
          </w:tcPr>
          <w:p w14:paraId="39FD5138" w14:textId="77777777" w:rsidR="00BD40B1" w:rsidRPr="0073113A" w:rsidRDefault="00E27C57" w:rsidP="00F147E0">
            <w:pPr>
              <w:pStyle w:val="Table-Text-Centered"/>
              <w:rPr>
                <w:ins w:id="7431" w:author="Marmol, Dominika Klaudia" w:date="2026-06-08T11:47:00Z"/>
              </w:rPr>
            </w:pPr>
            <w:ins w:id="7432" w:author="Marmol, Dominika Klaudia" w:date="2026-06-08T11:47:00Z">
              <w:r w:rsidRPr="0073113A">
                <w:t>C3D1</w:t>
              </w:r>
            </w:ins>
          </w:p>
        </w:tc>
        <w:tc>
          <w:tcPr>
            <w:tcW w:w="1085" w:type="pct"/>
            <w:vAlign w:val="center"/>
          </w:tcPr>
          <w:p w14:paraId="4621ACE8" w14:textId="77777777" w:rsidR="00BD40B1" w:rsidRPr="0073113A" w:rsidRDefault="00E27C57" w:rsidP="00F147E0">
            <w:pPr>
              <w:pStyle w:val="Table-Text-Centered"/>
              <w:rPr>
                <w:ins w:id="7433" w:author="Marmol, Dominika Klaudia" w:date="2026-06-08T11:47:00Z"/>
              </w:rPr>
            </w:pPr>
            <w:ins w:id="7434" w:author="Marmol, Dominika Klaudia" w:date="2026-06-08T11:47:00Z">
              <w:r w:rsidRPr="0073113A">
                <w:t>2 h post-dose</w:t>
              </w:r>
            </w:ins>
          </w:p>
        </w:tc>
        <w:tc>
          <w:tcPr>
            <w:tcW w:w="1086" w:type="pct"/>
            <w:vAlign w:val="center"/>
          </w:tcPr>
          <w:p w14:paraId="14F318C6" w14:textId="77777777" w:rsidR="00BD40B1" w:rsidRPr="0073113A" w:rsidRDefault="00E27C57" w:rsidP="00F147E0">
            <w:pPr>
              <w:pStyle w:val="Table-Text-Centered"/>
              <w:rPr>
                <w:ins w:id="7435" w:author="Marmol, Dominika Klaudia" w:date="2026-06-08T11:47:00Z"/>
              </w:rPr>
            </w:pPr>
            <w:ins w:id="7436" w:author="Marmol, Dominika Klaudia" w:date="2026-06-08T11:47:00Z">
              <w:r w:rsidRPr="0073113A">
                <w:t>±15 min</w:t>
              </w:r>
            </w:ins>
          </w:p>
        </w:tc>
        <w:tc>
          <w:tcPr>
            <w:tcW w:w="527" w:type="pct"/>
            <w:vAlign w:val="center"/>
          </w:tcPr>
          <w:p w14:paraId="4D0A2B43" w14:textId="77777777" w:rsidR="00BD40B1" w:rsidRPr="0073113A" w:rsidRDefault="00E27C57" w:rsidP="00F147E0">
            <w:pPr>
              <w:pStyle w:val="Table-Text-Centered"/>
              <w:rPr>
                <w:ins w:id="7437" w:author="Marmol, Dominika Klaudia" w:date="2026-06-08T11:47:00Z"/>
              </w:rPr>
            </w:pPr>
            <w:ins w:id="7438" w:author="Marmol, Dominika Klaudia" w:date="2026-06-08T11:47:00Z">
              <w:r w:rsidRPr="0073113A">
                <w:t>X</w:t>
              </w:r>
            </w:ins>
          </w:p>
        </w:tc>
        <w:tc>
          <w:tcPr>
            <w:tcW w:w="569" w:type="pct"/>
            <w:vAlign w:val="center"/>
          </w:tcPr>
          <w:p w14:paraId="1A2A802F" w14:textId="77777777" w:rsidR="00BD40B1" w:rsidRPr="0073113A" w:rsidRDefault="00BD40B1" w:rsidP="00F147E0">
            <w:pPr>
              <w:pStyle w:val="Table-Text-Centered"/>
              <w:rPr>
                <w:ins w:id="7439" w:author="Marmol, Dominika Klaudia" w:date="2026-06-08T11:47:00Z"/>
              </w:rPr>
            </w:pPr>
          </w:p>
        </w:tc>
      </w:tr>
      <w:tr w:rsidR="008F5115" w14:paraId="68566F58" w14:textId="77777777" w:rsidTr="00F147E0">
        <w:trPr>
          <w:trHeight w:val="284"/>
          <w:jc w:val="center"/>
          <w:ins w:id="7440" w:author="Marmol, Dominika Klaudia" w:date="2026-06-08T11:47:00Z"/>
        </w:trPr>
        <w:tc>
          <w:tcPr>
            <w:tcW w:w="1254" w:type="pct"/>
            <w:vMerge/>
            <w:vAlign w:val="center"/>
          </w:tcPr>
          <w:p w14:paraId="4E5FF65D" w14:textId="77777777" w:rsidR="00BD40B1" w:rsidRPr="0073113A" w:rsidRDefault="00BD40B1" w:rsidP="00F147E0">
            <w:pPr>
              <w:pStyle w:val="Table-Text-Centered"/>
              <w:rPr>
                <w:ins w:id="7441" w:author="Marmol, Dominika Klaudia" w:date="2026-06-08T11:47:00Z"/>
              </w:rPr>
            </w:pPr>
          </w:p>
        </w:tc>
        <w:tc>
          <w:tcPr>
            <w:tcW w:w="478" w:type="pct"/>
            <w:vAlign w:val="center"/>
          </w:tcPr>
          <w:p w14:paraId="527B3376" w14:textId="77777777" w:rsidR="00BD40B1" w:rsidRPr="0073113A" w:rsidRDefault="00E27C57" w:rsidP="00F147E0">
            <w:pPr>
              <w:pStyle w:val="Table-Text-Centered"/>
              <w:rPr>
                <w:ins w:id="7442" w:author="Marmol, Dominika Klaudia" w:date="2026-06-08T11:47:00Z"/>
              </w:rPr>
            </w:pPr>
            <w:ins w:id="7443" w:author="Marmol, Dominika Klaudia" w:date="2026-06-08T11:47:00Z">
              <w:r w:rsidRPr="0073113A">
                <w:t>C3D1</w:t>
              </w:r>
            </w:ins>
          </w:p>
        </w:tc>
        <w:tc>
          <w:tcPr>
            <w:tcW w:w="1085" w:type="pct"/>
            <w:vAlign w:val="center"/>
          </w:tcPr>
          <w:p w14:paraId="5B72225D" w14:textId="77777777" w:rsidR="00BD40B1" w:rsidRPr="0073113A" w:rsidRDefault="00E27C57" w:rsidP="00F147E0">
            <w:pPr>
              <w:pStyle w:val="Table-Text-Centered"/>
              <w:rPr>
                <w:ins w:id="7444" w:author="Marmol, Dominika Klaudia" w:date="2026-06-08T11:47:00Z"/>
              </w:rPr>
            </w:pPr>
            <w:ins w:id="7445" w:author="Marmol, Dominika Klaudia" w:date="2026-06-08T11:47:00Z">
              <w:r w:rsidRPr="0073113A">
                <w:t>4 h post-dose</w:t>
              </w:r>
            </w:ins>
          </w:p>
        </w:tc>
        <w:tc>
          <w:tcPr>
            <w:tcW w:w="1086" w:type="pct"/>
            <w:vAlign w:val="center"/>
          </w:tcPr>
          <w:p w14:paraId="449D2439" w14:textId="77777777" w:rsidR="00BD40B1" w:rsidRPr="0073113A" w:rsidRDefault="00E27C57" w:rsidP="00F147E0">
            <w:pPr>
              <w:pStyle w:val="Table-Text-Centered"/>
              <w:rPr>
                <w:ins w:id="7446" w:author="Marmol, Dominika Klaudia" w:date="2026-06-08T11:47:00Z"/>
              </w:rPr>
            </w:pPr>
            <w:ins w:id="7447" w:author="Marmol, Dominika Klaudia" w:date="2026-06-08T11:47:00Z">
              <w:r w:rsidRPr="0073113A">
                <w:t>±30 min</w:t>
              </w:r>
            </w:ins>
          </w:p>
        </w:tc>
        <w:tc>
          <w:tcPr>
            <w:tcW w:w="527" w:type="pct"/>
            <w:vAlign w:val="center"/>
          </w:tcPr>
          <w:p w14:paraId="5B8381C3" w14:textId="77777777" w:rsidR="00BD40B1" w:rsidRPr="0073113A" w:rsidRDefault="00E27C57" w:rsidP="00F147E0">
            <w:pPr>
              <w:pStyle w:val="Table-Text-Centered"/>
              <w:rPr>
                <w:ins w:id="7448" w:author="Marmol, Dominika Klaudia" w:date="2026-06-08T11:47:00Z"/>
              </w:rPr>
            </w:pPr>
            <w:ins w:id="7449" w:author="Marmol, Dominika Klaudia" w:date="2026-06-08T11:47:00Z">
              <w:r w:rsidRPr="0073113A">
                <w:t>X</w:t>
              </w:r>
            </w:ins>
          </w:p>
        </w:tc>
        <w:tc>
          <w:tcPr>
            <w:tcW w:w="569" w:type="pct"/>
            <w:vAlign w:val="center"/>
          </w:tcPr>
          <w:p w14:paraId="5F15F49F" w14:textId="77777777" w:rsidR="00BD40B1" w:rsidRPr="0073113A" w:rsidRDefault="00BD40B1" w:rsidP="00F147E0">
            <w:pPr>
              <w:pStyle w:val="Table-Text-Centered"/>
              <w:rPr>
                <w:ins w:id="7450" w:author="Marmol, Dominika Klaudia" w:date="2026-06-08T11:47:00Z"/>
              </w:rPr>
            </w:pPr>
          </w:p>
        </w:tc>
      </w:tr>
      <w:tr w:rsidR="008F5115" w14:paraId="6A828F82" w14:textId="77777777" w:rsidTr="00F147E0">
        <w:trPr>
          <w:trHeight w:val="284"/>
          <w:jc w:val="center"/>
          <w:ins w:id="7451" w:author="Marmol, Dominika Klaudia" w:date="2026-06-08T11:47:00Z"/>
        </w:trPr>
        <w:tc>
          <w:tcPr>
            <w:tcW w:w="1254" w:type="pct"/>
            <w:vMerge/>
            <w:vAlign w:val="center"/>
          </w:tcPr>
          <w:p w14:paraId="56FA7F46" w14:textId="77777777" w:rsidR="00BD40B1" w:rsidRPr="0073113A" w:rsidRDefault="00BD40B1" w:rsidP="00F147E0">
            <w:pPr>
              <w:pStyle w:val="Table-Text-Centered"/>
              <w:rPr>
                <w:ins w:id="7452" w:author="Marmol, Dominika Klaudia" w:date="2026-06-08T11:47:00Z"/>
              </w:rPr>
            </w:pPr>
          </w:p>
        </w:tc>
        <w:tc>
          <w:tcPr>
            <w:tcW w:w="478" w:type="pct"/>
            <w:vAlign w:val="center"/>
          </w:tcPr>
          <w:p w14:paraId="62F18761" w14:textId="77777777" w:rsidR="00BD40B1" w:rsidRPr="0073113A" w:rsidRDefault="00E27C57" w:rsidP="00F147E0">
            <w:pPr>
              <w:pStyle w:val="Table-Text-Centered"/>
              <w:rPr>
                <w:ins w:id="7453" w:author="Marmol, Dominika Klaudia" w:date="2026-06-08T11:47:00Z"/>
              </w:rPr>
            </w:pPr>
            <w:ins w:id="7454" w:author="Marmol, Dominika Klaudia" w:date="2026-06-08T11:47:00Z">
              <w:r w:rsidRPr="0073113A">
                <w:t>C3D4</w:t>
              </w:r>
            </w:ins>
          </w:p>
        </w:tc>
        <w:tc>
          <w:tcPr>
            <w:tcW w:w="1085" w:type="pct"/>
            <w:vAlign w:val="center"/>
          </w:tcPr>
          <w:p w14:paraId="66E3841B" w14:textId="77777777" w:rsidR="00BD40B1" w:rsidRPr="0073113A" w:rsidRDefault="00E27C57" w:rsidP="00F147E0">
            <w:pPr>
              <w:pStyle w:val="Table-Text-Centered"/>
              <w:rPr>
                <w:ins w:id="7455" w:author="Marmol, Dominika Klaudia" w:date="2026-06-08T11:47:00Z"/>
              </w:rPr>
            </w:pPr>
            <w:ins w:id="7456" w:author="Marmol, Dominika Klaudia" w:date="2026-06-08T11:47:00Z">
              <w:r w:rsidRPr="0073113A">
                <w:t>72 h post-dose</w:t>
              </w:r>
            </w:ins>
          </w:p>
        </w:tc>
        <w:tc>
          <w:tcPr>
            <w:tcW w:w="1086" w:type="pct"/>
            <w:vAlign w:val="center"/>
          </w:tcPr>
          <w:p w14:paraId="414FE0EA" w14:textId="77777777" w:rsidR="00BD40B1" w:rsidRPr="0073113A" w:rsidRDefault="00E27C57" w:rsidP="00F147E0">
            <w:pPr>
              <w:pStyle w:val="Table-Text-Centered"/>
              <w:rPr>
                <w:ins w:id="7457" w:author="Marmol, Dominika Klaudia" w:date="2026-06-08T11:47:00Z"/>
              </w:rPr>
            </w:pPr>
            <w:ins w:id="7458" w:author="Marmol, Dominika Klaudia" w:date="2026-06-08T11:47:00Z">
              <w:r w:rsidRPr="0073113A">
                <w:t>±1 day</w:t>
              </w:r>
            </w:ins>
          </w:p>
        </w:tc>
        <w:tc>
          <w:tcPr>
            <w:tcW w:w="527" w:type="pct"/>
            <w:vAlign w:val="center"/>
          </w:tcPr>
          <w:p w14:paraId="30745A6F" w14:textId="77777777" w:rsidR="00BD40B1" w:rsidRPr="0073113A" w:rsidRDefault="00E27C57" w:rsidP="00F147E0">
            <w:pPr>
              <w:pStyle w:val="Table-Text-Centered"/>
              <w:rPr>
                <w:ins w:id="7459" w:author="Marmol, Dominika Klaudia" w:date="2026-06-08T11:47:00Z"/>
              </w:rPr>
            </w:pPr>
            <w:ins w:id="7460" w:author="Marmol, Dominika Klaudia" w:date="2026-06-08T11:47:00Z">
              <w:r w:rsidRPr="0073113A">
                <w:rPr>
                  <w:rFonts w:eastAsia="SimSun"/>
                </w:rPr>
                <w:t>X</w:t>
              </w:r>
            </w:ins>
          </w:p>
        </w:tc>
        <w:tc>
          <w:tcPr>
            <w:tcW w:w="569" w:type="pct"/>
            <w:vAlign w:val="center"/>
          </w:tcPr>
          <w:p w14:paraId="7ABE1D9A" w14:textId="77777777" w:rsidR="00BD40B1" w:rsidRPr="0073113A" w:rsidRDefault="00BD40B1" w:rsidP="00F147E0">
            <w:pPr>
              <w:pStyle w:val="Table-Text-Centered"/>
              <w:rPr>
                <w:ins w:id="7461" w:author="Marmol, Dominika Klaudia" w:date="2026-06-08T11:47:00Z"/>
              </w:rPr>
            </w:pPr>
          </w:p>
        </w:tc>
      </w:tr>
      <w:tr w:rsidR="008F5115" w14:paraId="2F61EBE0" w14:textId="77777777" w:rsidTr="00F147E0">
        <w:trPr>
          <w:trHeight w:val="284"/>
          <w:jc w:val="center"/>
          <w:ins w:id="7462" w:author="Marmol, Dominika Klaudia" w:date="2026-06-08T11:47:00Z"/>
        </w:trPr>
        <w:tc>
          <w:tcPr>
            <w:tcW w:w="1254" w:type="pct"/>
            <w:vMerge/>
            <w:vAlign w:val="center"/>
          </w:tcPr>
          <w:p w14:paraId="2DC86417" w14:textId="77777777" w:rsidR="00BD40B1" w:rsidRPr="0073113A" w:rsidRDefault="00BD40B1" w:rsidP="00F147E0">
            <w:pPr>
              <w:pStyle w:val="Table-Text-Centered"/>
              <w:rPr>
                <w:ins w:id="7463" w:author="Marmol, Dominika Klaudia" w:date="2026-06-08T11:47:00Z"/>
              </w:rPr>
            </w:pPr>
          </w:p>
        </w:tc>
        <w:tc>
          <w:tcPr>
            <w:tcW w:w="478" w:type="pct"/>
            <w:vAlign w:val="center"/>
          </w:tcPr>
          <w:p w14:paraId="7BB4957A" w14:textId="77777777" w:rsidR="00BD40B1" w:rsidRPr="0073113A" w:rsidRDefault="00E27C57" w:rsidP="00F147E0">
            <w:pPr>
              <w:pStyle w:val="Table-Text-Centered"/>
              <w:rPr>
                <w:ins w:id="7464" w:author="Marmol, Dominika Klaudia" w:date="2026-06-08T11:47:00Z"/>
              </w:rPr>
            </w:pPr>
            <w:ins w:id="7465" w:author="Marmol, Dominika Klaudia" w:date="2026-06-08T11:47:00Z">
              <w:r w:rsidRPr="0073113A">
                <w:t>C3D8</w:t>
              </w:r>
            </w:ins>
          </w:p>
        </w:tc>
        <w:tc>
          <w:tcPr>
            <w:tcW w:w="1085" w:type="pct"/>
            <w:vAlign w:val="center"/>
          </w:tcPr>
          <w:p w14:paraId="59D76254" w14:textId="77777777" w:rsidR="00BD40B1" w:rsidRPr="0073113A" w:rsidRDefault="00E27C57" w:rsidP="00F147E0">
            <w:pPr>
              <w:pStyle w:val="Table-Text-Centered"/>
              <w:rPr>
                <w:ins w:id="7466" w:author="Marmol, Dominika Klaudia" w:date="2026-06-08T11:47:00Z"/>
              </w:rPr>
            </w:pPr>
            <w:ins w:id="7467" w:author="Marmol, Dominika Klaudia" w:date="2026-06-08T11:47:00Z">
              <w:r w:rsidRPr="0073113A">
                <w:t>168 h post-dose</w:t>
              </w:r>
            </w:ins>
          </w:p>
        </w:tc>
        <w:tc>
          <w:tcPr>
            <w:tcW w:w="1086" w:type="pct"/>
            <w:vAlign w:val="center"/>
          </w:tcPr>
          <w:p w14:paraId="36E417D8" w14:textId="77777777" w:rsidR="00BD40B1" w:rsidRPr="0073113A" w:rsidRDefault="00E27C57" w:rsidP="00F147E0">
            <w:pPr>
              <w:pStyle w:val="Table-Text-Centered"/>
              <w:rPr>
                <w:ins w:id="7468" w:author="Marmol, Dominika Klaudia" w:date="2026-06-08T11:47:00Z"/>
              </w:rPr>
            </w:pPr>
            <w:ins w:id="7469" w:author="Marmol, Dominika Klaudia" w:date="2026-06-08T11:47:00Z">
              <w:r w:rsidRPr="0073113A">
                <w:t>±1 day</w:t>
              </w:r>
            </w:ins>
          </w:p>
        </w:tc>
        <w:tc>
          <w:tcPr>
            <w:tcW w:w="527" w:type="pct"/>
            <w:vAlign w:val="center"/>
          </w:tcPr>
          <w:p w14:paraId="67737F73" w14:textId="77777777" w:rsidR="00BD40B1" w:rsidRPr="0073113A" w:rsidRDefault="00E27C57" w:rsidP="00F147E0">
            <w:pPr>
              <w:pStyle w:val="Table-Text-Centered"/>
              <w:rPr>
                <w:ins w:id="7470" w:author="Marmol, Dominika Klaudia" w:date="2026-06-08T11:47:00Z"/>
              </w:rPr>
            </w:pPr>
            <w:ins w:id="7471" w:author="Marmol, Dominika Klaudia" w:date="2026-06-08T11:47:00Z">
              <w:r w:rsidRPr="0073113A">
                <w:rPr>
                  <w:rFonts w:eastAsia="SimSun"/>
                </w:rPr>
                <w:t>X</w:t>
              </w:r>
            </w:ins>
          </w:p>
        </w:tc>
        <w:tc>
          <w:tcPr>
            <w:tcW w:w="569" w:type="pct"/>
            <w:vAlign w:val="center"/>
          </w:tcPr>
          <w:p w14:paraId="54ED51A4" w14:textId="77777777" w:rsidR="00BD40B1" w:rsidRPr="0073113A" w:rsidRDefault="00BD40B1" w:rsidP="00F147E0">
            <w:pPr>
              <w:pStyle w:val="Table-Text-Centered"/>
              <w:rPr>
                <w:ins w:id="7472" w:author="Marmol, Dominika Klaudia" w:date="2026-06-08T11:47:00Z"/>
              </w:rPr>
            </w:pPr>
          </w:p>
        </w:tc>
      </w:tr>
      <w:tr w:rsidR="008F5115" w14:paraId="5B9F909C" w14:textId="77777777" w:rsidTr="00F147E0">
        <w:trPr>
          <w:trHeight w:val="284"/>
          <w:jc w:val="center"/>
          <w:ins w:id="7473" w:author="Marmol, Dominika Klaudia" w:date="2026-06-08T11:47:00Z"/>
        </w:trPr>
        <w:tc>
          <w:tcPr>
            <w:tcW w:w="1254" w:type="pct"/>
            <w:vMerge w:val="restart"/>
            <w:vAlign w:val="center"/>
          </w:tcPr>
          <w:p w14:paraId="5AA2CE69" w14:textId="77777777" w:rsidR="00BD40B1" w:rsidRPr="0073113A" w:rsidRDefault="00E27C57" w:rsidP="00F147E0">
            <w:pPr>
              <w:pStyle w:val="Table-Text-Centered"/>
              <w:rPr>
                <w:ins w:id="7474" w:author="Marmol, Dominika Klaudia" w:date="2026-06-08T11:47:00Z"/>
              </w:rPr>
            </w:pPr>
            <w:ins w:id="7475" w:author="Marmol, Dominika Klaudia" w:date="2026-06-08T11:47:00Z">
              <w:r w:rsidRPr="0073113A">
                <w:t>Cycle 4-8</w:t>
              </w:r>
            </w:ins>
          </w:p>
          <w:p w14:paraId="32D56A69" w14:textId="77777777" w:rsidR="00BD40B1" w:rsidRPr="0073113A" w:rsidRDefault="00E27C57" w:rsidP="00F147E0">
            <w:pPr>
              <w:pStyle w:val="Table-Text-Centered"/>
              <w:rPr>
                <w:ins w:id="7476" w:author="Marmol, Dominika Klaudia" w:date="2026-06-08T11:47:00Z"/>
              </w:rPr>
            </w:pPr>
            <w:ins w:id="7477" w:author="Marmol, Dominika Klaudia" w:date="2026-06-08T11:47:00Z">
              <w:r w:rsidRPr="0073113A">
                <w:t>(Every cycle)</w:t>
              </w:r>
            </w:ins>
          </w:p>
        </w:tc>
        <w:tc>
          <w:tcPr>
            <w:tcW w:w="478" w:type="pct"/>
            <w:vAlign w:val="center"/>
          </w:tcPr>
          <w:p w14:paraId="406016EF" w14:textId="77777777" w:rsidR="00BD40B1" w:rsidRPr="0073113A" w:rsidRDefault="00E27C57" w:rsidP="00F147E0">
            <w:pPr>
              <w:pStyle w:val="Table-Text-Centered"/>
              <w:rPr>
                <w:ins w:id="7478" w:author="Marmol, Dominika Klaudia" w:date="2026-06-08T11:47:00Z"/>
              </w:rPr>
            </w:pPr>
            <w:ins w:id="7479" w:author="Marmol, Dominika Klaudia" w:date="2026-06-08T11:47:00Z">
              <w:r w:rsidRPr="0073113A">
                <w:t>CxD1</w:t>
              </w:r>
            </w:ins>
          </w:p>
        </w:tc>
        <w:tc>
          <w:tcPr>
            <w:tcW w:w="1085" w:type="pct"/>
            <w:vAlign w:val="center"/>
          </w:tcPr>
          <w:p w14:paraId="415CB208" w14:textId="77777777" w:rsidR="00BD40B1" w:rsidRPr="0073113A" w:rsidRDefault="00E27C57" w:rsidP="00F147E0">
            <w:pPr>
              <w:pStyle w:val="Table-Text-Centered"/>
              <w:rPr>
                <w:ins w:id="7480" w:author="Marmol, Dominika Klaudia" w:date="2026-06-08T11:47:00Z"/>
              </w:rPr>
            </w:pPr>
            <w:ins w:id="7481" w:author="Marmol, Dominika Klaudia" w:date="2026-06-08T11:47:00Z">
              <w:r w:rsidRPr="0073113A">
                <w:t>Pre-dose</w:t>
              </w:r>
            </w:ins>
          </w:p>
        </w:tc>
        <w:tc>
          <w:tcPr>
            <w:tcW w:w="1086" w:type="pct"/>
            <w:vAlign w:val="center"/>
          </w:tcPr>
          <w:p w14:paraId="1C26A344" w14:textId="77777777" w:rsidR="00BD40B1" w:rsidRPr="0073113A" w:rsidRDefault="00E27C57" w:rsidP="00F147E0">
            <w:pPr>
              <w:pStyle w:val="Table-Text-Centered"/>
              <w:rPr>
                <w:ins w:id="7482" w:author="Marmol, Dominika Klaudia" w:date="2026-06-08T11:47:00Z"/>
              </w:rPr>
            </w:pPr>
            <w:ins w:id="7483" w:author="Marmol, Dominika Klaudia" w:date="2026-06-08T11:47:00Z">
              <w:r w:rsidRPr="0073113A">
                <w:t>-120 min</w:t>
              </w:r>
            </w:ins>
          </w:p>
        </w:tc>
        <w:tc>
          <w:tcPr>
            <w:tcW w:w="527" w:type="pct"/>
            <w:vAlign w:val="center"/>
          </w:tcPr>
          <w:p w14:paraId="115230B0" w14:textId="77777777" w:rsidR="00BD40B1" w:rsidRPr="0073113A" w:rsidRDefault="00E27C57" w:rsidP="00F147E0">
            <w:pPr>
              <w:pStyle w:val="Table-Text-Centered"/>
              <w:rPr>
                <w:ins w:id="7484" w:author="Marmol, Dominika Klaudia" w:date="2026-06-08T11:47:00Z"/>
              </w:rPr>
            </w:pPr>
            <w:ins w:id="7485" w:author="Marmol, Dominika Klaudia" w:date="2026-06-08T11:47:00Z">
              <w:r w:rsidRPr="0073113A">
                <w:t>X</w:t>
              </w:r>
            </w:ins>
          </w:p>
        </w:tc>
        <w:tc>
          <w:tcPr>
            <w:tcW w:w="569" w:type="pct"/>
            <w:vAlign w:val="center"/>
          </w:tcPr>
          <w:p w14:paraId="19228045" w14:textId="77777777" w:rsidR="00BD40B1" w:rsidRPr="0073113A" w:rsidRDefault="00E27C57" w:rsidP="00F147E0">
            <w:pPr>
              <w:pStyle w:val="Table-Text-Centered"/>
              <w:rPr>
                <w:ins w:id="7486" w:author="Marmol, Dominika Klaudia" w:date="2026-06-08T11:47:00Z"/>
              </w:rPr>
            </w:pPr>
            <w:ins w:id="7487" w:author="Marmol, Dominika Klaudia" w:date="2026-06-08T11:47:00Z">
              <w:r w:rsidRPr="0073113A">
                <w:t>X </w:t>
              </w:r>
              <w:r w:rsidRPr="0073113A">
                <w:rPr>
                  <w:sz w:val="22"/>
                  <w:vertAlign w:val="superscript"/>
                </w:rPr>
                <w:t>c</w:t>
              </w:r>
            </w:ins>
          </w:p>
        </w:tc>
      </w:tr>
      <w:tr w:rsidR="008F5115" w14:paraId="623D2694" w14:textId="77777777" w:rsidTr="00F147E0">
        <w:trPr>
          <w:trHeight w:val="284"/>
          <w:jc w:val="center"/>
          <w:ins w:id="7488" w:author="Marmol, Dominika Klaudia" w:date="2026-06-08T11:47:00Z"/>
        </w:trPr>
        <w:tc>
          <w:tcPr>
            <w:tcW w:w="1254" w:type="pct"/>
            <w:vMerge/>
            <w:vAlign w:val="center"/>
          </w:tcPr>
          <w:p w14:paraId="137B9DB2" w14:textId="77777777" w:rsidR="00BD40B1" w:rsidRPr="0073113A" w:rsidRDefault="00BD40B1" w:rsidP="00F147E0">
            <w:pPr>
              <w:pStyle w:val="Table-Text-Centered"/>
              <w:rPr>
                <w:ins w:id="7489" w:author="Marmol, Dominika Klaudia" w:date="2026-06-08T11:47:00Z"/>
              </w:rPr>
            </w:pPr>
          </w:p>
        </w:tc>
        <w:tc>
          <w:tcPr>
            <w:tcW w:w="478" w:type="pct"/>
            <w:vAlign w:val="center"/>
          </w:tcPr>
          <w:p w14:paraId="085D7428" w14:textId="77777777" w:rsidR="00BD40B1" w:rsidRPr="0073113A" w:rsidRDefault="00E27C57" w:rsidP="00F147E0">
            <w:pPr>
              <w:pStyle w:val="Table-Text-Centered"/>
              <w:rPr>
                <w:ins w:id="7490" w:author="Marmol, Dominika Klaudia" w:date="2026-06-08T11:47:00Z"/>
              </w:rPr>
            </w:pPr>
            <w:ins w:id="7491" w:author="Marmol, Dominika Klaudia" w:date="2026-06-08T11:47:00Z">
              <w:r w:rsidRPr="0073113A">
                <w:t>CxD1</w:t>
              </w:r>
            </w:ins>
          </w:p>
        </w:tc>
        <w:tc>
          <w:tcPr>
            <w:tcW w:w="1085" w:type="pct"/>
            <w:vAlign w:val="center"/>
          </w:tcPr>
          <w:p w14:paraId="043DE8BE" w14:textId="77777777" w:rsidR="00BD40B1" w:rsidRPr="0073113A" w:rsidRDefault="00E27C57" w:rsidP="00F147E0">
            <w:pPr>
              <w:pStyle w:val="Table-Text-Centered"/>
              <w:rPr>
                <w:ins w:id="7492" w:author="Marmol, Dominika Klaudia" w:date="2026-06-08T11:47:00Z"/>
              </w:rPr>
            </w:pPr>
            <w:ins w:id="7493" w:author="Marmol, Dominika Klaudia" w:date="2026-06-08T11:47:00Z">
              <w:r w:rsidRPr="0073113A">
                <w:t>End of infusion</w:t>
              </w:r>
            </w:ins>
          </w:p>
        </w:tc>
        <w:tc>
          <w:tcPr>
            <w:tcW w:w="1086" w:type="pct"/>
            <w:vAlign w:val="center"/>
          </w:tcPr>
          <w:p w14:paraId="56167C11" w14:textId="77777777" w:rsidR="00BD40B1" w:rsidRPr="0073113A" w:rsidRDefault="00E27C57" w:rsidP="00F147E0">
            <w:pPr>
              <w:pStyle w:val="Table-Text-Centered"/>
              <w:rPr>
                <w:ins w:id="7494" w:author="Marmol, Dominika Klaudia" w:date="2026-06-08T11:47:00Z"/>
              </w:rPr>
            </w:pPr>
            <w:ins w:id="7495" w:author="Marmol, Dominika Klaudia" w:date="2026-06-08T11:47:00Z">
              <w:r w:rsidRPr="0073113A">
                <w:t>+15 min</w:t>
              </w:r>
            </w:ins>
          </w:p>
        </w:tc>
        <w:tc>
          <w:tcPr>
            <w:tcW w:w="527" w:type="pct"/>
            <w:vAlign w:val="center"/>
          </w:tcPr>
          <w:p w14:paraId="37A2771C" w14:textId="77777777" w:rsidR="00BD40B1" w:rsidRPr="0073113A" w:rsidRDefault="00E27C57" w:rsidP="00F147E0">
            <w:pPr>
              <w:pStyle w:val="Table-Text-Centered"/>
              <w:rPr>
                <w:ins w:id="7496" w:author="Marmol, Dominika Klaudia" w:date="2026-06-08T11:47:00Z"/>
              </w:rPr>
            </w:pPr>
            <w:ins w:id="7497" w:author="Marmol, Dominika Klaudia" w:date="2026-06-08T11:47:00Z">
              <w:r w:rsidRPr="0073113A">
                <w:t>X</w:t>
              </w:r>
            </w:ins>
          </w:p>
        </w:tc>
        <w:tc>
          <w:tcPr>
            <w:tcW w:w="569" w:type="pct"/>
            <w:vAlign w:val="center"/>
          </w:tcPr>
          <w:p w14:paraId="6EC04C54" w14:textId="77777777" w:rsidR="00BD40B1" w:rsidRPr="0073113A" w:rsidRDefault="00BD40B1" w:rsidP="00F147E0">
            <w:pPr>
              <w:pStyle w:val="Table-Text-Centered"/>
              <w:rPr>
                <w:ins w:id="7498" w:author="Marmol, Dominika Klaudia" w:date="2026-06-08T11:47:00Z"/>
              </w:rPr>
            </w:pPr>
          </w:p>
        </w:tc>
      </w:tr>
      <w:tr w:rsidR="008F5115" w14:paraId="1AC5711D" w14:textId="77777777" w:rsidTr="00F147E0">
        <w:trPr>
          <w:trHeight w:val="284"/>
          <w:jc w:val="center"/>
          <w:ins w:id="7499" w:author="Marmol, Dominika Klaudia" w:date="2026-06-08T11:47:00Z"/>
        </w:trPr>
        <w:tc>
          <w:tcPr>
            <w:tcW w:w="1254" w:type="pct"/>
            <w:vMerge w:val="restart"/>
            <w:vAlign w:val="center"/>
          </w:tcPr>
          <w:p w14:paraId="5EFDE38A" w14:textId="77777777" w:rsidR="00BD40B1" w:rsidRPr="0073113A" w:rsidRDefault="00E27C57" w:rsidP="00F147E0">
            <w:pPr>
              <w:pStyle w:val="Table-Text-Centered"/>
              <w:rPr>
                <w:ins w:id="7500" w:author="Marmol, Dominika Klaudia" w:date="2026-06-08T11:47:00Z"/>
              </w:rPr>
            </w:pPr>
            <w:ins w:id="7501" w:author="Marmol, Dominika Klaudia" w:date="2026-06-08T11:47:00Z">
              <w:r w:rsidRPr="0073113A">
                <w:t>Cycle 12 and thereafter every four cycles</w:t>
              </w:r>
            </w:ins>
          </w:p>
        </w:tc>
        <w:tc>
          <w:tcPr>
            <w:tcW w:w="478" w:type="pct"/>
            <w:vAlign w:val="center"/>
          </w:tcPr>
          <w:p w14:paraId="4D0F14ED" w14:textId="77777777" w:rsidR="00BD40B1" w:rsidRPr="0073113A" w:rsidRDefault="00E27C57" w:rsidP="00F147E0">
            <w:pPr>
              <w:pStyle w:val="Table-Text-Centered"/>
              <w:rPr>
                <w:ins w:id="7502" w:author="Marmol, Dominika Klaudia" w:date="2026-06-08T11:47:00Z"/>
              </w:rPr>
            </w:pPr>
            <w:ins w:id="7503" w:author="Marmol, Dominika Klaudia" w:date="2026-06-08T11:47:00Z">
              <w:r w:rsidRPr="0073113A">
                <w:t>CxD1</w:t>
              </w:r>
            </w:ins>
          </w:p>
        </w:tc>
        <w:tc>
          <w:tcPr>
            <w:tcW w:w="1085" w:type="pct"/>
            <w:vAlign w:val="center"/>
          </w:tcPr>
          <w:p w14:paraId="56A2A23C" w14:textId="77777777" w:rsidR="00BD40B1" w:rsidRPr="0073113A" w:rsidRDefault="00E27C57" w:rsidP="00F147E0">
            <w:pPr>
              <w:pStyle w:val="Table-Text-Centered"/>
              <w:rPr>
                <w:ins w:id="7504" w:author="Marmol, Dominika Klaudia" w:date="2026-06-08T11:47:00Z"/>
              </w:rPr>
            </w:pPr>
            <w:ins w:id="7505" w:author="Marmol, Dominika Klaudia" w:date="2026-06-08T11:47:00Z">
              <w:r w:rsidRPr="0073113A">
                <w:t>Pre-dose</w:t>
              </w:r>
            </w:ins>
          </w:p>
        </w:tc>
        <w:tc>
          <w:tcPr>
            <w:tcW w:w="1086" w:type="pct"/>
            <w:vAlign w:val="center"/>
          </w:tcPr>
          <w:p w14:paraId="3836C558" w14:textId="77777777" w:rsidR="00BD40B1" w:rsidRPr="0073113A" w:rsidRDefault="00E27C57" w:rsidP="00F147E0">
            <w:pPr>
              <w:pStyle w:val="Table-Text-Centered"/>
              <w:rPr>
                <w:ins w:id="7506" w:author="Marmol, Dominika Klaudia" w:date="2026-06-08T11:47:00Z"/>
              </w:rPr>
            </w:pPr>
            <w:ins w:id="7507" w:author="Marmol, Dominika Klaudia" w:date="2026-06-08T11:47:00Z">
              <w:r w:rsidRPr="0073113A">
                <w:t>-120 min</w:t>
              </w:r>
            </w:ins>
          </w:p>
        </w:tc>
        <w:tc>
          <w:tcPr>
            <w:tcW w:w="527" w:type="pct"/>
            <w:vAlign w:val="center"/>
          </w:tcPr>
          <w:p w14:paraId="283D89E0" w14:textId="77777777" w:rsidR="00BD40B1" w:rsidRPr="0073113A" w:rsidRDefault="00E27C57" w:rsidP="00F147E0">
            <w:pPr>
              <w:pStyle w:val="Table-Text-Centered"/>
              <w:rPr>
                <w:ins w:id="7508" w:author="Marmol, Dominika Klaudia" w:date="2026-06-08T11:47:00Z"/>
              </w:rPr>
            </w:pPr>
            <w:ins w:id="7509" w:author="Marmol, Dominika Klaudia" w:date="2026-06-08T11:47:00Z">
              <w:r w:rsidRPr="0073113A">
                <w:t>X</w:t>
              </w:r>
            </w:ins>
          </w:p>
        </w:tc>
        <w:tc>
          <w:tcPr>
            <w:tcW w:w="569" w:type="pct"/>
            <w:vAlign w:val="center"/>
          </w:tcPr>
          <w:p w14:paraId="5BDF2619" w14:textId="77777777" w:rsidR="00BD40B1" w:rsidRPr="0073113A" w:rsidRDefault="00E27C57" w:rsidP="00F147E0">
            <w:pPr>
              <w:pStyle w:val="Table-Text-Centered"/>
              <w:rPr>
                <w:ins w:id="7510" w:author="Marmol, Dominika Klaudia" w:date="2026-06-08T11:47:00Z"/>
              </w:rPr>
            </w:pPr>
            <w:ins w:id="7511" w:author="Marmol, Dominika Klaudia" w:date="2026-06-08T11:47:00Z">
              <w:r w:rsidRPr="0073113A">
                <w:t>X</w:t>
              </w:r>
            </w:ins>
          </w:p>
        </w:tc>
      </w:tr>
      <w:tr w:rsidR="008F5115" w14:paraId="19385063" w14:textId="77777777" w:rsidTr="00F147E0">
        <w:trPr>
          <w:trHeight w:val="284"/>
          <w:jc w:val="center"/>
          <w:ins w:id="7512" w:author="Marmol, Dominika Klaudia" w:date="2026-06-08T11:47:00Z"/>
        </w:trPr>
        <w:tc>
          <w:tcPr>
            <w:tcW w:w="1254" w:type="pct"/>
            <w:vMerge/>
            <w:vAlign w:val="center"/>
          </w:tcPr>
          <w:p w14:paraId="23912BD2" w14:textId="77777777" w:rsidR="00BD40B1" w:rsidRPr="0073113A" w:rsidRDefault="00BD40B1" w:rsidP="00F147E0">
            <w:pPr>
              <w:pStyle w:val="Table-Text-Centered"/>
              <w:rPr>
                <w:ins w:id="7513" w:author="Marmol, Dominika Klaudia" w:date="2026-06-08T11:47:00Z"/>
              </w:rPr>
            </w:pPr>
          </w:p>
        </w:tc>
        <w:tc>
          <w:tcPr>
            <w:tcW w:w="478" w:type="pct"/>
            <w:vAlign w:val="center"/>
          </w:tcPr>
          <w:p w14:paraId="134AD94E" w14:textId="77777777" w:rsidR="00BD40B1" w:rsidRPr="0073113A" w:rsidRDefault="00E27C57" w:rsidP="00F147E0">
            <w:pPr>
              <w:pStyle w:val="Table-Text-Centered"/>
              <w:rPr>
                <w:ins w:id="7514" w:author="Marmol, Dominika Klaudia" w:date="2026-06-08T11:47:00Z"/>
              </w:rPr>
            </w:pPr>
            <w:ins w:id="7515" w:author="Marmol, Dominika Klaudia" w:date="2026-06-08T11:47:00Z">
              <w:r w:rsidRPr="0073113A">
                <w:t>CxD1</w:t>
              </w:r>
            </w:ins>
          </w:p>
        </w:tc>
        <w:tc>
          <w:tcPr>
            <w:tcW w:w="1085" w:type="pct"/>
            <w:vAlign w:val="center"/>
          </w:tcPr>
          <w:p w14:paraId="397F39C9" w14:textId="77777777" w:rsidR="00BD40B1" w:rsidRPr="0073113A" w:rsidRDefault="00E27C57" w:rsidP="00F147E0">
            <w:pPr>
              <w:pStyle w:val="Table-Text-Centered"/>
              <w:rPr>
                <w:ins w:id="7516" w:author="Marmol, Dominika Klaudia" w:date="2026-06-08T11:47:00Z"/>
              </w:rPr>
            </w:pPr>
            <w:ins w:id="7517" w:author="Marmol, Dominika Klaudia" w:date="2026-06-08T11:47:00Z">
              <w:r w:rsidRPr="0073113A">
                <w:t>End of infusion</w:t>
              </w:r>
            </w:ins>
          </w:p>
        </w:tc>
        <w:tc>
          <w:tcPr>
            <w:tcW w:w="1086" w:type="pct"/>
            <w:vAlign w:val="center"/>
          </w:tcPr>
          <w:p w14:paraId="60D8B38D" w14:textId="77777777" w:rsidR="00BD40B1" w:rsidRPr="0073113A" w:rsidRDefault="00E27C57" w:rsidP="00F147E0">
            <w:pPr>
              <w:pStyle w:val="Table-Text-Centered"/>
              <w:rPr>
                <w:ins w:id="7518" w:author="Marmol, Dominika Klaudia" w:date="2026-06-08T11:47:00Z"/>
              </w:rPr>
            </w:pPr>
            <w:ins w:id="7519" w:author="Marmol, Dominika Klaudia" w:date="2026-06-08T11:47:00Z">
              <w:r w:rsidRPr="0073113A">
                <w:t>+15 min</w:t>
              </w:r>
            </w:ins>
          </w:p>
        </w:tc>
        <w:tc>
          <w:tcPr>
            <w:tcW w:w="527" w:type="pct"/>
            <w:vAlign w:val="center"/>
          </w:tcPr>
          <w:p w14:paraId="746D18C3" w14:textId="77777777" w:rsidR="00BD40B1" w:rsidRPr="0073113A" w:rsidRDefault="00E27C57" w:rsidP="00F147E0">
            <w:pPr>
              <w:pStyle w:val="Table-Text-Centered"/>
              <w:rPr>
                <w:ins w:id="7520" w:author="Marmol, Dominika Klaudia" w:date="2026-06-08T11:47:00Z"/>
              </w:rPr>
            </w:pPr>
            <w:ins w:id="7521" w:author="Marmol, Dominika Klaudia" w:date="2026-06-08T11:47:00Z">
              <w:r w:rsidRPr="0073113A">
                <w:t>X</w:t>
              </w:r>
            </w:ins>
          </w:p>
        </w:tc>
        <w:tc>
          <w:tcPr>
            <w:tcW w:w="569" w:type="pct"/>
            <w:vAlign w:val="center"/>
          </w:tcPr>
          <w:p w14:paraId="185BEA4D" w14:textId="77777777" w:rsidR="00BD40B1" w:rsidRPr="0073113A" w:rsidRDefault="00BD40B1" w:rsidP="00F147E0">
            <w:pPr>
              <w:pStyle w:val="Table-Text-Centered"/>
              <w:rPr>
                <w:ins w:id="7522" w:author="Marmol, Dominika Klaudia" w:date="2026-06-08T11:47:00Z"/>
              </w:rPr>
            </w:pPr>
          </w:p>
        </w:tc>
      </w:tr>
      <w:tr w:rsidR="008F5115" w14:paraId="2F788776" w14:textId="77777777" w:rsidTr="00F147E0">
        <w:trPr>
          <w:trHeight w:val="284"/>
          <w:jc w:val="center"/>
          <w:ins w:id="7523" w:author="Marmol, Dominika Klaudia" w:date="2026-06-08T11:47:00Z"/>
        </w:trPr>
        <w:tc>
          <w:tcPr>
            <w:tcW w:w="1254" w:type="pct"/>
            <w:vAlign w:val="center"/>
          </w:tcPr>
          <w:p w14:paraId="20709339" w14:textId="77777777" w:rsidR="00BD40B1" w:rsidRPr="0073113A" w:rsidRDefault="00E27C57" w:rsidP="00F147E0">
            <w:pPr>
              <w:pStyle w:val="Table-Text-Centered"/>
              <w:rPr>
                <w:ins w:id="7524" w:author="Marmol, Dominika Klaudia" w:date="2026-06-08T11:47:00Z"/>
              </w:rPr>
            </w:pPr>
            <w:ins w:id="7525" w:author="Marmol, Dominika Klaudia" w:date="2026-06-08T11:47:00Z">
              <w:r w:rsidRPr="0073113A">
                <w:t>EOT Visit</w:t>
              </w:r>
            </w:ins>
          </w:p>
        </w:tc>
        <w:tc>
          <w:tcPr>
            <w:tcW w:w="478" w:type="pct"/>
            <w:vAlign w:val="center"/>
          </w:tcPr>
          <w:p w14:paraId="19CCC076" w14:textId="77777777" w:rsidR="00BD40B1" w:rsidRPr="0073113A" w:rsidRDefault="00BD40B1" w:rsidP="00F147E0">
            <w:pPr>
              <w:pStyle w:val="Table-Text-Centered"/>
              <w:rPr>
                <w:ins w:id="7526" w:author="Marmol, Dominika Klaudia" w:date="2026-06-08T11:47:00Z"/>
              </w:rPr>
            </w:pPr>
          </w:p>
        </w:tc>
        <w:tc>
          <w:tcPr>
            <w:tcW w:w="1085" w:type="pct"/>
            <w:vAlign w:val="center"/>
          </w:tcPr>
          <w:p w14:paraId="5F001EAB" w14:textId="77777777" w:rsidR="00BD40B1" w:rsidRPr="0073113A" w:rsidRDefault="00BD40B1" w:rsidP="00F147E0">
            <w:pPr>
              <w:pStyle w:val="Table-Text-Centered"/>
              <w:rPr>
                <w:ins w:id="7527" w:author="Marmol, Dominika Klaudia" w:date="2026-06-08T11:47:00Z"/>
              </w:rPr>
            </w:pPr>
          </w:p>
        </w:tc>
        <w:tc>
          <w:tcPr>
            <w:tcW w:w="1086" w:type="pct"/>
            <w:vAlign w:val="center"/>
          </w:tcPr>
          <w:p w14:paraId="22A581FB" w14:textId="77777777" w:rsidR="00BD40B1" w:rsidRPr="0073113A" w:rsidRDefault="00BD40B1" w:rsidP="00F147E0">
            <w:pPr>
              <w:pStyle w:val="Table-Text-Centered"/>
              <w:rPr>
                <w:ins w:id="7528" w:author="Marmol, Dominika Klaudia" w:date="2026-06-08T11:47:00Z"/>
              </w:rPr>
            </w:pPr>
          </w:p>
        </w:tc>
        <w:tc>
          <w:tcPr>
            <w:tcW w:w="527" w:type="pct"/>
            <w:vAlign w:val="center"/>
          </w:tcPr>
          <w:p w14:paraId="42783753" w14:textId="77777777" w:rsidR="00BD40B1" w:rsidRPr="0073113A" w:rsidRDefault="00E27C57" w:rsidP="00F147E0">
            <w:pPr>
              <w:pStyle w:val="Table-Text-Centered"/>
              <w:rPr>
                <w:ins w:id="7529" w:author="Marmol, Dominika Klaudia" w:date="2026-06-08T11:47:00Z"/>
              </w:rPr>
            </w:pPr>
            <w:ins w:id="7530" w:author="Marmol, Dominika Klaudia" w:date="2026-06-08T11:47:00Z">
              <w:r w:rsidRPr="0073113A">
                <w:t>X</w:t>
              </w:r>
            </w:ins>
          </w:p>
        </w:tc>
        <w:tc>
          <w:tcPr>
            <w:tcW w:w="569" w:type="pct"/>
            <w:vAlign w:val="center"/>
          </w:tcPr>
          <w:p w14:paraId="18EF4D63" w14:textId="77777777" w:rsidR="00BD40B1" w:rsidRPr="0073113A" w:rsidRDefault="00E27C57" w:rsidP="00F147E0">
            <w:pPr>
              <w:pStyle w:val="Table-Text-Centered"/>
              <w:rPr>
                <w:ins w:id="7531" w:author="Marmol, Dominika Klaudia" w:date="2026-06-08T11:47:00Z"/>
              </w:rPr>
            </w:pPr>
            <w:ins w:id="7532" w:author="Marmol, Dominika Klaudia" w:date="2026-06-08T11:47:00Z">
              <w:r w:rsidRPr="0073113A">
                <w:t>X</w:t>
              </w:r>
            </w:ins>
          </w:p>
        </w:tc>
      </w:tr>
      <w:tr w:rsidR="008F5115" w14:paraId="68FA51B9" w14:textId="77777777" w:rsidTr="00F147E0">
        <w:trPr>
          <w:trHeight w:val="284"/>
          <w:jc w:val="center"/>
          <w:ins w:id="7533" w:author="Marmol, Dominika Klaudia" w:date="2026-06-08T11:47:00Z"/>
        </w:trPr>
        <w:tc>
          <w:tcPr>
            <w:tcW w:w="1254" w:type="pct"/>
            <w:vAlign w:val="center"/>
          </w:tcPr>
          <w:p w14:paraId="3DF1920F" w14:textId="77777777" w:rsidR="00BD40B1" w:rsidRPr="0073113A" w:rsidRDefault="00E27C57" w:rsidP="00F147E0">
            <w:pPr>
              <w:pStyle w:val="Table-Text-Centered"/>
              <w:rPr>
                <w:ins w:id="7534" w:author="Marmol, Dominika Klaudia" w:date="2026-06-08T11:47:00Z"/>
              </w:rPr>
            </w:pPr>
            <w:ins w:id="7535" w:author="Marmol, Dominika Klaudia" w:date="2026-06-08T11:47:00Z">
              <w:r w:rsidRPr="0073113A">
                <w:t>Day 30 SFU</w:t>
              </w:r>
            </w:ins>
          </w:p>
        </w:tc>
        <w:tc>
          <w:tcPr>
            <w:tcW w:w="478" w:type="pct"/>
            <w:vAlign w:val="center"/>
          </w:tcPr>
          <w:p w14:paraId="777D1B45" w14:textId="77777777" w:rsidR="00BD40B1" w:rsidRPr="0073113A" w:rsidRDefault="00BD40B1" w:rsidP="00F147E0">
            <w:pPr>
              <w:pStyle w:val="Table-Text-Centered"/>
              <w:rPr>
                <w:ins w:id="7536" w:author="Marmol, Dominika Klaudia" w:date="2026-06-08T11:47:00Z"/>
              </w:rPr>
            </w:pPr>
          </w:p>
        </w:tc>
        <w:tc>
          <w:tcPr>
            <w:tcW w:w="1085" w:type="pct"/>
            <w:vAlign w:val="center"/>
          </w:tcPr>
          <w:p w14:paraId="158C0D65" w14:textId="77777777" w:rsidR="00BD40B1" w:rsidRPr="0073113A" w:rsidRDefault="00BD40B1" w:rsidP="00F147E0">
            <w:pPr>
              <w:pStyle w:val="Table-Text-Centered"/>
              <w:rPr>
                <w:ins w:id="7537" w:author="Marmol, Dominika Klaudia" w:date="2026-06-08T11:47:00Z"/>
              </w:rPr>
            </w:pPr>
          </w:p>
        </w:tc>
        <w:tc>
          <w:tcPr>
            <w:tcW w:w="1086" w:type="pct"/>
            <w:vAlign w:val="center"/>
          </w:tcPr>
          <w:p w14:paraId="38EAA1C0" w14:textId="77777777" w:rsidR="00BD40B1" w:rsidRPr="0073113A" w:rsidRDefault="00BD40B1" w:rsidP="00F147E0">
            <w:pPr>
              <w:pStyle w:val="Table-Text-Centered"/>
              <w:rPr>
                <w:ins w:id="7538" w:author="Marmol, Dominika Klaudia" w:date="2026-06-08T11:47:00Z"/>
              </w:rPr>
            </w:pPr>
          </w:p>
        </w:tc>
        <w:tc>
          <w:tcPr>
            <w:tcW w:w="527" w:type="pct"/>
            <w:vAlign w:val="center"/>
          </w:tcPr>
          <w:p w14:paraId="1C4C1639" w14:textId="77777777" w:rsidR="00BD40B1" w:rsidRPr="0073113A" w:rsidRDefault="00E27C57" w:rsidP="00F147E0">
            <w:pPr>
              <w:pStyle w:val="Table-Text-Centered"/>
              <w:rPr>
                <w:ins w:id="7539" w:author="Marmol, Dominika Klaudia" w:date="2026-06-08T11:47:00Z"/>
              </w:rPr>
            </w:pPr>
            <w:ins w:id="7540" w:author="Marmol, Dominika Klaudia" w:date="2026-06-08T11:47:00Z">
              <w:r w:rsidRPr="0073113A">
                <w:t>X</w:t>
              </w:r>
            </w:ins>
          </w:p>
        </w:tc>
        <w:tc>
          <w:tcPr>
            <w:tcW w:w="569" w:type="pct"/>
            <w:vAlign w:val="center"/>
          </w:tcPr>
          <w:p w14:paraId="2DFD4985" w14:textId="77777777" w:rsidR="00BD40B1" w:rsidRPr="0073113A" w:rsidRDefault="00E27C57" w:rsidP="00F147E0">
            <w:pPr>
              <w:pStyle w:val="Table-Text-Centered"/>
              <w:rPr>
                <w:ins w:id="7541" w:author="Marmol, Dominika Klaudia" w:date="2026-06-08T11:47:00Z"/>
              </w:rPr>
            </w:pPr>
            <w:ins w:id="7542" w:author="Marmol, Dominika Klaudia" w:date="2026-06-08T11:47:00Z">
              <w:r w:rsidRPr="0073113A">
                <w:t>X</w:t>
              </w:r>
            </w:ins>
          </w:p>
        </w:tc>
      </w:tr>
      <w:tr w:rsidR="008F5115" w14:paraId="13040E00" w14:textId="77777777" w:rsidTr="00F147E0">
        <w:trPr>
          <w:trHeight w:val="284"/>
          <w:jc w:val="center"/>
          <w:ins w:id="7543" w:author="Marmol, Dominika Klaudia" w:date="2026-06-08T11:47:00Z"/>
        </w:trPr>
        <w:tc>
          <w:tcPr>
            <w:tcW w:w="1254" w:type="pct"/>
            <w:vAlign w:val="center"/>
          </w:tcPr>
          <w:p w14:paraId="661E2150" w14:textId="77777777" w:rsidR="00BD40B1" w:rsidRPr="0073113A" w:rsidRDefault="00E27C57" w:rsidP="00F147E0">
            <w:pPr>
              <w:pStyle w:val="Table-Text-Centered"/>
              <w:rPr>
                <w:ins w:id="7544" w:author="Marmol, Dominika Klaudia" w:date="2026-06-08T11:47:00Z"/>
              </w:rPr>
            </w:pPr>
            <w:ins w:id="7545" w:author="Marmol, Dominika Klaudia" w:date="2026-06-08T11:47:00Z">
              <w:r w:rsidRPr="0073113A">
                <w:t>Day 90 SFU</w:t>
              </w:r>
            </w:ins>
          </w:p>
        </w:tc>
        <w:tc>
          <w:tcPr>
            <w:tcW w:w="478" w:type="pct"/>
            <w:vAlign w:val="center"/>
          </w:tcPr>
          <w:p w14:paraId="2CF0E49D" w14:textId="77777777" w:rsidR="00BD40B1" w:rsidRPr="0073113A" w:rsidRDefault="00BD40B1" w:rsidP="00F147E0">
            <w:pPr>
              <w:pStyle w:val="Table-Text-Centered"/>
              <w:rPr>
                <w:ins w:id="7546" w:author="Marmol, Dominika Klaudia" w:date="2026-06-08T11:47:00Z"/>
              </w:rPr>
            </w:pPr>
          </w:p>
        </w:tc>
        <w:tc>
          <w:tcPr>
            <w:tcW w:w="1085" w:type="pct"/>
            <w:vAlign w:val="center"/>
          </w:tcPr>
          <w:p w14:paraId="307F19C0" w14:textId="77777777" w:rsidR="00BD40B1" w:rsidRPr="0073113A" w:rsidRDefault="00BD40B1" w:rsidP="00F147E0">
            <w:pPr>
              <w:pStyle w:val="Table-Text-Centered"/>
              <w:rPr>
                <w:ins w:id="7547" w:author="Marmol, Dominika Klaudia" w:date="2026-06-08T11:47:00Z"/>
              </w:rPr>
            </w:pPr>
          </w:p>
        </w:tc>
        <w:tc>
          <w:tcPr>
            <w:tcW w:w="1086" w:type="pct"/>
            <w:vAlign w:val="center"/>
          </w:tcPr>
          <w:p w14:paraId="170BB5DE" w14:textId="77777777" w:rsidR="00BD40B1" w:rsidRPr="0073113A" w:rsidRDefault="00BD40B1" w:rsidP="00F147E0">
            <w:pPr>
              <w:pStyle w:val="Table-Text-Centered"/>
              <w:rPr>
                <w:ins w:id="7548" w:author="Marmol, Dominika Klaudia" w:date="2026-06-08T11:47:00Z"/>
              </w:rPr>
            </w:pPr>
          </w:p>
        </w:tc>
        <w:tc>
          <w:tcPr>
            <w:tcW w:w="527" w:type="pct"/>
            <w:vAlign w:val="center"/>
          </w:tcPr>
          <w:p w14:paraId="374CB454" w14:textId="77777777" w:rsidR="00BD40B1" w:rsidRPr="0073113A" w:rsidRDefault="00E27C57" w:rsidP="00F147E0">
            <w:pPr>
              <w:pStyle w:val="Table-Text-Centered"/>
              <w:rPr>
                <w:ins w:id="7549" w:author="Marmol, Dominika Klaudia" w:date="2026-06-08T11:47:00Z"/>
              </w:rPr>
            </w:pPr>
            <w:ins w:id="7550" w:author="Marmol, Dominika Klaudia" w:date="2026-06-08T11:47:00Z">
              <w:r w:rsidRPr="0073113A">
                <w:t>X</w:t>
              </w:r>
            </w:ins>
          </w:p>
        </w:tc>
        <w:tc>
          <w:tcPr>
            <w:tcW w:w="569" w:type="pct"/>
            <w:vAlign w:val="center"/>
          </w:tcPr>
          <w:p w14:paraId="14AEDA94" w14:textId="77777777" w:rsidR="00BD40B1" w:rsidRPr="0073113A" w:rsidRDefault="00E27C57" w:rsidP="00F147E0">
            <w:pPr>
              <w:pStyle w:val="Table-Text-Centered"/>
              <w:rPr>
                <w:ins w:id="7551" w:author="Marmol, Dominika Klaudia" w:date="2026-06-08T11:47:00Z"/>
              </w:rPr>
            </w:pPr>
            <w:ins w:id="7552" w:author="Marmol, Dominika Klaudia" w:date="2026-06-08T11:47:00Z">
              <w:r w:rsidRPr="0073113A">
                <w:t>X</w:t>
              </w:r>
            </w:ins>
          </w:p>
        </w:tc>
      </w:tr>
    </w:tbl>
    <w:p w14:paraId="1D99CC40" w14:textId="77777777" w:rsidR="00BD40B1" w:rsidRPr="0073113A" w:rsidRDefault="00E27C57" w:rsidP="00BD40B1">
      <w:pPr>
        <w:pStyle w:val="Table-Footnotehanging"/>
        <w:rPr>
          <w:ins w:id="7553" w:author="Marmol, Dominika Klaudia" w:date="2026-06-08T11:47:00Z"/>
        </w:rPr>
      </w:pPr>
      <w:ins w:id="7554" w:author="Marmol, Dominika Klaudia" w:date="2026-06-08T11:47:00Z">
        <w:r w:rsidRPr="0073113A">
          <w:t>Note: All cycles are relative to BNT317 administration (see corresponding SoAs).</w:t>
        </w:r>
      </w:ins>
    </w:p>
    <w:p w14:paraId="303D7A35" w14:textId="77777777" w:rsidR="00BD40B1" w:rsidRPr="0073113A" w:rsidRDefault="00E27C57" w:rsidP="00BD40B1">
      <w:pPr>
        <w:pStyle w:val="Table-Footnotehanging"/>
        <w:rPr>
          <w:ins w:id="7555" w:author="Marmol, Dominika Klaudia" w:date="2026-06-08T11:47:00Z"/>
        </w:rPr>
      </w:pPr>
      <w:ins w:id="7556" w:author="Marmol, Dominika Klaudia" w:date="2026-06-08T11:47:00Z">
        <w:r w:rsidRPr="0073113A">
          <w:t>a)</w:t>
        </w:r>
        <w:r w:rsidRPr="0073113A">
          <w:tab/>
          <w:t>I</w:t>
        </w:r>
        <w:r w:rsidRPr="0073113A">
          <w:rPr>
            <w:rFonts w:hint="eastAsia"/>
          </w:rPr>
          <w:t>f a BNT317</w:t>
        </w:r>
        <w:r w:rsidRPr="0073113A">
          <w:t>-</w:t>
        </w:r>
        <w:r w:rsidRPr="0073113A">
          <w:rPr>
            <w:rFonts w:hint="eastAsia"/>
          </w:rPr>
          <w:t>related SAE or a Grade</w:t>
        </w:r>
        <w:r w:rsidRPr="0073113A">
          <w:t> </w:t>
        </w:r>
        <w:r w:rsidRPr="0073113A">
          <w:rPr>
            <w:rFonts w:cs="Arial"/>
          </w:rPr>
          <w:t>≥</w:t>
        </w:r>
        <w:r w:rsidRPr="0073113A">
          <w:rPr>
            <w:rFonts w:hint="eastAsia"/>
          </w:rPr>
          <w:t>3 irAE occurs in a participant, if possible, the investigator should collect an additional unscheduled PK biosample (ideally within 72</w:t>
        </w:r>
        <w:r w:rsidRPr="0073113A">
          <w:t> </w:t>
        </w:r>
        <w:r w:rsidRPr="0073113A">
          <w:rPr>
            <w:rFonts w:hint="eastAsia"/>
          </w:rPr>
          <w:t>h of the event).</w:t>
        </w:r>
      </w:ins>
    </w:p>
    <w:p w14:paraId="41861D9E" w14:textId="77777777" w:rsidR="00BD40B1" w:rsidRPr="0073113A" w:rsidRDefault="00E27C57" w:rsidP="00BD40B1">
      <w:pPr>
        <w:pStyle w:val="Table-Footnotehanging"/>
        <w:rPr>
          <w:ins w:id="7557" w:author="Marmol, Dominika Klaudia" w:date="2026-06-08T11:47:00Z"/>
        </w:rPr>
      </w:pPr>
      <w:ins w:id="7558" w:author="Marmol, Dominika Klaudia" w:date="2026-06-08T11:47:00Z">
        <w:r w:rsidRPr="0073113A">
          <w:t>b)</w:t>
        </w:r>
        <w:r w:rsidRPr="0073113A">
          <w:tab/>
        </w:r>
        <w:r w:rsidRPr="0073113A">
          <w:rPr>
            <w:rFonts w:hint="eastAsia"/>
          </w:rPr>
          <w:t>ADA samples will also be collected at the time of any Grade</w:t>
        </w:r>
        <w:r w:rsidRPr="0073113A">
          <w:t> </w:t>
        </w:r>
        <w:r w:rsidRPr="0073113A">
          <w:rPr>
            <w:rFonts w:cs="Arial"/>
          </w:rPr>
          <w:t>≥</w:t>
        </w:r>
        <w:r w:rsidRPr="0073113A">
          <w:rPr>
            <w:rFonts w:hint="eastAsia"/>
          </w:rPr>
          <w:t>3 infusion-related events and 30</w:t>
        </w:r>
        <w:r w:rsidRPr="0073113A">
          <w:t> </w:t>
        </w:r>
        <w:r w:rsidRPr="0073113A">
          <w:rPr>
            <w:rFonts w:hint="eastAsia"/>
          </w:rPr>
          <w:t>days after the event, if feasible.</w:t>
        </w:r>
      </w:ins>
    </w:p>
    <w:p w14:paraId="512B127C" w14:textId="77777777" w:rsidR="00BD40B1" w:rsidRPr="0073113A" w:rsidRDefault="00E27C57" w:rsidP="00BD40B1">
      <w:pPr>
        <w:pStyle w:val="Table-Footnotehanging"/>
        <w:rPr>
          <w:ins w:id="7559" w:author="Marmol, Dominika Klaudia" w:date="2026-06-08T11:47:00Z"/>
        </w:rPr>
      </w:pPr>
      <w:ins w:id="7560" w:author="Marmol, Dominika Klaudia" w:date="2026-06-08T11:47:00Z">
        <w:r w:rsidRPr="0073113A">
          <w:t>c)</w:t>
        </w:r>
        <w:r w:rsidRPr="0073113A">
          <w:tab/>
          <w:t>ADA samples will be collected pre-dose in Cycles 4, 6, and 8.</w:t>
        </w:r>
      </w:ins>
    </w:p>
    <w:p w14:paraId="7C7101F3" w14:textId="77777777" w:rsidR="00BD40B1" w:rsidRDefault="00E27C57" w:rsidP="00BD40B1">
      <w:pPr>
        <w:pStyle w:val="Table-Footnote"/>
        <w:rPr>
          <w:ins w:id="7561" w:author="Marmol, Dominika Klaudia" w:date="2026-06-08T11:47:00Z"/>
        </w:rPr>
      </w:pPr>
      <w:ins w:id="7562" w:author="Marmol, Dominika Klaudia" w:date="2026-06-08T11:47:00Z">
        <w:r w:rsidRPr="0073113A">
          <w:t xml:space="preserve">Abbreviations: ADA = anti-drug antibody; </w:t>
        </w:r>
        <w:r>
          <w:t xml:space="preserve">CnDn = Day n of Cycle n; </w:t>
        </w:r>
        <w:r w:rsidRPr="0073113A">
          <w:t>EOT = End-of-Treatment; h = hour(s); irAE = immune-related adverse event; min = minute</w:t>
        </w:r>
        <w:r>
          <w:t>(</w:t>
        </w:r>
        <w:r w:rsidRPr="0073113A">
          <w:t>s</w:t>
        </w:r>
        <w:r>
          <w:t>)</w:t>
        </w:r>
        <w:r w:rsidRPr="0073113A">
          <w:t>; PK = pharmacokinetic; SAE = serious adverse event; SoA = schedule of activities; SFU = safety follow-up.</w:t>
        </w:r>
      </w:ins>
    </w:p>
    <w:p w14:paraId="5BEEACB8" w14:textId="77777777" w:rsidR="00BD40B1" w:rsidRDefault="00BD40B1" w:rsidP="00BD40B1">
      <w:pPr>
        <w:pStyle w:val="Table-Footnote"/>
        <w:rPr>
          <w:ins w:id="7563" w:author="Marmol, Dominika Klaudia" w:date="2026-06-08T11:45:00Z"/>
        </w:rPr>
      </w:pPr>
    </w:p>
    <w:p w14:paraId="35363A7F" w14:textId="77777777" w:rsidR="00BD40B1" w:rsidRDefault="00BD40B1" w:rsidP="00BD40B1">
      <w:pPr>
        <w:pStyle w:val="Body-TextNospace"/>
        <w:jc w:val="left"/>
        <w:rPr>
          <w:ins w:id="7564" w:author="Marmol, Dominika Klaudia" w:date="2026-06-08T11:45:00Z"/>
        </w:rPr>
      </w:pPr>
    </w:p>
    <w:p w14:paraId="498172DC" w14:textId="179FD189" w:rsidR="00BD40B1" w:rsidRPr="00AF5717" w:rsidRDefault="00BD40B1" w:rsidP="00BD40B1">
      <w:pPr>
        <w:rPr>
          <w:ins w:id="7565" w:author="Marmol, Dominika Klaudia" w:date="2026-06-08T11:42:00Z"/>
          <w:rFonts w:cs="Arial"/>
        </w:rPr>
        <w:sectPr w:rsidR="00BD40B1" w:rsidRPr="00AF5717" w:rsidSect="00E54CD0">
          <w:headerReference w:type="default" r:id="rId25"/>
          <w:footerReference w:type="default" r:id="rId26"/>
          <w:type w:val="continuous"/>
          <w:pgSz w:w="15840" w:h="12240" w:orient="landscape" w:code="1"/>
          <w:pgMar w:top="851" w:right="1701" w:bottom="1412" w:left="851" w:header="720" w:footer="720" w:gutter="0"/>
          <w:cols w:space="720"/>
          <w:docGrid w:linePitch="360"/>
        </w:sectPr>
      </w:pPr>
    </w:p>
    <w:p w14:paraId="704E9897" w14:textId="000EB0B5" w:rsidR="001F3FAF" w:rsidRPr="00AF5717" w:rsidRDefault="00E27C57" w:rsidP="00D33864">
      <w:pPr>
        <w:pStyle w:val="Heading2Unnumbered"/>
      </w:pPr>
      <w:bookmarkStart w:id="7574" w:name="App2"/>
      <w:bookmarkStart w:id="7575" w:name="_Toc232068053"/>
      <w:r w:rsidRPr="00AF5717">
        <w:t>Appendix</w:t>
      </w:r>
      <w:r w:rsidR="007318CA" w:rsidRPr="00AF5717">
        <w:t> </w:t>
      </w:r>
      <w:r w:rsidRPr="00AF5717">
        <w:fldChar w:fldCharType="begin"/>
      </w:r>
      <w:r w:rsidRPr="00AF5717">
        <w:instrText>SEQ Appendix \* ARABIC</w:instrText>
      </w:r>
      <w:r w:rsidRPr="00AF5717">
        <w:fldChar w:fldCharType="separate"/>
      </w:r>
      <w:r w:rsidR="00CA5FDB">
        <w:rPr>
          <w:noProof/>
        </w:rPr>
        <w:t>2</w:t>
      </w:r>
      <w:r w:rsidRPr="00AF5717">
        <w:fldChar w:fldCharType="end"/>
      </w:r>
      <w:bookmarkEnd w:id="7574"/>
      <w:r w:rsidR="0EC54644" w:rsidRPr="00AF5717">
        <w:t xml:space="preserve"> Censoring Rules for PFS </w:t>
      </w:r>
      <w:r w:rsidR="007075CC" w:rsidRPr="00AF5717">
        <w:t>and D</w:t>
      </w:r>
      <w:r w:rsidR="00AC35F3" w:rsidRPr="00AF5717">
        <w:t>o</w:t>
      </w:r>
      <w:r w:rsidR="007075CC" w:rsidRPr="00AF5717">
        <w:t>R</w:t>
      </w:r>
      <w:r w:rsidRPr="00AF5717">
        <w:t xml:space="preserve"> and OS</w:t>
      </w:r>
      <w:bookmarkEnd w:id="7575"/>
    </w:p>
    <w:p w14:paraId="59EDD91B" w14:textId="19C698B7" w:rsidR="001F3FAF" w:rsidRPr="00AF5717" w:rsidRDefault="00E27C57" w:rsidP="001F3FAF">
      <w:pPr>
        <w:pStyle w:val="Caption"/>
        <w:keepNext/>
        <w:rPr>
          <w:rFonts w:ascii="Arial" w:hAnsi="Arial" w:cs="Arial"/>
          <w:sz w:val="24"/>
          <w:szCs w:val="24"/>
        </w:rPr>
      </w:pPr>
      <w:bookmarkStart w:id="7576" w:name="_Ref181619180"/>
      <w:bookmarkStart w:id="7577" w:name="_Toc232068082"/>
      <w:r w:rsidRPr="00AF5717">
        <w:rPr>
          <w:rFonts w:ascii="Arial" w:hAnsi="Arial" w:cs="Arial"/>
          <w:sz w:val="24"/>
          <w:szCs w:val="24"/>
        </w:rPr>
        <w:t>Table</w:t>
      </w:r>
      <w:r w:rsidR="00DE457F">
        <w:rPr>
          <w:rFonts w:ascii="Arial" w:hAnsi="Arial" w:cs="Arial"/>
          <w:sz w:val="24"/>
          <w:szCs w:val="24"/>
        </w:rPr>
        <w:t> </w:t>
      </w:r>
      <w:r w:rsidRPr="00AF5717">
        <w:rPr>
          <w:rFonts w:ascii="Arial" w:hAnsi="Arial" w:cs="Arial"/>
          <w:sz w:val="24"/>
          <w:szCs w:val="24"/>
        </w:rPr>
        <w:fldChar w:fldCharType="begin"/>
      </w:r>
      <w:r w:rsidRPr="00AF5717">
        <w:rPr>
          <w:rFonts w:ascii="Arial" w:hAnsi="Arial" w:cs="Arial"/>
          <w:sz w:val="24"/>
          <w:szCs w:val="24"/>
        </w:rPr>
        <w:instrText xml:space="preserve"> SEQ Table \* ARABIC </w:instrText>
      </w:r>
      <w:r w:rsidRPr="00AF5717">
        <w:rPr>
          <w:rFonts w:ascii="Arial" w:hAnsi="Arial" w:cs="Arial"/>
          <w:sz w:val="24"/>
          <w:szCs w:val="24"/>
        </w:rPr>
        <w:fldChar w:fldCharType="separate"/>
      </w:r>
      <w:ins w:id="7578" w:author="Marmol, Dominika Klaudia" w:date="2026-06-08T17:00:00Z">
        <w:r w:rsidR="00201CA3">
          <w:rPr>
            <w:rFonts w:ascii="Arial" w:hAnsi="Arial" w:cs="Arial"/>
            <w:noProof/>
            <w:sz w:val="24"/>
            <w:szCs w:val="24"/>
          </w:rPr>
          <w:t>21</w:t>
        </w:r>
      </w:ins>
      <w:del w:id="7579" w:author="Marmol, Dominika Klaudia" w:date="2026-06-08T17:00:00Z">
        <w:r w:rsidR="00CA5FDB">
          <w:rPr>
            <w:rFonts w:ascii="Arial" w:hAnsi="Arial" w:cs="Arial"/>
            <w:noProof/>
            <w:sz w:val="24"/>
            <w:szCs w:val="24"/>
          </w:rPr>
          <w:delText>8</w:delText>
        </w:r>
      </w:del>
      <w:r w:rsidRPr="00AF5717">
        <w:rPr>
          <w:rFonts w:ascii="Arial" w:hAnsi="Arial" w:cs="Arial"/>
          <w:sz w:val="24"/>
          <w:szCs w:val="24"/>
        </w:rPr>
        <w:fldChar w:fldCharType="end"/>
      </w:r>
      <w:bookmarkEnd w:id="7576"/>
      <w:r w:rsidRPr="00AF5717">
        <w:rPr>
          <w:rFonts w:ascii="Arial" w:hAnsi="Arial" w:cs="Arial"/>
          <w:sz w:val="24"/>
          <w:szCs w:val="24"/>
        </w:rPr>
        <w:t>:</w:t>
      </w:r>
      <w:r w:rsidRPr="00AF5717">
        <w:rPr>
          <w:rFonts w:ascii="Arial" w:hAnsi="Arial" w:cs="Arial"/>
          <w:sz w:val="24"/>
          <w:szCs w:val="24"/>
        </w:rPr>
        <w:tab/>
        <w:t xml:space="preserve">Censoring Algorithm for </w:t>
      </w:r>
      <w:r w:rsidR="00AD65C1" w:rsidRPr="00AF5717">
        <w:rPr>
          <w:rFonts w:ascii="Arial" w:hAnsi="Arial" w:cs="Arial"/>
          <w:sz w:val="24"/>
          <w:szCs w:val="24"/>
        </w:rPr>
        <w:t>PFS</w:t>
      </w:r>
      <w:bookmarkEnd w:id="7577"/>
    </w:p>
    <w:tbl>
      <w:tblPr>
        <w:tblStyle w:val="TableGrid"/>
        <w:tblW w:w="5000" w:type="pct"/>
        <w:tblLook w:val="04A0" w:firstRow="1" w:lastRow="0" w:firstColumn="1" w:lastColumn="0" w:noHBand="0" w:noVBand="1"/>
      </w:tblPr>
      <w:tblGrid>
        <w:gridCol w:w="3324"/>
        <w:gridCol w:w="4737"/>
        <w:gridCol w:w="1908"/>
      </w:tblGrid>
      <w:tr w:rsidR="008F5115" w14:paraId="0D49DB22" w14:textId="77777777" w:rsidTr="002F5AB2">
        <w:tc>
          <w:tcPr>
            <w:tcW w:w="1667" w:type="pct"/>
            <w:shd w:val="clear" w:color="auto" w:fill="F2F2F2" w:themeFill="background1" w:themeFillShade="F2"/>
            <w:vAlign w:val="bottom"/>
          </w:tcPr>
          <w:p w14:paraId="75EB1C6E" w14:textId="77777777" w:rsidR="00934152" w:rsidRPr="00AF5717" w:rsidRDefault="00E27C57" w:rsidP="00AE0666">
            <w:pPr>
              <w:pStyle w:val="TableColumnHeadings"/>
            </w:pPr>
            <w:r w:rsidRPr="00AF5717">
              <w:t>Situation</w:t>
            </w:r>
          </w:p>
        </w:tc>
        <w:tc>
          <w:tcPr>
            <w:tcW w:w="2376" w:type="pct"/>
            <w:shd w:val="clear" w:color="auto" w:fill="F2F2F2" w:themeFill="background1" w:themeFillShade="F2"/>
            <w:vAlign w:val="bottom"/>
          </w:tcPr>
          <w:p w14:paraId="57AE9967" w14:textId="63F67AFE" w:rsidR="00934152" w:rsidRPr="00AF5717" w:rsidRDefault="00E27C57" w:rsidP="00AE0666">
            <w:pPr>
              <w:pStyle w:val="TableColumnHeadings"/>
            </w:pPr>
            <w:r w:rsidRPr="00AF5717">
              <w:t xml:space="preserve">Date </w:t>
            </w:r>
            <w:r w:rsidR="009B25CD" w:rsidRPr="00AF5717">
              <w:t>participant</w:t>
            </w:r>
            <w:r w:rsidRPr="00AF5717">
              <w:t xml:space="preserve"> has event or is censored</w:t>
            </w:r>
            <w:r w:rsidR="007318CA" w:rsidRPr="00AF5717">
              <w:t> </w:t>
            </w:r>
            <w:r w:rsidR="007318CA" w:rsidRPr="00AF5717">
              <w:rPr>
                <w:vertAlign w:val="superscript"/>
              </w:rPr>
              <w:t>[</w:t>
            </w:r>
            <w:r w:rsidRPr="00AF5717">
              <w:rPr>
                <w:vertAlign w:val="superscript"/>
              </w:rPr>
              <w:t>1</w:t>
            </w:r>
            <w:r w:rsidR="007318CA" w:rsidRPr="00AF5717">
              <w:rPr>
                <w:vertAlign w:val="superscript"/>
              </w:rPr>
              <w:t>]</w:t>
            </w:r>
          </w:p>
        </w:tc>
        <w:tc>
          <w:tcPr>
            <w:tcW w:w="957" w:type="pct"/>
            <w:shd w:val="clear" w:color="auto" w:fill="F2F2F2" w:themeFill="background1" w:themeFillShade="F2"/>
            <w:vAlign w:val="bottom"/>
          </w:tcPr>
          <w:p w14:paraId="603FDE8E" w14:textId="77777777" w:rsidR="00934152" w:rsidRPr="00AF5717" w:rsidRDefault="00E27C57" w:rsidP="00AE0666">
            <w:pPr>
              <w:pStyle w:val="TableColumnHeadings"/>
            </w:pPr>
            <w:r w:rsidRPr="00AF5717">
              <w:t>Situation outcome</w:t>
            </w:r>
          </w:p>
        </w:tc>
      </w:tr>
      <w:tr w:rsidR="008F5115" w14:paraId="542A3BCE" w14:textId="77777777" w:rsidTr="00765F28">
        <w:tc>
          <w:tcPr>
            <w:tcW w:w="1667" w:type="pct"/>
          </w:tcPr>
          <w:p w14:paraId="65687041" w14:textId="77777777" w:rsidR="00934152" w:rsidRPr="00AF5717" w:rsidRDefault="00E27C57" w:rsidP="00AE0666">
            <w:pPr>
              <w:pStyle w:val="TableText"/>
            </w:pPr>
            <w:r w:rsidRPr="00AF5717">
              <w:t>Inadequate baseline assessment</w:t>
            </w:r>
          </w:p>
        </w:tc>
        <w:tc>
          <w:tcPr>
            <w:tcW w:w="2376" w:type="pct"/>
          </w:tcPr>
          <w:p w14:paraId="72A763B3" w14:textId="4FC0128C" w:rsidR="00934152" w:rsidRPr="00AF5717" w:rsidRDefault="00E27C57" w:rsidP="00AE0666">
            <w:pPr>
              <w:pStyle w:val="TableText"/>
            </w:pPr>
            <w:r w:rsidRPr="00AF5717">
              <w:t xml:space="preserve">First dose date of </w:t>
            </w:r>
            <w:r w:rsidR="007075CC" w:rsidRPr="00AF5717">
              <w:t>trial</w:t>
            </w:r>
            <w:r w:rsidR="001F3FAF" w:rsidRPr="00AF5717">
              <w:t xml:space="preserve"> </w:t>
            </w:r>
            <w:r w:rsidR="007075CC" w:rsidRPr="00AF5717">
              <w:t>treatment</w:t>
            </w:r>
          </w:p>
        </w:tc>
        <w:tc>
          <w:tcPr>
            <w:tcW w:w="957" w:type="pct"/>
          </w:tcPr>
          <w:p w14:paraId="1AA8AE0F" w14:textId="3CA0C499" w:rsidR="00934152" w:rsidRPr="00AF5717" w:rsidRDefault="00E27C57" w:rsidP="00AE0666">
            <w:pPr>
              <w:pStyle w:val="TableText"/>
            </w:pPr>
            <w:r w:rsidRPr="00AF5717">
              <w:t>Censored</w:t>
            </w:r>
          </w:p>
        </w:tc>
      </w:tr>
      <w:tr w:rsidR="008F5115" w14:paraId="3F8DDFA9" w14:textId="77777777" w:rsidTr="00765F28">
        <w:tc>
          <w:tcPr>
            <w:tcW w:w="1667" w:type="pct"/>
          </w:tcPr>
          <w:p w14:paraId="6F782ABA" w14:textId="7F0A2BC8" w:rsidR="00934152" w:rsidRPr="00AF5717" w:rsidRDefault="00E27C57" w:rsidP="00AE0666">
            <w:pPr>
              <w:pStyle w:val="TableText"/>
            </w:pPr>
            <w:r w:rsidRPr="00AF5717">
              <w:t xml:space="preserve">No </w:t>
            </w:r>
            <w:r w:rsidR="009814E3" w:rsidRPr="00AF5717">
              <w:t xml:space="preserve">or inadequate </w:t>
            </w:r>
            <w:r w:rsidRPr="00AF5717">
              <w:t xml:space="preserve">on-trial assessments </w:t>
            </w:r>
            <w:r w:rsidR="007075CC" w:rsidRPr="00AF5717">
              <w:br/>
            </w:r>
          </w:p>
        </w:tc>
        <w:tc>
          <w:tcPr>
            <w:tcW w:w="2376" w:type="pct"/>
          </w:tcPr>
          <w:p w14:paraId="700C1A04" w14:textId="719713EE" w:rsidR="00934152" w:rsidRPr="00AF5717" w:rsidRDefault="00E27C57" w:rsidP="00AE0666">
            <w:pPr>
              <w:pStyle w:val="TableText"/>
            </w:pPr>
            <w:r w:rsidRPr="00AF5717">
              <w:t xml:space="preserve">First dose date of </w:t>
            </w:r>
            <w:r w:rsidR="007075CC" w:rsidRPr="00AF5717">
              <w:t>trial</w:t>
            </w:r>
            <w:r w:rsidR="001F3FAF" w:rsidRPr="00AF5717">
              <w:t xml:space="preserve"> </w:t>
            </w:r>
            <w:r w:rsidR="007075CC" w:rsidRPr="00AF5717">
              <w:t>treatment</w:t>
            </w:r>
          </w:p>
        </w:tc>
        <w:tc>
          <w:tcPr>
            <w:tcW w:w="957" w:type="pct"/>
          </w:tcPr>
          <w:p w14:paraId="1B4EF807" w14:textId="77777777" w:rsidR="00934152" w:rsidRPr="00AF5717" w:rsidRDefault="00E27C57" w:rsidP="00AE0666">
            <w:pPr>
              <w:pStyle w:val="TableText"/>
            </w:pPr>
            <w:r w:rsidRPr="00AF5717">
              <w:t>Censored</w:t>
            </w:r>
          </w:p>
        </w:tc>
      </w:tr>
      <w:tr w:rsidR="008F5115" w14:paraId="34417D6B" w14:textId="77777777" w:rsidTr="00765F28">
        <w:tc>
          <w:tcPr>
            <w:tcW w:w="1667" w:type="pct"/>
          </w:tcPr>
          <w:p w14:paraId="40CA3C4C" w14:textId="77777777" w:rsidR="00934152" w:rsidRPr="00AF5717" w:rsidRDefault="00E27C57" w:rsidP="00AE0666">
            <w:pPr>
              <w:pStyle w:val="TableText"/>
            </w:pPr>
            <w:r w:rsidRPr="00AF5717">
              <w:t xml:space="preserve">Progression documented on or between scheduled tumor assessments </w:t>
            </w:r>
          </w:p>
        </w:tc>
        <w:tc>
          <w:tcPr>
            <w:tcW w:w="2376" w:type="pct"/>
          </w:tcPr>
          <w:p w14:paraId="29780AA6" w14:textId="77777777" w:rsidR="00934152" w:rsidRPr="00AF5717" w:rsidRDefault="00E27C57" w:rsidP="00AE0666">
            <w:pPr>
              <w:pStyle w:val="TableText"/>
            </w:pPr>
            <w:r w:rsidRPr="00AF5717">
              <w:t>Date of first objective tumor assessment showing objective progression</w:t>
            </w:r>
          </w:p>
        </w:tc>
        <w:tc>
          <w:tcPr>
            <w:tcW w:w="957" w:type="pct"/>
          </w:tcPr>
          <w:p w14:paraId="7D3D5060" w14:textId="443E9E01" w:rsidR="00934152" w:rsidRPr="00AF5717" w:rsidRDefault="00E27C57" w:rsidP="00AE0666">
            <w:pPr>
              <w:pStyle w:val="TableText"/>
            </w:pPr>
            <w:r w:rsidRPr="00AF5717">
              <w:t>Progressed (</w:t>
            </w:r>
            <w:r w:rsidR="00D90A75" w:rsidRPr="00AF5717">
              <w:t>e</w:t>
            </w:r>
            <w:r w:rsidRPr="00AF5717">
              <w:t>vent)</w:t>
            </w:r>
          </w:p>
        </w:tc>
      </w:tr>
      <w:tr w:rsidR="008F5115" w14:paraId="0190B727" w14:textId="77777777" w:rsidTr="00765F28">
        <w:tc>
          <w:tcPr>
            <w:tcW w:w="1667" w:type="pct"/>
          </w:tcPr>
          <w:p w14:paraId="4F75462A" w14:textId="1A8CBA51" w:rsidR="00934152" w:rsidRPr="00AF5717" w:rsidRDefault="00E27C57" w:rsidP="00AE0666">
            <w:pPr>
              <w:pStyle w:val="TableText"/>
            </w:pPr>
            <w:r w:rsidRPr="00AF5717">
              <w:t xml:space="preserve">Progression after 0 or 1 missed scheduled assessments </w:t>
            </w:r>
          </w:p>
        </w:tc>
        <w:tc>
          <w:tcPr>
            <w:tcW w:w="2376" w:type="pct"/>
          </w:tcPr>
          <w:p w14:paraId="6111A05C" w14:textId="5FC91627" w:rsidR="00934152" w:rsidRPr="00AF5717" w:rsidRDefault="00E27C57" w:rsidP="00AE0666">
            <w:pPr>
              <w:pStyle w:val="TableText"/>
            </w:pPr>
            <w:r w:rsidRPr="00AF5717">
              <w:t xml:space="preserve">Date of </w:t>
            </w:r>
            <w:r w:rsidR="00560D35" w:rsidRPr="00AF5717">
              <w:t>progressive disease</w:t>
            </w:r>
          </w:p>
        </w:tc>
        <w:tc>
          <w:tcPr>
            <w:tcW w:w="957" w:type="pct"/>
          </w:tcPr>
          <w:p w14:paraId="7C41C0DC" w14:textId="0C63DD70" w:rsidR="00934152" w:rsidRPr="00AF5717" w:rsidRDefault="00E27C57" w:rsidP="00AE0666">
            <w:pPr>
              <w:pStyle w:val="TableText"/>
            </w:pPr>
            <w:r w:rsidRPr="00AF5717">
              <w:t>Progressed (event</w:t>
            </w:r>
            <w:r w:rsidR="006746A4" w:rsidRPr="00AF5717">
              <w:t>)</w:t>
            </w:r>
          </w:p>
        </w:tc>
      </w:tr>
      <w:tr w:rsidR="008F5115" w14:paraId="2E92C8D9" w14:textId="77777777" w:rsidTr="00765F28">
        <w:tc>
          <w:tcPr>
            <w:tcW w:w="1667" w:type="pct"/>
          </w:tcPr>
          <w:p w14:paraId="5C9821BC" w14:textId="3784D611" w:rsidR="00934152" w:rsidRPr="00AF5717" w:rsidRDefault="00E27C57" w:rsidP="00AE0666">
            <w:pPr>
              <w:pStyle w:val="TableText"/>
            </w:pPr>
            <w:r w:rsidRPr="00AF5717">
              <w:t xml:space="preserve">Death without objective progression </w:t>
            </w:r>
            <w:r w:rsidR="00635CE8" w:rsidRPr="00AF5717">
              <w:t>after 0 or 1 missed scheduled</w:t>
            </w:r>
            <w:r w:rsidR="001F3FAF" w:rsidRPr="00AF5717">
              <w:t xml:space="preserve"> </w:t>
            </w:r>
            <w:r w:rsidR="00635CE8" w:rsidRPr="00AF5717">
              <w:t>assessments</w:t>
            </w:r>
          </w:p>
        </w:tc>
        <w:tc>
          <w:tcPr>
            <w:tcW w:w="2376" w:type="pct"/>
          </w:tcPr>
          <w:p w14:paraId="5353133F" w14:textId="77777777" w:rsidR="00934152" w:rsidRPr="00AF5717" w:rsidRDefault="00E27C57" w:rsidP="00AE0666">
            <w:pPr>
              <w:pStyle w:val="TableText"/>
            </w:pPr>
            <w:r w:rsidRPr="00AF5717">
              <w:t>Date of death</w:t>
            </w:r>
          </w:p>
        </w:tc>
        <w:tc>
          <w:tcPr>
            <w:tcW w:w="957" w:type="pct"/>
          </w:tcPr>
          <w:p w14:paraId="35162B95" w14:textId="77777777" w:rsidR="00934152" w:rsidRPr="00AF5717" w:rsidRDefault="00E27C57" w:rsidP="00AE0666">
            <w:pPr>
              <w:pStyle w:val="TableText"/>
            </w:pPr>
            <w:r w:rsidRPr="00AF5717">
              <w:t>Death (event)</w:t>
            </w:r>
          </w:p>
        </w:tc>
      </w:tr>
      <w:tr w:rsidR="008F5115" w14:paraId="251727E0" w14:textId="77777777" w:rsidTr="00765F28">
        <w:tc>
          <w:tcPr>
            <w:tcW w:w="1667" w:type="pct"/>
          </w:tcPr>
          <w:p w14:paraId="502FFEE1" w14:textId="715EFBB2" w:rsidR="00934152" w:rsidRPr="00AF5717" w:rsidRDefault="00E27C57" w:rsidP="00AE0666">
            <w:pPr>
              <w:pStyle w:val="TableText"/>
            </w:pPr>
            <w:r w:rsidRPr="00AF5717">
              <w:t>Death or progression after 2 or more missed consecutive scheduled</w:t>
            </w:r>
            <w:r w:rsidR="001F3FAF" w:rsidRPr="00AF5717">
              <w:t xml:space="preserve"> </w:t>
            </w:r>
            <w:r w:rsidRPr="00AF5717">
              <w:t xml:space="preserve">assessments </w:t>
            </w:r>
          </w:p>
        </w:tc>
        <w:tc>
          <w:tcPr>
            <w:tcW w:w="2376" w:type="pct"/>
          </w:tcPr>
          <w:p w14:paraId="5C51D39B" w14:textId="77777777" w:rsidR="00934152" w:rsidRPr="00AF5717" w:rsidRDefault="00E27C57" w:rsidP="00AE0666">
            <w:pPr>
              <w:pStyle w:val="TableText"/>
            </w:pPr>
            <w:r w:rsidRPr="00AF5717">
              <w:t>Date of last adequate assessment (before 2 missed consecutive assessments) with evidence of no progression, if no adequate assessment exists then censored at date of first dose</w:t>
            </w:r>
          </w:p>
        </w:tc>
        <w:tc>
          <w:tcPr>
            <w:tcW w:w="957" w:type="pct"/>
          </w:tcPr>
          <w:p w14:paraId="4A2FC14B" w14:textId="77777777" w:rsidR="00934152" w:rsidRPr="00AF5717" w:rsidRDefault="00E27C57" w:rsidP="00AE0666">
            <w:pPr>
              <w:pStyle w:val="TableText"/>
            </w:pPr>
            <w:r w:rsidRPr="00AF5717">
              <w:t>Censored</w:t>
            </w:r>
          </w:p>
        </w:tc>
      </w:tr>
      <w:tr w:rsidR="008F5115" w14:paraId="23918D84" w14:textId="77777777" w:rsidTr="00765F28">
        <w:tc>
          <w:tcPr>
            <w:tcW w:w="1667" w:type="pct"/>
          </w:tcPr>
          <w:p w14:paraId="046176C0" w14:textId="7AC66FF0" w:rsidR="00934152" w:rsidRPr="00AF5717" w:rsidRDefault="00E27C57" w:rsidP="00AE0666">
            <w:pPr>
              <w:pStyle w:val="TableText"/>
            </w:pPr>
            <w:r w:rsidRPr="00AF5717">
              <w:t>New anti-cancer therapy</w:t>
            </w:r>
            <w:r w:rsidR="00D120D5" w:rsidRPr="00AF5717">
              <w:rPr>
                <w:vertAlign w:val="superscript"/>
              </w:rPr>
              <w:t>2</w:t>
            </w:r>
            <w:r w:rsidRPr="00AF5717">
              <w:t xml:space="preserve"> started prior to progression or death</w:t>
            </w:r>
            <w:r w:rsidRPr="00AF5717">
              <w:rPr>
                <w:vertAlign w:val="superscript"/>
              </w:rPr>
              <w:t xml:space="preserve"> </w:t>
            </w:r>
          </w:p>
        </w:tc>
        <w:tc>
          <w:tcPr>
            <w:tcW w:w="2376" w:type="pct"/>
          </w:tcPr>
          <w:p w14:paraId="2A1543F9" w14:textId="77777777" w:rsidR="00934152" w:rsidRPr="00AF5717" w:rsidRDefault="00E27C57" w:rsidP="00AE0666">
            <w:pPr>
              <w:pStyle w:val="TableText"/>
            </w:pPr>
            <w:r w:rsidRPr="00AF5717">
              <w:t>Date of last adequate assessment with evidence of no progression before new anti-cancer therapy, if no adequate assessment exists then censored at date of first dose</w:t>
            </w:r>
          </w:p>
        </w:tc>
        <w:tc>
          <w:tcPr>
            <w:tcW w:w="957" w:type="pct"/>
          </w:tcPr>
          <w:p w14:paraId="0CDD5EFB" w14:textId="77777777" w:rsidR="00934152" w:rsidRPr="00AF5717" w:rsidRDefault="00E27C57" w:rsidP="00AE0666">
            <w:pPr>
              <w:pStyle w:val="TableText"/>
            </w:pPr>
            <w:r w:rsidRPr="00AF5717">
              <w:t>Censored</w:t>
            </w:r>
          </w:p>
        </w:tc>
      </w:tr>
      <w:tr w:rsidR="008F5115" w14:paraId="1814C538" w14:textId="77777777" w:rsidTr="00765F28">
        <w:tc>
          <w:tcPr>
            <w:tcW w:w="1667" w:type="pct"/>
          </w:tcPr>
          <w:p w14:paraId="21EEBBA0" w14:textId="610A8443" w:rsidR="00934152" w:rsidRPr="00AF5717" w:rsidRDefault="00E27C57" w:rsidP="00AE0666">
            <w:pPr>
              <w:pStyle w:val="TableText"/>
            </w:pPr>
            <w:r w:rsidRPr="00AF5717">
              <w:t xml:space="preserve">No progression </w:t>
            </w:r>
            <w:r w:rsidR="00635CE8" w:rsidRPr="00AF5717">
              <w:t>or death</w:t>
            </w:r>
          </w:p>
        </w:tc>
        <w:tc>
          <w:tcPr>
            <w:tcW w:w="2376" w:type="pct"/>
          </w:tcPr>
          <w:p w14:paraId="5EA0A537" w14:textId="77777777" w:rsidR="00934152" w:rsidRPr="00AF5717" w:rsidRDefault="00E27C57" w:rsidP="00AE0666">
            <w:pPr>
              <w:pStyle w:val="TableText"/>
            </w:pPr>
            <w:r w:rsidRPr="00AF5717">
              <w:t>Date of last adequate assessment with evidence of no progression, if no adequate assessment exists then censored at date of first dose</w:t>
            </w:r>
          </w:p>
        </w:tc>
        <w:tc>
          <w:tcPr>
            <w:tcW w:w="957" w:type="pct"/>
          </w:tcPr>
          <w:p w14:paraId="53EF22BE" w14:textId="77777777" w:rsidR="00934152" w:rsidRPr="00AF5717" w:rsidRDefault="00E27C57" w:rsidP="00AE0666">
            <w:pPr>
              <w:pStyle w:val="TableText"/>
            </w:pPr>
            <w:r w:rsidRPr="00AF5717">
              <w:t>Censored</w:t>
            </w:r>
          </w:p>
        </w:tc>
      </w:tr>
      <w:tr w:rsidR="008F5115" w14:paraId="471984CA" w14:textId="77777777" w:rsidTr="00765F28">
        <w:tc>
          <w:tcPr>
            <w:tcW w:w="1667" w:type="pct"/>
          </w:tcPr>
          <w:p w14:paraId="6FDEA1EC" w14:textId="77777777" w:rsidR="00934152" w:rsidRPr="00AF5717" w:rsidRDefault="00E27C57" w:rsidP="00AE0666">
            <w:pPr>
              <w:pStyle w:val="TableText"/>
            </w:pPr>
            <w:r w:rsidRPr="00AF5717">
              <w:t>Lost to follow up</w:t>
            </w:r>
          </w:p>
        </w:tc>
        <w:tc>
          <w:tcPr>
            <w:tcW w:w="2376" w:type="pct"/>
          </w:tcPr>
          <w:p w14:paraId="4AF6DDDC" w14:textId="77777777" w:rsidR="00934152" w:rsidRPr="00AF5717" w:rsidRDefault="00E27C57" w:rsidP="00AE0666">
            <w:pPr>
              <w:pStyle w:val="TableText"/>
            </w:pPr>
            <w:r w:rsidRPr="00AF5717">
              <w:t>Date of last adequate assessment with evidence of no progression, if no adequate assessment exists then censored at date of first dose</w:t>
            </w:r>
          </w:p>
        </w:tc>
        <w:tc>
          <w:tcPr>
            <w:tcW w:w="957" w:type="pct"/>
          </w:tcPr>
          <w:p w14:paraId="7BAA15F6" w14:textId="77777777" w:rsidR="00934152" w:rsidRPr="00AF5717" w:rsidRDefault="00E27C57" w:rsidP="00AE0666">
            <w:pPr>
              <w:pStyle w:val="TableText"/>
            </w:pPr>
            <w:r w:rsidRPr="00AF5717">
              <w:t>Censored</w:t>
            </w:r>
          </w:p>
        </w:tc>
      </w:tr>
    </w:tbl>
    <w:p w14:paraId="6060C907" w14:textId="77777777" w:rsidR="00AC35F3" w:rsidRPr="00AF5717" w:rsidRDefault="00E27C57" w:rsidP="00AC35F3">
      <w:pPr>
        <w:pStyle w:val="TableFootnoteNumbered"/>
        <w:numPr>
          <w:ilvl w:val="0"/>
          <w:numId w:val="0"/>
        </w:numPr>
        <w:tabs>
          <w:tab w:val="clear" w:pos="216"/>
          <w:tab w:val="left" w:pos="0"/>
        </w:tabs>
      </w:pPr>
      <w:r w:rsidRPr="00AF5717">
        <w:t xml:space="preserve">[1] </w:t>
      </w:r>
      <w:r w:rsidR="004E77C8" w:rsidRPr="00AF5717">
        <w:t>If a tumor assessment takes place over several days, the first of the imaging dates will be used as the assessment date for an event and the last will be used for censoring.</w:t>
      </w:r>
    </w:p>
    <w:p w14:paraId="3CDCCCEA" w14:textId="2165FB27" w:rsidR="00934152" w:rsidRPr="00AF5717" w:rsidRDefault="00E27C57" w:rsidP="00AC35F3">
      <w:pPr>
        <w:pStyle w:val="TableFootnoteNumbered"/>
        <w:numPr>
          <w:ilvl w:val="0"/>
          <w:numId w:val="0"/>
        </w:numPr>
        <w:tabs>
          <w:tab w:val="clear" w:pos="216"/>
          <w:tab w:val="left" w:pos="0"/>
        </w:tabs>
      </w:pPr>
      <w:r w:rsidRPr="00AF5717">
        <w:t xml:space="preserve">[2] New anti-cancer therapy will be regularly reviewed by </w:t>
      </w:r>
      <w:r w:rsidR="00F63E2E" w:rsidRPr="00AF5717">
        <w:t>the</w:t>
      </w:r>
      <w:r w:rsidRPr="00AF5717">
        <w:t xml:space="preserve"> medical team to decide which therapies lead to censoring.</w:t>
      </w:r>
    </w:p>
    <w:p w14:paraId="7741354B" w14:textId="4004D196" w:rsidR="004A4477" w:rsidRPr="00AF5717" w:rsidRDefault="00E27C57" w:rsidP="00AC35F3">
      <w:pPr>
        <w:pStyle w:val="TableText"/>
        <w:spacing w:before="120" w:after="120"/>
        <w:rPr>
          <w:rFonts w:cs="Arial"/>
          <w:sz w:val="24"/>
        </w:rPr>
      </w:pPr>
      <w:r w:rsidRPr="00AF5717">
        <w:rPr>
          <w:rFonts w:cs="Arial"/>
          <w:sz w:val="24"/>
        </w:rPr>
        <w:t>Calculation for determining if two or more consecutive tumor assessments have been missed is based on the visit schedule. During the first 12 months</w:t>
      </w:r>
      <w:r w:rsidR="00861C2C" w:rsidRPr="00AF5717">
        <w:rPr>
          <w:rFonts w:cs="Arial"/>
          <w:sz w:val="24"/>
        </w:rPr>
        <w:t xml:space="preserve"> (48 weeks)</w:t>
      </w:r>
      <w:r w:rsidRPr="00AF5717">
        <w:rPr>
          <w:rFonts w:cs="Arial"/>
          <w:sz w:val="24"/>
        </w:rPr>
        <w:t xml:space="preserve">, the response assessments will be taken every 6 weeks, then every 12 weeks thereafter. </w:t>
      </w:r>
    </w:p>
    <w:p w14:paraId="010B0F75" w14:textId="574E5CB9" w:rsidR="004A4477" w:rsidRPr="00AF5717" w:rsidRDefault="00E27C57" w:rsidP="004A4477">
      <w:pPr>
        <w:pStyle w:val="TableText"/>
        <w:rPr>
          <w:rFonts w:cs="Arial"/>
          <w:sz w:val="24"/>
        </w:rPr>
      </w:pPr>
      <w:r w:rsidRPr="00AF5717">
        <w:rPr>
          <w:rFonts w:cs="Arial"/>
          <w:sz w:val="24"/>
        </w:rPr>
        <w:t>For response assessments every 6 weeks during the first 12 months</w:t>
      </w:r>
      <w:r w:rsidR="00861C2C" w:rsidRPr="00AF5717">
        <w:rPr>
          <w:rFonts w:cs="Arial"/>
          <w:sz w:val="24"/>
        </w:rPr>
        <w:t xml:space="preserve"> (48 weeks)</w:t>
      </w:r>
      <w:r w:rsidRPr="00AF5717">
        <w:rPr>
          <w:rFonts w:cs="Arial"/>
          <w:sz w:val="24"/>
        </w:rPr>
        <w:t>:</w:t>
      </w:r>
    </w:p>
    <w:p w14:paraId="03BD53D0" w14:textId="6E656A24" w:rsidR="004A4477" w:rsidRPr="00AF5717" w:rsidRDefault="00E27C57" w:rsidP="004A4477">
      <w:pPr>
        <w:pStyle w:val="TableText"/>
        <w:numPr>
          <w:ilvl w:val="0"/>
          <w:numId w:val="57"/>
        </w:numPr>
        <w:rPr>
          <w:rFonts w:cs="Arial"/>
          <w:sz w:val="24"/>
        </w:rPr>
      </w:pPr>
      <w:r w:rsidRPr="00AF5717">
        <w:rPr>
          <w:rFonts w:cs="Arial"/>
          <w:sz w:val="24"/>
        </w:rPr>
        <w:t xml:space="preserve">If a participant has more than </w:t>
      </w:r>
      <w:r w:rsidR="00861C2C" w:rsidRPr="00AF5717">
        <w:rPr>
          <w:rFonts w:cs="Arial"/>
          <w:sz w:val="24"/>
        </w:rPr>
        <w:t>14 weeks (</w:t>
      </w:r>
      <w:r w:rsidR="00F233BD" w:rsidRPr="00AF5717">
        <w:rPr>
          <w:rFonts w:cs="Arial"/>
          <w:sz w:val="24"/>
        </w:rPr>
        <w:t>98</w:t>
      </w:r>
      <w:r w:rsidRPr="00AF5717">
        <w:rPr>
          <w:rFonts w:cs="Arial"/>
          <w:sz w:val="24"/>
        </w:rPr>
        <w:t xml:space="preserve"> days</w:t>
      </w:r>
      <w:r w:rsidR="00861C2C" w:rsidRPr="00AF5717">
        <w:rPr>
          <w:rFonts w:cs="Arial"/>
          <w:sz w:val="24"/>
        </w:rPr>
        <w:t>)</w:t>
      </w:r>
      <w:r w:rsidRPr="00AF5717">
        <w:rPr>
          <w:rFonts w:cs="Arial"/>
          <w:sz w:val="24"/>
        </w:rPr>
        <w:t xml:space="preserve"> between response assessments, then the participant has two consecutive missed response assessments. </w:t>
      </w:r>
    </w:p>
    <w:p w14:paraId="3A720D2E" w14:textId="77777777" w:rsidR="008D36A1" w:rsidRPr="00AF5717" w:rsidRDefault="00E27C57" w:rsidP="008D36A1">
      <w:pPr>
        <w:pStyle w:val="TableText"/>
        <w:rPr>
          <w:rFonts w:cs="Arial"/>
          <w:sz w:val="24"/>
        </w:rPr>
      </w:pPr>
      <w:r w:rsidRPr="00AF5717">
        <w:rPr>
          <w:rFonts w:cs="Arial"/>
          <w:sz w:val="24"/>
        </w:rPr>
        <w:t>During the period where the schedule frequency changes from every 6 to every 12 weeks:</w:t>
      </w:r>
    </w:p>
    <w:p w14:paraId="3BA12CA7" w14:textId="290F3F2D" w:rsidR="008D36A1" w:rsidRPr="00AF5717" w:rsidRDefault="00E27C57" w:rsidP="008D36A1">
      <w:pPr>
        <w:pStyle w:val="TableText"/>
        <w:numPr>
          <w:ilvl w:val="0"/>
          <w:numId w:val="57"/>
        </w:numPr>
        <w:rPr>
          <w:rFonts w:cs="Arial"/>
          <w:sz w:val="24"/>
        </w:rPr>
      </w:pPr>
      <w:r w:rsidRPr="00AF5717">
        <w:rPr>
          <w:rFonts w:cs="Arial"/>
          <w:sz w:val="24"/>
        </w:rPr>
        <w:t>If a participant has more than 20 weeks (140 days) between response assessments, then the participant has two consecutive missed response assessments.</w:t>
      </w:r>
    </w:p>
    <w:p w14:paraId="49698950" w14:textId="67E36340" w:rsidR="004A4477" w:rsidRPr="00AF5717" w:rsidRDefault="00E27C57" w:rsidP="004A4477">
      <w:pPr>
        <w:pStyle w:val="TableText"/>
        <w:rPr>
          <w:rFonts w:cs="Arial"/>
          <w:sz w:val="24"/>
        </w:rPr>
      </w:pPr>
      <w:r w:rsidRPr="00AF5717">
        <w:rPr>
          <w:rFonts w:cs="Arial"/>
          <w:sz w:val="24"/>
        </w:rPr>
        <w:t>For response assessments every 12 weeks after the first 12 months</w:t>
      </w:r>
      <w:r w:rsidR="00285FE9" w:rsidRPr="00AF5717">
        <w:rPr>
          <w:rFonts w:cs="Arial"/>
          <w:sz w:val="24"/>
        </w:rPr>
        <w:t xml:space="preserve"> (48 weeks)</w:t>
      </w:r>
      <w:r w:rsidRPr="00AF5717">
        <w:rPr>
          <w:rFonts w:cs="Arial"/>
          <w:sz w:val="24"/>
        </w:rPr>
        <w:t>:</w:t>
      </w:r>
    </w:p>
    <w:p w14:paraId="3B4B62A5" w14:textId="68400B96" w:rsidR="00D120D5" w:rsidRPr="00AF5717" w:rsidRDefault="00E27C57" w:rsidP="004A4477">
      <w:pPr>
        <w:pStyle w:val="TableText"/>
        <w:numPr>
          <w:ilvl w:val="0"/>
          <w:numId w:val="57"/>
        </w:numPr>
        <w:rPr>
          <w:rFonts w:cs="Arial"/>
          <w:sz w:val="24"/>
        </w:rPr>
      </w:pPr>
      <w:r w:rsidRPr="00AF5717">
        <w:rPr>
          <w:rFonts w:cs="Arial"/>
          <w:sz w:val="24"/>
        </w:rPr>
        <w:t>If</w:t>
      </w:r>
      <w:r w:rsidR="004A4477" w:rsidRPr="00AF5717">
        <w:rPr>
          <w:rFonts w:cs="Arial"/>
          <w:sz w:val="24"/>
        </w:rPr>
        <w:t xml:space="preserve"> a participant has more than </w:t>
      </w:r>
      <w:r w:rsidR="00285FE9" w:rsidRPr="00AF5717">
        <w:rPr>
          <w:rFonts w:cs="Arial"/>
          <w:sz w:val="24"/>
        </w:rPr>
        <w:t>26 weeks (</w:t>
      </w:r>
      <w:r w:rsidR="00F233BD" w:rsidRPr="00AF5717">
        <w:rPr>
          <w:rFonts w:cs="Arial"/>
          <w:sz w:val="24"/>
        </w:rPr>
        <w:t>182</w:t>
      </w:r>
      <w:r w:rsidR="004A4477" w:rsidRPr="00AF5717">
        <w:rPr>
          <w:rFonts w:cs="Arial"/>
          <w:sz w:val="24"/>
        </w:rPr>
        <w:t xml:space="preserve"> days</w:t>
      </w:r>
      <w:r w:rsidR="00285FE9" w:rsidRPr="00AF5717">
        <w:rPr>
          <w:rFonts w:cs="Arial"/>
          <w:sz w:val="24"/>
        </w:rPr>
        <w:t>)</w:t>
      </w:r>
      <w:r w:rsidR="004A4477" w:rsidRPr="00AF5717">
        <w:rPr>
          <w:rFonts w:cs="Arial"/>
          <w:sz w:val="24"/>
        </w:rPr>
        <w:t xml:space="preserve"> between response assessments, then the participant has two consecutive missed response assessments</w:t>
      </w:r>
      <w:r w:rsidRPr="00AF5717">
        <w:rPr>
          <w:rFonts w:cs="Arial"/>
          <w:sz w:val="24"/>
        </w:rPr>
        <w:t>.</w:t>
      </w:r>
      <w:r w:rsidR="0005768A" w:rsidRPr="00AF5717">
        <w:br w:type="page"/>
      </w:r>
    </w:p>
    <w:p w14:paraId="51F2D864" w14:textId="1EB92675" w:rsidR="001F3FAF" w:rsidRPr="00AF5717" w:rsidRDefault="00E27C57" w:rsidP="001F3FAF">
      <w:pPr>
        <w:pStyle w:val="Caption"/>
        <w:keepNext/>
        <w:rPr>
          <w:rFonts w:ascii="Arial" w:hAnsi="Arial" w:cs="Arial"/>
          <w:sz w:val="24"/>
          <w:szCs w:val="24"/>
        </w:rPr>
      </w:pPr>
      <w:bookmarkStart w:id="7580" w:name="_Ref181619228"/>
      <w:bookmarkStart w:id="7581" w:name="_Toc232068083"/>
      <w:r w:rsidRPr="00AF5717">
        <w:rPr>
          <w:rFonts w:ascii="Arial" w:hAnsi="Arial" w:cs="Arial"/>
          <w:sz w:val="24"/>
          <w:szCs w:val="24"/>
        </w:rPr>
        <w:t>Table</w:t>
      </w:r>
      <w:r w:rsidR="00DE457F">
        <w:rPr>
          <w:rFonts w:ascii="Arial" w:hAnsi="Arial" w:cs="Arial"/>
          <w:sz w:val="24"/>
          <w:szCs w:val="24"/>
        </w:rPr>
        <w:t> </w:t>
      </w:r>
      <w:r w:rsidRPr="00AF5717">
        <w:rPr>
          <w:rFonts w:ascii="Arial" w:hAnsi="Arial" w:cs="Arial"/>
          <w:sz w:val="24"/>
          <w:szCs w:val="24"/>
        </w:rPr>
        <w:fldChar w:fldCharType="begin"/>
      </w:r>
      <w:r w:rsidRPr="00AF5717">
        <w:rPr>
          <w:rFonts w:ascii="Arial" w:hAnsi="Arial" w:cs="Arial"/>
          <w:sz w:val="24"/>
          <w:szCs w:val="24"/>
        </w:rPr>
        <w:instrText xml:space="preserve"> SEQ Table \* ARABIC </w:instrText>
      </w:r>
      <w:r w:rsidRPr="00AF5717">
        <w:rPr>
          <w:rFonts w:ascii="Arial" w:hAnsi="Arial" w:cs="Arial"/>
          <w:sz w:val="24"/>
          <w:szCs w:val="24"/>
        </w:rPr>
        <w:fldChar w:fldCharType="separate"/>
      </w:r>
      <w:ins w:id="7582" w:author="Marmol, Dominika Klaudia" w:date="2026-06-08T17:00:00Z">
        <w:r w:rsidR="00201CA3">
          <w:rPr>
            <w:rFonts w:ascii="Arial" w:hAnsi="Arial" w:cs="Arial"/>
            <w:noProof/>
            <w:sz w:val="24"/>
            <w:szCs w:val="24"/>
          </w:rPr>
          <w:t>22</w:t>
        </w:r>
      </w:ins>
      <w:del w:id="7583" w:author="Marmol, Dominika Klaudia" w:date="2026-06-08T17:00:00Z">
        <w:r w:rsidR="00CA5FDB">
          <w:rPr>
            <w:rFonts w:ascii="Arial" w:hAnsi="Arial" w:cs="Arial"/>
            <w:noProof/>
            <w:sz w:val="24"/>
            <w:szCs w:val="24"/>
          </w:rPr>
          <w:delText>9</w:delText>
        </w:r>
      </w:del>
      <w:r w:rsidRPr="00AF5717">
        <w:rPr>
          <w:rFonts w:ascii="Arial" w:hAnsi="Arial" w:cs="Arial"/>
          <w:sz w:val="24"/>
          <w:szCs w:val="24"/>
        </w:rPr>
        <w:fldChar w:fldCharType="end"/>
      </w:r>
      <w:bookmarkEnd w:id="7580"/>
      <w:r w:rsidRPr="00AF5717">
        <w:rPr>
          <w:rFonts w:ascii="Arial" w:hAnsi="Arial" w:cs="Arial"/>
          <w:sz w:val="24"/>
          <w:szCs w:val="24"/>
        </w:rPr>
        <w:t>:</w:t>
      </w:r>
      <w:r w:rsidRPr="00AF5717">
        <w:rPr>
          <w:rFonts w:ascii="Arial" w:hAnsi="Arial" w:cs="Arial"/>
          <w:sz w:val="24"/>
          <w:szCs w:val="24"/>
        </w:rPr>
        <w:tab/>
        <w:t>Censoring Algorithm for D</w:t>
      </w:r>
      <w:r w:rsidR="00AC35F3" w:rsidRPr="00AF5717">
        <w:rPr>
          <w:rFonts w:ascii="Arial" w:hAnsi="Arial" w:cs="Arial"/>
          <w:sz w:val="24"/>
          <w:szCs w:val="24"/>
        </w:rPr>
        <w:t>o</w:t>
      </w:r>
      <w:r w:rsidRPr="00AF5717">
        <w:rPr>
          <w:rFonts w:ascii="Arial" w:hAnsi="Arial" w:cs="Arial"/>
          <w:sz w:val="24"/>
          <w:szCs w:val="24"/>
        </w:rPr>
        <w:t>R</w:t>
      </w:r>
      <w:bookmarkEnd w:id="7581"/>
    </w:p>
    <w:tbl>
      <w:tblPr>
        <w:tblStyle w:val="TableGrid"/>
        <w:tblW w:w="5000" w:type="pct"/>
        <w:tblLook w:val="04A0" w:firstRow="1" w:lastRow="0" w:firstColumn="1" w:lastColumn="0" w:noHBand="0" w:noVBand="1"/>
      </w:tblPr>
      <w:tblGrid>
        <w:gridCol w:w="3324"/>
        <w:gridCol w:w="4737"/>
        <w:gridCol w:w="1908"/>
      </w:tblGrid>
      <w:tr w:rsidR="008F5115" w14:paraId="5CCA4F87" w14:textId="77777777" w:rsidTr="002F5AB2">
        <w:tc>
          <w:tcPr>
            <w:tcW w:w="1667" w:type="pct"/>
            <w:shd w:val="clear" w:color="auto" w:fill="F2F2F2" w:themeFill="background1" w:themeFillShade="F2"/>
            <w:vAlign w:val="bottom"/>
          </w:tcPr>
          <w:p w14:paraId="5614393E" w14:textId="77777777" w:rsidR="00D120D5" w:rsidRPr="00AF5717" w:rsidRDefault="00E27C57" w:rsidP="00CA2652">
            <w:pPr>
              <w:pStyle w:val="TableColumnHeadings"/>
            </w:pPr>
            <w:r w:rsidRPr="00AF5717">
              <w:t>Situation</w:t>
            </w:r>
          </w:p>
        </w:tc>
        <w:tc>
          <w:tcPr>
            <w:tcW w:w="2376" w:type="pct"/>
            <w:shd w:val="clear" w:color="auto" w:fill="F2F2F2" w:themeFill="background1" w:themeFillShade="F2"/>
            <w:vAlign w:val="bottom"/>
          </w:tcPr>
          <w:p w14:paraId="60E4EF8A" w14:textId="77777777" w:rsidR="00D120D5" w:rsidRPr="00AF5717" w:rsidRDefault="00E27C57" w:rsidP="00CA2652">
            <w:pPr>
              <w:pStyle w:val="TableColumnHeadings"/>
            </w:pPr>
            <w:r w:rsidRPr="00AF5717">
              <w:t>Date participant has event or is censored </w:t>
            </w:r>
            <w:r w:rsidRPr="00AF5717">
              <w:rPr>
                <w:vertAlign w:val="superscript"/>
              </w:rPr>
              <w:t>[1]</w:t>
            </w:r>
          </w:p>
        </w:tc>
        <w:tc>
          <w:tcPr>
            <w:tcW w:w="957" w:type="pct"/>
            <w:shd w:val="clear" w:color="auto" w:fill="F2F2F2" w:themeFill="background1" w:themeFillShade="F2"/>
            <w:vAlign w:val="bottom"/>
          </w:tcPr>
          <w:p w14:paraId="49C6702D" w14:textId="77777777" w:rsidR="00D120D5" w:rsidRPr="00AF5717" w:rsidRDefault="00E27C57" w:rsidP="00CA2652">
            <w:pPr>
              <w:pStyle w:val="TableColumnHeadings"/>
            </w:pPr>
            <w:r w:rsidRPr="00AF5717">
              <w:t>Situation outcome</w:t>
            </w:r>
          </w:p>
        </w:tc>
      </w:tr>
      <w:tr w:rsidR="008F5115" w14:paraId="16B5E841" w14:textId="77777777" w:rsidTr="00CA2652">
        <w:tc>
          <w:tcPr>
            <w:tcW w:w="1667" w:type="pct"/>
          </w:tcPr>
          <w:p w14:paraId="3FFA1A72" w14:textId="77777777" w:rsidR="00D120D5" w:rsidRPr="00AF5717" w:rsidRDefault="00E27C57" w:rsidP="00CA2652">
            <w:pPr>
              <w:pStyle w:val="TableText"/>
            </w:pPr>
            <w:r w:rsidRPr="00AF5717">
              <w:t xml:space="preserve">Progression documented on or between scheduled tumor assessments </w:t>
            </w:r>
          </w:p>
        </w:tc>
        <w:tc>
          <w:tcPr>
            <w:tcW w:w="2376" w:type="pct"/>
          </w:tcPr>
          <w:p w14:paraId="78D55CE7" w14:textId="77777777" w:rsidR="00D120D5" w:rsidRPr="00AF5717" w:rsidRDefault="00E27C57" w:rsidP="00CA2652">
            <w:pPr>
              <w:pStyle w:val="TableText"/>
            </w:pPr>
            <w:r w:rsidRPr="00AF5717">
              <w:t>Date of first objective tumor assessment showing objective progression</w:t>
            </w:r>
          </w:p>
        </w:tc>
        <w:tc>
          <w:tcPr>
            <w:tcW w:w="957" w:type="pct"/>
          </w:tcPr>
          <w:p w14:paraId="2C5A13CA" w14:textId="77777777" w:rsidR="00D120D5" w:rsidRPr="00AF5717" w:rsidRDefault="00E27C57" w:rsidP="00CA2652">
            <w:pPr>
              <w:pStyle w:val="TableText"/>
            </w:pPr>
            <w:r w:rsidRPr="00AF5717">
              <w:t>Progressed (event)</w:t>
            </w:r>
          </w:p>
        </w:tc>
      </w:tr>
      <w:tr w:rsidR="008F5115" w14:paraId="47BFCEA3" w14:textId="77777777" w:rsidTr="00CA2652">
        <w:tc>
          <w:tcPr>
            <w:tcW w:w="1667" w:type="pct"/>
          </w:tcPr>
          <w:p w14:paraId="5B9BBE1C" w14:textId="77777777" w:rsidR="00D120D5" w:rsidRPr="00AF5717" w:rsidRDefault="00E27C57" w:rsidP="00CA2652">
            <w:pPr>
              <w:pStyle w:val="TableText"/>
            </w:pPr>
            <w:r w:rsidRPr="00AF5717">
              <w:t xml:space="preserve">Progression after 0 or 1 missed scheduled/hypothetical assessments </w:t>
            </w:r>
          </w:p>
        </w:tc>
        <w:tc>
          <w:tcPr>
            <w:tcW w:w="2376" w:type="pct"/>
          </w:tcPr>
          <w:p w14:paraId="00D9105E" w14:textId="77777777" w:rsidR="00D120D5" w:rsidRPr="00AF5717" w:rsidRDefault="00E27C57" w:rsidP="00CA2652">
            <w:pPr>
              <w:pStyle w:val="TableText"/>
            </w:pPr>
            <w:r w:rsidRPr="00AF5717">
              <w:t>Date of progressive disease</w:t>
            </w:r>
          </w:p>
        </w:tc>
        <w:tc>
          <w:tcPr>
            <w:tcW w:w="957" w:type="pct"/>
          </w:tcPr>
          <w:p w14:paraId="2255919C" w14:textId="1C404211" w:rsidR="00D120D5" w:rsidRPr="00AF5717" w:rsidRDefault="00E27C57" w:rsidP="00CA2652">
            <w:pPr>
              <w:pStyle w:val="TableText"/>
            </w:pPr>
            <w:r w:rsidRPr="00AF5717">
              <w:t>Progressed (event</w:t>
            </w:r>
            <w:r w:rsidR="00AD65C1" w:rsidRPr="00AF5717">
              <w:t>)</w:t>
            </w:r>
          </w:p>
        </w:tc>
      </w:tr>
      <w:tr w:rsidR="008F5115" w14:paraId="451750F5" w14:textId="77777777" w:rsidTr="00CA2652">
        <w:tc>
          <w:tcPr>
            <w:tcW w:w="1667" w:type="pct"/>
          </w:tcPr>
          <w:p w14:paraId="293FB389" w14:textId="699104A6" w:rsidR="00D120D5" w:rsidRPr="00AF5717" w:rsidRDefault="00E27C57" w:rsidP="00CA2652">
            <w:pPr>
              <w:pStyle w:val="TableText"/>
            </w:pPr>
            <w:r w:rsidRPr="00AF5717">
              <w:t>Death without objective progression after 0 or 1 missed scheduled/ hypothetical assessments</w:t>
            </w:r>
          </w:p>
        </w:tc>
        <w:tc>
          <w:tcPr>
            <w:tcW w:w="2376" w:type="pct"/>
          </w:tcPr>
          <w:p w14:paraId="0BD752F5" w14:textId="77777777" w:rsidR="00D120D5" w:rsidRPr="00AF5717" w:rsidRDefault="00E27C57" w:rsidP="00CA2652">
            <w:pPr>
              <w:pStyle w:val="TableText"/>
            </w:pPr>
            <w:r w:rsidRPr="00AF5717">
              <w:t>Date of death</w:t>
            </w:r>
          </w:p>
        </w:tc>
        <w:tc>
          <w:tcPr>
            <w:tcW w:w="957" w:type="pct"/>
          </w:tcPr>
          <w:p w14:paraId="5E963FB8" w14:textId="77777777" w:rsidR="00D120D5" w:rsidRPr="00AF5717" w:rsidRDefault="00E27C57" w:rsidP="00CA2652">
            <w:pPr>
              <w:pStyle w:val="TableText"/>
            </w:pPr>
            <w:r w:rsidRPr="00AF5717">
              <w:t>Death (event)</w:t>
            </w:r>
          </w:p>
        </w:tc>
      </w:tr>
      <w:tr w:rsidR="008F5115" w14:paraId="0F7A12EC" w14:textId="77777777" w:rsidTr="00CA2652">
        <w:tc>
          <w:tcPr>
            <w:tcW w:w="1667" w:type="pct"/>
          </w:tcPr>
          <w:p w14:paraId="2A899C0D" w14:textId="77777777" w:rsidR="00D120D5" w:rsidRPr="00AF5717" w:rsidRDefault="00E27C57" w:rsidP="00CA2652">
            <w:pPr>
              <w:pStyle w:val="TableText"/>
            </w:pPr>
            <w:r w:rsidRPr="00AF5717">
              <w:t xml:space="preserve">Death or progression after 2 or more missed consecutive scheduled/ hypothetical assessments </w:t>
            </w:r>
          </w:p>
        </w:tc>
        <w:tc>
          <w:tcPr>
            <w:tcW w:w="2376" w:type="pct"/>
          </w:tcPr>
          <w:p w14:paraId="7C34586A" w14:textId="5E8ACF00" w:rsidR="00D120D5" w:rsidRPr="00AF5717" w:rsidRDefault="00E27C57" w:rsidP="00CA2652">
            <w:pPr>
              <w:pStyle w:val="TableText"/>
            </w:pPr>
            <w:r w:rsidRPr="00AF5717">
              <w:t xml:space="preserve">Date of last adequate assessment (before 2 missed consecutive assessments) with evidence of no progression, </w:t>
            </w:r>
          </w:p>
        </w:tc>
        <w:tc>
          <w:tcPr>
            <w:tcW w:w="957" w:type="pct"/>
          </w:tcPr>
          <w:p w14:paraId="7F30D576" w14:textId="77777777" w:rsidR="00D120D5" w:rsidRPr="00AF5717" w:rsidRDefault="00E27C57" w:rsidP="00CA2652">
            <w:pPr>
              <w:pStyle w:val="TableText"/>
            </w:pPr>
            <w:r w:rsidRPr="00AF5717">
              <w:t>Censored</w:t>
            </w:r>
          </w:p>
        </w:tc>
      </w:tr>
      <w:tr w:rsidR="008F5115" w14:paraId="19DEF39F" w14:textId="77777777" w:rsidTr="00CA2652">
        <w:tc>
          <w:tcPr>
            <w:tcW w:w="1667" w:type="pct"/>
          </w:tcPr>
          <w:p w14:paraId="59348F5F" w14:textId="77777777" w:rsidR="00D120D5" w:rsidRPr="00AF5717" w:rsidRDefault="00E27C57" w:rsidP="00CA2652">
            <w:pPr>
              <w:pStyle w:val="TableText"/>
            </w:pPr>
            <w:r w:rsidRPr="00AF5717">
              <w:t>New anti-cancer therapy</w:t>
            </w:r>
            <w:r w:rsidRPr="00AF5717">
              <w:rPr>
                <w:vertAlign w:val="superscript"/>
              </w:rPr>
              <w:t>2</w:t>
            </w:r>
            <w:r w:rsidRPr="00AF5717">
              <w:t xml:space="preserve"> started prior to progression or death</w:t>
            </w:r>
            <w:r w:rsidRPr="00AF5717">
              <w:rPr>
                <w:vertAlign w:val="superscript"/>
              </w:rPr>
              <w:t xml:space="preserve"> </w:t>
            </w:r>
          </w:p>
        </w:tc>
        <w:tc>
          <w:tcPr>
            <w:tcW w:w="2376" w:type="pct"/>
          </w:tcPr>
          <w:p w14:paraId="506D0CB9" w14:textId="1A4FFE38" w:rsidR="00D120D5" w:rsidRPr="00AF5717" w:rsidRDefault="00E27C57" w:rsidP="00CA2652">
            <w:pPr>
              <w:pStyle w:val="TableText"/>
            </w:pPr>
            <w:r w:rsidRPr="00AF5717">
              <w:t xml:space="preserve">Date of last adequate assessment with evidence of no progression before new anti-cancer therapy, </w:t>
            </w:r>
          </w:p>
        </w:tc>
        <w:tc>
          <w:tcPr>
            <w:tcW w:w="957" w:type="pct"/>
          </w:tcPr>
          <w:p w14:paraId="028DED8D" w14:textId="77777777" w:rsidR="00D120D5" w:rsidRPr="00AF5717" w:rsidRDefault="00E27C57" w:rsidP="00CA2652">
            <w:pPr>
              <w:pStyle w:val="TableText"/>
            </w:pPr>
            <w:r w:rsidRPr="00AF5717">
              <w:t>Censored</w:t>
            </w:r>
          </w:p>
        </w:tc>
      </w:tr>
      <w:tr w:rsidR="008F5115" w14:paraId="5E1AD269" w14:textId="77777777" w:rsidTr="00CA2652">
        <w:tc>
          <w:tcPr>
            <w:tcW w:w="1667" w:type="pct"/>
          </w:tcPr>
          <w:p w14:paraId="19AC2608" w14:textId="6CFA932A" w:rsidR="00D120D5" w:rsidRPr="00AF5717" w:rsidRDefault="00E27C57" w:rsidP="00CA2652">
            <w:pPr>
              <w:pStyle w:val="TableText"/>
            </w:pPr>
            <w:r w:rsidRPr="00AF5717">
              <w:t xml:space="preserve">No progression </w:t>
            </w:r>
          </w:p>
        </w:tc>
        <w:tc>
          <w:tcPr>
            <w:tcW w:w="2376" w:type="pct"/>
          </w:tcPr>
          <w:p w14:paraId="7C3BBDAB" w14:textId="4D6BB67A" w:rsidR="00D120D5" w:rsidRPr="00AF5717" w:rsidRDefault="00E27C57" w:rsidP="00CA2652">
            <w:pPr>
              <w:pStyle w:val="TableText"/>
            </w:pPr>
            <w:r w:rsidRPr="00AF5717">
              <w:t>Date of last adequate assessment with evidence of no progression</w:t>
            </w:r>
          </w:p>
        </w:tc>
        <w:tc>
          <w:tcPr>
            <w:tcW w:w="957" w:type="pct"/>
          </w:tcPr>
          <w:p w14:paraId="1AE8553D" w14:textId="77777777" w:rsidR="00D120D5" w:rsidRPr="00AF5717" w:rsidRDefault="00E27C57" w:rsidP="00CA2652">
            <w:pPr>
              <w:pStyle w:val="TableText"/>
            </w:pPr>
            <w:r w:rsidRPr="00AF5717">
              <w:t>Censored</w:t>
            </w:r>
          </w:p>
        </w:tc>
      </w:tr>
      <w:tr w:rsidR="008F5115" w14:paraId="4A7007B5" w14:textId="77777777" w:rsidTr="00CA2652">
        <w:tc>
          <w:tcPr>
            <w:tcW w:w="1667" w:type="pct"/>
          </w:tcPr>
          <w:p w14:paraId="4606EA66" w14:textId="77777777" w:rsidR="00D120D5" w:rsidRPr="00AF5717" w:rsidRDefault="00E27C57" w:rsidP="00CA2652">
            <w:pPr>
              <w:pStyle w:val="TableText"/>
            </w:pPr>
            <w:r w:rsidRPr="00AF5717">
              <w:t>Lost to follow up</w:t>
            </w:r>
          </w:p>
        </w:tc>
        <w:tc>
          <w:tcPr>
            <w:tcW w:w="2376" w:type="pct"/>
          </w:tcPr>
          <w:p w14:paraId="125B263F" w14:textId="564C2BA5" w:rsidR="00D120D5" w:rsidRPr="00AF5717" w:rsidRDefault="00E27C57" w:rsidP="00CA2652">
            <w:pPr>
              <w:pStyle w:val="TableText"/>
            </w:pPr>
            <w:r w:rsidRPr="00AF5717">
              <w:t>Date of last adequate assessment with evidence of no progression</w:t>
            </w:r>
          </w:p>
        </w:tc>
        <w:tc>
          <w:tcPr>
            <w:tcW w:w="957" w:type="pct"/>
          </w:tcPr>
          <w:p w14:paraId="4DD6F489" w14:textId="77777777" w:rsidR="00D120D5" w:rsidRPr="00AF5717" w:rsidRDefault="00E27C57" w:rsidP="00CA2652">
            <w:pPr>
              <w:pStyle w:val="TableText"/>
            </w:pPr>
            <w:r w:rsidRPr="00AF5717">
              <w:t>Censored</w:t>
            </w:r>
          </w:p>
        </w:tc>
      </w:tr>
    </w:tbl>
    <w:p w14:paraId="1CA7953E" w14:textId="77777777" w:rsidR="00AC35F3" w:rsidRPr="00AF5717" w:rsidRDefault="00E27C57" w:rsidP="00AC35F3">
      <w:pPr>
        <w:pStyle w:val="TableFootnoteNumbered"/>
        <w:numPr>
          <w:ilvl w:val="0"/>
          <w:numId w:val="0"/>
        </w:numPr>
        <w:tabs>
          <w:tab w:val="clear" w:pos="216"/>
          <w:tab w:val="left" w:pos="0"/>
        </w:tabs>
      </w:pPr>
      <w:r w:rsidRPr="00AF5717">
        <w:t>[1] If a tumor assessment takes place over several days, the first of the imaging dates will be used as the assessment date for an event and the last will be used for censoring.</w:t>
      </w:r>
    </w:p>
    <w:p w14:paraId="5CF13AEA" w14:textId="3FFB097B" w:rsidR="00F233BD" w:rsidRPr="00AF5717" w:rsidRDefault="00E27C57" w:rsidP="00AC35F3">
      <w:pPr>
        <w:pStyle w:val="TableFootnoteNumbered"/>
        <w:numPr>
          <w:ilvl w:val="0"/>
          <w:numId w:val="0"/>
        </w:numPr>
        <w:tabs>
          <w:tab w:val="clear" w:pos="216"/>
          <w:tab w:val="left" w:pos="0"/>
        </w:tabs>
      </w:pPr>
      <w:r w:rsidRPr="00AF5717">
        <w:t xml:space="preserve">[2] New anti-cancer therapy will be regularly reviewed by </w:t>
      </w:r>
      <w:r w:rsidR="00F63E2E" w:rsidRPr="00AF5717">
        <w:t>the</w:t>
      </w:r>
      <w:r w:rsidRPr="00AF5717">
        <w:t xml:space="preserve"> medical team to decide which therapies lead to censoring.</w:t>
      </w:r>
    </w:p>
    <w:p w14:paraId="6A363E3E" w14:textId="736A86AA" w:rsidR="00F233BD" w:rsidRPr="00AF5717" w:rsidRDefault="00E27C57" w:rsidP="00AC35F3">
      <w:pPr>
        <w:pStyle w:val="Paragraph"/>
        <w:spacing w:before="120"/>
        <w:rPr>
          <w:rFonts w:cs="Arial"/>
        </w:rPr>
      </w:pPr>
      <w:r w:rsidRPr="00AF5717">
        <w:rPr>
          <w:rFonts w:cs="Arial"/>
        </w:rPr>
        <w:t>Two missed assessments derivation rules described for PFS</w:t>
      </w:r>
      <w:r w:rsidR="00AC35F3" w:rsidRPr="00AF5717">
        <w:rPr>
          <w:rFonts w:cs="Arial"/>
        </w:rPr>
        <w:t xml:space="preserve"> </w:t>
      </w:r>
      <w:r w:rsidRPr="00AF5717">
        <w:rPr>
          <w:rFonts w:cs="Arial"/>
        </w:rPr>
        <w:t>on the previous page will be used for D</w:t>
      </w:r>
      <w:r w:rsidR="00AC35F3" w:rsidRPr="00AF5717">
        <w:rPr>
          <w:rFonts w:cs="Arial"/>
        </w:rPr>
        <w:t>o</w:t>
      </w:r>
      <w:r w:rsidRPr="00AF5717">
        <w:rPr>
          <w:rFonts w:cs="Arial"/>
        </w:rPr>
        <w:t>R.</w:t>
      </w:r>
    </w:p>
    <w:p w14:paraId="371D26FE" w14:textId="785797C4" w:rsidR="001F3FAF" w:rsidRPr="00AF5717" w:rsidRDefault="00E27C57" w:rsidP="001F3FAF">
      <w:pPr>
        <w:pStyle w:val="TableFigureTitle"/>
        <w:rPr>
          <w:rStyle w:val="ParagraphChar"/>
        </w:rPr>
      </w:pPr>
      <w:bookmarkStart w:id="7584" w:name="_Ref146203065"/>
      <w:bookmarkStart w:id="7585" w:name="_Toc232068084"/>
      <w:r w:rsidRPr="00AF5717">
        <w:rPr>
          <w:rStyle w:val="ParagraphChar"/>
        </w:rPr>
        <w:t>Table </w:t>
      </w:r>
      <w:r w:rsidRPr="00AF5717">
        <w:rPr>
          <w:rFonts w:cs="Arial"/>
        </w:rPr>
        <w:fldChar w:fldCharType="begin"/>
      </w:r>
      <w:r w:rsidRPr="00AF5717">
        <w:rPr>
          <w:rFonts w:cs="Arial"/>
        </w:rPr>
        <w:instrText xml:space="preserve">SEQ Table \* ARABIC </w:instrText>
      </w:r>
      <w:r w:rsidRPr="00AF5717">
        <w:rPr>
          <w:rFonts w:cs="Arial"/>
        </w:rPr>
        <w:fldChar w:fldCharType="separate"/>
      </w:r>
      <w:ins w:id="7586" w:author="Marmol, Dominika Klaudia" w:date="2026-06-08T17:01:00Z">
        <w:r w:rsidR="00201CA3">
          <w:rPr>
            <w:rFonts w:cs="Arial"/>
            <w:noProof/>
          </w:rPr>
          <w:t>23</w:t>
        </w:r>
      </w:ins>
      <w:del w:id="7587" w:author="Marmol, Dominika Klaudia" w:date="2026-06-08T17:01:00Z">
        <w:r w:rsidR="00CA5FDB">
          <w:rPr>
            <w:rFonts w:cs="Arial"/>
            <w:noProof/>
          </w:rPr>
          <w:delText>10</w:delText>
        </w:r>
      </w:del>
      <w:r w:rsidRPr="00AF5717">
        <w:rPr>
          <w:rFonts w:cs="Arial"/>
        </w:rPr>
        <w:fldChar w:fldCharType="end"/>
      </w:r>
      <w:bookmarkEnd w:id="7584"/>
      <w:r w:rsidRPr="00AF5717">
        <w:rPr>
          <w:rStyle w:val="ParagraphChar"/>
        </w:rPr>
        <w:t>:</w:t>
      </w:r>
      <w:r w:rsidRPr="00AF5717">
        <w:rPr>
          <w:rStyle w:val="ParagraphChar"/>
        </w:rPr>
        <w:tab/>
        <w:t xml:space="preserve">Censoring Algorithm for </w:t>
      </w:r>
      <w:r w:rsidR="00366A98" w:rsidRPr="00AF5717">
        <w:rPr>
          <w:rStyle w:val="ParagraphChar"/>
        </w:rPr>
        <w:t>OS</w:t>
      </w:r>
      <w:bookmarkEnd w:id="7585"/>
    </w:p>
    <w:tbl>
      <w:tblPr>
        <w:tblStyle w:val="TableGrid"/>
        <w:tblW w:w="5000" w:type="pct"/>
        <w:tblLook w:val="04A0" w:firstRow="1" w:lastRow="0" w:firstColumn="1" w:lastColumn="0" w:noHBand="0" w:noVBand="1"/>
      </w:tblPr>
      <w:tblGrid>
        <w:gridCol w:w="3402"/>
        <w:gridCol w:w="4671"/>
        <w:gridCol w:w="1896"/>
      </w:tblGrid>
      <w:tr w:rsidR="008F5115" w14:paraId="57BBBACD" w14:textId="77777777" w:rsidTr="002F5AB2">
        <w:tc>
          <w:tcPr>
            <w:tcW w:w="1706" w:type="pct"/>
            <w:shd w:val="clear" w:color="auto" w:fill="F2F2F2" w:themeFill="background1" w:themeFillShade="F2"/>
          </w:tcPr>
          <w:p w14:paraId="746DB1BE" w14:textId="77777777" w:rsidR="001F3FAF" w:rsidRPr="00AF5717" w:rsidRDefault="00E27C57" w:rsidP="000A2DE0">
            <w:pPr>
              <w:pStyle w:val="TableColumnHeadings"/>
              <w:keepNext/>
            </w:pPr>
            <w:r w:rsidRPr="00AF5717">
              <w:t>Situation</w:t>
            </w:r>
          </w:p>
        </w:tc>
        <w:tc>
          <w:tcPr>
            <w:tcW w:w="2343" w:type="pct"/>
            <w:shd w:val="clear" w:color="auto" w:fill="F2F2F2" w:themeFill="background1" w:themeFillShade="F2"/>
          </w:tcPr>
          <w:p w14:paraId="2F48AD33" w14:textId="77777777" w:rsidR="001F3FAF" w:rsidRPr="00AF5717" w:rsidRDefault="00E27C57" w:rsidP="000A2DE0">
            <w:pPr>
              <w:pStyle w:val="TableColumnHeadings"/>
            </w:pPr>
            <w:r w:rsidRPr="00AF5717">
              <w:t>Date participant has event or is censored</w:t>
            </w:r>
          </w:p>
        </w:tc>
        <w:tc>
          <w:tcPr>
            <w:tcW w:w="951" w:type="pct"/>
            <w:shd w:val="clear" w:color="auto" w:fill="F2F2F2" w:themeFill="background1" w:themeFillShade="F2"/>
          </w:tcPr>
          <w:p w14:paraId="12295C04" w14:textId="6C35C7EB" w:rsidR="001F3FAF" w:rsidRPr="00AF5717" w:rsidRDefault="00E27C57" w:rsidP="000A2DE0">
            <w:pPr>
              <w:pStyle w:val="TableColumnHeadings"/>
            </w:pPr>
            <w:r w:rsidRPr="00AF5717">
              <w:t>Situation outcome</w:t>
            </w:r>
          </w:p>
        </w:tc>
      </w:tr>
      <w:tr w:rsidR="008F5115" w14:paraId="5273133A" w14:textId="77777777" w:rsidTr="000A2DE0">
        <w:tc>
          <w:tcPr>
            <w:tcW w:w="1706" w:type="pct"/>
          </w:tcPr>
          <w:p w14:paraId="57FA30E6" w14:textId="5E42E12B" w:rsidR="001F3FAF" w:rsidRPr="00AF5717" w:rsidRDefault="00E27C57">
            <w:pPr>
              <w:pStyle w:val="TableText"/>
              <w:keepNext/>
            </w:pPr>
            <w:r w:rsidRPr="00AF5717">
              <w:t xml:space="preserve">Death during the </w:t>
            </w:r>
            <w:r w:rsidR="00430ED7" w:rsidRPr="00AF5717">
              <w:t>trial</w:t>
            </w:r>
          </w:p>
        </w:tc>
        <w:tc>
          <w:tcPr>
            <w:tcW w:w="2343" w:type="pct"/>
          </w:tcPr>
          <w:p w14:paraId="3432CD02" w14:textId="77777777" w:rsidR="001F3FAF" w:rsidRPr="00AF5717" w:rsidRDefault="00E27C57">
            <w:pPr>
              <w:pStyle w:val="TableText"/>
            </w:pPr>
            <w:r w:rsidRPr="00AF5717">
              <w:t>Date of death</w:t>
            </w:r>
          </w:p>
        </w:tc>
        <w:tc>
          <w:tcPr>
            <w:tcW w:w="951" w:type="pct"/>
          </w:tcPr>
          <w:p w14:paraId="1BEF9D52" w14:textId="73683B77" w:rsidR="001F3FAF" w:rsidRPr="00AF5717" w:rsidRDefault="00E27C57" w:rsidP="000A2DE0">
            <w:pPr>
              <w:pStyle w:val="TableText"/>
            </w:pPr>
            <w:r w:rsidRPr="00AF5717">
              <w:t>Dea</w:t>
            </w:r>
            <w:r w:rsidR="00A36AC5" w:rsidRPr="00AF5717">
              <w:t>t</w:t>
            </w:r>
            <w:r w:rsidRPr="00AF5717">
              <w:t>h (e</w:t>
            </w:r>
            <w:r w:rsidR="000A2DE0" w:rsidRPr="00AF5717">
              <w:t>vent</w:t>
            </w:r>
            <w:r w:rsidRPr="00AF5717">
              <w:t>)</w:t>
            </w:r>
          </w:p>
        </w:tc>
      </w:tr>
      <w:tr w:rsidR="008F5115" w14:paraId="7CF3530C" w14:textId="77777777" w:rsidTr="000A2DE0">
        <w:tc>
          <w:tcPr>
            <w:tcW w:w="1706" w:type="pct"/>
          </w:tcPr>
          <w:p w14:paraId="23B57A01" w14:textId="77777777" w:rsidR="001F3FAF" w:rsidRPr="00AF5717" w:rsidRDefault="00E27C57">
            <w:pPr>
              <w:pStyle w:val="TableText"/>
              <w:keepNext/>
            </w:pPr>
            <w:r w:rsidRPr="00AF5717">
              <w:t>Participant confirmed alive</w:t>
            </w:r>
          </w:p>
        </w:tc>
        <w:tc>
          <w:tcPr>
            <w:tcW w:w="2343" w:type="pct"/>
          </w:tcPr>
          <w:p w14:paraId="04163B5A" w14:textId="77777777" w:rsidR="001F3FAF" w:rsidRPr="00AF5717" w:rsidRDefault="00E27C57">
            <w:pPr>
              <w:pStyle w:val="TableText"/>
            </w:pPr>
            <w:r w:rsidRPr="00AF5717">
              <w:t>Date of confirmation visit/call</w:t>
            </w:r>
          </w:p>
        </w:tc>
        <w:tc>
          <w:tcPr>
            <w:tcW w:w="951" w:type="pct"/>
          </w:tcPr>
          <w:p w14:paraId="63EFAE01" w14:textId="49D25759" w:rsidR="001F3FAF" w:rsidRPr="00AF5717" w:rsidRDefault="00E27C57" w:rsidP="000A2DE0">
            <w:pPr>
              <w:pStyle w:val="TableText"/>
            </w:pPr>
            <w:r w:rsidRPr="00AF5717">
              <w:t>Censored</w:t>
            </w:r>
          </w:p>
        </w:tc>
      </w:tr>
      <w:tr w:rsidR="008F5115" w14:paraId="245CCA1B" w14:textId="77777777" w:rsidTr="000A2DE0">
        <w:tc>
          <w:tcPr>
            <w:tcW w:w="1706" w:type="pct"/>
          </w:tcPr>
          <w:p w14:paraId="1DC5E8C6" w14:textId="77777777" w:rsidR="000A2DE0" w:rsidRPr="00AF5717" w:rsidRDefault="00E27C57" w:rsidP="000A2DE0">
            <w:pPr>
              <w:pStyle w:val="TableText"/>
              <w:keepNext/>
            </w:pPr>
            <w:r w:rsidRPr="00AF5717">
              <w:t>Participant lost to follow up</w:t>
            </w:r>
          </w:p>
        </w:tc>
        <w:tc>
          <w:tcPr>
            <w:tcW w:w="2343" w:type="pct"/>
          </w:tcPr>
          <w:p w14:paraId="4C7FBFAF" w14:textId="77777777" w:rsidR="000A2DE0" w:rsidRPr="00AF5717" w:rsidRDefault="00E27C57" w:rsidP="000A2DE0">
            <w:pPr>
              <w:pStyle w:val="TableText"/>
            </w:pPr>
            <w:r w:rsidRPr="00AF5717">
              <w:t>Date of last contact with known alive status. Check this date vs the latest date for a participant, if discrepant then raise for resolution</w:t>
            </w:r>
          </w:p>
        </w:tc>
        <w:tc>
          <w:tcPr>
            <w:tcW w:w="951" w:type="pct"/>
          </w:tcPr>
          <w:p w14:paraId="5BE9688D" w14:textId="2ADFECB0" w:rsidR="000A2DE0" w:rsidRPr="00AF5717" w:rsidRDefault="00E27C57" w:rsidP="000A2DE0">
            <w:pPr>
              <w:pStyle w:val="TableText"/>
            </w:pPr>
            <w:r w:rsidRPr="00AF5717">
              <w:t>Censored</w:t>
            </w:r>
          </w:p>
        </w:tc>
      </w:tr>
      <w:tr w:rsidR="008F5115" w14:paraId="7B9A1371" w14:textId="77777777" w:rsidTr="000A2DE0">
        <w:tc>
          <w:tcPr>
            <w:tcW w:w="1706" w:type="pct"/>
          </w:tcPr>
          <w:p w14:paraId="16C24255" w14:textId="77777777" w:rsidR="000A2DE0" w:rsidRPr="00AF5717" w:rsidRDefault="00E27C57" w:rsidP="000A2DE0">
            <w:pPr>
              <w:pStyle w:val="TableText"/>
            </w:pPr>
            <w:r w:rsidRPr="00AF5717">
              <w:t>Participant withdrew consent for survival follow-up</w:t>
            </w:r>
          </w:p>
        </w:tc>
        <w:tc>
          <w:tcPr>
            <w:tcW w:w="2343" w:type="pct"/>
          </w:tcPr>
          <w:p w14:paraId="35776629" w14:textId="77777777" w:rsidR="000A2DE0" w:rsidRPr="00AF5717" w:rsidRDefault="00E27C57" w:rsidP="000A2DE0">
            <w:pPr>
              <w:pStyle w:val="TableText"/>
            </w:pPr>
            <w:r w:rsidRPr="00AF5717">
              <w:t>Date of withdrawal of consent</w:t>
            </w:r>
          </w:p>
        </w:tc>
        <w:tc>
          <w:tcPr>
            <w:tcW w:w="951" w:type="pct"/>
          </w:tcPr>
          <w:p w14:paraId="4096FDF9" w14:textId="57602252" w:rsidR="000A2DE0" w:rsidRPr="00AF5717" w:rsidRDefault="00E27C57" w:rsidP="000A2DE0">
            <w:pPr>
              <w:pStyle w:val="TableText"/>
            </w:pPr>
            <w:r w:rsidRPr="00AF5717">
              <w:t>Censored</w:t>
            </w:r>
          </w:p>
        </w:tc>
      </w:tr>
      <w:tr w:rsidR="008F5115" w14:paraId="43A3527C" w14:textId="77777777" w:rsidTr="000A2DE0">
        <w:tc>
          <w:tcPr>
            <w:tcW w:w="1706" w:type="pct"/>
          </w:tcPr>
          <w:p w14:paraId="60E8DC05" w14:textId="77777777" w:rsidR="000A2DE0" w:rsidRPr="00AF5717" w:rsidRDefault="00E27C57" w:rsidP="000A2DE0">
            <w:pPr>
              <w:pStyle w:val="TableText"/>
            </w:pPr>
            <w:r w:rsidRPr="00AF5717">
              <w:t>Participants assigned dose but without any post-baseline information</w:t>
            </w:r>
          </w:p>
        </w:tc>
        <w:tc>
          <w:tcPr>
            <w:tcW w:w="2343" w:type="pct"/>
          </w:tcPr>
          <w:p w14:paraId="604DA353" w14:textId="77777777" w:rsidR="000A2DE0" w:rsidRPr="00AF5717" w:rsidRDefault="00E27C57" w:rsidP="000A2DE0">
            <w:pPr>
              <w:pStyle w:val="TableText"/>
            </w:pPr>
            <w:r w:rsidRPr="00AF5717">
              <w:t>Date of first dose date</w:t>
            </w:r>
          </w:p>
        </w:tc>
        <w:tc>
          <w:tcPr>
            <w:tcW w:w="951" w:type="pct"/>
          </w:tcPr>
          <w:p w14:paraId="1D7F9C7E" w14:textId="22354255" w:rsidR="000A2DE0" w:rsidRPr="00AF5717" w:rsidRDefault="00E27C57" w:rsidP="000A2DE0">
            <w:pPr>
              <w:pStyle w:val="TableText"/>
            </w:pPr>
            <w:r w:rsidRPr="00AF5717">
              <w:t>Censored</w:t>
            </w:r>
          </w:p>
        </w:tc>
      </w:tr>
    </w:tbl>
    <w:p w14:paraId="6BA0282D" w14:textId="77777777" w:rsidR="001F3FAF" w:rsidRPr="00AF5717" w:rsidRDefault="001F3FAF" w:rsidP="001F3FAF">
      <w:pPr>
        <w:pStyle w:val="Paragraph"/>
        <w:rPr>
          <w:rFonts w:cs="Arial"/>
          <w:i/>
          <w:iCs/>
        </w:rPr>
      </w:pPr>
    </w:p>
    <w:p w14:paraId="06E581D2" w14:textId="68A9CCF7" w:rsidR="00D120D5" w:rsidRPr="00AF5717" w:rsidRDefault="00E27C57" w:rsidP="001F3FAF">
      <w:pPr>
        <w:spacing w:after="0"/>
        <w:rPr>
          <w:rFonts w:ascii="Arial" w:hAnsi="Arial"/>
          <w:sz w:val="24"/>
        </w:rPr>
      </w:pPr>
      <w:r w:rsidRPr="00AF5717">
        <w:br w:type="page"/>
      </w:r>
    </w:p>
    <w:p w14:paraId="08A15C2F" w14:textId="5EDCA613" w:rsidR="001F3FAF" w:rsidRPr="00AF5717" w:rsidRDefault="00E27C57" w:rsidP="001F3FAF">
      <w:pPr>
        <w:pStyle w:val="Heading2Unnumbered"/>
      </w:pPr>
      <w:bookmarkStart w:id="7588" w:name="App3"/>
      <w:bookmarkStart w:id="7589" w:name="_Toc232068054"/>
      <w:r w:rsidRPr="00AF5717">
        <w:t>Appendix</w:t>
      </w:r>
      <w:r w:rsidR="007318CA" w:rsidRPr="00AF5717">
        <w:t> </w:t>
      </w:r>
      <w:r w:rsidR="00CD4015" w:rsidRPr="00AF5717">
        <w:fldChar w:fldCharType="begin"/>
      </w:r>
      <w:r w:rsidR="00CD4015" w:rsidRPr="00AF5717">
        <w:instrText>SEQ Appendix \* ARABIC</w:instrText>
      </w:r>
      <w:r w:rsidR="00CD4015" w:rsidRPr="00AF5717">
        <w:fldChar w:fldCharType="separate"/>
      </w:r>
      <w:r w:rsidR="00CA5FDB">
        <w:rPr>
          <w:noProof/>
        </w:rPr>
        <w:t>3</w:t>
      </w:r>
      <w:r w:rsidR="00CD4015" w:rsidRPr="00AF5717">
        <w:fldChar w:fldCharType="end"/>
      </w:r>
      <w:bookmarkEnd w:id="7588"/>
      <w:r w:rsidRPr="00AF5717">
        <w:rPr>
          <w:i/>
          <w:iCs/>
          <w:color w:val="0000FF"/>
        </w:rPr>
        <w:t xml:space="preserve"> </w:t>
      </w:r>
      <w:r w:rsidR="3A96E468" w:rsidRPr="00AF5717">
        <w:t>Multiple Imputation Procedur</w:t>
      </w:r>
      <w:r w:rsidRPr="00AF5717">
        <w:t>e</w:t>
      </w:r>
      <w:bookmarkEnd w:id="7589"/>
    </w:p>
    <w:p w14:paraId="2837DB40" w14:textId="6E3898EA" w:rsidR="001F3FAF" w:rsidRPr="00AF5717" w:rsidRDefault="00E27C57" w:rsidP="001F3FAF">
      <w:pPr>
        <w:rPr>
          <w:rFonts w:ascii="Arial" w:hAnsi="Arial" w:cs="Arial"/>
          <w:sz w:val="24"/>
        </w:rPr>
      </w:pPr>
      <w:r w:rsidRPr="00AF5717">
        <w:rPr>
          <w:rFonts w:ascii="Arial" w:hAnsi="Arial" w:cs="Arial"/>
          <w:sz w:val="24"/>
        </w:rPr>
        <w:t>Not applicable.</w:t>
      </w:r>
    </w:p>
    <w:p w14:paraId="721AB30C" w14:textId="3B15A027" w:rsidR="00CD4015" w:rsidRPr="00AF5717" w:rsidRDefault="00CD4015" w:rsidP="00CD4015">
      <w:pPr>
        <w:pStyle w:val="Paragraph"/>
        <w:rPr>
          <w:rFonts w:cs="Arial"/>
        </w:rPr>
      </w:pPr>
    </w:p>
    <w:p w14:paraId="6E66EE5F" w14:textId="40A6B329" w:rsidR="00633639" w:rsidRPr="00AF5717" w:rsidRDefault="00E27C57" w:rsidP="00633639">
      <w:pPr>
        <w:spacing w:after="0"/>
        <w:rPr>
          <w:rFonts w:ascii="Arial" w:hAnsi="Arial" w:cs="Arial"/>
          <w:sz w:val="24"/>
        </w:rPr>
      </w:pPr>
      <w:r w:rsidRPr="00AF5717">
        <w:rPr>
          <w:rFonts w:cs="Arial"/>
        </w:rPr>
        <w:br w:type="page"/>
      </w:r>
    </w:p>
    <w:p w14:paraId="42BBA3B1" w14:textId="3BFA9CC0" w:rsidR="00865868" w:rsidRPr="00AF5717" w:rsidRDefault="00E27C57" w:rsidP="00FE2659">
      <w:pPr>
        <w:pStyle w:val="Heading2Unnumbered"/>
      </w:pPr>
      <w:bookmarkStart w:id="7590" w:name="App4"/>
      <w:bookmarkStart w:id="7591" w:name="_Toc232068055"/>
      <w:r w:rsidRPr="00AF5717">
        <w:t>Appendix</w:t>
      </w:r>
      <w:r w:rsidR="007318CA" w:rsidRPr="00AF5717">
        <w:t> </w:t>
      </w:r>
      <w:r w:rsidRPr="00AF5717">
        <w:fldChar w:fldCharType="begin"/>
      </w:r>
      <w:r w:rsidRPr="00AF5717">
        <w:instrText>SEQ Appendix \* ARABIC</w:instrText>
      </w:r>
      <w:r w:rsidRPr="00AF5717">
        <w:fldChar w:fldCharType="separate"/>
      </w:r>
      <w:r w:rsidR="00CA5FDB">
        <w:rPr>
          <w:noProof/>
        </w:rPr>
        <w:t>4</w:t>
      </w:r>
      <w:r w:rsidRPr="00AF5717">
        <w:fldChar w:fldCharType="end"/>
      </w:r>
      <w:bookmarkEnd w:id="7590"/>
      <w:r w:rsidRPr="00AF5717">
        <w:t xml:space="preserve"> </w:t>
      </w:r>
      <w:r w:rsidR="00687E74" w:rsidRPr="00AF5717">
        <w:t>NCI-CTCAE V5.0 Toxicity</w:t>
      </w:r>
      <w:r w:rsidR="00795553" w:rsidRPr="00AF5717">
        <w:t>/ AE</w:t>
      </w:r>
      <w:r w:rsidR="00687E74" w:rsidRPr="00AF5717">
        <w:t xml:space="preserve"> Grading</w:t>
      </w:r>
      <w:bookmarkEnd w:id="7591"/>
    </w:p>
    <w:p w14:paraId="076B4D7E" w14:textId="75C6F33E" w:rsidR="000C5E5D" w:rsidRPr="00AF5717" w:rsidRDefault="00E27C57" w:rsidP="009519D0">
      <w:pPr>
        <w:pStyle w:val="Paragraph"/>
        <w:rPr>
          <w:rFonts w:cs="Arial"/>
          <w:lang w:eastAsia="ja-JP"/>
        </w:rPr>
      </w:pPr>
      <w:bookmarkStart w:id="7592" w:name="App5"/>
      <w:r w:rsidRPr="00AF5717">
        <w:rPr>
          <w:rFonts w:cs="Arial"/>
          <w:lang w:eastAsia="ja-JP"/>
        </w:rPr>
        <w:t xml:space="preserve">Refer to industry standard document for </w:t>
      </w:r>
      <w:hyperlink w:anchor="nci" w:history="1">
        <w:r w:rsidR="000C5E5D" w:rsidRPr="00AF5717">
          <w:rPr>
            <w:rStyle w:val="Hyperlink"/>
            <w:rFonts w:cs="Arial"/>
            <w:b w:val="0"/>
          </w:rPr>
          <w:t>NCI-CTCAE V5.0 Toxicity/AE Grading criteria</w:t>
        </w:r>
      </w:hyperlink>
      <w:r w:rsidRPr="00AF5717">
        <w:rPr>
          <w:rFonts w:cs="Arial"/>
          <w:lang w:eastAsia="ja-JP"/>
        </w:rPr>
        <w:t>.</w:t>
      </w:r>
    </w:p>
    <w:p w14:paraId="7BE0AFD8" w14:textId="77F6C4A0" w:rsidR="009519D0" w:rsidRPr="00AF5717" w:rsidRDefault="00E27C57" w:rsidP="000C5E5D">
      <w:pPr>
        <w:spacing w:after="0"/>
        <w:rPr>
          <w:rStyle w:val="Instructionaltext"/>
          <w:rFonts w:cs="Arial"/>
          <w:i w:val="0"/>
          <w:iCs w:val="0"/>
          <w:color w:val="auto"/>
          <w:sz w:val="24"/>
          <w:lang w:eastAsia="ja-JP"/>
        </w:rPr>
      </w:pPr>
      <w:r w:rsidRPr="00AF5717">
        <w:rPr>
          <w:rFonts w:cs="Arial"/>
          <w:lang w:eastAsia="ja-JP"/>
        </w:rPr>
        <w:br w:type="page"/>
      </w:r>
    </w:p>
    <w:p w14:paraId="506395E6" w14:textId="19C48AB2" w:rsidR="00C675A3" w:rsidRPr="00AF5717" w:rsidRDefault="00E27C57" w:rsidP="00CA7B51">
      <w:pPr>
        <w:pStyle w:val="Heading2Unnumbered"/>
      </w:pPr>
      <w:bookmarkStart w:id="7593" w:name="_Toc232068056"/>
      <w:r w:rsidRPr="00AF5717">
        <w:t>Appendix</w:t>
      </w:r>
      <w:r w:rsidR="0022338C" w:rsidRPr="00AF5717">
        <w:t> </w:t>
      </w:r>
      <w:r w:rsidRPr="00AF5717">
        <w:fldChar w:fldCharType="begin"/>
      </w:r>
      <w:r w:rsidRPr="00AF5717">
        <w:instrText>SEQ Appendix \* ARABIC</w:instrText>
      </w:r>
      <w:r w:rsidRPr="00AF5717">
        <w:fldChar w:fldCharType="separate"/>
      </w:r>
      <w:r w:rsidR="00CA5FDB">
        <w:rPr>
          <w:noProof/>
        </w:rPr>
        <w:t>5</w:t>
      </w:r>
      <w:r w:rsidRPr="00AF5717">
        <w:fldChar w:fldCharType="end"/>
      </w:r>
      <w:bookmarkEnd w:id="7592"/>
      <w:r w:rsidRPr="00AF5717">
        <w:t xml:space="preserve"> Clinical Significance Criteria for Safety Parameters</w:t>
      </w:r>
      <w:bookmarkEnd w:id="7593"/>
    </w:p>
    <w:p w14:paraId="177A8607" w14:textId="799CF8EC" w:rsidR="000C5E5D" w:rsidRPr="00AF5717" w:rsidRDefault="00E27C57" w:rsidP="00C675A3">
      <w:pPr>
        <w:pStyle w:val="Paragraph"/>
        <w:rPr>
          <w:rFonts w:cs="Arial"/>
        </w:rPr>
      </w:pPr>
      <w:r w:rsidRPr="00AF5717">
        <w:rPr>
          <w:rFonts w:cs="Arial"/>
        </w:rPr>
        <w:t>Clinical significance of safety parameter results</w:t>
      </w:r>
      <w:r w:rsidR="00D07E18" w:rsidRPr="00AF5717">
        <w:rPr>
          <w:rFonts w:cs="Arial"/>
        </w:rPr>
        <w:t xml:space="preserve"> (ECGs, vital signs, ECHO/MUGA, physical examination)</w:t>
      </w:r>
      <w:r w:rsidRPr="00AF5717">
        <w:rPr>
          <w:rFonts w:cs="Arial"/>
        </w:rPr>
        <w:t xml:space="preserve"> will be determined by the investigator using local reference ranges and documented in the eCRF.</w:t>
      </w:r>
    </w:p>
    <w:p w14:paraId="663E284D" w14:textId="648B26F9" w:rsidR="00C675A3" w:rsidRPr="00AF5717" w:rsidRDefault="00E27C57" w:rsidP="000C5E5D">
      <w:pPr>
        <w:spacing w:after="0"/>
        <w:rPr>
          <w:rFonts w:ascii="Arial" w:hAnsi="Arial" w:cs="Arial"/>
          <w:sz w:val="24"/>
        </w:rPr>
      </w:pPr>
      <w:r w:rsidRPr="00AF5717">
        <w:rPr>
          <w:rFonts w:cs="Arial"/>
        </w:rPr>
        <w:br w:type="page"/>
      </w:r>
    </w:p>
    <w:p w14:paraId="25EF7D5B" w14:textId="2CA8A327" w:rsidR="000A1473" w:rsidRPr="00AF5717" w:rsidRDefault="00E27C57" w:rsidP="009519D0">
      <w:pPr>
        <w:pStyle w:val="Heading2Unnumbered"/>
        <w:rPr>
          <w:rStyle w:val="Instructionaltext"/>
          <w:i w:val="0"/>
          <w:iCs w:val="0"/>
          <w:color w:val="auto"/>
          <w:sz w:val="24"/>
        </w:rPr>
      </w:pPr>
      <w:bookmarkStart w:id="7594" w:name="App6"/>
      <w:bookmarkStart w:id="7595" w:name="_Toc232068057"/>
      <w:r w:rsidRPr="00AF5717">
        <w:t>Appendix</w:t>
      </w:r>
      <w:r w:rsidR="0022338C" w:rsidRPr="00AF5717">
        <w:t> </w:t>
      </w:r>
      <w:r w:rsidRPr="00AF5717">
        <w:fldChar w:fldCharType="begin"/>
      </w:r>
      <w:r w:rsidRPr="00AF5717">
        <w:instrText>SEQ Appendix \* ARABIC</w:instrText>
      </w:r>
      <w:r w:rsidRPr="00AF5717">
        <w:fldChar w:fldCharType="separate"/>
      </w:r>
      <w:r w:rsidR="00CA5FDB">
        <w:rPr>
          <w:noProof/>
        </w:rPr>
        <w:t>6</w:t>
      </w:r>
      <w:r w:rsidRPr="00AF5717">
        <w:fldChar w:fldCharType="end"/>
      </w:r>
      <w:bookmarkEnd w:id="7594"/>
      <w:r w:rsidRPr="00AF5717">
        <w:t xml:space="preserve"> Date Imputation Rules</w:t>
      </w:r>
      <w:bookmarkEnd w:id="7595"/>
    </w:p>
    <w:p w14:paraId="5163E110" w14:textId="73C32012" w:rsidR="00201CA3" w:rsidRPr="00201CA3" w:rsidRDefault="00E27C57">
      <w:pPr>
        <w:pStyle w:val="Caption"/>
        <w:keepNext/>
        <w:rPr>
          <w:ins w:id="7596" w:author="Marmol, Dominika Klaudia" w:date="2026-06-08T17:01:00Z"/>
          <w:rFonts w:ascii="Arial" w:hAnsi="Arial" w:cs="Arial"/>
          <w:sz w:val="24"/>
          <w:szCs w:val="24"/>
          <w:rPrChange w:id="7597" w:author="Marmol, Dominika Klaudia" w:date="2026-06-08T17:01:00Z">
            <w:rPr>
              <w:ins w:id="7598" w:author="Marmol, Dominika Klaudia" w:date="2026-06-08T17:01:00Z"/>
            </w:rPr>
          </w:rPrChange>
        </w:rPr>
        <w:pPrChange w:id="7599" w:author="Marmol, Dominika Klaudia" w:date="2026-06-08T17:01:00Z">
          <w:pPr/>
        </w:pPrChange>
      </w:pPr>
      <w:bookmarkStart w:id="7600" w:name="_Toc232068085"/>
      <w:ins w:id="7601" w:author="Marmol, Dominika Klaudia" w:date="2026-06-08T17:01:00Z">
        <w:r w:rsidRPr="00201CA3">
          <w:rPr>
            <w:rFonts w:ascii="Arial" w:hAnsi="Arial" w:cs="Arial"/>
            <w:sz w:val="24"/>
            <w:szCs w:val="24"/>
            <w:rPrChange w:id="7602" w:author="Marmol, Dominika Klaudia" w:date="2026-06-08T17:01:00Z">
              <w:rPr/>
            </w:rPrChange>
          </w:rPr>
          <w:t xml:space="preserve">Table </w:t>
        </w:r>
        <w:r w:rsidRPr="00201CA3">
          <w:rPr>
            <w:rFonts w:ascii="Arial" w:hAnsi="Arial" w:cs="Arial"/>
            <w:sz w:val="24"/>
            <w:szCs w:val="24"/>
            <w:rPrChange w:id="7603" w:author="Marmol, Dominika Klaudia" w:date="2026-06-08T17:01:00Z">
              <w:rPr/>
            </w:rPrChange>
          </w:rPr>
          <w:fldChar w:fldCharType="begin"/>
        </w:r>
        <w:r w:rsidRPr="00201CA3">
          <w:rPr>
            <w:rFonts w:ascii="Arial" w:hAnsi="Arial" w:cs="Arial"/>
            <w:sz w:val="24"/>
            <w:szCs w:val="24"/>
            <w:rPrChange w:id="7604" w:author="Marmol, Dominika Klaudia" w:date="2026-06-08T17:01:00Z">
              <w:rPr/>
            </w:rPrChange>
          </w:rPr>
          <w:instrText xml:space="preserve"> SEQ Table \* ARABIC </w:instrText>
        </w:r>
      </w:ins>
      <w:r w:rsidRPr="00201CA3">
        <w:rPr>
          <w:rFonts w:ascii="Arial" w:hAnsi="Arial" w:cs="Arial"/>
          <w:sz w:val="24"/>
          <w:szCs w:val="24"/>
          <w:rPrChange w:id="7605" w:author="Marmol, Dominika Klaudia" w:date="2026-06-08T17:01:00Z">
            <w:rPr/>
          </w:rPrChange>
        </w:rPr>
        <w:fldChar w:fldCharType="separate"/>
      </w:r>
      <w:ins w:id="7606" w:author="Marmol, Dominika Klaudia" w:date="2026-06-08T17:01:00Z">
        <w:r w:rsidRPr="00201CA3">
          <w:rPr>
            <w:rFonts w:ascii="Arial" w:hAnsi="Arial" w:cs="Arial"/>
            <w:noProof/>
            <w:sz w:val="24"/>
            <w:szCs w:val="24"/>
            <w:rPrChange w:id="7607" w:author="Marmol, Dominika Klaudia" w:date="2026-06-08T17:01:00Z">
              <w:rPr>
                <w:noProof/>
              </w:rPr>
            </w:rPrChange>
          </w:rPr>
          <w:t>24</w:t>
        </w:r>
        <w:r w:rsidRPr="00201CA3">
          <w:rPr>
            <w:rFonts w:ascii="Arial" w:hAnsi="Arial" w:cs="Arial"/>
            <w:sz w:val="24"/>
            <w:szCs w:val="24"/>
            <w:rPrChange w:id="7608" w:author="Marmol, Dominika Klaudia" w:date="2026-06-08T17:01:00Z">
              <w:rPr/>
            </w:rPrChange>
          </w:rPr>
          <w:fldChar w:fldCharType="end"/>
        </w:r>
        <w:r w:rsidRPr="00201CA3">
          <w:rPr>
            <w:rFonts w:ascii="Arial" w:hAnsi="Arial" w:cs="Arial"/>
            <w:sz w:val="24"/>
            <w:szCs w:val="24"/>
            <w:rPrChange w:id="7609" w:author="Marmol, Dominika Klaudia" w:date="2026-06-08T17:01:00Z">
              <w:rPr/>
            </w:rPrChange>
          </w:rPr>
          <w:t>:</w:t>
        </w:r>
        <w:r w:rsidRPr="00201CA3">
          <w:rPr>
            <w:rFonts w:ascii="Arial" w:hAnsi="Arial" w:cs="Arial"/>
            <w:sz w:val="24"/>
            <w:szCs w:val="24"/>
            <w:rPrChange w:id="7610" w:author="Marmol, Dominika Klaudia" w:date="2026-06-08T17:01:00Z">
              <w:rPr/>
            </w:rPrChange>
          </w:rPr>
          <w:tab/>
          <w:t>Date Imputation Rules</w:t>
        </w:r>
        <w:bookmarkEnd w:id="7600"/>
      </w:ins>
    </w:p>
    <w:tbl>
      <w:tblPr>
        <w:tblStyle w:val="TableGrid"/>
        <w:tblpPr w:leftFromText="141" w:rightFromText="141" w:vertAnchor="text" w:tblpY="1"/>
        <w:tblOverlap w:val="never"/>
        <w:tblW w:w="5000" w:type="pct"/>
        <w:tblLook w:val="04A0" w:firstRow="1" w:lastRow="0" w:firstColumn="1" w:lastColumn="0" w:noHBand="0" w:noVBand="1"/>
      </w:tblPr>
      <w:tblGrid>
        <w:gridCol w:w="3425"/>
        <w:gridCol w:w="6544"/>
      </w:tblGrid>
      <w:tr w:rsidR="008F5115" w14:paraId="476B1B2D" w14:textId="77777777" w:rsidTr="00367806">
        <w:trPr>
          <w:tblHeader/>
        </w:trPr>
        <w:tc>
          <w:tcPr>
            <w:tcW w:w="1718" w:type="pct"/>
            <w:shd w:val="clear" w:color="auto" w:fill="F2F2F2" w:themeFill="background1" w:themeFillShade="F2"/>
          </w:tcPr>
          <w:p w14:paraId="2EE1EF86" w14:textId="46751B7B" w:rsidR="001D5AD0" w:rsidRPr="00AF5717" w:rsidRDefault="00E27C57" w:rsidP="00367806">
            <w:pPr>
              <w:pStyle w:val="TableColumnHeadings"/>
            </w:pPr>
            <w:r w:rsidRPr="00AF5717">
              <w:t>Missing or Partial Date Variable</w:t>
            </w:r>
          </w:p>
        </w:tc>
        <w:tc>
          <w:tcPr>
            <w:tcW w:w="3282" w:type="pct"/>
            <w:shd w:val="clear" w:color="auto" w:fill="F2F2F2" w:themeFill="background1" w:themeFillShade="F2"/>
          </w:tcPr>
          <w:p w14:paraId="2CAEC292" w14:textId="469474DA" w:rsidR="001D5AD0" w:rsidRPr="00AF5717" w:rsidRDefault="00E27C57" w:rsidP="00367806">
            <w:pPr>
              <w:pStyle w:val="TableColumnHeadings"/>
            </w:pPr>
            <w:r w:rsidRPr="00AF5717">
              <w:t>Imputation Rule</w:t>
            </w:r>
          </w:p>
        </w:tc>
      </w:tr>
      <w:tr w:rsidR="008F5115" w14:paraId="7CC4EB3C" w14:textId="77777777" w:rsidTr="00367806">
        <w:trPr>
          <w:trHeight w:val="417"/>
        </w:trPr>
        <w:tc>
          <w:tcPr>
            <w:tcW w:w="1718" w:type="pct"/>
          </w:tcPr>
          <w:p w14:paraId="5AA82441" w14:textId="65F3D404" w:rsidR="006A23A0" w:rsidRPr="00AF5717" w:rsidRDefault="00E27C57" w:rsidP="00367806">
            <w:pPr>
              <w:pStyle w:val="TableText"/>
            </w:pPr>
            <w:r w:rsidRPr="00AF5717">
              <w:t xml:space="preserve">First dose of </w:t>
            </w:r>
            <w:r w:rsidR="00430ED7" w:rsidRPr="00AF5717">
              <w:t>trial</w:t>
            </w:r>
            <w:r w:rsidRPr="00AF5717">
              <w:t xml:space="preserve"> drug date</w:t>
            </w:r>
          </w:p>
        </w:tc>
        <w:tc>
          <w:tcPr>
            <w:tcW w:w="3282" w:type="pct"/>
          </w:tcPr>
          <w:p w14:paraId="7F83C260" w14:textId="77777777" w:rsidR="006A23A0" w:rsidRPr="00AF5717" w:rsidRDefault="00E27C57" w:rsidP="00367806">
            <w:pPr>
              <w:pStyle w:val="TableText"/>
            </w:pPr>
            <w:r w:rsidRPr="00AF5717">
              <w:t>No imputation will be performed.</w:t>
            </w:r>
          </w:p>
        </w:tc>
      </w:tr>
      <w:tr w:rsidR="008F5115" w14:paraId="4748696B" w14:textId="77777777" w:rsidTr="00367806">
        <w:tc>
          <w:tcPr>
            <w:tcW w:w="1718" w:type="pct"/>
          </w:tcPr>
          <w:p w14:paraId="2981617F" w14:textId="6B4484E7" w:rsidR="006A23A0" w:rsidRPr="00AF5717" w:rsidRDefault="00E27C57" w:rsidP="00367806">
            <w:pPr>
              <w:pStyle w:val="TableText"/>
            </w:pPr>
            <w:r w:rsidRPr="00AF5717">
              <w:t xml:space="preserve">Last dose of </w:t>
            </w:r>
            <w:r w:rsidR="00430ED7" w:rsidRPr="00AF5717">
              <w:t>trial</w:t>
            </w:r>
            <w:r w:rsidRPr="00AF5717">
              <w:t xml:space="preserve"> drug date</w:t>
            </w:r>
          </w:p>
        </w:tc>
        <w:tc>
          <w:tcPr>
            <w:tcW w:w="3282" w:type="pct"/>
          </w:tcPr>
          <w:p w14:paraId="638612FC" w14:textId="79AB9A45" w:rsidR="006A23A0" w:rsidRPr="00AF5717" w:rsidRDefault="00E27C57" w:rsidP="00367806">
            <w:pPr>
              <w:pStyle w:val="TableText"/>
            </w:pPr>
            <w:r w:rsidRPr="00AF5717">
              <w:t xml:space="preserve">If the last date of </w:t>
            </w:r>
            <w:r w:rsidR="00430ED7" w:rsidRPr="00AF5717">
              <w:t>trial</w:t>
            </w:r>
            <w:r w:rsidRPr="00AF5717">
              <w:t xml:space="preserve"> drug is completely missing and there is no End of Treatment eCRF page and no death date, the </w:t>
            </w:r>
            <w:r w:rsidR="009B25CD" w:rsidRPr="00AF5717">
              <w:t>participant</w:t>
            </w:r>
            <w:r w:rsidRPr="00AF5717">
              <w:t xml:space="preserve"> should be ongoing and use the cutoff date for the analysis as the last dosing date. Note: Confirm that the </w:t>
            </w:r>
            <w:r w:rsidR="009B25CD" w:rsidRPr="00AF5717">
              <w:t>participant</w:t>
            </w:r>
            <w:r w:rsidRPr="00AF5717">
              <w:t xml:space="preserve"> is actively receiving dose at the time of the data cutoff.</w:t>
            </w:r>
          </w:p>
          <w:p w14:paraId="29934330" w14:textId="65053F6B" w:rsidR="006A23A0" w:rsidRPr="00AF5717" w:rsidRDefault="00E27C57" w:rsidP="00367806">
            <w:pPr>
              <w:pStyle w:val="TableText"/>
            </w:pPr>
            <w:r w:rsidRPr="00AF5717">
              <w:t xml:space="preserve">If the last date of </w:t>
            </w:r>
            <w:r w:rsidR="00430ED7" w:rsidRPr="00AF5717">
              <w:t>trial</w:t>
            </w:r>
            <w:r w:rsidRPr="00AF5717">
              <w:t xml:space="preserve"> drug is completely or partially missing and there is EITHER an End of Treatment eCRF page OR a death date available (within the data cutoff date), then use this date as the last dose date:</w:t>
            </w:r>
          </w:p>
          <w:p w14:paraId="118542A9" w14:textId="7E71FD4F" w:rsidR="006A23A0" w:rsidRPr="00AF5717" w:rsidRDefault="00E27C57" w:rsidP="00367806">
            <w:pPr>
              <w:pStyle w:val="TableText"/>
            </w:pPr>
            <w:r w:rsidRPr="00AF5717">
              <w:t>If only Year is available and Year &lt; Year of min (EOT date, death date), then use 31DECYYYY,</w:t>
            </w:r>
          </w:p>
          <w:p w14:paraId="405B060A" w14:textId="0AAA4F22" w:rsidR="006A23A0" w:rsidRPr="00AF5717" w:rsidRDefault="00E27C57" w:rsidP="00367806">
            <w:pPr>
              <w:pStyle w:val="TableText"/>
            </w:pPr>
            <w:r w:rsidRPr="00AF5717">
              <w:t xml:space="preserve">If both </w:t>
            </w:r>
            <w:r w:rsidR="001629A1" w:rsidRPr="00AF5717">
              <w:t>y</w:t>
            </w:r>
            <w:r w:rsidRPr="00AF5717">
              <w:t xml:space="preserve">ear and </w:t>
            </w:r>
            <w:r w:rsidR="001629A1" w:rsidRPr="00AF5717">
              <w:t>m</w:t>
            </w:r>
            <w:r w:rsidRPr="00AF5717">
              <w:t>onth are available and Year = Year of min (EOT date, death date) and Month &lt; Month of min (EOT date, death date), then use = last day of the month,</w:t>
            </w:r>
          </w:p>
          <w:p w14:paraId="7F0393C2" w14:textId="77777777" w:rsidR="006A23A0" w:rsidRPr="00AF5717" w:rsidRDefault="00E27C57" w:rsidP="00367806">
            <w:pPr>
              <w:pStyle w:val="TableText"/>
            </w:pPr>
            <w:r w:rsidRPr="00AF5717">
              <w:t>For all other conditions, use min (EOT date, death date).</w:t>
            </w:r>
          </w:p>
        </w:tc>
      </w:tr>
      <w:tr w:rsidR="008F5115" w14:paraId="52D720EB" w14:textId="77777777" w:rsidTr="00367806">
        <w:tc>
          <w:tcPr>
            <w:tcW w:w="1718" w:type="pct"/>
          </w:tcPr>
          <w:p w14:paraId="16B23FF8" w14:textId="2FEFF049" w:rsidR="00472345" w:rsidRPr="00AF5717" w:rsidRDefault="00E27C57" w:rsidP="00367806">
            <w:pPr>
              <w:pStyle w:val="TableText"/>
            </w:pPr>
            <w:r w:rsidRPr="00AF5717">
              <w:t xml:space="preserve">New </w:t>
            </w:r>
            <w:r w:rsidR="007343A4" w:rsidRPr="00AF5717">
              <w:t>a</w:t>
            </w:r>
            <w:r w:rsidRPr="00AF5717">
              <w:t>nti-</w:t>
            </w:r>
            <w:r w:rsidR="007343A4" w:rsidRPr="00AF5717">
              <w:t>c</w:t>
            </w:r>
            <w:r w:rsidRPr="00AF5717">
              <w:t xml:space="preserve">ancer </w:t>
            </w:r>
            <w:r w:rsidR="007343A4" w:rsidRPr="00AF5717">
              <w:t>t</w:t>
            </w:r>
            <w:r w:rsidRPr="00AF5717">
              <w:t xml:space="preserve">herapy </w:t>
            </w:r>
            <w:r w:rsidR="007343A4" w:rsidRPr="00AF5717">
              <w:t>s</w:t>
            </w:r>
            <w:r w:rsidRPr="00AF5717">
              <w:t xml:space="preserve">tart </w:t>
            </w:r>
            <w:r w:rsidR="007343A4" w:rsidRPr="00AF5717">
              <w:t>d</w:t>
            </w:r>
            <w:r w:rsidRPr="00AF5717">
              <w:t>ate</w:t>
            </w:r>
          </w:p>
        </w:tc>
        <w:tc>
          <w:tcPr>
            <w:tcW w:w="3282" w:type="pct"/>
          </w:tcPr>
          <w:p w14:paraId="489D83B7" w14:textId="3D53797C" w:rsidR="007343A4" w:rsidRPr="00AF5717" w:rsidRDefault="00E27C57" w:rsidP="00367806">
            <w:pPr>
              <w:pStyle w:val="TableText"/>
            </w:pPr>
            <w:r w:rsidRPr="00AF5717">
              <w:t xml:space="preserve">If the day is missing but month and year are available, the </w:t>
            </w:r>
            <w:r w:rsidR="00897127" w:rsidRPr="00AF5717">
              <w:t xml:space="preserve">start </w:t>
            </w:r>
            <w:r w:rsidRPr="00AF5717">
              <w:t xml:space="preserve">date will be imputed </w:t>
            </w:r>
            <w:r w:rsidR="00D14A7B" w:rsidRPr="00AF5717">
              <w:t>as</w:t>
            </w:r>
            <w:r w:rsidRPr="00AF5717">
              <w:t>.</w:t>
            </w:r>
          </w:p>
          <w:p w14:paraId="75C82E2F" w14:textId="46685B6B" w:rsidR="00D14A7B" w:rsidRPr="00AF5717" w:rsidRDefault="00E27C57" w:rsidP="00367806">
            <w:pPr>
              <w:pStyle w:val="TableTextBullet"/>
            </w:pPr>
            <w:r w:rsidRPr="00AF5717">
              <w:t>First day of the month except if</w:t>
            </w:r>
          </w:p>
          <w:p w14:paraId="5A536C61" w14:textId="77D1D375" w:rsidR="00D14A7B" w:rsidRPr="00AF5717" w:rsidRDefault="00E27C57" w:rsidP="00367806">
            <w:pPr>
              <w:pStyle w:val="TableTextBullet"/>
              <w:numPr>
                <w:ilvl w:val="1"/>
                <w:numId w:val="28"/>
              </w:numPr>
            </w:pPr>
            <w:r w:rsidRPr="00AF5717">
              <w:t xml:space="preserve">the resulting date is before the last treatmetn date, then use last treatment date + 1 day </w:t>
            </w:r>
          </w:p>
          <w:p w14:paraId="5C95CB88" w14:textId="4039D1DA" w:rsidR="00D14A7B" w:rsidRPr="00AF5717" w:rsidRDefault="00E27C57" w:rsidP="00367806">
            <w:pPr>
              <w:pStyle w:val="TableTextBullet"/>
              <w:numPr>
                <w:ilvl w:val="1"/>
                <w:numId w:val="28"/>
              </w:numPr>
            </w:pPr>
            <w:r w:rsidRPr="00AF5717">
              <w:t>the resulting date is after the end date of new anti-cancer therapy, then use the end date of new anti-cancer therapy.]</w:t>
            </w:r>
          </w:p>
          <w:p w14:paraId="60588D92" w14:textId="15773268" w:rsidR="00D14A7B" w:rsidRPr="00AF5717" w:rsidRDefault="00E27C57" w:rsidP="00367806">
            <w:pPr>
              <w:pStyle w:val="TableText"/>
            </w:pPr>
            <w:r w:rsidRPr="00AF5717">
              <w:t xml:space="preserve">If both the month and day are missing, the </w:t>
            </w:r>
            <w:r w:rsidR="00897127" w:rsidRPr="00AF5717">
              <w:t xml:space="preserve">start </w:t>
            </w:r>
            <w:r w:rsidRPr="00AF5717">
              <w:t>date will be imputed as</w:t>
            </w:r>
          </w:p>
          <w:p w14:paraId="108CD982" w14:textId="77777777" w:rsidR="00BA02FA" w:rsidRDefault="00E27C57" w:rsidP="00367806">
            <w:pPr>
              <w:pStyle w:val="TableTextBullet"/>
              <w:rPr>
                <w:ins w:id="7611" w:author="Marmol, Dominika Klaudia" w:date="2026-06-08T15:01:00Z"/>
              </w:rPr>
            </w:pPr>
            <w:r w:rsidRPr="00AF5717">
              <w:t xml:space="preserve">the </w:t>
            </w:r>
            <w:r w:rsidR="00897127" w:rsidRPr="00AF5717">
              <w:t xml:space="preserve">date of </w:t>
            </w:r>
            <w:r w:rsidR="00D14A7B" w:rsidRPr="00AF5717">
              <w:t xml:space="preserve">last dose of </w:t>
            </w:r>
            <w:r w:rsidR="00430ED7" w:rsidRPr="00AF5717">
              <w:t>trial</w:t>
            </w:r>
            <w:r w:rsidR="00D14A7B" w:rsidRPr="00AF5717">
              <w:t xml:space="preserve"> treatment + 1</w:t>
            </w:r>
            <w:r w:rsidR="00897127" w:rsidRPr="00AF5717">
              <w:t xml:space="preserve"> day</w:t>
            </w:r>
            <w:ins w:id="7612" w:author="Marmol, Dominika Klaudia" w:date="2026-06-08T15:01:00Z">
              <w:r>
                <w:t xml:space="preserve"> </w:t>
              </w:r>
            </w:ins>
          </w:p>
          <w:p w14:paraId="5DD2D3BA" w14:textId="540E89EF" w:rsidR="007343A4" w:rsidRPr="00AF5717" w:rsidRDefault="00E27C57" w:rsidP="00BA02FA">
            <w:pPr>
              <w:pStyle w:val="TableTextBullet"/>
              <w:numPr>
                <w:ilvl w:val="0"/>
                <w:numId w:val="0"/>
              </w:numPr>
              <w:ind w:left="616" w:hanging="360"/>
            </w:pPr>
            <w:ins w:id="7613" w:author="Marmol, Dominika Klaudia" w:date="2026-06-08T15:01:00Z">
              <w:r>
                <w:t>Note</w:t>
              </w:r>
            </w:ins>
            <w:ins w:id="7614" w:author="Marmol, Dominika Klaudia" w:date="2026-06-08T15:02:00Z">
              <w:r>
                <w:t>:</w:t>
              </w:r>
            </w:ins>
            <w:ins w:id="7615" w:author="Marmol, Dominika Klaudia" w:date="2026-06-08T15:01:00Z">
              <w:r>
                <w:t xml:space="preserve"> the above rules apply only if new anti-cancer therapy partial start date falls after treatment end date i.e. if present year or month of the new anti-cancer therapy is before the year or month of the </w:t>
              </w:r>
            </w:ins>
            <w:ins w:id="7616" w:author="Marmol, Dominika Klaudia" w:date="2026-06-11T08:58:00Z">
              <w:r w:rsidR="001C09E8">
                <w:t>trial</w:t>
              </w:r>
            </w:ins>
            <w:ins w:id="7617" w:author="Marmol, Dominika Klaudia" w:date="2026-06-08T15:01:00Z">
              <w:r>
                <w:t xml:space="preserve"> treatment, do not impute, raise as data issue)</w:t>
              </w:r>
              <w:r w:rsidRPr="00AF5717">
                <w:t>.</w:t>
              </w:r>
            </w:ins>
          </w:p>
          <w:p w14:paraId="0BFEAD47" w14:textId="301B409D" w:rsidR="007343A4" w:rsidRPr="00AF5717" w:rsidRDefault="00E27C57" w:rsidP="00367806">
            <w:pPr>
              <w:pStyle w:val="TableText"/>
            </w:pPr>
            <w:r w:rsidRPr="00AF5717">
              <w:t xml:space="preserve">If the entire date is missing, the </w:t>
            </w:r>
            <w:r w:rsidR="00897127" w:rsidRPr="00AF5717">
              <w:t xml:space="preserve">start </w:t>
            </w:r>
            <w:r w:rsidRPr="00AF5717">
              <w:t xml:space="preserve">date will be imputed as the day after the date of last </w:t>
            </w:r>
            <w:r w:rsidR="00897127" w:rsidRPr="00AF5717">
              <w:t>treatment</w:t>
            </w:r>
            <w:ins w:id="7618" w:author="Marmol, Dominika Klaudia" w:date="2026-06-08T14:47:00Z">
              <w:r w:rsidR="007C769F">
                <w:t xml:space="preserve"> </w:t>
              </w:r>
            </w:ins>
            <w:del w:id="7619" w:author="Marmol, Dominika Klaudia" w:date="2026-06-08T15:01:00Z">
              <w:r w:rsidRPr="00AF5717">
                <w:delText>.</w:delText>
              </w:r>
            </w:del>
          </w:p>
          <w:p w14:paraId="05DCFC61" w14:textId="77777777" w:rsidR="007343A4" w:rsidRDefault="007343A4" w:rsidP="00367806">
            <w:pPr>
              <w:pStyle w:val="TableText"/>
              <w:rPr>
                <w:ins w:id="7620" w:author="Marmol, Dominika Klaudia" w:date="2026-06-08T14:47:00Z"/>
              </w:rPr>
            </w:pPr>
          </w:p>
          <w:p w14:paraId="273313C7" w14:textId="631404EA" w:rsidR="007C769F" w:rsidRPr="00AF5717" w:rsidRDefault="007C769F" w:rsidP="00367806">
            <w:pPr>
              <w:pStyle w:val="TableText"/>
            </w:pPr>
          </w:p>
          <w:p w14:paraId="4F4CDD6B" w14:textId="4D59E283" w:rsidR="00472345" w:rsidRPr="00AF5717" w:rsidRDefault="00E27C57" w:rsidP="00367806">
            <w:pPr>
              <w:pStyle w:val="TableText"/>
            </w:pPr>
            <w:r w:rsidRPr="00AF5717">
              <w:t xml:space="preserve">Note: </w:t>
            </w:r>
            <w:r w:rsidR="007343A4" w:rsidRPr="00AF5717">
              <w:t xml:space="preserve">For </w:t>
            </w:r>
            <w:r w:rsidR="003242F1" w:rsidRPr="00AF5717">
              <w:t>participants</w:t>
            </w:r>
            <w:r w:rsidR="007343A4" w:rsidRPr="00AF5717">
              <w:t xml:space="preserve"> who have not discontinued </w:t>
            </w:r>
            <w:r w:rsidR="00430ED7" w:rsidRPr="00AF5717">
              <w:t>trial</w:t>
            </w:r>
            <w:r w:rsidR="007343A4" w:rsidRPr="00AF5717">
              <w:t xml:space="preserve"> treatment at the analysis cutoff date,</w:t>
            </w:r>
            <w:r w:rsidRPr="00AF5717">
              <w:t xml:space="preserve"> the</w:t>
            </w:r>
            <w:r w:rsidR="007343A4" w:rsidRPr="00AF5717">
              <w:t xml:space="preserve"> last dose of </w:t>
            </w:r>
            <w:r w:rsidR="00430ED7" w:rsidRPr="00AF5717">
              <w:t>trial</w:t>
            </w:r>
            <w:r w:rsidR="007343A4" w:rsidRPr="00AF5717">
              <w:t xml:space="preserve"> treatment is set to the analysis cutoff date </w:t>
            </w:r>
            <w:r w:rsidRPr="00AF5717">
              <w:t>for the purpose of the above imputations.</w:t>
            </w:r>
          </w:p>
        </w:tc>
      </w:tr>
      <w:tr w:rsidR="008F5115" w14:paraId="00921C88" w14:textId="77777777" w:rsidTr="00367806">
        <w:tc>
          <w:tcPr>
            <w:tcW w:w="1718" w:type="pct"/>
          </w:tcPr>
          <w:p w14:paraId="707D461B" w14:textId="38B440E4" w:rsidR="00C11946" w:rsidRPr="00AF5717" w:rsidRDefault="00E27C57" w:rsidP="00367806">
            <w:pPr>
              <w:pStyle w:val="TableText"/>
            </w:pPr>
            <w:r w:rsidRPr="00AF5717">
              <w:t>New anti-cancer therapy end date</w:t>
            </w:r>
          </w:p>
        </w:tc>
        <w:tc>
          <w:tcPr>
            <w:tcW w:w="3282" w:type="pct"/>
          </w:tcPr>
          <w:p w14:paraId="5BE575D1" w14:textId="2929A026" w:rsidR="00C11946" w:rsidRPr="00AF5717" w:rsidRDefault="00E27C57" w:rsidP="00367806">
            <w:pPr>
              <w:pStyle w:val="TableText"/>
            </w:pPr>
            <w:r w:rsidRPr="00AF5717">
              <w:t>If the day is missing but month and year are available, the end date will be imputed using the last day of the month.</w:t>
            </w:r>
          </w:p>
          <w:p w14:paraId="0CE5B0F7" w14:textId="5CD7314C" w:rsidR="00C11946" w:rsidRPr="00AF5717" w:rsidRDefault="00E27C57" w:rsidP="00367806">
            <w:pPr>
              <w:pStyle w:val="TableText"/>
            </w:pPr>
            <w:r w:rsidRPr="00AF5717">
              <w:t xml:space="preserve">If both the month and day are missing, the end date will be imputed using </w:t>
            </w:r>
            <w:r w:rsidR="00D14A7B" w:rsidRPr="00AF5717">
              <w:t>the last day of the year (December 31)</w:t>
            </w:r>
            <w:r w:rsidRPr="00AF5717">
              <w:t>.</w:t>
            </w:r>
          </w:p>
          <w:p w14:paraId="10F776B8" w14:textId="1BE56E6A" w:rsidR="00C11946" w:rsidRPr="00AF5717" w:rsidRDefault="00E27C57" w:rsidP="00367806">
            <w:pPr>
              <w:pStyle w:val="TableText"/>
            </w:pPr>
            <w:r w:rsidRPr="00AF5717">
              <w:t>If the entire date is missing, no imputation is performed.</w:t>
            </w:r>
          </w:p>
        </w:tc>
      </w:tr>
      <w:tr w:rsidR="008F5115" w14:paraId="32C89699" w14:textId="77777777" w:rsidTr="00367806">
        <w:tc>
          <w:tcPr>
            <w:tcW w:w="1718" w:type="pct"/>
          </w:tcPr>
          <w:p w14:paraId="72FE79C4" w14:textId="03416EE9" w:rsidR="00C11946" w:rsidRPr="00AF5717" w:rsidRDefault="00E27C57" w:rsidP="00367806">
            <w:pPr>
              <w:pStyle w:val="TableText"/>
            </w:pPr>
            <w:r w:rsidRPr="00AF5717">
              <w:t>Death date</w:t>
            </w:r>
          </w:p>
        </w:tc>
        <w:tc>
          <w:tcPr>
            <w:tcW w:w="3282" w:type="pct"/>
          </w:tcPr>
          <w:p w14:paraId="26B5430E" w14:textId="45CF199F" w:rsidR="00C11946" w:rsidRPr="00AF5717" w:rsidRDefault="00E27C57" w:rsidP="00367806">
            <w:pPr>
              <w:pStyle w:val="TableText"/>
            </w:pPr>
            <w:r w:rsidRPr="00AF5717">
              <w:t>If the day is missing but month and year are available, the death date will be imputed to the maximum of the full (non-imputed) day after the date of last contact and the 1</w:t>
            </w:r>
            <w:r w:rsidRPr="00AF5717">
              <w:rPr>
                <w:vertAlign w:val="superscript"/>
              </w:rPr>
              <w:t>st</w:t>
            </w:r>
            <w:r w:rsidRPr="00AF5717">
              <w:t xml:space="preserve"> day of the month and year of death.</w:t>
            </w:r>
          </w:p>
          <w:p w14:paraId="3FBDDDEB" w14:textId="2AF8D2A1" w:rsidR="00C11946" w:rsidRPr="00AF5717" w:rsidRDefault="00E27C57" w:rsidP="00367806">
            <w:pPr>
              <w:pStyle w:val="TableText"/>
            </w:pPr>
            <w:r w:rsidRPr="00AF5717">
              <w:t>If both the month and day are missing, the death date will be imputed as the maximum of the full (non-imputed) day after the date of last contact and January 1</w:t>
            </w:r>
            <w:r w:rsidRPr="00AF5717">
              <w:rPr>
                <w:vertAlign w:val="superscript"/>
              </w:rPr>
              <w:t>st</w:t>
            </w:r>
            <w:r w:rsidRPr="00AF5717">
              <w:t xml:space="preserve"> of the year of death.</w:t>
            </w:r>
          </w:p>
          <w:p w14:paraId="27924E0A" w14:textId="1E15AB1A" w:rsidR="00C11946" w:rsidRPr="00AF5717" w:rsidRDefault="00E27C57" w:rsidP="00367806">
            <w:pPr>
              <w:pStyle w:val="TableText"/>
            </w:pPr>
            <w:r w:rsidRPr="00AF5717">
              <w:t>If the entire date is missing, the death date will be imputed as the day after the date of last contact.</w:t>
            </w:r>
          </w:p>
        </w:tc>
      </w:tr>
      <w:tr w:rsidR="008F5115" w14:paraId="3731ACEC" w14:textId="77777777" w:rsidTr="00367806">
        <w:tc>
          <w:tcPr>
            <w:tcW w:w="1718" w:type="pct"/>
          </w:tcPr>
          <w:p w14:paraId="37B8A6DD" w14:textId="2D2F797D" w:rsidR="00C11946" w:rsidRPr="00AF5717" w:rsidRDefault="00E27C57" w:rsidP="00367806">
            <w:pPr>
              <w:pStyle w:val="TableText"/>
            </w:pPr>
            <w:r w:rsidRPr="00AF5717">
              <w:t>Adverse event start date</w:t>
            </w:r>
          </w:p>
        </w:tc>
        <w:tc>
          <w:tcPr>
            <w:tcW w:w="3282" w:type="pct"/>
          </w:tcPr>
          <w:p w14:paraId="028A4AC5" w14:textId="7C4F69FD" w:rsidR="00C11946" w:rsidRPr="00AF5717" w:rsidRDefault="00E27C57" w:rsidP="00367806">
            <w:pPr>
              <w:pStyle w:val="TableText"/>
            </w:pPr>
            <w:r w:rsidRPr="00AF5717">
              <w:t>If the day is missing but month and year are available, the AE start date will be imputed using the first day of the month, except when one of the following conditions apply:</w:t>
            </w:r>
          </w:p>
          <w:p w14:paraId="0E6329F5" w14:textId="77777777" w:rsidR="00C11946" w:rsidRPr="00AF5717" w:rsidRDefault="00E27C57" w:rsidP="00367806">
            <w:pPr>
              <w:pStyle w:val="TableTextBullet"/>
            </w:pPr>
            <w:r w:rsidRPr="00AF5717">
              <w:t>If this date is earlier than the first dose date, then the first dose date will be used instead;</w:t>
            </w:r>
          </w:p>
          <w:p w14:paraId="0D4D4CF0" w14:textId="77777777" w:rsidR="00C11946" w:rsidRPr="00AF5717" w:rsidRDefault="00E27C57" w:rsidP="00367806">
            <w:pPr>
              <w:pStyle w:val="TableTextBullet"/>
            </w:pPr>
            <w:r w:rsidRPr="00AF5717">
              <w:t>If this date is later than the stop date (possibly imputed), then the stop date will be used instead.</w:t>
            </w:r>
          </w:p>
          <w:p w14:paraId="698D4EC1" w14:textId="6A8251B5" w:rsidR="00C11946" w:rsidRPr="00AF5717" w:rsidRDefault="00E27C57" w:rsidP="00367806">
            <w:pPr>
              <w:pStyle w:val="TableText"/>
            </w:pPr>
            <w:r w:rsidRPr="00AF5717">
              <w:t>If day and month are missing, the AE start date will be imputed using June 15, except when one of the following conditions apply:</w:t>
            </w:r>
          </w:p>
          <w:p w14:paraId="6D132B76" w14:textId="77777777" w:rsidR="00C11946" w:rsidRPr="00AF5717" w:rsidRDefault="00E27C57" w:rsidP="00367806">
            <w:pPr>
              <w:pStyle w:val="TableTextBullet"/>
            </w:pPr>
            <w:r w:rsidRPr="00AF5717">
              <w:t>If this date is earlier than the first dose date, then the first dose date will be used instead;</w:t>
            </w:r>
          </w:p>
          <w:p w14:paraId="1377368C" w14:textId="77777777" w:rsidR="00C11946" w:rsidRPr="00AF5717" w:rsidRDefault="00E27C57" w:rsidP="00367806">
            <w:pPr>
              <w:pStyle w:val="TableTextBullet"/>
            </w:pPr>
            <w:r w:rsidRPr="00AF5717">
              <w:t>If this date is later than the stop date (possibly imputed), then the stop date will be used instead.</w:t>
            </w:r>
          </w:p>
          <w:p w14:paraId="41E632A5" w14:textId="699525A1" w:rsidR="00C11946" w:rsidRPr="00AF5717" w:rsidRDefault="00E27C57" w:rsidP="00367806">
            <w:pPr>
              <w:pStyle w:val="TableText"/>
            </w:pPr>
            <w:r w:rsidRPr="00AF5717">
              <w:t>If the start date of an AE is completely missing, then it is imputed with the first dose date.</w:t>
            </w:r>
          </w:p>
        </w:tc>
      </w:tr>
      <w:tr w:rsidR="008F5115" w14:paraId="2C2FB2E3" w14:textId="77777777" w:rsidTr="00367806">
        <w:tc>
          <w:tcPr>
            <w:tcW w:w="1718" w:type="pct"/>
          </w:tcPr>
          <w:p w14:paraId="07C3B06E" w14:textId="5EA1DB95" w:rsidR="00C11946" w:rsidRPr="00AF5717" w:rsidRDefault="00E27C57" w:rsidP="00367806">
            <w:pPr>
              <w:pStyle w:val="TableText"/>
            </w:pPr>
            <w:r w:rsidRPr="00AF5717">
              <w:t>Adverse event stop date</w:t>
            </w:r>
          </w:p>
        </w:tc>
        <w:tc>
          <w:tcPr>
            <w:tcW w:w="3282" w:type="pct"/>
          </w:tcPr>
          <w:p w14:paraId="46335D02" w14:textId="110DF391" w:rsidR="00C11946" w:rsidRPr="00AF5717" w:rsidRDefault="00E27C57" w:rsidP="00367806">
            <w:pPr>
              <w:pStyle w:val="TableText"/>
            </w:pPr>
            <w:r w:rsidRPr="00AF5717">
              <w:t>If the day is missing but month and year are available, the AE stop date will be imputed using the last day of the month.</w:t>
            </w:r>
          </w:p>
          <w:p w14:paraId="08FE4035" w14:textId="7D198C72" w:rsidR="00C11946" w:rsidRPr="00AF5717" w:rsidRDefault="00E27C57" w:rsidP="00367806">
            <w:pPr>
              <w:pStyle w:val="TableText"/>
            </w:pPr>
            <w:r w:rsidRPr="00AF5717">
              <w:t>If day and month are missing, the AE start date will be imputed using December 31.</w:t>
            </w:r>
          </w:p>
          <w:p w14:paraId="79542581" w14:textId="756FCA41" w:rsidR="00C11946" w:rsidRPr="00AF5717" w:rsidRDefault="00E27C57" w:rsidP="00367806">
            <w:pPr>
              <w:pStyle w:val="TableText"/>
            </w:pPr>
            <w:r w:rsidRPr="00AF5717">
              <w:t>EXCEPTION: If the imputed date is after the date of death (possibly imputed), then the date of death will be used instead.</w:t>
            </w:r>
          </w:p>
        </w:tc>
      </w:tr>
      <w:tr w:rsidR="008F5115" w14:paraId="33D297EA" w14:textId="77777777" w:rsidTr="00367806">
        <w:tc>
          <w:tcPr>
            <w:tcW w:w="1718" w:type="pct"/>
          </w:tcPr>
          <w:p w14:paraId="3CEE6D08" w14:textId="03428081" w:rsidR="00C11946" w:rsidRPr="00AF5717" w:rsidRDefault="00E27C57" w:rsidP="00367806">
            <w:pPr>
              <w:pStyle w:val="TableText"/>
            </w:pPr>
            <w:r w:rsidRPr="00AF5717">
              <w:t>Medication/therapy start date</w:t>
            </w:r>
          </w:p>
        </w:tc>
        <w:tc>
          <w:tcPr>
            <w:tcW w:w="3282" w:type="pct"/>
          </w:tcPr>
          <w:p w14:paraId="7B1F6659" w14:textId="0709DA9D" w:rsidR="00B711C9" w:rsidRPr="00AF5717" w:rsidRDefault="00E27C57" w:rsidP="00367806">
            <w:pPr>
              <w:pStyle w:val="TableText"/>
            </w:pPr>
            <w:r w:rsidRPr="00AF5717">
              <w:t xml:space="preserve">If the day is missing but month and year are available, the medication/ therapy start date day will </w:t>
            </w:r>
            <w:r w:rsidR="004504FF" w:rsidRPr="00AF5717">
              <w:t xml:space="preserve">be </w:t>
            </w:r>
            <w:r w:rsidR="004A4477" w:rsidRPr="00AF5717">
              <w:t xml:space="preserve">imputed </w:t>
            </w:r>
            <w:r w:rsidRPr="00AF5717">
              <w:t>using:</w:t>
            </w:r>
          </w:p>
          <w:p w14:paraId="1B4DCEB5" w14:textId="54DD4E31" w:rsidR="00C11946" w:rsidRPr="00AF5717" w:rsidRDefault="00E27C57" w:rsidP="00367806">
            <w:pPr>
              <w:pStyle w:val="TableTextBullet"/>
            </w:pPr>
            <w:r w:rsidRPr="00AF5717">
              <w:t>15 for the day if</w:t>
            </w:r>
          </w:p>
          <w:p w14:paraId="22154DE9" w14:textId="3DA3ECE0" w:rsidR="00C11946" w:rsidRPr="00AF5717" w:rsidRDefault="00E27C57" w:rsidP="00367806">
            <w:pPr>
              <w:pStyle w:val="TableTextBullet"/>
              <w:numPr>
                <w:ilvl w:val="1"/>
                <w:numId w:val="28"/>
              </w:numPr>
            </w:pPr>
            <w:r w:rsidRPr="00AF5717">
              <w:t>the start date year is before the trial treatment start date year</w:t>
            </w:r>
          </w:p>
          <w:p w14:paraId="64500C07" w14:textId="5831A386" w:rsidR="00C11946" w:rsidRPr="00AF5717" w:rsidRDefault="00E27C57" w:rsidP="00367806">
            <w:pPr>
              <w:pStyle w:val="TableTextBullet"/>
              <w:numPr>
                <w:ilvl w:val="1"/>
                <w:numId w:val="28"/>
              </w:numPr>
            </w:pPr>
            <w:r w:rsidRPr="00AF5717">
              <w:t xml:space="preserve">the start date year is equal to the </w:t>
            </w:r>
            <w:r w:rsidR="00D07E18" w:rsidRPr="00AF5717">
              <w:t>t</w:t>
            </w:r>
            <w:r w:rsidRPr="00AF5717">
              <w:t>rial treatment</w:t>
            </w:r>
            <w:r w:rsidR="00D07E18" w:rsidRPr="00AF5717">
              <w:t xml:space="preserve"> </w:t>
            </w:r>
            <w:r w:rsidRPr="00AF5717">
              <w:t>start date year, but the month is before the trial treatment</w:t>
            </w:r>
            <w:r w:rsidR="00D07E18" w:rsidRPr="00AF5717">
              <w:t xml:space="preserve"> </w:t>
            </w:r>
            <w:r w:rsidRPr="00AF5717">
              <w:t>start date month</w:t>
            </w:r>
          </w:p>
          <w:p w14:paraId="686B203D" w14:textId="77777777" w:rsidR="00C11946" w:rsidRPr="00AF5717" w:rsidRDefault="00E27C57" w:rsidP="00367806">
            <w:pPr>
              <w:pStyle w:val="TableTextBullet"/>
            </w:pPr>
            <w:r w:rsidRPr="00AF5717">
              <w:t>1 for the day if</w:t>
            </w:r>
          </w:p>
          <w:p w14:paraId="5C3F5BD5" w14:textId="0C0855FF" w:rsidR="00C11946" w:rsidRPr="00AF5717" w:rsidRDefault="00E27C57" w:rsidP="00367806">
            <w:pPr>
              <w:pStyle w:val="TableTextBullet"/>
              <w:numPr>
                <w:ilvl w:val="1"/>
                <w:numId w:val="28"/>
              </w:numPr>
            </w:pPr>
            <w:r w:rsidRPr="00AF5717">
              <w:t>the start date year is after the trial treatment start date year.</w:t>
            </w:r>
          </w:p>
          <w:p w14:paraId="44796B70" w14:textId="245231E2" w:rsidR="00C11946" w:rsidRPr="00AF5717" w:rsidRDefault="00E27C57" w:rsidP="00367806">
            <w:pPr>
              <w:pStyle w:val="TableTextBullet"/>
              <w:numPr>
                <w:ilvl w:val="1"/>
                <w:numId w:val="28"/>
              </w:numPr>
            </w:pPr>
            <w:r w:rsidRPr="00AF5717">
              <w:t>the start date year is equal to the trial treatment</w:t>
            </w:r>
            <w:r w:rsidR="00D07E18" w:rsidRPr="00AF5717">
              <w:t xml:space="preserve"> </w:t>
            </w:r>
            <w:r w:rsidRPr="00AF5717">
              <w:t>start date year, but the month is after the trial treatment} start date month</w:t>
            </w:r>
          </w:p>
          <w:p w14:paraId="157554F2" w14:textId="5DCB5936" w:rsidR="00C11946" w:rsidRPr="00AF5717" w:rsidRDefault="00E27C57" w:rsidP="00367806">
            <w:pPr>
              <w:pStyle w:val="TableTextBullet"/>
            </w:pPr>
            <w:r w:rsidRPr="00AF5717">
              <w:t>1 day prior to trial treatment start date if the start date month and year are equal to the trial treatment start date month and year</w:t>
            </w:r>
          </w:p>
          <w:p w14:paraId="05B2DFFC" w14:textId="11095EF4" w:rsidR="00C11946" w:rsidRPr="00AF5717" w:rsidRDefault="00E27C57" w:rsidP="00367806">
            <w:pPr>
              <w:pStyle w:val="TableText"/>
            </w:pPr>
            <w:r w:rsidRPr="00AF5717">
              <w:t>If day and month are missing, the medication/therapy start date will be imputed using:</w:t>
            </w:r>
          </w:p>
          <w:p w14:paraId="3A4785B6" w14:textId="7DECFD53" w:rsidR="00C11946" w:rsidRPr="00AF5717" w:rsidRDefault="00E27C57" w:rsidP="00367806">
            <w:pPr>
              <w:pStyle w:val="TableTextBullet"/>
            </w:pPr>
            <w:r w:rsidRPr="00AF5717">
              <w:t>July 1 if the start date year is before the trial treatment start date year;</w:t>
            </w:r>
          </w:p>
          <w:p w14:paraId="64E175AD" w14:textId="6ECB0309" w:rsidR="00C11946" w:rsidRPr="00AF5717" w:rsidRDefault="00E27C57" w:rsidP="00367806">
            <w:pPr>
              <w:pStyle w:val="TableTextBullet"/>
            </w:pPr>
            <w:r w:rsidRPr="00AF5717">
              <w:t>January 1 if the start date year is after the trial treatment start date year.</w:t>
            </w:r>
          </w:p>
          <w:p w14:paraId="1D386BBC" w14:textId="7DD6D894" w:rsidR="00C11946" w:rsidRPr="00AF5717" w:rsidRDefault="00E27C57" w:rsidP="00367806">
            <w:pPr>
              <w:pStyle w:val="TableTextBullet"/>
            </w:pPr>
            <w:r w:rsidRPr="00AF5717">
              <w:t>1 day prior to trial treatment start date if the start date year is equal to the trial treatment</w:t>
            </w:r>
            <w:r w:rsidR="00D07E18" w:rsidRPr="00AF5717">
              <w:t xml:space="preserve"> </w:t>
            </w:r>
            <w:r w:rsidRPr="00AF5717">
              <w:t>start date year.</w:t>
            </w:r>
          </w:p>
          <w:p w14:paraId="4E71134F" w14:textId="7E7AB0C8" w:rsidR="00C11946" w:rsidRPr="00AF5717" w:rsidRDefault="00E27C57" w:rsidP="00367806">
            <w:pPr>
              <w:pStyle w:val="TableText"/>
            </w:pPr>
            <w:r w:rsidRPr="00AF5717">
              <w:t xml:space="preserve">If the start date year is missing, then the date is imputed as 1 day prior to </w:t>
            </w:r>
            <w:r w:rsidR="00D07E18" w:rsidRPr="00AF5717">
              <w:t>t</w:t>
            </w:r>
            <w:r w:rsidRPr="00AF5717">
              <w:t>rial treatment start date.</w:t>
            </w:r>
          </w:p>
          <w:p w14:paraId="21D99916" w14:textId="59DE9626" w:rsidR="00C11946" w:rsidRPr="00AF5717" w:rsidRDefault="00E27C57" w:rsidP="00367806">
            <w:pPr>
              <w:pStyle w:val="TableText"/>
            </w:pPr>
            <w:r w:rsidRPr="00AF5717">
              <w:t>EXCEPTION: If complete end date is available and the imputed start date is greater than the end date, then the assumed start date should be set to the end date.</w:t>
            </w:r>
          </w:p>
        </w:tc>
      </w:tr>
      <w:tr w:rsidR="008F5115" w14:paraId="27C8D003" w14:textId="77777777" w:rsidTr="00367806">
        <w:tc>
          <w:tcPr>
            <w:tcW w:w="1718" w:type="pct"/>
          </w:tcPr>
          <w:p w14:paraId="4FF524E7" w14:textId="6C8E7D81" w:rsidR="00C11946" w:rsidRPr="00AF5717" w:rsidRDefault="00E27C57" w:rsidP="00367806">
            <w:pPr>
              <w:pStyle w:val="TableText"/>
            </w:pPr>
            <w:r w:rsidRPr="00AF5717">
              <w:t>Medication/therapy end date</w:t>
            </w:r>
          </w:p>
        </w:tc>
        <w:tc>
          <w:tcPr>
            <w:tcW w:w="3282" w:type="pct"/>
          </w:tcPr>
          <w:p w14:paraId="2E4BCFE4" w14:textId="1B23BB7A" w:rsidR="00C11946" w:rsidRPr="00AF5717" w:rsidRDefault="00E27C57" w:rsidP="00367806">
            <w:pPr>
              <w:pStyle w:val="TableText"/>
            </w:pPr>
            <w:r w:rsidRPr="00AF5717">
              <w:t>If the day is missing but month and year are available, the medication/ therapy end date day will be imputed using the minimum of trial treatment end date and the last day of the month:</w:t>
            </w:r>
          </w:p>
          <w:p w14:paraId="528908F6" w14:textId="60E87C05" w:rsidR="00C11946" w:rsidRPr="00AF5717" w:rsidRDefault="00E27C57" w:rsidP="00367806">
            <w:pPr>
              <w:pStyle w:val="TableText"/>
            </w:pPr>
            <w:r w:rsidRPr="00AF5717">
              <w:t>If day and month are missing, the medication/therapy end date day and month will be imputed using is the minimum of trial treatment end date and the end of the year (31DECYYYY).</w:t>
            </w:r>
          </w:p>
          <w:p w14:paraId="0999ABBB" w14:textId="2E85BF8B" w:rsidR="00C11946" w:rsidRPr="00AF5717" w:rsidRDefault="00E27C57" w:rsidP="00367806">
            <w:pPr>
              <w:pStyle w:val="TableText"/>
            </w:pPr>
            <w:r w:rsidRPr="00AF5717">
              <w:t>If the end date year is missing, then the end date will not be imputed, but for classification into prior or concomitant, the medication will be considered as concomitant.</w:t>
            </w:r>
          </w:p>
          <w:p w14:paraId="0A9596DA" w14:textId="3707387F" w:rsidR="00C11946" w:rsidRPr="00AF5717" w:rsidRDefault="00E27C57" w:rsidP="00367806">
            <w:pPr>
              <w:pStyle w:val="TableText"/>
            </w:pPr>
            <w:r w:rsidRPr="00AF5717">
              <w:t>EXCEPTION: If the imputed end date is less than the start date, then the end date should be set to the start date.</w:t>
            </w:r>
          </w:p>
        </w:tc>
      </w:tr>
    </w:tbl>
    <w:p w14:paraId="0C618CA5" w14:textId="641D5D8A" w:rsidR="00CD4015" w:rsidRPr="00AF5717" w:rsidRDefault="00E27C57" w:rsidP="00CA7B51">
      <w:pPr>
        <w:pStyle w:val="Paragraph"/>
      </w:pPr>
      <w:r>
        <w:br w:type="textWrapping" w:clear="all"/>
      </w:r>
    </w:p>
    <w:p w14:paraId="0A0BCB59" w14:textId="77777777" w:rsidR="007B3266" w:rsidRPr="00AF5717" w:rsidRDefault="007B3266" w:rsidP="007B3266">
      <w:pPr>
        <w:pStyle w:val="Paragraph"/>
        <w:rPr>
          <w:rFonts w:cs="Arial"/>
          <w:lang w:eastAsia="ja-JP"/>
        </w:rPr>
      </w:pPr>
    </w:p>
    <w:p w14:paraId="0184D95F" w14:textId="77777777" w:rsidR="007B3266" w:rsidRPr="00AF5717" w:rsidRDefault="007B3266" w:rsidP="007B3266">
      <w:pPr>
        <w:pStyle w:val="Paragraph"/>
        <w:rPr>
          <w:rFonts w:cs="Arial"/>
          <w:lang w:eastAsia="ja-JP"/>
        </w:rPr>
        <w:sectPr w:rsidR="007B3266" w:rsidRPr="00AF5717" w:rsidSect="00E54CD0">
          <w:headerReference w:type="default" r:id="rId27"/>
          <w:footerReference w:type="default" r:id="rId28"/>
          <w:pgSz w:w="12240" w:h="15840" w:code="1"/>
          <w:pgMar w:top="850" w:right="850" w:bottom="1699" w:left="1411" w:header="720" w:footer="720" w:gutter="0"/>
          <w:cols w:space="720"/>
          <w:docGrid w:linePitch="360"/>
        </w:sectPr>
      </w:pPr>
    </w:p>
    <w:p w14:paraId="75F37A06" w14:textId="0AA427F3" w:rsidR="00E819FE" w:rsidRPr="00AF5717" w:rsidRDefault="00E27C57" w:rsidP="000A1AAB">
      <w:pPr>
        <w:pStyle w:val="Heading2Unnumbered"/>
      </w:pPr>
      <w:bookmarkStart w:id="7630" w:name="App7"/>
      <w:bookmarkStart w:id="7631" w:name="_Toc232068058"/>
      <w:r w:rsidRPr="00AF5717">
        <w:t>Appendix </w:t>
      </w:r>
      <w:r w:rsidRPr="00AF5717">
        <w:fldChar w:fldCharType="begin"/>
      </w:r>
      <w:r w:rsidRPr="00AF5717">
        <w:instrText>SEQ Appendix \* ARABIC</w:instrText>
      </w:r>
      <w:r w:rsidRPr="00AF5717">
        <w:fldChar w:fldCharType="separate"/>
      </w:r>
      <w:r w:rsidR="00CA5FDB">
        <w:rPr>
          <w:noProof/>
        </w:rPr>
        <w:t>7</w:t>
      </w:r>
      <w:r w:rsidRPr="00AF5717">
        <w:fldChar w:fldCharType="end"/>
      </w:r>
      <w:r w:rsidRPr="00AF5717">
        <w:t xml:space="preserve"> Summary Table of Methods of Analysis</w:t>
      </w:r>
      <w:bookmarkEnd w:id="7630"/>
      <w:bookmarkEnd w:id="7631"/>
    </w:p>
    <w:p w14:paraId="2A2527EC" w14:textId="5FF29A4A" w:rsidR="007B3266" w:rsidRPr="00AF5717" w:rsidRDefault="00E27C57" w:rsidP="007B3266">
      <w:pPr>
        <w:pStyle w:val="TableFigureTitle"/>
        <w:rPr>
          <w:rFonts w:cs="Arial"/>
        </w:rPr>
      </w:pPr>
      <w:bookmarkStart w:id="7632" w:name="_Ref146806070"/>
      <w:bookmarkStart w:id="7633" w:name="_Toc232068086"/>
      <w:r w:rsidRPr="00AF5717">
        <w:rPr>
          <w:rFonts w:cs="Arial"/>
        </w:rPr>
        <w:t>Table </w:t>
      </w:r>
      <w:r w:rsidRPr="00AF5717">
        <w:rPr>
          <w:rFonts w:cs="Arial"/>
        </w:rPr>
        <w:fldChar w:fldCharType="begin"/>
      </w:r>
      <w:r w:rsidRPr="00AF5717">
        <w:rPr>
          <w:rFonts w:cs="Arial"/>
        </w:rPr>
        <w:instrText xml:space="preserve">SEQ Table \* ARABIC </w:instrText>
      </w:r>
      <w:r w:rsidRPr="00AF5717">
        <w:rPr>
          <w:rFonts w:cs="Arial"/>
        </w:rPr>
        <w:fldChar w:fldCharType="separate"/>
      </w:r>
      <w:ins w:id="7634" w:author="Marmol, Dominika Klaudia" w:date="2026-06-08T17:02:00Z">
        <w:r w:rsidR="00166444">
          <w:rPr>
            <w:rFonts w:cs="Arial"/>
            <w:noProof/>
          </w:rPr>
          <w:t>25</w:t>
        </w:r>
      </w:ins>
      <w:del w:id="7635" w:author="Marmol, Dominika Klaudia" w:date="2026-06-08T17:02:00Z">
        <w:r w:rsidR="00CA5FDB">
          <w:rPr>
            <w:rFonts w:cs="Arial"/>
            <w:noProof/>
          </w:rPr>
          <w:delText>11</w:delText>
        </w:r>
      </w:del>
      <w:r w:rsidRPr="00AF5717">
        <w:rPr>
          <w:rFonts w:cs="Arial"/>
        </w:rPr>
        <w:fldChar w:fldCharType="end"/>
      </w:r>
      <w:bookmarkEnd w:id="7632"/>
      <w:r w:rsidR="00FE1624" w:rsidRPr="00AF5717">
        <w:t>:</w:t>
      </w:r>
      <w:r w:rsidR="00FE1624" w:rsidRPr="00AF5717">
        <w:tab/>
      </w:r>
      <w:r w:rsidRPr="00AF5717">
        <w:rPr>
          <w:rStyle w:val="ParagraphChar"/>
          <w:rFonts w:cs="Arial"/>
        </w:rPr>
        <w:t>Objectives, Endpoints/Estimands and Methods of Analysis</w:t>
      </w:r>
      <w:ins w:id="7636" w:author="Marmol, Dominika Klaudia" w:date="2026-06-08T17:02:00Z">
        <w:r w:rsidR="002521B7">
          <w:rPr>
            <w:rStyle w:val="ParagraphChar"/>
            <w:rFonts w:cs="Arial"/>
          </w:rPr>
          <w:t xml:space="preserve"> – Part A</w:t>
        </w:r>
      </w:ins>
      <w:ins w:id="7637" w:author="Marmol, Dominika Klaudia" w:date="2026-06-08T18:50:00Z">
        <w:r w:rsidR="005445A6">
          <w:rPr>
            <w:rStyle w:val="ParagraphChar"/>
            <w:rFonts w:cs="Arial"/>
          </w:rPr>
          <w:t xml:space="preserve"> (Dose escalation)</w:t>
        </w:r>
      </w:ins>
      <w:bookmarkEnd w:id="7633"/>
    </w:p>
    <w:tbl>
      <w:tblPr>
        <w:tblStyle w:val="TableGrid"/>
        <w:tblW w:w="5000" w:type="pct"/>
        <w:tblLayout w:type="fixed"/>
        <w:tblLook w:val="04A0" w:firstRow="1" w:lastRow="0" w:firstColumn="1" w:lastColumn="0" w:noHBand="0" w:noVBand="1"/>
      </w:tblPr>
      <w:tblGrid>
        <w:gridCol w:w="2425"/>
        <w:gridCol w:w="1679"/>
        <w:gridCol w:w="3687"/>
        <w:gridCol w:w="1559"/>
        <w:gridCol w:w="1442"/>
        <w:gridCol w:w="2489"/>
      </w:tblGrid>
      <w:tr w:rsidR="008F5115" w14:paraId="6E505454" w14:textId="77777777" w:rsidTr="002F5AB2">
        <w:trPr>
          <w:trHeight w:val="602"/>
          <w:tblHeader/>
        </w:trPr>
        <w:tc>
          <w:tcPr>
            <w:tcW w:w="913" w:type="pct"/>
            <w:tcBorders>
              <w:top w:val="single" w:sz="4" w:space="0" w:color="auto"/>
            </w:tcBorders>
            <w:shd w:val="clear" w:color="auto" w:fill="D9D9D9" w:themeFill="background1" w:themeFillShade="D9"/>
            <w:vAlign w:val="bottom"/>
          </w:tcPr>
          <w:p w14:paraId="6E794174" w14:textId="77777777" w:rsidR="007B3266" w:rsidRPr="00AF5717" w:rsidRDefault="00E27C57" w:rsidP="00CA2652">
            <w:pPr>
              <w:pStyle w:val="TableColumnHeadings"/>
            </w:pPr>
            <w:r w:rsidRPr="00AF5717">
              <w:t>Objective</w:t>
            </w:r>
            <w:r w:rsidRPr="00AF5717">
              <w:br/>
              <w:t>Clinical Category</w:t>
            </w:r>
          </w:p>
        </w:tc>
        <w:tc>
          <w:tcPr>
            <w:tcW w:w="632" w:type="pct"/>
            <w:tcBorders>
              <w:top w:val="single" w:sz="4" w:space="0" w:color="auto"/>
            </w:tcBorders>
            <w:shd w:val="clear" w:color="auto" w:fill="D9D9D9" w:themeFill="background1" w:themeFillShade="D9"/>
            <w:vAlign w:val="bottom"/>
          </w:tcPr>
          <w:p w14:paraId="3CD0EC3D" w14:textId="77777777" w:rsidR="007B3266" w:rsidRPr="00AF5717" w:rsidRDefault="00E27C57" w:rsidP="00CA2652">
            <w:pPr>
              <w:pStyle w:val="TableColumnHeadings"/>
            </w:pPr>
            <w:r w:rsidRPr="00AF5717">
              <w:t>Statistical Category</w:t>
            </w:r>
          </w:p>
        </w:tc>
        <w:tc>
          <w:tcPr>
            <w:tcW w:w="1388" w:type="pct"/>
            <w:tcBorders>
              <w:top w:val="single" w:sz="4" w:space="0" w:color="auto"/>
            </w:tcBorders>
            <w:shd w:val="clear" w:color="auto" w:fill="D9D9D9" w:themeFill="background1" w:themeFillShade="D9"/>
            <w:vAlign w:val="bottom"/>
          </w:tcPr>
          <w:p w14:paraId="3603A59F" w14:textId="405A5040" w:rsidR="007B3266" w:rsidRPr="00AF5717" w:rsidRDefault="00E27C57" w:rsidP="00CA2652">
            <w:pPr>
              <w:pStyle w:val="TableColumnHeadings"/>
            </w:pPr>
            <w:r w:rsidRPr="00AF5717">
              <w:t>Endpoint</w:t>
            </w:r>
          </w:p>
        </w:tc>
        <w:tc>
          <w:tcPr>
            <w:tcW w:w="587" w:type="pct"/>
            <w:tcBorders>
              <w:top w:val="single" w:sz="4" w:space="0" w:color="auto"/>
            </w:tcBorders>
            <w:shd w:val="clear" w:color="auto" w:fill="D9D9D9" w:themeFill="background1" w:themeFillShade="D9"/>
            <w:vAlign w:val="bottom"/>
          </w:tcPr>
          <w:p w14:paraId="44F586D9" w14:textId="1AB67F5C" w:rsidR="007B3266" w:rsidRPr="00AF5717" w:rsidRDefault="00E27C57" w:rsidP="00D5347A">
            <w:pPr>
              <w:pStyle w:val="TableColumnHeadings"/>
            </w:pPr>
            <w:r w:rsidRPr="00AF5717">
              <w:t>Trial/ Analysis Population</w:t>
            </w:r>
          </w:p>
        </w:tc>
        <w:tc>
          <w:tcPr>
            <w:tcW w:w="543" w:type="pct"/>
            <w:tcBorders>
              <w:top w:val="single" w:sz="4" w:space="0" w:color="auto"/>
            </w:tcBorders>
            <w:shd w:val="clear" w:color="auto" w:fill="D9D9D9" w:themeFill="background1" w:themeFillShade="D9"/>
            <w:vAlign w:val="bottom"/>
          </w:tcPr>
          <w:p w14:paraId="1A43149E" w14:textId="77777777" w:rsidR="007B3266" w:rsidRPr="00AF5717" w:rsidRDefault="00E27C57" w:rsidP="00CA2652">
            <w:pPr>
              <w:pStyle w:val="TableColumnHeadings"/>
            </w:pPr>
            <w:r w:rsidRPr="00AF5717">
              <w:t>IES </w:t>
            </w:r>
            <w:r w:rsidRPr="00AF5717">
              <w:rPr>
                <w:vertAlign w:val="superscript"/>
              </w:rPr>
              <w:t>[1]</w:t>
            </w:r>
          </w:p>
        </w:tc>
        <w:tc>
          <w:tcPr>
            <w:tcW w:w="937" w:type="pct"/>
            <w:tcBorders>
              <w:top w:val="single" w:sz="4" w:space="0" w:color="auto"/>
            </w:tcBorders>
            <w:shd w:val="clear" w:color="auto" w:fill="D9D9D9" w:themeFill="background1" w:themeFillShade="D9"/>
            <w:vAlign w:val="bottom"/>
          </w:tcPr>
          <w:p w14:paraId="1A7AA673" w14:textId="77777777" w:rsidR="007B3266" w:rsidRPr="00AF5717" w:rsidRDefault="00E27C57" w:rsidP="00CA2652">
            <w:pPr>
              <w:pStyle w:val="TableColumnHeadings"/>
            </w:pPr>
            <w:r w:rsidRPr="00AF5717">
              <w:t>PLS </w:t>
            </w:r>
            <w:r w:rsidRPr="00AF5717">
              <w:rPr>
                <w:vertAlign w:val="superscript"/>
              </w:rPr>
              <w:t>[1]</w:t>
            </w:r>
            <w:r w:rsidRPr="00AF5717">
              <w:t> (Analysis)</w:t>
            </w:r>
          </w:p>
        </w:tc>
      </w:tr>
      <w:tr w:rsidR="008F5115" w14:paraId="55440862" w14:textId="77777777" w:rsidTr="002F5AB2">
        <w:tc>
          <w:tcPr>
            <w:tcW w:w="5000" w:type="pct"/>
            <w:gridSpan w:val="6"/>
            <w:shd w:val="clear" w:color="auto" w:fill="F2F2F2" w:themeFill="background1" w:themeFillShade="F2"/>
          </w:tcPr>
          <w:p w14:paraId="1B4AF9D1" w14:textId="77777777" w:rsidR="00D5347A" w:rsidRPr="00AF5717" w:rsidRDefault="00E27C57" w:rsidP="00CA2652">
            <w:pPr>
              <w:pStyle w:val="TableText"/>
              <w:rPr>
                <w:b/>
                <w:bCs/>
              </w:rPr>
            </w:pPr>
            <w:r w:rsidRPr="00AF5717">
              <w:rPr>
                <w:b/>
                <w:bCs/>
              </w:rPr>
              <w:t>Primary Objectives:</w:t>
            </w:r>
          </w:p>
          <w:p w14:paraId="102697FC" w14:textId="77777777" w:rsidR="007B3266" w:rsidRPr="00AF5717" w:rsidRDefault="00E27C57" w:rsidP="00E819FE">
            <w:pPr>
              <w:pStyle w:val="TableText"/>
              <w:numPr>
                <w:ilvl w:val="0"/>
                <w:numId w:val="56"/>
              </w:numPr>
              <w:rPr>
                <w:szCs w:val="18"/>
              </w:rPr>
            </w:pPr>
            <w:r w:rsidRPr="00AF5717">
              <w:rPr>
                <w:szCs w:val="18"/>
              </w:rPr>
              <w:t>To determine the safety profile, and tolerability of BNT317 in participants with advanced solid tumors.</w:t>
            </w:r>
          </w:p>
          <w:p w14:paraId="1AC01075" w14:textId="5B80599F" w:rsidR="00D5347A" w:rsidRPr="00AF5717" w:rsidRDefault="00E27C57" w:rsidP="00E819FE">
            <w:pPr>
              <w:pStyle w:val="TableText"/>
              <w:numPr>
                <w:ilvl w:val="0"/>
                <w:numId w:val="56"/>
              </w:numPr>
            </w:pPr>
            <w:r w:rsidRPr="00AF5717">
              <w:rPr>
                <w:rFonts w:cs="Arial"/>
                <w:szCs w:val="18"/>
              </w:rPr>
              <w:t xml:space="preserve">To determine the MTD </w:t>
            </w:r>
            <w:del w:id="7638" w:author="Marmol, Dominika Klaudia" w:date="2026-06-08T18:50:00Z">
              <w:r w:rsidRPr="00AF5717">
                <w:rPr>
                  <w:rFonts w:cs="Arial"/>
                  <w:szCs w:val="18"/>
                </w:rPr>
                <w:delText xml:space="preserve">or the RP2D </w:delText>
              </w:r>
            </w:del>
            <w:r w:rsidRPr="00AF5717">
              <w:rPr>
                <w:rFonts w:cs="Arial"/>
                <w:szCs w:val="18"/>
              </w:rPr>
              <w:t>of BNT317 in participants with advanced solid tumors.</w:t>
            </w:r>
          </w:p>
        </w:tc>
      </w:tr>
      <w:tr w:rsidR="008F5115" w14:paraId="1D55A570" w14:textId="77777777" w:rsidTr="00E819FE">
        <w:trPr>
          <w:trHeight w:val="664"/>
        </w:trPr>
        <w:tc>
          <w:tcPr>
            <w:tcW w:w="913" w:type="pct"/>
            <w:vMerge w:val="restart"/>
          </w:tcPr>
          <w:p w14:paraId="2E027411" w14:textId="6FEB5C63" w:rsidR="00F44426" w:rsidRPr="00AF5717" w:rsidRDefault="00E27C57" w:rsidP="00CA2652">
            <w:pPr>
              <w:pStyle w:val="TableText"/>
            </w:pPr>
            <w:r w:rsidRPr="00AF5717">
              <w:t>Safety and tolerability</w:t>
            </w:r>
          </w:p>
        </w:tc>
        <w:tc>
          <w:tcPr>
            <w:tcW w:w="632" w:type="pct"/>
          </w:tcPr>
          <w:p w14:paraId="2F2B6933" w14:textId="3230AA72" w:rsidR="00F44426" w:rsidRPr="00AF5717" w:rsidRDefault="00E27C57" w:rsidP="00CA2652">
            <w:pPr>
              <w:pStyle w:val="TableText"/>
            </w:pPr>
            <w:r w:rsidRPr="00AF5717">
              <w:t>Primary 1</w:t>
            </w:r>
          </w:p>
        </w:tc>
        <w:tc>
          <w:tcPr>
            <w:tcW w:w="1388" w:type="pct"/>
          </w:tcPr>
          <w:p w14:paraId="011C5EFB" w14:textId="345C2F7D" w:rsidR="00F44426" w:rsidRPr="00AF5717" w:rsidRDefault="00E27C57" w:rsidP="00F44426">
            <w:pPr>
              <w:pStyle w:val="TableText"/>
            </w:pPr>
            <w:r w:rsidRPr="00AF5717">
              <w:t>• occurrence of TEAEs</w:t>
            </w:r>
            <w:ins w:id="7639" w:author="Marmol, Dominika Klaudia" w:date="2026-06-08T18:51:00Z">
              <w:r w:rsidR="005445A6">
                <w:t>,</w:t>
              </w:r>
            </w:ins>
            <w:r w:rsidRPr="00AF5717">
              <w:t xml:space="preserve"> </w:t>
            </w:r>
            <w:del w:id="7640" w:author="Marmol, Dominika Klaudia" w:date="2026-06-08T18:51:00Z">
              <w:r w:rsidRPr="00AF5717">
                <w:delText xml:space="preserve">and TRAEs assessed according to CTCAE v5.0 including </w:delText>
              </w:r>
            </w:del>
            <w:r w:rsidRPr="00AF5717">
              <w:t>Grade ≥3</w:t>
            </w:r>
            <w:del w:id="7641" w:author="Marmol, Dominika Klaudia" w:date="2026-06-08T18:51:00Z">
              <w:r w:rsidRPr="00AF5717">
                <w:delText>, serious, fatal TEAE by relationship</w:delText>
              </w:r>
            </w:del>
            <w:r w:rsidRPr="00AF5717">
              <w:t xml:space="preserve"> (</w:t>
            </w:r>
            <w:ins w:id="7642" w:author="Marmol, Dominika Klaudia" w:date="2026-06-08T18:52:00Z">
              <w:r w:rsidR="005445A6">
                <w:t xml:space="preserve">TEAEs, SAEs, TRAEs, ttreatment-related Grade </w:t>
              </w:r>
              <w:r w:rsidR="005445A6" w:rsidRPr="00AF5717">
                <w:t>≥3</w:t>
              </w:r>
              <w:r w:rsidR="005445A6">
                <w:t xml:space="preserve"> TEAEs, and treatment-related SAEs </w:t>
              </w:r>
            </w:ins>
            <w:r w:rsidRPr="00AF5717">
              <w:t xml:space="preserve">from </w:t>
            </w:r>
            <w:del w:id="7643" w:author="Marmol, Dominika Klaudia" w:date="2026-06-08T18:52:00Z">
              <w:r w:rsidRPr="00AF5717">
                <w:delText xml:space="preserve">initiation of </w:delText>
              </w:r>
            </w:del>
            <w:r w:rsidRPr="00AF5717">
              <w:t xml:space="preserve">the first </w:t>
            </w:r>
            <w:ins w:id="7644" w:author="Marmol, Dominika Klaudia" w:date="2026-06-08T18:53:00Z">
              <w:r w:rsidR="005445A6">
                <w:t xml:space="preserve">dose of </w:t>
              </w:r>
            </w:ins>
            <w:r w:rsidRPr="00AF5717">
              <w:t xml:space="preserve">BNT317 </w:t>
            </w:r>
            <w:del w:id="7645" w:author="Marmol, Dominika Klaudia" w:date="2026-06-08T18:53:00Z">
              <w:r w:rsidRPr="00AF5717">
                <w:delText xml:space="preserve">dose </w:delText>
              </w:r>
            </w:del>
            <w:r w:rsidRPr="00AF5717">
              <w:t>until the 90-Day Safety Follow-Up Visit).</w:t>
            </w:r>
          </w:p>
          <w:p w14:paraId="2F6F85C5" w14:textId="4698A1C5" w:rsidR="00F44426" w:rsidRPr="00AF5717" w:rsidRDefault="00E27C57" w:rsidP="00F44426">
            <w:pPr>
              <w:pStyle w:val="TableText"/>
            </w:pPr>
            <w:r w:rsidRPr="00AF5717">
              <w:t>• occurrence of dose interruption</w:t>
            </w:r>
            <w:ins w:id="7646" w:author="Marmol, Dominika Klaudia" w:date="2026-06-08T18:53:00Z">
              <w:r w:rsidR="005445A6">
                <w:t>s</w:t>
              </w:r>
            </w:ins>
            <w:r w:rsidRPr="00AF5717">
              <w:t xml:space="preserve"> or discontinuation of </w:t>
            </w:r>
            <w:del w:id="7647" w:author="Marmol, Dominika Klaudia" w:date="2026-06-08T18:53:00Z">
              <w:r w:rsidRPr="00AF5717">
                <w:delText>trial treatment</w:delText>
              </w:r>
            </w:del>
            <w:ins w:id="7648" w:author="Marmol, Dominika Klaudia" w:date="2026-06-08T18:53:00Z">
              <w:r w:rsidR="005445A6">
                <w:t>BNT317</w:t>
              </w:r>
            </w:ins>
            <w:r w:rsidRPr="00AF5717">
              <w:t xml:space="preserve"> due to TEAEs </w:t>
            </w:r>
            <w:del w:id="7649" w:author="Marmol, Dominika Klaudia" w:date="2026-06-08T18:53:00Z">
              <w:r w:rsidRPr="00AF5717">
                <w:delText>(</w:delText>
              </w:r>
            </w:del>
            <w:r w:rsidRPr="00AF5717">
              <w:t xml:space="preserve">from initiation of the first </w:t>
            </w:r>
            <w:ins w:id="7650" w:author="Marmol, Dominika Klaudia" w:date="2026-06-08T18:53:00Z">
              <w:r w:rsidR="005445A6">
                <w:t xml:space="preserve">dose of </w:t>
              </w:r>
            </w:ins>
            <w:r w:rsidRPr="00AF5717">
              <w:t xml:space="preserve">BNT317 </w:t>
            </w:r>
            <w:del w:id="7651" w:author="Marmol, Dominika Klaudia" w:date="2026-06-08T18:53:00Z">
              <w:r w:rsidRPr="00AF5717">
                <w:delText xml:space="preserve">dose </w:delText>
              </w:r>
            </w:del>
            <w:r w:rsidRPr="00AF5717">
              <w:t>until the 90-Day Safety Follow-Up Visit</w:t>
            </w:r>
            <w:del w:id="7652" w:author="Marmol, Dominika Klaudia" w:date="2026-06-08T18:53:00Z">
              <w:r w:rsidRPr="00AF5717">
                <w:delText>)</w:delText>
              </w:r>
            </w:del>
            <w:r w:rsidRPr="00AF5717">
              <w:t>.</w:t>
            </w:r>
          </w:p>
        </w:tc>
        <w:tc>
          <w:tcPr>
            <w:tcW w:w="587" w:type="pct"/>
          </w:tcPr>
          <w:p w14:paraId="646BB1E7" w14:textId="7266F4E6" w:rsidR="00F44426" w:rsidRPr="00AF5717" w:rsidRDefault="00E27C57" w:rsidP="00CA2652">
            <w:pPr>
              <w:pStyle w:val="TableText"/>
            </w:pPr>
            <w:r w:rsidRPr="00AF5717">
              <w:t>FAS</w:t>
            </w:r>
          </w:p>
        </w:tc>
        <w:tc>
          <w:tcPr>
            <w:tcW w:w="543" w:type="pct"/>
          </w:tcPr>
          <w:p w14:paraId="75C731AF" w14:textId="74CC5548" w:rsidR="00F44426" w:rsidRPr="00AF5717" w:rsidRDefault="00E27C57" w:rsidP="00CA2652">
            <w:pPr>
              <w:pStyle w:val="TableText"/>
            </w:pPr>
            <w:r w:rsidRPr="00AF5717">
              <w:t>Not applicable</w:t>
            </w:r>
          </w:p>
        </w:tc>
        <w:tc>
          <w:tcPr>
            <w:tcW w:w="937" w:type="pct"/>
          </w:tcPr>
          <w:p w14:paraId="305B3D09" w14:textId="697A6E1F" w:rsidR="00F44426" w:rsidRPr="00AF5717" w:rsidRDefault="00E27C57" w:rsidP="00F44426">
            <w:pPr>
              <w:pStyle w:val="TableText"/>
              <w:rPr>
                <w:u w:val="single"/>
              </w:rPr>
            </w:pPr>
            <w:r w:rsidRPr="00AF5717">
              <w:rPr>
                <w:u w:val="single"/>
              </w:rPr>
              <w:t>AEs and doses</w:t>
            </w:r>
          </w:p>
          <w:p w14:paraId="37414435" w14:textId="58C8BFD0" w:rsidR="00F44426" w:rsidRPr="00AF5717" w:rsidRDefault="00E27C57" w:rsidP="00F44426">
            <w:pPr>
              <w:pStyle w:val="TableText"/>
            </w:pPr>
            <w:r w:rsidRPr="00AF5717">
              <w:t xml:space="preserve">Categorical descriptive – number and percentage of participants by </w:t>
            </w:r>
            <w:del w:id="7653" w:author="Marmol, Dominika Klaudia" w:date="2026-06-08T18:50:00Z">
              <w:r w:rsidR="00766B58" w:rsidRPr="00AF5717">
                <w:rPr>
                  <w:rFonts w:cs="Arial"/>
                </w:rPr>
                <w:delText xml:space="preserve">treatment </w:delText>
              </w:r>
            </w:del>
            <w:ins w:id="7654" w:author="Marmol, Dominika Klaudia" w:date="2026-06-08T18:50:00Z">
              <w:r w:rsidR="005445A6">
                <w:rPr>
                  <w:rFonts w:cs="Arial"/>
                </w:rPr>
                <w:t>dose</w:t>
              </w:r>
              <w:r w:rsidR="005445A6" w:rsidRPr="00AF5717">
                <w:rPr>
                  <w:rFonts w:cs="Arial"/>
                </w:rPr>
                <w:t xml:space="preserve"> </w:t>
              </w:r>
            </w:ins>
            <w:r w:rsidR="00766B58" w:rsidRPr="00AF5717">
              <w:rPr>
                <w:rFonts w:cs="Arial"/>
              </w:rPr>
              <w:t>group</w:t>
            </w:r>
            <w:r w:rsidRPr="00AF5717">
              <w:t>.</w:t>
            </w:r>
          </w:p>
          <w:p w14:paraId="6147DF7D" w14:textId="2210F30A" w:rsidR="00F44426" w:rsidRPr="00AF5717" w:rsidRDefault="00F44426" w:rsidP="00CA2652">
            <w:pPr>
              <w:pStyle w:val="TableText"/>
            </w:pPr>
          </w:p>
        </w:tc>
      </w:tr>
      <w:tr w:rsidR="008F5115" w14:paraId="6A61270A" w14:textId="77777777" w:rsidTr="00E819FE">
        <w:tc>
          <w:tcPr>
            <w:tcW w:w="913" w:type="pct"/>
            <w:vMerge/>
          </w:tcPr>
          <w:p w14:paraId="4FD9C3FF" w14:textId="77777777" w:rsidR="00F44426" w:rsidRPr="00AF5717" w:rsidRDefault="00F44426" w:rsidP="00F44426">
            <w:pPr>
              <w:pStyle w:val="TableText"/>
            </w:pPr>
          </w:p>
        </w:tc>
        <w:tc>
          <w:tcPr>
            <w:tcW w:w="632" w:type="pct"/>
          </w:tcPr>
          <w:p w14:paraId="37D33313" w14:textId="77777777" w:rsidR="00F44426" w:rsidRPr="00AF5717" w:rsidRDefault="00E27C57" w:rsidP="00F44426">
            <w:pPr>
              <w:pStyle w:val="TableText"/>
            </w:pPr>
            <w:r w:rsidRPr="00AF5717">
              <w:t>Sensitivity/</w:t>
            </w:r>
          </w:p>
          <w:p w14:paraId="7040FFC0" w14:textId="41979992" w:rsidR="00F44426" w:rsidRPr="00AF5717" w:rsidRDefault="00E27C57" w:rsidP="00F44426">
            <w:pPr>
              <w:pStyle w:val="TableText"/>
            </w:pPr>
            <w:r w:rsidRPr="00AF5717">
              <w:t>Supplementary</w:t>
            </w:r>
          </w:p>
        </w:tc>
        <w:tc>
          <w:tcPr>
            <w:tcW w:w="1388" w:type="pct"/>
          </w:tcPr>
          <w:p w14:paraId="08A05B18" w14:textId="15588466" w:rsidR="00F44426" w:rsidRPr="00AF5717" w:rsidRDefault="00E27C57" w:rsidP="00F44426">
            <w:pPr>
              <w:pStyle w:val="TableText"/>
            </w:pPr>
            <w:r w:rsidRPr="00AF5717">
              <w:t>Not applicable.</w:t>
            </w:r>
          </w:p>
        </w:tc>
        <w:tc>
          <w:tcPr>
            <w:tcW w:w="587" w:type="pct"/>
          </w:tcPr>
          <w:p w14:paraId="0AD36264" w14:textId="7FDBF89E" w:rsidR="00F44426" w:rsidRPr="00AF5717" w:rsidRDefault="00E27C57" w:rsidP="00F44426">
            <w:pPr>
              <w:pStyle w:val="TableText"/>
            </w:pPr>
            <w:r w:rsidRPr="00AF5717">
              <w:t>Not applicable.</w:t>
            </w:r>
          </w:p>
        </w:tc>
        <w:tc>
          <w:tcPr>
            <w:tcW w:w="543" w:type="pct"/>
          </w:tcPr>
          <w:p w14:paraId="6A72526B" w14:textId="34DDD51D" w:rsidR="00F44426" w:rsidRPr="00AF5717" w:rsidRDefault="00E27C57" w:rsidP="00F44426">
            <w:pPr>
              <w:pStyle w:val="TableText"/>
            </w:pPr>
            <w:r w:rsidRPr="00AF5717">
              <w:t>Not applicable.</w:t>
            </w:r>
          </w:p>
        </w:tc>
        <w:tc>
          <w:tcPr>
            <w:tcW w:w="937" w:type="pct"/>
          </w:tcPr>
          <w:p w14:paraId="3ED0C6A3" w14:textId="3D457BFF" w:rsidR="00F44426" w:rsidRPr="00AF5717" w:rsidRDefault="00E27C57" w:rsidP="00F44426">
            <w:pPr>
              <w:pStyle w:val="TableText"/>
            </w:pPr>
            <w:r w:rsidRPr="00AF5717">
              <w:t>Not applicable.</w:t>
            </w:r>
          </w:p>
        </w:tc>
      </w:tr>
      <w:tr w:rsidR="008F5115" w14:paraId="4AFA8778" w14:textId="77777777" w:rsidTr="00E819FE">
        <w:tc>
          <w:tcPr>
            <w:tcW w:w="913" w:type="pct"/>
            <w:vMerge w:val="restart"/>
          </w:tcPr>
          <w:p w14:paraId="3896CD47" w14:textId="18489997" w:rsidR="00F44426" w:rsidRPr="00AF5717" w:rsidRDefault="00E27C57" w:rsidP="00F44426">
            <w:pPr>
              <w:pStyle w:val="TableText"/>
            </w:pPr>
            <w:r w:rsidRPr="00AF5717">
              <w:t>MTD</w:t>
            </w:r>
            <w:del w:id="7655" w:author="Marmol, Dominika Klaudia" w:date="2026-06-08T18:54:00Z">
              <w:r w:rsidRPr="00AF5717">
                <w:delText>/RP2D</w:delText>
              </w:r>
            </w:del>
          </w:p>
        </w:tc>
        <w:tc>
          <w:tcPr>
            <w:tcW w:w="632" w:type="pct"/>
          </w:tcPr>
          <w:p w14:paraId="0C4DDC69" w14:textId="10B7FA8C" w:rsidR="00F44426" w:rsidRPr="00AF5717" w:rsidRDefault="00E27C57" w:rsidP="00F44426">
            <w:pPr>
              <w:pStyle w:val="TableText"/>
            </w:pPr>
            <w:r w:rsidRPr="00AF5717">
              <w:t>Primary 2</w:t>
            </w:r>
          </w:p>
        </w:tc>
        <w:tc>
          <w:tcPr>
            <w:tcW w:w="1388" w:type="pct"/>
          </w:tcPr>
          <w:p w14:paraId="26EBE390" w14:textId="327B69C2" w:rsidR="00F44426" w:rsidRPr="00AF5717" w:rsidRDefault="00E27C57" w:rsidP="00F44426">
            <w:pPr>
              <w:pStyle w:val="TableText"/>
              <w:rPr>
                <w:rFonts w:cs="Arial"/>
                <w:szCs w:val="18"/>
              </w:rPr>
            </w:pPr>
            <w:r w:rsidRPr="00AF5717">
              <w:t xml:space="preserve">• </w:t>
            </w:r>
            <w:r w:rsidRPr="00AF5717">
              <w:rPr>
                <w:rFonts w:cs="Arial"/>
                <w:szCs w:val="18"/>
              </w:rPr>
              <w:t>occurrence of DLTs during the DLT observation period (until 28 days after initiating BNT317 administration on Day 1 in Cycle 1 [C1D1] or the day before Day 1 in Cycle 3 [C3D1], whichever comes earlier).</w:t>
            </w:r>
          </w:p>
          <w:p w14:paraId="220D63CA" w14:textId="11932058" w:rsidR="00F44426" w:rsidRPr="00AF5717" w:rsidRDefault="00E27C57" w:rsidP="00F44426">
            <w:pPr>
              <w:pStyle w:val="TableText"/>
            </w:pPr>
            <w:del w:id="7656" w:author="Marmol, Dominika Klaudia" w:date="2026-06-08T18:53:00Z">
              <w:r w:rsidRPr="00AF5717">
                <w:delText xml:space="preserve">• </w:delText>
              </w:r>
              <w:r w:rsidRPr="00AF5717">
                <w:rPr>
                  <w:rFonts w:cs="Arial"/>
                  <w:szCs w:val="18"/>
                </w:rPr>
                <w:delText>MTD or RP2D</w:delText>
              </w:r>
            </w:del>
          </w:p>
        </w:tc>
        <w:tc>
          <w:tcPr>
            <w:tcW w:w="587" w:type="pct"/>
          </w:tcPr>
          <w:p w14:paraId="76BA0656" w14:textId="5ECBE4A3" w:rsidR="00F44426" w:rsidRPr="00AF5717" w:rsidRDefault="00E27C57" w:rsidP="00F44426">
            <w:pPr>
              <w:pStyle w:val="TableText"/>
            </w:pPr>
            <w:r w:rsidRPr="00AF5717">
              <w:t>DLT Evaluation Set</w:t>
            </w:r>
          </w:p>
        </w:tc>
        <w:tc>
          <w:tcPr>
            <w:tcW w:w="543" w:type="pct"/>
          </w:tcPr>
          <w:p w14:paraId="5991F5CB" w14:textId="3E254E54" w:rsidR="00F44426" w:rsidRPr="00AF5717" w:rsidRDefault="00E27C57" w:rsidP="00F44426">
            <w:pPr>
              <w:pStyle w:val="TableText"/>
            </w:pPr>
            <w:r w:rsidRPr="00AF5717">
              <w:t>Not applicable.</w:t>
            </w:r>
          </w:p>
        </w:tc>
        <w:tc>
          <w:tcPr>
            <w:tcW w:w="937" w:type="pct"/>
          </w:tcPr>
          <w:p w14:paraId="137049DC" w14:textId="77777777" w:rsidR="00F44426" w:rsidRPr="00AF5717" w:rsidRDefault="00E27C57" w:rsidP="00F44426">
            <w:pPr>
              <w:pStyle w:val="TableText"/>
              <w:rPr>
                <w:u w:val="single"/>
              </w:rPr>
            </w:pPr>
            <w:r w:rsidRPr="00AF5717">
              <w:rPr>
                <w:u w:val="single"/>
              </w:rPr>
              <w:t>DLTs</w:t>
            </w:r>
          </w:p>
          <w:p w14:paraId="55CE2FDF" w14:textId="7028BAFA" w:rsidR="00F44426" w:rsidRPr="00AF5717" w:rsidRDefault="00E27C57" w:rsidP="00F44426">
            <w:pPr>
              <w:pStyle w:val="TableText"/>
            </w:pPr>
            <w:r w:rsidRPr="00AF5717">
              <w:t xml:space="preserve">Categorical descriptive – number and percentage of participants by </w:t>
            </w:r>
            <w:del w:id="7657" w:author="Marmol, Dominika Klaudia" w:date="2026-06-08T18:50:00Z">
              <w:r w:rsidR="00766B58" w:rsidRPr="00AF5717">
                <w:rPr>
                  <w:rFonts w:cs="Arial"/>
                </w:rPr>
                <w:delText xml:space="preserve">treatment </w:delText>
              </w:r>
            </w:del>
            <w:ins w:id="7658" w:author="Marmol, Dominika Klaudia" w:date="2026-06-08T18:50:00Z">
              <w:r w:rsidR="005445A6">
                <w:rPr>
                  <w:rFonts w:cs="Arial"/>
                </w:rPr>
                <w:t>dose</w:t>
              </w:r>
              <w:r w:rsidR="005445A6" w:rsidRPr="00AF5717">
                <w:rPr>
                  <w:rFonts w:cs="Arial"/>
                </w:rPr>
                <w:t xml:space="preserve"> </w:t>
              </w:r>
            </w:ins>
            <w:r w:rsidR="00766B58" w:rsidRPr="00AF5717">
              <w:rPr>
                <w:rFonts w:cs="Arial"/>
              </w:rPr>
              <w:t>group</w:t>
            </w:r>
            <w:r w:rsidRPr="00AF5717">
              <w:t>.</w:t>
            </w:r>
          </w:p>
          <w:p w14:paraId="7279E678" w14:textId="77777777" w:rsidR="001D08C6" w:rsidRPr="00AF5717" w:rsidRDefault="00E27C57" w:rsidP="00F44426">
            <w:pPr>
              <w:pStyle w:val="TableText"/>
              <w:rPr>
                <w:u w:val="single"/>
              </w:rPr>
            </w:pPr>
            <w:r w:rsidRPr="00AF5717">
              <w:rPr>
                <w:u w:val="single"/>
              </w:rPr>
              <w:t>MTD</w:t>
            </w:r>
          </w:p>
          <w:p w14:paraId="1F50C712" w14:textId="1EEC178A" w:rsidR="001D08C6" w:rsidRPr="00AF5717" w:rsidRDefault="00E27C57" w:rsidP="001D08C6">
            <w:pPr>
              <w:pStyle w:val="TableText"/>
              <w:rPr>
                <w:rFonts w:cs="Arial"/>
                <w:szCs w:val="22"/>
              </w:rPr>
            </w:pPr>
            <w:r w:rsidRPr="00AF5717">
              <w:rPr>
                <w:rFonts w:cs="Arial"/>
                <w:szCs w:val="22"/>
              </w:rPr>
              <w:t>DLT rate and 90% CI</w:t>
            </w:r>
          </w:p>
          <w:p w14:paraId="205628F9" w14:textId="402E71F3" w:rsidR="001D08C6" w:rsidRPr="00AF5717" w:rsidRDefault="00E27C57" w:rsidP="001D08C6">
            <w:pPr>
              <w:pStyle w:val="TableText"/>
              <w:rPr>
                <w:del w:id="7659" w:author="Marmol, Dominika Klaudia" w:date="2026-06-08T18:55:00Z"/>
                <w:u w:val="single"/>
              </w:rPr>
            </w:pPr>
            <w:del w:id="7660" w:author="Marmol, Dominika Klaudia" w:date="2026-06-08T18:55:00Z">
              <w:r w:rsidRPr="00AF5717">
                <w:rPr>
                  <w:u w:val="single"/>
                </w:rPr>
                <w:delText>RP2D</w:delText>
              </w:r>
            </w:del>
          </w:p>
          <w:p w14:paraId="4F8F63F5" w14:textId="50D65C48" w:rsidR="001D08C6" w:rsidRPr="00AF5717" w:rsidRDefault="00E27C57" w:rsidP="001D08C6">
            <w:pPr>
              <w:pStyle w:val="TableText"/>
            </w:pPr>
            <w:del w:id="7661" w:author="Marmol, Dominika Klaudia" w:date="2026-06-08T18:55:00Z">
              <w:r w:rsidRPr="00AF5717">
                <w:delText>Pooled analysis: Results from PK/PD/Safety/Efficacy</w:delText>
              </w:r>
            </w:del>
            <w:r w:rsidRPr="00AF5717">
              <w:t xml:space="preserve"> </w:t>
            </w:r>
          </w:p>
        </w:tc>
      </w:tr>
      <w:tr w:rsidR="008F5115" w14:paraId="5D1A9982" w14:textId="77777777" w:rsidTr="00E819FE">
        <w:tc>
          <w:tcPr>
            <w:tcW w:w="913" w:type="pct"/>
            <w:vMerge/>
          </w:tcPr>
          <w:p w14:paraId="082BDBCA" w14:textId="77777777" w:rsidR="00F44426" w:rsidRPr="00AF5717" w:rsidRDefault="00F44426" w:rsidP="00F44426">
            <w:pPr>
              <w:pStyle w:val="TableText"/>
            </w:pPr>
          </w:p>
        </w:tc>
        <w:tc>
          <w:tcPr>
            <w:tcW w:w="632" w:type="pct"/>
          </w:tcPr>
          <w:p w14:paraId="159B9C04" w14:textId="451BC843" w:rsidR="00F44426" w:rsidRPr="00AF5717" w:rsidRDefault="00E27C57" w:rsidP="00F44426">
            <w:pPr>
              <w:pStyle w:val="TableText"/>
            </w:pPr>
            <w:r w:rsidRPr="00AF5717">
              <w:t>Sensitivity/ Supplementary</w:t>
            </w:r>
          </w:p>
        </w:tc>
        <w:tc>
          <w:tcPr>
            <w:tcW w:w="1388" w:type="pct"/>
          </w:tcPr>
          <w:p w14:paraId="0DBD11CF" w14:textId="1E38FE35" w:rsidR="00F44426" w:rsidRPr="00AF5717" w:rsidRDefault="00E27C57" w:rsidP="00F44426">
            <w:pPr>
              <w:pStyle w:val="TableText"/>
            </w:pPr>
            <w:r w:rsidRPr="00AF5717">
              <w:t>Not applicable.</w:t>
            </w:r>
          </w:p>
        </w:tc>
        <w:tc>
          <w:tcPr>
            <w:tcW w:w="587" w:type="pct"/>
          </w:tcPr>
          <w:p w14:paraId="2960E933" w14:textId="546DC0C6" w:rsidR="00F44426" w:rsidRPr="00AF5717" w:rsidRDefault="00E27C57" w:rsidP="00F44426">
            <w:pPr>
              <w:pStyle w:val="TableText"/>
            </w:pPr>
            <w:r w:rsidRPr="00AF5717">
              <w:t>Not applicable.</w:t>
            </w:r>
          </w:p>
        </w:tc>
        <w:tc>
          <w:tcPr>
            <w:tcW w:w="543" w:type="pct"/>
          </w:tcPr>
          <w:p w14:paraId="05DF0972" w14:textId="118953B5" w:rsidR="00F44426" w:rsidRPr="00AF5717" w:rsidRDefault="00E27C57" w:rsidP="00F44426">
            <w:pPr>
              <w:pStyle w:val="TableText"/>
            </w:pPr>
            <w:r w:rsidRPr="00AF5717">
              <w:t>Not applicable.</w:t>
            </w:r>
          </w:p>
        </w:tc>
        <w:tc>
          <w:tcPr>
            <w:tcW w:w="937" w:type="pct"/>
          </w:tcPr>
          <w:p w14:paraId="587A0B91" w14:textId="5C5D102F" w:rsidR="00F44426" w:rsidRPr="00AF5717" w:rsidRDefault="00E27C57" w:rsidP="00F44426">
            <w:pPr>
              <w:pStyle w:val="TableText"/>
            </w:pPr>
            <w:r w:rsidRPr="00AF5717">
              <w:t>Not applicable.</w:t>
            </w:r>
          </w:p>
        </w:tc>
      </w:tr>
      <w:tr w:rsidR="008F5115" w14:paraId="72E9AC75" w14:textId="77777777" w:rsidTr="002F5AB2">
        <w:tc>
          <w:tcPr>
            <w:tcW w:w="5000" w:type="pct"/>
            <w:gridSpan w:val="6"/>
            <w:shd w:val="clear" w:color="auto" w:fill="F2F2F2" w:themeFill="background1" w:themeFillShade="F2"/>
          </w:tcPr>
          <w:p w14:paraId="57EA0441" w14:textId="77777777" w:rsidR="00F44426" w:rsidRPr="00AF5717" w:rsidRDefault="00E27C57" w:rsidP="00F44426">
            <w:pPr>
              <w:pStyle w:val="TableText"/>
              <w:rPr>
                <w:b/>
                <w:bCs/>
              </w:rPr>
            </w:pPr>
            <w:r w:rsidRPr="00AF5717">
              <w:rPr>
                <w:b/>
                <w:bCs/>
              </w:rPr>
              <w:t>Secondary Objectives:</w:t>
            </w:r>
          </w:p>
          <w:p w14:paraId="41D992CF" w14:textId="38D4D11F" w:rsidR="00E819FE" w:rsidRPr="00AF5717" w:rsidRDefault="00E27C57" w:rsidP="00E819FE">
            <w:pPr>
              <w:pStyle w:val="TableText"/>
              <w:numPr>
                <w:ilvl w:val="0"/>
                <w:numId w:val="55"/>
              </w:numPr>
              <w:rPr>
                <w:rFonts w:cs="Arial"/>
                <w:szCs w:val="18"/>
              </w:rPr>
            </w:pPr>
            <w:r w:rsidRPr="00AF5717">
              <w:rPr>
                <w:rFonts w:cs="Arial"/>
                <w:szCs w:val="18"/>
              </w:rPr>
              <w:t>To determine the antitumor activity of BNT317 in participants with advanced solid tumors</w:t>
            </w:r>
            <w:ins w:id="7662" w:author="Marmol, Dominika Klaudia" w:date="2026-06-08T18:55:00Z">
              <w:r w:rsidR="000166D4">
                <w:rPr>
                  <w:rFonts w:cs="Arial"/>
                  <w:szCs w:val="18"/>
                </w:rPr>
                <w:t>.</w:t>
              </w:r>
            </w:ins>
            <w:del w:id="7663" w:author="Marmol, Dominika Klaudia" w:date="2026-06-08T18:55:00Z">
              <w:r w:rsidRPr="00AF5717">
                <w:rPr>
                  <w:rFonts w:cs="Arial"/>
                  <w:szCs w:val="18"/>
                </w:rPr>
                <w:delText xml:space="preserve"> using RECIST 1.1.</w:delText>
              </w:r>
            </w:del>
          </w:p>
          <w:p w14:paraId="35EC3465" w14:textId="791C89DE" w:rsidR="00E819FE" w:rsidRPr="00AF5717" w:rsidRDefault="00E27C57" w:rsidP="00E819FE">
            <w:pPr>
              <w:pStyle w:val="TableText"/>
              <w:numPr>
                <w:ilvl w:val="0"/>
                <w:numId w:val="55"/>
              </w:numPr>
              <w:rPr>
                <w:rFonts w:cs="Arial"/>
                <w:szCs w:val="18"/>
              </w:rPr>
            </w:pPr>
            <w:r w:rsidRPr="00AF5717">
              <w:rPr>
                <w:rFonts w:cs="Arial"/>
                <w:szCs w:val="18"/>
              </w:rPr>
              <w:t xml:space="preserve">To characterize the PK </w:t>
            </w:r>
            <w:ins w:id="7664" w:author="Marmol, Dominika Klaudia" w:date="2026-06-08T18:55:00Z">
              <w:r w:rsidR="000166D4">
                <w:rPr>
                  <w:rFonts w:cs="Arial"/>
                  <w:szCs w:val="18"/>
                </w:rPr>
                <w:t xml:space="preserve">profile </w:t>
              </w:r>
            </w:ins>
            <w:r w:rsidRPr="00AF5717">
              <w:rPr>
                <w:rFonts w:cs="Arial"/>
                <w:szCs w:val="18"/>
              </w:rPr>
              <w:t>of BNT317 in participants with advanced solid tumors</w:t>
            </w:r>
          </w:p>
          <w:p w14:paraId="26B46DEC" w14:textId="56A93F3F" w:rsidR="00E819FE" w:rsidRPr="00AF5717" w:rsidRDefault="00E27C57" w:rsidP="00E819FE">
            <w:pPr>
              <w:pStyle w:val="TableText"/>
              <w:numPr>
                <w:ilvl w:val="0"/>
                <w:numId w:val="55"/>
              </w:numPr>
              <w:rPr>
                <w:rFonts w:cs="Arial"/>
                <w:szCs w:val="18"/>
              </w:rPr>
            </w:pPr>
            <w:r w:rsidRPr="00AF5717">
              <w:rPr>
                <w:rFonts w:cs="Arial"/>
                <w:szCs w:val="18"/>
              </w:rPr>
              <w:t>To evaluate the immunogenicity of BNT317 in participants with advanced solid tumors.</w:t>
            </w:r>
          </w:p>
        </w:tc>
      </w:tr>
      <w:tr w:rsidR="008F5115" w14:paraId="6F781187" w14:textId="77777777" w:rsidTr="00E819FE">
        <w:tc>
          <w:tcPr>
            <w:tcW w:w="913" w:type="pct"/>
            <w:vMerge w:val="restart"/>
          </w:tcPr>
          <w:p w14:paraId="0989E76A" w14:textId="7023DC79" w:rsidR="00310F9D" w:rsidRPr="00AF5717" w:rsidRDefault="00E27C57" w:rsidP="00310F9D">
            <w:pPr>
              <w:pStyle w:val="TableText"/>
            </w:pPr>
            <w:r w:rsidRPr="00AF5717">
              <w:t>Efficacy</w:t>
            </w:r>
          </w:p>
        </w:tc>
        <w:tc>
          <w:tcPr>
            <w:tcW w:w="632" w:type="pct"/>
          </w:tcPr>
          <w:p w14:paraId="0A7F77FF" w14:textId="27C81089" w:rsidR="00310F9D" w:rsidRPr="00AF5717" w:rsidRDefault="00E27C57" w:rsidP="00310F9D">
            <w:pPr>
              <w:pStyle w:val="TableText"/>
              <w:rPr>
                <w:rFonts w:cs="Arial"/>
                <w:szCs w:val="18"/>
              </w:rPr>
            </w:pPr>
            <w:r w:rsidRPr="00AF5717">
              <w:rPr>
                <w:rFonts w:cs="Arial"/>
                <w:szCs w:val="18"/>
              </w:rPr>
              <w:t>Secondary</w:t>
            </w:r>
          </w:p>
        </w:tc>
        <w:tc>
          <w:tcPr>
            <w:tcW w:w="1388" w:type="pct"/>
          </w:tcPr>
          <w:p w14:paraId="091E2C45" w14:textId="453F8FF7" w:rsidR="000166D4" w:rsidRDefault="00E27C57" w:rsidP="00310F9D">
            <w:pPr>
              <w:pStyle w:val="TableText"/>
              <w:rPr>
                <w:ins w:id="7665" w:author="Marmol, Dominika Klaudia" w:date="2026-06-08T18:56:00Z"/>
                <w:szCs w:val="18"/>
              </w:rPr>
            </w:pPr>
            <w:ins w:id="7666" w:author="Marmol, Dominika Klaudia" w:date="2026-06-08T18:56:00Z">
              <w:r>
                <w:rPr>
                  <w:szCs w:val="18"/>
                </w:rPr>
                <w:t>P</w:t>
              </w:r>
            </w:ins>
            <w:ins w:id="7667" w:author="Marmol, Dominika Klaudia" w:date="2026-06-08T18:57:00Z">
              <w:r>
                <w:rPr>
                  <w:szCs w:val="18"/>
                </w:rPr>
                <w:t>er dose group:</w:t>
              </w:r>
            </w:ins>
          </w:p>
          <w:p w14:paraId="30D1D390" w14:textId="4D066359" w:rsidR="00310F9D" w:rsidRPr="00AF5717" w:rsidRDefault="00E27C57" w:rsidP="00310F9D">
            <w:pPr>
              <w:pStyle w:val="TableText"/>
              <w:rPr>
                <w:szCs w:val="18"/>
              </w:rPr>
            </w:pPr>
            <w:r w:rsidRPr="00AF5717">
              <w:rPr>
                <w:szCs w:val="18"/>
              </w:rPr>
              <w:t xml:space="preserve">• ORR defined as the proportion of participants in whom a </w:t>
            </w:r>
            <w:ins w:id="7668" w:author="Marmol, Dominika Klaudia" w:date="2026-06-08T18:56:00Z">
              <w:r w:rsidR="000166D4">
                <w:rPr>
                  <w:szCs w:val="18"/>
                </w:rPr>
                <w:t xml:space="preserve">confirmed </w:t>
              </w:r>
            </w:ins>
            <w:r w:rsidRPr="00AF5717">
              <w:rPr>
                <w:szCs w:val="18"/>
              </w:rPr>
              <w:t xml:space="preserve">CR or PR (per RECIST </w:t>
            </w:r>
            <w:ins w:id="7669" w:author="Marmol, Dominika Klaudia" w:date="2026-06-08T18:56:00Z">
              <w:r w:rsidR="000166D4">
                <w:rPr>
                  <w:szCs w:val="18"/>
                </w:rPr>
                <w:t>v</w:t>
              </w:r>
            </w:ins>
            <w:r w:rsidRPr="00AF5717">
              <w:rPr>
                <w:szCs w:val="18"/>
              </w:rPr>
              <w:t>1.1) is observed as best overall response.</w:t>
            </w:r>
          </w:p>
          <w:p w14:paraId="238DFAC4" w14:textId="73FAC7CE" w:rsidR="00310F9D" w:rsidRPr="00AF5717" w:rsidRDefault="00E27C57" w:rsidP="00310F9D">
            <w:pPr>
              <w:pStyle w:val="TableText"/>
              <w:rPr>
                <w:rFonts w:cs="Arial"/>
                <w:szCs w:val="18"/>
              </w:rPr>
            </w:pPr>
            <w:r w:rsidRPr="00AF5717">
              <w:rPr>
                <w:szCs w:val="18"/>
              </w:rPr>
              <w:t>•</w:t>
            </w:r>
            <w:r w:rsidRPr="00AF5717">
              <w:rPr>
                <w:rFonts w:cs="Arial"/>
                <w:szCs w:val="18"/>
              </w:rPr>
              <w:t xml:space="preserve"> </w:t>
            </w:r>
            <w:del w:id="7670" w:author="Marmol, Dominika Klaudia" w:date="2026-06-08T18:56:00Z">
              <w:r w:rsidRPr="00AF5717">
                <w:rPr>
                  <w:rFonts w:cs="Arial"/>
                  <w:szCs w:val="18"/>
                </w:rPr>
                <w:delText xml:space="preserve">Per dose group, </w:delText>
              </w:r>
            </w:del>
            <w:r w:rsidRPr="00AF5717">
              <w:rPr>
                <w:rFonts w:cs="Arial"/>
                <w:szCs w:val="18"/>
              </w:rPr>
              <w:t xml:space="preserve">DOR defined as the time from first objective response (CR or PR per RECIST </w:t>
            </w:r>
            <w:ins w:id="7671" w:author="Marmol, Dominika Klaudia" w:date="2026-06-08T18:57:00Z">
              <w:r w:rsidR="000166D4">
                <w:rPr>
                  <w:rFonts w:cs="Arial"/>
                  <w:szCs w:val="18"/>
                </w:rPr>
                <w:t>v</w:t>
              </w:r>
            </w:ins>
            <w:r w:rsidRPr="00AF5717">
              <w:rPr>
                <w:rFonts w:cs="Arial"/>
                <w:szCs w:val="18"/>
              </w:rPr>
              <w:t>1.1) to first occurrence of objective tumor progression (</w:t>
            </w:r>
            <w:del w:id="7672" w:author="Marmol, Dominika Klaudia" w:date="2026-06-08T18:57:00Z">
              <w:r w:rsidRPr="00AF5717">
                <w:rPr>
                  <w:rFonts w:cs="Arial"/>
                  <w:szCs w:val="18"/>
                </w:rPr>
                <w:delText>progressive disease</w:delText>
              </w:r>
            </w:del>
            <w:ins w:id="7673" w:author="Marmol, Dominika Klaudia" w:date="2026-06-08T18:57:00Z">
              <w:r w:rsidR="000166D4">
                <w:rPr>
                  <w:rFonts w:cs="Arial"/>
                  <w:szCs w:val="18"/>
                </w:rPr>
                <w:t>PD</w:t>
              </w:r>
            </w:ins>
            <w:r w:rsidRPr="00AF5717">
              <w:rPr>
                <w:rFonts w:cs="Arial"/>
                <w:szCs w:val="18"/>
              </w:rPr>
              <w:t xml:space="preserve"> per RECIST </w:t>
            </w:r>
            <w:ins w:id="7674" w:author="Marmol, Dominika Klaudia" w:date="2026-06-08T18:57:00Z">
              <w:r w:rsidR="000166D4">
                <w:rPr>
                  <w:rFonts w:cs="Arial"/>
                  <w:szCs w:val="18"/>
                </w:rPr>
                <w:t>v</w:t>
              </w:r>
            </w:ins>
            <w:r w:rsidRPr="00AF5717">
              <w:rPr>
                <w:rFonts w:cs="Arial"/>
                <w:szCs w:val="18"/>
              </w:rPr>
              <w:t>1.1) or death from any cause, whichever occurs first.</w:t>
            </w:r>
          </w:p>
          <w:p w14:paraId="572B24BD" w14:textId="1AD793A9" w:rsidR="00310F9D" w:rsidRPr="00AF5717" w:rsidRDefault="00E27C57" w:rsidP="00310F9D">
            <w:pPr>
              <w:pStyle w:val="TableText"/>
            </w:pPr>
            <w:r w:rsidRPr="00AF5717">
              <w:rPr>
                <w:szCs w:val="18"/>
              </w:rPr>
              <w:t>•</w:t>
            </w:r>
            <w:r w:rsidRPr="00AF5717">
              <w:rPr>
                <w:rFonts w:cs="Arial"/>
                <w:szCs w:val="18"/>
              </w:rPr>
              <w:t xml:space="preserve"> </w:t>
            </w:r>
            <w:del w:id="7675" w:author="Marmol, Dominika Klaudia" w:date="2026-06-08T18:57:00Z">
              <w:r w:rsidRPr="00AF5717">
                <w:rPr>
                  <w:rFonts w:cs="Arial"/>
                  <w:szCs w:val="18"/>
                </w:rPr>
                <w:delText xml:space="preserve">Per dose group, </w:delText>
              </w:r>
            </w:del>
            <w:r w:rsidRPr="00AF5717">
              <w:rPr>
                <w:rFonts w:cs="Arial"/>
                <w:szCs w:val="18"/>
              </w:rPr>
              <w:t xml:space="preserve">DCR defined as the proportion of participants in whom a CR, PR or SD (per RECIST </w:t>
            </w:r>
            <w:ins w:id="7676" w:author="Marmol, Dominika Klaudia" w:date="2026-06-08T18:57:00Z">
              <w:r w:rsidR="000166D4">
                <w:rPr>
                  <w:rFonts w:cs="Arial"/>
                  <w:szCs w:val="18"/>
                </w:rPr>
                <w:t>v</w:t>
              </w:r>
            </w:ins>
            <w:r w:rsidRPr="00AF5717">
              <w:rPr>
                <w:rFonts w:cs="Arial"/>
                <w:szCs w:val="18"/>
              </w:rPr>
              <w:t>1.1, assessed at least 6 weeks</w:t>
            </w:r>
            <w:ins w:id="7677" w:author="Marmol, Dominika Klaudia" w:date="2026-06-08T18:58:00Z">
              <w:r w:rsidR="000166D4">
                <w:rPr>
                  <w:rFonts w:cs="Arial"/>
                  <w:szCs w:val="18"/>
                </w:rPr>
                <w:t xml:space="preserve"> </w:t>
              </w:r>
              <w:r w:rsidR="000166D4" w:rsidRPr="00755614">
                <w:t>[</w:t>
              </w:r>
              <w:r w:rsidR="000166D4" w:rsidRPr="00755614">
                <w:rPr>
                  <w:rFonts w:cs="Arial"/>
                </w:rPr>
                <w:t>±</w:t>
              </w:r>
              <w:r w:rsidR="000166D4">
                <w:t>7</w:t>
              </w:r>
              <w:r w:rsidR="000166D4" w:rsidRPr="00755614">
                <w:t xml:space="preserve"> days] </w:t>
              </w:r>
            </w:ins>
            <w:r w:rsidRPr="00AF5717">
              <w:rPr>
                <w:rFonts w:cs="Arial"/>
                <w:szCs w:val="18"/>
              </w:rPr>
              <w:t xml:space="preserve"> after the first </w:t>
            </w:r>
            <w:del w:id="7678" w:author="Marmol, Dominika Klaudia" w:date="2026-06-08T18:58:00Z">
              <w:r w:rsidRPr="00AF5717">
                <w:rPr>
                  <w:rFonts w:cs="Arial"/>
                  <w:szCs w:val="18"/>
                </w:rPr>
                <w:delText xml:space="preserve">IMP </w:delText>
              </w:r>
            </w:del>
            <w:ins w:id="7679" w:author="Marmol, Dominika Klaudia" w:date="2026-06-08T18:58:00Z">
              <w:r w:rsidR="000166D4">
                <w:rPr>
                  <w:rFonts w:cs="Arial"/>
                  <w:szCs w:val="18"/>
                </w:rPr>
                <w:t>BNT317</w:t>
              </w:r>
              <w:r w:rsidR="000166D4" w:rsidRPr="00AF5717">
                <w:rPr>
                  <w:rFonts w:cs="Arial"/>
                  <w:szCs w:val="18"/>
                </w:rPr>
                <w:t xml:space="preserve"> </w:t>
              </w:r>
            </w:ins>
            <w:r w:rsidRPr="00AF5717">
              <w:rPr>
                <w:rFonts w:cs="Arial"/>
                <w:szCs w:val="18"/>
              </w:rPr>
              <w:t>dose) is observed as best overall response</w:t>
            </w:r>
            <w:ins w:id="7680" w:author="Marmol, Dominika Klaudia" w:date="2026-06-08T18:58:00Z">
              <w:r w:rsidR="000166D4">
                <w:rPr>
                  <w:rFonts w:cs="Arial"/>
                  <w:szCs w:val="18"/>
                </w:rPr>
                <w:t xml:space="preserve"> per investigator’s assessment</w:t>
              </w:r>
            </w:ins>
            <w:r w:rsidRPr="00AF5717">
              <w:rPr>
                <w:rFonts w:cs="Arial"/>
                <w:szCs w:val="18"/>
              </w:rPr>
              <w:t>.</w:t>
            </w:r>
          </w:p>
        </w:tc>
        <w:tc>
          <w:tcPr>
            <w:tcW w:w="587" w:type="pct"/>
          </w:tcPr>
          <w:p w14:paraId="2D2D3BDB" w14:textId="11915CDD" w:rsidR="00310F9D" w:rsidRPr="00AF5717" w:rsidRDefault="00E27C57" w:rsidP="00310F9D">
            <w:pPr>
              <w:pStyle w:val="TableText"/>
            </w:pPr>
            <w:r w:rsidRPr="00AF5717">
              <w:t>FAS</w:t>
            </w:r>
          </w:p>
        </w:tc>
        <w:tc>
          <w:tcPr>
            <w:tcW w:w="543" w:type="pct"/>
          </w:tcPr>
          <w:p w14:paraId="3B5E0831" w14:textId="553190D0" w:rsidR="00310F9D" w:rsidRPr="00AF5717" w:rsidRDefault="00E27C57" w:rsidP="00310F9D">
            <w:pPr>
              <w:pStyle w:val="TableText"/>
              <w:rPr>
                <w:rFonts w:cs="Arial"/>
                <w:sz w:val="24"/>
              </w:rPr>
            </w:pPr>
            <w:r w:rsidRPr="00AF5717">
              <w:t>Not applicable.</w:t>
            </w:r>
          </w:p>
        </w:tc>
        <w:tc>
          <w:tcPr>
            <w:tcW w:w="937" w:type="pct"/>
          </w:tcPr>
          <w:p w14:paraId="20B05002" w14:textId="6074B9B1" w:rsidR="00310F9D" w:rsidRPr="00AF5717" w:rsidRDefault="00E27C57" w:rsidP="00310F9D">
            <w:pPr>
              <w:pStyle w:val="TableText"/>
              <w:rPr>
                <w:u w:val="single"/>
              </w:rPr>
            </w:pPr>
            <w:r w:rsidRPr="00AF5717">
              <w:rPr>
                <w:u w:val="single"/>
              </w:rPr>
              <w:t>ORR</w:t>
            </w:r>
            <w:r w:rsidR="00E22FBD" w:rsidRPr="00AF5717">
              <w:rPr>
                <w:u w:val="single"/>
              </w:rPr>
              <w:t xml:space="preserve"> (RECIST </w:t>
            </w:r>
            <w:ins w:id="7681" w:author="Marmol, Dominika Klaudia" w:date="2026-06-11T09:46:00Z">
              <w:r w:rsidR="00B0057F">
                <w:rPr>
                  <w:u w:val="single"/>
                </w:rPr>
                <w:t>v</w:t>
              </w:r>
            </w:ins>
            <w:r w:rsidR="00E22FBD" w:rsidRPr="00AF5717">
              <w:rPr>
                <w:u w:val="single"/>
              </w:rPr>
              <w:t>1.1)</w:t>
            </w:r>
          </w:p>
          <w:p w14:paraId="0C182832" w14:textId="065C003B" w:rsidR="00E22FBD" w:rsidRPr="00AF5717" w:rsidRDefault="00E27C57" w:rsidP="00310F9D">
            <w:pPr>
              <w:pStyle w:val="TableText"/>
            </w:pPr>
            <w:r w:rsidRPr="00AF5717">
              <w:t xml:space="preserve">-ORR and two-sided 95% CI using the Clopper-Pearson method (exact). </w:t>
            </w:r>
          </w:p>
          <w:p w14:paraId="64D8EF34" w14:textId="128183B8" w:rsidR="00310F9D" w:rsidRPr="00AF5717" w:rsidRDefault="00E27C57" w:rsidP="00310F9D">
            <w:pPr>
              <w:pStyle w:val="TableText"/>
            </w:pPr>
            <w:r w:rsidRPr="00AF5717">
              <w:t>-one-sided 80% CI</w:t>
            </w:r>
          </w:p>
          <w:p w14:paraId="1419AA6E" w14:textId="77777777" w:rsidR="00310F9D" w:rsidRPr="00AF5717" w:rsidRDefault="00E27C57" w:rsidP="00310F9D">
            <w:pPr>
              <w:pStyle w:val="TableText"/>
              <w:rPr>
                <w:u w:val="single"/>
              </w:rPr>
            </w:pPr>
            <w:r w:rsidRPr="00AF5717">
              <w:rPr>
                <w:u w:val="single"/>
              </w:rPr>
              <w:t>DOR</w:t>
            </w:r>
          </w:p>
          <w:p w14:paraId="5A9C4FE3" w14:textId="2EE7E561" w:rsidR="00310F9D" w:rsidRPr="00AF5717" w:rsidRDefault="00E27C57" w:rsidP="00310F9D">
            <w:pPr>
              <w:pStyle w:val="TableText"/>
            </w:pPr>
            <w:r w:rsidRPr="00AF5717">
              <w:t>KM method</w:t>
            </w:r>
          </w:p>
          <w:p w14:paraId="63AB450B" w14:textId="77777777" w:rsidR="00310F9D" w:rsidRPr="00AF5717" w:rsidRDefault="00E27C57" w:rsidP="00310F9D">
            <w:pPr>
              <w:pStyle w:val="TableText"/>
              <w:rPr>
                <w:u w:val="single"/>
              </w:rPr>
            </w:pPr>
            <w:r w:rsidRPr="00AF5717">
              <w:rPr>
                <w:u w:val="single"/>
              </w:rPr>
              <w:t>DCR</w:t>
            </w:r>
          </w:p>
          <w:p w14:paraId="216D0C28" w14:textId="05675594" w:rsidR="00E76E84" w:rsidRPr="00AF5717" w:rsidRDefault="00E27C57" w:rsidP="00310F9D">
            <w:pPr>
              <w:pStyle w:val="TableText"/>
            </w:pPr>
            <w:r w:rsidRPr="00AF5717">
              <w:t>frequencies and two-sided Clopper-Pearson 95% CIs</w:t>
            </w:r>
          </w:p>
        </w:tc>
      </w:tr>
      <w:tr w:rsidR="008F5115" w14:paraId="7503CB61" w14:textId="77777777">
        <w:trPr>
          <w:trHeight w:val="733"/>
        </w:trPr>
        <w:tc>
          <w:tcPr>
            <w:tcW w:w="913" w:type="pct"/>
            <w:vMerge/>
          </w:tcPr>
          <w:p w14:paraId="6C454E51" w14:textId="77777777" w:rsidR="00310F9D" w:rsidRPr="00AF5717" w:rsidRDefault="00310F9D" w:rsidP="00310F9D">
            <w:pPr>
              <w:pStyle w:val="TableText"/>
              <w:rPr>
                <w:rFonts w:cs="Arial"/>
                <w:sz w:val="24"/>
              </w:rPr>
            </w:pPr>
          </w:p>
        </w:tc>
        <w:tc>
          <w:tcPr>
            <w:tcW w:w="632" w:type="pct"/>
          </w:tcPr>
          <w:p w14:paraId="39DA7762" w14:textId="60F17D32" w:rsidR="00310F9D" w:rsidRPr="00AF5717" w:rsidRDefault="00E27C57" w:rsidP="00310F9D">
            <w:pPr>
              <w:pStyle w:val="TableText"/>
              <w:rPr>
                <w:rFonts w:cs="Arial"/>
                <w:sz w:val="24"/>
              </w:rPr>
            </w:pPr>
            <w:r w:rsidRPr="00AF5717">
              <w:t>Sensitivity/ Supplementary</w:t>
            </w:r>
          </w:p>
        </w:tc>
        <w:tc>
          <w:tcPr>
            <w:tcW w:w="1388" w:type="pct"/>
          </w:tcPr>
          <w:p w14:paraId="0D22AB1E" w14:textId="2CE5C88B" w:rsidR="00310F9D" w:rsidRPr="00AF5717" w:rsidRDefault="00E27C57" w:rsidP="00310F9D">
            <w:pPr>
              <w:pStyle w:val="TableText"/>
            </w:pPr>
            <w:r w:rsidRPr="00AF5717">
              <w:t>Not applicable.</w:t>
            </w:r>
          </w:p>
        </w:tc>
        <w:tc>
          <w:tcPr>
            <w:tcW w:w="587" w:type="pct"/>
          </w:tcPr>
          <w:p w14:paraId="060B6070" w14:textId="4D3D786B" w:rsidR="00310F9D" w:rsidRPr="00AF5717" w:rsidRDefault="00E27C57" w:rsidP="00310F9D">
            <w:pPr>
              <w:pStyle w:val="TableText"/>
            </w:pPr>
            <w:r w:rsidRPr="00AF5717">
              <w:t>Not applicable.</w:t>
            </w:r>
          </w:p>
        </w:tc>
        <w:tc>
          <w:tcPr>
            <w:tcW w:w="543" w:type="pct"/>
          </w:tcPr>
          <w:p w14:paraId="7D7F678D" w14:textId="4A416D86" w:rsidR="00310F9D" w:rsidRPr="00AF5717" w:rsidRDefault="00E27C57" w:rsidP="00310F9D">
            <w:pPr>
              <w:pStyle w:val="TableText"/>
              <w:rPr>
                <w:rFonts w:cs="Arial"/>
                <w:sz w:val="24"/>
              </w:rPr>
            </w:pPr>
            <w:r w:rsidRPr="00AF5717">
              <w:t>Not applicable.</w:t>
            </w:r>
          </w:p>
        </w:tc>
        <w:tc>
          <w:tcPr>
            <w:tcW w:w="937" w:type="pct"/>
          </w:tcPr>
          <w:p w14:paraId="1BB47546" w14:textId="4B13808D" w:rsidR="00310F9D" w:rsidRPr="00AF5717" w:rsidRDefault="00E27C57" w:rsidP="00310F9D">
            <w:pPr>
              <w:pStyle w:val="TableText"/>
              <w:rPr>
                <w:rFonts w:cs="Arial"/>
                <w:sz w:val="24"/>
              </w:rPr>
            </w:pPr>
            <w:r w:rsidRPr="00AF5717">
              <w:t>Not applicable.</w:t>
            </w:r>
          </w:p>
        </w:tc>
      </w:tr>
      <w:tr w:rsidR="008F5115" w14:paraId="69282C3E" w14:textId="77777777" w:rsidTr="00E819FE">
        <w:tc>
          <w:tcPr>
            <w:tcW w:w="913" w:type="pct"/>
          </w:tcPr>
          <w:p w14:paraId="66AC1B0D" w14:textId="46C231BD" w:rsidR="00E76E84" w:rsidRPr="00AF5717" w:rsidRDefault="00E27C57" w:rsidP="00E76E84">
            <w:pPr>
              <w:pStyle w:val="TableText"/>
            </w:pPr>
            <w:r w:rsidRPr="00AF5717">
              <w:t>PK</w:t>
            </w:r>
          </w:p>
        </w:tc>
        <w:tc>
          <w:tcPr>
            <w:tcW w:w="632" w:type="pct"/>
          </w:tcPr>
          <w:p w14:paraId="73969E42" w14:textId="0489A51F" w:rsidR="00E76E84" w:rsidRPr="00AF5717" w:rsidRDefault="00E27C57" w:rsidP="00E76E84">
            <w:pPr>
              <w:pStyle w:val="TableText"/>
              <w:rPr>
                <w:rFonts w:cs="Arial"/>
                <w:szCs w:val="18"/>
              </w:rPr>
            </w:pPr>
            <w:r w:rsidRPr="00AF5717">
              <w:rPr>
                <w:rFonts w:cs="Arial"/>
                <w:szCs w:val="18"/>
              </w:rPr>
              <w:t>Secondary</w:t>
            </w:r>
          </w:p>
        </w:tc>
        <w:tc>
          <w:tcPr>
            <w:tcW w:w="1388" w:type="pct"/>
          </w:tcPr>
          <w:p w14:paraId="74423053" w14:textId="777C5A89" w:rsidR="00E76E84" w:rsidRPr="00AF5717" w:rsidRDefault="00E27C57" w:rsidP="00E76E84">
            <w:pPr>
              <w:pStyle w:val="TableText"/>
              <w:rPr>
                <w:rFonts w:cs="Arial"/>
                <w:szCs w:val="18"/>
              </w:rPr>
            </w:pPr>
            <w:r w:rsidRPr="00AF5717">
              <w:rPr>
                <w:szCs w:val="18"/>
              </w:rPr>
              <w:t>•</w:t>
            </w:r>
            <w:r w:rsidRPr="00AF5717">
              <w:rPr>
                <w:rFonts w:cs="Arial"/>
                <w:szCs w:val="18"/>
              </w:rPr>
              <w:t xml:space="preserve"> Per dose group, PK </w:t>
            </w:r>
            <w:r w:rsidR="002A099E" w:rsidRPr="002A099E">
              <w:rPr>
                <w:rFonts w:cs="Arial"/>
                <w:szCs w:val="18"/>
              </w:rPr>
              <w:t xml:space="preserve">concentration over time and PK </w:t>
            </w:r>
            <w:r w:rsidRPr="00AF5717">
              <w:rPr>
                <w:rFonts w:cs="Arial"/>
                <w:szCs w:val="18"/>
              </w:rPr>
              <w:t>parameters (e.g., C</w:t>
            </w:r>
            <w:r w:rsidRPr="00AF5717">
              <w:rPr>
                <w:rFonts w:cs="Arial"/>
                <w:szCs w:val="18"/>
                <w:vertAlign w:val="subscript"/>
              </w:rPr>
              <w:t>max</w:t>
            </w:r>
            <w:r w:rsidRPr="00AF5717">
              <w:rPr>
                <w:rFonts w:cs="Arial"/>
                <w:szCs w:val="18"/>
              </w:rPr>
              <w:t>, T</w:t>
            </w:r>
            <w:r w:rsidRPr="00AF5717">
              <w:rPr>
                <w:rFonts w:cs="Arial"/>
                <w:szCs w:val="18"/>
                <w:vertAlign w:val="subscript"/>
              </w:rPr>
              <w:t>max</w:t>
            </w:r>
            <w:r w:rsidRPr="00AF5717">
              <w:rPr>
                <w:rFonts w:cs="Arial"/>
                <w:szCs w:val="18"/>
              </w:rPr>
              <w:t>, t</w:t>
            </w:r>
            <w:r w:rsidRPr="00AF5717">
              <w:rPr>
                <w:rFonts w:cs="Arial"/>
                <w:szCs w:val="18"/>
                <w:vertAlign w:val="subscript"/>
              </w:rPr>
              <w:t>1/2</w:t>
            </w:r>
            <w:r w:rsidRPr="00AF5717">
              <w:rPr>
                <w:rFonts w:cs="Arial"/>
                <w:szCs w:val="18"/>
              </w:rPr>
              <w:t>, AUC</w:t>
            </w:r>
            <w:r w:rsidRPr="00AF5717">
              <w:rPr>
                <w:rFonts w:cs="Arial"/>
                <w:szCs w:val="18"/>
                <w:vertAlign w:val="subscript"/>
              </w:rPr>
              <w:t>inf</w:t>
            </w:r>
            <w:r w:rsidRPr="00AF5717">
              <w:rPr>
                <w:rFonts w:cs="Arial"/>
                <w:szCs w:val="18"/>
              </w:rPr>
              <w:t xml:space="preserve">, </w:t>
            </w:r>
            <w:r w:rsidR="00B26B59" w:rsidRPr="00AF5717">
              <w:rPr>
                <w:rFonts w:cs="Arial"/>
                <w:szCs w:val="18"/>
              </w:rPr>
              <w:t>AUC</w:t>
            </w:r>
            <w:r w:rsidR="00B26B59" w:rsidRPr="00AF5717">
              <w:rPr>
                <w:rFonts w:cs="Arial"/>
                <w:szCs w:val="18"/>
                <w:vertAlign w:val="subscript"/>
              </w:rPr>
              <w:t>tau</w:t>
            </w:r>
            <w:r w:rsidRPr="00AF5717">
              <w:rPr>
                <w:rFonts w:cs="Arial"/>
                <w:szCs w:val="18"/>
              </w:rPr>
              <w:t xml:space="preserve">) derived from concentrations of BNT317 in </w:t>
            </w:r>
            <w:r w:rsidR="00B26B59" w:rsidRPr="00AF5717">
              <w:rPr>
                <w:rFonts w:cs="Arial"/>
                <w:szCs w:val="18"/>
              </w:rPr>
              <w:t>serum</w:t>
            </w:r>
            <w:r w:rsidRPr="00AF5717">
              <w:rPr>
                <w:rFonts w:cs="Arial"/>
                <w:szCs w:val="18"/>
              </w:rPr>
              <w:t>, if data permits.</w:t>
            </w:r>
          </w:p>
        </w:tc>
        <w:tc>
          <w:tcPr>
            <w:tcW w:w="587" w:type="pct"/>
          </w:tcPr>
          <w:p w14:paraId="2A44E527" w14:textId="2BE94159" w:rsidR="00E76E84" w:rsidRPr="00AF5717" w:rsidRDefault="00E27C57" w:rsidP="00E76E84">
            <w:pPr>
              <w:pStyle w:val="TableText"/>
            </w:pPr>
            <w:r w:rsidRPr="00AF5717">
              <w:t>PK</w:t>
            </w:r>
          </w:p>
        </w:tc>
        <w:tc>
          <w:tcPr>
            <w:tcW w:w="543" w:type="pct"/>
          </w:tcPr>
          <w:p w14:paraId="3017CC88" w14:textId="70D67E7D" w:rsidR="00E76E84" w:rsidRPr="00AF5717" w:rsidRDefault="00E27C57" w:rsidP="00E76E84">
            <w:pPr>
              <w:pStyle w:val="TableText"/>
              <w:rPr>
                <w:rFonts w:cs="Arial"/>
                <w:sz w:val="24"/>
              </w:rPr>
            </w:pPr>
            <w:r w:rsidRPr="00AF5717">
              <w:t>Not applicable.</w:t>
            </w:r>
          </w:p>
        </w:tc>
        <w:tc>
          <w:tcPr>
            <w:tcW w:w="937" w:type="pct"/>
          </w:tcPr>
          <w:p w14:paraId="1C0E3C33" w14:textId="7063E50E" w:rsidR="00E76E84" w:rsidRPr="00AF5717" w:rsidRDefault="00E27C57" w:rsidP="00E76E84">
            <w:pPr>
              <w:pStyle w:val="TableText"/>
              <w:rPr>
                <w:rFonts w:cs="Arial"/>
                <w:szCs w:val="18"/>
              </w:rPr>
            </w:pPr>
            <w:r w:rsidRPr="00AF5717">
              <w:rPr>
                <w:rFonts w:cs="Arial"/>
                <w:szCs w:val="18"/>
              </w:rPr>
              <w:t>Descriptive statistics</w:t>
            </w:r>
          </w:p>
        </w:tc>
      </w:tr>
      <w:tr w:rsidR="008F5115" w14:paraId="1D261732" w14:textId="77777777" w:rsidTr="00E819FE">
        <w:tc>
          <w:tcPr>
            <w:tcW w:w="913" w:type="pct"/>
          </w:tcPr>
          <w:p w14:paraId="5262FC4C" w14:textId="6930C57B" w:rsidR="00310F9D" w:rsidRPr="00AF5717" w:rsidRDefault="00E27C57" w:rsidP="00310F9D">
            <w:pPr>
              <w:pStyle w:val="TableText"/>
            </w:pPr>
            <w:r w:rsidRPr="00AF5717">
              <w:t>Immunogenicity</w:t>
            </w:r>
          </w:p>
        </w:tc>
        <w:tc>
          <w:tcPr>
            <w:tcW w:w="632" w:type="pct"/>
          </w:tcPr>
          <w:p w14:paraId="3A75C3C1" w14:textId="792F3A0E" w:rsidR="00310F9D" w:rsidRPr="00AF5717" w:rsidRDefault="00E27C57" w:rsidP="00310F9D">
            <w:pPr>
              <w:pStyle w:val="TableText"/>
              <w:rPr>
                <w:rFonts w:cs="Arial"/>
                <w:szCs w:val="18"/>
              </w:rPr>
            </w:pPr>
            <w:r w:rsidRPr="00AF5717">
              <w:rPr>
                <w:rFonts w:cs="Arial"/>
                <w:szCs w:val="18"/>
              </w:rPr>
              <w:t>Secondary</w:t>
            </w:r>
          </w:p>
        </w:tc>
        <w:tc>
          <w:tcPr>
            <w:tcW w:w="1388" w:type="pct"/>
          </w:tcPr>
          <w:p w14:paraId="01E31650" w14:textId="1AAED304" w:rsidR="000166D4" w:rsidRDefault="00E27C57" w:rsidP="00310F9D">
            <w:pPr>
              <w:pStyle w:val="TableText"/>
              <w:rPr>
                <w:ins w:id="7682" w:author="Marmol, Dominika Klaudia" w:date="2026-06-08T18:59:00Z"/>
                <w:szCs w:val="18"/>
              </w:rPr>
            </w:pPr>
            <w:ins w:id="7683" w:author="Marmol, Dominika Klaudia" w:date="2026-06-08T18:59:00Z">
              <w:r>
                <w:rPr>
                  <w:szCs w:val="18"/>
                </w:rPr>
                <w:t>Per dose group:</w:t>
              </w:r>
            </w:ins>
          </w:p>
          <w:p w14:paraId="4453C21F" w14:textId="77777777" w:rsidR="00310F9D" w:rsidRDefault="00E27C57" w:rsidP="00310F9D">
            <w:pPr>
              <w:pStyle w:val="TableText"/>
              <w:rPr>
                <w:ins w:id="7684" w:author="Marmol, Dominika Klaudia" w:date="2026-06-11T10:21:00Z"/>
                <w:rFonts w:cs="Arial"/>
                <w:szCs w:val="18"/>
              </w:rPr>
            </w:pPr>
            <w:r w:rsidRPr="00AF5717">
              <w:rPr>
                <w:szCs w:val="18"/>
              </w:rPr>
              <w:t>•</w:t>
            </w:r>
            <w:r w:rsidRPr="00AF5717">
              <w:rPr>
                <w:rFonts w:cs="Arial"/>
                <w:szCs w:val="18"/>
              </w:rPr>
              <w:t xml:space="preserve"> </w:t>
            </w:r>
            <w:ins w:id="7685" w:author="Marmol, Dominika Klaudia" w:date="2026-06-08T18:59:00Z">
              <w:r w:rsidR="000166D4">
                <w:rPr>
                  <w:rFonts w:cs="Arial"/>
                  <w:szCs w:val="18"/>
                </w:rPr>
                <w:t>ADA prevalence (</w:t>
              </w:r>
            </w:ins>
            <w:del w:id="7686" w:author="Marmol, Dominika Klaudia" w:date="2026-06-08T18:59:00Z">
              <w:r w:rsidR="002A099E" w:rsidRPr="002A099E">
                <w:rPr>
                  <w:rFonts w:cs="Arial"/>
                  <w:szCs w:val="18"/>
                </w:rPr>
                <w:delText xml:space="preserve">The </w:delText>
              </w:r>
            </w:del>
            <w:r w:rsidR="002A099E" w:rsidRPr="002A099E">
              <w:rPr>
                <w:rFonts w:cs="Arial"/>
                <w:szCs w:val="18"/>
              </w:rPr>
              <w:t>proportion of participants who are ADA positive</w:t>
            </w:r>
            <w:ins w:id="7687" w:author="Marmol, Dominika Klaudia" w:date="2026-06-08T19:00:00Z">
              <w:r w:rsidR="000166D4">
                <w:rPr>
                  <w:rFonts w:cs="Arial"/>
                  <w:szCs w:val="18"/>
                </w:rPr>
                <w:t xml:space="preserve"> [</w:t>
              </w:r>
              <w:r w:rsidR="000166D4">
                <w:t xml:space="preserve">either baseline or post-baseline]) </w:t>
              </w:r>
              <w:r w:rsidR="000166D4" w:rsidRPr="00755614">
                <w:t xml:space="preserve">up to </w:t>
              </w:r>
              <w:r w:rsidR="000166D4">
                <w:t xml:space="preserve">the </w:t>
              </w:r>
              <w:r w:rsidR="000166D4" w:rsidRPr="003157E5">
                <w:t>90</w:t>
              </w:r>
              <w:r w:rsidR="000166D4">
                <w:noBreakHyphen/>
              </w:r>
              <w:r w:rsidR="000166D4" w:rsidRPr="003157E5">
                <w:t>Day</w:t>
              </w:r>
              <w:r w:rsidR="000166D4">
                <w:t xml:space="preserve"> Safety </w:t>
              </w:r>
              <w:r w:rsidR="000166D4" w:rsidRPr="003157E5">
                <w:t>Follow-Up</w:t>
              </w:r>
              <w:r w:rsidR="000166D4">
                <w:t xml:space="preserve"> Visit after the last dose of</w:t>
              </w:r>
            </w:ins>
            <w:r w:rsidR="002A099E" w:rsidRPr="002A099E">
              <w:rPr>
                <w:rFonts w:cs="Arial"/>
                <w:szCs w:val="18"/>
              </w:rPr>
              <w:t xml:space="preserve"> </w:t>
            </w:r>
            <w:del w:id="7688" w:author="Marmol, Dominika Klaudia" w:date="2026-06-08T19:00:00Z">
              <w:r w:rsidR="002A099E" w:rsidRPr="002A099E">
                <w:rPr>
                  <w:rFonts w:cs="Arial"/>
                  <w:szCs w:val="18"/>
                </w:rPr>
                <w:delText xml:space="preserve">against </w:delText>
              </w:r>
            </w:del>
            <w:r w:rsidR="002A099E" w:rsidRPr="002A099E">
              <w:rPr>
                <w:rFonts w:cs="Arial"/>
                <w:szCs w:val="18"/>
              </w:rPr>
              <w:t xml:space="preserve">BNT317 </w:t>
            </w:r>
            <w:del w:id="7689" w:author="Marmol, Dominika Klaudia" w:date="2026-06-08T19:00:00Z">
              <w:r w:rsidR="002A099E" w:rsidRPr="002A099E">
                <w:rPr>
                  <w:rFonts w:cs="Arial"/>
                  <w:szCs w:val="18"/>
                </w:rPr>
                <w:delText>during the trial.</w:delText>
              </w:r>
            </w:del>
            <w:ins w:id="7690" w:author="Marmol, Dominika Klaudia" w:date="2026-06-08T19:00:00Z">
              <w:r w:rsidR="000166D4">
                <w:rPr>
                  <w:rFonts w:cs="Arial"/>
                  <w:szCs w:val="18"/>
                </w:rPr>
                <w:t>(if data permits), by dose level.</w:t>
              </w:r>
            </w:ins>
          </w:p>
          <w:p w14:paraId="52E39C47" w14:textId="0A88561A" w:rsidR="002E7C21" w:rsidRPr="00AF5717" w:rsidRDefault="00E27C57" w:rsidP="00310F9D">
            <w:pPr>
              <w:pStyle w:val="TableText"/>
              <w:rPr>
                <w:rFonts w:cs="Arial"/>
                <w:szCs w:val="18"/>
              </w:rPr>
            </w:pPr>
            <w:ins w:id="7691" w:author="Marmol, Dominika Klaudia" w:date="2026-06-11T10:21:00Z">
              <w:r w:rsidRPr="003668A0">
                <w:rPr>
                  <w:rFonts w:cs="Arial"/>
                  <w:szCs w:val="18"/>
                </w:rPr>
                <w:t>•ADA incidence (proportion of participants having treatment emergent ADA) up to the 90 Day Safety Follow Up Visit after the last dose of BNT317 (if data permits), by dose level.</w:t>
              </w:r>
            </w:ins>
          </w:p>
        </w:tc>
        <w:tc>
          <w:tcPr>
            <w:tcW w:w="587" w:type="pct"/>
          </w:tcPr>
          <w:p w14:paraId="00EF2F7B" w14:textId="79AC811B" w:rsidR="00310F9D" w:rsidRPr="00AF5717" w:rsidRDefault="00E27C57" w:rsidP="00310F9D">
            <w:pPr>
              <w:pStyle w:val="TableText"/>
            </w:pPr>
            <w:r w:rsidRPr="00AF5717">
              <w:t>ADA</w:t>
            </w:r>
          </w:p>
        </w:tc>
        <w:tc>
          <w:tcPr>
            <w:tcW w:w="543" w:type="pct"/>
          </w:tcPr>
          <w:p w14:paraId="72FD336F" w14:textId="1916D85A" w:rsidR="00310F9D" w:rsidRPr="00AF5717" w:rsidRDefault="00E27C57" w:rsidP="00310F9D">
            <w:pPr>
              <w:pStyle w:val="TableText"/>
              <w:rPr>
                <w:rFonts w:cs="Arial"/>
                <w:sz w:val="24"/>
              </w:rPr>
            </w:pPr>
            <w:r w:rsidRPr="00AF5717">
              <w:t>Not applicable.</w:t>
            </w:r>
          </w:p>
        </w:tc>
        <w:tc>
          <w:tcPr>
            <w:tcW w:w="937" w:type="pct"/>
          </w:tcPr>
          <w:p w14:paraId="76AB1A8A" w14:textId="44A47DD5" w:rsidR="00310F9D" w:rsidRPr="00AF5717" w:rsidRDefault="00E27C57" w:rsidP="00310F9D">
            <w:pPr>
              <w:pStyle w:val="TableText"/>
              <w:rPr>
                <w:rFonts w:cs="Arial"/>
                <w:szCs w:val="18"/>
              </w:rPr>
            </w:pPr>
            <w:r w:rsidRPr="00AF5717">
              <w:rPr>
                <w:rFonts w:cs="Arial"/>
                <w:szCs w:val="18"/>
              </w:rPr>
              <w:t>Descriptive statistics</w:t>
            </w:r>
          </w:p>
        </w:tc>
      </w:tr>
    </w:tbl>
    <w:p w14:paraId="45363DCF" w14:textId="77777777" w:rsidR="007B3266" w:rsidRPr="00AF5717" w:rsidRDefault="00E27C57" w:rsidP="009C2883">
      <w:pPr>
        <w:pStyle w:val="TableFootnote"/>
      </w:pPr>
      <w:r w:rsidRPr="00AF5717">
        <w:t>[1] All estimand attributes explicitly identified for primary/secondary and selected key estimands only.</w:t>
      </w:r>
    </w:p>
    <w:p w14:paraId="4CEE0EA2" w14:textId="48A14D6C" w:rsidR="007B3266" w:rsidRPr="00AF5717" w:rsidRDefault="00E27C57" w:rsidP="009C2883">
      <w:pPr>
        <w:pStyle w:val="TableFootnote"/>
        <w:rPr>
          <w:del w:id="7692" w:author="Marmol, Dominika Klaudia" w:date="2026-06-08T17:03:00Z"/>
        </w:rPr>
      </w:pPr>
      <w:r w:rsidRPr="00AF5717">
        <w:t>ADA = Antidrug antibody;</w:t>
      </w:r>
      <w:r w:rsidR="00AD65C1" w:rsidRPr="00AF5717">
        <w:t xml:space="preserve"> CI= Confidence Interval;</w:t>
      </w:r>
      <w:r w:rsidRPr="00AF5717">
        <w:t xml:space="preserve"> CR = Complete response; DCR = Disease control rate; DLT = Dose-limiting toxicity; IES = Intercurrent event(s) strategy CFB = Change from Baseline; FAS = Full Analysis Set;</w:t>
      </w:r>
      <w:r w:rsidR="00AD65C1" w:rsidRPr="00AF5717">
        <w:t xml:space="preserve"> KM = Kaplan-Meier;</w:t>
      </w:r>
      <w:r w:rsidRPr="00AF5717">
        <w:t xml:space="preserve"> ORR = Objective response rate; </w:t>
      </w:r>
      <w:r w:rsidR="000A1AAB" w:rsidRPr="00AF5717">
        <w:t xml:space="preserve">PD = Pharmacodynamic; </w:t>
      </w:r>
      <w:r w:rsidRPr="00AF5717">
        <w:t xml:space="preserve">PK = Pharmacokinetic; PLS = Population-level summary; PR = Partial response; SD = Stable disease; TEAE = Treatment Emergent Adverse </w:t>
      </w:r>
      <w:r w:rsidR="00AC35F3" w:rsidRPr="00AF5717">
        <w:t>Event.</w:t>
      </w:r>
      <w:r w:rsidRPr="00AF5717">
        <w:t xml:space="preserve"> </w:t>
      </w:r>
    </w:p>
    <w:p w14:paraId="35424F57" w14:textId="5B684F14" w:rsidR="002521B7" w:rsidRDefault="00E27C57" w:rsidP="002521B7">
      <w:pPr>
        <w:pStyle w:val="TableFigureTitle"/>
        <w:ind w:left="0" w:firstLine="0"/>
        <w:rPr>
          <w:ins w:id="7693" w:author="Marmol, Dominika Klaudia" w:date="2026-06-08T17:03:00Z"/>
          <w:rStyle w:val="ParagraphChar"/>
          <w:rFonts w:cs="Arial"/>
        </w:rPr>
      </w:pPr>
      <w:bookmarkStart w:id="7694" w:name="_Toc232068087"/>
      <w:r w:rsidRPr="00AF5717">
        <w:rPr>
          <w:rFonts w:cs="Arial"/>
        </w:rPr>
        <w:t>Table </w:t>
      </w:r>
      <w:r w:rsidRPr="00AF5717">
        <w:rPr>
          <w:rFonts w:cs="Arial"/>
        </w:rPr>
        <w:fldChar w:fldCharType="begin"/>
      </w:r>
      <w:r w:rsidRPr="00AF5717">
        <w:rPr>
          <w:rFonts w:cs="Arial"/>
        </w:rPr>
        <w:instrText xml:space="preserve">SEQ Table \* ARABIC </w:instrText>
      </w:r>
      <w:r w:rsidRPr="00AF5717">
        <w:rPr>
          <w:rFonts w:cs="Arial"/>
        </w:rPr>
        <w:fldChar w:fldCharType="separate"/>
      </w:r>
      <w:ins w:id="7695" w:author="Marmol, Dominika Klaudia" w:date="2026-06-08T17:06:00Z">
        <w:r>
          <w:rPr>
            <w:rFonts w:cs="Arial"/>
            <w:noProof/>
          </w:rPr>
          <w:t>26</w:t>
        </w:r>
      </w:ins>
      <w:del w:id="7696" w:author="Marmol, Dominika Klaudia" w:date="2026-06-08T17:06:00Z">
        <w:r>
          <w:rPr>
            <w:rFonts w:cs="Arial"/>
            <w:noProof/>
          </w:rPr>
          <w:delText>25</w:delText>
        </w:r>
      </w:del>
      <w:r w:rsidRPr="00AF5717">
        <w:rPr>
          <w:rFonts w:cs="Arial"/>
        </w:rPr>
        <w:fldChar w:fldCharType="end"/>
      </w:r>
      <w:r w:rsidRPr="00AF5717">
        <w:t>:</w:t>
      </w:r>
      <w:ins w:id="7697" w:author="Marmol, Dominika Klaudia" w:date="2026-06-08T17:03:00Z">
        <w:r w:rsidRPr="00AF5717">
          <w:tab/>
        </w:r>
        <w:r w:rsidRPr="00AF5717">
          <w:rPr>
            <w:rStyle w:val="ParagraphChar"/>
            <w:rFonts w:cs="Arial"/>
          </w:rPr>
          <w:t>Objectives, Endpoints/Estimands and Methods of Analysis</w:t>
        </w:r>
        <w:r>
          <w:rPr>
            <w:rStyle w:val="ParagraphChar"/>
            <w:rFonts w:cs="Arial"/>
          </w:rPr>
          <w:t xml:space="preserve"> – Part B1, B2, B3</w:t>
        </w:r>
        <w:bookmarkEnd w:id="7694"/>
      </w:ins>
    </w:p>
    <w:p w14:paraId="096788BC" w14:textId="77777777" w:rsidR="002521B7" w:rsidRDefault="002521B7" w:rsidP="002521B7">
      <w:pPr>
        <w:rPr>
          <w:ins w:id="7698" w:author="Marmol, Dominika Klaudia" w:date="2026-06-08T17:03:00Z"/>
          <w:lang w:eastAsia="ja-JP"/>
        </w:rPr>
      </w:pPr>
    </w:p>
    <w:tbl>
      <w:tblPr>
        <w:tblStyle w:val="TableGrid"/>
        <w:tblpPr w:leftFromText="180" w:rightFromText="180" w:vertAnchor="text" w:tblpY="1"/>
        <w:tblOverlap w:val="never"/>
        <w:tblW w:w="5000" w:type="pct"/>
        <w:tblLayout w:type="fixed"/>
        <w:tblLook w:val="04A0" w:firstRow="1" w:lastRow="0" w:firstColumn="1" w:lastColumn="0" w:noHBand="0" w:noVBand="1"/>
        <w:tblPrChange w:id="7699" w:author="Marmol, Dominika Klaudia" w:date="2026-06-11T08:40:00Z">
          <w:tblPr>
            <w:tblW w:w="0" w:type="nil"/>
            <w:tblLayout w:type="fixed"/>
            <w:tblLook w:val="04A0" w:firstRow="1" w:lastRow="0" w:firstColumn="1" w:lastColumn="0" w:noHBand="0" w:noVBand="1"/>
          </w:tblPr>
        </w:tblPrChange>
      </w:tblPr>
      <w:tblGrid>
        <w:gridCol w:w="2425"/>
        <w:gridCol w:w="1679"/>
        <w:gridCol w:w="3687"/>
        <w:gridCol w:w="1559"/>
        <w:gridCol w:w="1442"/>
        <w:gridCol w:w="2489"/>
        <w:tblGridChange w:id="7700">
          <w:tblGrid>
            <w:gridCol w:w="5"/>
            <w:gridCol w:w="355"/>
            <w:gridCol w:w="360"/>
            <w:gridCol w:w="360"/>
            <w:gridCol w:w="360"/>
            <w:gridCol w:w="360"/>
            <w:gridCol w:w="360"/>
            <w:gridCol w:w="270"/>
            <w:gridCol w:w="1679"/>
            <w:gridCol w:w="3687"/>
            <w:gridCol w:w="1559"/>
            <w:gridCol w:w="1442"/>
            <w:gridCol w:w="2489"/>
          </w:tblGrid>
        </w:tblGridChange>
      </w:tblGrid>
      <w:tr w:rsidR="008F5115" w14:paraId="367AE4D0" w14:textId="77777777" w:rsidTr="00EE67C0">
        <w:trPr>
          <w:trHeight w:val="602"/>
          <w:tblHeader/>
          <w:ins w:id="7701" w:author="Marmol, Dominika Klaudia" w:date="2026-06-08T17:03:00Z"/>
          <w:trPrChange w:id="7702" w:author="Marmol, Dominika Klaudia" w:date="2026-06-11T08:40:00Z">
            <w:trPr>
              <w:gridAfter w:val="0"/>
            </w:trPr>
          </w:trPrChange>
        </w:trPr>
        <w:tc>
          <w:tcPr>
            <w:tcW w:w="913" w:type="pct"/>
            <w:tcBorders>
              <w:top w:val="single" w:sz="4" w:space="0" w:color="auto"/>
            </w:tcBorders>
            <w:shd w:val="clear" w:color="auto" w:fill="D9D9D9" w:themeFill="background1" w:themeFillShade="D9"/>
            <w:vAlign w:val="bottom"/>
            <w:tcPrChange w:id="7703" w:author="Marmol, Dominika Klaudia" w:date="2026-06-11T08:40:00Z">
              <w:tcPr>
                <w:tcW w:w="913" w:type="pct"/>
                <w:gridSpan w:val="2"/>
                <w:tcBorders>
                  <w:top w:val="single" w:sz="4" w:space="0" w:color="auto"/>
                </w:tcBorders>
                <w:shd w:val="clear" w:color="auto" w:fill="D9D9D9" w:themeFill="background1" w:themeFillShade="D9"/>
                <w:vAlign w:val="bottom"/>
              </w:tcPr>
            </w:tcPrChange>
          </w:tcPr>
          <w:p w14:paraId="733A7B2D" w14:textId="77777777" w:rsidR="002521B7" w:rsidRPr="00AF5717" w:rsidRDefault="00E27C57">
            <w:pPr>
              <w:pStyle w:val="TableColumnHeadings"/>
              <w:rPr>
                <w:ins w:id="7704" w:author="Marmol, Dominika Klaudia" w:date="2026-06-08T17:03:00Z"/>
              </w:rPr>
            </w:pPr>
            <w:ins w:id="7705" w:author="Marmol, Dominika Klaudia" w:date="2026-06-08T17:03:00Z">
              <w:r w:rsidRPr="00AF5717">
                <w:t>Objective</w:t>
              </w:r>
              <w:r w:rsidRPr="00AF5717">
                <w:br/>
                <w:t>Clinical Category</w:t>
              </w:r>
            </w:ins>
          </w:p>
        </w:tc>
        <w:tc>
          <w:tcPr>
            <w:tcW w:w="632" w:type="pct"/>
            <w:tcBorders>
              <w:top w:val="single" w:sz="4" w:space="0" w:color="auto"/>
            </w:tcBorders>
            <w:shd w:val="clear" w:color="auto" w:fill="D9D9D9" w:themeFill="background1" w:themeFillShade="D9"/>
            <w:vAlign w:val="bottom"/>
            <w:tcPrChange w:id="7706" w:author="Marmol, Dominika Klaudia" w:date="2026-06-11T08:40:00Z">
              <w:tcPr>
                <w:tcW w:w="632" w:type="pct"/>
                <w:tcBorders>
                  <w:top w:val="single" w:sz="4" w:space="0" w:color="auto"/>
                </w:tcBorders>
                <w:shd w:val="clear" w:color="auto" w:fill="D9D9D9" w:themeFill="background1" w:themeFillShade="D9"/>
                <w:vAlign w:val="bottom"/>
              </w:tcPr>
            </w:tcPrChange>
          </w:tcPr>
          <w:p w14:paraId="259456B3" w14:textId="77777777" w:rsidR="002521B7" w:rsidRPr="00AF5717" w:rsidRDefault="00E27C57">
            <w:pPr>
              <w:pStyle w:val="TableColumnHeadings"/>
              <w:rPr>
                <w:ins w:id="7707" w:author="Marmol, Dominika Klaudia" w:date="2026-06-08T17:03:00Z"/>
              </w:rPr>
            </w:pPr>
            <w:ins w:id="7708" w:author="Marmol, Dominika Klaudia" w:date="2026-06-08T17:03:00Z">
              <w:r w:rsidRPr="00AF5717">
                <w:t>Statistical Category</w:t>
              </w:r>
            </w:ins>
          </w:p>
        </w:tc>
        <w:tc>
          <w:tcPr>
            <w:tcW w:w="1388" w:type="pct"/>
            <w:tcBorders>
              <w:top w:val="single" w:sz="4" w:space="0" w:color="auto"/>
            </w:tcBorders>
            <w:shd w:val="clear" w:color="auto" w:fill="D9D9D9" w:themeFill="background1" w:themeFillShade="D9"/>
            <w:vAlign w:val="bottom"/>
            <w:tcPrChange w:id="7709" w:author="Marmol, Dominika Klaudia" w:date="2026-06-11T08:40:00Z">
              <w:tcPr>
                <w:tcW w:w="1388" w:type="pct"/>
                <w:tcBorders>
                  <w:top w:val="single" w:sz="4" w:space="0" w:color="auto"/>
                </w:tcBorders>
                <w:shd w:val="clear" w:color="auto" w:fill="D9D9D9" w:themeFill="background1" w:themeFillShade="D9"/>
                <w:vAlign w:val="bottom"/>
              </w:tcPr>
            </w:tcPrChange>
          </w:tcPr>
          <w:p w14:paraId="46CED37D" w14:textId="77777777" w:rsidR="002521B7" w:rsidRPr="00AF5717" w:rsidRDefault="00E27C57">
            <w:pPr>
              <w:pStyle w:val="TableColumnHeadings"/>
              <w:rPr>
                <w:ins w:id="7710" w:author="Marmol, Dominika Klaudia" w:date="2026-06-08T17:03:00Z"/>
              </w:rPr>
            </w:pPr>
            <w:ins w:id="7711" w:author="Marmol, Dominika Klaudia" w:date="2026-06-08T17:03:00Z">
              <w:r w:rsidRPr="00AF5717">
                <w:t>Endpoint</w:t>
              </w:r>
            </w:ins>
          </w:p>
        </w:tc>
        <w:tc>
          <w:tcPr>
            <w:tcW w:w="587" w:type="pct"/>
            <w:tcBorders>
              <w:top w:val="single" w:sz="4" w:space="0" w:color="auto"/>
            </w:tcBorders>
            <w:shd w:val="clear" w:color="auto" w:fill="D9D9D9" w:themeFill="background1" w:themeFillShade="D9"/>
            <w:vAlign w:val="bottom"/>
            <w:tcPrChange w:id="7712" w:author="Marmol, Dominika Klaudia" w:date="2026-06-11T08:40:00Z">
              <w:tcPr>
                <w:tcW w:w="587" w:type="pct"/>
                <w:tcBorders>
                  <w:top w:val="single" w:sz="4" w:space="0" w:color="auto"/>
                </w:tcBorders>
                <w:shd w:val="clear" w:color="auto" w:fill="D9D9D9" w:themeFill="background1" w:themeFillShade="D9"/>
                <w:vAlign w:val="bottom"/>
              </w:tcPr>
            </w:tcPrChange>
          </w:tcPr>
          <w:p w14:paraId="079440AC" w14:textId="77777777" w:rsidR="002521B7" w:rsidRPr="00AF5717" w:rsidRDefault="00E27C57">
            <w:pPr>
              <w:pStyle w:val="TableColumnHeadings"/>
              <w:rPr>
                <w:ins w:id="7713" w:author="Marmol, Dominika Klaudia" w:date="2026-06-08T17:03:00Z"/>
              </w:rPr>
            </w:pPr>
            <w:ins w:id="7714" w:author="Marmol, Dominika Klaudia" w:date="2026-06-08T17:03:00Z">
              <w:r w:rsidRPr="00AF5717">
                <w:t>Trial/ Analysis Population</w:t>
              </w:r>
            </w:ins>
          </w:p>
        </w:tc>
        <w:tc>
          <w:tcPr>
            <w:tcW w:w="543" w:type="pct"/>
            <w:tcBorders>
              <w:top w:val="single" w:sz="4" w:space="0" w:color="auto"/>
            </w:tcBorders>
            <w:shd w:val="clear" w:color="auto" w:fill="D9D9D9" w:themeFill="background1" w:themeFillShade="D9"/>
            <w:vAlign w:val="bottom"/>
            <w:tcPrChange w:id="7715" w:author="Marmol, Dominika Klaudia" w:date="2026-06-11T08:40:00Z">
              <w:tcPr>
                <w:tcW w:w="543" w:type="pct"/>
                <w:tcBorders>
                  <w:top w:val="single" w:sz="4" w:space="0" w:color="auto"/>
                </w:tcBorders>
                <w:shd w:val="clear" w:color="auto" w:fill="D9D9D9" w:themeFill="background1" w:themeFillShade="D9"/>
                <w:vAlign w:val="bottom"/>
              </w:tcPr>
            </w:tcPrChange>
          </w:tcPr>
          <w:p w14:paraId="5D81CD4A" w14:textId="77777777" w:rsidR="002521B7" w:rsidRPr="00AF5717" w:rsidRDefault="00E27C57">
            <w:pPr>
              <w:pStyle w:val="TableColumnHeadings"/>
              <w:rPr>
                <w:ins w:id="7716" w:author="Marmol, Dominika Klaudia" w:date="2026-06-08T17:03:00Z"/>
              </w:rPr>
            </w:pPr>
            <w:ins w:id="7717" w:author="Marmol, Dominika Klaudia" w:date="2026-06-08T17:03:00Z">
              <w:r w:rsidRPr="00AF5717">
                <w:t>IES </w:t>
              </w:r>
              <w:r w:rsidRPr="00AF5717">
                <w:rPr>
                  <w:vertAlign w:val="superscript"/>
                </w:rPr>
                <w:t>[1]</w:t>
              </w:r>
            </w:ins>
          </w:p>
        </w:tc>
        <w:tc>
          <w:tcPr>
            <w:tcW w:w="937" w:type="pct"/>
            <w:tcBorders>
              <w:top w:val="single" w:sz="4" w:space="0" w:color="auto"/>
            </w:tcBorders>
            <w:shd w:val="clear" w:color="auto" w:fill="D9D9D9" w:themeFill="background1" w:themeFillShade="D9"/>
            <w:vAlign w:val="bottom"/>
            <w:tcPrChange w:id="7718" w:author="Marmol, Dominika Klaudia" w:date="2026-06-11T08:40:00Z">
              <w:tcPr>
                <w:tcW w:w="937" w:type="pct"/>
                <w:tcBorders>
                  <w:top w:val="single" w:sz="4" w:space="0" w:color="auto"/>
                </w:tcBorders>
                <w:shd w:val="clear" w:color="auto" w:fill="D9D9D9" w:themeFill="background1" w:themeFillShade="D9"/>
                <w:vAlign w:val="bottom"/>
              </w:tcPr>
            </w:tcPrChange>
          </w:tcPr>
          <w:p w14:paraId="57AD82AC" w14:textId="77777777" w:rsidR="002521B7" w:rsidRPr="00AF5717" w:rsidRDefault="00E27C57">
            <w:pPr>
              <w:pStyle w:val="TableColumnHeadings"/>
              <w:rPr>
                <w:ins w:id="7719" w:author="Marmol, Dominika Klaudia" w:date="2026-06-08T17:03:00Z"/>
              </w:rPr>
            </w:pPr>
            <w:ins w:id="7720" w:author="Marmol, Dominika Klaudia" w:date="2026-06-08T17:03:00Z">
              <w:r w:rsidRPr="00AF5717">
                <w:t>PLS </w:t>
              </w:r>
              <w:r w:rsidRPr="00AF5717">
                <w:rPr>
                  <w:vertAlign w:val="superscript"/>
                </w:rPr>
                <w:t>[1]</w:t>
              </w:r>
              <w:r w:rsidRPr="00AF5717">
                <w:t> (Analysis)</w:t>
              </w:r>
            </w:ins>
          </w:p>
        </w:tc>
      </w:tr>
      <w:tr w:rsidR="008F5115" w14:paraId="644DB91E" w14:textId="77777777" w:rsidTr="00EE67C0">
        <w:trPr>
          <w:ins w:id="7721" w:author="Marmol, Dominika Klaudia" w:date="2026-06-08T17:03:00Z"/>
          <w:trPrChange w:id="7722" w:author="Marmol, Dominika Klaudia" w:date="2026-06-11T08:40:00Z">
            <w:trPr>
              <w:gridAfter w:val="0"/>
            </w:trPr>
          </w:trPrChange>
        </w:trPr>
        <w:tc>
          <w:tcPr>
            <w:tcW w:w="5000" w:type="pct"/>
            <w:gridSpan w:val="6"/>
            <w:shd w:val="clear" w:color="auto" w:fill="F2F2F2" w:themeFill="background1" w:themeFillShade="F2"/>
            <w:tcPrChange w:id="7723" w:author="Marmol, Dominika Klaudia" w:date="2026-06-11T08:40:00Z">
              <w:tcPr>
                <w:tcW w:w="5000" w:type="pct"/>
                <w:gridSpan w:val="7"/>
                <w:shd w:val="clear" w:color="auto" w:fill="F2F2F2" w:themeFill="background1" w:themeFillShade="F2"/>
              </w:tcPr>
            </w:tcPrChange>
          </w:tcPr>
          <w:p w14:paraId="23A8E1B8" w14:textId="77777777" w:rsidR="002521B7" w:rsidRPr="00AF5717" w:rsidRDefault="00E27C57">
            <w:pPr>
              <w:pStyle w:val="TableText"/>
              <w:rPr>
                <w:ins w:id="7724" w:author="Marmol, Dominika Klaudia" w:date="2026-06-08T17:03:00Z"/>
                <w:b/>
                <w:bCs/>
              </w:rPr>
            </w:pPr>
            <w:ins w:id="7725" w:author="Marmol, Dominika Klaudia" w:date="2026-06-08T17:03:00Z">
              <w:r w:rsidRPr="00AF5717">
                <w:rPr>
                  <w:b/>
                  <w:bCs/>
                </w:rPr>
                <w:t>Primary Objectives:</w:t>
              </w:r>
            </w:ins>
          </w:p>
          <w:p w14:paraId="6A1EEBDD" w14:textId="77777777" w:rsidR="002A5528" w:rsidRPr="002A5528" w:rsidRDefault="00E27C57">
            <w:pPr>
              <w:pStyle w:val="TableText"/>
              <w:numPr>
                <w:ilvl w:val="0"/>
                <w:numId w:val="56"/>
              </w:numPr>
              <w:rPr>
                <w:ins w:id="7726" w:author="Marmol, Dominika Klaudia" w:date="2026-06-08T19:02:00Z"/>
              </w:rPr>
            </w:pPr>
            <w:ins w:id="7727" w:author="Marmol, Dominika Klaudia" w:date="2026-06-08T19:02:00Z">
              <w:r w:rsidRPr="002A5528">
                <w:rPr>
                  <w:szCs w:val="18"/>
                </w:rPr>
                <w:t>To assess the safety and tolerability of BNT317 as monotherapy (Part B1) or when added to SoC treatment (Part B2: ramucirumab plus paclitaxel; Part B3: docetaxel).</w:t>
              </w:r>
            </w:ins>
          </w:p>
          <w:p w14:paraId="0549339D" w14:textId="00D765B2" w:rsidR="002521B7" w:rsidRPr="00AF5717" w:rsidRDefault="00E27C57">
            <w:pPr>
              <w:pStyle w:val="TableText"/>
              <w:numPr>
                <w:ilvl w:val="0"/>
                <w:numId w:val="56"/>
              </w:numPr>
              <w:rPr>
                <w:ins w:id="7728" w:author="Marmol, Dominika Klaudia" w:date="2026-06-08T17:03:00Z"/>
              </w:rPr>
            </w:pPr>
            <w:ins w:id="7729" w:author="Marmol, Dominika Klaudia" w:date="2026-06-08T19:02:00Z">
              <w:r w:rsidRPr="002A5528">
                <w:rPr>
                  <w:rFonts w:cs="Arial"/>
                  <w:szCs w:val="18"/>
                </w:rPr>
                <w:t>To evaluate the antitumor activity of BNT317 as monotherapy (Part B1) or when added to SoC treatment (Part B2: ramucirumab plus paclitaxel; Part B3: docetaxel).</w:t>
              </w:r>
            </w:ins>
          </w:p>
        </w:tc>
      </w:tr>
      <w:tr w:rsidR="008F5115" w14:paraId="36D46215" w14:textId="77777777" w:rsidTr="00EE67C0">
        <w:trPr>
          <w:trHeight w:val="664"/>
          <w:ins w:id="7730" w:author="Marmol, Dominika Klaudia" w:date="2026-06-08T17:03:00Z"/>
          <w:trPrChange w:id="7731" w:author="Marmol, Dominika Klaudia" w:date="2026-06-11T08:40:00Z">
            <w:trPr>
              <w:gridAfter w:val="0"/>
            </w:trPr>
          </w:trPrChange>
        </w:trPr>
        <w:tc>
          <w:tcPr>
            <w:tcW w:w="913" w:type="pct"/>
            <w:vMerge w:val="restart"/>
            <w:tcPrChange w:id="7732" w:author="Marmol, Dominika Klaudia" w:date="2026-06-11T08:40:00Z">
              <w:tcPr>
                <w:tcW w:w="913" w:type="pct"/>
                <w:gridSpan w:val="2"/>
                <w:vMerge w:val="restart"/>
              </w:tcPr>
            </w:tcPrChange>
          </w:tcPr>
          <w:p w14:paraId="14C39EC0" w14:textId="77777777" w:rsidR="002521B7" w:rsidRPr="00AF5717" w:rsidRDefault="00E27C57">
            <w:pPr>
              <w:pStyle w:val="TableText"/>
              <w:rPr>
                <w:ins w:id="7733" w:author="Marmol, Dominika Klaudia" w:date="2026-06-08T17:03:00Z"/>
              </w:rPr>
            </w:pPr>
            <w:ins w:id="7734" w:author="Marmol, Dominika Klaudia" w:date="2026-06-08T17:03:00Z">
              <w:r w:rsidRPr="00AF5717">
                <w:t>Safety and tolerability</w:t>
              </w:r>
            </w:ins>
          </w:p>
        </w:tc>
        <w:tc>
          <w:tcPr>
            <w:tcW w:w="632" w:type="pct"/>
            <w:tcPrChange w:id="7735" w:author="Marmol, Dominika Klaudia" w:date="2026-06-11T08:40:00Z">
              <w:tcPr>
                <w:tcW w:w="632" w:type="pct"/>
              </w:tcPr>
            </w:tcPrChange>
          </w:tcPr>
          <w:p w14:paraId="2FADDFFA" w14:textId="77777777" w:rsidR="002521B7" w:rsidRPr="00AF5717" w:rsidRDefault="00E27C57">
            <w:pPr>
              <w:pStyle w:val="TableText"/>
              <w:rPr>
                <w:ins w:id="7736" w:author="Marmol, Dominika Klaudia" w:date="2026-06-08T17:03:00Z"/>
              </w:rPr>
            </w:pPr>
            <w:ins w:id="7737" w:author="Marmol, Dominika Klaudia" w:date="2026-06-08T17:03:00Z">
              <w:r w:rsidRPr="00AF5717">
                <w:t>Primary 1</w:t>
              </w:r>
            </w:ins>
          </w:p>
        </w:tc>
        <w:tc>
          <w:tcPr>
            <w:tcW w:w="1388" w:type="pct"/>
            <w:tcPrChange w:id="7738" w:author="Marmol, Dominika Klaudia" w:date="2026-06-11T08:40:00Z">
              <w:tcPr>
                <w:tcW w:w="1388" w:type="pct"/>
              </w:tcPr>
            </w:tcPrChange>
          </w:tcPr>
          <w:p w14:paraId="4C231480" w14:textId="77777777" w:rsidR="009E2267" w:rsidRDefault="00E27C57">
            <w:pPr>
              <w:pStyle w:val="Table-Text-Left"/>
              <w:rPr>
                <w:ins w:id="7739" w:author="Marmol, Dominika Klaudia" w:date="2026-06-08T19:02:00Z"/>
              </w:rPr>
            </w:pPr>
            <w:ins w:id="7740" w:author="Marmol, Dominika Klaudia" w:date="2026-06-08T19:02:00Z">
              <w:r>
                <w:t>Per dose group:</w:t>
              </w:r>
            </w:ins>
          </w:p>
          <w:p w14:paraId="78D64BD0" w14:textId="77777777" w:rsidR="009E2267" w:rsidRPr="009E2267" w:rsidRDefault="00E27C57">
            <w:pPr>
              <w:pStyle w:val="Table-List-Bullet"/>
              <w:numPr>
                <w:ilvl w:val="0"/>
                <w:numId w:val="74"/>
              </w:numPr>
              <w:rPr>
                <w:ins w:id="7741" w:author="Marmol, Dominika Klaudia" w:date="2026-06-08T19:02:00Z"/>
                <w:sz w:val="18"/>
                <w:szCs w:val="18"/>
                <w:rPrChange w:id="7742" w:author="Marmol, Dominika Klaudia" w:date="2026-06-08T19:02:00Z">
                  <w:rPr>
                    <w:ins w:id="7743" w:author="Marmol, Dominika Klaudia" w:date="2026-06-08T19:02:00Z"/>
                  </w:rPr>
                </w:rPrChange>
              </w:rPr>
              <w:pPrChange w:id="7744" w:author="Marmol, Dominika Klaudia" w:date="2026-06-11T08:40:00Z">
                <w:pPr>
                  <w:pStyle w:val="Table-List-Bullet"/>
                </w:pPr>
              </w:pPrChange>
            </w:pPr>
            <w:ins w:id="7745" w:author="Marmol, Dominika Klaudia" w:date="2026-06-08T19:02:00Z">
              <w:r w:rsidRPr="009E2267">
                <w:rPr>
                  <w:sz w:val="18"/>
                  <w:szCs w:val="18"/>
                  <w:rPrChange w:id="7746" w:author="Marmol, Dominika Klaudia" w:date="2026-06-08T19:02:00Z">
                    <w:rPr/>
                  </w:rPrChange>
                </w:rPr>
                <w:t>Occurrence of TEAEs, Grade ≥3 TEAEs, SAEs, TRAEs, treatment-related Grade ≥3 TEAEs, and treatment-related SAEs from first dose of BNT317 until the 90</w:t>
              </w:r>
              <w:r w:rsidRPr="009E2267">
                <w:rPr>
                  <w:sz w:val="18"/>
                  <w:szCs w:val="18"/>
                  <w:rPrChange w:id="7747" w:author="Marmol, Dominika Klaudia" w:date="2026-06-08T19:02:00Z">
                    <w:rPr/>
                  </w:rPrChange>
                </w:rPr>
                <w:noBreakHyphen/>
                <w:t>Day Safety Follow-Up Visit.</w:t>
              </w:r>
            </w:ins>
          </w:p>
          <w:p w14:paraId="202CC652" w14:textId="5027582F" w:rsidR="002521B7" w:rsidRPr="00AF5717" w:rsidRDefault="00E27C57">
            <w:pPr>
              <w:pStyle w:val="TableText"/>
              <w:numPr>
                <w:ilvl w:val="0"/>
                <w:numId w:val="74"/>
              </w:numPr>
              <w:rPr>
                <w:ins w:id="7748" w:author="Marmol, Dominika Klaudia" w:date="2026-06-08T17:03:00Z"/>
              </w:rPr>
              <w:pPrChange w:id="7749" w:author="Marmol, Dominika Klaudia" w:date="2026-06-11T08:40:00Z">
                <w:pPr>
                  <w:pStyle w:val="TableText"/>
                </w:pPr>
              </w:pPrChange>
            </w:pPr>
            <w:ins w:id="7750" w:author="Marmol, Dominika Klaudia" w:date="2026-06-08T19:02:00Z">
              <w:r w:rsidRPr="009E2267">
                <w:rPr>
                  <w:szCs w:val="18"/>
                </w:rPr>
                <w:t>Occurrence of dose interruptions, reductions, and discontinuation of BNT317 due to TEAEs from initiation of the first dose of BNT317 until the 90-Day Safety Follow-Up Visit.</w:t>
              </w:r>
            </w:ins>
          </w:p>
        </w:tc>
        <w:tc>
          <w:tcPr>
            <w:tcW w:w="587" w:type="pct"/>
            <w:tcPrChange w:id="7751" w:author="Marmol, Dominika Klaudia" w:date="2026-06-11T08:40:00Z">
              <w:tcPr>
                <w:tcW w:w="587" w:type="pct"/>
              </w:tcPr>
            </w:tcPrChange>
          </w:tcPr>
          <w:p w14:paraId="70C109C2" w14:textId="77777777" w:rsidR="002521B7" w:rsidRPr="00AF5717" w:rsidRDefault="00E27C57">
            <w:pPr>
              <w:pStyle w:val="TableText"/>
              <w:rPr>
                <w:ins w:id="7752" w:author="Marmol, Dominika Klaudia" w:date="2026-06-08T17:03:00Z"/>
              </w:rPr>
            </w:pPr>
            <w:ins w:id="7753" w:author="Marmol, Dominika Klaudia" w:date="2026-06-08T17:03:00Z">
              <w:r w:rsidRPr="00AF5717">
                <w:t>FAS</w:t>
              </w:r>
            </w:ins>
          </w:p>
        </w:tc>
        <w:tc>
          <w:tcPr>
            <w:tcW w:w="543" w:type="pct"/>
            <w:tcPrChange w:id="7754" w:author="Marmol, Dominika Klaudia" w:date="2026-06-11T08:40:00Z">
              <w:tcPr>
                <w:tcW w:w="543" w:type="pct"/>
              </w:tcPr>
            </w:tcPrChange>
          </w:tcPr>
          <w:p w14:paraId="38A04CBD" w14:textId="77777777" w:rsidR="002521B7" w:rsidRPr="00AF5717" w:rsidRDefault="00E27C57">
            <w:pPr>
              <w:pStyle w:val="TableText"/>
              <w:rPr>
                <w:ins w:id="7755" w:author="Marmol, Dominika Klaudia" w:date="2026-06-08T17:03:00Z"/>
              </w:rPr>
            </w:pPr>
            <w:ins w:id="7756" w:author="Marmol, Dominika Klaudia" w:date="2026-06-08T17:03:00Z">
              <w:r w:rsidRPr="00AF5717">
                <w:t>Not applicable</w:t>
              </w:r>
            </w:ins>
          </w:p>
        </w:tc>
        <w:tc>
          <w:tcPr>
            <w:tcW w:w="937" w:type="pct"/>
            <w:tcPrChange w:id="7757" w:author="Marmol, Dominika Klaudia" w:date="2026-06-11T08:40:00Z">
              <w:tcPr>
                <w:tcW w:w="937" w:type="pct"/>
              </w:tcPr>
            </w:tcPrChange>
          </w:tcPr>
          <w:p w14:paraId="19215654" w14:textId="4BD3393B" w:rsidR="002521B7" w:rsidRPr="00AF5717" w:rsidRDefault="00E27C57">
            <w:pPr>
              <w:pStyle w:val="TableText"/>
              <w:rPr>
                <w:ins w:id="7758" w:author="Marmol, Dominika Klaudia" w:date="2026-06-08T17:03:00Z"/>
              </w:rPr>
            </w:pPr>
            <w:ins w:id="7759" w:author="Marmol, Dominika Klaudia" w:date="2026-06-08T17:03:00Z">
              <w:r w:rsidRPr="00AF5717">
                <w:t xml:space="preserve">Categorical descriptive – number and percentage of participants by </w:t>
              </w:r>
            </w:ins>
            <w:ins w:id="7760" w:author="Marmol, Dominika Klaudia" w:date="2026-06-11T10:04:00Z">
              <w:r w:rsidR="00B958DD">
                <w:t xml:space="preserve"> </w:t>
              </w:r>
              <w:r w:rsidR="00B958DD" w:rsidRPr="00B958DD">
                <w:rPr>
                  <w:rFonts w:cs="Arial"/>
                </w:rPr>
                <w:t xml:space="preserve">dose </w:t>
              </w:r>
            </w:ins>
            <w:ins w:id="7761" w:author="Marmol, Dominika Klaudia" w:date="2026-06-08T17:03:00Z">
              <w:r w:rsidRPr="00AF5717">
                <w:rPr>
                  <w:rFonts w:cs="Arial"/>
                </w:rPr>
                <w:t>group</w:t>
              </w:r>
              <w:r w:rsidRPr="00AF5717">
                <w:t>.</w:t>
              </w:r>
            </w:ins>
          </w:p>
          <w:p w14:paraId="2EF98E49" w14:textId="77777777" w:rsidR="002521B7" w:rsidRPr="00AF5717" w:rsidRDefault="002521B7">
            <w:pPr>
              <w:pStyle w:val="TableText"/>
              <w:rPr>
                <w:ins w:id="7762" w:author="Marmol, Dominika Klaudia" w:date="2026-06-08T17:03:00Z"/>
              </w:rPr>
            </w:pPr>
          </w:p>
        </w:tc>
      </w:tr>
      <w:tr w:rsidR="008F5115" w14:paraId="6F3DA3A2" w14:textId="77777777" w:rsidTr="00EE67C0">
        <w:trPr>
          <w:ins w:id="7763" w:author="Marmol, Dominika Klaudia" w:date="2026-06-08T17:03:00Z"/>
          <w:trPrChange w:id="7764" w:author="Marmol, Dominika Klaudia" w:date="2026-06-11T08:40:00Z">
            <w:trPr>
              <w:gridAfter w:val="0"/>
            </w:trPr>
          </w:trPrChange>
        </w:trPr>
        <w:tc>
          <w:tcPr>
            <w:tcW w:w="913" w:type="pct"/>
            <w:vMerge/>
            <w:tcPrChange w:id="7765" w:author="Marmol, Dominika Klaudia" w:date="2026-06-11T08:40:00Z">
              <w:tcPr>
                <w:tcW w:w="913" w:type="pct"/>
                <w:gridSpan w:val="2"/>
                <w:vMerge/>
              </w:tcPr>
            </w:tcPrChange>
          </w:tcPr>
          <w:p w14:paraId="0CC3981F" w14:textId="77777777" w:rsidR="002521B7" w:rsidRPr="00AF5717" w:rsidRDefault="002521B7">
            <w:pPr>
              <w:pStyle w:val="TableText"/>
              <w:rPr>
                <w:ins w:id="7766" w:author="Marmol, Dominika Klaudia" w:date="2026-06-08T17:03:00Z"/>
              </w:rPr>
            </w:pPr>
          </w:p>
        </w:tc>
        <w:tc>
          <w:tcPr>
            <w:tcW w:w="632" w:type="pct"/>
            <w:tcPrChange w:id="7767" w:author="Marmol, Dominika Klaudia" w:date="2026-06-11T08:40:00Z">
              <w:tcPr>
                <w:tcW w:w="632" w:type="pct"/>
              </w:tcPr>
            </w:tcPrChange>
          </w:tcPr>
          <w:p w14:paraId="46AFA498" w14:textId="77777777" w:rsidR="002521B7" w:rsidRPr="00AF5717" w:rsidRDefault="00E27C57">
            <w:pPr>
              <w:pStyle w:val="TableText"/>
              <w:rPr>
                <w:ins w:id="7768" w:author="Marmol, Dominika Klaudia" w:date="2026-06-08T17:03:00Z"/>
              </w:rPr>
            </w:pPr>
            <w:ins w:id="7769" w:author="Marmol, Dominika Klaudia" w:date="2026-06-08T17:03:00Z">
              <w:r w:rsidRPr="00AF5717">
                <w:t>Sensitivity/</w:t>
              </w:r>
            </w:ins>
          </w:p>
          <w:p w14:paraId="5B4A320F" w14:textId="77777777" w:rsidR="002521B7" w:rsidRPr="00AF5717" w:rsidRDefault="00E27C57">
            <w:pPr>
              <w:pStyle w:val="TableText"/>
              <w:rPr>
                <w:ins w:id="7770" w:author="Marmol, Dominika Klaudia" w:date="2026-06-08T17:03:00Z"/>
              </w:rPr>
            </w:pPr>
            <w:ins w:id="7771" w:author="Marmol, Dominika Klaudia" w:date="2026-06-08T17:03:00Z">
              <w:r w:rsidRPr="00AF5717">
                <w:t>Supplementary</w:t>
              </w:r>
            </w:ins>
          </w:p>
        </w:tc>
        <w:tc>
          <w:tcPr>
            <w:tcW w:w="1388" w:type="pct"/>
            <w:tcPrChange w:id="7772" w:author="Marmol, Dominika Klaudia" w:date="2026-06-11T08:40:00Z">
              <w:tcPr>
                <w:tcW w:w="1388" w:type="pct"/>
              </w:tcPr>
            </w:tcPrChange>
          </w:tcPr>
          <w:p w14:paraId="486F574B" w14:textId="77777777" w:rsidR="002521B7" w:rsidRPr="00AF5717" w:rsidRDefault="00E27C57">
            <w:pPr>
              <w:pStyle w:val="TableText"/>
              <w:rPr>
                <w:ins w:id="7773" w:author="Marmol, Dominika Klaudia" w:date="2026-06-08T17:03:00Z"/>
              </w:rPr>
            </w:pPr>
            <w:ins w:id="7774" w:author="Marmol, Dominika Klaudia" w:date="2026-06-08T17:03:00Z">
              <w:r w:rsidRPr="00AF5717">
                <w:t>Not applicable.</w:t>
              </w:r>
            </w:ins>
          </w:p>
        </w:tc>
        <w:tc>
          <w:tcPr>
            <w:tcW w:w="587" w:type="pct"/>
            <w:tcPrChange w:id="7775" w:author="Marmol, Dominika Klaudia" w:date="2026-06-11T08:40:00Z">
              <w:tcPr>
                <w:tcW w:w="587" w:type="pct"/>
              </w:tcPr>
            </w:tcPrChange>
          </w:tcPr>
          <w:p w14:paraId="7274BD06" w14:textId="77777777" w:rsidR="002521B7" w:rsidRPr="00AF5717" w:rsidRDefault="00E27C57">
            <w:pPr>
              <w:pStyle w:val="TableText"/>
              <w:rPr>
                <w:ins w:id="7776" w:author="Marmol, Dominika Klaudia" w:date="2026-06-08T17:03:00Z"/>
              </w:rPr>
            </w:pPr>
            <w:ins w:id="7777" w:author="Marmol, Dominika Klaudia" w:date="2026-06-08T17:03:00Z">
              <w:r w:rsidRPr="00AF5717">
                <w:t>Not applicable.</w:t>
              </w:r>
            </w:ins>
          </w:p>
        </w:tc>
        <w:tc>
          <w:tcPr>
            <w:tcW w:w="543" w:type="pct"/>
            <w:tcPrChange w:id="7778" w:author="Marmol, Dominika Klaudia" w:date="2026-06-11T08:40:00Z">
              <w:tcPr>
                <w:tcW w:w="543" w:type="pct"/>
              </w:tcPr>
            </w:tcPrChange>
          </w:tcPr>
          <w:p w14:paraId="038474C9" w14:textId="77777777" w:rsidR="002521B7" w:rsidRPr="00AF5717" w:rsidRDefault="00E27C57">
            <w:pPr>
              <w:pStyle w:val="TableText"/>
              <w:rPr>
                <w:ins w:id="7779" w:author="Marmol, Dominika Klaudia" w:date="2026-06-08T17:03:00Z"/>
              </w:rPr>
            </w:pPr>
            <w:ins w:id="7780" w:author="Marmol, Dominika Klaudia" w:date="2026-06-08T17:03:00Z">
              <w:r w:rsidRPr="00AF5717">
                <w:t>Not applicable.</w:t>
              </w:r>
            </w:ins>
          </w:p>
        </w:tc>
        <w:tc>
          <w:tcPr>
            <w:tcW w:w="937" w:type="pct"/>
            <w:tcPrChange w:id="7781" w:author="Marmol, Dominika Klaudia" w:date="2026-06-11T08:40:00Z">
              <w:tcPr>
                <w:tcW w:w="937" w:type="pct"/>
              </w:tcPr>
            </w:tcPrChange>
          </w:tcPr>
          <w:p w14:paraId="0B810230" w14:textId="77777777" w:rsidR="002521B7" w:rsidRPr="00AF5717" w:rsidRDefault="00E27C57">
            <w:pPr>
              <w:pStyle w:val="TableText"/>
              <w:rPr>
                <w:ins w:id="7782" w:author="Marmol, Dominika Klaudia" w:date="2026-06-08T17:03:00Z"/>
              </w:rPr>
            </w:pPr>
            <w:ins w:id="7783" w:author="Marmol, Dominika Klaudia" w:date="2026-06-08T17:03:00Z">
              <w:r w:rsidRPr="00AF5717">
                <w:t>Not applicable.</w:t>
              </w:r>
            </w:ins>
          </w:p>
        </w:tc>
      </w:tr>
      <w:tr w:rsidR="008F5115" w14:paraId="2B80D708" w14:textId="77777777" w:rsidTr="00EE67C0">
        <w:trPr>
          <w:ins w:id="7784" w:author="Marmol, Dominika Klaudia" w:date="2026-06-08T17:03:00Z"/>
          <w:trPrChange w:id="7785" w:author="Marmol, Dominika Klaudia" w:date="2026-06-11T08:40:00Z">
            <w:trPr>
              <w:gridAfter w:val="0"/>
            </w:trPr>
          </w:trPrChange>
        </w:trPr>
        <w:tc>
          <w:tcPr>
            <w:tcW w:w="913" w:type="pct"/>
            <w:vMerge w:val="restart"/>
            <w:tcPrChange w:id="7786" w:author="Marmol, Dominika Klaudia" w:date="2026-06-11T08:40:00Z">
              <w:tcPr>
                <w:tcW w:w="913" w:type="pct"/>
                <w:gridSpan w:val="2"/>
                <w:vMerge w:val="restart"/>
              </w:tcPr>
            </w:tcPrChange>
          </w:tcPr>
          <w:p w14:paraId="2ABB6089" w14:textId="1C16619C" w:rsidR="002521B7" w:rsidRPr="00AF5717" w:rsidRDefault="00E27C57">
            <w:pPr>
              <w:pStyle w:val="TableText"/>
              <w:rPr>
                <w:ins w:id="7787" w:author="Marmol, Dominika Klaudia" w:date="2026-06-08T17:03:00Z"/>
              </w:rPr>
            </w:pPr>
            <w:ins w:id="7788" w:author="Marmol, Dominika Klaudia" w:date="2026-06-08T19:04:00Z">
              <w:r>
                <w:t>Efficacy</w:t>
              </w:r>
            </w:ins>
          </w:p>
        </w:tc>
        <w:tc>
          <w:tcPr>
            <w:tcW w:w="632" w:type="pct"/>
            <w:tcPrChange w:id="7789" w:author="Marmol, Dominika Klaudia" w:date="2026-06-11T08:40:00Z">
              <w:tcPr>
                <w:tcW w:w="632" w:type="pct"/>
              </w:tcPr>
            </w:tcPrChange>
          </w:tcPr>
          <w:p w14:paraId="717323C9" w14:textId="77777777" w:rsidR="002521B7" w:rsidRPr="00AF5717" w:rsidRDefault="00E27C57">
            <w:pPr>
              <w:pStyle w:val="TableText"/>
              <w:rPr>
                <w:ins w:id="7790" w:author="Marmol, Dominika Klaudia" w:date="2026-06-08T17:03:00Z"/>
              </w:rPr>
            </w:pPr>
            <w:ins w:id="7791" w:author="Marmol, Dominika Klaudia" w:date="2026-06-08T17:03:00Z">
              <w:r w:rsidRPr="00AF5717">
                <w:t>Primary 2</w:t>
              </w:r>
            </w:ins>
          </w:p>
        </w:tc>
        <w:tc>
          <w:tcPr>
            <w:tcW w:w="1388" w:type="pct"/>
            <w:tcPrChange w:id="7792" w:author="Marmol, Dominika Klaudia" w:date="2026-06-11T08:40:00Z">
              <w:tcPr>
                <w:tcW w:w="1388" w:type="pct"/>
              </w:tcPr>
            </w:tcPrChange>
          </w:tcPr>
          <w:p w14:paraId="4607605B" w14:textId="77777777" w:rsidR="009E2267" w:rsidRPr="009E2267" w:rsidRDefault="00E27C57">
            <w:pPr>
              <w:pStyle w:val="Table-Text-Left"/>
              <w:rPr>
                <w:ins w:id="7793" w:author="Marmol, Dominika Klaudia" w:date="2026-06-08T19:04:00Z"/>
                <w:sz w:val="18"/>
                <w:szCs w:val="18"/>
                <w:rPrChange w:id="7794" w:author="Marmol, Dominika Klaudia" w:date="2026-06-08T19:04:00Z">
                  <w:rPr>
                    <w:ins w:id="7795" w:author="Marmol, Dominika Klaudia" w:date="2026-06-08T19:04:00Z"/>
                  </w:rPr>
                </w:rPrChange>
              </w:rPr>
            </w:pPr>
            <w:ins w:id="7796" w:author="Marmol, Dominika Klaudia" w:date="2026-06-08T19:04:00Z">
              <w:r w:rsidRPr="009E2267">
                <w:rPr>
                  <w:sz w:val="18"/>
                  <w:szCs w:val="18"/>
                  <w:rPrChange w:id="7797" w:author="Marmol, Dominika Klaudia" w:date="2026-06-08T19:04:00Z">
                    <w:rPr/>
                  </w:rPrChange>
                </w:rPr>
                <w:t>Per dose group:</w:t>
              </w:r>
            </w:ins>
          </w:p>
          <w:p w14:paraId="0EAE9BE1" w14:textId="24085841" w:rsidR="002521B7" w:rsidRPr="00AF5717" w:rsidRDefault="00E27C57">
            <w:pPr>
              <w:pStyle w:val="TableText"/>
              <w:numPr>
                <w:ilvl w:val="0"/>
                <w:numId w:val="75"/>
              </w:numPr>
              <w:rPr>
                <w:ins w:id="7798" w:author="Marmol, Dominika Klaudia" w:date="2026-06-08T17:03:00Z"/>
              </w:rPr>
              <w:pPrChange w:id="7799" w:author="Marmol, Dominika Klaudia" w:date="2026-06-11T08:40:00Z">
                <w:pPr>
                  <w:pStyle w:val="TableText"/>
                </w:pPr>
              </w:pPrChange>
            </w:pPr>
            <w:ins w:id="7800" w:author="Marmol, Dominika Klaudia" w:date="2026-06-08T19:04:00Z">
              <w:r w:rsidRPr="009E2267">
                <w:rPr>
                  <w:szCs w:val="18"/>
                </w:rPr>
                <w:t>ORR is defined as the proportion of participants in whom a confirmed CR or PR (per RECIST v1.1 based on the investigator’s assessment) is observed as best overall response.</w:t>
              </w:r>
            </w:ins>
          </w:p>
        </w:tc>
        <w:tc>
          <w:tcPr>
            <w:tcW w:w="587" w:type="pct"/>
            <w:tcPrChange w:id="7801" w:author="Marmol, Dominika Klaudia" w:date="2026-06-11T08:40:00Z">
              <w:tcPr>
                <w:tcW w:w="587" w:type="pct"/>
              </w:tcPr>
            </w:tcPrChange>
          </w:tcPr>
          <w:p w14:paraId="5B9EB2F2" w14:textId="77777777" w:rsidR="002521B7" w:rsidRPr="00AF5717" w:rsidRDefault="00E27C57">
            <w:pPr>
              <w:pStyle w:val="TableText"/>
              <w:rPr>
                <w:ins w:id="7802" w:author="Marmol, Dominika Klaudia" w:date="2026-06-08T17:03:00Z"/>
              </w:rPr>
            </w:pPr>
            <w:ins w:id="7803" w:author="Marmol, Dominika Klaudia" w:date="2026-06-08T17:03:00Z">
              <w:r w:rsidRPr="00AF5717">
                <w:t>DLT Evaluation Set</w:t>
              </w:r>
            </w:ins>
          </w:p>
        </w:tc>
        <w:tc>
          <w:tcPr>
            <w:tcW w:w="543" w:type="pct"/>
            <w:tcPrChange w:id="7804" w:author="Marmol, Dominika Klaudia" w:date="2026-06-11T08:40:00Z">
              <w:tcPr>
                <w:tcW w:w="543" w:type="pct"/>
              </w:tcPr>
            </w:tcPrChange>
          </w:tcPr>
          <w:p w14:paraId="7243CE32" w14:textId="77777777" w:rsidR="002521B7" w:rsidRPr="00AF5717" w:rsidRDefault="00E27C57">
            <w:pPr>
              <w:pStyle w:val="TableText"/>
              <w:rPr>
                <w:ins w:id="7805" w:author="Marmol, Dominika Klaudia" w:date="2026-06-08T17:03:00Z"/>
              </w:rPr>
            </w:pPr>
            <w:ins w:id="7806" w:author="Marmol, Dominika Klaudia" w:date="2026-06-08T17:03:00Z">
              <w:r w:rsidRPr="00AF5717">
                <w:t>Not applicable.</w:t>
              </w:r>
            </w:ins>
          </w:p>
        </w:tc>
        <w:tc>
          <w:tcPr>
            <w:tcW w:w="937" w:type="pct"/>
            <w:tcPrChange w:id="7807" w:author="Marmol, Dominika Klaudia" w:date="2026-06-11T08:40:00Z">
              <w:tcPr>
                <w:tcW w:w="937" w:type="pct"/>
              </w:tcPr>
            </w:tcPrChange>
          </w:tcPr>
          <w:p w14:paraId="0866B7E4" w14:textId="55AB4F8D" w:rsidR="008A2D6D" w:rsidRPr="00AF5717" w:rsidRDefault="00E27C57" w:rsidP="008A2D6D">
            <w:pPr>
              <w:pStyle w:val="TableText"/>
              <w:rPr>
                <w:ins w:id="7808" w:author="Marmol, Dominika Klaudia" w:date="2026-06-11T10:31:00Z"/>
                <w:u w:val="single"/>
              </w:rPr>
            </w:pPr>
            <w:ins w:id="7809" w:author="Marmol, Dominika Klaudia" w:date="2026-06-08T17:03:00Z">
              <w:r w:rsidRPr="00AF5717">
                <w:t xml:space="preserve"> </w:t>
              </w:r>
            </w:ins>
          </w:p>
          <w:p w14:paraId="67A955C8" w14:textId="77777777" w:rsidR="008A2D6D" w:rsidRPr="00AF5717" w:rsidRDefault="00E27C57" w:rsidP="008A2D6D">
            <w:pPr>
              <w:pStyle w:val="TableText"/>
              <w:rPr>
                <w:ins w:id="7810" w:author="Marmol, Dominika Klaudia" w:date="2026-06-11T10:31:00Z"/>
              </w:rPr>
            </w:pPr>
            <w:ins w:id="7811" w:author="Marmol, Dominika Klaudia" w:date="2026-06-11T10:31:00Z">
              <w:r w:rsidRPr="00AF5717">
                <w:t xml:space="preserve">-ORR and two-sided 95% CI using the Clopper-Pearson method (exact). </w:t>
              </w:r>
            </w:ins>
          </w:p>
          <w:p w14:paraId="664CBD16" w14:textId="77777777" w:rsidR="008A2D6D" w:rsidRPr="00AF5717" w:rsidRDefault="00E27C57" w:rsidP="008A2D6D">
            <w:pPr>
              <w:pStyle w:val="TableText"/>
              <w:rPr>
                <w:ins w:id="7812" w:author="Marmol, Dominika Klaudia" w:date="2026-06-11T10:31:00Z"/>
              </w:rPr>
            </w:pPr>
            <w:ins w:id="7813" w:author="Marmol, Dominika Klaudia" w:date="2026-06-11T10:31:00Z">
              <w:r w:rsidRPr="00AF5717">
                <w:t>-one-sided 80% CI</w:t>
              </w:r>
            </w:ins>
          </w:p>
          <w:p w14:paraId="2F88BB29" w14:textId="28FED042" w:rsidR="002521B7" w:rsidRPr="00AF5717" w:rsidRDefault="002521B7">
            <w:pPr>
              <w:pStyle w:val="TableText"/>
              <w:rPr>
                <w:ins w:id="7814" w:author="Marmol, Dominika Klaudia" w:date="2026-06-08T17:03:00Z"/>
              </w:rPr>
            </w:pPr>
          </w:p>
        </w:tc>
      </w:tr>
      <w:tr w:rsidR="008F5115" w14:paraId="57530647" w14:textId="77777777" w:rsidTr="00EE67C0">
        <w:trPr>
          <w:ins w:id="7815" w:author="Marmol, Dominika Klaudia" w:date="2026-06-08T17:03:00Z"/>
          <w:trPrChange w:id="7816" w:author="Marmol, Dominika Klaudia" w:date="2026-06-11T08:40:00Z">
            <w:trPr>
              <w:gridAfter w:val="0"/>
            </w:trPr>
          </w:trPrChange>
        </w:trPr>
        <w:tc>
          <w:tcPr>
            <w:tcW w:w="913" w:type="pct"/>
            <w:vMerge/>
            <w:tcPrChange w:id="7817" w:author="Marmol, Dominika Klaudia" w:date="2026-06-11T08:40:00Z">
              <w:tcPr>
                <w:tcW w:w="913" w:type="pct"/>
                <w:gridSpan w:val="2"/>
                <w:vMerge/>
              </w:tcPr>
            </w:tcPrChange>
          </w:tcPr>
          <w:p w14:paraId="08C61E28" w14:textId="77777777" w:rsidR="002521B7" w:rsidRPr="00AF5717" w:rsidRDefault="002521B7">
            <w:pPr>
              <w:pStyle w:val="TableText"/>
              <w:rPr>
                <w:ins w:id="7818" w:author="Marmol, Dominika Klaudia" w:date="2026-06-08T17:03:00Z"/>
              </w:rPr>
            </w:pPr>
          </w:p>
        </w:tc>
        <w:tc>
          <w:tcPr>
            <w:tcW w:w="632" w:type="pct"/>
            <w:tcPrChange w:id="7819" w:author="Marmol, Dominika Klaudia" w:date="2026-06-11T08:40:00Z">
              <w:tcPr>
                <w:tcW w:w="632" w:type="pct"/>
              </w:tcPr>
            </w:tcPrChange>
          </w:tcPr>
          <w:p w14:paraId="337FAC9D" w14:textId="77777777" w:rsidR="002521B7" w:rsidRPr="00AF5717" w:rsidRDefault="00E27C57">
            <w:pPr>
              <w:pStyle w:val="TableText"/>
              <w:rPr>
                <w:ins w:id="7820" w:author="Marmol, Dominika Klaudia" w:date="2026-06-08T17:03:00Z"/>
              </w:rPr>
            </w:pPr>
            <w:ins w:id="7821" w:author="Marmol, Dominika Klaudia" w:date="2026-06-08T17:03:00Z">
              <w:r w:rsidRPr="00AF5717">
                <w:t>Sensitivity/ Supplementary</w:t>
              </w:r>
            </w:ins>
          </w:p>
        </w:tc>
        <w:tc>
          <w:tcPr>
            <w:tcW w:w="1388" w:type="pct"/>
            <w:tcPrChange w:id="7822" w:author="Marmol, Dominika Klaudia" w:date="2026-06-11T08:40:00Z">
              <w:tcPr>
                <w:tcW w:w="1388" w:type="pct"/>
              </w:tcPr>
            </w:tcPrChange>
          </w:tcPr>
          <w:p w14:paraId="440DD2D5" w14:textId="77777777" w:rsidR="002521B7" w:rsidRPr="00AF5717" w:rsidRDefault="00E27C57">
            <w:pPr>
              <w:pStyle w:val="TableText"/>
              <w:rPr>
                <w:ins w:id="7823" w:author="Marmol, Dominika Klaudia" w:date="2026-06-08T17:03:00Z"/>
              </w:rPr>
            </w:pPr>
            <w:ins w:id="7824" w:author="Marmol, Dominika Klaudia" w:date="2026-06-08T17:03:00Z">
              <w:r w:rsidRPr="00AF5717">
                <w:t>Not applicable.</w:t>
              </w:r>
            </w:ins>
          </w:p>
        </w:tc>
        <w:tc>
          <w:tcPr>
            <w:tcW w:w="587" w:type="pct"/>
            <w:tcPrChange w:id="7825" w:author="Marmol, Dominika Klaudia" w:date="2026-06-11T08:40:00Z">
              <w:tcPr>
                <w:tcW w:w="587" w:type="pct"/>
              </w:tcPr>
            </w:tcPrChange>
          </w:tcPr>
          <w:p w14:paraId="615E2060" w14:textId="77777777" w:rsidR="002521B7" w:rsidRPr="00AF5717" w:rsidRDefault="00E27C57">
            <w:pPr>
              <w:pStyle w:val="TableText"/>
              <w:rPr>
                <w:ins w:id="7826" w:author="Marmol, Dominika Klaudia" w:date="2026-06-08T17:03:00Z"/>
              </w:rPr>
            </w:pPr>
            <w:ins w:id="7827" w:author="Marmol, Dominika Klaudia" w:date="2026-06-08T17:03:00Z">
              <w:r w:rsidRPr="00AF5717">
                <w:t>Not applicable.</w:t>
              </w:r>
            </w:ins>
          </w:p>
        </w:tc>
        <w:tc>
          <w:tcPr>
            <w:tcW w:w="543" w:type="pct"/>
            <w:tcPrChange w:id="7828" w:author="Marmol, Dominika Klaudia" w:date="2026-06-11T08:40:00Z">
              <w:tcPr>
                <w:tcW w:w="543" w:type="pct"/>
              </w:tcPr>
            </w:tcPrChange>
          </w:tcPr>
          <w:p w14:paraId="730CEB66" w14:textId="77777777" w:rsidR="002521B7" w:rsidRPr="00AF5717" w:rsidRDefault="00E27C57">
            <w:pPr>
              <w:pStyle w:val="TableText"/>
              <w:rPr>
                <w:ins w:id="7829" w:author="Marmol, Dominika Klaudia" w:date="2026-06-08T17:03:00Z"/>
              </w:rPr>
            </w:pPr>
            <w:ins w:id="7830" w:author="Marmol, Dominika Klaudia" w:date="2026-06-08T17:03:00Z">
              <w:r w:rsidRPr="00AF5717">
                <w:t>Not applicable.</w:t>
              </w:r>
            </w:ins>
          </w:p>
        </w:tc>
        <w:tc>
          <w:tcPr>
            <w:tcW w:w="937" w:type="pct"/>
            <w:tcPrChange w:id="7831" w:author="Marmol, Dominika Klaudia" w:date="2026-06-11T08:40:00Z">
              <w:tcPr>
                <w:tcW w:w="937" w:type="pct"/>
              </w:tcPr>
            </w:tcPrChange>
          </w:tcPr>
          <w:p w14:paraId="51AF90CE" w14:textId="77777777" w:rsidR="002521B7" w:rsidRPr="00AF5717" w:rsidRDefault="00E27C57">
            <w:pPr>
              <w:pStyle w:val="TableText"/>
              <w:rPr>
                <w:ins w:id="7832" w:author="Marmol, Dominika Klaudia" w:date="2026-06-08T17:03:00Z"/>
              </w:rPr>
            </w:pPr>
            <w:ins w:id="7833" w:author="Marmol, Dominika Klaudia" w:date="2026-06-08T17:03:00Z">
              <w:r w:rsidRPr="00AF5717">
                <w:t>Not applicable.</w:t>
              </w:r>
            </w:ins>
          </w:p>
        </w:tc>
      </w:tr>
      <w:tr w:rsidR="008F5115" w14:paraId="7567AC28" w14:textId="77777777" w:rsidTr="00EE67C0">
        <w:trPr>
          <w:ins w:id="7834" w:author="Marmol, Dominika Klaudia" w:date="2026-06-08T17:03:00Z"/>
          <w:trPrChange w:id="7835" w:author="Marmol, Dominika Klaudia" w:date="2026-06-11T08:40:00Z">
            <w:trPr>
              <w:gridAfter w:val="0"/>
            </w:trPr>
          </w:trPrChange>
        </w:trPr>
        <w:tc>
          <w:tcPr>
            <w:tcW w:w="5000" w:type="pct"/>
            <w:gridSpan w:val="6"/>
            <w:shd w:val="clear" w:color="auto" w:fill="F2F2F2" w:themeFill="background1" w:themeFillShade="F2"/>
            <w:tcPrChange w:id="7836" w:author="Marmol, Dominika Klaudia" w:date="2026-06-11T08:40:00Z">
              <w:tcPr>
                <w:tcW w:w="5000" w:type="pct"/>
                <w:gridSpan w:val="7"/>
                <w:shd w:val="clear" w:color="auto" w:fill="F2F2F2" w:themeFill="background1" w:themeFillShade="F2"/>
              </w:tcPr>
            </w:tcPrChange>
          </w:tcPr>
          <w:p w14:paraId="2724AAA9" w14:textId="77777777" w:rsidR="002521B7" w:rsidRPr="00AF5717" w:rsidRDefault="00E27C57">
            <w:pPr>
              <w:pStyle w:val="TableText"/>
              <w:rPr>
                <w:ins w:id="7837" w:author="Marmol, Dominika Klaudia" w:date="2026-06-08T17:03:00Z"/>
                <w:b/>
                <w:bCs/>
              </w:rPr>
            </w:pPr>
            <w:ins w:id="7838" w:author="Marmol, Dominika Klaudia" w:date="2026-06-08T17:03:00Z">
              <w:r w:rsidRPr="00AF5717">
                <w:rPr>
                  <w:b/>
                  <w:bCs/>
                </w:rPr>
                <w:t>Secondary Objectives:</w:t>
              </w:r>
            </w:ins>
          </w:p>
          <w:p w14:paraId="2C6B39B1" w14:textId="77777777" w:rsidR="002521B7" w:rsidRPr="00A17279" w:rsidRDefault="00E27C57">
            <w:pPr>
              <w:pStyle w:val="TableText"/>
              <w:numPr>
                <w:ilvl w:val="0"/>
                <w:numId w:val="55"/>
              </w:numPr>
              <w:rPr>
                <w:ins w:id="7839" w:author="Marmol, Dominika Klaudia" w:date="2026-06-08T19:06:00Z"/>
                <w:rFonts w:cs="Arial"/>
                <w:szCs w:val="18"/>
              </w:rPr>
            </w:pPr>
            <w:ins w:id="7840" w:author="Marmol, Dominika Klaudia" w:date="2026-06-08T19:06:00Z">
              <w:r w:rsidRPr="00755614">
                <w:t>To characterize the PK profile of BNT3</w:t>
              </w:r>
              <w:r>
                <w:t xml:space="preserve">17 as monotherapy (Part B1) or </w:t>
              </w:r>
              <w:r w:rsidRPr="00956FF3">
                <w:t xml:space="preserve">when added to SoC treatment </w:t>
              </w:r>
              <w:r>
                <w:t xml:space="preserve">(Part B2: </w:t>
              </w:r>
              <w:r w:rsidRPr="004F6CD5">
                <w:t>ramucirumab plus paclitaxel</w:t>
              </w:r>
              <w:r>
                <w:t>; Part B3: docetaxel).</w:t>
              </w:r>
            </w:ins>
          </w:p>
          <w:p w14:paraId="3938D3B3" w14:textId="77777777" w:rsidR="00A17279" w:rsidRPr="00A17279" w:rsidRDefault="00E27C57">
            <w:pPr>
              <w:pStyle w:val="TableText"/>
              <w:numPr>
                <w:ilvl w:val="0"/>
                <w:numId w:val="55"/>
              </w:numPr>
              <w:rPr>
                <w:ins w:id="7841" w:author="Marmol, Dominika Klaudia" w:date="2026-06-08T19:06:00Z"/>
                <w:rFonts w:cs="Arial"/>
                <w:szCs w:val="18"/>
              </w:rPr>
            </w:pPr>
            <w:ins w:id="7842" w:author="Marmol, Dominika Klaudia" w:date="2026-06-08T19:06:00Z">
              <w:r w:rsidRPr="00755614">
                <w:t>To evaluate the antitumor activity of BNT3</w:t>
              </w:r>
              <w:r>
                <w:t>17</w:t>
              </w:r>
              <w:r w:rsidRPr="00755614">
                <w:t xml:space="preserve"> </w:t>
              </w:r>
              <w:r>
                <w:t xml:space="preserve">as monotherapy (Part B1) or </w:t>
              </w:r>
              <w:r w:rsidRPr="00956FF3">
                <w:t xml:space="preserve">when added to SoC treatment </w:t>
              </w:r>
              <w:r>
                <w:t xml:space="preserve">(Part B2: </w:t>
              </w:r>
              <w:r w:rsidRPr="004F6CD5">
                <w:t>ramucirumab plus paclitaxel</w:t>
              </w:r>
              <w:r>
                <w:t>; Part B3: docetaxel)</w:t>
              </w:r>
              <w:r w:rsidRPr="00755614">
                <w:t>.</w:t>
              </w:r>
            </w:ins>
          </w:p>
          <w:p w14:paraId="23A11321" w14:textId="44AEF4ED" w:rsidR="00A17279" w:rsidRPr="00AF5717" w:rsidRDefault="00E27C57">
            <w:pPr>
              <w:pStyle w:val="TableText"/>
              <w:numPr>
                <w:ilvl w:val="0"/>
                <w:numId w:val="55"/>
              </w:numPr>
              <w:rPr>
                <w:ins w:id="7843" w:author="Marmol, Dominika Klaudia" w:date="2026-06-08T17:03:00Z"/>
                <w:rFonts w:cs="Arial"/>
                <w:szCs w:val="18"/>
              </w:rPr>
            </w:pPr>
            <w:ins w:id="7844" w:author="Marmol, Dominika Klaudia" w:date="2026-06-08T19:06:00Z">
              <w:r w:rsidRPr="00755614">
                <w:t>To evaluate the immunogenicity of BNT3</w:t>
              </w:r>
              <w:r>
                <w:t xml:space="preserve">17 as monotherapy (Part B1) or </w:t>
              </w:r>
              <w:r w:rsidRPr="00956FF3">
                <w:t xml:space="preserve">when added to SoC treatment </w:t>
              </w:r>
              <w:r>
                <w:t xml:space="preserve">(Part B2: </w:t>
              </w:r>
              <w:r w:rsidRPr="004F6CD5">
                <w:t>ramucirumab plus paclitaxel</w:t>
              </w:r>
              <w:r>
                <w:t>; Part B3: docetaxel)</w:t>
              </w:r>
              <w:r w:rsidRPr="00755614">
                <w:t>.</w:t>
              </w:r>
            </w:ins>
          </w:p>
        </w:tc>
      </w:tr>
      <w:tr w:rsidR="008F5115" w14:paraId="12AA8DF3" w14:textId="77777777" w:rsidTr="00EE67C0">
        <w:trPr>
          <w:ins w:id="7845" w:author="Marmol, Dominika Klaudia" w:date="2026-06-08T19:06:00Z"/>
          <w:trPrChange w:id="7846" w:author="Marmol, Dominika Klaudia" w:date="2026-06-11T08:40:00Z">
            <w:trPr>
              <w:gridAfter w:val="0"/>
            </w:trPr>
          </w:trPrChange>
        </w:trPr>
        <w:tc>
          <w:tcPr>
            <w:tcW w:w="913" w:type="pct"/>
            <w:tcPrChange w:id="7847" w:author="Marmol, Dominika Klaudia" w:date="2026-06-11T08:40:00Z">
              <w:tcPr>
                <w:tcW w:w="913" w:type="pct"/>
                <w:gridSpan w:val="2"/>
              </w:tcPr>
            </w:tcPrChange>
          </w:tcPr>
          <w:p w14:paraId="6180D5BB" w14:textId="56DA7FDD" w:rsidR="00A17279" w:rsidRPr="00AF5717" w:rsidRDefault="00E27C57">
            <w:pPr>
              <w:pStyle w:val="TableText"/>
              <w:rPr>
                <w:ins w:id="7848" w:author="Marmol, Dominika Klaudia" w:date="2026-06-08T19:06:00Z"/>
              </w:rPr>
            </w:pPr>
            <w:ins w:id="7849" w:author="Marmol, Dominika Klaudia" w:date="2026-06-08T19:06:00Z">
              <w:r>
                <w:t>P</w:t>
              </w:r>
            </w:ins>
            <w:ins w:id="7850" w:author="Marmol, Dominika Klaudia" w:date="2026-06-08T19:07:00Z">
              <w:r>
                <w:t>K</w:t>
              </w:r>
            </w:ins>
          </w:p>
        </w:tc>
        <w:tc>
          <w:tcPr>
            <w:tcW w:w="632" w:type="pct"/>
            <w:tcPrChange w:id="7851" w:author="Marmol, Dominika Klaudia" w:date="2026-06-11T08:40:00Z">
              <w:tcPr>
                <w:tcW w:w="632" w:type="pct"/>
              </w:tcPr>
            </w:tcPrChange>
          </w:tcPr>
          <w:p w14:paraId="26944EA3" w14:textId="69174C12" w:rsidR="00A17279" w:rsidRPr="00AF5717" w:rsidRDefault="00E27C57">
            <w:pPr>
              <w:pStyle w:val="TableText"/>
              <w:rPr>
                <w:ins w:id="7852" w:author="Marmol, Dominika Klaudia" w:date="2026-06-08T19:06:00Z"/>
                <w:rFonts w:cs="Arial"/>
                <w:szCs w:val="18"/>
              </w:rPr>
            </w:pPr>
            <w:ins w:id="7853" w:author="Marmol, Dominika Klaudia" w:date="2026-06-08T19:07:00Z">
              <w:r w:rsidRPr="00AF5717">
                <w:rPr>
                  <w:rFonts w:cs="Arial"/>
                  <w:szCs w:val="18"/>
                </w:rPr>
                <w:t>Secondary</w:t>
              </w:r>
            </w:ins>
          </w:p>
        </w:tc>
        <w:tc>
          <w:tcPr>
            <w:tcW w:w="1388" w:type="pct"/>
            <w:tcPrChange w:id="7854" w:author="Marmol, Dominika Klaudia" w:date="2026-06-11T08:40:00Z">
              <w:tcPr>
                <w:tcW w:w="1388" w:type="pct"/>
              </w:tcPr>
            </w:tcPrChange>
          </w:tcPr>
          <w:p w14:paraId="2FEDCD48" w14:textId="77777777" w:rsidR="00A17279" w:rsidRPr="00A17279" w:rsidRDefault="00E27C57">
            <w:pPr>
              <w:pStyle w:val="Table-Text-Left"/>
              <w:rPr>
                <w:ins w:id="7855" w:author="Marmol, Dominika Klaudia" w:date="2026-06-08T19:07:00Z"/>
                <w:sz w:val="18"/>
                <w:szCs w:val="18"/>
                <w:rPrChange w:id="7856" w:author="Marmol, Dominika Klaudia" w:date="2026-06-08T19:07:00Z">
                  <w:rPr>
                    <w:ins w:id="7857" w:author="Marmol, Dominika Klaudia" w:date="2026-06-08T19:07:00Z"/>
                  </w:rPr>
                </w:rPrChange>
              </w:rPr>
            </w:pPr>
            <w:ins w:id="7858" w:author="Marmol, Dominika Klaudia" w:date="2026-06-08T19:07:00Z">
              <w:r w:rsidRPr="00A17279">
                <w:rPr>
                  <w:sz w:val="18"/>
                  <w:szCs w:val="18"/>
                  <w:rPrChange w:id="7859" w:author="Marmol, Dominika Klaudia" w:date="2026-06-08T19:07:00Z">
                    <w:rPr/>
                  </w:rPrChange>
                </w:rPr>
                <w:t>Per dose group:</w:t>
              </w:r>
            </w:ins>
          </w:p>
          <w:p w14:paraId="229985AE" w14:textId="50E9028B" w:rsidR="00A17279" w:rsidRPr="00AF5717" w:rsidRDefault="00E27C57">
            <w:pPr>
              <w:pStyle w:val="TableText"/>
              <w:rPr>
                <w:ins w:id="7860" w:author="Marmol, Dominika Klaudia" w:date="2026-06-08T19:06:00Z"/>
              </w:rPr>
            </w:pPr>
            <w:ins w:id="7861" w:author="Marmol, Dominika Klaudia" w:date="2026-06-08T19:07:00Z">
              <w:r w:rsidRPr="00A17279">
                <w:rPr>
                  <w:szCs w:val="18"/>
                </w:rPr>
                <w:t>PK concentration over time and PK parameters (C</w:t>
              </w:r>
              <w:r w:rsidRPr="00A17279">
                <w:rPr>
                  <w:szCs w:val="18"/>
                  <w:vertAlign w:val="subscript"/>
                </w:rPr>
                <w:t>max</w:t>
              </w:r>
              <w:r w:rsidRPr="00A17279">
                <w:rPr>
                  <w:szCs w:val="18"/>
                </w:rPr>
                <w:t>, T</w:t>
              </w:r>
              <w:r w:rsidRPr="00A17279">
                <w:rPr>
                  <w:szCs w:val="18"/>
                  <w:vertAlign w:val="subscript"/>
                </w:rPr>
                <w:t>max</w:t>
              </w:r>
              <w:r w:rsidRPr="00A17279">
                <w:rPr>
                  <w:szCs w:val="18"/>
                </w:rPr>
                <w:t>, t</w:t>
              </w:r>
              <w:r w:rsidRPr="00A17279">
                <w:rPr>
                  <w:szCs w:val="18"/>
                  <w:vertAlign w:val="subscript"/>
                </w:rPr>
                <w:t>½</w:t>
              </w:r>
              <w:r w:rsidRPr="00A17279">
                <w:rPr>
                  <w:szCs w:val="18"/>
                </w:rPr>
                <w:t>, AUC</w:t>
              </w:r>
              <w:r w:rsidRPr="00A17279">
                <w:rPr>
                  <w:szCs w:val="18"/>
                  <w:vertAlign w:val="subscript"/>
                </w:rPr>
                <w:t>inf</w:t>
              </w:r>
              <w:r w:rsidRPr="00A17279">
                <w:rPr>
                  <w:szCs w:val="18"/>
                </w:rPr>
                <w:t>, AUC</w:t>
              </w:r>
              <w:r w:rsidRPr="00A17279">
                <w:rPr>
                  <w:szCs w:val="18"/>
                  <w:vertAlign w:val="subscript"/>
                </w:rPr>
                <w:t>tau</w:t>
              </w:r>
              <w:r w:rsidRPr="00A17279">
                <w:rPr>
                  <w:szCs w:val="18"/>
                </w:rPr>
                <w:t>) derived from concentrations of BNT317 in serum, if data permits.</w:t>
              </w:r>
            </w:ins>
          </w:p>
        </w:tc>
        <w:tc>
          <w:tcPr>
            <w:tcW w:w="587" w:type="pct"/>
            <w:tcPrChange w:id="7862" w:author="Marmol, Dominika Klaudia" w:date="2026-06-11T08:40:00Z">
              <w:tcPr>
                <w:tcW w:w="587" w:type="pct"/>
              </w:tcPr>
            </w:tcPrChange>
          </w:tcPr>
          <w:p w14:paraId="76AA1C1B" w14:textId="3892CCF1" w:rsidR="00A17279" w:rsidRPr="00AF5717" w:rsidRDefault="00E27C57">
            <w:pPr>
              <w:pStyle w:val="TableText"/>
              <w:rPr>
                <w:ins w:id="7863" w:author="Marmol, Dominika Klaudia" w:date="2026-06-08T19:06:00Z"/>
              </w:rPr>
            </w:pPr>
            <w:ins w:id="7864" w:author="Marmol, Dominika Klaudia" w:date="2026-06-08T19:07:00Z">
              <w:r>
                <w:t>PK</w:t>
              </w:r>
            </w:ins>
          </w:p>
        </w:tc>
        <w:tc>
          <w:tcPr>
            <w:tcW w:w="543" w:type="pct"/>
            <w:tcPrChange w:id="7865" w:author="Marmol, Dominika Klaudia" w:date="2026-06-11T08:40:00Z">
              <w:tcPr>
                <w:tcW w:w="543" w:type="pct"/>
              </w:tcPr>
            </w:tcPrChange>
          </w:tcPr>
          <w:p w14:paraId="770524FA" w14:textId="4FDFEE70" w:rsidR="00A17279" w:rsidRPr="00AF5717" w:rsidRDefault="00E27C57">
            <w:pPr>
              <w:pStyle w:val="TableText"/>
              <w:rPr>
                <w:ins w:id="7866" w:author="Marmol, Dominika Klaudia" w:date="2026-06-08T19:06:00Z"/>
              </w:rPr>
            </w:pPr>
            <w:ins w:id="7867" w:author="Marmol, Dominika Klaudia" w:date="2026-06-08T19:07:00Z">
              <w:r w:rsidRPr="00AF5717">
                <w:t>Not applicable.</w:t>
              </w:r>
            </w:ins>
          </w:p>
        </w:tc>
        <w:tc>
          <w:tcPr>
            <w:tcW w:w="937" w:type="pct"/>
            <w:tcPrChange w:id="7868" w:author="Marmol, Dominika Klaudia" w:date="2026-06-11T08:40:00Z">
              <w:tcPr>
                <w:tcW w:w="937" w:type="pct"/>
              </w:tcPr>
            </w:tcPrChange>
          </w:tcPr>
          <w:p w14:paraId="1B687DB0" w14:textId="0EDB0753" w:rsidR="00A17279" w:rsidRPr="00AF5717" w:rsidRDefault="00E27C57">
            <w:pPr>
              <w:pStyle w:val="TableText"/>
              <w:rPr>
                <w:ins w:id="7869" w:author="Marmol, Dominika Klaudia" w:date="2026-06-08T19:06:00Z"/>
                <w:u w:val="single"/>
              </w:rPr>
            </w:pPr>
            <w:ins w:id="7870" w:author="Marmol, Dominika Klaudia" w:date="2026-06-08T19:07:00Z">
              <w:r>
                <w:rPr>
                  <w:u w:val="single"/>
                </w:rPr>
                <w:t>Descriptive statistics</w:t>
              </w:r>
            </w:ins>
          </w:p>
        </w:tc>
      </w:tr>
      <w:tr w:rsidR="008F5115" w14:paraId="6986CB4F" w14:textId="77777777" w:rsidTr="00EE67C0">
        <w:trPr>
          <w:ins w:id="7871" w:author="Marmol, Dominika Klaudia" w:date="2026-06-08T17:03:00Z"/>
          <w:trPrChange w:id="7872" w:author="Marmol, Dominika Klaudia" w:date="2026-06-11T08:40:00Z">
            <w:trPr>
              <w:gridAfter w:val="0"/>
            </w:trPr>
          </w:trPrChange>
        </w:trPr>
        <w:tc>
          <w:tcPr>
            <w:tcW w:w="913" w:type="pct"/>
            <w:vMerge w:val="restart"/>
            <w:tcPrChange w:id="7873" w:author="Marmol, Dominika Klaudia" w:date="2026-06-11T08:40:00Z">
              <w:tcPr>
                <w:tcW w:w="913" w:type="pct"/>
                <w:gridSpan w:val="2"/>
                <w:vMerge w:val="restart"/>
              </w:tcPr>
            </w:tcPrChange>
          </w:tcPr>
          <w:p w14:paraId="25446C33" w14:textId="77777777" w:rsidR="00A17279" w:rsidRPr="00AF5717" w:rsidRDefault="00E27C57">
            <w:pPr>
              <w:pStyle w:val="TableText"/>
              <w:rPr>
                <w:ins w:id="7874" w:author="Marmol, Dominika Klaudia" w:date="2026-06-08T17:03:00Z"/>
              </w:rPr>
            </w:pPr>
            <w:ins w:id="7875" w:author="Marmol, Dominika Klaudia" w:date="2026-06-08T17:03:00Z">
              <w:r w:rsidRPr="00AF5717">
                <w:t>Efficacy</w:t>
              </w:r>
            </w:ins>
          </w:p>
        </w:tc>
        <w:tc>
          <w:tcPr>
            <w:tcW w:w="632" w:type="pct"/>
            <w:tcPrChange w:id="7876" w:author="Marmol, Dominika Klaudia" w:date="2026-06-11T08:40:00Z">
              <w:tcPr>
                <w:tcW w:w="632" w:type="pct"/>
              </w:tcPr>
            </w:tcPrChange>
          </w:tcPr>
          <w:p w14:paraId="4CF7A922" w14:textId="77777777" w:rsidR="00A17279" w:rsidRPr="00AF5717" w:rsidRDefault="00E27C57">
            <w:pPr>
              <w:pStyle w:val="TableText"/>
              <w:rPr>
                <w:ins w:id="7877" w:author="Marmol, Dominika Klaudia" w:date="2026-06-08T17:03:00Z"/>
                <w:rFonts w:cs="Arial"/>
                <w:szCs w:val="18"/>
              </w:rPr>
            </w:pPr>
            <w:ins w:id="7878" w:author="Marmol, Dominika Klaudia" w:date="2026-06-08T17:03:00Z">
              <w:r w:rsidRPr="00AF5717">
                <w:rPr>
                  <w:rFonts w:cs="Arial"/>
                  <w:szCs w:val="18"/>
                </w:rPr>
                <w:t>Secondary</w:t>
              </w:r>
            </w:ins>
          </w:p>
        </w:tc>
        <w:tc>
          <w:tcPr>
            <w:tcW w:w="1388" w:type="pct"/>
            <w:tcPrChange w:id="7879" w:author="Marmol, Dominika Klaudia" w:date="2026-06-11T08:40:00Z">
              <w:tcPr>
                <w:tcW w:w="1388" w:type="pct"/>
              </w:tcPr>
            </w:tcPrChange>
          </w:tcPr>
          <w:p w14:paraId="61B928A3" w14:textId="77777777" w:rsidR="00A17279" w:rsidRPr="00A17279" w:rsidRDefault="00E27C57">
            <w:pPr>
              <w:pStyle w:val="Table-Text-Left"/>
              <w:rPr>
                <w:ins w:id="7880" w:author="Marmol, Dominika Klaudia" w:date="2026-06-08T19:07:00Z"/>
                <w:sz w:val="18"/>
                <w:szCs w:val="18"/>
                <w:rPrChange w:id="7881" w:author="Marmol, Dominika Klaudia" w:date="2026-06-08T19:08:00Z">
                  <w:rPr>
                    <w:ins w:id="7882" w:author="Marmol, Dominika Klaudia" w:date="2026-06-08T19:07:00Z"/>
                  </w:rPr>
                </w:rPrChange>
              </w:rPr>
            </w:pPr>
            <w:ins w:id="7883" w:author="Marmol, Dominika Klaudia" w:date="2026-06-08T19:07:00Z">
              <w:r w:rsidRPr="00A17279">
                <w:rPr>
                  <w:sz w:val="18"/>
                  <w:szCs w:val="18"/>
                  <w:rPrChange w:id="7884" w:author="Marmol, Dominika Klaudia" w:date="2026-06-08T19:08:00Z">
                    <w:rPr/>
                  </w:rPrChange>
                </w:rPr>
                <w:t>Per dose group:</w:t>
              </w:r>
            </w:ins>
          </w:p>
          <w:p w14:paraId="1B2BCEF8" w14:textId="77777777" w:rsidR="00A17279" w:rsidRPr="00A17279" w:rsidRDefault="00E27C57">
            <w:pPr>
              <w:pStyle w:val="Table-List-Bullet"/>
              <w:rPr>
                <w:ins w:id="7885" w:author="Marmol, Dominika Klaudia" w:date="2026-06-08T19:08:00Z"/>
                <w:sz w:val="18"/>
                <w:szCs w:val="18"/>
              </w:rPr>
            </w:pPr>
            <w:ins w:id="7886" w:author="Marmol, Dominika Klaudia" w:date="2026-06-08T19:07:00Z">
              <w:r w:rsidRPr="00A17279">
                <w:rPr>
                  <w:sz w:val="18"/>
                  <w:szCs w:val="18"/>
                  <w:rPrChange w:id="7887" w:author="Marmol, Dominika Klaudia" w:date="2026-06-08T19:08:00Z">
                    <w:rPr/>
                  </w:rPrChange>
                </w:rPr>
                <w:t>DCR is defined as the proportion of participants in whom a confirmed CR or PR or SD (per RECIST v1.1, assessed at least 6 weeks [</w:t>
              </w:r>
              <w:r w:rsidRPr="00A17279">
                <w:rPr>
                  <w:rFonts w:cs="Arial"/>
                  <w:sz w:val="18"/>
                  <w:szCs w:val="18"/>
                  <w:rPrChange w:id="7888" w:author="Marmol, Dominika Klaudia" w:date="2026-06-08T19:08:00Z">
                    <w:rPr>
                      <w:rFonts w:cs="Arial"/>
                    </w:rPr>
                  </w:rPrChange>
                </w:rPr>
                <w:t>±</w:t>
              </w:r>
              <w:r w:rsidRPr="00A17279">
                <w:rPr>
                  <w:sz w:val="18"/>
                  <w:szCs w:val="18"/>
                  <w:rPrChange w:id="7889" w:author="Marmol, Dominika Klaudia" w:date="2026-06-08T19:08:00Z">
                    <w:rPr/>
                  </w:rPrChange>
                </w:rPr>
                <w:t>7 days] after the first BNT317 dose) is observed as best overall response per investigator’s assessment.</w:t>
              </w:r>
            </w:ins>
          </w:p>
          <w:p w14:paraId="6D8740CC" w14:textId="76BBBC18" w:rsidR="00A17279" w:rsidRPr="002A031A" w:rsidRDefault="00E27C57">
            <w:pPr>
              <w:pStyle w:val="Table-List-Bullet"/>
              <w:rPr>
                <w:ins w:id="7890" w:author="Marmol, Dominika Klaudia" w:date="2026-06-08T17:03:00Z"/>
                <w:szCs w:val="18"/>
              </w:rPr>
              <w:pPrChange w:id="7891" w:author="Marmol, Dominika Klaudia" w:date="2026-06-11T08:40:00Z">
                <w:pPr>
                  <w:pStyle w:val="TableText"/>
                </w:pPr>
              </w:pPrChange>
            </w:pPr>
            <w:ins w:id="7892" w:author="Marmol, Dominika Klaudia" w:date="2026-06-08T19:07:00Z">
              <w:r w:rsidRPr="00A17279">
                <w:rPr>
                  <w:sz w:val="18"/>
                  <w:szCs w:val="18"/>
                </w:rPr>
                <w:t>DOR is defined as the time from first objective response (CR or PR per RECIST v1.1) to first occurrence of objective tumor progression (PD per RECIST v1.1) or death from any cause, whichever occurs first.</w:t>
              </w:r>
            </w:ins>
          </w:p>
        </w:tc>
        <w:tc>
          <w:tcPr>
            <w:tcW w:w="587" w:type="pct"/>
            <w:tcPrChange w:id="7893" w:author="Marmol, Dominika Klaudia" w:date="2026-06-11T08:40:00Z">
              <w:tcPr>
                <w:tcW w:w="587" w:type="pct"/>
              </w:tcPr>
            </w:tcPrChange>
          </w:tcPr>
          <w:p w14:paraId="78CDC8B8" w14:textId="77777777" w:rsidR="00A17279" w:rsidRPr="00AF5717" w:rsidRDefault="00E27C57">
            <w:pPr>
              <w:pStyle w:val="TableText"/>
              <w:rPr>
                <w:ins w:id="7894" w:author="Marmol, Dominika Klaudia" w:date="2026-06-08T17:03:00Z"/>
              </w:rPr>
            </w:pPr>
            <w:ins w:id="7895" w:author="Marmol, Dominika Klaudia" w:date="2026-06-08T17:03:00Z">
              <w:r w:rsidRPr="00AF5717">
                <w:t>FAS</w:t>
              </w:r>
            </w:ins>
          </w:p>
        </w:tc>
        <w:tc>
          <w:tcPr>
            <w:tcW w:w="543" w:type="pct"/>
            <w:tcPrChange w:id="7896" w:author="Marmol, Dominika Klaudia" w:date="2026-06-11T08:40:00Z">
              <w:tcPr>
                <w:tcW w:w="543" w:type="pct"/>
              </w:tcPr>
            </w:tcPrChange>
          </w:tcPr>
          <w:p w14:paraId="099A295E" w14:textId="77777777" w:rsidR="00A17279" w:rsidRPr="00AF5717" w:rsidRDefault="00E27C57">
            <w:pPr>
              <w:pStyle w:val="TableText"/>
              <w:rPr>
                <w:ins w:id="7897" w:author="Marmol, Dominika Klaudia" w:date="2026-06-08T17:03:00Z"/>
                <w:rFonts w:cs="Arial"/>
                <w:sz w:val="24"/>
              </w:rPr>
            </w:pPr>
            <w:ins w:id="7898" w:author="Marmol, Dominika Klaudia" w:date="2026-06-08T17:03:00Z">
              <w:r w:rsidRPr="00AF5717">
                <w:t>Not applicable.</w:t>
              </w:r>
            </w:ins>
          </w:p>
        </w:tc>
        <w:tc>
          <w:tcPr>
            <w:tcW w:w="937" w:type="pct"/>
            <w:tcPrChange w:id="7899" w:author="Marmol, Dominika Klaudia" w:date="2026-06-11T08:40:00Z">
              <w:tcPr>
                <w:tcW w:w="937" w:type="pct"/>
              </w:tcPr>
            </w:tcPrChange>
          </w:tcPr>
          <w:p w14:paraId="738BDC5A" w14:textId="77777777" w:rsidR="00A17279" w:rsidRPr="00AF5717" w:rsidRDefault="00E27C57">
            <w:pPr>
              <w:pStyle w:val="TableText"/>
              <w:rPr>
                <w:ins w:id="7900" w:author="Marmol, Dominika Klaudia" w:date="2026-06-08T17:03:00Z"/>
                <w:u w:val="single"/>
              </w:rPr>
            </w:pPr>
            <w:ins w:id="7901" w:author="Marmol, Dominika Klaudia" w:date="2026-06-08T17:03:00Z">
              <w:r w:rsidRPr="00AF5717">
                <w:rPr>
                  <w:u w:val="single"/>
                </w:rPr>
                <w:t>DOR</w:t>
              </w:r>
            </w:ins>
          </w:p>
          <w:p w14:paraId="57916C58" w14:textId="77777777" w:rsidR="00A17279" w:rsidRPr="00AF5717" w:rsidRDefault="00E27C57">
            <w:pPr>
              <w:pStyle w:val="TableText"/>
              <w:rPr>
                <w:ins w:id="7902" w:author="Marmol, Dominika Klaudia" w:date="2026-06-08T17:03:00Z"/>
              </w:rPr>
            </w:pPr>
            <w:ins w:id="7903" w:author="Marmol, Dominika Klaudia" w:date="2026-06-08T17:03:00Z">
              <w:r w:rsidRPr="00AF5717">
                <w:t>KM method</w:t>
              </w:r>
            </w:ins>
          </w:p>
          <w:p w14:paraId="00F64B5B" w14:textId="77777777" w:rsidR="00A17279" w:rsidRPr="00AF5717" w:rsidRDefault="00E27C57">
            <w:pPr>
              <w:pStyle w:val="TableText"/>
              <w:rPr>
                <w:ins w:id="7904" w:author="Marmol, Dominika Klaudia" w:date="2026-06-08T17:03:00Z"/>
                <w:u w:val="single"/>
              </w:rPr>
            </w:pPr>
            <w:ins w:id="7905" w:author="Marmol, Dominika Klaudia" w:date="2026-06-08T17:03:00Z">
              <w:r w:rsidRPr="00AF5717">
                <w:rPr>
                  <w:u w:val="single"/>
                </w:rPr>
                <w:t>DCR</w:t>
              </w:r>
            </w:ins>
          </w:p>
          <w:p w14:paraId="03B59E4E" w14:textId="77777777" w:rsidR="00A17279" w:rsidRPr="00AF5717" w:rsidRDefault="00E27C57">
            <w:pPr>
              <w:pStyle w:val="TableText"/>
              <w:rPr>
                <w:ins w:id="7906" w:author="Marmol, Dominika Klaudia" w:date="2026-06-08T17:03:00Z"/>
              </w:rPr>
            </w:pPr>
            <w:ins w:id="7907" w:author="Marmol, Dominika Klaudia" w:date="2026-06-08T17:03:00Z">
              <w:r w:rsidRPr="00AF5717">
                <w:t>frequencies and two-sided Clopper-Pearson 95% CIs</w:t>
              </w:r>
            </w:ins>
          </w:p>
        </w:tc>
      </w:tr>
      <w:tr w:rsidR="008F5115" w14:paraId="054C7630" w14:textId="77777777" w:rsidTr="00EE67C0">
        <w:trPr>
          <w:trHeight w:val="733"/>
          <w:ins w:id="7908" w:author="Marmol, Dominika Klaudia" w:date="2026-06-08T17:03:00Z"/>
          <w:trPrChange w:id="7909" w:author="Marmol, Dominika Klaudia" w:date="2026-06-11T08:40:00Z">
            <w:trPr>
              <w:gridAfter w:val="0"/>
            </w:trPr>
          </w:trPrChange>
        </w:trPr>
        <w:tc>
          <w:tcPr>
            <w:tcW w:w="913" w:type="pct"/>
            <w:vMerge/>
            <w:tcPrChange w:id="7910" w:author="Marmol, Dominika Klaudia" w:date="2026-06-11T08:40:00Z">
              <w:tcPr>
                <w:tcW w:w="913" w:type="pct"/>
                <w:gridSpan w:val="2"/>
                <w:vMerge/>
              </w:tcPr>
            </w:tcPrChange>
          </w:tcPr>
          <w:p w14:paraId="73328B24" w14:textId="77777777" w:rsidR="00A17279" w:rsidRPr="00AF5717" w:rsidRDefault="00A17279">
            <w:pPr>
              <w:pStyle w:val="TableText"/>
              <w:rPr>
                <w:ins w:id="7911" w:author="Marmol, Dominika Klaudia" w:date="2026-06-08T17:03:00Z"/>
                <w:rFonts w:cs="Arial"/>
                <w:sz w:val="24"/>
              </w:rPr>
            </w:pPr>
          </w:p>
        </w:tc>
        <w:tc>
          <w:tcPr>
            <w:tcW w:w="632" w:type="pct"/>
            <w:tcPrChange w:id="7912" w:author="Marmol, Dominika Klaudia" w:date="2026-06-11T08:40:00Z">
              <w:tcPr>
                <w:tcW w:w="632" w:type="pct"/>
              </w:tcPr>
            </w:tcPrChange>
          </w:tcPr>
          <w:p w14:paraId="7510E52D" w14:textId="77777777" w:rsidR="00A17279" w:rsidRPr="00AF5717" w:rsidRDefault="00E27C57">
            <w:pPr>
              <w:pStyle w:val="TableText"/>
              <w:rPr>
                <w:ins w:id="7913" w:author="Marmol, Dominika Klaudia" w:date="2026-06-08T17:03:00Z"/>
                <w:rFonts w:cs="Arial"/>
                <w:sz w:val="24"/>
              </w:rPr>
            </w:pPr>
            <w:ins w:id="7914" w:author="Marmol, Dominika Klaudia" w:date="2026-06-08T17:03:00Z">
              <w:r w:rsidRPr="00AF5717">
                <w:t>Sensitivity/ Supplementary</w:t>
              </w:r>
            </w:ins>
          </w:p>
        </w:tc>
        <w:tc>
          <w:tcPr>
            <w:tcW w:w="1388" w:type="pct"/>
            <w:tcPrChange w:id="7915" w:author="Marmol, Dominika Klaudia" w:date="2026-06-11T08:40:00Z">
              <w:tcPr>
                <w:tcW w:w="1388" w:type="pct"/>
              </w:tcPr>
            </w:tcPrChange>
          </w:tcPr>
          <w:p w14:paraId="2434EE5A" w14:textId="77777777" w:rsidR="00A17279" w:rsidRPr="00AF5717" w:rsidRDefault="00E27C57">
            <w:pPr>
              <w:pStyle w:val="TableText"/>
              <w:rPr>
                <w:ins w:id="7916" w:author="Marmol, Dominika Klaudia" w:date="2026-06-08T17:03:00Z"/>
              </w:rPr>
            </w:pPr>
            <w:ins w:id="7917" w:author="Marmol, Dominika Klaudia" w:date="2026-06-08T17:03:00Z">
              <w:r w:rsidRPr="00AF5717">
                <w:t>Not applicable.</w:t>
              </w:r>
            </w:ins>
          </w:p>
        </w:tc>
        <w:tc>
          <w:tcPr>
            <w:tcW w:w="587" w:type="pct"/>
            <w:tcPrChange w:id="7918" w:author="Marmol, Dominika Klaudia" w:date="2026-06-11T08:40:00Z">
              <w:tcPr>
                <w:tcW w:w="587" w:type="pct"/>
              </w:tcPr>
            </w:tcPrChange>
          </w:tcPr>
          <w:p w14:paraId="1DA8C80B" w14:textId="77777777" w:rsidR="00A17279" w:rsidRPr="00AF5717" w:rsidRDefault="00E27C57">
            <w:pPr>
              <w:pStyle w:val="TableText"/>
              <w:rPr>
                <w:ins w:id="7919" w:author="Marmol, Dominika Klaudia" w:date="2026-06-08T17:03:00Z"/>
              </w:rPr>
            </w:pPr>
            <w:ins w:id="7920" w:author="Marmol, Dominika Klaudia" w:date="2026-06-08T17:03:00Z">
              <w:r w:rsidRPr="00AF5717">
                <w:t>Not applicable.</w:t>
              </w:r>
            </w:ins>
          </w:p>
        </w:tc>
        <w:tc>
          <w:tcPr>
            <w:tcW w:w="543" w:type="pct"/>
            <w:tcPrChange w:id="7921" w:author="Marmol, Dominika Klaudia" w:date="2026-06-11T08:40:00Z">
              <w:tcPr>
                <w:tcW w:w="543" w:type="pct"/>
              </w:tcPr>
            </w:tcPrChange>
          </w:tcPr>
          <w:p w14:paraId="6F0EFD33" w14:textId="77777777" w:rsidR="00A17279" w:rsidRPr="00AF5717" w:rsidRDefault="00E27C57">
            <w:pPr>
              <w:pStyle w:val="TableText"/>
              <w:rPr>
                <w:ins w:id="7922" w:author="Marmol, Dominika Klaudia" w:date="2026-06-08T17:03:00Z"/>
                <w:rFonts w:cs="Arial"/>
                <w:sz w:val="24"/>
              </w:rPr>
            </w:pPr>
            <w:ins w:id="7923" w:author="Marmol, Dominika Klaudia" w:date="2026-06-08T17:03:00Z">
              <w:r w:rsidRPr="00AF5717">
                <w:t>Not applicable.</w:t>
              </w:r>
            </w:ins>
          </w:p>
        </w:tc>
        <w:tc>
          <w:tcPr>
            <w:tcW w:w="937" w:type="pct"/>
            <w:tcPrChange w:id="7924" w:author="Marmol, Dominika Klaudia" w:date="2026-06-11T08:40:00Z">
              <w:tcPr>
                <w:tcW w:w="937" w:type="pct"/>
              </w:tcPr>
            </w:tcPrChange>
          </w:tcPr>
          <w:p w14:paraId="2D147800" w14:textId="77777777" w:rsidR="00A17279" w:rsidRPr="00AF5717" w:rsidRDefault="00E27C57">
            <w:pPr>
              <w:pStyle w:val="TableText"/>
              <w:rPr>
                <w:ins w:id="7925" w:author="Marmol, Dominika Klaudia" w:date="2026-06-08T17:03:00Z"/>
                <w:rFonts w:cs="Arial"/>
                <w:sz w:val="24"/>
              </w:rPr>
            </w:pPr>
            <w:ins w:id="7926" w:author="Marmol, Dominika Klaudia" w:date="2026-06-08T17:03:00Z">
              <w:r w:rsidRPr="00AF5717">
                <w:t>Not applicable.</w:t>
              </w:r>
            </w:ins>
          </w:p>
        </w:tc>
      </w:tr>
      <w:tr w:rsidR="008F5115" w14:paraId="7B64B1DC" w14:textId="77777777" w:rsidTr="00EE67C0">
        <w:trPr>
          <w:ins w:id="7927" w:author="Marmol, Dominika Klaudia" w:date="2026-06-08T17:03:00Z"/>
          <w:trPrChange w:id="7928" w:author="Marmol, Dominika Klaudia" w:date="2026-06-11T08:40:00Z">
            <w:trPr>
              <w:gridAfter w:val="0"/>
            </w:trPr>
          </w:trPrChange>
        </w:trPr>
        <w:tc>
          <w:tcPr>
            <w:tcW w:w="913" w:type="pct"/>
            <w:tcPrChange w:id="7929" w:author="Marmol, Dominika Klaudia" w:date="2026-06-11T08:40:00Z">
              <w:tcPr>
                <w:tcW w:w="913" w:type="pct"/>
                <w:gridSpan w:val="2"/>
              </w:tcPr>
            </w:tcPrChange>
          </w:tcPr>
          <w:p w14:paraId="64F6D4E9" w14:textId="77777777" w:rsidR="00A17279" w:rsidRPr="00AF5717" w:rsidRDefault="00E27C57">
            <w:pPr>
              <w:pStyle w:val="TableText"/>
              <w:rPr>
                <w:ins w:id="7930" w:author="Marmol, Dominika Klaudia" w:date="2026-06-08T17:03:00Z"/>
              </w:rPr>
            </w:pPr>
            <w:ins w:id="7931" w:author="Marmol, Dominika Klaudia" w:date="2026-06-08T17:03:00Z">
              <w:r w:rsidRPr="00AF5717">
                <w:t>Immunogenicity</w:t>
              </w:r>
            </w:ins>
          </w:p>
        </w:tc>
        <w:tc>
          <w:tcPr>
            <w:tcW w:w="632" w:type="pct"/>
            <w:tcPrChange w:id="7932" w:author="Marmol, Dominika Klaudia" w:date="2026-06-11T08:40:00Z">
              <w:tcPr>
                <w:tcW w:w="632" w:type="pct"/>
              </w:tcPr>
            </w:tcPrChange>
          </w:tcPr>
          <w:p w14:paraId="6C52E63A" w14:textId="77777777" w:rsidR="00A17279" w:rsidRPr="00AF5717" w:rsidRDefault="00E27C57">
            <w:pPr>
              <w:pStyle w:val="TableText"/>
              <w:rPr>
                <w:ins w:id="7933" w:author="Marmol, Dominika Klaudia" w:date="2026-06-08T17:03:00Z"/>
                <w:rFonts w:cs="Arial"/>
                <w:szCs w:val="18"/>
              </w:rPr>
            </w:pPr>
            <w:ins w:id="7934" w:author="Marmol, Dominika Klaudia" w:date="2026-06-08T17:03:00Z">
              <w:r w:rsidRPr="00AF5717">
                <w:rPr>
                  <w:rFonts w:cs="Arial"/>
                  <w:szCs w:val="18"/>
                </w:rPr>
                <w:t>Secondary</w:t>
              </w:r>
            </w:ins>
          </w:p>
        </w:tc>
        <w:tc>
          <w:tcPr>
            <w:tcW w:w="1388" w:type="pct"/>
            <w:tcPrChange w:id="7935" w:author="Marmol, Dominika Klaudia" w:date="2026-06-11T08:40:00Z">
              <w:tcPr>
                <w:tcW w:w="1388" w:type="pct"/>
              </w:tcPr>
            </w:tcPrChange>
          </w:tcPr>
          <w:p w14:paraId="1AC7C9FD" w14:textId="77777777" w:rsidR="009B3F32" w:rsidRPr="009B3F32" w:rsidRDefault="00E27C57">
            <w:pPr>
              <w:pStyle w:val="Table-Text-Left"/>
              <w:rPr>
                <w:ins w:id="7936" w:author="Marmol, Dominika Klaudia" w:date="2026-06-08T19:09:00Z"/>
                <w:sz w:val="18"/>
                <w:szCs w:val="18"/>
                <w:rPrChange w:id="7937" w:author="Marmol, Dominika Klaudia" w:date="2026-06-08T19:09:00Z">
                  <w:rPr>
                    <w:ins w:id="7938" w:author="Marmol, Dominika Klaudia" w:date="2026-06-08T19:09:00Z"/>
                  </w:rPr>
                </w:rPrChange>
              </w:rPr>
            </w:pPr>
            <w:ins w:id="7939" w:author="Marmol, Dominika Klaudia" w:date="2026-06-08T19:09:00Z">
              <w:r w:rsidRPr="009B3F32">
                <w:rPr>
                  <w:sz w:val="18"/>
                  <w:szCs w:val="18"/>
                  <w:rPrChange w:id="7940" w:author="Marmol, Dominika Klaudia" w:date="2026-06-08T19:09:00Z">
                    <w:rPr/>
                  </w:rPrChange>
                </w:rPr>
                <w:t>Per dose group:</w:t>
              </w:r>
            </w:ins>
          </w:p>
          <w:p w14:paraId="70D98A91" w14:textId="77777777" w:rsidR="009B3F32" w:rsidRPr="009B3F32" w:rsidRDefault="00E27C57">
            <w:pPr>
              <w:pStyle w:val="Table-List-Bullet"/>
              <w:rPr>
                <w:ins w:id="7941" w:author="Marmol, Dominika Klaudia" w:date="2026-06-08T19:09:00Z"/>
                <w:sz w:val="18"/>
                <w:szCs w:val="18"/>
                <w:rPrChange w:id="7942" w:author="Marmol, Dominika Klaudia" w:date="2026-06-08T19:09:00Z">
                  <w:rPr>
                    <w:ins w:id="7943" w:author="Marmol, Dominika Klaudia" w:date="2026-06-08T19:09:00Z"/>
                  </w:rPr>
                </w:rPrChange>
              </w:rPr>
            </w:pPr>
            <w:ins w:id="7944" w:author="Marmol, Dominika Klaudia" w:date="2026-06-08T19:09:00Z">
              <w:r w:rsidRPr="009B3F32">
                <w:rPr>
                  <w:sz w:val="18"/>
                  <w:szCs w:val="18"/>
                  <w:rPrChange w:id="7945" w:author="Marmol, Dominika Klaudia" w:date="2026-06-08T19:09:00Z">
                    <w:rPr/>
                  </w:rPrChange>
                </w:rPr>
                <w:t>ADA prevalence (proportion of participants who are ADA positive [either baseline or post-baseline]) up to the 90</w:t>
              </w:r>
              <w:r w:rsidRPr="009B3F32">
                <w:rPr>
                  <w:sz w:val="18"/>
                  <w:szCs w:val="18"/>
                  <w:rPrChange w:id="7946" w:author="Marmol, Dominika Klaudia" w:date="2026-06-08T19:09:00Z">
                    <w:rPr/>
                  </w:rPrChange>
                </w:rPr>
                <w:noBreakHyphen/>
                <w:t>Day Safety Follow-Up Visit after last dose of BNT317 (if data permits), by dose level.</w:t>
              </w:r>
            </w:ins>
          </w:p>
          <w:p w14:paraId="43573B60" w14:textId="68A0834A" w:rsidR="00A17279" w:rsidRPr="009B3F32" w:rsidRDefault="00E27C57">
            <w:pPr>
              <w:pStyle w:val="Table-List-Bullet"/>
              <w:rPr>
                <w:ins w:id="7947" w:author="Marmol, Dominika Klaudia" w:date="2026-06-08T17:03:00Z"/>
              </w:rPr>
              <w:pPrChange w:id="7948" w:author="Marmol, Dominika Klaudia" w:date="2026-06-11T08:40:00Z">
                <w:pPr>
                  <w:pStyle w:val="TableText"/>
                </w:pPr>
              </w:pPrChange>
            </w:pPr>
            <w:ins w:id="7949" w:author="Marmol, Dominika Klaudia" w:date="2026-06-08T19:09:00Z">
              <w:r w:rsidRPr="009B3F32">
                <w:rPr>
                  <w:sz w:val="18"/>
                  <w:szCs w:val="18"/>
                  <w:rPrChange w:id="7950" w:author="Marmol, Dominika Klaudia" w:date="2026-06-08T19:09:00Z">
                    <w:rPr/>
                  </w:rPrChange>
                </w:rPr>
                <w:t>ADA incidence (proportion of participants having treatment-emergent ADA) up to the 90-Day Safety Follow-Up Visit after last dose of BNT317 (if data permits), by dose level.</w:t>
              </w:r>
            </w:ins>
          </w:p>
        </w:tc>
        <w:tc>
          <w:tcPr>
            <w:tcW w:w="587" w:type="pct"/>
            <w:tcPrChange w:id="7951" w:author="Marmol, Dominika Klaudia" w:date="2026-06-11T08:40:00Z">
              <w:tcPr>
                <w:tcW w:w="587" w:type="pct"/>
              </w:tcPr>
            </w:tcPrChange>
          </w:tcPr>
          <w:p w14:paraId="048DB8E8" w14:textId="77777777" w:rsidR="00A17279" w:rsidRPr="00AF5717" w:rsidRDefault="00E27C57">
            <w:pPr>
              <w:pStyle w:val="TableText"/>
              <w:rPr>
                <w:ins w:id="7952" w:author="Marmol, Dominika Klaudia" w:date="2026-06-08T17:03:00Z"/>
              </w:rPr>
            </w:pPr>
            <w:ins w:id="7953" w:author="Marmol, Dominika Klaudia" w:date="2026-06-08T17:03:00Z">
              <w:r w:rsidRPr="00AF5717">
                <w:t>ADA</w:t>
              </w:r>
            </w:ins>
          </w:p>
        </w:tc>
        <w:tc>
          <w:tcPr>
            <w:tcW w:w="543" w:type="pct"/>
            <w:tcPrChange w:id="7954" w:author="Marmol, Dominika Klaudia" w:date="2026-06-11T08:40:00Z">
              <w:tcPr>
                <w:tcW w:w="543" w:type="pct"/>
              </w:tcPr>
            </w:tcPrChange>
          </w:tcPr>
          <w:p w14:paraId="4BFB4664" w14:textId="77777777" w:rsidR="00A17279" w:rsidRPr="00AF5717" w:rsidRDefault="00E27C57">
            <w:pPr>
              <w:pStyle w:val="TableText"/>
              <w:rPr>
                <w:ins w:id="7955" w:author="Marmol, Dominika Klaudia" w:date="2026-06-08T17:03:00Z"/>
                <w:rFonts w:cs="Arial"/>
                <w:sz w:val="24"/>
              </w:rPr>
            </w:pPr>
            <w:ins w:id="7956" w:author="Marmol, Dominika Klaudia" w:date="2026-06-08T17:03:00Z">
              <w:r w:rsidRPr="00AF5717">
                <w:t>Not applicable.</w:t>
              </w:r>
            </w:ins>
          </w:p>
        </w:tc>
        <w:tc>
          <w:tcPr>
            <w:tcW w:w="937" w:type="pct"/>
            <w:tcPrChange w:id="7957" w:author="Marmol, Dominika Klaudia" w:date="2026-06-11T08:40:00Z">
              <w:tcPr>
                <w:tcW w:w="937" w:type="pct"/>
              </w:tcPr>
            </w:tcPrChange>
          </w:tcPr>
          <w:p w14:paraId="01C84751" w14:textId="77777777" w:rsidR="00A17279" w:rsidRPr="00AF5717" w:rsidRDefault="00E27C57">
            <w:pPr>
              <w:pStyle w:val="TableText"/>
              <w:rPr>
                <w:ins w:id="7958" w:author="Marmol, Dominika Klaudia" w:date="2026-06-08T17:03:00Z"/>
                <w:rFonts w:cs="Arial"/>
                <w:szCs w:val="18"/>
              </w:rPr>
            </w:pPr>
            <w:ins w:id="7959" w:author="Marmol, Dominika Klaudia" w:date="2026-06-08T17:03:00Z">
              <w:r w:rsidRPr="00AF5717">
                <w:rPr>
                  <w:rFonts w:cs="Arial"/>
                  <w:szCs w:val="18"/>
                </w:rPr>
                <w:t>Descriptive statistics</w:t>
              </w:r>
            </w:ins>
          </w:p>
        </w:tc>
      </w:tr>
    </w:tbl>
    <w:p w14:paraId="1252A51B" w14:textId="0A995F57" w:rsidR="00AB0C88" w:rsidRDefault="00E27C57">
      <w:pPr>
        <w:rPr>
          <w:lang w:eastAsia="ja-JP"/>
          <w:rPrChange w:id="7960" w:author="Marmol, Dominika Klaudia" w:date="2026-06-08T17:03:00Z">
            <w:rPr>
              <w:rFonts w:cs="Arial"/>
              <w:i/>
              <w:iCs/>
              <w:lang w:eastAsia="ja-JP"/>
            </w:rPr>
          </w:rPrChange>
        </w:rPr>
        <w:sectPr w:rsidR="00000000" w:rsidSect="00765F28">
          <w:headerReference w:type="default" r:id="rId29"/>
          <w:footerReference w:type="default" r:id="rId30"/>
          <w:pgSz w:w="15840" w:h="12240" w:orient="landscape" w:code="1"/>
          <w:pgMar w:top="1411" w:right="850" w:bottom="850" w:left="1699" w:header="720" w:footer="720" w:gutter="0"/>
          <w:cols w:space="720"/>
          <w:docGrid w:linePitch="360"/>
        </w:sectPr>
        <w:pPrChange w:id="7970" w:author="Marmol, Dominika Klaudia" w:date="2026-06-08T17:03:00Z">
          <w:pPr>
            <w:pStyle w:val="Paragraph"/>
          </w:pPr>
        </w:pPrChange>
      </w:pPr>
      <w:ins w:id="7971" w:author="Marmol, Dominika Klaudia" w:date="2026-06-11T08:40:00Z">
        <w:r>
          <w:rPr>
            <w:lang w:eastAsia="ja-JP"/>
          </w:rPr>
          <w:br w:type="textWrapping" w:clear="all"/>
        </w:r>
      </w:ins>
    </w:p>
    <w:p w14:paraId="79D5EDC4" w14:textId="00C51E15" w:rsidR="00120794" w:rsidRPr="002521B7" w:rsidRDefault="00E27C57" w:rsidP="00120794">
      <w:pPr>
        <w:pStyle w:val="Heading2Unnumbered"/>
        <w:rPr>
          <w:lang w:val="en-GB"/>
          <w:rPrChange w:id="7972" w:author="Marmol, Dominika Klaudia" w:date="2026-06-08T17:03:00Z">
            <w:rPr>
              <w:lang w:val="de-DE"/>
            </w:rPr>
          </w:rPrChange>
        </w:rPr>
      </w:pPr>
      <w:bookmarkStart w:id="7973" w:name="_Toc232068059"/>
      <w:bookmarkStart w:id="7974" w:name="App8"/>
      <w:r w:rsidRPr="002521B7">
        <w:rPr>
          <w:lang w:val="en-GB"/>
          <w:rPrChange w:id="7975" w:author="Marmol, Dominika Klaudia" w:date="2026-06-08T17:03:00Z">
            <w:rPr>
              <w:lang w:val="de-DE"/>
            </w:rPr>
          </w:rPrChange>
        </w:rPr>
        <w:t>Appendix </w:t>
      </w:r>
      <w:r w:rsidRPr="00AF5717">
        <w:fldChar w:fldCharType="begin"/>
      </w:r>
      <w:r w:rsidRPr="002521B7">
        <w:rPr>
          <w:lang w:val="en-GB"/>
          <w:rPrChange w:id="7976" w:author="Marmol, Dominika Klaudia" w:date="2026-06-08T17:03:00Z">
            <w:rPr>
              <w:lang w:val="de-DE"/>
            </w:rPr>
          </w:rPrChange>
        </w:rPr>
        <w:instrText>SEQ Appendix \* ARABIC</w:instrText>
      </w:r>
      <w:r w:rsidRPr="00AF5717">
        <w:fldChar w:fldCharType="separate"/>
      </w:r>
      <w:r w:rsidR="00CA5FDB" w:rsidRPr="002521B7">
        <w:rPr>
          <w:noProof/>
          <w:lang w:val="en-GB"/>
          <w:rPrChange w:id="7977" w:author="Marmol, Dominika Klaudia" w:date="2026-06-08T17:03:00Z">
            <w:rPr>
              <w:noProof/>
              <w:lang w:val="de-DE"/>
            </w:rPr>
          </w:rPrChange>
        </w:rPr>
        <w:t>8</w:t>
      </w:r>
      <w:r w:rsidRPr="00AF5717">
        <w:fldChar w:fldCharType="end"/>
      </w:r>
      <w:r w:rsidRPr="002521B7">
        <w:rPr>
          <w:lang w:val="en-GB"/>
          <w:rPrChange w:id="7978" w:author="Marmol, Dominika Klaudia" w:date="2026-06-08T17:03:00Z">
            <w:rPr>
              <w:lang w:val="de-DE"/>
            </w:rPr>
          </w:rPrChange>
        </w:rPr>
        <w:t xml:space="preserve"> RECIST version 1.1 guidelines</w:t>
      </w:r>
      <w:bookmarkEnd w:id="7973"/>
    </w:p>
    <w:bookmarkEnd w:id="7974"/>
    <w:p w14:paraId="6BC4D74B" w14:textId="13FB0FE6" w:rsidR="00120794" w:rsidRPr="00DB238E" w:rsidRDefault="00E27C57" w:rsidP="00120794">
      <w:pPr>
        <w:rPr>
          <w:sz w:val="24"/>
          <w:lang w:val="de-DE"/>
        </w:rPr>
      </w:pPr>
      <w:r w:rsidRPr="00DB238E">
        <w:rPr>
          <w:rFonts w:ascii="Arial" w:hAnsi="Arial" w:cs="Arial"/>
          <w:color w:val="000000"/>
          <w:sz w:val="24"/>
          <w:lang w:val="de-DE"/>
        </w:rPr>
        <w:t xml:space="preserve">See https://recist.eortc.org. Also </w:t>
      </w:r>
      <w:r w:rsidR="00F85A6D">
        <w:fldChar w:fldCharType="begin"/>
      </w:r>
      <w:r w:rsidR="00F85A6D" w:rsidRPr="006F31EB">
        <w:rPr>
          <w:lang w:val="de-DE"/>
          <w:rPrChange w:id="7979" w:author="Marmol, Dominika Klaudia" w:date="2026-06-03T21:50:00Z">
            <w:rPr/>
          </w:rPrChange>
        </w:rPr>
        <w:instrText>HYPERLINK \l "Eisenhauer2009"</w:instrText>
      </w:r>
      <w:r w:rsidR="00F85A6D">
        <w:fldChar w:fldCharType="separate"/>
      </w:r>
      <w:r w:rsidR="00F85A6D" w:rsidRPr="00DB238E">
        <w:rPr>
          <w:rStyle w:val="Hyperlink"/>
          <w:rFonts w:cs="Arial"/>
          <w:b w:val="0"/>
          <w:bCs/>
          <w:lang w:val="de-DE"/>
        </w:rPr>
        <w:t>Eisenhauer et al. 2009</w:t>
      </w:r>
      <w:r w:rsidR="00F85A6D">
        <w:fldChar w:fldCharType="end"/>
      </w:r>
      <w:r w:rsidR="00F85A6D" w:rsidRPr="00590FED">
        <w:rPr>
          <w:lang w:val="de-DE"/>
        </w:rPr>
        <w:t xml:space="preserve"> </w:t>
      </w:r>
      <w:r w:rsidRPr="00DB238E">
        <w:rPr>
          <w:rFonts w:ascii="Arial" w:hAnsi="Arial" w:cs="Arial"/>
          <w:color w:val="000000"/>
          <w:sz w:val="24"/>
          <w:lang w:val="de-DE"/>
        </w:rPr>
        <w:t xml:space="preserve">and </w:t>
      </w:r>
      <w:r>
        <w:fldChar w:fldCharType="begin"/>
      </w:r>
      <w:r w:rsidRPr="006F31EB">
        <w:rPr>
          <w:lang w:val="de-DE"/>
          <w:rPrChange w:id="7980" w:author="Marmol, Dominika Klaudia" w:date="2026-06-03T21:50:00Z">
            <w:rPr/>
          </w:rPrChange>
        </w:rPr>
        <w:instrText>HYPERLINK \l "schwartz2016"</w:instrText>
      </w:r>
      <w:r>
        <w:fldChar w:fldCharType="separate"/>
      </w:r>
      <w:r w:rsidRPr="00DB238E">
        <w:rPr>
          <w:rStyle w:val="Hyperlink"/>
          <w:rFonts w:cs="Arial"/>
          <w:b w:val="0"/>
          <w:bCs/>
          <w:lang w:val="de-DE"/>
        </w:rPr>
        <w:t>Schwartz et al. 2016</w:t>
      </w:r>
      <w:r>
        <w:fldChar w:fldCharType="end"/>
      </w:r>
      <w:r w:rsidRPr="00DB238E">
        <w:rPr>
          <w:rFonts w:ascii="Arial" w:hAnsi="Arial" w:cs="Arial"/>
          <w:color w:val="000000"/>
          <w:sz w:val="24"/>
          <w:lang w:val="de-DE"/>
        </w:rPr>
        <w:t>.</w:t>
      </w:r>
    </w:p>
    <w:p w14:paraId="06A948CD" w14:textId="43EF7A70" w:rsidR="002521B7" w:rsidRPr="002521B7" w:rsidRDefault="00E27C57">
      <w:pPr>
        <w:pStyle w:val="Caption"/>
        <w:keepNext/>
        <w:rPr>
          <w:ins w:id="7981" w:author="Marmol, Dominika Klaudia" w:date="2026-06-08T17:07:00Z"/>
          <w:rFonts w:ascii="Arial" w:hAnsi="Arial" w:cs="Arial"/>
          <w:sz w:val="24"/>
          <w:szCs w:val="24"/>
          <w:rPrChange w:id="7982" w:author="Marmol, Dominika Klaudia" w:date="2026-06-08T17:07:00Z">
            <w:rPr>
              <w:ins w:id="7983" w:author="Marmol, Dominika Klaudia" w:date="2026-06-08T17:07:00Z"/>
            </w:rPr>
          </w:rPrChange>
        </w:rPr>
        <w:pPrChange w:id="7984" w:author="Marmol, Dominika Klaudia" w:date="2026-06-08T17:07:00Z">
          <w:pPr/>
        </w:pPrChange>
      </w:pPr>
      <w:bookmarkStart w:id="7985" w:name="_Toc232068088"/>
      <w:ins w:id="7986" w:author="Marmol, Dominika Klaudia" w:date="2026-06-08T17:07:00Z">
        <w:r w:rsidRPr="002521B7">
          <w:rPr>
            <w:rFonts w:ascii="Arial" w:hAnsi="Arial" w:cs="Arial"/>
            <w:sz w:val="24"/>
            <w:szCs w:val="24"/>
            <w:rPrChange w:id="7987" w:author="Marmol, Dominika Klaudia" w:date="2026-06-08T17:07:00Z">
              <w:rPr/>
            </w:rPrChange>
          </w:rPr>
          <w:t xml:space="preserve">Table </w:t>
        </w:r>
        <w:r w:rsidRPr="002521B7">
          <w:rPr>
            <w:rFonts w:ascii="Arial" w:hAnsi="Arial" w:cs="Arial"/>
            <w:sz w:val="24"/>
            <w:szCs w:val="24"/>
            <w:rPrChange w:id="7988" w:author="Marmol, Dominika Klaudia" w:date="2026-06-08T17:07:00Z">
              <w:rPr/>
            </w:rPrChange>
          </w:rPr>
          <w:fldChar w:fldCharType="begin"/>
        </w:r>
        <w:r w:rsidRPr="002521B7">
          <w:rPr>
            <w:rFonts w:ascii="Arial" w:hAnsi="Arial" w:cs="Arial"/>
            <w:sz w:val="24"/>
            <w:szCs w:val="24"/>
            <w:rPrChange w:id="7989" w:author="Marmol, Dominika Klaudia" w:date="2026-06-08T17:07:00Z">
              <w:rPr/>
            </w:rPrChange>
          </w:rPr>
          <w:instrText xml:space="preserve"> SEQ Table \* ARABIC </w:instrText>
        </w:r>
      </w:ins>
      <w:r w:rsidRPr="002521B7">
        <w:rPr>
          <w:rFonts w:ascii="Arial" w:hAnsi="Arial" w:cs="Arial"/>
          <w:sz w:val="24"/>
          <w:szCs w:val="24"/>
          <w:rPrChange w:id="7990" w:author="Marmol, Dominika Klaudia" w:date="2026-06-08T17:07:00Z">
            <w:rPr/>
          </w:rPrChange>
        </w:rPr>
        <w:fldChar w:fldCharType="separate"/>
      </w:r>
      <w:ins w:id="7991" w:author="Marmol, Dominika Klaudia" w:date="2026-06-08T17:07:00Z">
        <w:r w:rsidRPr="002521B7">
          <w:rPr>
            <w:rFonts w:ascii="Arial" w:hAnsi="Arial" w:cs="Arial"/>
            <w:noProof/>
            <w:sz w:val="24"/>
            <w:szCs w:val="24"/>
            <w:rPrChange w:id="7992" w:author="Marmol, Dominika Klaudia" w:date="2026-06-08T17:07:00Z">
              <w:rPr>
                <w:noProof/>
              </w:rPr>
            </w:rPrChange>
          </w:rPr>
          <w:t>27</w:t>
        </w:r>
        <w:r w:rsidRPr="002521B7">
          <w:rPr>
            <w:rFonts w:ascii="Arial" w:hAnsi="Arial" w:cs="Arial"/>
            <w:sz w:val="24"/>
            <w:szCs w:val="24"/>
            <w:rPrChange w:id="7993" w:author="Marmol, Dominika Klaudia" w:date="2026-06-08T17:07:00Z">
              <w:rPr/>
            </w:rPrChange>
          </w:rPr>
          <w:fldChar w:fldCharType="end"/>
        </w:r>
        <w:r w:rsidRPr="002521B7">
          <w:rPr>
            <w:rFonts w:ascii="Arial" w:hAnsi="Arial" w:cs="Arial"/>
            <w:sz w:val="24"/>
            <w:szCs w:val="24"/>
            <w:rPrChange w:id="7994" w:author="Marmol, Dominika Klaudia" w:date="2026-06-08T17:07:00Z">
              <w:rPr/>
            </w:rPrChange>
          </w:rPr>
          <w:t>:</w:t>
        </w:r>
        <w:r w:rsidRPr="002521B7">
          <w:rPr>
            <w:rFonts w:ascii="Arial" w:hAnsi="Arial" w:cs="Arial"/>
            <w:sz w:val="24"/>
            <w:szCs w:val="24"/>
            <w:rPrChange w:id="7995" w:author="Marmol, Dominika Klaudia" w:date="2026-06-08T17:07:00Z">
              <w:rPr/>
            </w:rPrChange>
          </w:rPr>
          <w:tab/>
        </w:r>
        <w:r w:rsidRPr="002521B7">
          <w:rPr>
            <w:rFonts w:ascii="Arial" w:hAnsi="Arial" w:cs="Arial"/>
            <w:sz w:val="24"/>
            <w:szCs w:val="24"/>
            <w:lang w:val="en-GB"/>
            <w:rPrChange w:id="7996" w:author="Marmol, Dominika Klaudia" w:date="2026-06-08T17:07:00Z">
              <w:rPr>
                <w:lang w:val="en-GB"/>
              </w:rPr>
            </w:rPrChange>
          </w:rPr>
          <w:t>RECIST version 1.1 guidelines</w:t>
        </w:r>
        <w:bookmarkEnd w:id="7985"/>
      </w:ins>
    </w:p>
    <w:tbl>
      <w:tblPr>
        <w:tblW w:w="5000" w:type="pct"/>
        <w:jc w:val="center"/>
        <w:tblCellMar>
          <w:left w:w="57" w:type="dxa"/>
          <w:right w:w="57" w:type="dxa"/>
        </w:tblCellMar>
        <w:tblLook w:val="0600" w:firstRow="0" w:lastRow="0" w:firstColumn="0" w:lastColumn="0" w:noHBand="1" w:noVBand="1"/>
      </w:tblPr>
      <w:tblGrid>
        <w:gridCol w:w="2450"/>
        <w:gridCol w:w="7519"/>
      </w:tblGrid>
      <w:tr w:rsidR="008F5115" w14:paraId="164410DF" w14:textId="77777777" w:rsidTr="00BA5AC8">
        <w:trPr>
          <w:jc w:val="center"/>
        </w:trPr>
        <w:tc>
          <w:tcPr>
            <w:tcW w:w="1229" w:type="pct"/>
            <w:tcBorders>
              <w:top w:val="single" w:sz="4" w:space="0" w:color="000000"/>
              <w:left w:val="single" w:sz="4" w:space="0" w:color="000000"/>
              <w:bottom w:val="single" w:sz="4" w:space="0" w:color="000000"/>
              <w:right w:val="single" w:sz="4" w:space="0" w:color="000000"/>
            </w:tcBorders>
          </w:tcPr>
          <w:p w14:paraId="31D8F1CF" w14:textId="77777777" w:rsidR="0021674F" w:rsidRPr="00AF5717" w:rsidRDefault="00E27C57">
            <w:pPr>
              <w:pStyle w:val="Table-1row-Left"/>
              <w:keepNext w:val="0"/>
              <w:keepLines w:val="0"/>
              <w:rPr>
                <w:rFonts w:eastAsia="SimSun"/>
              </w:rPr>
            </w:pPr>
            <w:r w:rsidRPr="00AF5717">
              <w:rPr>
                <w:rFonts w:eastAsia="SimSun"/>
              </w:rPr>
              <w:t>Measurable tumor burden</w:t>
            </w:r>
          </w:p>
        </w:tc>
        <w:tc>
          <w:tcPr>
            <w:tcW w:w="3771" w:type="pct"/>
            <w:tcBorders>
              <w:top w:val="single" w:sz="4" w:space="0" w:color="000000"/>
              <w:left w:val="single" w:sz="4" w:space="0" w:color="000000"/>
              <w:bottom w:val="single" w:sz="4" w:space="0" w:color="000000"/>
              <w:right w:val="single" w:sz="4" w:space="0" w:color="000000"/>
            </w:tcBorders>
          </w:tcPr>
          <w:p w14:paraId="6AC1576E" w14:textId="77777777" w:rsidR="0021674F" w:rsidRPr="00AF5717" w:rsidRDefault="00E27C57">
            <w:pPr>
              <w:pStyle w:val="Table-Text-Left"/>
              <w:ind w:left="57"/>
            </w:pPr>
            <w:r w:rsidRPr="00AF5717">
              <w:t>A maximum of five target lesions in total (and up to 2 per organ) can be identified at baseline and measured through the course of therapy.</w:t>
            </w:r>
          </w:p>
        </w:tc>
      </w:tr>
      <w:tr w:rsidR="008F5115" w14:paraId="232C493C" w14:textId="77777777" w:rsidTr="00BA5AC8">
        <w:trPr>
          <w:jc w:val="center"/>
        </w:trPr>
        <w:tc>
          <w:tcPr>
            <w:tcW w:w="1229" w:type="pct"/>
            <w:tcBorders>
              <w:top w:val="single" w:sz="4" w:space="0" w:color="000000"/>
              <w:left w:val="single" w:sz="4" w:space="0" w:color="000000"/>
              <w:bottom w:val="single" w:sz="4" w:space="0" w:color="000000"/>
              <w:right w:val="single" w:sz="4" w:space="0" w:color="000000"/>
            </w:tcBorders>
          </w:tcPr>
          <w:p w14:paraId="4C4802CB" w14:textId="77777777" w:rsidR="0021674F" w:rsidRPr="00AF5717" w:rsidRDefault="00E27C57">
            <w:pPr>
              <w:pStyle w:val="Table-1row-Left"/>
              <w:keepNext w:val="0"/>
              <w:keepLines w:val="0"/>
              <w:rPr>
                <w:rFonts w:eastAsia="SimSun"/>
              </w:rPr>
            </w:pPr>
            <w:r w:rsidRPr="00AF5717">
              <w:rPr>
                <w:rFonts w:eastAsia="SimSun"/>
              </w:rPr>
              <w:t>Minimum size of measurable lesions</w:t>
            </w:r>
          </w:p>
        </w:tc>
        <w:tc>
          <w:tcPr>
            <w:tcW w:w="3771" w:type="pct"/>
            <w:tcBorders>
              <w:top w:val="single" w:sz="4" w:space="0" w:color="000000"/>
              <w:left w:val="single" w:sz="4" w:space="0" w:color="000000"/>
              <w:bottom w:val="single" w:sz="4" w:space="0" w:color="000000"/>
              <w:right w:val="single" w:sz="4" w:space="0" w:color="000000"/>
            </w:tcBorders>
          </w:tcPr>
          <w:p w14:paraId="01A0000A" w14:textId="72C7FE36" w:rsidR="0021674F" w:rsidRPr="00AF5717" w:rsidRDefault="00E27C57">
            <w:pPr>
              <w:pStyle w:val="Table-Text-Left"/>
              <w:ind w:left="57"/>
            </w:pPr>
            <w:r w:rsidRPr="00AF5717">
              <w:t>≥10 mm in longest diameter (LD) and 2X the slice thickness for extra</w:t>
            </w:r>
            <w:r w:rsidR="00F47F97" w:rsidRPr="00AF5717">
              <w:t xml:space="preserve"> </w:t>
            </w:r>
            <w:r w:rsidRPr="00AF5717">
              <w:t>nodal lesions.</w:t>
            </w:r>
          </w:p>
          <w:p w14:paraId="722E2E63" w14:textId="77777777" w:rsidR="0021674F" w:rsidRPr="00AF5717" w:rsidRDefault="00E27C57">
            <w:pPr>
              <w:pStyle w:val="Table-Text-Left"/>
              <w:ind w:left="57"/>
            </w:pPr>
            <w:r w:rsidRPr="00AF5717">
              <w:t>≥15 mm in short axis diameter (SAD) for nodal lesions.</w:t>
            </w:r>
          </w:p>
          <w:p w14:paraId="70B672FD" w14:textId="77777777" w:rsidR="0021674F" w:rsidRPr="00AF5717" w:rsidRDefault="00E27C57">
            <w:pPr>
              <w:pStyle w:val="Table-Text-Left"/>
              <w:ind w:left="57"/>
            </w:pPr>
            <w:r w:rsidRPr="00AF5717">
              <w:t>≥10 mm in LD for clinical lesions (must be measured using electronic calipers).</w:t>
            </w:r>
          </w:p>
          <w:p w14:paraId="2266565D" w14:textId="77777777" w:rsidR="0021674F" w:rsidRPr="00AF5717" w:rsidRDefault="00E27C57">
            <w:pPr>
              <w:pStyle w:val="Table-Text-Left"/>
              <w:ind w:left="57"/>
            </w:pPr>
            <w:r w:rsidRPr="00AF5717">
              <w:t>≥20 mm in LD for chest X-ray (if clearly defined and surrounded by aerated lung); CT is preferable.</w:t>
            </w:r>
          </w:p>
          <w:p w14:paraId="4B0BEA67" w14:textId="77777777" w:rsidR="0021674F" w:rsidRPr="00AF5717" w:rsidRDefault="00E27C57">
            <w:pPr>
              <w:pStyle w:val="Table-Text-Left"/>
              <w:ind w:left="57"/>
            </w:pPr>
            <w:r w:rsidRPr="00AF5717">
              <w:t>Ultrasound (US) cannot be used to measure lesions.</w:t>
            </w:r>
          </w:p>
        </w:tc>
      </w:tr>
      <w:tr w:rsidR="008F5115" w14:paraId="1744BE49" w14:textId="77777777" w:rsidTr="00BA5AC8">
        <w:trPr>
          <w:jc w:val="center"/>
        </w:trPr>
        <w:tc>
          <w:tcPr>
            <w:tcW w:w="1229" w:type="pct"/>
            <w:tcBorders>
              <w:top w:val="single" w:sz="4" w:space="0" w:color="000000"/>
              <w:left w:val="single" w:sz="4" w:space="0" w:color="000000"/>
              <w:bottom w:val="single" w:sz="4" w:space="0" w:color="000000"/>
              <w:right w:val="single" w:sz="4" w:space="0" w:color="000000"/>
            </w:tcBorders>
          </w:tcPr>
          <w:p w14:paraId="75025823" w14:textId="77777777" w:rsidR="0021674F" w:rsidRPr="00AF5717" w:rsidRDefault="00E27C57">
            <w:pPr>
              <w:pStyle w:val="Table-1row-Left"/>
              <w:keepNext w:val="0"/>
              <w:keepLines w:val="0"/>
              <w:rPr>
                <w:rFonts w:eastAsia="SimSun"/>
              </w:rPr>
            </w:pPr>
            <w:r w:rsidRPr="00AF5717">
              <w:rPr>
                <w:rFonts w:eastAsia="SimSun"/>
              </w:rPr>
              <w:t>Lymph nodes</w:t>
            </w:r>
          </w:p>
        </w:tc>
        <w:tc>
          <w:tcPr>
            <w:tcW w:w="3771" w:type="pct"/>
            <w:tcBorders>
              <w:top w:val="single" w:sz="4" w:space="0" w:color="000000"/>
              <w:left w:val="single" w:sz="4" w:space="0" w:color="000000"/>
              <w:bottom w:val="single" w:sz="4" w:space="0" w:color="000000"/>
              <w:right w:val="single" w:sz="4" w:space="0" w:color="000000"/>
            </w:tcBorders>
          </w:tcPr>
          <w:p w14:paraId="75FC32A5" w14:textId="77777777" w:rsidR="0021674F" w:rsidRPr="00AF5717" w:rsidRDefault="00E27C57">
            <w:pPr>
              <w:pStyle w:val="Table-Text-Left"/>
              <w:ind w:left="57"/>
            </w:pPr>
            <w:r w:rsidRPr="00AF5717">
              <w:t>Lymph nodes are considered pathologically enlarged if &gt;10 mm in SAD. To be measurable, nodal lesions must be ≥15 mm in SAD.</w:t>
            </w:r>
          </w:p>
          <w:p w14:paraId="672FCE90" w14:textId="77777777" w:rsidR="0021674F" w:rsidRPr="00AF5717" w:rsidRDefault="00E27C57">
            <w:pPr>
              <w:pStyle w:val="Table-Text-Left"/>
              <w:ind w:left="57"/>
            </w:pPr>
            <w:r w:rsidRPr="00AF5717">
              <w:t>Nodal lesions with SAD &gt;10 mm and &lt;15 mm are non- measurable.</w:t>
            </w:r>
          </w:p>
          <w:p w14:paraId="3014566F" w14:textId="7D704551" w:rsidR="0021674F" w:rsidRPr="00AF5717" w:rsidRDefault="00E27C57">
            <w:pPr>
              <w:pStyle w:val="Table-Text-Left"/>
              <w:ind w:left="57"/>
            </w:pPr>
            <w:r w:rsidRPr="00AF5717">
              <w:t>The sum of the diameters (LD for extra</w:t>
            </w:r>
            <w:r w:rsidR="00F47F97" w:rsidRPr="00AF5717">
              <w:t xml:space="preserve"> </w:t>
            </w:r>
            <w:r w:rsidRPr="00AF5717">
              <w:t>nodal target lesions, SAD for nodal lesions) is followed through the course of therapy.</w:t>
            </w:r>
          </w:p>
        </w:tc>
      </w:tr>
      <w:tr w:rsidR="008F5115" w14:paraId="7D257647" w14:textId="77777777" w:rsidTr="00BA5AC8">
        <w:trPr>
          <w:jc w:val="center"/>
        </w:trPr>
        <w:tc>
          <w:tcPr>
            <w:tcW w:w="1229" w:type="pct"/>
            <w:tcBorders>
              <w:top w:val="single" w:sz="4" w:space="0" w:color="000000"/>
              <w:left w:val="single" w:sz="4" w:space="0" w:color="000000"/>
              <w:bottom w:val="single" w:sz="4" w:space="0" w:color="000000"/>
              <w:right w:val="single" w:sz="4" w:space="0" w:color="000000"/>
            </w:tcBorders>
          </w:tcPr>
          <w:p w14:paraId="4344C7D1" w14:textId="77777777" w:rsidR="0021674F" w:rsidRPr="00AF5717" w:rsidRDefault="00E27C57">
            <w:pPr>
              <w:pStyle w:val="Table-1row-Left"/>
              <w:keepNext w:val="0"/>
              <w:keepLines w:val="0"/>
              <w:rPr>
                <w:rFonts w:eastAsia="SimSun"/>
              </w:rPr>
            </w:pPr>
            <w:r w:rsidRPr="00AF5717">
              <w:rPr>
                <w:rFonts w:eastAsia="SimSun"/>
              </w:rPr>
              <w:t>Bone lesions</w:t>
            </w:r>
          </w:p>
        </w:tc>
        <w:tc>
          <w:tcPr>
            <w:tcW w:w="3771" w:type="pct"/>
            <w:tcBorders>
              <w:top w:val="single" w:sz="4" w:space="0" w:color="000000"/>
              <w:left w:val="single" w:sz="4" w:space="0" w:color="000000"/>
              <w:bottom w:val="single" w:sz="4" w:space="0" w:color="000000"/>
              <w:right w:val="single" w:sz="4" w:space="0" w:color="000000"/>
            </w:tcBorders>
          </w:tcPr>
          <w:p w14:paraId="40B279D6" w14:textId="77777777" w:rsidR="0021674F" w:rsidRPr="00AF5717" w:rsidRDefault="00E27C57">
            <w:pPr>
              <w:pStyle w:val="Table-Text-Left"/>
              <w:ind w:left="57"/>
            </w:pPr>
            <w:r w:rsidRPr="00AF5717">
              <w:t>A lytic or mixed lytic-blastic bone lesion with a soft tissue component assessed on CT/MRI can be measurable if the minimum size criteria are met.</w:t>
            </w:r>
          </w:p>
          <w:p w14:paraId="19F8E993" w14:textId="77777777" w:rsidR="0021674F" w:rsidRPr="00AF5717" w:rsidRDefault="00E27C57">
            <w:pPr>
              <w:pStyle w:val="Table-Text-Left"/>
              <w:ind w:left="57"/>
            </w:pPr>
            <w:r w:rsidRPr="00AF5717">
              <w:t>Blastic bone lesions and bone lesions assessed on bone scan, positron emission therapy (PET) or plain films are non-measurable.</w:t>
            </w:r>
          </w:p>
        </w:tc>
      </w:tr>
      <w:tr w:rsidR="008F5115" w14:paraId="062D119D" w14:textId="77777777" w:rsidTr="00BA5AC8">
        <w:trPr>
          <w:jc w:val="center"/>
        </w:trPr>
        <w:tc>
          <w:tcPr>
            <w:tcW w:w="1229" w:type="pct"/>
            <w:tcBorders>
              <w:top w:val="single" w:sz="4" w:space="0" w:color="000000"/>
              <w:left w:val="single" w:sz="4" w:space="0" w:color="000000"/>
              <w:bottom w:val="single" w:sz="4" w:space="0" w:color="000000"/>
              <w:right w:val="single" w:sz="4" w:space="0" w:color="000000"/>
            </w:tcBorders>
          </w:tcPr>
          <w:p w14:paraId="213785BE" w14:textId="77777777" w:rsidR="0021674F" w:rsidRPr="00AF5717" w:rsidRDefault="00E27C57">
            <w:pPr>
              <w:pStyle w:val="Table-1row-Left"/>
              <w:keepNext w:val="0"/>
              <w:keepLines w:val="0"/>
              <w:rPr>
                <w:rFonts w:eastAsia="SimSun"/>
              </w:rPr>
            </w:pPr>
            <w:r w:rsidRPr="00AF5717">
              <w:rPr>
                <w:rFonts w:eastAsia="SimSun"/>
              </w:rPr>
              <w:t>Cystic lesions</w:t>
            </w:r>
          </w:p>
        </w:tc>
        <w:tc>
          <w:tcPr>
            <w:tcW w:w="3771" w:type="pct"/>
            <w:tcBorders>
              <w:top w:val="single" w:sz="4" w:space="0" w:color="000000"/>
              <w:left w:val="single" w:sz="4" w:space="0" w:color="000000"/>
              <w:bottom w:val="single" w:sz="4" w:space="0" w:color="000000"/>
              <w:right w:val="single" w:sz="4" w:space="0" w:color="000000"/>
            </w:tcBorders>
          </w:tcPr>
          <w:p w14:paraId="6A129EEA" w14:textId="77777777" w:rsidR="0021674F" w:rsidRPr="00AF5717" w:rsidRDefault="00E27C57">
            <w:pPr>
              <w:pStyle w:val="Table-Text-Left"/>
              <w:ind w:left="57"/>
            </w:pPr>
            <w:r w:rsidRPr="00AF5717">
              <w:t>Lesions that meet the criteria for radiographically defined simple cysts are not malignant.</w:t>
            </w:r>
          </w:p>
          <w:p w14:paraId="67676F7E" w14:textId="77777777" w:rsidR="0021674F" w:rsidRPr="00AF5717" w:rsidRDefault="00E27C57">
            <w:pPr>
              <w:pStyle w:val="Table-Text-Left"/>
              <w:ind w:left="57"/>
            </w:pPr>
            <w:r w:rsidRPr="00AF5717">
              <w:t>Cystic lesions thought to be metastases can be measurable if they meet the minimum size criteria. Non-cystic lesions are preferable.</w:t>
            </w:r>
          </w:p>
        </w:tc>
      </w:tr>
      <w:tr w:rsidR="008F5115" w14:paraId="13CCB4C8" w14:textId="77777777" w:rsidTr="00BA5AC8">
        <w:trPr>
          <w:jc w:val="center"/>
        </w:trPr>
        <w:tc>
          <w:tcPr>
            <w:tcW w:w="1229" w:type="pct"/>
            <w:tcBorders>
              <w:top w:val="single" w:sz="4" w:space="0" w:color="000000"/>
              <w:left w:val="single" w:sz="4" w:space="0" w:color="000000"/>
              <w:bottom w:val="single" w:sz="4" w:space="0" w:color="000000"/>
              <w:right w:val="single" w:sz="4" w:space="0" w:color="000000"/>
            </w:tcBorders>
          </w:tcPr>
          <w:p w14:paraId="0A09698A" w14:textId="77777777" w:rsidR="0021674F" w:rsidRPr="00AF5717" w:rsidRDefault="00E27C57">
            <w:pPr>
              <w:pStyle w:val="Table-1row-Left"/>
              <w:keepNext w:val="0"/>
              <w:keepLines w:val="0"/>
              <w:rPr>
                <w:rFonts w:eastAsia="SimSun"/>
              </w:rPr>
            </w:pPr>
            <w:r w:rsidRPr="00AF5717">
              <w:rPr>
                <w:rFonts w:eastAsia="SimSun"/>
              </w:rPr>
              <w:t>Lesions with prior local treatment</w:t>
            </w:r>
          </w:p>
        </w:tc>
        <w:tc>
          <w:tcPr>
            <w:tcW w:w="3771" w:type="pct"/>
            <w:tcBorders>
              <w:top w:val="single" w:sz="4" w:space="0" w:color="000000"/>
              <w:left w:val="single" w:sz="4" w:space="0" w:color="000000"/>
              <w:bottom w:val="single" w:sz="4" w:space="0" w:color="000000"/>
              <w:right w:val="single" w:sz="4" w:space="0" w:color="000000"/>
            </w:tcBorders>
          </w:tcPr>
          <w:p w14:paraId="26227AC6" w14:textId="77777777" w:rsidR="0021674F" w:rsidRPr="00AF5717" w:rsidRDefault="00E27C57">
            <w:pPr>
              <w:pStyle w:val="Table-Text-Left"/>
              <w:ind w:left="57"/>
            </w:pPr>
            <w:r w:rsidRPr="00AF5717">
              <w:t>Lesions in previously irradiated areas (or areas treated with local therapy) are not measurable unless the lesion has progressed since therapy.</w:t>
            </w:r>
          </w:p>
        </w:tc>
      </w:tr>
      <w:tr w:rsidR="008F5115" w14:paraId="50E80BC1" w14:textId="77777777" w:rsidTr="00BA5AC8">
        <w:trPr>
          <w:jc w:val="center"/>
        </w:trPr>
        <w:tc>
          <w:tcPr>
            <w:tcW w:w="1229" w:type="pct"/>
            <w:tcBorders>
              <w:top w:val="single" w:sz="4" w:space="0" w:color="000000"/>
              <w:left w:val="single" w:sz="4" w:space="0" w:color="000000"/>
              <w:bottom w:val="single" w:sz="4" w:space="0" w:color="000000"/>
              <w:right w:val="single" w:sz="4" w:space="0" w:color="000000"/>
            </w:tcBorders>
          </w:tcPr>
          <w:p w14:paraId="2F400EA3" w14:textId="77777777" w:rsidR="0021674F" w:rsidRPr="00AF5717" w:rsidRDefault="00E27C57">
            <w:pPr>
              <w:pStyle w:val="Table-1row-Left"/>
              <w:keepNext w:val="0"/>
              <w:keepLines w:val="0"/>
              <w:rPr>
                <w:rFonts w:eastAsia="SimSun"/>
              </w:rPr>
            </w:pPr>
            <w:r w:rsidRPr="00AF5717">
              <w:rPr>
                <w:rFonts w:eastAsia="SimSun"/>
              </w:rPr>
              <w:t>Too small to measure</w:t>
            </w:r>
          </w:p>
        </w:tc>
        <w:tc>
          <w:tcPr>
            <w:tcW w:w="3771" w:type="pct"/>
            <w:tcBorders>
              <w:top w:val="single" w:sz="4" w:space="0" w:color="000000"/>
              <w:left w:val="single" w:sz="4" w:space="0" w:color="000000"/>
              <w:bottom w:val="single" w:sz="4" w:space="0" w:color="000000"/>
              <w:right w:val="single" w:sz="4" w:space="0" w:color="000000"/>
            </w:tcBorders>
          </w:tcPr>
          <w:p w14:paraId="477E3C9C" w14:textId="77777777" w:rsidR="0021674F" w:rsidRPr="00AF5717" w:rsidRDefault="00E27C57">
            <w:pPr>
              <w:pStyle w:val="Table-Text-Left"/>
              <w:ind w:left="57"/>
            </w:pPr>
            <w:r w:rsidRPr="00AF5717">
              <w:t>If a target lesion becomes too small to measure, a default value of 5 mm is assigned. If the lesion disappears, the measurement is recorded as 0 mm.</w:t>
            </w:r>
          </w:p>
        </w:tc>
      </w:tr>
      <w:tr w:rsidR="008F5115" w14:paraId="323E1859" w14:textId="77777777" w:rsidTr="00BA5AC8">
        <w:trPr>
          <w:jc w:val="center"/>
        </w:trPr>
        <w:tc>
          <w:tcPr>
            <w:tcW w:w="1229" w:type="pct"/>
            <w:tcBorders>
              <w:top w:val="single" w:sz="4" w:space="0" w:color="000000"/>
              <w:left w:val="single" w:sz="4" w:space="0" w:color="000000"/>
              <w:bottom w:val="single" w:sz="4" w:space="0" w:color="000000"/>
              <w:right w:val="single" w:sz="4" w:space="0" w:color="000000"/>
            </w:tcBorders>
          </w:tcPr>
          <w:p w14:paraId="7117D835" w14:textId="77777777" w:rsidR="0021674F" w:rsidRPr="00AF5717" w:rsidRDefault="00E27C57">
            <w:pPr>
              <w:pStyle w:val="Table-1row-Left"/>
              <w:keepNext w:val="0"/>
              <w:keepLines w:val="0"/>
              <w:rPr>
                <w:rFonts w:eastAsia="SimSun"/>
              </w:rPr>
            </w:pPr>
            <w:r w:rsidRPr="00AF5717">
              <w:rPr>
                <w:rFonts w:eastAsia="SimSun"/>
              </w:rPr>
              <w:t>Lesions that split or coalesce</w:t>
            </w:r>
          </w:p>
        </w:tc>
        <w:tc>
          <w:tcPr>
            <w:tcW w:w="3771" w:type="pct"/>
            <w:tcBorders>
              <w:top w:val="single" w:sz="4" w:space="0" w:color="000000"/>
              <w:left w:val="single" w:sz="4" w:space="0" w:color="000000"/>
              <w:bottom w:val="single" w:sz="4" w:space="0" w:color="000000"/>
              <w:right w:val="single" w:sz="4" w:space="0" w:color="000000"/>
            </w:tcBorders>
          </w:tcPr>
          <w:p w14:paraId="3ACE5514" w14:textId="57201D40" w:rsidR="0021674F" w:rsidRPr="00AF5717" w:rsidRDefault="00E27C57">
            <w:pPr>
              <w:pStyle w:val="Table-Text-Left"/>
              <w:ind w:left="57"/>
            </w:pPr>
            <w:r w:rsidRPr="00AF5717">
              <w:t>If extra</w:t>
            </w:r>
            <w:r w:rsidR="00F47F97" w:rsidRPr="00AF5717">
              <w:t xml:space="preserve"> </w:t>
            </w:r>
            <w:r w:rsidRPr="00AF5717">
              <w:t>nodal target lesions fragment, the LDs of the fragmented portions are added to calculate the sum.</w:t>
            </w:r>
          </w:p>
          <w:p w14:paraId="18A2A26E" w14:textId="77777777" w:rsidR="0021674F" w:rsidRPr="00AF5717" w:rsidRDefault="00E27C57">
            <w:pPr>
              <w:pStyle w:val="Table-Text-Left"/>
              <w:ind w:left="57"/>
            </w:pPr>
            <w:r w:rsidRPr="00AF5717">
              <w:t>If target lesions coalesce and cannot be distinguished, the LD of the coalesced lesion is added to the sum.</w:t>
            </w:r>
          </w:p>
        </w:tc>
      </w:tr>
      <w:tr w:rsidR="008F5115" w14:paraId="60654323" w14:textId="77777777" w:rsidTr="00BA5AC8">
        <w:trPr>
          <w:jc w:val="center"/>
        </w:trPr>
        <w:tc>
          <w:tcPr>
            <w:tcW w:w="1229" w:type="pct"/>
            <w:tcBorders>
              <w:top w:val="single" w:sz="4" w:space="0" w:color="000000"/>
              <w:left w:val="single" w:sz="4" w:space="0" w:color="000000"/>
              <w:bottom w:val="single" w:sz="4" w:space="0" w:color="auto"/>
              <w:right w:val="single" w:sz="4" w:space="0" w:color="000000"/>
            </w:tcBorders>
          </w:tcPr>
          <w:p w14:paraId="1338E5A0" w14:textId="77777777" w:rsidR="0021674F" w:rsidRPr="00AF5717" w:rsidRDefault="00E27C57">
            <w:pPr>
              <w:pStyle w:val="Table-1row-Left"/>
              <w:keepNext w:val="0"/>
              <w:keepLines w:val="0"/>
              <w:rPr>
                <w:rFonts w:eastAsia="SimSun"/>
              </w:rPr>
            </w:pPr>
            <w:r w:rsidRPr="00AF5717">
              <w:rPr>
                <w:rFonts w:eastAsia="SimSun"/>
              </w:rPr>
              <w:t>Definition of complete response (CR)</w:t>
            </w:r>
          </w:p>
        </w:tc>
        <w:tc>
          <w:tcPr>
            <w:tcW w:w="3771" w:type="pct"/>
            <w:tcBorders>
              <w:top w:val="single" w:sz="4" w:space="0" w:color="000000"/>
              <w:left w:val="single" w:sz="4" w:space="0" w:color="000000"/>
              <w:bottom w:val="single" w:sz="4" w:space="0" w:color="auto"/>
              <w:right w:val="single" w:sz="4" w:space="0" w:color="000000"/>
            </w:tcBorders>
          </w:tcPr>
          <w:p w14:paraId="08CDF60F" w14:textId="060EFE97" w:rsidR="0021674F" w:rsidRPr="00AF5717" w:rsidRDefault="00E27C57">
            <w:pPr>
              <w:pStyle w:val="Table-Text-Left"/>
              <w:ind w:left="57"/>
            </w:pPr>
            <w:r w:rsidRPr="00AF5717">
              <w:t>CR requires the disappearance of all extra</w:t>
            </w:r>
            <w:r w:rsidR="00F47F97" w:rsidRPr="00AF5717">
              <w:t xml:space="preserve"> </w:t>
            </w:r>
            <w:r w:rsidRPr="00AF5717">
              <w:t>nodal lesions, the regression of all nodal lesions to &lt;10 mm SAD and the normalization of tumor marker level.</w:t>
            </w:r>
          </w:p>
        </w:tc>
      </w:tr>
      <w:tr w:rsidR="008F5115" w14:paraId="4FDE52EB" w14:textId="77777777" w:rsidTr="00BA5AC8">
        <w:trPr>
          <w:jc w:val="center"/>
        </w:trPr>
        <w:tc>
          <w:tcPr>
            <w:tcW w:w="1229" w:type="pct"/>
            <w:tcBorders>
              <w:top w:val="single" w:sz="4" w:space="0" w:color="auto"/>
              <w:left w:val="single" w:sz="4" w:space="0" w:color="auto"/>
              <w:bottom w:val="single" w:sz="4" w:space="0" w:color="auto"/>
              <w:right w:val="single" w:sz="4" w:space="0" w:color="auto"/>
            </w:tcBorders>
          </w:tcPr>
          <w:p w14:paraId="27CD7D91" w14:textId="77777777" w:rsidR="0021674F" w:rsidRPr="00AF5717" w:rsidRDefault="00E27C57">
            <w:pPr>
              <w:pStyle w:val="Table-1row-Left"/>
              <w:keepNext w:val="0"/>
              <w:keepLines w:val="0"/>
              <w:rPr>
                <w:rFonts w:eastAsia="SimSun"/>
              </w:rPr>
            </w:pPr>
            <w:r w:rsidRPr="00AF5717">
              <w:rPr>
                <w:rFonts w:eastAsia="SimSun"/>
              </w:rPr>
              <w:t>Definition of partial response (PR)</w:t>
            </w:r>
          </w:p>
        </w:tc>
        <w:tc>
          <w:tcPr>
            <w:tcW w:w="3771" w:type="pct"/>
            <w:tcBorders>
              <w:top w:val="single" w:sz="4" w:space="0" w:color="auto"/>
              <w:left w:val="single" w:sz="4" w:space="0" w:color="auto"/>
              <w:bottom w:val="single" w:sz="4" w:space="0" w:color="auto"/>
              <w:right w:val="single" w:sz="4" w:space="0" w:color="auto"/>
            </w:tcBorders>
          </w:tcPr>
          <w:p w14:paraId="1156F414" w14:textId="77777777" w:rsidR="0021674F" w:rsidRPr="00AF5717" w:rsidRDefault="00E27C57">
            <w:pPr>
              <w:pStyle w:val="Table-Text-Left"/>
              <w:ind w:left="57"/>
            </w:pPr>
            <w:r w:rsidRPr="00AF5717">
              <w:t>At least a 30% decrease in the sum of diameters of target lesions, taking as reference the baseline sum diameters.</w:t>
            </w:r>
          </w:p>
        </w:tc>
      </w:tr>
      <w:tr w:rsidR="008F5115" w14:paraId="57AF62F8" w14:textId="77777777" w:rsidTr="00BA5AC8">
        <w:trPr>
          <w:jc w:val="center"/>
        </w:trPr>
        <w:tc>
          <w:tcPr>
            <w:tcW w:w="1229" w:type="pct"/>
            <w:tcBorders>
              <w:top w:val="single" w:sz="4" w:space="0" w:color="auto"/>
              <w:left w:val="single" w:sz="4" w:space="0" w:color="auto"/>
              <w:bottom w:val="single" w:sz="4" w:space="0" w:color="auto"/>
              <w:right w:val="single" w:sz="4" w:space="0" w:color="auto"/>
            </w:tcBorders>
          </w:tcPr>
          <w:p w14:paraId="1F1FEF4B" w14:textId="77777777" w:rsidR="0021674F" w:rsidRPr="00AF5717" w:rsidRDefault="00E27C57">
            <w:pPr>
              <w:pStyle w:val="Table-1row-Left"/>
              <w:keepNext w:val="0"/>
              <w:keepLines w:val="0"/>
              <w:rPr>
                <w:rFonts w:eastAsia="SimSun"/>
              </w:rPr>
            </w:pPr>
            <w:r w:rsidRPr="00AF5717">
              <w:rPr>
                <w:rFonts w:eastAsia="SimSun"/>
              </w:rPr>
              <w:t>Definition of stable disease (SD)</w:t>
            </w:r>
          </w:p>
        </w:tc>
        <w:tc>
          <w:tcPr>
            <w:tcW w:w="3771" w:type="pct"/>
            <w:tcBorders>
              <w:top w:val="single" w:sz="4" w:space="0" w:color="auto"/>
              <w:left w:val="single" w:sz="4" w:space="0" w:color="auto"/>
              <w:bottom w:val="single" w:sz="4" w:space="0" w:color="auto"/>
              <w:right w:val="single" w:sz="4" w:space="0" w:color="auto"/>
            </w:tcBorders>
          </w:tcPr>
          <w:p w14:paraId="272BD5A2" w14:textId="77777777" w:rsidR="0021674F" w:rsidRPr="00AF5717" w:rsidRDefault="00E27C57">
            <w:pPr>
              <w:pStyle w:val="Table-Text-Left"/>
              <w:ind w:left="57"/>
            </w:pPr>
            <w:r w:rsidRPr="00AF5717">
              <w:t>Neither sufficient shrinkage to qualify for PR nor sufficient increase to qualify for PD, taking as reference the smallest sum diameters while on trial.</w:t>
            </w:r>
          </w:p>
        </w:tc>
      </w:tr>
      <w:tr w:rsidR="008F5115" w14:paraId="7FE2441D" w14:textId="77777777" w:rsidTr="00BA5AC8">
        <w:trPr>
          <w:jc w:val="center"/>
        </w:trPr>
        <w:tc>
          <w:tcPr>
            <w:tcW w:w="1229" w:type="pct"/>
            <w:tcBorders>
              <w:top w:val="single" w:sz="4" w:space="0" w:color="auto"/>
              <w:left w:val="single" w:sz="4" w:space="0" w:color="auto"/>
              <w:bottom w:val="single" w:sz="4" w:space="0" w:color="auto"/>
              <w:right w:val="single" w:sz="4" w:space="0" w:color="auto"/>
            </w:tcBorders>
          </w:tcPr>
          <w:p w14:paraId="7E74A9FE" w14:textId="77777777" w:rsidR="0021674F" w:rsidRPr="00AF5717" w:rsidRDefault="00E27C57">
            <w:pPr>
              <w:pStyle w:val="Table-1row-Left"/>
              <w:keepNext w:val="0"/>
              <w:keepLines w:val="0"/>
              <w:rPr>
                <w:rFonts w:eastAsia="SimSun"/>
              </w:rPr>
            </w:pPr>
            <w:r w:rsidRPr="00AF5717">
              <w:rPr>
                <w:rFonts w:eastAsia="SimSun"/>
              </w:rPr>
              <w:t>Definition of progressive disease (PD)</w:t>
            </w:r>
          </w:p>
        </w:tc>
        <w:tc>
          <w:tcPr>
            <w:tcW w:w="3771" w:type="pct"/>
            <w:tcBorders>
              <w:top w:val="single" w:sz="4" w:space="0" w:color="auto"/>
              <w:left w:val="single" w:sz="4" w:space="0" w:color="auto"/>
              <w:bottom w:val="single" w:sz="4" w:space="0" w:color="auto"/>
              <w:right w:val="single" w:sz="4" w:space="0" w:color="auto"/>
            </w:tcBorders>
          </w:tcPr>
          <w:p w14:paraId="5CAA76AC" w14:textId="77777777" w:rsidR="0021674F" w:rsidRPr="00AF5717" w:rsidRDefault="00E27C57">
            <w:pPr>
              <w:pStyle w:val="Table-Text-Left"/>
              <w:ind w:left="57"/>
            </w:pPr>
            <w:r w:rsidRPr="00AF5717">
              <w:t>PD is assessed if the sum of the diameters has increased by ≥20% and ≥5 mm from nadir (including baseline if it is the smallest sum).</w:t>
            </w:r>
          </w:p>
          <w:p w14:paraId="12979900" w14:textId="77777777" w:rsidR="0021674F" w:rsidRPr="00AF5717" w:rsidRDefault="00E27C57">
            <w:pPr>
              <w:pStyle w:val="Table-Text-Left"/>
              <w:ind w:left="57"/>
            </w:pPr>
            <w:r w:rsidRPr="00AF5717">
              <w:t>Subjects with measurable disease: for "unequivocal progression" based on non- target disease, there must be an overall level of substantial worsening that merits discontinuation of therapy (if target disease is SD/PR).</w:t>
            </w:r>
          </w:p>
          <w:p w14:paraId="5CD559C8" w14:textId="77777777" w:rsidR="0021674F" w:rsidRPr="00AF5717" w:rsidRDefault="00E27C57">
            <w:pPr>
              <w:pStyle w:val="Table-Text-Left"/>
              <w:ind w:left="57"/>
            </w:pPr>
            <w:r w:rsidRPr="00AF5717">
              <w:t>Subjects without measurable disease: for "unequivocal progression" of non-target disease, the increase in overall tumor burden must be comparable to the increase required for PD of measurable disease.</w:t>
            </w:r>
          </w:p>
        </w:tc>
      </w:tr>
      <w:tr w:rsidR="008F5115" w14:paraId="71FFE689" w14:textId="77777777" w:rsidTr="00BA5AC8">
        <w:trPr>
          <w:jc w:val="center"/>
        </w:trPr>
        <w:tc>
          <w:tcPr>
            <w:tcW w:w="1229" w:type="pct"/>
            <w:tcBorders>
              <w:top w:val="single" w:sz="4" w:space="0" w:color="auto"/>
              <w:left w:val="single" w:sz="4" w:space="0" w:color="auto"/>
              <w:bottom w:val="single" w:sz="4" w:space="0" w:color="auto"/>
              <w:right w:val="single" w:sz="4" w:space="0" w:color="auto"/>
            </w:tcBorders>
          </w:tcPr>
          <w:p w14:paraId="265C1368" w14:textId="77777777" w:rsidR="0021674F" w:rsidRPr="00AF5717" w:rsidRDefault="00E27C57">
            <w:pPr>
              <w:pStyle w:val="Table-1row-Left"/>
              <w:keepNext w:val="0"/>
              <w:keepLines w:val="0"/>
              <w:rPr>
                <w:rFonts w:eastAsia="SimSun"/>
              </w:rPr>
            </w:pPr>
            <w:r w:rsidRPr="00AF5717">
              <w:rPr>
                <w:rFonts w:eastAsia="SimSun"/>
              </w:rPr>
              <w:t>Assessment of New Lesions</w:t>
            </w:r>
          </w:p>
        </w:tc>
        <w:tc>
          <w:tcPr>
            <w:tcW w:w="3771" w:type="pct"/>
            <w:tcBorders>
              <w:top w:val="single" w:sz="4" w:space="0" w:color="auto"/>
              <w:left w:val="single" w:sz="4" w:space="0" w:color="auto"/>
              <w:bottom w:val="single" w:sz="4" w:space="0" w:color="auto"/>
              <w:right w:val="single" w:sz="4" w:space="0" w:color="auto"/>
            </w:tcBorders>
          </w:tcPr>
          <w:p w14:paraId="356154D3" w14:textId="77777777" w:rsidR="0021674F" w:rsidRPr="00AF5717" w:rsidRDefault="00E27C57">
            <w:pPr>
              <w:pStyle w:val="Table-Text-Left"/>
              <w:ind w:left="57"/>
            </w:pPr>
            <w:r w:rsidRPr="00AF5717">
              <w:t>New lesions should be unequivocal and not attribute to differences in scanning technique or findings which may not be tumor, i.e., 'new' bone lesions may be healing or flare of pre- existing lesions). If on is equivocal, repeat scans are needed to confirm. If confirmed, PD is assessed at the date of the initial scan. Lesions identified in anatomic locations not scanned at baseline are considered new. New lesions on US should be confirmed on CT/MRI.</w:t>
            </w:r>
          </w:p>
        </w:tc>
      </w:tr>
      <w:tr w:rsidR="008F5115" w14:paraId="4AF4AE86" w14:textId="77777777" w:rsidTr="00BA5AC8">
        <w:trPr>
          <w:jc w:val="center"/>
        </w:trPr>
        <w:tc>
          <w:tcPr>
            <w:tcW w:w="1229" w:type="pct"/>
            <w:tcBorders>
              <w:top w:val="single" w:sz="4" w:space="0" w:color="auto"/>
              <w:left w:val="single" w:sz="4" w:space="0" w:color="auto"/>
              <w:bottom w:val="single" w:sz="4" w:space="0" w:color="auto"/>
              <w:right w:val="single" w:sz="4" w:space="0" w:color="auto"/>
            </w:tcBorders>
          </w:tcPr>
          <w:p w14:paraId="013C0558" w14:textId="77777777" w:rsidR="0021674F" w:rsidRPr="00AF5717" w:rsidRDefault="00E27C57">
            <w:pPr>
              <w:pStyle w:val="Table-1row-Left"/>
              <w:keepNext w:val="0"/>
              <w:keepLines w:val="0"/>
              <w:rPr>
                <w:rFonts w:eastAsia="SimSun"/>
              </w:rPr>
            </w:pPr>
            <w:r w:rsidRPr="00AF5717">
              <w:rPr>
                <w:rFonts w:eastAsia="SimSun"/>
              </w:rPr>
              <w:t>FDG-PET</w:t>
            </w:r>
          </w:p>
        </w:tc>
        <w:tc>
          <w:tcPr>
            <w:tcW w:w="3771" w:type="pct"/>
            <w:tcBorders>
              <w:top w:val="single" w:sz="4" w:space="0" w:color="auto"/>
              <w:left w:val="single" w:sz="4" w:space="0" w:color="auto"/>
              <w:bottom w:val="single" w:sz="4" w:space="0" w:color="auto"/>
              <w:right w:val="single" w:sz="4" w:space="0" w:color="auto"/>
            </w:tcBorders>
          </w:tcPr>
          <w:p w14:paraId="76A59FE9" w14:textId="77777777" w:rsidR="0021674F" w:rsidRPr="00AF5717" w:rsidRDefault="00E27C57">
            <w:pPr>
              <w:pStyle w:val="Table-Text-Left"/>
              <w:ind w:left="57"/>
            </w:pPr>
            <w:r w:rsidRPr="00AF5717">
              <w:t>New lesions can be assessed using FDG-PET:(-) PET at baseline and (+) PET at follow-up is PD based on a new lesion. No PET at baseline and (+) PET at follow-up is PD if the new lesion is confirmed on CT. If a subsequent CT confirms the new lesion, the date of the PD is the date of the initial PET scan. No PET at baseline and (+) PET at follow-up corresponding to pre-existing lesion on CT that is not progressing; not PD.</w:t>
            </w:r>
          </w:p>
        </w:tc>
      </w:tr>
      <w:tr w:rsidR="008F5115" w14:paraId="7B385D67" w14:textId="77777777" w:rsidTr="00BA5AC8">
        <w:trPr>
          <w:jc w:val="center"/>
        </w:trPr>
        <w:tc>
          <w:tcPr>
            <w:tcW w:w="1224" w:type="pct"/>
            <w:tcBorders>
              <w:top w:val="single" w:sz="4" w:space="0" w:color="auto"/>
              <w:left w:val="single" w:sz="4" w:space="0" w:color="auto"/>
              <w:bottom w:val="single" w:sz="4" w:space="0" w:color="auto"/>
              <w:right w:val="single" w:sz="4" w:space="0" w:color="auto"/>
            </w:tcBorders>
          </w:tcPr>
          <w:p w14:paraId="27D819E1" w14:textId="77777777" w:rsidR="0021674F" w:rsidRPr="00AF5717" w:rsidRDefault="00E27C57">
            <w:pPr>
              <w:pStyle w:val="Table-1row-Left"/>
              <w:keepNext w:val="0"/>
              <w:keepLines w:val="0"/>
              <w:rPr>
                <w:rFonts w:eastAsia="SimSun"/>
              </w:rPr>
            </w:pPr>
            <w:r w:rsidRPr="00AF5717">
              <w:rPr>
                <w:rFonts w:eastAsia="SimSun"/>
              </w:rPr>
              <w:t>Recurrence of Lesions</w:t>
            </w:r>
          </w:p>
        </w:tc>
        <w:tc>
          <w:tcPr>
            <w:tcW w:w="3776" w:type="pct"/>
            <w:tcBorders>
              <w:top w:val="single" w:sz="4" w:space="0" w:color="auto"/>
              <w:left w:val="single" w:sz="4" w:space="0" w:color="auto"/>
              <w:bottom w:val="single" w:sz="4" w:space="0" w:color="auto"/>
              <w:right w:val="single" w:sz="4" w:space="0" w:color="auto"/>
            </w:tcBorders>
          </w:tcPr>
          <w:p w14:paraId="5EABADD3" w14:textId="09B5CA7D" w:rsidR="0021674F" w:rsidRPr="00AF5717" w:rsidRDefault="00E27C57" w:rsidP="00001800">
            <w:pPr>
              <w:pStyle w:val="Table-Text-Left"/>
              <w:ind w:left="57"/>
            </w:pPr>
            <w:r w:rsidRPr="00AF5717">
              <w:t>For a participant with SD/PR, a lesion which disappears and then reappears will</w:t>
            </w:r>
            <w:r w:rsidR="00001800">
              <w:t xml:space="preserve"> </w:t>
            </w:r>
            <w:r w:rsidRPr="00AF5717">
              <w:t>continue to be measured and added to the sum. Response will depend upon the status of the other lesions. For a participant with CR, reappearance of a lesion would be considered PD.</w:t>
            </w:r>
          </w:p>
        </w:tc>
      </w:tr>
      <w:tr w:rsidR="008F5115" w14:paraId="2D04B621" w14:textId="77777777" w:rsidTr="00BA5AC8">
        <w:trPr>
          <w:jc w:val="center"/>
        </w:trPr>
        <w:tc>
          <w:tcPr>
            <w:tcW w:w="1224" w:type="pct"/>
            <w:tcBorders>
              <w:top w:val="single" w:sz="4" w:space="0" w:color="auto"/>
              <w:left w:val="single" w:sz="4" w:space="0" w:color="auto"/>
              <w:bottom w:val="single" w:sz="4" w:space="0" w:color="auto"/>
              <w:right w:val="single" w:sz="4" w:space="0" w:color="auto"/>
            </w:tcBorders>
          </w:tcPr>
          <w:p w14:paraId="3C642BE2" w14:textId="77777777" w:rsidR="0021674F" w:rsidRPr="00AF5717" w:rsidRDefault="00E27C57">
            <w:pPr>
              <w:pStyle w:val="Table-1row-Left"/>
              <w:keepNext w:val="0"/>
              <w:keepLines w:val="0"/>
              <w:rPr>
                <w:rFonts w:eastAsia="SimSun"/>
              </w:rPr>
            </w:pPr>
            <w:r w:rsidRPr="00AF5717">
              <w:rPr>
                <w:rFonts w:eastAsia="SimSun"/>
              </w:rPr>
              <w:t>Overall Response</w:t>
            </w:r>
          </w:p>
        </w:tc>
        <w:tc>
          <w:tcPr>
            <w:tcW w:w="3776" w:type="pct"/>
            <w:tcBorders>
              <w:top w:val="single" w:sz="4" w:space="0" w:color="auto"/>
              <w:left w:val="single" w:sz="4" w:space="0" w:color="auto"/>
              <w:bottom w:val="single" w:sz="4" w:space="0" w:color="auto"/>
              <w:right w:val="single" w:sz="4" w:space="0" w:color="auto"/>
            </w:tcBorders>
          </w:tcPr>
          <w:p w14:paraId="69F4537E" w14:textId="77777777" w:rsidR="0021674F" w:rsidRPr="00AF5717" w:rsidRDefault="00E27C57">
            <w:pPr>
              <w:pStyle w:val="Table-Text-Left"/>
              <w:ind w:left="57"/>
            </w:pPr>
            <w:r w:rsidRPr="00AF5717">
              <w:t>One overall response table integrates target, non-target and new lesions and</w:t>
            </w:r>
          </w:p>
          <w:p w14:paraId="5D33F32C" w14:textId="77777777" w:rsidR="0021674F" w:rsidRPr="00AF5717" w:rsidRDefault="00E27C57">
            <w:pPr>
              <w:pStyle w:val="Table-Text-Left"/>
              <w:ind w:left="57"/>
            </w:pPr>
            <w:r w:rsidRPr="00AF5717">
              <w:t>another table integrates non-target and new lesions for the assessment of subjects without measurable disease.</w:t>
            </w:r>
          </w:p>
        </w:tc>
      </w:tr>
      <w:tr w:rsidR="008F5115" w14:paraId="24CDCEAD" w14:textId="77777777" w:rsidTr="00BA5AC8">
        <w:trPr>
          <w:jc w:val="center"/>
        </w:trPr>
        <w:tc>
          <w:tcPr>
            <w:tcW w:w="1224" w:type="pct"/>
            <w:tcBorders>
              <w:top w:val="single" w:sz="4" w:space="0" w:color="auto"/>
              <w:left w:val="single" w:sz="4" w:space="0" w:color="auto"/>
              <w:bottom w:val="single" w:sz="4" w:space="0" w:color="auto"/>
              <w:right w:val="single" w:sz="4" w:space="0" w:color="auto"/>
            </w:tcBorders>
          </w:tcPr>
          <w:p w14:paraId="28CBCCFB" w14:textId="77777777" w:rsidR="0021674F" w:rsidRPr="00AF5717" w:rsidRDefault="00E27C57">
            <w:pPr>
              <w:pStyle w:val="Table-1row-Left"/>
              <w:keepNext w:val="0"/>
              <w:keepLines w:val="0"/>
              <w:rPr>
                <w:rFonts w:eastAsia="SimSun"/>
              </w:rPr>
            </w:pPr>
            <w:r w:rsidRPr="00AF5717">
              <w:rPr>
                <w:rFonts w:eastAsia="SimSun"/>
              </w:rPr>
              <w:t>Confirmation of Response</w:t>
            </w:r>
          </w:p>
        </w:tc>
        <w:tc>
          <w:tcPr>
            <w:tcW w:w="3776" w:type="pct"/>
            <w:tcBorders>
              <w:top w:val="single" w:sz="4" w:space="0" w:color="auto"/>
              <w:left w:val="single" w:sz="4" w:space="0" w:color="auto"/>
              <w:bottom w:val="single" w:sz="4" w:space="0" w:color="auto"/>
              <w:right w:val="single" w:sz="4" w:space="0" w:color="auto"/>
            </w:tcBorders>
          </w:tcPr>
          <w:p w14:paraId="2AD7686C" w14:textId="76055CDA" w:rsidR="0021674F" w:rsidRPr="00AF5717" w:rsidRDefault="00E27C57" w:rsidP="00001800">
            <w:pPr>
              <w:pStyle w:val="Table-Text-Left"/>
              <w:ind w:left="57"/>
            </w:pPr>
            <w:r w:rsidRPr="00AF5717">
              <w:t>Confirmation of PR/CR is ONLY required for non-randomized trials where</w:t>
            </w:r>
            <w:r w:rsidR="00001800">
              <w:t xml:space="preserve"> </w:t>
            </w:r>
            <w:r w:rsidRPr="00AF5717">
              <w:t>response is the primary endpoint. In these trials, subsequent confirmation of PR with one interim timepoint of SD is acceptable.</w:t>
            </w:r>
          </w:p>
        </w:tc>
      </w:tr>
    </w:tbl>
    <w:p w14:paraId="46E124E3" w14:textId="77777777" w:rsidR="0014073D" w:rsidRDefault="0014073D">
      <w:pPr>
        <w:spacing w:after="0"/>
      </w:pPr>
    </w:p>
    <w:p w14:paraId="297DD6BE" w14:textId="77777777" w:rsidR="0014073D" w:rsidRDefault="00E27C57">
      <w:pPr>
        <w:spacing w:after="0"/>
      </w:pPr>
      <w:r>
        <w:br w:type="page"/>
      </w:r>
    </w:p>
    <w:p w14:paraId="3B21104F" w14:textId="0E31A954" w:rsidR="00CF45D2" w:rsidRPr="00CF45D2" w:rsidRDefault="00E27C57" w:rsidP="00CF45D2">
      <w:pPr>
        <w:pStyle w:val="Heading2Unnumbered"/>
      </w:pPr>
      <w:bookmarkStart w:id="7997" w:name="_Toc232068060"/>
      <w:r w:rsidRPr="00AF5717">
        <w:t>Appendix </w:t>
      </w:r>
      <w:r w:rsidRPr="00AF5717">
        <w:fldChar w:fldCharType="begin"/>
      </w:r>
      <w:r w:rsidRPr="00AF5717">
        <w:instrText>SEQ Appendix \* ARABIC</w:instrText>
      </w:r>
      <w:r w:rsidRPr="00AF5717">
        <w:fldChar w:fldCharType="separate"/>
      </w:r>
      <w:r w:rsidR="00CA5FDB">
        <w:rPr>
          <w:noProof/>
        </w:rPr>
        <w:t>9</w:t>
      </w:r>
      <w:r w:rsidRPr="00AF5717">
        <w:fldChar w:fldCharType="end"/>
      </w:r>
      <w:r w:rsidRPr="00AF5717">
        <w:t xml:space="preserve"> </w:t>
      </w:r>
      <w:r>
        <w:t>Confirmed Response Derivation Rules</w:t>
      </w:r>
      <w:bookmarkEnd w:id="7997"/>
      <w:r>
        <w:t xml:space="preserve"> </w:t>
      </w:r>
    </w:p>
    <w:p w14:paraId="18C2C416" w14:textId="27BC157D" w:rsidR="00CF45D2" w:rsidRPr="00F52563" w:rsidRDefault="00E27C57" w:rsidP="00F52563">
      <w:pPr>
        <w:pStyle w:val="Caption"/>
        <w:keepNext/>
        <w:rPr>
          <w:rFonts w:ascii="Arial" w:hAnsi="Arial" w:cs="Arial"/>
          <w:sz w:val="24"/>
          <w:szCs w:val="24"/>
        </w:rPr>
      </w:pPr>
      <w:bookmarkStart w:id="7998" w:name="_Toc232068089"/>
      <w:r w:rsidRPr="00F52563">
        <w:rPr>
          <w:rFonts w:ascii="Arial" w:hAnsi="Arial" w:cs="Arial"/>
          <w:sz w:val="24"/>
          <w:szCs w:val="24"/>
        </w:rPr>
        <w:t>Table</w:t>
      </w:r>
      <w:r w:rsidR="00BA5AC8">
        <w:rPr>
          <w:rFonts w:ascii="Arial" w:hAnsi="Arial" w:cs="Arial"/>
          <w:sz w:val="24"/>
          <w:szCs w:val="24"/>
        </w:rPr>
        <w:t> </w:t>
      </w:r>
      <w:r w:rsidRPr="00F52563">
        <w:rPr>
          <w:rFonts w:ascii="Arial" w:hAnsi="Arial" w:cs="Arial"/>
          <w:sz w:val="24"/>
          <w:szCs w:val="24"/>
        </w:rPr>
        <w:fldChar w:fldCharType="begin"/>
      </w:r>
      <w:r w:rsidRPr="00F52563">
        <w:rPr>
          <w:rFonts w:ascii="Arial" w:hAnsi="Arial" w:cs="Arial"/>
          <w:sz w:val="24"/>
          <w:szCs w:val="24"/>
        </w:rPr>
        <w:instrText xml:space="preserve"> SEQ Table \* ARABIC </w:instrText>
      </w:r>
      <w:r w:rsidRPr="00F52563">
        <w:rPr>
          <w:rFonts w:ascii="Arial" w:hAnsi="Arial" w:cs="Arial"/>
          <w:sz w:val="24"/>
          <w:szCs w:val="24"/>
        </w:rPr>
        <w:fldChar w:fldCharType="separate"/>
      </w:r>
      <w:ins w:id="7999" w:author="Marmol, Dominika Klaudia" w:date="2026-06-08T17:08:00Z">
        <w:r w:rsidR="002521B7">
          <w:rPr>
            <w:rFonts w:ascii="Arial" w:hAnsi="Arial" w:cs="Arial"/>
            <w:noProof/>
            <w:sz w:val="24"/>
            <w:szCs w:val="24"/>
          </w:rPr>
          <w:t>28</w:t>
        </w:r>
      </w:ins>
      <w:del w:id="8000" w:author="Marmol, Dominika Klaudia" w:date="2026-06-08T17:08:00Z">
        <w:r w:rsidR="00CA5FDB">
          <w:rPr>
            <w:rFonts w:ascii="Arial" w:hAnsi="Arial" w:cs="Arial"/>
            <w:noProof/>
            <w:sz w:val="24"/>
            <w:szCs w:val="24"/>
          </w:rPr>
          <w:delText>12</w:delText>
        </w:r>
      </w:del>
      <w:r w:rsidRPr="00F52563">
        <w:rPr>
          <w:rFonts w:ascii="Arial" w:hAnsi="Arial" w:cs="Arial"/>
          <w:sz w:val="24"/>
          <w:szCs w:val="24"/>
        </w:rPr>
        <w:fldChar w:fldCharType="end"/>
      </w:r>
      <w:r w:rsidRPr="00F52563">
        <w:rPr>
          <w:rFonts w:ascii="Arial" w:hAnsi="Arial" w:cs="Arial"/>
          <w:sz w:val="24"/>
          <w:szCs w:val="24"/>
        </w:rPr>
        <w:t>:</w:t>
      </w:r>
      <w:r w:rsidRPr="00F52563">
        <w:rPr>
          <w:rFonts w:ascii="Arial" w:hAnsi="Arial" w:cs="Arial"/>
          <w:sz w:val="24"/>
          <w:szCs w:val="24"/>
        </w:rPr>
        <w:tab/>
        <w:t>Derivation Rules for Confirmed Response</w:t>
      </w:r>
      <w:bookmarkEnd w:id="7998"/>
    </w:p>
    <w:tbl>
      <w:tblPr>
        <w:tblStyle w:val="TableGrid"/>
        <w:tblW w:w="0" w:type="auto"/>
        <w:tblLook w:val="04A0" w:firstRow="1" w:lastRow="0" w:firstColumn="1" w:lastColumn="0" w:noHBand="0" w:noVBand="1"/>
      </w:tblPr>
      <w:tblGrid>
        <w:gridCol w:w="1975"/>
        <w:gridCol w:w="4258"/>
        <w:gridCol w:w="3117"/>
      </w:tblGrid>
      <w:tr w:rsidR="008F5115" w14:paraId="0A947C5E" w14:textId="77777777" w:rsidTr="00BA5AC8">
        <w:trPr>
          <w:tblHeader/>
        </w:trPr>
        <w:tc>
          <w:tcPr>
            <w:tcW w:w="1975" w:type="dxa"/>
            <w:shd w:val="clear" w:color="auto" w:fill="E7E6E6" w:themeFill="background2"/>
          </w:tcPr>
          <w:p w14:paraId="1B0299FF" w14:textId="77777777" w:rsidR="00CF45D2" w:rsidRPr="003D718A" w:rsidRDefault="00E27C57" w:rsidP="009A3CF6">
            <w:pPr>
              <w:pStyle w:val="CommentText"/>
              <w:rPr>
                <w:rFonts w:ascii="Arial" w:hAnsi="Arial" w:cs="Arial"/>
                <w:b/>
                <w:bCs/>
                <w:sz w:val="18"/>
                <w:szCs w:val="18"/>
              </w:rPr>
            </w:pPr>
            <w:r w:rsidRPr="003D718A">
              <w:rPr>
                <w:rFonts w:ascii="Arial" w:hAnsi="Arial" w:cs="Arial"/>
                <w:b/>
                <w:bCs/>
                <w:sz w:val="18"/>
                <w:szCs w:val="18"/>
              </w:rPr>
              <w:t>FIRST TIME POINT RESPONSE</w:t>
            </w:r>
          </w:p>
        </w:tc>
        <w:tc>
          <w:tcPr>
            <w:tcW w:w="4258" w:type="dxa"/>
            <w:shd w:val="clear" w:color="auto" w:fill="E7E6E6" w:themeFill="background2"/>
          </w:tcPr>
          <w:p w14:paraId="4DDA89E7" w14:textId="77777777" w:rsidR="00CF45D2" w:rsidRPr="003D718A" w:rsidRDefault="00E27C57" w:rsidP="009A3CF6">
            <w:pPr>
              <w:pStyle w:val="CommentText"/>
              <w:rPr>
                <w:rFonts w:ascii="Arial" w:hAnsi="Arial" w:cs="Arial"/>
                <w:b/>
                <w:bCs/>
                <w:sz w:val="18"/>
                <w:szCs w:val="18"/>
              </w:rPr>
            </w:pPr>
            <w:r w:rsidRPr="003D718A">
              <w:rPr>
                <w:rFonts w:ascii="Arial" w:hAnsi="Arial" w:cs="Arial"/>
                <w:b/>
                <w:bCs/>
                <w:sz w:val="18"/>
                <w:szCs w:val="18"/>
              </w:rPr>
              <w:t>SUBSEQUENT TIME POINT RESPONSE</w:t>
            </w:r>
          </w:p>
        </w:tc>
        <w:tc>
          <w:tcPr>
            <w:tcW w:w="3117" w:type="dxa"/>
            <w:shd w:val="clear" w:color="auto" w:fill="E7E6E6" w:themeFill="background2"/>
          </w:tcPr>
          <w:p w14:paraId="53E93A95" w14:textId="77777777" w:rsidR="00CF45D2" w:rsidRPr="003D718A" w:rsidRDefault="00E27C57" w:rsidP="009A3CF6">
            <w:pPr>
              <w:pStyle w:val="CommentText"/>
              <w:rPr>
                <w:rFonts w:ascii="Arial" w:hAnsi="Arial" w:cs="Arial"/>
                <w:b/>
                <w:bCs/>
                <w:sz w:val="18"/>
                <w:szCs w:val="18"/>
              </w:rPr>
            </w:pPr>
            <w:r w:rsidRPr="003D718A">
              <w:rPr>
                <w:rFonts w:ascii="Arial" w:hAnsi="Arial" w:cs="Arial"/>
                <w:b/>
                <w:bCs/>
                <w:sz w:val="18"/>
                <w:szCs w:val="18"/>
              </w:rPr>
              <w:t>CONFIRMED RESPONSE*</w:t>
            </w:r>
          </w:p>
          <w:p w14:paraId="357953E6" w14:textId="77777777" w:rsidR="00CF45D2" w:rsidRPr="003D718A" w:rsidRDefault="00E27C57" w:rsidP="009A3CF6">
            <w:pPr>
              <w:pStyle w:val="CommentText"/>
              <w:rPr>
                <w:rFonts w:ascii="Arial" w:hAnsi="Arial" w:cs="Arial"/>
                <w:b/>
                <w:bCs/>
                <w:sz w:val="18"/>
                <w:szCs w:val="18"/>
              </w:rPr>
            </w:pPr>
            <w:r w:rsidRPr="003D718A">
              <w:rPr>
                <w:rFonts w:ascii="Arial" w:hAnsi="Arial" w:cs="Arial"/>
                <w:b/>
                <w:bCs/>
                <w:sz w:val="18"/>
                <w:szCs w:val="18"/>
              </w:rPr>
              <w:t>(BEST RESPONSE)</w:t>
            </w:r>
          </w:p>
        </w:tc>
      </w:tr>
      <w:tr w:rsidR="008F5115" w14:paraId="0045B45C" w14:textId="77777777" w:rsidTr="009A3CF6">
        <w:tc>
          <w:tcPr>
            <w:tcW w:w="1975" w:type="dxa"/>
          </w:tcPr>
          <w:p w14:paraId="7D73E581"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CR</w:t>
            </w:r>
          </w:p>
        </w:tc>
        <w:tc>
          <w:tcPr>
            <w:tcW w:w="4258" w:type="dxa"/>
          </w:tcPr>
          <w:p w14:paraId="62389161"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CR at least 4 weeks after initial CR, including</w:t>
            </w:r>
            <w:r>
              <w:rPr>
                <w:rFonts w:ascii="Arial" w:hAnsi="Arial" w:cs="Arial"/>
                <w:sz w:val="18"/>
                <w:szCs w:val="18"/>
              </w:rPr>
              <w:t>:</w:t>
            </w:r>
            <w:r w:rsidRPr="003D718A">
              <w:rPr>
                <w:rFonts w:ascii="Arial" w:hAnsi="Arial" w:cs="Arial"/>
                <w:sz w:val="18"/>
                <w:szCs w:val="18"/>
              </w:rPr>
              <w:t xml:space="preserve"> </w:t>
            </w:r>
          </w:p>
          <w:p w14:paraId="2F2E1878" w14:textId="77777777" w:rsidR="00CF45D2" w:rsidRPr="003D718A" w:rsidRDefault="00E27C57" w:rsidP="00CF45D2">
            <w:pPr>
              <w:pStyle w:val="CommentText"/>
              <w:numPr>
                <w:ilvl w:val="0"/>
                <w:numId w:val="59"/>
              </w:numPr>
              <w:rPr>
                <w:rFonts w:ascii="Arial" w:hAnsi="Arial" w:cs="Arial"/>
                <w:sz w:val="18"/>
                <w:szCs w:val="18"/>
              </w:rPr>
            </w:pPr>
            <w:r w:rsidRPr="003D718A">
              <w:rPr>
                <w:rFonts w:ascii="Arial" w:hAnsi="Arial" w:cs="Arial"/>
                <w:sz w:val="18"/>
                <w:szCs w:val="18"/>
              </w:rPr>
              <w:t>CR, CR with the second CR at least 4 weeks (≥28 days) after the initial CR, or</w:t>
            </w:r>
          </w:p>
          <w:p w14:paraId="166D9275" w14:textId="77777777" w:rsidR="00CF45D2" w:rsidRPr="003D718A" w:rsidRDefault="00E27C57" w:rsidP="00CF45D2">
            <w:pPr>
              <w:pStyle w:val="CommentText"/>
              <w:numPr>
                <w:ilvl w:val="0"/>
                <w:numId w:val="59"/>
              </w:numPr>
              <w:rPr>
                <w:rFonts w:ascii="Arial" w:hAnsi="Arial" w:cs="Arial"/>
                <w:sz w:val="18"/>
                <w:szCs w:val="18"/>
              </w:rPr>
            </w:pPr>
            <w:r w:rsidRPr="003D718A">
              <w:rPr>
                <w:rFonts w:ascii="Arial" w:hAnsi="Arial" w:cs="Arial"/>
                <w:sz w:val="18"/>
                <w:szCs w:val="18"/>
              </w:rPr>
              <w:t>multiple consecutive CRs (for example CR, CR, CR) with the last CR at least 4 weeks after initial CR</w:t>
            </w:r>
          </w:p>
          <w:p w14:paraId="04984456"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[Below (</w:t>
            </w:r>
            <w:r w:rsidRPr="00EA3B28">
              <w:rPr>
                <w:rFonts w:ascii="Arial" w:hAnsi="Arial" w:cs="Arial"/>
                <w:sz w:val="18"/>
                <w:szCs w:val="18"/>
              </w:rPr>
              <w:t>CR, PR</w:t>
            </w:r>
            <w:r w:rsidRPr="003D718A">
              <w:rPr>
                <w:rFonts w:ascii="Arial" w:hAnsi="Arial" w:cs="Arial"/>
                <w:sz w:val="18"/>
                <w:szCs w:val="18"/>
              </w:rPr>
              <w:t>), (PR, PR), (PR, CR) scenarios follow same approach]</w:t>
            </w:r>
          </w:p>
        </w:tc>
        <w:tc>
          <w:tcPr>
            <w:tcW w:w="3117" w:type="dxa"/>
          </w:tcPr>
          <w:p w14:paraId="608242B3"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CR</w:t>
            </w:r>
          </w:p>
        </w:tc>
      </w:tr>
      <w:tr w:rsidR="008F5115" w14:paraId="2553D585" w14:textId="77777777" w:rsidTr="009A3CF6">
        <w:tc>
          <w:tcPr>
            <w:tcW w:w="1975" w:type="dxa"/>
          </w:tcPr>
          <w:p w14:paraId="0D24CD0C"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CR</w:t>
            </w:r>
          </w:p>
        </w:tc>
        <w:tc>
          <w:tcPr>
            <w:tcW w:w="4258" w:type="dxa"/>
          </w:tcPr>
          <w:p w14:paraId="57DAEB80"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CR less than 4 weeks after initial CR</w:t>
            </w:r>
          </w:p>
        </w:tc>
        <w:tc>
          <w:tcPr>
            <w:tcW w:w="3117" w:type="dxa"/>
          </w:tcPr>
          <w:p w14:paraId="048960D1"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SD or NE (4)</w:t>
            </w:r>
          </w:p>
        </w:tc>
      </w:tr>
      <w:tr w:rsidR="008F5115" w14:paraId="664CAE8F" w14:textId="77777777" w:rsidTr="009A3CF6">
        <w:tc>
          <w:tcPr>
            <w:tcW w:w="1975" w:type="dxa"/>
          </w:tcPr>
          <w:p w14:paraId="1C330D82"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CR</w:t>
            </w:r>
          </w:p>
        </w:tc>
        <w:tc>
          <w:tcPr>
            <w:tcW w:w="4258" w:type="dxa"/>
          </w:tcPr>
          <w:p w14:paraId="6D9A04EC"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 xml:space="preserve">PR </w:t>
            </w:r>
          </w:p>
        </w:tc>
        <w:tc>
          <w:tcPr>
            <w:tcW w:w="3117" w:type="dxa"/>
          </w:tcPr>
          <w:p w14:paraId="48BBC3A0"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Query site on data accuracy</w:t>
            </w:r>
          </w:p>
        </w:tc>
      </w:tr>
      <w:tr w:rsidR="008F5115" w14:paraId="3E3DA510" w14:textId="77777777" w:rsidTr="009A3CF6">
        <w:tc>
          <w:tcPr>
            <w:tcW w:w="1975" w:type="dxa"/>
          </w:tcPr>
          <w:p w14:paraId="26D19132"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CR</w:t>
            </w:r>
          </w:p>
        </w:tc>
        <w:tc>
          <w:tcPr>
            <w:tcW w:w="4258" w:type="dxa"/>
          </w:tcPr>
          <w:p w14:paraId="50BBFE8F"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SD</w:t>
            </w:r>
          </w:p>
        </w:tc>
        <w:tc>
          <w:tcPr>
            <w:tcW w:w="3117" w:type="dxa"/>
          </w:tcPr>
          <w:p w14:paraId="57219428"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Query site on data accuracy</w:t>
            </w:r>
          </w:p>
        </w:tc>
      </w:tr>
      <w:tr w:rsidR="008F5115" w14:paraId="5ECCC80F" w14:textId="77777777" w:rsidTr="009A3CF6">
        <w:tc>
          <w:tcPr>
            <w:tcW w:w="1975" w:type="dxa"/>
          </w:tcPr>
          <w:p w14:paraId="5DF22B2E"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CR</w:t>
            </w:r>
          </w:p>
        </w:tc>
        <w:tc>
          <w:tcPr>
            <w:tcW w:w="4258" w:type="dxa"/>
          </w:tcPr>
          <w:p w14:paraId="2E6F71C8"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PD</w:t>
            </w:r>
          </w:p>
        </w:tc>
        <w:tc>
          <w:tcPr>
            <w:tcW w:w="3117" w:type="dxa"/>
          </w:tcPr>
          <w:p w14:paraId="046CD8FB"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SD or PD (1)</w:t>
            </w:r>
          </w:p>
        </w:tc>
      </w:tr>
      <w:tr w:rsidR="008F5115" w14:paraId="76DC4496" w14:textId="77777777" w:rsidTr="009A3CF6">
        <w:tc>
          <w:tcPr>
            <w:tcW w:w="1975" w:type="dxa"/>
          </w:tcPr>
          <w:p w14:paraId="7123CE19"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CR</w:t>
            </w:r>
          </w:p>
        </w:tc>
        <w:tc>
          <w:tcPr>
            <w:tcW w:w="4258" w:type="dxa"/>
          </w:tcPr>
          <w:p w14:paraId="05A68F72"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 xml:space="preserve">NE or </w:t>
            </w:r>
            <w:r w:rsidRPr="00EA3B28">
              <w:rPr>
                <w:rFonts w:ascii="Arial" w:hAnsi="Arial" w:cs="Arial"/>
                <w:sz w:val="18"/>
                <w:szCs w:val="18"/>
              </w:rPr>
              <w:t>no</w:t>
            </w:r>
            <w:r w:rsidRPr="003D718A">
              <w:rPr>
                <w:rFonts w:ascii="Arial" w:hAnsi="Arial" w:cs="Arial"/>
                <w:sz w:val="18"/>
                <w:szCs w:val="18"/>
              </w:rPr>
              <w:t xml:space="preserve"> further evaluation </w:t>
            </w:r>
          </w:p>
        </w:tc>
        <w:tc>
          <w:tcPr>
            <w:tcW w:w="3117" w:type="dxa"/>
          </w:tcPr>
          <w:p w14:paraId="61D9AD5A"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SD or NE (2)</w:t>
            </w:r>
          </w:p>
        </w:tc>
      </w:tr>
      <w:tr w:rsidR="008F5115" w14:paraId="03ACED00" w14:textId="77777777" w:rsidTr="009A3CF6">
        <w:tc>
          <w:tcPr>
            <w:tcW w:w="1975" w:type="dxa"/>
          </w:tcPr>
          <w:p w14:paraId="7B402819"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CR</w:t>
            </w:r>
          </w:p>
        </w:tc>
        <w:tc>
          <w:tcPr>
            <w:tcW w:w="4258" w:type="dxa"/>
          </w:tcPr>
          <w:p w14:paraId="674F3FCA"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One NE prior to CR (at least 4 weeks between two CRs) **</w:t>
            </w:r>
          </w:p>
        </w:tc>
        <w:tc>
          <w:tcPr>
            <w:tcW w:w="3117" w:type="dxa"/>
          </w:tcPr>
          <w:p w14:paraId="664F1A32"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CR</w:t>
            </w:r>
          </w:p>
        </w:tc>
      </w:tr>
      <w:tr w:rsidR="008F5115" w14:paraId="15B481D7" w14:textId="77777777" w:rsidTr="009A3CF6">
        <w:tc>
          <w:tcPr>
            <w:tcW w:w="1975" w:type="dxa"/>
          </w:tcPr>
          <w:p w14:paraId="1C0CBDA4"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PR</w:t>
            </w:r>
          </w:p>
        </w:tc>
        <w:tc>
          <w:tcPr>
            <w:tcW w:w="4258" w:type="dxa"/>
          </w:tcPr>
          <w:p w14:paraId="2FD40F9A"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CR at least 4 weeks after initial PR</w:t>
            </w:r>
          </w:p>
        </w:tc>
        <w:tc>
          <w:tcPr>
            <w:tcW w:w="3117" w:type="dxa"/>
          </w:tcPr>
          <w:p w14:paraId="7567444F"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PR</w:t>
            </w:r>
          </w:p>
        </w:tc>
      </w:tr>
      <w:tr w:rsidR="008F5115" w14:paraId="598F7B0B" w14:textId="77777777" w:rsidTr="009A3CF6">
        <w:tc>
          <w:tcPr>
            <w:tcW w:w="1975" w:type="dxa"/>
          </w:tcPr>
          <w:p w14:paraId="48E5C163"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PR</w:t>
            </w:r>
          </w:p>
        </w:tc>
        <w:tc>
          <w:tcPr>
            <w:tcW w:w="4258" w:type="dxa"/>
          </w:tcPr>
          <w:p w14:paraId="3138DA38"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CR less than 4 weeks after initial PR</w:t>
            </w:r>
          </w:p>
        </w:tc>
        <w:tc>
          <w:tcPr>
            <w:tcW w:w="3117" w:type="dxa"/>
          </w:tcPr>
          <w:p w14:paraId="6D18555B"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SD or NE (4)</w:t>
            </w:r>
          </w:p>
        </w:tc>
      </w:tr>
      <w:tr w:rsidR="008F5115" w14:paraId="3F5483C1" w14:textId="77777777" w:rsidTr="009A3CF6">
        <w:tc>
          <w:tcPr>
            <w:tcW w:w="1975" w:type="dxa"/>
          </w:tcPr>
          <w:p w14:paraId="70703FEB"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PR</w:t>
            </w:r>
          </w:p>
        </w:tc>
        <w:tc>
          <w:tcPr>
            <w:tcW w:w="4258" w:type="dxa"/>
          </w:tcPr>
          <w:p w14:paraId="1D50FBEE"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 xml:space="preserve">PR at least 4 weeks after initial </w:t>
            </w:r>
            <w:r w:rsidRPr="00EA3B28">
              <w:rPr>
                <w:rFonts w:ascii="Arial" w:hAnsi="Arial" w:cs="Arial"/>
                <w:sz w:val="18"/>
                <w:szCs w:val="18"/>
              </w:rPr>
              <w:t>PR</w:t>
            </w:r>
          </w:p>
        </w:tc>
        <w:tc>
          <w:tcPr>
            <w:tcW w:w="3117" w:type="dxa"/>
          </w:tcPr>
          <w:p w14:paraId="46DDA01E"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PR</w:t>
            </w:r>
          </w:p>
        </w:tc>
      </w:tr>
      <w:tr w:rsidR="008F5115" w14:paraId="4D5A973E" w14:textId="77777777" w:rsidTr="009A3CF6">
        <w:tc>
          <w:tcPr>
            <w:tcW w:w="1975" w:type="dxa"/>
          </w:tcPr>
          <w:p w14:paraId="284F4953"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PR</w:t>
            </w:r>
          </w:p>
        </w:tc>
        <w:tc>
          <w:tcPr>
            <w:tcW w:w="4258" w:type="dxa"/>
          </w:tcPr>
          <w:p w14:paraId="04BCB033"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PR less than 4 weeks after initial PR</w:t>
            </w:r>
          </w:p>
        </w:tc>
        <w:tc>
          <w:tcPr>
            <w:tcW w:w="3117" w:type="dxa"/>
          </w:tcPr>
          <w:p w14:paraId="55C04D19"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SD or NE (4)</w:t>
            </w:r>
          </w:p>
        </w:tc>
      </w:tr>
      <w:tr w:rsidR="008F5115" w14:paraId="62171F91" w14:textId="77777777" w:rsidTr="009A3CF6">
        <w:tc>
          <w:tcPr>
            <w:tcW w:w="1975" w:type="dxa"/>
          </w:tcPr>
          <w:p w14:paraId="2768F33A"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PR</w:t>
            </w:r>
          </w:p>
        </w:tc>
        <w:tc>
          <w:tcPr>
            <w:tcW w:w="4258" w:type="dxa"/>
          </w:tcPr>
          <w:p w14:paraId="0047B969"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SD (3)</w:t>
            </w:r>
          </w:p>
        </w:tc>
        <w:tc>
          <w:tcPr>
            <w:tcW w:w="3117" w:type="dxa"/>
          </w:tcPr>
          <w:p w14:paraId="5AA0B39B"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SD or NE (4)</w:t>
            </w:r>
          </w:p>
        </w:tc>
      </w:tr>
      <w:tr w:rsidR="008F5115" w14:paraId="092B8C6D" w14:textId="77777777" w:rsidTr="009A3CF6">
        <w:tc>
          <w:tcPr>
            <w:tcW w:w="1975" w:type="dxa"/>
          </w:tcPr>
          <w:p w14:paraId="2C22F93C"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PR</w:t>
            </w:r>
          </w:p>
        </w:tc>
        <w:tc>
          <w:tcPr>
            <w:tcW w:w="4258" w:type="dxa"/>
          </w:tcPr>
          <w:p w14:paraId="54C03A6D"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PD</w:t>
            </w:r>
          </w:p>
        </w:tc>
        <w:tc>
          <w:tcPr>
            <w:tcW w:w="3117" w:type="dxa"/>
          </w:tcPr>
          <w:p w14:paraId="6D8E5A4F"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SD or PD (1)</w:t>
            </w:r>
          </w:p>
        </w:tc>
      </w:tr>
      <w:tr w:rsidR="008F5115" w14:paraId="17742F0A" w14:textId="77777777" w:rsidTr="009A3CF6">
        <w:tc>
          <w:tcPr>
            <w:tcW w:w="1975" w:type="dxa"/>
          </w:tcPr>
          <w:p w14:paraId="66B6F1A9"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PR</w:t>
            </w:r>
          </w:p>
        </w:tc>
        <w:tc>
          <w:tcPr>
            <w:tcW w:w="4258" w:type="dxa"/>
          </w:tcPr>
          <w:p w14:paraId="1361C5DA"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 xml:space="preserve">NE or </w:t>
            </w:r>
            <w:r w:rsidRPr="00EA3B28">
              <w:rPr>
                <w:rFonts w:ascii="Arial" w:hAnsi="Arial" w:cs="Arial"/>
                <w:sz w:val="18"/>
                <w:szCs w:val="18"/>
              </w:rPr>
              <w:t>no</w:t>
            </w:r>
            <w:r w:rsidRPr="003D718A">
              <w:rPr>
                <w:rFonts w:ascii="Arial" w:hAnsi="Arial" w:cs="Arial"/>
                <w:sz w:val="18"/>
                <w:szCs w:val="18"/>
              </w:rPr>
              <w:t xml:space="preserve"> further evaluation</w:t>
            </w:r>
          </w:p>
        </w:tc>
        <w:tc>
          <w:tcPr>
            <w:tcW w:w="3117" w:type="dxa"/>
          </w:tcPr>
          <w:p w14:paraId="28EFED6D"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SD or NE (2)</w:t>
            </w:r>
          </w:p>
        </w:tc>
      </w:tr>
      <w:tr w:rsidR="008F5115" w14:paraId="0E6B500D" w14:textId="77777777" w:rsidTr="009A3CF6">
        <w:tc>
          <w:tcPr>
            <w:tcW w:w="1975" w:type="dxa"/>
          </w:tcPr>
          <w:p w14:paraId="5F3D4E33"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PR</w:t>
            </w:r>
          </w:p>
        </w:tc>
        <w:tc>
          <w:tcPr>
            <w:tcW w:w="4258" w:type="dxa"/>
          </w:tcPr>
          <w:p w14:paraId="4DEDE3E0"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 xml:space="preserve">One or two NE or </w:t>
            </w:r>
            <w:r>
              <w:rPr>
                <w:rFonts w:ascii="Arial" w:hAnsi="Arial" w:cs="Arial"/>
                <w:sz w:val="18"/>
                <w:szCs w:val="18"/>
              </w:rPr>
              <w:t xml:space="preserve">one </w:t>
            </w:r>
            <w:r w:rsidRPr="003D718A">
              <w:rPr>
                <w:rFonts w:ascii="Arial" w:hAnsi="Arial" w:cs="Arial"/>
                <w:sz w:val="18"/>
                <w:szCs w:val="18"/>
              </w:rPr>
              <w:t xml:space="preserve">SD </w:t>
            </w:r>
            <w:r>
              <w:rPr>
                <w:rFonts w:ascii="Arial" w:hAnsi="Arial" w:cs="Arial"/>
                <w:sz w:val="18"/>
                <w:szCs w:val="18"/>
              </w:rPr>
              <w:t xml:space="preserve">or one NE plus one </w:t>
            </w:r>
            <w:r w:rsidRPr="003D718A">
              <w:rPr>
                <w:rFonts w:ascii="Arial" w:hAnsi="Arial" w:cs="Arial"/>
                <w:sz w:val="18"/>
                <w:szCs w:val="18"/>
              </w:rPr>
              <w:t>SD prior to PR/CR (at least 4 weeks between two PRs, or PR and CR) **</w:t>
            </w:r>
          </w:p>
        </w:tc>
        <w:tc>
          <w:tcPr>
            <w:tcW w:w="3117" w:type="dxa"/>
          </w:tcPr>
          <w:p w14:paraId="3A4BF10D"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PR</w:t>
            </w:r>
          </w:p>
        </w:tc>
      </w:tr>
      <w:tr w:rsidR="008F5115" w14:paraId="47368566" w14:textId="77777777" w:rsidTr="009A3CF6">
        <w:tc>
          <w:tcPr>
            <w:tcW w:w="1975" w:type="dxa"/>
          </w:tcPr>
          <w:p w14:paraId="45EAAB69"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SD</w:t>
            </w:r>
          </w:p>
        </w:tc>
        <w:tc>
          <w:tcPr>
            <w:tcW w:w="4258" w:type="dxa"/>
          </w:tcPr>
          <w:p w14:paraId="56BEA6D2"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CR</w:t>
            </w:r>
          </w:p>
        </w:tc>
        <w:tc>
          <w:tcPr>
            <w:tcW w:w="3117" w:type="dxa"/>
          </w:tcPr>
          <w:p w14:paraId="6B12B1A9" w14:textId="77777777" w:rsidR="00CF45D2" w:rsidRPr="003D718A" w:rsidRDefault="00E27C57" w:rsidP="009A3CF6">
            <w:pPr>
              <w:pStyle w:val="CommentText"/>
              <w:rPr>
                <w:rFonts w:ascii="Arial" w:hAnsi="Arial" w:cs="Arial"/>
                <w:sz w:val="18"/>
                <w:szCs w:val="18"/>
              </w:rPr>
            </w:pPr>
            <w:r w:rsidRPr="00EA3B28">
              <w:rPr>
                <w:rFonts w:ascii="Arial" w:hAnsi="Arial" w:cs="Arial"/>
                <w:sz w:val="18"/>
                <w:szCs w:val="18"/>
              </w:rPr>
              <w:t xml:space="preserve">SD or NE (4) </w:t>
            </w:r>
          </w:p>
        </w:tc>
      </w:tr>
      <w:tr w:rsidR="008F5115" w14:paraId="101997AA" w14:textId="77777777" w:rsidTr="009A3CF6">
        <w:tc>
          <w:tcPr>
            <w:tcW w:w="1975" w:type="dxa"/>
          </w:tcPr>
          <w:p w14:paraId="11A86E34"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SD</w:t>
            </w:r>
          </w:p>
        </w:tc>
        <w:tc>
          <w:tcPr>
            <w:tcW w:w="4258" w:type="dxa"/>
          </w:tcPr>
          <w:p w14:paraId="059873B2"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PR</w:t>
            </w:r>
          </w:p>
        </w:tc>
        <w:tc>
          <w:tcPr>
            <w:tcW w:w="3117" w:type="dxa"/>
          </w:tcPr>
          <w:p w14:paraId="449B2CFC" w14:textId="77777777" w:rsidR="00CF45D2" w:rsidRPr="003D718A" w:rsidRDefault="00E27C57" w:rsidP="009A3CF6">
            <w:pPr>
              <w:pStyle w:val="CommentText"/>
              <w:rPr>
                <w:rFonts w:ascii="Arial" w:hAnsi="Arial" w:cs="Arial"/>
                <w:sz w:val="18"/>
                <w:szCs w:val="18"/>
              </w:rPr>
            </w:pPr>
            <w:r w:rsidRPr="00EA3B28">
              <w:rPr>
                <w:rFonts w:ascii="Arial" w:hAnsi="Arial" w:cs="Arial"/>
                <w:sz w:val="18"/>
                <w:szCs w:val="18"/>
              </w:rPr>
              <w:t>SD or NE (4)</w:t>
            </w:r>
          </w:p>
        </w:tc>
      </w:tr>
      <w:tr w:rsidR="008F5115" w14:paraId="1F5E040A" w14:textId="77777777" w:rsidTr="009A3CF6">
        <w:tc>
          <w:tcPr>
            <w:tcW w:w="1975" w:type="dxa"/>
          </w:tcPr>
          <w:p w14:paraId="40DC1F9D"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SD</w:t>
            </w:r>
          </w:p>
        </w:tc>
        <w:tc>
          <w:tcPr>
            <w:tcW w:w="4258" w:type="dxa"/>
          </w:tcPr>
          <w:p w14:paraId="57B58F1E"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SD</w:t>
            </w:r>
          </w:p>
        </w:tc>
        <w:tc>
          <w:tcPr>
            <w:tcW w:w="3117" w:type="dxa"/>
          </w:tcPr>
          <w:p w14:paraId="6B405DDE"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SD or NE (4)</w:t>
            </w:r>
          </w:p>
        </w:tc>
      </w:tr>
      <w:tr w:rsidR="008F5115" w14:paraId="47A7DE14" w14:textId="77777777" w:rsidTr="009A3CF6">
        <w:tc>
          <w:tcPr>
            <w:tcW w:w="1975" w:type="dxa"/>
          </w:tcPr>
          <w:p w14:paraId="74CDA6CE"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SD</w:t>
            </w:r>
          </w:p>
        </w:tc>
        <w:tc>
          <w:tcPr>
            <w:tcW w:w="4258" w:type="dxa"/>
          </w:tcPr>
          <w:p w14:paraId="10852F5D"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NE</w:t>
            </w:r>
          </w:p>
        </w:tc>
        <w:tc>
          <w:tcPr>
            <w:tcW w:w="3117" w:type="dxa"/>
          </w:tcPr>
          <w:p w14:paraId="6076C672"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SD or NE (2)</w:t>
            </w:r>
          </w:p>
        </w:tc>
      </w:tr>
      <w:tr w:rsidR="008F5115" w14:paraId="53EE58D3" w14:textId="77777777" w:rsidTr="009A3CF6">
        <w:tc>
          <w:tcPr>
            <w:tcW w:w="1975" w:type="dxa"/>
          </w:tcPr>
          <w:p w14:paraId="0DFF76DE"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SD</w:t>
            </w:r>
          </w:p>
        </w:tc>
        <w:tc>
          <w:tcPr>
            <w:tcW w:w="4258" w:type="dxa"/>
          </w:tcPr>
          <w:p w14:paraId="1C7FCEB5"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PD</w:t>
            </w:r>
          </w:p>
        </w:tc>
        <w:tc>
          <w:tcPr>
            <w:tcW w:w="3117" w:type="dxa"/>
          </w:tcPr>
          <w:p w14:paraId="6E29C819"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SD or PD (1)</w:t>
            </w:r>
          </w:p>
        </w:tc>
      </w:tr>
      <w:tr w:rsidR="008F5115" w14:paraId="7E810239" w14:textId="77777777" w:rsidTr="009A3CF6">
        <w:tc>
          <w:tcPr>
            <w:tcW w:w="1975" w:type="dxa"/>
          </w:tcPr>
          <w:p w14:paraId="79D2664C"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PD</w:t>
            </w:r>
          </w:p>
        </w:tc>
        <w:tc>
          <w:tcPr>
            <w:tcW w:w="4258" w:type="dxa"/>
          </w:tcPr>
          <w:p w14:paraId="17AB7509"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 xml:space="preserve">Any or </w:t>
            </w:r>
            <w:r w:rsidRPr="00EA3B28">
              <w:rPr>
                <w:rFonts w:ascii="Arial" w:hAnsi="Arial" w:cs="Arial"/>
                <w:sz w:val="18"/>
                <w:szCs w:val="18"/>
              </w:rPr>
              <w:t>no</w:t>
            </w:r>
            <w:r w:rsidRPr="003D718A">
              <w:rPr>
                <w:rFonts w:ascii="Arial" w:hAnsi="Arial" w:cs="Arial"/>
                <w:sz w:val="18"/>
                <w:szCs w:val="18"/>
              </w:rPr>
              <w:t xml:space="preserve"> further evaluation</w:t>
            </w:r>
          </w:p>
        </w:tc>
        <w:tc>
          <w:tcPr>
            <w:tcW w:w="3117" w:type="dxa"/>
          </w:tcPr>
          <w:p w14:paraId="27B5A4D3"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PD</w:t>
            </w:r>
          </w:p>
        </w:tc>
      </w:tr>
      <w:tr w:rsidR="008F5115" w14:paraId="54A95BE7" w14:textId="77777777" w:rsidTr="009A3CF6">
        <w:tc>
          <w:tcPr>
            <w:tcW w:w="1975" w:type="dxa"/>
          </w:tcPr>
          <w:p w14:paraId="363F412A"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NE</w:t>
            </w:r>
          </w:p>
        </w:tc>
        <w:tc>
          <w:tcPr>
            <w:tcW w:w="4258" w:type="dxa"/>
          </w:tcPr>
          <w:p w14:paraId="33B3B6DC"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CR</w:t>
            </w:r>
          </w:p>
        </w:tc>
        <w:tc>
          <w:tcPr>
            <w:tcW w:w="3117" w:type="dxa"/>
          </w:tcPr>
          <w:p w14:paraId="107ADE28"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SD or NE (4)</w:t>
            </w:r>
          </w:p>
        </w:tc>
      </w:tr>
      <w:tr w:rsidR="008F5115" w14:paraId="6AE9C3E7" w14:textId="77777777" w:rsidTr="009A3CF6">
        <w:tc>
          <w:tcPr>
            <w:tcW w:w="1975" w:type="dxa"/>
          </w:tcPr>
          <w:p w14:paraId="00378FAD"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NE</w:t>
            </w:r>
          </w:p>
        </w:tc>
        <w:tc>
          <w:tcPr>
            <w:tcW w:w="4258" w:type="dxa"/>
          </w:tcPr>
          <w:p w14:paraId="6E8FA2C2"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PR</w:t>
            </w:r>
          </w:p>
        </w:tc>
        <w:tc>
          <w:tcPr>
            <w:tcW w:w="3117" w:type="dxa"/>
          </w:tcPr>
          <w:p w14:paraId="1763CE30"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SD or NE (4)</w:t>
            </w:r>
          </w:p>
        </w:tc>
      </w:tr>
      <w:tr w:rsidR="008F5115" w14:paraId="2D8BD5CD" w14:textId="77777777" w:rsidTr="009A3CF6">
        <w:tc>
          <w:tcPr>
            <w:tcW w:w="1975" w:type="dxa"/>
          </w:tcPr>
          <w:p w14:paraId="250D652A"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NE</w:t>
            </w:r>
          </w:p>
        </w:tc>
        <w:tc>
          <w:tcPr>
            <w:tcW w:w="4258" w:type="dxa"/>
          </w:tcPr>
          <w:p w14:paraId="0DEEB3A2"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SD</w:t>
            </w:r>
          </w:p>
        </w:tc>
        <w:tc>
          <w:tcPr>
            <w:tcW w:w="3117" w:type="dxa"/>
          </w:tcPr>
          <w:p w14:paraId="196E0A3F"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SD or NE (4)</w:t>
            </w:r>
          </w:p>
        </w:tc>
      </w:tr>
      <w:tr w:rsidR="008F5115" w14:paraId="13CDF9A4" w14:textId="77777777" w:rsidTr="009A3CF6">
        <w:tc>
          <w:tcPr>
            <w:tcW w:w="1975" w:type="dxa"/>
          </w:tcPr>
          <w:p w14:paraId="6895D4D0"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NE</w:t>
            </w:r>
          </w:p>
        </w:tc>
        <w:tc>
          <w:tcPr>
            <w:tcW w:w="4258" w:type="dxa"/>
          </w:tcPr>
          <w:p w14:paraId="57122A5E"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NE</w:t>
            </w:r>
          </w:p>
        </w:tc>
        <w:tc>
          <w:tcPr>
            <w:tcW w:w="3117" w:type="dxa"/>
          </w:tcPr>
          <w:p w14:paraId="6EF04D2F"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NE</w:t>
            </w:r>
          </w:p>
        </w:tc>
      </w:tr>
      <w:tr w:rsidR="008F5115" w14:paraId="59B33778" w14:textId="77777777" w:rsidTr="009A3CF6">
        <w:tc>
          <w:tcPr>
            <w:tcW w:w="1975" w:type="dxa"/>
          </w:tcPr>
          <w:p w14:paraId="5FEEBBE7"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NE</w:t>
            </w:r>
          </w:p>
        </w:tc>
        <w:tc>
          <w:tcPr>
            <w:tcW w:w="4258" w:type="dxa"/>
          </w:tcPr>
          <w:p w14:paraId="64AB7704"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PD</w:t>
            </w:r>
          </w:p>
        </w:tc>
        <w:tc>
          <w:tcPr>
            <w:tcW w:w="3117" w:type="dxa"/>
          </w:tcPr>
          <w:p w14:paraId="2101B616"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PD</w:t>
            </w:r>
          </w:p>
        </w:tc>
      </w:tr>
      <w:tr w:rsidR="008F5115" w14:paraId="136E92B6" w14:textId="77777777" w:rsidTr="009A3CF6">
        <w:tc>
          <w:tcPr>
            <w:tcW w:w="1975" w:type="dxa"/>
          </w:tcPr>
          <w:p w14:paraId="4B63C964"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NE</w:t>
            </w:r>
          </w:p>
        </w:tc>
        <w:tc>
          <w:tcPr>
            <w:tcW w:w="4258" w:type="dxa"/>
          </w:tcPr>
          <w:p w14:paraId="4E31D027"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NED</w:t>
            </w:r>
          </w:p>
        </w:tc>
        <w:tc>
          <w:tcPr>
            <w:tcW w:w="3117" w:type="dxa"/>
          </w:tcPr>
          <w:p w14:paraId="680B454D"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NED</w:t>
            </w:r>
          </w:p>
        </w:tc>
      </w:tr>
      <w:tr w:rsidR="008F5115" w14:paraId="453108BD" w14:textId="77777777" w:rsidTr="009A3CF6">
        <w:tc>
          <w:tcPr>
            <w:tcW w:w="1975" w:type="dxa"/>
          </w:tcPr>
          <w:p w14:paraId="13FF0DA3"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NED</w:t>
            </w:r>
          </w:p>
        </w:tc>
        <w:tc>
          <w:tcPr>
            <w:tcW w:w="4258" w:type="dxa"/>
          </w:tcPr>
          <w:p w14:paraId="3ABADE90"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NED or PD or No fu</w:t>
            </w:r>
            <w:r>
              <w:rPr>
                <w:rFonts w:ascii="Arial" w:hAnsi="Arial" w:cs="Arial"/>
                <w:sz w:val="18"/>
                <w:szCs w:val="18"/>
              </w:rPr>
              <w:t>r</w:t>
            </w:r>
            <w:r w:rsidRPr="003D718A">
              <w:rPr>
                <w:rFonts w:ascii="Arial" w:hAnsi="Arial" w:cs="Arial"/>
                <w:sz w:val="18"/>
                <w:szCs w:val="18"/>
              </w:rPr>
              <w:t>ther evaluation</w:t>
            </w:r>
          </w:p>
        </w:tc>
        <w:tc>
          <w:tcPr>
            <w:tcW w:w="3117" w:type="dxa"/>
          </w:tcPr>
          <w:p w14:paraId="2DF90491" w14:textId="77777777" w:rsidR="00CF45D2" w:rsidRPr="003D718A" w:rsidRDefault="00E27C57" w:rsidP="009A3CF6">
            <w:pPr>
              <w:pStyle w:val="CommentText"/>
              <w:rPr>
                <w:rFonts w:ascii="Arial" w:hAnsi="Arial" w:cs="Arial"/>
                <w:sz w:val="18"/>
                <w:szCs w:val="18"/>
              </w:rPr>
            </w:pPr>
            <w:r w:rsidRPr="003D718A">
              <w:rPr>
                <w:rFonts w:ascii="Arial" w:hAnsi="Arial" w:cs="Arial"/>
                <w:sz w:val="18"/>
                <w:szCs w:val="18"/>
              </w:rPr>
              <w:t>NED</w:t>
            </w:r>
          </w:p>
        </w:tc>
      </w:tr>
    </w:tbl>
    <w:p w14:paraId="2E5EAB20" w14:textId="77777777" w:rsidR="00CF45D2" w:rsidRDefault="00E27C57" w:rsidP="00CF45D2">
      <w:pPr>
        <w:pStyle w:val="CommentText"/>
        <w:spacing w:after="0"/>
        <w:rPr>
          <w:rFonts w:ascii="Arial" w:hAnsi="Arial" w:cs="Arial"/>
        </w:rPr>
      </w:pPr>
      <w:r w:rsidRPr="003D718A">
        <w:rPr>
          <w:rFonts w:ascii="Arial" w:hAnsi="Arial" w:cs="Arial"/>
        </w:rPr>
        <w:t>CR=complete response, PR=partial response, SD=stable disease, PD=progressive disease, NE=not evaluable</w:t>
      </w:r>
      <w:r>
        <w:rPr>
          <w:rFonts w:ascii="Arial" w:hAnsi="Arial" w:cs="Arial"/>
        </w:rPr>
        <w:t xml:space="preserve">, </w:t>
      </w:r>
      <w:r w:rsidRPr="003D718A">
        <w:rPr>
          <w:rFonts w:ascii="Arial" w:hAnsi="Arial" w:cs="Arial"/>
        </w:rPr>
        <w:t>NED=no evidence of disease</w:t>
      </w:r>
      <w:r>
        <w:rPr>
          <w:rFonts w:ascii="Arial" w:hAnsi="Arial" w:cs="Arial"/>
        </w:rPr>
        <w:t>.</w:t>
      </w:r>
    </w:p>
    <w:p w14:paraId="00D7A440" w14:textId="77777777" w:rsidR="00CF45D2" w:rsidRPr="003D718A" w:rsidRDefault="00E27C57" w:rsidP="00CF45D2">
      <w:pPr>
        <w:pStyle w:val="CommentText"/>
        <w:spacing w:after="0"/>
        <w:rPr>
          <w:rFonts w:ascii="Arial" w:hAnsi="Arial" w:cs="Arial"/>
        </w:rPr>
      </w:pPr>
      <w:r w:rsidRPr="003D718A">
        <w:rPr>
          <w:rFonts w:ascii="Arial" w:hAnsi="Arial" w:cs="Arial"/>
        </w:rPr>
        <w:t>Non-CR/Non-PD is treated equivalent as SD</w:t>
      </w:r>
      <w:r>
        <w:rPr>
          <w:rFonts w:ascii="Arial" w:hAnsi="Arial" w:cs="Arial"/>
        </w:rPr>
        <w:t>.</w:t>
      </w:r>
    </w:p>
    <w:p w14:paraId="6BC4D283" w14:textId="7D98B099" w:rsidR="00CF45D2" w:rsidRPr="003D718A" w:rsidRDefault="00E27C57" w:rsidP="00CF45D2">
      <w:pPr>
        <w:pStyle w:val="CommentText"/>
        <w:spacing w:after="0"/>
        <w:rPr>
          <w:rFonts w:ascii="Arial" w:hAnsi="Arial" w:cs="Arial"/>
        </w:rPr>
      </w:pPr>
      <w:r w:rsidRPr="003D718A">
        <w:rPr>
          <w:rFonts w:ascii="Arial" w:hAnsi="Arial" w:cs="Arial"/>
          <w:sz w:val="18"/>
          <w:szCs w:val="18"/>
        </w:rPr>
        <w:t xml:space="preserve">* </w:t>
      </w:r>
      <w:r w:rsidRPr="003D718A">
        <w:rPr>
          <w:rFonts w:ascii="Arial" w:hAnsi="Arial" w:cs="Arial"/>
        </w:rPr>
        <w:t xml:space="preserve">A best response of SD can only be made after the participant is on trial for a minimum of </w:t>
      </w:r>
      <w:r>
        <w:rPr>
          <w:rFonts w:ascii="Arial" w:hAnsi="Arial" w:cs="Arial"/>
        </w:rPr>
        <w:t xml:space="preserve">5 </w:t>
      </w:r>
      <w:r w:rsidRPr="003D718A">
        <w:rPr>
          <w:rFonts w:ascii="Arial" w:hAnsi="Arial" w:cs="Arial"/>
        </w:rPr>
        <w:t>weeks (</w:t>
      </w:r>
      <w:r>
        <w:rPr>
          <w:rFonts w:ascii="Arial" w:hAnsi="Arial" w:cs="Arial"/>
        </w:rPr>
        <w:t xml:space="preserve">6 weeks </w:t>
      </w:r>
      <w:r w:rsidRPr="003D718A">
        <w:rPr>
          <w:rFonts w:ascii="Arial" w:hAnsi="Arial" w:cs="Arial"/>
        </w:rPr>
        <w:t>-1 week window) (35 days</w:t>
      </w:r>
      <w:r w:rsidRPr="00EA3B28">
        <w:rPr>
          <w:rFonts w:ascii="Arial" w:hAnsi="Arial" w:cs="Arial"/>
        </w:rPr>
        <w:t>)</w:t>
      </w:r>
      <w:r>
        <w:rPr>
          <w:rFonts w:ascii="Arial" w:hAnsi="Arial" w:cs="Arial"/>
        </w:rPr>
        <w:t xml:space="preserve"> from first dose</w:t>
      </w:r>
      <w:r w:rsidRPr="00EA3B28">
        <w:rPr>
          <w:rFonts w:ascii="Arial" w:hAnsi="Arial" w:cs="Arial"/>
        </w:rPr>
        <w:t>,</w:t>
      </w:r>
      <w:r w:rsidRPr="003D718A">
        <w:rPr>
          <w:rFonts w:ascii="Arial" w:hAnsi="Arial" w:cs="Arial"/>
        </w:rPr>
        <w:t xml:space="preserve"> any tumor assessment indicating stable </w:t>
      </w:r>
      <w:r w:rsidRPr="00EA3B28">
        <w:rPr>
          <w:rFonts w:ascii="Arial" w:hAnsi="Arial" w:cs="Arial"/>
        </w:rPr>
        <w:t>disease</w:t>
      </w:r>
      <w:r w:rsidRPr="003D718A">
        <w:rPr>
          <w:rFonts w:ascii="Arial" w:hAnsi="Arial" w:cs="Arial"/>
        </w:rPr>
        <w:t xml:space="preserve"> before this time period</w:t>
      </w:r>
      <w:r>
        <w:rPr>
          <w:rFonts w:ascii="Arial" w:hAnsi="Arial" w:cs="Arial"/>
        </w:rPr>
        <w:t xml:space="preserve"> </w:t>
      </w:r>
      <w:r w:rsidRPr="003D718A">
        <w:rPr>
          <w:rFonts w:ascii="Arial" w:hAnsi="Arial" w:cs="Arial"/>
        </w:rPr>
        <w:t>will have a Best Response of NE, unless PD is identified.</w:t>
      </w:r>
    </w:p>
    <w:p w14:paraId="78CCCC52" w14:textId="77777777" w:rsidR="00CF45D2" w:rsidRPr="003D718A" w:rsidRDefault="00E27C57" w:rsidP="00CF45D2">
      <w:pPr>
        <w:pStyle w:val="CommentText"/>
        <w:spacing w:after="0"/>
        <w:rPr>
          <w:rFonts w:ascii="Arial" w:hAnsi="Arial" w:cs="Arial"/>
        </w:rPr>
      </w:pPr>
      <w:r w:rsidRPr="003D718A">
        <w:rPr>
          <w:rFonts w:ascii="Arial" w:hAnsi="Arial" w:cs="Arial"/>
        </w:rPr>
        <w:t xml:space="preserve">** Subsequent documentation of CR may provide confirmation of a previously identified CR for participants where the second </w:t>
      </w:r>
      <w:r>
        <w:rPr>
          <w:rFonts w:ascii="Arial" w:hAnsi="Arial" w:cs="Arial"/>
        </w:rPr>
        <w:t>overall</w:t>
      </w:r>
      <w:r w:rsidRPr="003D718A">
        <w:rPr>
          <w:rFonts w:ascii="Arial" w:hAnsi="Arial" w:cs="Arial"/>
        </w:rPr>
        <w:t xml:space="preserve"> response was NE. Subsequent documentation of PR may provide confirmation of a</w:t>
      </w:r>
    </w:p>
    <w:p w14:paraId="63C75E59" w14:textId="77777777" w:rsidR="00CF45D2" w:rsidRPr="003D718A" w:rsidRDefault="00E27C57" w:rsidP="00CF45D2">
      <w:pPr>
        <w:pStyle w:val="CommentText"/>
        <w:spacing w:after="0"/>
        <w:rPr>
          <w:rFonts w:ascii="Arial" w:hAnsi="Arial" w:cs="Arial"/>
        </w:rPr>
      </w:pPr>
      <w:r w:rsidRPr="003D718A">
        <w:rPr>
          <w:rFonts w:ascii="Arial" w:hAnsi="Arial" w:cs="Arial"/>
        </w:rPr>
        <w:t xml:space="preserve">previously identified PR for participants where the second (or more) </w:t>
      </w:r>
      <w:r>
        <w:rPr>
          <w:rFonts w:ascii="Arial" w:hAnsi="Arial" w:cs="Arial"/>
        </w:rPr>
        <w:t>overall</w:t>
      </w:r>
      <w:r w:rsidRPr="003D718A">
        <w:rPr>
          <w:rFonts w:ascii="Arial" w:hAnsi="Arial" w:cs="Arial"/>
        </w:rPr>
        <w:t xml:space="preserve"> response was NE. If the third time</w:t>
      </w:r>
    </w:p>
    <w:p w14:paraId="727B6035" w14:textId="77777777" w:rsidR="00CF45D2" w:rsidRPr="003D718A" w:rsidRDefault="00E27C57" w:rsidP="00CF45D2">
      <w:pPr>
        <w:pStyle w:val="CommentText"/>
        <w:spacing w:after="0"/>
        <w:rPr>
          <w:rFonts w:ascii="Arial" w:hAnsi="Arial" w:cs="Arial"/>
        </w:rPr>
      </w:pPr>
      <w:r w:rsidRPr="003D718A">
        <w:rPr>
          <w:rFonts w:ascii="Arial" w:hAnsi="Arial" w:cs="Arial"/>
        </w:rPr>
        <w:t>point response (TPR) confirms the CR (or PR) then the Confirmed Response will be CR (or PR). For this</w:t>
      </w:r>
    </w:p>
    <w:p w14:paraId="0226D655" w14:textId="77777777" w:rsidR="00CF45D2" w:rsidRPr="00B6175E" w:rsidRDefault="00E27C57" w:rsidP="00CF45D2">
      <w:pPr>
        <w:pStyle w:val="CommentText"/>
        <w:spacing w:after="0"/>
        <w:rPr>
          <w:rFonts w:ascii="Arial" w:hAnsi="Arial" w:cs="Arial"/>
          <w:lang w:val="da-DK"/>
        </w:rPr>
      </w:pPr>
      <w:r w:rsidRPr="003D718A">
        <w:rPr>
          <w:rFonts w:ascii="Arial" w:hAnsi="Arial" w:cs="Arial"/>
        </w:rPr>
        <w:t>trial, only one intervening NE is allowed between CRs</w:t>
      </w:r>
      <w:r>
        <w:rPr>
          <w:rFonts w:ascii="Arial" w:hAnsi="Arial" w:cs="Arial"/>
        </w:rPr>
        <w:t>.</w:t>
      </w:r>
      <w:r w:rsidRPr="00EA3B28">
        <w:rPr>
          <w:rFonts w:ascii="Arial" w:hAnsi="Arial" w:cs="Arial"/>
        </w:rPr>
        <w:t xml:space="preserve"> </w:t>
      </w:r>
      <w:r>
        <w:rPr>
          <w:rFonts w:ascii="Arial" w:hAnsi="Arial" w:cs="Arial"/>
        </w:rPr>
        <w:t>U</w:t>
      </w:r>
      <w:r w:rsidRPr="003D718A">
        <w:rPr>
          <w:rFonts w:ascii="Arial" w:hAnsi="Arial" w:cs="Arial"/>
        </w:rPr>
        <w:t xml:space="preserve">p to two NE or </w:t>
      </w:r>
      <w:r>
        <w:rPr>
          <w:rFonts w:ascii="Arial" w:hAnsi="Arial" w:cs="Arial"/>
        </w:rPr>
        <w:t>one</w:t>
      </w:r>
      <w:r w:rsidRPr="003D718A">
        <w:rPr>
          <w:rFonts w:ascii="Arial" w:hAnsi="Arial" w:cs="Arial"/>
        </w:rPr>
        <w:t xml:space="preserve"> SD </w:t>
      </w:r>
      <w:r>
        <w:rPr>
          <w:rFonts w:ascii="Arial" w:hAnsi="Arial" w:cs="Arial"/>
        </w:rPr>
        <w:t xml:space="preserve">or one NE plus one </w:t>
      </w:r>
      <w:r w:rsidRPr="003D718A">
        <w:rPr>
          <w:rFonts w:ascii="Arial" w:hAnsi="Arial" w:cs="Arial"/>
        </w:rPr>
        <w:t>SD is allowed between PRs (or PR followed by CR</w:t>
      </w:r>
      <w:r w:rsidRPr="00EA3B28">
        <w:rPr>
          <w:rFonts w:ascii="Arial" w:hAnsi="Arial" w:cs="Arial"/>
        </w:rPr>
        <w:t>)</w:t>
      </w:r>
      <w:r>
        <w:rPr>
          <w:rFonts w:ascii="Arial" w:hAnsi="Arial" w:cs="Arial"/>
        </w:rPr>
        <w:t>.</w:t>
      </w:r>
      <w:r w:rsidRPr="003D718A">
        <w:rPr>
          <w:rFonts w:ascii="Arial" w:hAnsi="Arial" w:cs="Arial"/>
        </w:rPr>
        <w:t xml:space="preserve"> </w:t>
      </w:r>
      <w:r w:rsidRPr="00B6175E">
        <w:rPr>
          <w:rFonts w:ascii="Arial" w:hAnsi="Arial" w:cs="Arial"/>
          <w:lang w:val="da-DK"/>
        </w:rPr>
        <w:t>e.g., CR</w:t>
      </w:r>
      <w:r w:rsidRPr="00B6175E">
        <w:rPr>
          <w:rFonts w:ascii="Arial" w:eastAsia="Wingdings" w:hAnsi="Arial" w:cs="Arial"/>
          <w:lang w:val="da-DK"/>
        </w:rPr>
        <w:t>-</w:t>
      </w:r>
      <w:r w:rsidRPr="00B6175E">
        <w:rPr>
          <w:rFonts w:ascii="Arial" w:hAnsi="Arial" w:cs="Arial"/>
          <w:lang w:val="da-DK"/>
        </w:rPr>
        <w:t>NE</w:t>
      </w:r>
      <w:r w:rsidRPr="00B6175E">
        <w:rPr>
          <w:rFonts w:ascii="Arial" w:eastAsia="Wingdings" w:hAnsi="Arial" w:cs="Arial"/>
          <w:lang w:val="da-DK"/>
        </w:rPr>
        <w:t>-</w:t>
      </w:r>
      <w:r w:rsidRPr="00B6175E">
        <w:rPr>
          <w:rFonts w:ascii="Arial" w:hAnsi="Arial" w:cs="Arial"/>
          <w:lang w:val="da-DK"/>
        </w:rPr>
        <w:t>CR = BOR of CR; PR</w:t>
      </w:r>
      <w:r w:rsidRPr="00B6175E">
        <w:rPr>
          <w:rFonts w:ascii="Arial" w:eastAsia="Wingdings" w:hAnsi="Arial" w:cs="Arial"/>
          <w:lang w:val="da-DK"/>
        </w:rPr>
        <w:t>-</w:t>
      </w:r>
      <w:r w:rsidRPr="00B6175E">
        <w:rPr>
          <w:rFonts w:ascii="Arial" w:hAnsi="Arial" w:cs="Arial"/>
          <w:lang w:val="da-DK"/>
        </w:rPr>
        <w:t>NE</w:t>
      </w:r>
      <w:r w:rsidRPr="00B6175E">
        <w:rPr>
          <w:rFonts w:ascii="Arial" w:eastAsia="Wingdings" w:hAnsi="Arial" w:cs="Arial"/>
          <w:lang w:val="da-DK"/>
        </w:rPr>
        <w:t>-</w:t>
      </w:r>
      <w:r w:rsidRPr="00B6175E">
        <w:rPr>
          <w:rFonts w:ascii="Arial" w:hAnsi="Arial" w:cs="Arial"/>
          <w:lang w:val="da-DK"/>
        </w:rPr>
        <w:t>PR = BOR of PR; PR</w:t>
      </w:r>
      <w:r w:rsidRPr="00B6175E">
        <w:rPr>
          <w:rFonts w:ascii="Arial" w:eastAsia="Wingdings" w:hAnsi="Arial" w:cs="Arial"/>
          <w:lang w:val="da-DK"/>
        </w:rPr>
        <w:t>-</w:t>
      </w:r>
      <w:r w:rsidRPr="00B6175E">
        <w:rPr>
          <w:rFonts w:ascii="Arial" w:hAnsi="Arial" w:cs="Arial"/>
          <w:lang w:val="da-DK"/>
        </w:rPr>
        <w:t>SD</w:t>
      </w:r>
      <w:r w:rsidRPr="00B6175E">
        <w:rPr>
          <w:rFonts w:ascii="Arial" w:eastAsia="Wingdings" w:hAnsi="Arial" w:cs="Arial"/>
          <w:lang w:val="da-DK"/>
        </w:rPr>
        <w:t>-</w:t>
      </w:r>
      <w:r w:rsidRPr="00B6175E">
        <w:rPr>
          <w:rFonts w:ascii="Arial" w:hAnsi="Arial" w:cs="Arial"/>
          <w:lang w:val="da-DK"/>
        </w:rPr>
        <w:t>PR = BOR of PR; PR</w:t>
      </w:r>
      <w:r w:rsidRPr="00B6175E">
        <w:rPr>
          <w:rFonts w:ascii="Arial" w:eastAsia="Wingdings" w:hAnsi="Arial" w:cs="Arial"/>
          <w:lang w:val="da-DK"/>
        </w:rPr>
        <w:t>-</w:t>
      </w:r>
      <w:r w:rsidRPr="00B6175E">
        <w:rPr>
          <w:rFonts w:ascii="Arial" w:hAnsi="Arial" w:cs="Arial"/>
          <w:lang w:val="da-DK"/>
        </w:rPr>
        <w:t>NE</w:t>
      </w:r>
      <w:r w:rsidRPr="00B6175E">
        <w:rPr>
          <w:rFonts w:ascii="Arial" w:eastAsia="Wingdings" w:hAnsi="Arial" w:cs="Arial"/>
          <w:lang w:val="da-DK"/>
        </w:rPr>
        <w:t>-</w:t>
      </w:r>
      <w:r w:rsidRPr="00B6175E">
        <w:rPr>
          <w:rFonts w:ascii="Arial" w:hAnsi="Arial" w:cs="Arial"/>
          <w:lang w:val="da-DK"/>
        </w:rPr>
        <w:t>NE</w:t>
      </w:r>
      <w:r w:rsidRPr="00B6175E">
        <w:rPr>
          <w:rFonts w:ascii="Arial" w:eastAsia="Wingdings" w:hAnsi="Arial" w:cs="Arial"/>
          <w:lang w:val="da-DK"/>
        </w:rPr>
        <w:t>-</w:t>
      </w:r>
      <w:r w:rsidRPr="00B6175E">
        <w:rPr>
          <w:rFonts w:ascii="Arial" w:hAnsi="Arial" w:cs="Arial"/>
          <w:lang w:val="da-DK"/>
        </w:rPr>
        <w:t>PR = BOR of PR; PR-NE-SD-PR = BOR of PR; PR-SD-NE-PR = BOR of PR.</w:t>
      </w:r>
    </w:p>
    <w:p w14:paraId="26F91EC5" w14:textId="77777777" w:rsidR="00CF45D2" w:rsidRPr="00EA3B28" w:rsidRDefault="00E27C57" w:rsidP="00CF45D2">
      <w:pPr>
        <w:pStyle w:val="CommentText"/>
        <w:spacing w:after="0"/>
        <w:rPr>
          <w:rFonts w:ascii="Arial" w:hAnsi="Arial" w:cs="Arial"/>
        </w:rPr>
      </w:pPr>
      <w:r w:rsidRPr="00B6175E">
        <w:rPr>
          <w:rFonts w:ascii="Arial" w:hAnsi="Arial" w:cs="Arial"/>
          <w:i/>
          <w:iCs/>
        </w:rPr>
        <w:t xml:space="preserve">Note: </w:t>
      </w:r>
      <w:r w:rsidRPr="00B6175E">
        <w:rPr>
          <w:rFonts w:ascii="Arial" w:hAnsi="Arial" w:cs="Arial"/>
        </w:rPr>
        <w:t xml:space="preserve">Best response will be CR or PR if the interval between the two </w:t>
      </w:r>
      <w:r w:rsidRPr="00EA3B28">
        <w:rPr>
          <w:rFonts w:ascii="Arial" w:hAnsi="Arial" w:cs="Arial"/>
        </w:rPr>
        <w:t>CR/PR</w:t>
      </w:r>
      <w:r w:rsidRPr="00B6175E">
        <w:rPr>
          <w:rFonts w:ascii="Arial" w:hAnsi="Arial" w:cs="Arial"/>
        </w:rPr>
        <w:t xml:space="preserve"> is ≥ 4 weeks (28 days)</w:t>
      </w:r>
      <w:r w:rsidRPr="00EA3B28">
        <w:rPr>
          <w:rFonts w:ascii="Arial" w:hAnsi="Arial" w:cs="Arial"/>
        </w:rPr>
        <w:t>.</w:t>
      </w:r>
      <w:r w:rsidRPr="00B6175E">
        <w:rPr>
          <w:rFonts w:ascii="Arial" w:hAnsi="Arial" w:cs="Arial"/>
        </w:rPr>
        <w:t xml:space="preserve"> Otherwise, the best response will be SD if the later </w:t>
      </w:r>
      <w:r w:rsidRPr="00EA3B28">
        <w:rPr>
          <w:rFonts w:ascii="Arial" w:hAnsi="Arial" w:cs="Arial"/>
        </w:rPr>
        <w:t>CR/PR</w:t>
      </w:r>
      <w:r w:rsidRPr="00B6175E">
        <w:rPr>
          <w:rFonts w:ascii="Arial" w:hAnsi="Arial" w:cs="Arial"/>
        </w:rPr>
        <w:t xml:space="preserve"> meets the 35-day requirement or NE otherwise.</w:t>
      </w:r>
    </w:p>
    <w:p w14:paraId="3E1E45A2" w14:textId="0B6628FF" w:rsidR="00CF45D2" w:rsidRPr="003D718A" w:rsidRDefault="00E27C57" w:rsidP="00CF45D2">
      <w:pPr>
        <w:pStyle w:val="CommentText"/>
        <w:spacing w:after="0"/>
        <w:rPr>
          <w:rFonts w:ascii="Arial" w:hAnsi="Arial" w:cs="Arial"/>
        </w:rPr>
      </w:pPr>
      <w:r w:rsidRPr="003D718A">
        <w:rPr>
          <w:rFonts w:ascii="Arial" w:hAnsi="Arial" w:cs="Arial"/>
        </w:rPr>
        <w:t xml:space="preserve">(1) Best response will be SD if the first TPR is ≥ </w:t>
      </w:r>
      <w:r>
        <w:rPr>
          <w:rFonts w:ascii="Arial" w:hAnsi="Arial" w:cs="Arial"/>
        </w:rPr>
        <w:t xml:space="preserve">5 </w:t>
      </w:r>
      <w:r w:rsidRPr="003D718A">
        <w:rPr>
          <w:rFonts w:ascii="Arial" w:hAnsi="Arial" w:cs="Arial"/>
        </w:rPr>
        <w:t xml:space="preserve">weeks </w:t>
      </w:r>
      <w:r w:rsidRPr="00EA3B28">
        <w:rPr>
          <w:rFonts w:ascii="Arial" w:hAnsi="Arial" w:cs="Arial"/>
        </w:rPr>
        <w:t xml:space="preserve">from </w:t>
      </w:r>
      <w:r>
        <w:rPr>
          <w:rFonts w:ascii="Arial" w:hAnsi="Arial" w:cs="Arial"/>
        </w:rPr>
        <w:t xml:space="preserve">first dose </w:t>
      </w:r>
      <w:r w:rsidRPr="003D718A">
        <w:rPr>
          <w:rFonts w:ascii="Arial" w:hAnsi="Arial" w:cs="Arial"/>
        </w:rPr>
        <w:t>(</w:t>
      </w:r>
      <w:r>
        <w:rPr>
          <w:rFonts w:ascii="Arial" w:hAnsi="Arial" w:cs="Arial"/>
        </w:rPr>
        <w:t xml:space="preserve">6 weeks </w:t>
      </w:r>
      <w:r w:rsidRPr="003D718A">
        <w:rPr>
          <w:rFonts w:ascii="Arial" w:hAnsi="Arial" w:cs="Arial"/>
        </w:rPr>
        <w:t>-1 week window) (35 days). Otherwise, the best response will be PD.</w:t>
      </w:r>
    </w:p>
    <w:p w14:paraId="2A622F12" w14:textId="5E01A12E" w:rsidR="00CF45D2" w:rsidRPr="003D718A" w:rsidRDefault="00E27C57" w:rsidP="00CF45D2">
      <w:pPr>
        <w:pStyle w:val="CommentText"/>
        <w:spacing w:after="0"/>
        <w:rPr>
          <w:rFonts w:ascii="Arial" w:hAnsi="Arial" w:cs="Arial"/>
        </w:rPr>
      </w:pPr>
      <w:r w:rsidRPr="003D718A">
        <w:rPr>
          <w:rFonts w:ascii="Arial" w:hAnsi="Arial" w:cs="Arial"/>
        </w:rPr>
        <w:t xml:space="preserve">(2) Best response will be SD if the first TPR is ≥ </w:t>
      </w:r>
      <w:r>
        <w:rPr>
          <w:rFonts w:ascii="Arial" w:hAnsi="Arial" w:cs="Arial"/>
        </w:rPr>
        <w:t xml:space="preserve">5 </w:t>
      </w:r>
      <w:r w:rsidRPr="003D718A">
        <w:rPr>
          <w:rFonts w:ascii="Arial" w:hAnsi="Arial" w:cs="Arial"/>
        </w:rPr>
        <w:t xml:space="preserve">weeks </w:t>
      </w:r>
      <w:r w:rsidRPr="00EA3B28">
        <w:rPr>
          <w:rFonts w:ascii="Arial" w:hAnsi="Arial" w:cs="Arial"/>
        </w:rPr>
        <w:t xml:space="preserve">from </w:t>
      </w:r>
      <w:r>
        <w:rPr>
          <w:rFonts w:ascii="Arial" w:hAnsi="Arial" w:cs="Arial"/>
        </w:rPr>
        <w:t>first dose</w:t>
      </w:r>
      <w:r w:rsidRPr="00EA3B28">
        <w:rPr>
          <w:rFonts w:ascii="Arial" w:hAnsi="Arial" w:cs="Arial"/>
        </w:rPr>
        <w:t xml:space="preserve"> </w:t>
      </w:r>
      <w:r w:rsidRPr="003D718A">
        <w:rPr>
          <w:rFonts w:ascii="Arial" w:hAnsi="Arial" w:cs="Arial"/>
        </w:rPr>
        <w:t>(</w:t>
      </w:r>
      <w:r>
        <w:rPr>
          <w:rFonts w:ascii="Arial" w:hAnsi="Arial" w:cs="Arial"/>
        </w:rPr>
        <w:t xml:space="preserve">6 weeks </w:t>
      </w:r>
      <w:r w:rsidRPr="003D718A">
        <w:rPr>
          <w:rFonts w:ascii="Arial" w:hAnsi="Arial" w:cs="Arial"/>
        </w:rPr>
        <w:t xml:space="preserve">-1 week </w:t>
      </w:r>
      <w:r w:rsidRPr="00EA3B28">
        <w:rPr>
          <w:rFonts w:ascii="Arial" w:hAnsi="Arial" w:cs="Arial"/>
        </w:rPr>
        <w:t>window) (</w:t>
      </w:r>
      <w:r w:rsidRPr="003D718A">
        <w:rPr>
          <w:rFonts w:ascii="Arial" w:hAnsi="Arial" w:cs="Arial"/>
        </w:rPr>
        <w:t>35 days). Otherwise, the best response will be NE.</w:t>
      </w:r>
    </w:p>
    <w:p w14:paraId="13B48981" w14:textId="77777777" w:rsidR="00CF45D2" w:rsidRPr="003D718A" w:rsidRDefault="00E27C57" w:rsidP="00CF45D2">
      <w:pPr>
        <w:pStyle w:val="CommentText"/>
        <w:spacing w:after="0"/>
        <w:rPr>
          <w:rFonts w:ascii="Arial" w:hAnsi="Arial" w:cs="Arial"/>
        </w:rPr>
      </w:pPr>
      <w:r w:rsidRPr="003D718A">
        <w:rPr>
          <w:rFonts w:ascii="Arial" w:hAnsi="Arial" w:cs="Arial"/>
        </w:rPr>
        <w:t>(3) TPR is SD if the increase from the first to the second assessment does not qualify for PD.</w:t>
      </w:r>
    </w:p>
    <w:p w14:paraId="100BC3AD" w14:textId="10912987" w:rsidR="00CF45D2" w:rsidRPr="003D718A" w:rsidRDefault="00E27C57" w:rsidP="00CF45D2">
      <w:pPr>
        <w:pStyle w:val="CommentText"/>
        <w:spacing w:after="0"/>
        <w:rPr>
          <w:rFonts w:ascii="Arial" w:hAnsi="Arial" w:cs="Arial"/>
        </w:rPr>
      </w:pPr>
      <w:r w:rsidRPr="003D718A">
        <w:rPr>
          <w:rFonts w:ascii="Arial" w:hAnsi="Arial" w:cs="Arial"/>
        </w:rPr>
        <w:t xml:space="preserve">(4) Best response will be SD if the second TPR is ≥ </w:t>
      </w:r>
      <w:r>
        <w:rPr>
          <w:rFonts w:ascii="Arial" w:hAnsi="Arial" w:cs="Arial"/>
        </w:rPr>
        <w:t>5</w:t>
      </w:r>
      <w:r w:rsidRPr="003D718A">
        <w:rPr>
          <w:rFonts w:ascii="Arial" w:hAnsi="Arial" w:cs="Arial"/>
        </w:rPr>
        <w:t xml:space="preserve"> weeks </w:t>
      </w:r>
      <w:r w:rsidRPr="00EA3B28">
        <w:rPr>
          <w:rFonts w:ascii="Arial" w:hAnsi="Arial" w:cs="Arial"/>
        </w:rPr>
        <w:t xml:space="preserve">from </w:t>
      </w:r>
      <w:r>
        <w:rPr>
          <w:rFonts w:ascii="Arial" w:hAnsi="Arial" w:cs="Arial"/>
        </w:rPr>
        <w:t xml:space="preserve">first dose </w:t>
      </w:r>
      <w:r w:rsidRPr="003D718A">
        <w:rPr>
          <w:rFonts w:ascii="Arial" w:hAnsi="Arial" w:cs="Arial"/>
        </w:rPr>
        <w:t>(</w:t>
      </w:r>
      <w:r>
        <w:rPr>
          <w:rFonts w:ascii="Arial" w:hAnsi="Arial" w:cs="Arial"/>
        </w:rPr>
        <w:t xml:space="preserve">6 weeks </w:t>
      </w:r>
      <w:r w:rsidRPr="003D718A">
        <w:rPr>
          <w:rFonts w:ascii="Arial" w:hAnsi="Arial" w:cs="Arial"/>
        </w:rPr>
        <w:t xml:space="preserve">-1 week </w:t>
      </w:r>
      <w:r w:rsidRPr="00EA3B28">
        <w:rPr>
          <w:rFonts w:ascii="Arial" w:hAnsi="Arial" w:cs="Arial"/>
        </w:rPr>
        <w:t>window) (</w:t>
      </w:r>
      <w:r w:rsidRPr="003D718A">
        <w:rPr>
          <w:rFonts w:ascii="Arial" w:hAnsi="Arial" w:cs="Arial"/>
        </w:rPr>
        <w:t>35 days). Otherwise, the best response will be NE.</w:t>
      </w:r>
    </w:p>
    <w:p w14:paraId="6225C96C" w14:textId="4650EC16" w:rsidR="006D319A" w:rsidRPr="00AF5717" w:rsidRDefault="00E27C57">
      <w:pPr>
        <w:spacing w:after="0"/>
      </w:pPr>
      <w:r w:rsidRPr="00AF5717">
        <w:br w:type="page"/>
      </w:r>
    </w:p>
    <w:p w14:paraId="171C808D" w14:textId="5BA65428" w:rsidR="006D319A" w:rsidRPr="00AF5717" w:rsidRDefault="00E27C57" w:rsidP="006D319A">
      <w:pPr>
        <w:pStyle w:val="Heading2Unnumbered"/>
      </w:pPr>
      <w:bookmarkStart w:id="8001" w:name="_Toc232068061"/>
      <w:bookmarkStart w:id="8002" w:name="App9"/>
      <w:bookmarkStart w:id="8003" w:name="App10"/>
      <w:r w:rsidRPr="00AF5717">
        <w:t>Appendix </w:t>
      </w:r>
      <w:r w:rsidRPr="00AF5717">
        <w:fldChar w:fldCharType="begin"/>
      </w:r>
      <w:r w:rsidRPr="00AF5717">
        <w:instrText>SEQ Appendix \* ARABIC</w:instrText>
      </w:r>
      <w:r w:rsidRPr="00AF5717">
        <w:fldChar w:fldCharType="separate"/>
      </w:r>
      <w:r w:rsidR="00CA5FDB">
        <w:rPr>
          <w:noProof/>
        </w:rPr>
        <w:t>10</w:t>
      </w:r>
      <w:r w:rsidRPr="00AF5717">
        <w:fldChar w:fldCharType="end"/>
      </w:r>
      <w:r w:rsidRPr="00AF5717">
        <w:t xml:space="preserve"> Expected Header Presentation for TFL outputs</w:t>
      </w:r>
      <w:bookmarkEnd w:id="8001"/>
    </w:p>
    <w:bookmarkEnd w:id="8002"/>
    <w:bookmarkEnd w:id="8003"/>
    <w:p w14:paraId="3A56BE66" w14:textId="77777777" w:rsidR="007B3266" w:rsidRPr="00AF5717" w:rsidRDefault="007B3266" w:rsidP="00CA7B51">
      <w:pPr>
        <w:pStyle w:val="Paragraph"/>
      </w:pPr>
    </w:p>
    <w:p w14:paraId="6CDB8199" w14:textId="2C1B514D" w:rsidR="006D319A" w:rsidRDefault="00E27C57" w:rsidP="00CD2984">
      <w:pPr>
        <w:pStyle w:val="Caption"/>
        <w:rPr>
          <w:ins w:id="8004" w:author="Marmol, Dominika Klaudia" w:date="2026-06-08T10:15:00Z"/>
          <w:rFonts w:ascii="Arial" w:hAnsi="Arial" w:cs="Arial"/>
          <w:sz w:val="24"/>
          <w:szCs w:val="24"/>
        </w:rPr>
      </w:pPr>
      <w:bookmarkStart w:id="8005" w:name="_Ref181610937"/>
      <w:bookmarkStart w:id="8006" w:name="_Toc232068092"/>
      <w:r w:rsidRPr="00AF5717">
        <w:rPr>
          <w:rFonts w:ascii="Arial" w:hAnsi="Arial" w:cs="Arial"/>
          <w:sz w:val="24"/>
          <w:szCs w:val="24"/>
        </w:rPr>
        <w:t>Figure</w:t>
      </w:r>
      <w:r w:rsidR="00BA5AC8">
        <w:rPr>
          <w:rFonts w:ascii="Arial" w:hAnsi="Arial" w:cs="Arial"/>
          <w:sz w:val="24"/>
          <w:szCs w:val="24"/>
        </w:rPr>
        <w:t> </w:t>
      </w:r>
      <w:r w:rsidRPr="00AF5717">
        <w:rPr>
          <w:rFonts w:ascii="Arial" w:hAnsi="Arial" w:cs="Arial"/>
          <w:sz w:val="24"/>
          <w:szCs w:val="24"/>
        </w:rPr>
        <w:fldChar w:fldCharType="begin"/>
      </w:r>
      <w:r w:rsidRPr="00AF5717">
        <w:rPr>
          <w:rFonts w:ascii="Arial" w:hAnsi="Arial" w:cs="Arial"/>
          <w:sz w:val="24"/>
          <w:szCs w:val="24"/>
        </w:rPr>
        <w:instrText xml:space="preserve"> SEQ Figure \* ARABIC </w:instrText>
      </w:r>
      <w:r w:rsidRPr="00AF5717">
        <w:rPr>
          <w:rFonts w:ascii="Arial" w:hAnsi="Arial" w:cs="Arial"/>
          <w:sz w:val="24"/>
          <w:szCs w:val="24"/>
        </w:rPr>
        <w:fldChar w:fldCharType="separate"/>
      </w:r>
      <w:r w:rsidR="00CA5FDB">
        <w:rPr>
          <w:rFonts w:ascii="Arial" w:hAnsi="Arial" w:cs="Arial"/>
          <w:noProof/>
          <w:sz w:val="24"/>
          <w:szCs w:val="24"/>
        </w:rPr>
        <w:t>3</w:t>
      </w:r>
      <w:r w:rsidRPr="00AF5717">
        <w:rPr>
          <w:rFonts w:ascii="Arial" w:hAnsi="Arial" w:cs="Arial"/>
          <w:sz w:val="24"/>
          <w:szCs w:val="24"/>
        </w:rPr>
        <w:fldChar w:fldCharType="end"/>
      </w:r>
      <w:bookmarkEnd w:id="8005"/>
      <w:r w:rsidR="00E459D1" w:rsidRPr="00AF5717">
        <w:rPr>
          <w:rFonts w:ascii="Arial" w:hAnsi="Arial" w:cs="Arial"/>
          <w:sz w:val="24"/>
          <w:szCs w:val="24"/>
        </w:rPr>
        <w:t>:</w:t>
      </w:r>
      <w:r w:rsidR="00E459D1" w:rsidRPr="00AF5717">
        <w:rPr>
          <w:rFonts w:ascii="Arial" w:hAnsi="Arial" w:cs="Arial"/>
          <w:sz w:val="24"/>
          <w:szCs w:val="24"/>
        </w:rPr>
        <w:tab/>
      </w:r>
      <w:r w:rsidRPr="00AF5717">
        <w:rPr>
          <w:rFonts w:ascii="Arial" w:hAnsi="Arial" w:cs="Arial"/>
          <w:sz w:val="24"/>
          <w:szCs w:val="24"/>
        </w:rPr>
        <w:t xml:space="preserve">Standard display by </w:t>
      </w:r>
      <w:ins w:id="8007" w:author="Marmol, Dominika Klaudia" w:date="2026-06-11T10:05:00Z">
        <w:r w:rsidR="00B958DD">
          <w:rPr>
            <w:rFonts w:ascii="Arial" w:hAnsi="Arial" w:cs="Arial"/>
            <w:sz w:val="24"/>
          </w:rPr>
          <w:t>dose</w:t>
        </w:r>
        <w:r w:rsidR="00B958DD" w:rsidRPr="00AF5717">
          <w:rPr>
            <w:rFonts w:ascii="Arial" w:hAnsi="Arial" w:cs="Arial"/>
            <w:sz w:val="24"/>
          </w:rPr>
          <w:t xml:space="preserve"> </w:t>
        </w:r>
      </w:ins>
      <w:del w:id="8008" w:author="Marmol, Dominika Klaudia" w:date="2026-06-11T10:05:00Z">
        <w:r w:rsidR="00766B58" w:rsidRPr="00AF5717">
          <w:rPr>
            <w:rFonts w:ascii="Arial" w:hAnsi="Arial" w:cs="Arial"/>
            <w:sz w:val="24"/>
            <w:szCs w:val="24"/>
          </w:rPr>
          <w:delText xml:space="preserve">treatment </w:delText>
        </w:r>
      </w:del>
      <w:r w:rsidR="00766B58" w:rsidRPr="00AF5717">
        <w:rPr>
          <w:rFonts w:ascii="Arial" w:hAnsi="Arial" w:cs="Arial"/>
          <w:sz w:val="24"/>
          <w:szCs w:val="24"/>
        </w:rPr>
        <w:t>group</w:t>
      </w:r>
      <w:r w:rsidR="00D9230F" w:rsidRPr="00AF5717">
        <w:rPr>
          <w:rFonts w:ascii="Arial" w:hAnsi="Arial" w:cs="Arial"/>
          <w:sz w:val="24"/>
          <w:szCs w:val="24"/>
        </w:rPr>
        <w:t xml:space="preserve"> </w:t>
      </w:r>
      <w:r w:rsidRPr="00AF5717">
        <w:rPr>
          <w:rFonts w:ascii="Arial" w:hAnsi="Arial" w:cs="Arial"/>
          <w:sz w:val="24"/>
          <w:szCs w:val="24"/>
        </w:rPr>
        <w:t>for statistical analysis</w:t>
      </w:r>
      <w:bookmarkEnd w:id="8006"/>
    </w:p>
    <w:p w14:paraId="73177634" w14:textId="77777777" w:rsidR="00EB3B66" w:rsidRDefault="00EB3B66" w:rsidP="00EB3B66">
      <w:pPr>
        <w:rPr>
          <w:ins w:id="8009" w:author="Marmol, Dominika Klaudia" w:date="2026-06-08T10:15:00Z"/>
        </w:rPr>
      </w:pPr>
    </w:p>
    <w:p w14:paraId="3AF1725C" w14:textId="77026A54" w:rsidR="00EB3B66" w:rsidRPr="00F44F42" w:rsidRDefault="00EB3B66">
      <w:pPr>
        <w:rPr>
          <w:rFonts w:ascii="Arial" w:hAnsi="Arial" w:cs="Arial"/>
          <w:sz w:val="24"/>
          <w:szCs w:val="24"/>
        </w:rPr>
        <w:pPrChange w:id="8010" w:author="Marmol, Dominika Klaudia" w:date="2026-06-08T10:15:00Z">
          <w:pPr>
            <w:pStyle w:val="Caption"/>
          </w:pPr>
        </w:pPrChange>
      </w:pPr>
    </w:p>
    <w:tbl>
      <w:tblPr>
        <w:tblStyle w:val="TableGrid"/>
        <w:tblW w:w="0" w:type="auto"/>
        <w:tblLook w:val="04A0" w:firstRow="1" w:lastRow="0" w:firstColumn="1" w:lastColumn="0" w:noHBand="0" w:noVBand="1"/>
      </w:tblPr>
      <w:tblGrid>
        <w:gridCol w:w="9969"/>
      </w:tblGrid>
      <w:tr w:rsidR="008F5115" w14:paraId="085C1360" w14:textId="77777777" w:rsidTr="00CD2984">
        <w:trPr>
          <w:trHeight w:val="1077"/>
        </w:trPr>
        <w:tc>
          <w:tcPr>
            <w:tcW w:w="9969" w:type="dxa"/>
          </w:tcPr>
          <w:p w14:paraId="74A34852" w14:textId="3C255AD1" w:rsidR="002521B7" w:rsidRPr="002521B7" w:rsidRDefault="00E27C57" w:rsidP="00CD2984">
            <w:pPr>
              <w:pStyle w:val="Paragraph"/>
              <w:keepNext/>
              <w:rPr>
                <w:ins w:id="8011" w:author="Marmol, Dominika Klaudia" w:date="2026-06-08T17:08:00Z"/>
                <w:b/>
                <w:bCs/>
                <w:rPrChange w:id="8012" w:author="Marmol, Dominika Klaudia" w:date="2026-06-08T17:10:00Z">
                  <w:rPr>
                    <w:ins w:id="8013" w:author="Marmol, Dominika Klaudia" w:date="2026-06-08T17:08:00Z"/>
                  </w:rPr>
                </w:rPrChange>
              </w:rPr>
            </w:pPr>
            <w:ins w:id="8014" w:author="Marmol, Dominika Klaudia" w:date="2026-06-08T17:09:00Z">
              <w:r w:rsidRPr="002521B7">
                <w:rPr>
                  <w:b/>
                  <w:bCs/>
                  <w:rPrChange w:id="8015" w:author="Marmol, Dominika Klaudia" w:date="2026-06-08T17:10:00Z">
                    <w:rPr/>
                  </w:rPrChange>
                </w:rPr>
                <w:t>Part A</w:t>
              </w:r>
            </w:ins>
          </w:p>
          <w:tbl>
            <w:tblPr>
              <w:tblpPr w:leftFromText="180" w:rightFromText="180" w:vertAnchor="page" w:horzAnchor="margin" w:tblpY="301"/>
              <w:tblOverlap w:val="never"/>
              <w:tblW w:w="9733" w:type="dxa"/>
              <w:tblCellMar>
                <w:left w:w="0" w:type="dxa"/>
                <w:right w:w="0" w:type="dxa"/>
              </w:tblCellMar>
              <w:tblLook w:val="04A0" w:firstRow="1" w:lastRow="0" w:firstColumn="1" w:lastColumn="0" w:noHBand="0" w:noVBand="1"/>
              <w:tblPrChange w:id="8016" w:author="Marmol, Dominika Klaudia" w:date="2026-06-11T10:52:00Z">
                <w:tblPr>
                  <w:tblpPr w:leftFromText="180" w:rightFromText="180" w:vertAnchor="page" w:horzAnchor="margin" w:tblpY="301"/>
                  <w:tblOverlap w:val="never"/>
                  <w:tblW w:w="9733" w:type="dxa"/>
                  <w:tblCellMar>
                    <w:left w:w="0" w:type="dxa"/>
                    <w:right w:w="0" w:type="dxa"/>
                  </w:tblCellMar>
                  <w:tblLook w:val="04A0" w:firstRow="1" w:lastRow="0" w:firstColumn="1" w:lastColumn="0" w:noHBand="0" w:noVBand="1"/>
                </w:tblPr>
              </w:tblPrChange>
            </w:tblPr>
            <w:tblGrid>
              <w:gridCol w:w="1791"/>
              <w:gridCol w:w="1661"/>
              <w:gridCol w:w="1663"/>
              <w:gridCol w:w="1814"/>
              <w:gridCol w:w="1402"/>
              <w:gridCol w:w="1402"/>
              <w:tblGridChange w:id="8017">
                <w:tblGrid>
                  <w:gridCol w:w="1791"/>
                  <w:gridCol w:w="250"/>
                  <w:gridCol w:w="1411"/>
                  <w:gridCol w:w="452"/>
                  <w:gridCol w:w="1211"/>
                  <w:gridCol w:w="654"/>
                  <w:gridCol w:w="1160"/>
                  <w:gridCol w:w="910"/>
                  <w:gridCol w:w="492"/>
                  <w:gridCol w:w="1402"/>
                  <w:gridCol w:w="1894"/>
                </w:tblGrid>
              </w:tblGridChange>
            </w:tblGrid>
            <w:tr w:rsidR="008F5115" w14:paraId="72059F94" w14:textId="33E8E235" w:rsidTr="001E6244">
              <w:trPr>
                <w:trHeight w:val="541"/>
                <w:ins w:id="8018" w:author="Marmol, Dominika Klaudia" w:date="2026-06-08T17:10:00Z"/>
              </w:trPr>
              <w:tc>
                <w:tcPr>
                  <w:tcW w:w="17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Change w:id="8019" w:author="Marmol, Dominika Klaudia" w:date="2026-06-11T10:52:00Z">
                    <w:tcPr>
                      <w:tcW w:w="2041"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tcPrChange>
                </w:tcPr>
                <w:p w14:paraId="24D323FA" w14:textId="77777777" w:rsidR="001E6244" w:rsidRDefault="00E27C57" w:rsidP="002521B7">
                  <w:pPr>
                    <w:autoSpaceDE w:val="0"/>
                    <w:autoSpaceDN w:val="0"/>
                    <w:rPr>
                      <w:ins w:id="8020" w:author="Marmol, Dominika Klaudia" w:date="2026-06-11T10:52:00Z"/>
                      <w:rFonts w:ascii="Arial" w:hAnsi="Arial" w:cs="Arial"/>
                      <w:sz w:val="24"/>
                    </w:rPr>
                  </w:pPr>
                  <w:ins w:id="8021" w:author="Marmol, Dominika Klaudia" w:date="2026-06-08T17:10:00Z">
                    <w:r w:rsidRPr="00AF5717">
                      <w:rPr>
                        <w:rFonts w:ascii="Arial" w:hAnsi="Arial" w:cs="Arial"/>
                        <w:sz w:val="24"/>
                      </w:rPr>
                      <w:t xml:space="preserve">BNT317 </w:t>
                    </w:r>
                  </w:ins>
                </w:p>
                <w:p w14:paraId="4D61A66E" w14:textId="4CCB0D89" w:rsidR="001E6244" w:rsidRPr="00AF5717" w:rsidRDefault="00E27C57" w:rsidP="002521B7">
                  <w:pPr>
                    <w:autoSpaceDE w:val="0"/>
                    <w:autoSpaceDN w:val="0"/>
                    <w:rPr>
                      <w:ins w:id="8022" w:author="Marmol, Dominika Klaudia" w:date="2026-06-08T17:10:00Z"/>
                      <w:rFonts w:ascii="Arial" w:hAnsi="Arial" w:cs="Arial"/>
                      <w:sz w:val="24"/>
                    </w:rPr>
                  </w:pPr>
                  <w:ins w:id="8023" w:author="Marmol, Dominika Klaudia" w:date="2026-06-08T17:10:00Z">
                    <w:r w:rsidRPr="00AF5717">
                      <w:rPr>
                        <w:rFonts w:ascii="Arial" w:hAnsi="Arial" w:cs="Arial"/>
                        <w:sz w:val="24"/>
                      </w:rPr>
                      <w:t>70 mg</w:t>
                    </w:r>
                  </w:ins>
                </w:p>
              </w:tc>
              <w:tc>
                <w:tcPr>
                  <w:tcW w:w="166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Change w:id="8024" w:author="Marmol, Dominika Klaudia" w:date="2026-06-11T10:52:00Z">
                    <w:tcPr>
                      <w:tcW w:w="1863"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hideMark/>
                    </w:tcPr>
                  </w:tcPrChange>
                </w:tcPr>
                <w:p w14:paraId="14CE2A15" w14:textId="77777777" w:rsidR="001E6244" w:rsidRDefault="00E27C57" w:rsidP="002521B7">
                  <w:pPr>
                    <w:autoSpaceDE w:val="0"/>
                    <w:autoSpaceDN w:val="0"/>
                    <w:rPr>
                      <w:ins w:id="8025" w:author="Marmol, Dominika Klaudia" w:date="2026-06-11T10:52:00Z"/>
                      <w:rFonts w:ascii="Arial" w:hAnsi="Arial" w:cs="Arial"/>
                      <w:sz w:val="24"/>
                    </w:rPr>
                  </w:pPr>
                  <w:ins w:id="8026" w:author="Marmol, Dominika Klaudia" w:date="2026-06-08T17:10:00Z">
                    <w:r w:rsidRPr="00AF5717">
                      <w:rPr>
                        <w:rFonts w:ascii="Arial" w:hAnsi="Arial" w:cs="Arial"/>
                        <w:sz w:val="24"/>
                      </w:rPr>
                      <w:t xml:space="preserve">BNT317 </w:t>
                    </w:r>
                  </w:ins>
                </w:p>
                <w:p w14:paraId="363AB8DB" w14:textId="4F5F445B" w:rsidR="001E6244" w:rsidRPr="00AF5717" w:rsidRDefault="00E27C57" w:rsidP="002521B7">
                  <w:pPr>
                    <w:autoSpaceDE w:val="0"/>
                    <w:autoSpaceDN w:val="0"/>
                    <w:rPr>
                      <w:ins w:id="8027" w:author="Marmol, Dominika Klaudia" w:date="2026-06-08T17:10:00Z"/>
                      <w:rFonts w:ascii="Arial" w:hAnsi="Arial" w:cs="Arial"/>
                      <w:sz w:val="24"/>
                    </w:rPr>
                  </w:pPr>
                  <w:ins w:id="8028" w:author="Marmol, Dominika Klaudia" w:date="2026-06-08T17:10:00Z">
                    <w:r w:rsidRPr="00AF5717">
                      <w:rPr>
                        <w:rFonts w:ascii="Arial" w:hAnsi="Arial" w:cs="Arial"/>
                        <w:sz w:val="24"/>
                      </w:rPr>
                      <w:t>200 mg</w:t>
                    </w:r>
                  </w:ins>
                </w:p>
              </w:tc>
              <w:tc>
                <w:tcPr>
                  <w:tcW w:w="166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Change w:id="8029" w:author="Marmol, Dominika Klaudia" w:date="2026-06-11T10:52:00Z">
                    <w:tcPr>
                      <w:tcW w:w="1865"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hideMark/>
                    </w:tcPr>
                  </w:tcPrChange>
                </w:tcPr>
                <w:p w14:paraId="29D551B6" w14:textId="77777777" w:rsidR="001E6244" w:rsidRDefault="00E27C57" w:rsidP="002521B7">
                  <w:pPr>
                    <w:autoSpaceDE w:val="0"/>
                    <w:autoSpaceDN w:val="0"/>
                    <w:rPr>
                      <w:ins w:id="8030" w:author="Marmol, Dominika Klaudia" w:date="2026-06-11T10:52:00Z"/>
                      <w:rFonts w:ascii="Arial" w:hAnsi="Arial" w:cs="Arial"/>
                      <w:sz w:val="24"/>
                    </w:rPr>
                  </w:pPr>
                  <w:ins w:id="8031" w:author="Marmol, Dominika Klaudia" w:date="2026-06-08T17:10:00Z">
                    <w:r w:rsidRPr="00AF5717">
                      <w:rPr>
                        <w:rFonts w:ascii="Arial" w:hAnsi="Arial" w:cs="Arial"/>
                        <w:sz w:val="24"/>
                      </w:rPr>
                      <w:t xml:space="preserve">BNT317 </w:t>
                    </w:r>
                  </w:ins>
                </w:p>
                <w:p w14:paraId="05D27CCF" w14:textId="6B86B4DC" w:rsidR="001E6244" w:rsidRPr="00AF5717" w:rsidRDefault="00E27C57" w:rsidP="002521B7">
                  <w:pPr>
                    <w:autoSpaceDE w:val="0"/>
                    <w:autoSpaceDN w:val="0"/>
                    <w:rPr>
                      <w:ins w:id="8032" w:author="Marmol, Dominika Klaudia" w:date="2026-06-08T17:10:00Z"/>
                      <w:rFonts w:ascii="Arial" w:hAnsi="Arial" w:cs="Arial"/>
                      <w:sz w:val="24"/>
                    </w:rPr>
                  </w:pPr>
                  <w:ins w:id="8033" w:author="Marmol, Dominika Klaudia" w:date="2026-06-08T17:10:00Z">
                    <w:r w:rsidRPr="00AF5717">
                      <w:rPr>
                        <w:rFonts w:ascii="Arial" w:hAnsi="Arial" w:cs="Arial"/>
                        <w:sz w:val="24"/>
                      </w:rPr>
                      <w:t>600 mg</w:t>
                    </w:r>
                  </w:ins>
                </w:p>
              </w:tc>
              <w:tc>
                <w:tcPr>
                  <w:tcW w:w="181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Change w:id="8034" w:author="Marmol, Dominika Klaudia" w:date="2026-06-11T10:52:00Z">
                    <w:tcPr>
                      <w:tcW w:w="2070"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hideMark/>
                    </w:tcPr>
                  </w:tcPrChange>
                </w:tcPr>
                <w:p w14:paraId="3A7244DE" w14:textId="77777777" w:rsidR="001E6244" w:rsidRDefault="00E27C57" w:rsidP="002521B7">
                  <w:pPr>
                    <w:autoSpaceDE w:val="0"/>
                    <w:autoSpaceDN w:val="0"/>
                    <w:rPr>
                      <w:ins w:id="8035" w:author="Marmol, Dominika Klaudia" w:date="2026-06-11T10:52:00Z"/>
                      <w:rFonts w:ascii="Arial" w:hAnsi="Arial" w:cs="Arial"/>
                      <w:sz w:val="24"/>
                    </w:rPr>
                  </w:pPr>
                  <w:ins w:id="8036" w:author="Marmol, Dominika Klaudia" w:date="2026-06-08T17:10:00Z">
                    <w:r w:rsidRPr="00AF5717">
                      <w:rPr>
                        <w:rFonts w:ascii="Arial" w:hAnsi="Arial" w:cs="Arial"/>
                        <w:sz w:val="24"/>
                      </w:rPr>
                      <w:t xml:space="preserve">BNT317 </w:t>
                    </w:r>
                  </w:ins>
                </w:p>
                <w:p w14:paraId="770ABD1B" w14:textId="1592C3E7" w:rsidR="001E6244" w:rsidRPr="00AF5717" w:rsidRDefault="00E27C57" w:rsidP="002521B7">
                  <w:pPr>
                    <w:autoSpaceDE w:val="0"/>
                    <w:autoSpaceDN w:val="0"/>
                    <w:rPr>
                      <w:ins w:id="8037" w:author="Marmol, Dominika Klaudia" w:date="2026-06-08T17:10:00Z"/>
                      <w:rFonts w:ascii="Arial" w:hAnsi="Arial" w:cs="Arial"/>
                      <w:sz w:val="24"/>
                    </w:rPr>
                  </w:pPr>
                  <w:ins w:id="8038" w:author="Marmol, Dominika Klaudia" w:date="2026-06-08T17:10:00Z">
                    <w:r w:rsidRPr="00AF5717">
                      <w:rPr>
                        <w:rFonts w:ascii="Arial" w:hAnsi="Arial" w:cs="Arial"/>
                        <w:sz w:val="24"/>
                      </w:rPr>
                      <w:t>1200 mg</w:t>
                    </w:r>
                  </w:ins>
                </w:p>
              </w:tc>
              <w:tc>
                <w:tcPr>
                  <w:tcW w:w="1402" w:type="dxa"/>
                  <w:tcBorders>
                    <w:top w:val="single" w:sz="8" w:space="0" w:color="auto"/>
                    <w:left w:val="nil"/>
                    <w:bottom w:val="single" w:sz="8" w:space="0" w:color="auto"/>
                    <w:right w:val="single" w:sz="8" w:space="0" w:color="auto"/>
                  </w:tcBorders>
                  <w:tcPrChange w:id="8039" w:author="Marmol, Dominika Klaudia" w:date="2026-06-11T10:52:00Z">
                    <w:tcPr>
                      <w:tcW w:w="1894" w:type="dxa"/>
                      <w:gridSpan w:val="2"/>
                      <w:tcBorders>
                        <w:top w:val="single" w:sz="8" w:space="0" w:color="auto"/>
                        <w:left w:val="nil"/>
                        <w:bottom w:val="single" w:sz="8" w:space="0" w:color="auto"/>
                        <w:right w:val="single" w:sz="8" w:space="0" w:color="auto"/>
                      </w:tcBorders>
                    </w:tcPr>
                  </w:tcPrChange>
                </w:tcPr>
                <w:p w14:paraId="3DEADAA1" w14:textId="278D636B" w:rsidR="00477F5A" w:rsidRDefault="00E27C57" w:rsidP="00477F5A">
                  <w:pPr>
                    <w:autoSpaceDE w:val="0"/>
                    <w:autoSpaceDN w:val="0"/>
                    <w:rPr>
                      <w:ins w:id="8040" w:author="Marmol, Dominika Klaudia" w:date="2026-06-11T10:52:00Z"/>
                      <w:rFonts w:ascii="Arial" w:hAnsi="Arial" w:cs="Arial"/>
                      <w:sz w:val="24"/>
                    </w:rPr>
                  </w:pPr>
                  <w:ins w:id="8041" w:author="Marmol, Dominika Klaudia" w:date="2026-06-11T10:52:00Z">
                    <w:r w:rsidRPr="00AF5717">
                      <w:rPr>
                        <w:rFonts w:ascii="Arial" w:hAnsi="Arial" w:cs="Arial"/>
                        <w:sz w:val="24"/>
                      </w:rPr>
                      <w:t xml:space="preserve">BNT317 </w:t>
                    </w:r>
                  </w:ins>
                </w:p>
                <w:p w14:paraId="6EF01E3E" w14:textId="6387DE98" w:rsidR="001E6244" w:rsidRPr="00AF5717" w:rsidRDefault="00E27C57" w:rsidP="002521B7">
                  <w:pPr>
                    <w:autoSpaceDE w:val="0"/>
                    <w:autoSpaceDN w:val="0"/>
                    <w:rPr>
                      <w:ins w:id="8042" w:author="Marmol, Dominika Klaudia" w:date="2026-06-11T10:52:00Z"/>
                      <w:rFonts w:ascii="Arial" w:hAnsi="Arial" w:cs="Arial"/>
                      <w:sz w:val="24"/>
                    </w:rPr>
                  </w:pPr>
                  <w:ins w:id="8043" w:author="Marmol, Dominika Klaudia" w:date="2026-06-11T10:53:00Z">
                    <w:r>
                      <w:rPr>
                        <w:rFonts w:ascii="Arial" w:hAnsi="Arial" w:cs="Arial"/>
                        <w:sz w:val="24"/>
                      </w:rPr>
                      <w:t>1800 mg</w:t>
                    </w:r>
                  </w:ins>
                </w:p>
              </w:tc>
              <w:tc>
                <w:tcPr>
                  <w:tcW w:w="1402" w:type="dxa"/>
                  <w:tcBorders>
                    <w:top w:val="single" w:sz="8" w:space="0" w:color="auto"/>
                    <w:left w:val="nil"/>
                    <w:bottom w:val="single" w:sz="8" w:space="0" w:color="auto"/>
                    <w:right w:val="single" w:sz="8" w:space="0" w:color="auto"/>
                  </w:tcBorders>
                  <w:tcPrChange w:id="8044" w:author="Marmol, Dominika Klaudia" w:date="2026-06-11T10:52:00Z">
                    <w:tcPr>
                      <w:tcW w:w="1894" w:type="dxa"/>
                      <w:tcBorders>
                        <w:top w:val="single" w:sz="8" w:space="0" w:color="auto"/>
                        <w:left w:val="nil"/>
                        <w:bottom w:val="single" w:sz="8" w:space="0" w:color="auto"/>
                        <w:right w:val="single" w:sz="8" w:space="0" w:color="auto"/>
                      </w:tcBorders>
                    </w:tcPr>
                  </w:tcPrChange>
                </w:tcPr>
                <w:p w14:paraId="17DDA5D4" w14:textId="77777777" w:rsidR="00477F5A" w:rsidRDefault="00E27C57" w:rsidP="00477F5A">
                  <w:pPr>
                    <w:autoSpaceDE w:val="0"/>
                    <w:autoSpaceDN w:val="0"/>
                    <w:rPr>
                      <w:ins w:id="8045" w:author="Marmol, Dominika Klaudia" w:date="2026-06-11T10:52:00Z"/>
                      <w:rFonts w:ascii="Arial" w:hAnsi="Arial" w:cs="Arial"/>
                      <w:sz w:val="24"/>
                    </w:rPr>
                  </w:pPr>
                  <w:ins w:id="8046" w:author="Marmol, Dominika Klaudia" w:date="2026-06-11T10:52:00Z">
                    <w:r w:rsidRPr="00AF5717">
                      <w:rPr>
                        <w:rFonts w:ascii="Arial" w:hAnsi="Arial" w:cs="Arial"/>
                        <w:sz w:val="24"/>
                      </w:rPr>
                      <w:t xml:space="preserve">BNT317 </w:t>
                    </w:r>
                  </w:ins>
                </w:p>
                <w:p w14:paraId="083AE865" w14:textId="44C268EC" w:rsidR="001E6244" w:rsidRPr="00AF5717" w:rsidRDefault="00E27C57" w:rsidP="002521B7">
                  <w:pPr>
                    <w:autoSpaceDE w:val="0"/>
                    <w:autoSpaceDN w:val="0"/>
                    <w:rPr>
                      <w:ins w:id="8047" w:author="Marmol, Dominika Klaudia" w:date="2026-06-11T10:52:00Z"/>
                      <w:rFonts w:ascii="Arial" w:hAnsi="Arial" w:cs="Arial"/>
                      <w:sz w:val="24"/>
                    </w:rPr>
                  </w:pPr>
                  <w:ins w:id="8048" w:author="Marmol, Dominika Klaudia" w:date="2026-06-11T10:53:00Z">
                    <w:r>
                      <w:rPr>
                        <w:rFonts w:ascii="Arial" w:hAnsi="Arial" w:cs="Arial"/>
                        <w:sz w:val="24"/>
                      </w:rPr>
                      <w:t>2400 mg</w:t>
                    </w:r>
                  </w:ins>
                </w:p>
              </w:tc>
            </w:tr>
          </w:tbl>
          <w:p w14:paraId="1DD3E5B5" w14:textId="77777777" w:rsidR="002521B7" w:rsidRDefault="00E27C57" w:rsidP="002521B7">
            <w:pPr>
              <w:pStyle w:val="Body-Text"/>
              <w:rPr>
                <w:ins w:id="8049" w:author="Marmol, Dominika Klaudia" w:date="2026-06-08T17:10:00Z"/>
                <w:rFonts w:cs="Arial"/>
              </w:rPr>
            </w:pPr>
            <w:ins w:id="8050" w:author="Marmol, Dominika Klaudia" w:date="2026-06-08T17:10:00Z">
              <w:r>
                <w:rPr>
                  <w:rFonts w:cs="Arial"/>
                </w:rPr>
                <w:t xml:space="preserve">Note: </w:t>
              </w:r>
              <w:r w:rsidRPr="002A4D31">
                <w:rPr>
                  <w:rFonts w:cs="Arial"/>
                </w:rPr>
                <w:t>For Part A, the statistical analysis will be further split between the time before any intra-dose escalation and the time after the intra-dose escalation.</w:t>
              </w:r>
            </w:ins>
          </w:p>
          <w:p w14:paraId="4F7A2540" w14:textId="77777777" w:rsidR="002521B7" w:rsidRPr="00F147E0" w:rsidRDefault="00E27C57" w:rsidP="002521B7">
            <w:pPr>
              <w:pStyle w:val="Body-Text"/>
              <w:rPr>
                <w:ins w:id="8051" w:author="Marmol, Dominika Klaudia" w:date="2026-06-08T17:10:00Z"/>
                <w:rFonts w:cs="Arial"/>
                <w:b/>
                <w:bCs/>
              </w:rPr>
            </w:pPr>
            <w:ins w:id="8052" w:author="Marmol, Dominika Klaudia" w:date="2026-06-08T17:10:00Z">
              <w:r w:rsidRPr="00F147E0">
                <w:rPr>
                  <w:rFonts w:cs="Arial"/>
                  <w:b/>
                  <w:bCs/>
                </w:rPr>
                <w:t>PART B1</w:t>
              </w:r>
            </w:ins>
          </w:p>
          <w:tbl>
            <w:tblPr>
              <w:tblW w:w="6360" w:type="dxa"/>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308"/>
              <w:gridCol w:w="2308"/>
              <w:gridCol w:w="1744"/>
            </w:tblGrid>
            <w:tr w:rsidR="008F5115" w14:paraId="0D4C357D" w14:textId="77777777" w:rsidTr="00F147E0">
              <w:trPr>
                <w:trHeight w:val="290"/>
                <w:ins w:id="8053" w:author="Marmol, Dominika Klaudia" w:date="2026-06-08T17:11:00Z"/>
              </w:trPr>
              <w:tc>
                <w:tcPr>
                  <w:tcW w:w="2308" w:type="dxa"/>
                  <w:noWrap/>
                  <w:vAlign w:val="bottom"/>
                  <w:hideMark/>
                </w:tcPr>
                <w:p w14:paraId="2FA84ABB" w14:textId="6A29940A" w:rsidR="002521B7" w:rsidRPr="00F147E0" w:rsidRDefault="00E27C57" w:rsidP="002521B7">
                  <w:pPr>
                    <w:spacing w:after="0"/>
                    <w:rPr>
                      <w:ins w:id="8054" w:author="Marmol, Dominika Klaudia" w:date="2026-06-08T17:11:00Z"/>
                      <w:rFonts w:ascii="Arial" w:hAnsi="Arial" w:cs="Arial"/>
                      <w:color w:val="000000"/>
                      <w:sz w:val="24"/>
                      <w:szCs w:val="24"/>
                      <w:lang w:val="en-GB" w:eastAsia="en-GB"/>
                    </w:rPr>
                  </w:pPr>
                  <w:ins w:id="8055" w:author="Marmol, Dominika Klaudia" w:date="2026-06-11T10:51:00Z">
                    <w:r>
                      <w:rPr>
                        <w:rFonts w:ascii="Arial" w:hAnsi="Arial" w:cs="Arial"/>
                        <w:color w:val="000000"/>
                        <w:sz w:val="24"/>
                        <w:szCs w:val="24"/>
                        <w:lang w:val="en-GB" w:eastAsia="en-GB"/>
                      </w:rPr>
                      <w:t>BNT</w:t>
                    </w:r>
                  </w:ins>
                  <w:ins w:id="8056" w:author="Marmol, Dominika Klaudia" w:date="2026-06-08T17:11:00Z">
                    <w:r w:rsidRPr="00F147E0">
                      <w:rPr>
                        <w:rFonts w:ascii="Arial" w:hAnsi="Arial" w:cs="Arial"/>
                        <w:color w:val="000000"/>
                        <w:sz w:val="24"/>
                        <w:szCs w:val="24"/>
                        <w:lang w:val="en-GB" w:eastAsia="en-GB"/>
                      </w:rPr>
                      <w:t>317 dose 1</w:t>
                    </w:r>
                  </w:ins>
                </w:p>
              </w:tc>
              <w:tc>
                <w:tcPr>
                  <w:tcW w:w="2308" w:type="dxa"/>
                  <w:noWrap/>
                  <w:vAlign w:val="bottom"/>
                  <w:hideMark/>
                </w:tcPr>
                <w:p w14:paraId="6647B555" w14:textId="4ECFAEB7" w:rsidR="002521B7" w:rsidRPr="00F147E0" w:rsidRDefault="00E27C57" w:rsidP="002521B7">
                  <w:pPr>
                    <w:spacing w:after="0"/>
                    <w:rPr>
                      <w:ins w:id="8057" w:author="Marmol, Dominika Klaudia" w:date="2026-06-08T17:11:00Z"/>
                      <w:rFonts w:ascii="Arial" w:hAnsi="Arial" w:cs="Arial"/>
                      <w:color w:val="000000"/>
                      <w:sz w:val="24"/>
                      <w:szCs w:val="24"/>
                      <w:lang w:val="en-GB" w:eastAsia="en-GB"/>
                    </w:rPr>
                  </w:pPr>
                  <w:ins w:id="8058" w:author="Marmol, Dominika Klaudia" w:date="2026-06-11T10:51:00Z">
                    <w:r>
                      <w:rPr>
                        <w:rFonts w:ascii="Arial" w:hAnsi="Arial" w:cs="Arial"/>
                        <w:color w:val="000000"/>
                        <w:sz w:val="24"/>
                        <w:szCs w:val="24"/>
                        <w:lang w:val="en-GB" w:eastAsia="en-GB"/>
                      </w:rPr>
                      <w:t>BNT</w:t>
                    </w:r>
                  </w:ins>
                  <w:ins w:id="8059" w:author="Marmol, Dominika Klaudia" w:date="2026-06-08T17:11:00Z">
                    <w:r w:rsidRPr="00F147E0">
                      <w:rPr>
                        <w:rFonts w:ascii="Arial" w:hAnsi="Arial" w:cs="Arial"/>
                        <w:color w:val="000000"/>
                        <w:sz w:val="24"/>
                        <w:szCs w:val="24"/>
                        <w:lang w:val="en-GB" w:eastAsia="en-GB"/>
                      </w:rPr>
                      <w:t>317 dose 2</w:t>
                    </w:r>
                  </w:ins>
                </w:p>
              </w:tc>
              <w:tc>
                <w:tcPr>
                  <w:tcW w:w="1744" w:type="dxa"/>
                  <w:noWrap/>
                  <w:vAlign w:val="bottom"/>
                  <w:hideMark/>
                </w:tcPr>
                <w:p w14:paraId="68047011" w14:textId="77777777" w:rsidR="002521B7" w:rsidRPr="00F147E0" w:rsidRDefault="00E27C57" w:rsidP="002521B7">
                  <w:pPr>
                    <w:spacing w:after="0"/>
                    <w:rPr>
                      <w:ins w:id="8060" w:author="Marmol, Dominika Klaudia" w:date="2026-06-08T17:11:00Z"/>
                      <w:rFonts w:ascii="Arial" w:hAnsi="Arial" w:cs="Arial"/>
                      <w:color w:val="000000"/>
                      <w:sz w:val="24"/>
                      <w:szCs w:val="24"/>
                      <w:lang w:val="en-GB" w:eastAsia="en-GB"/>
                    </w:rPr>
                  </w:pPr>
                  <w:ins w:id="8061" w:author="Marmol, Dominika Klaudia" w:date="2026-06-08T17:11:00Z">
                    <w:r w:rsidRPr="00F147E0">
                      <w:rPr>
                        <w:rFonts w:ascii="Arial" w:hAnsi="Arial" w:cs="Arial"/>
                        <w:color w:val="000000"/>
                        <w:sz w:val="24"/>
                        <w:szCs w:val="24"/>
                        <w:lang w:val="en-GB" w:eastAsia="en-GB"/>
                      </w:rPr>
                      <w:t>Total</w:t>
                    </w:r>
                  </w:ins>
                </w:p>
              </w:tc>
            </w:tr>
            <w:tr w:rsidR="008F5115" w14:paraId="1AAF3AF2" w14:textId="77777777" w:rsidTr="00F147E0">
              <w:trPr>
                <w:trHeight w:val="290"/>
                <w:ins w:id="8062" w:author="Marmol, Dominika Klaudia" w:date="2026-06-08T17:11:00Z"/>
              </w:trPr>
              <w:tc>
                <w:tcPr>
                  <w:tcW w:w="2308" w:type="dxa"/>
                  <w:noWrap/>
                  <w:vAlign w:val="bottom"/>
                  <w:hideMark/>
                </w:tcPr>
                <w:p w14:paraId="3FACB2CF" w14:textId="77777777" w:rsidR="002521B7" w:rsidRPr="00F147E0" w:rsidRDefault="002521B7" w:rsidP="002521B7">
                  <w:pPr>
                    <w:spacing w:after="0"/>
                    <w:rPr>
                      <w:ins w:id="8063" w:author="Marmol, Dominika Klaudia" w:date="2026-06-08T17:11:00Z"/>
                      <w:rFonts w:ascii="Arial" w:hAnsi="Arial" w:cs="Arial"/>
                      <w:color w:val="000000"/>
                      <w:sz w:val="24"/>
                      <w:szCs w:val="24"/>
                      <w:lang w:val="en-GB" w:eastAsia="en-GB"/>
                    </w:rPr>
                  </w:pPr>
                </w:p>
              </w:tc>
              <w:tc>
                <w:tcPr>
                  <w:tcW w:w="2308" w:type="dxa"/>
                  <w:noWrap/>
                  <w:vAlign w:val="bottom"/>
                  <w:hideMark/>
                </w:tcPr>
                <w:p w14:paraId="5F548417" w14:textId="77777777" w:rsidR="002521B7" w:rsidRPr="00F147E0" w:rsidRDefault="002521B7" w:rsidP="002521B7">
                  <w:pPr>
                    <w:spacing w:after="0"/>
                    <w:rPr>
                      <w:ins w:id="8064" w:author="Marmol, Dominika Klaudia" w:date="2026-06-08T17:11:00Z"/>
                      <w:rFonts w:ascii="Arial" w:hAnsi="Arial" w:cs="Arial"/>
                      <w:color w:val="000000"/>
                      <w:sz w:val="24"/>
                      <w:szCs w:val="24"/>
                      <w:lang w:val="en-GB" w:eastAsia="en-GB"/>
                    </w:rPr>
                  </w:pPr>
                </w:p>
              </w:tc>
              <w:tc>
                <w:tcPr>
                  <w:tcW w:w="1744" w:type="dxa"/>
                  <w:noWrap/>
                  <w:vAlign w:val="bottom"/>
                  <w:hideMark/>
                </w:tcPr>
                <w:p w14:paraId="485C5ED7" w14:textId="77777777" w:rsidR="002521B7" w:rsidRPr="00F147E0" w:rsidRDefault="00E27C57" w:rsidP="002521B7">
                  <w:pPr>
                    <w:spacing w:after="0"/>
                    <w:rPr>
                      <w:ins w:id="8065" w:author="Marmol, Dominika Klaudia" w:date="2026-06-08T17:11:00Z"/>
                      <w:rFonts w:ascii="Arial" w:hAnsi="Arial" w:cs="Arial"/>
                      <w:color w:val="000000"/>
                      <w:sz w:val="24"/>
                      <w:szCs w:val="24"/>
                      <w:lang w:val="en-GB" w:eastAsia="en-GB"/>
                    </w:rPr>
                  </w:pPr>
                  <w:ins w:id="8066" w:author="Marmol, Dominika Klaudia" w:date="2026-06-08T17:11:00Z">
                    <w:r w:rsidRPr="00F147E0">
                      <w:rPr>
                        <w:rFonts w:ascii="Arial" w:hAnsi="Arial" w:cs="Arial"/>
                        <w:color w:val="000000"/>
                        <w:sz w:val="24"/>
                        <w:szCs w:val="24"/>
                        <w:lang w:val="en-GB" w:eastAsia="en-GB"/>
                      </w:rPr>
                      <w:t>2L+ccRCC</w:t>
                    </w:r>
                  </w:ins>
                </w:p>
              </w:tc>
            </w:tr>
          </w:tbl>
          <w:p w14:paraId="700BC98D" w14:textId="77777777" w:rsidR="002521B7" w:rsidRDefault="002521B7" w:rsidP="00CD2984">
            <w:pPr>
              <w:pStyle w:val="Paragraph"/>
              <w:keepNext/>
              <w:rPr>
                <w:ins w:id="8067" w:author="Marmol, Dominika Klaudia" w:date="2026-06-08T17:11:00Z"/>
              </w:rPr>
            </w:pPr>
          </w:p>
          <w:p w14:paraId="1915A488" w14:textId="77777777" w:rsidR="002521B7" w:rsidRPr="00F147E0" w:rsidRDefault="00E27C57" w:rsidP="002521B7">
            <w:pPr>
              <w:pStyle w:val="Body-Text"/>
              <w:rPr>
                <w:ins w:id="8068" w:author="Marmol, Dominika Klaudia" w:date="2026-06-08T17:11:00Z"/>
                <w:rFonts w:cs="Arial"/>
                <w:b/>
                <w:bCs/>
              </w:rPr>
            </w:pPr>
            <w:ins w:id="8069" w:author="Marmol, Dominika Klaudia" w:date="2026-06-08T17:11:00Z">
              <w:r w:rsidRPr="00F147E0">
                <w:rPr>
                  <w:rFonts w:cs="Arial"/>
                  <w:b/>
                  <w:bCs/>
                </w:rPr>
                <w:t>PART B</w:t>
              </w:r>
              <w:r>
                <w:rPr>
                  <w:rFonts w:cs="Arial"/>
                  <w:b/>
                  <w:bCs/>
                </w:rPr>
                <w:t>2</w:t>
              </w:r>
            </w:ins>
          </w:p>
          <w:tbl>
            <w:tblPr>
              <w:tblW w:w="6816" w:type="dxa"/>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Change w:id="8070" w:author="Marmol, Dominika Klaudia" w:date="2026-06-11T10:55:00Z">
                <w:tblPr>
                  <w:tblW w:w="8572" w:type="dxa"/>
                  <w:tblLook w:val="04A0" w:firstRow="1" w:lastRow="0" w:firstColumn="1" w:lastColumn="0" w:noHBand="0" w:noVBand="1"/>
                </w:tblPr>
              </w:tblPrChange>
            </w:tblPr>
            <w:tblGrid>
              <w:gridCol w:w="2600"/>
              <w:gridCol w:w="2460"/>
              <w:gridCol w:w="1756"/>
              <w:tblGridChange w:id="8071">
                <w:tblGrid>
                  <w:gridCol w:w="10"/>
                  <w:gridCol w:w="350"/>
                  <w:gridCol w:w="360"/>
                  <w:gridCol w:w="360"/>
                  <w:gridCol w:w="1530"/>
                  <w:gridCol w:w="2460"/>
                  <w:gridCol w:w="1756"/>
                </w:tblGrid>
              </w:tblGridChange>
            </w:tblGrid>
            <w:tr w:rsidR="008F5115" w14:paraId="3BEC5747" w14:textId="77777777" w:rsidTr="00B57110">
              <w:trPr>
                <w:trHeight w:val="870"/>
                <w:ins w:id="8072" w:author="Marmol, Dominika Klaudia" w:date="2026-06-08T17:11:00Z"/>
                <w:trPrChange w:id="8073" w:author="Marmol, Dominika Klaudia" w:date="2026-06-11T10:55:00Z">
                  <w:trPr>
                    <w:gridAfter w:val="0"/>
                  </w:trPr>
                </w:trPrChange>
              </w:trPr>
              <w:tc>
                <w:tcPr>
                  <w:tcW w:w="2600" w:type="dxa"/>
                  <w:vAlign w:val="bottom"/>
                  <w:hideMark/>
                  <w:tcPrChange w:id="8074" w:author="Marmol, Dominika Klaudia" w:date="2026-06-11T10:55:00Z">
                    <w:tcPr>
                      <w:tcW w:w="2600" w:type="dxa"/>
                      <w:gridSpan w:val="2"/>
                      <w:vAlign w:val="bottom"/>
                      <w:hideMark/>
                    </w:tcPr>
                  </w:tcPrChange>
                </w:tcPr>
                <w:p w14:paraId="1F98988E" w14:textId="77777777" w:rsidR="00B57110" w:rsidRPr="00F147E0" w:rsidRDefault="00E27C57" w:rsidP="002521B7">
                  <w:pPr>
                    <w:spacing w:after="0"/>
                    <w:rPr>
                      <w:ins w:id="8075" w:author="Marmol, Dominika Klaudia" w:date="2026-06-08T17:11:00Z"/>
                      <w:rFonts w:ascii="Arial" w:hAnsi="Arial" w:cs="Arial"/>
                      <w:color w:val="000000"/>
                      <w:sz w:val="24"/>
                      <w:szCs w:val="24"/>
                      <w:lang w:val="en-GB" w:eastAsia="en-GB"/>
                    </w:rPr>
                  </w:pPr>
                  <w:ins w:id="8076" w:author="Marmol, Dominika Klaudia" w:date="2026-06-08T17:11:00Z">
                    <w:r w:rsidRPr="00F147E0">
                      <w:rPr>
                        <w:rFonts w:ascii="Arial" w:hAnsi="Arial" w:cs="Arial"/>
                        <w:color w:val="000000"/>
                        <w:sz w:val="24"/>
                        <w:szCs w:val="24"/>
                        <w:lang w:val="en-GB" w:eastAsia="en-GB"/>
                      </w:rPr>
                      <w:t>BNT317 dose 1+</w:t>
                    </w:r>
                    <w:r w:rsidRPr="00F147E0">
                      <w:rPr>
                        <w:rFonts w:ascii="Arial" w:hAnsi="Arial" w:cs="Arial"/>
                        <w:color w:val="000000"/>
                        <w:sz w:val="24"/>
                        <w:szCs w:val="24"/>
                        <w:lang w:val="en-GB" w:eastAsia="en-GB"/>
                      </w:rPr>
                      <w:br/>
                      <w:t xml:space="preserve"> ramucirumab+</w:t>
                    </w:r>
                    <w:r w:rsidRPr="00F147E0">
                      <w:rPr>
                        <w:rFonts w:ascii="Arial" w:hAnsi="Arial" w:cs="Arial"/>
                        <w:color w:val="000000"/>
                        <w:sz w:val="24"/>
                        <w:szCs w:val="24"/>
                        <w:lang w:val="en-GB" w:eastAsia="en-GB"/>
                      </w:rPr>
                      <w:br/>
                      <w:t>paclitaxel</w:t>
                    </w:r>
                  </w:ins>
                </w:p>
              </w:tc>
              <w:tc>
                <w:tcPr>
                  <w:tcW w:w="2460" w:type="dxa"/>
                  <w:vAlign w:val="bottom"/>
                  <w:hideMark/>
                  <w:tcPrChange w:id="8077" w:author="Marmol, Dominika Klaudia" w:date="2026-06-11T10:55:00Z">
                    <w:tcPr>
                      <w:tcW w:w="2460" w:type="dxa"/>
                      <w:vAlign w:val="bottom"/>
                      <w:hideMark/>
                    </w:tcPr>
                  </w:tcPrChange>
                </w:tcPr>
                <w:p w14:paraId="3C21486B" w14:textId="77777777" w:rsidR="00B57110" w:rsidRPr="00F147E0" w:rsidRDefault="00E27C57" w:rsidP="002521B7">
                  <w:pPr>
                    <w:spacing w:after="0"/>
                    <w:rPr>
                      <w:ins w:id="8078" w:author="Marmol, Dominika Klaudia" w:date="2026-06-08T17:11:00Z"/>
                      <w:rFonts w:ascii="Arial" w:hAnsi="Arial" w:cs="Arial"/>
                      <w:color w:val="000000"/>
                      <w:sz w:val="24"/>
                      <w:szCs w:val="24"/>
                      <w:lang w:val="en-GB" w:eastAsia="en-GB"/>
                    </w:rPr>
                  </w:pPr>
                  <w:ins w:id="8079" w:author="Marmol, Dominika Klaudia" w:date="2026-06-08T17:11:00Z">
                    <w:r w:rsidRPr="00F147E0">
                      <w:rPr>
                        <w:rFonts w:ascii="Arial" w:hAnsi="Arial" w:cs="Arial"/>
                        <w:color w:val="000000"/>
                        <w:sz w:val="24"/>
                        <w:szCs w:val="24"/>
                        <w:lang w:val="en-GB" w:eastAsia="en-GB"/>
                      </w:rPr>
                      <w:t>BNT317 dose 2+</w:t>
                    </w:r>
                    <w:r w:rsidRPr="00F147E0">
                      <w:rPr>
                        <w:rFonts w:ascii="Arial" w:hAnsi="Arial" w:cs="Arial"/>
                        <w:color w:val="000000"/>
                        <w:sz w:val="24"/>
                        <w:szCs w:val="24"/>
                        <w:lang w:val="en-GB" w:eastAsia="en-GB"/>
                      </w:rPr>
                      <w:br/>
                      <w:t xml:space="preserve"> ramucirumab+</w:t>
                    </w:r>
                    <w:r w:rsidRPr="00F147E0">
                      <w:rPr>
                        <w:rFonts w:ascii="Arial" w:hAnsi="Arial" w:cs="Arial"/>
                        <w:color w:val="000000"/>
                        <w:sz w:val="24"/>
                        <w:szCs w:val="24"/>
                        <w:lang w:val="en-GB" w:eastAsia="en-GB"/>
                      </w:rPr>
                      <w:br/>
                      <w:t>paclitaxel</w:t>
                    </w:r>
                  </w:ins>
                </w:p>
              </w:tc>
              <w:tc>
                <w:tcPr>
                  <w:tcW w:w="1756" w:type="dxa"/>
                  <w:tcPrChange w:id="8080" w:author="Marmol, Dominika Klaudia" w:date="2026-06-11T10:55:00Z">
                    <w:tcPr>
                      <w:tcW w:w="1756" w:type="dxa"/>
                    </w:tcPr>
                  </w:tcPrChange>
                </w:tcPr>
                <w:p w14:paraId="1389C106" w14:textId="77777777" w:rsidR="00B57110" w:rsidRDefault="00E27C57" w:rsidP="002521B7">
                  <w:pPr>
                    <w:spacing w:after="0"/>
                    <w:rPr>
                      <w:ins w:id="8081" w:author="Marmol, Dominika Klaudia" w:date="2026-06-11T10:55:00Z"/>
                      <w:rFonts w:ascii="Arial" w:hAnsi="Arial" w:cs="Arial"/>
                      <w:color w:val="000000"/>
                      <w:sz w:val="24"/>
                      <w:szCs w:val="24"/>
                      <w:lang w:val="en-GB" w:eastAsia="en-GB"/>
                    </w:rPr>
                  </w:pPr>
                  <w:ins w:id="8082" w:author="Marmol, Dominika Klaudia" w:date="2026-06-11T10:55:00Z">
                    <w:r>
                      <w:rPr>
                        <w:rFonts w:ascii="Arial" w:hAnsi="Arial" w:cs="Arial"/>
                        <w:color w:val="000000"/>
                        <w:sz w:val="24"/>
                        <w:szCs w:val="24"/>
                        <w:lang w:val="en-GB" w:eastAsia="en-GB"/>
                      </w:rPr>
                      <w:t>Total 2L+</w:t>
                    </w:r>
                  </w:ins>
                </w:p>
                <w:p w14:paraId="658DA297" w14:textId="3BB4BF6E" w:rsidR="00B57110" w:rsidRPr="00F147E0" w:rsidRDefault="00E27C57" w:rsidP="002521B7">
                  <w:pPr>
                    <w:spacing w:after="0"/>
                    <w:rPr>
                      <w:ins w:id="8083" w:author="Marmol, Dominika Klaudia" w:date="2026-06-11T10:55:00Z"/>
                      <w:rFonts w:ascii="Arial" w:hAnsi="Arial" w:cs="Arial"/>
                      <w:color w:val="000000"/>
                      <w:sz w:val="24"/>
                      <w:szCs w:val="24"/>
                      <w:lang w:val="en-GB" w:eastAsia="en-GB"/>
                    </w:rPr>
                  </w:pPr>
                  <w:ins w:id="8084" w:author="Marmol, Dominika Klaudia" w:date="2026-06-11T10:55:00Z">
                    <w:r>
                      <w:rPr>
                        <w:rFonts w:ascii="Arial" w:hAnsi="Arial" w:cs="Arial"/>
                        <w:color w:val="000000"/>
                        <w:sz w:val="24"/>
                        <w:szCs w:val="24"/>
                        <w:lang w:val="en-GB" w:eastAsia="en-GB"/>
                      </w:rPr>
                      <w:t>HER-VE</w:t>
                    </w:r>
                  </w:ins>
                </w:p>
              </w:tc>
            </w:tr>
            <w:tr w:rsidR="008F5115" w14:paraId="51F7F0D4" w14:textId="77777777" w:rsidTr="00B57110">
              <w:trPr>
                <w:trHeight w:val="290"/>
                <w:ins w:id="8085" w:author="Marmol, Dominika Klaudia" w:date="2026-06-08T17:11:00Z"/>
                <w:trPrChange w:id="8086" w:author="Marmol, Dominika Klaudia" w:date="2026-06-11T10:55:00Z">
                  <w:trPr>
                    <w:gridAfter w:val="0"/>
                  </w:trPr>
                </w:trPrChange>
              </w:trPr>
              <w:tc>
                <w:tcPr>
                  <w:tcW w:w="2600" w:type="dxa"/>
                  <w:noWrap/>
                  <w:vAlign w:val="bottom"/>
                  <w:hideMark/>
                  <w:tcPrChange w:id="8087" w:author="Marmol, Dominika Klaudia" w:date="2026-06-11T10:55:00Z">
                    <w:tcPr>
                      <w:tcW w:w="2600" w:type="dxa"/>
                      <w:gridSpan w:val="2"/>
                      <w:noWrap/>
                      <w:vAlign w:val="bottom"/>
                      <w:hideMark/>
                    </w:tcPr>
                  </w:tcPrChange>
                </w:tcPr>
                <w:p w14:paraId="74DD04B3" w14:textId="77777777" w:rsidR="00B57110" w:rsidRPr="00F147E0" w:rsidRDefault="00B57110" w:rsidP="002521B7">
                  <w:pPr>
                    <w:spacing w:after="0"/>
                    <w:rPr>
                      <w:ins w:id="8088" w:author="Marmol, Dominika Klaudia" w:date="2026-06-08T17:11:00Z"/>
                      <w:rFonts w:ascii="Arial" w:hAnsi="Arial" w:cs="Arial"/>
                      <w:color w:val="000000"/>
                      <w:sz w:val="24"/>
                      <w:szCs w:val="24"/>
                      <w:lang w:val="en-GB" w:eastAsia="en-GB"/>
                    </w:rPr>
                  </w:pPr>
                </w:p>
              </w:tc>
              <w:tc>
                <w:tcPr>
                  <w:tcW w:w="2460" w:type="dxa"/>
                  <w:noWrap/>
                  <w:vAlign w:val="bottom"/>
                  <w:hideMark/>
                  <w:tcPrChange w:id="8089" w:author="Marmol, Dominika Klaudia" w:date="2026-06-11T10:55:00Z">
                    <w:tcPr>
                      <w:tcW w:w="2460" w:type="dxa"/>
                      <w:noWrap/>
                      <w:vAlign w:val="bottom"/>
                      <w:hideMark/>
                    </w:tcPr>
                  </w:tcPrChange>
                </w:tcPr>
                <w:p w14:paraId="5E0A32EC" w14:textId="77777777" w:rsidR="00B57110" w:rsidRPr="00F147E0" w:rsidRDefault="00B57110" w:rsidP="002521B7">
                  <w:pPr>
                    <w:spacing w:after="0"/>
                    <w:rPr>
                      <w:ins w:id="8090" w:author="Marmol, Dominika Klaudia" w:date="2026-06-08T17:11:00Z"/>
                      <w:rFonts w:ascii="Arial" w:hAnsi="Arial" w:cs="Arial"/>
                      <w:color w:val="000000"/>
                      <w:sz w:val="24"/>
                      <w:szCs w:val="24"/>
                      <w:lang w:val="en-GB" w:eastAsia="en-GB"/>
                    </w:rPr>
                  </w:pPr>
                </w:p>
              </w:tc>
              <w:tc>
                <w:tcPr>
                  <w:tcW w:w="1756" w:type="dxa"/>
                  <w:tcPrChange w:id="8091" w:author="Marmol, Dominika Klaudia" w:date="2026-06-11T10:55:00Z">
                    <w:tcPr>
                      <w:tcW w:w="1756" w:type="dxa"/>
                    </w:tcPr>
                  </w:tcPrChange>
                </w:tcPr>
                <w:p w14:paraId="6A0E3321" w14:textId="77777777" w:rsidR="00B57110" w:rsidRPr="00F147E0" w:rsidRDefault="00B57110" w:rsidP="002521B7">
                  <w:pPr>
                    <w:spacing w:after="0"/>
                    <w:rPr>
                      <w:ins w:id="8092" w:author="Marmol, Dominika Klaudia" w:date="2026-06-11T10:55:00Z"/>
                      <w:rFonts w:ascii="Arial" w:hAnsi="Arial" w:cs="Arial"/>
                      <w:color w:val="000000"/>
                      <w:sz w:val="24"/>
                      <w:szCs w:val="24"/>
                      <w:lang w:val="en-GB" w:eastAsia="en-GB"/>
                    </w:rPr>
                  </w:pPr>
                </w:p>
              </w:tc>
            </w:tr>
          </w:tbl>
          <w:p w14:paraId="0066789E" w14:textId="77777777" w:rsidR="002521B7" w:rsidRDefault="002521B7" w:rsidP="00CD2984">
            <w:pPr>
              <w:pStyle w:val="Paragraph"/>
              <w:keepNext/>
              <w:rPr>
                <w:ins w:id="8093" w:author="Marmol, Dominika Klaudia" w:date="2026-06-08T17:08:00Z"/>
              </w:rPr>
            </w:pPr>
          </w:p>
          <w:p w14:paraId="69EE92CB" w14:textId="77777777" w:rsidR="002521B7" w:rsidRPr="00F147E0" w:rsidRDefault="00E27C57" w:rsidP="002521B7">
            <w:pPr>
              <w:pStyle w:val="Body-Text"/>
              <w:rPr>
                <w:ins w:id="8094" w:author="Marmol, Dominika Klaudia" w:date="2026-06-08T17:11:00Z"/>
                <w:rFonts w:cs="Arial"/>
                <w:b/>
                <w:bCs/>
              </w:rPr>
            </w:pPr>
            <w:ins w:id="8095" w:author="Marmol, Dominika Klaudia" w:date="2026-06-08T17:11:00Z">
              <w:r w:rsidRPr="00F147E0">
                <w:rPr>
                  <w:rFonts w:cs="Arial"/>
                  <w:b/>
                  <w:bCs/>
                </w:rPr>
                <w:t>PART B</w:t>
              </w:r>
              <w:r>
                <w:rPr>
                  <w:rFonts w:cs="Arial"/>
                  <w:b/>
                  <w:bCs/>
                </w:rPr>
                <w:t>3</w:t>
              </w:r>
            </w:ins>
          </w:p>
          <w:tbl>
            <w:tblPr>
              <w:tblW w:w="6136" w:type="dxa"/>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Change w:id="8096" w:author="Marmol, Dominika Klaudia" w:date="2026-06-08T17:12:00Z">
                <w:tblPr>
                  <w:tblW w:w="2600" w:type="dxa"/>
                  <w:tblLook w:val="04A0" w:firstRow="1" w:lastRow="0" w:firstColumn="1" w:lastColumn="0" w:noHBand="0" w:noVBand="1"/>
                </w:tblPr>
              </w:tblPrChange>
            </w:tblPr>
            <w:tblGrid>
              <w:gridCol w:w="6136"/>
              <w:tblGridChange w:id="8097">
                <w:tblGrid>
                  <w:gridCol w:w="10"/>
                  <w:gridCol w:w="2590"/>
                  <w:gridCol w:w="3546"/>
                </w:tblGrid>
              </w:tblGridChange>
            </w:tblGrid>
            <w:tr w:rsidR="008F5115" w14:paraId="05A9FF2B" w14:textId="77777777" w:rsidTr="002521B7">
              <w:trPr>
                <w:trHeight w:val="215"/>
                <w:ins w:id="8098" w:author="Marmol, Dominika Klaudia" w:date="2026-06-08T17:11:00Z"/>
                <w:trPrChange w:id="8099" w:author="Marmol, Dominika Klaudia" w:date="2026-06-08T17:12:00Z">
                  <w:trPr>
                    <w:gridAfter w:val="0"/>
                    <w:trHeight w:val="870"/>
                  </w:trPr>
                </w:trPrChange>
              </w:trPr>
              <w:tc>
                <w:tcPr>
                  <w:tcW w:w="6136" w:type="dxa"/>
                  <w:vAlign w:val="bottom"/>
                  <w:hideMark/>
                  <w:tcPrChange w:id="8100" w:author="Marmol, Dominika Klaudia" w:date="2026-06-08T17:12:00Z">
                    <w:tcPr>
                      <w:tcW w:w="2600" w:type="dxa"/>
                      <w:gridSpan w:val="2"/>
                      <w:vAlign w:val="bottom"/>
                      <w:hideMark/>
                    </w:tcPr>
                  </w:tcPrChange>
                </w:tcPr>
                <w:p w14:paraId="7F89462A" w14:textId="33B37AE5" w:rsidR="002521B7" w:rsidRPr="00F147E0" w:rsidRDefault="00E27C57" w:rsidP="002521B7">
                  <w:pPr>
                    <w:spacing w:after="0"/>
                    <w:rPr>
                      <w:ins w:id="8101" w:author="Marmol, Dominika Klaudia" w:date="2026-06-08T17:11:00Z"/>
                      <w:rFonts w:ascii="Arial" w:hAnsi="Arial" w:cs="Arial"/>
                      <w:color w:val="000000"/>
                      <w:sz w:val="24"/>
                      <w:szCs w:val="24"/>
                    </w:rPr>
                  </w:pPr>
                  <w:ins w:id="8102" w:author="Marmol, Dominika Klaudia" w:date="2026-06-08T17:11:00Z">
                    <w:r w:rsidRPr="00F147E0">
                      <w:rPr>
                        <w:rFonts w:ascii="Arial" w:hAnsi="Arial" w:cs="Arial"/>
                        <w:color w:val="000000"/>
                        <w:sz w:val="24"/>
                        <w:szCs w:val="24"/>
                      </w:rPr>
                      <w:t>BNT317 higher dose +</w:t>
                    </w:r>
                  </w:ins>
                  <w:ins w:id="8103" w:author="Marmol, Dominika Klaudia" w:date="2026-06-11T10:52:00Z">
                    <w:r w:rsidR="00DA1FAC">
                      <w:rPr>
                        <w:rFonts w:ascii="Arial" w:hAnsi="Arial" w:cs="Arial"/>
                        <w:color w:val="000000"/>
                        <w:sz w:val="24"/>
                        <w:szCs w:val="24"/>
                      </w:rPr>
                      <w:t xml:space="preserve"> </w:t>
                    </w:r>
                  </w:ins>
                  <w:ins w:id="8104" w:author="Marmol, Dominika Klaudia" w:date="2026-06-08T17:11:00Z">
                    <w:r w:rsidRPr="00F147E0">
                      <w:rPr>
                        <w:rFonts w:ascii="Arial" w:hAnsi="Arial" w:cs="Arial"/>
                        <w:color w:val="000000"/>
                        <w:sz w:val="24"/>
                        <w:szCs w:val="24"/>
                      </w:rPr>
                      <w:t>docetaxel</w:t>
                    </w:r>
                  </w:ins>
                </w:p>
                <w:p w14:paraId="5055C66C" w14:textId="77777777" w:rsidR="002521B7" w:rsidRPr="00F147E0" w:rsidRDefault="002521B7" w:rsidP="002521B7">
                  <w:pPr>
                    <w:spacing w:after="0"/>
                    <w:rPr>
                      <w:ins w:id="8105" w:author="Marmol, Dominika Klaudia" w:date="2026-06-08T17:11:00Z"/>
                      <w:rFonts w:ascii="Arial" w:hAnsi="Arial" w:cs="Arial"/>
                      <w:color w:val="000000"/>
                      <w:sz w:val="24"/>
                      <w:szCs w:val="24"/>
                      <w:lang w:val="en-GB" w:eastAsia="en-GB"/>
                    </w:rPr>
                  </w:pPr>
                </w:p>
              </w:tc>
            </w:tr>
          </w:tbl>
          <w:p w14:paraId="4C88DAE7" w14:textId="39675CA1" w:rsidR="002521B7" w:rsidRPr="00AF5717" w:rsidRDefault="00E27C57" w:rsidP="002521B7">
            <w:pPr>
              <w:pStyle w:val="Body-Text"/>
              <w:rPr>
                <w:ins w:id="8106" w:author="Marmol, Dominika Klaudia" w:date="2026-06-08T17:12:00Z"/>
                <w:rFonts w:cs="Arial"/>
              </w:rPr>
            </w:pPr>
            <w:ins w:id="8107" w:author="Marmol, Dominika Klaudia" w:date="2026-06-08T17:12:00Z">
              <w:r w:rsidRPr="00AF5717">
                <w:rPr>
                  <w:rFonts w:cs="Arial"/>
                </w:rPr>
                <w:t>Note: Total column will be also added to the TFL outputs as appropriate. Refer to DPP for details. Intermediate dose level groups may be added to standard display if administered.</w:t>
              </w:r>
              <w:r>
                <w:rPr>
                  <w:rFonts w:cs="Arial"/>
                </w:rPr>
                <w:t xml:space="preserve"> Parts may be presented in the same table as appropriate.</w:t>
              </w:r>
            </w:ins>
          </w:p>
          <w:p w14:paraId="4E5AB199" w14:textId="751487F2" w:rsidR="002521B7" w:rsidRPr="00AF5717" w:rsidRDefault="002521B7" w:rsidP="00CD2984">
            <w:pPr>
              <w:pStyle w:val="Paragraph"/>
              <w:keepNext/>
            </w:pPr>
          </w:p>
        </w:tc>
      </w:tr>
    </w:tbl>
    <w:p w14:paraId="3DAF9993" w14:textId="77777777" w:rsidR="006C1A16" w:rsidRDefault="006C1A16" w:rsidP="00CD2984">
      <w:pPr>
        <w:pStyle w:val="Body-Text"/>
        <w:rPr>
          <w:ins w:id="8108" w:author="Marmol, Dominika Klaudia" w:date="2026-06-08T10:22:00Z"/>
          <w:rFonts w:cs="Arial"/>
        </w:rPr>
      </w:pPr>
    </w:p>
    <w:p w14:paraId="0CE372DA" w14:textId="77777777" w:rsidR="00CD2984" w:rsidRPr="00AF5717" w:rsidRDefault="00CD2984" w:rsidP="00CA7B51">
      <w:pPr>
        <w:pStyle w:val="Paragraph"/>
      </w:pPr>
    </w:p>
    <w:sectPr w:rsidR="00CD2984" w:rsidRPr="00AF5717" w:rsidSect="00765F28">
      <w:headerReference w:type="default" r:id="rId31"/>
      <w:footerReference w:type="default" r:id="rId32"/>
      <w:pgSz w:w="12240" w:h="15840" w:code="1"/>
      <w:pgMar w:top="850" w:right="850" w:bottom="1699" w:left="141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0" w:author="Regina Bönsch" w:date="2026-06-17T13:17:00Z" w:initials="RB">
    <w:p w14:paraId="544642AD" w14:textId="77777777" w:rsidR="00C957DB" w:rsidRDefault="00C957DB" w:rsidP="00C957DB">
      <w:pPr>
        <w:pStyle w:val="CommentText"/>
      </w:pPr>
      <w:r>
        <w:rPr>
          <w:rStyle w:val="CommentReference"/>
        </w:rPr>
        <w:annotationRef/>
      </w:r>
      <w:r>
        <w:t xml:space="preserve">Shall we add general updates according CTPv5 also for Part A? </w:t>
      </w:r>
    </w:p>
  </w:comment>
  <w:comment w:id="717" w:author="Theresa Ockershausen" w:date="2026-06-15T08:09:00Z" w:initials="TEO">
    <w:p w14:paraId="41E1E020" w14:textId="77777777" w:rsidR="00755868" w:rsidRDefault="00755868" w:rsidP="00755868">
      <w:pPr>
        <w:pStyle w:val="CommentText"/>
      </w:pPr>
      <w:r>
        <w:rPr>
          <w:rStyle w:val="CommentReference"/>
        </w:rPr>
        <w:annotationRef/>
      </w:r>
      <w:r>
        <w:t>Add to abbreviations list at start of document?</w:t>
      </w:r>
    </w:p>
  </w:comment>
  <w:comment w:id="718" w:author="Anthony D'Amelio" w:date="2026-06-15T13:02:00Z" w:initials="AD">
    <w:p w14:paraId="6E46ACF1" w14:textId="77777777" w:rsidR="003E2FF7" w:rsidRDefault="003E2FF7" w:rsidP="003E2FF7">
      <w:pPr>
        <w:pStyle w:val="CommentText"/>
      </w:pPr>
      <w:r>
        <w:rPr>
          <w:rStyle w:val="CommentReference"/>
        </w:rPr>
        <w:annotationRef/>
      </w:r>
      <w:r>
        <w:t>We have this starting on page 9</w:t>
      </w:r>
    </w:p>
  </w:comment>
  <w:comment w:id="726" w:author="Theresa Ockershausen" w:date="2026-06-15T08:08:00Z" w:initials="TEO">
    <w:p w14:paraId="61BE7080" w14:textId="77777777" w:rsidR="006E32A0" w:rsidRDefault="006E32A0" w:rsidP="006E32A0">
      <w:pPr>
        <w:pStyle w:val="CommentText"/>
      </w:pPr>
      <w:r>
        <w:rPr>
          <w:rStyle w:val="CommentReference"/>
        </w:rPr>
        <w:annotationRef/>
      </w:r>
      <w:r>
        <w:t>Bullet point notes RECIST,  not iRECIST - is this correct?</w:t>
      </w:r>
    </w:p>
  </w:comment>
  <w:comment w:id="727" w:author="Anthony D'Amelio" w:date="2026-06-15T13:06:00Z" w:initials="AD">
    <w:p w14:paraId="5685837C" w14:textId="77777777" w:rsidR="007C6B11" w:rsidRDefault="007C6B11" w:rsidP="007C6B11">
      <w:pPr>
        <w:pStyle w:val="CommentText"/>
      </w:pPr>
      <w:r>
        <w:rPr>
          <w:rStyle w:val="CommentReference"/>
        </w:rPr>
        <w:annotationRef/>
      </w:r>
      <w:r>
        <w:t xml:space="preserve">I think so.  We have 2 set of exploratory efficacy endpoint:  1) The response related assessments using iRECIST,  </w:t>
      </w:r>
    </w:p>
    <w:p w14:paraId="5B12134C" w14:textId="77777777" w:rsidR="007C6B11" w:rsidRDefault="007C6B11" w:rsidP="007C6B11">
      <w:pPr>
        <w:pStyle w:val="CommentText"/>
      </w:pPr>
      <w:r>
        <w:t>2) Time to event endpoints which include PFS which should be assessed using RECIST v1.1.</w:t>
      </w:r>
    </w:p>
    <w:p w14:paraId="5F7B2FFC" w14:textId="77777777" w:rsidR="007C6B11" w:rsidRDefault="007C6B11" w:rsidP="007C6B11">
      <w:pPr>
        <w:pStyle w:val="CommentText"/>
      </w:pPr>
    </w:p>
    <w:p w14:paraId="35DA70DD" w14:textId="77777777" w:rsidR="007C6B11" w:rsidRDefault="007C6B11" w:rsidP="007C6B11">
      <w:pPr>
        <w:pStyle w:val="CommentText"/>
      </w:pPr>
      <w:r>
        <w:t>I will say that we could have moved PFS per RECIST v1.1. and OS to secondary endpoints in the protocol (We have done this for other recent DO amendments, but we did not do so for this last protocol amendment).</w:t>
      </w:r>
    </w:p>
  </w:comment>
  <w:comment w:id="861" w:author="Theresa Ockershausen" w:date="2026-06-15T08:11:00Z" w:initials="TEO">
    <w:p w14:paraId="17A334B0" w14:textId="77777777" w:rsidR="00434B78" w:rsidRDefault="00434B78" w:rsidP="00434B78">
      <w:pPr>
        <w:pStyle w:val="CommentText"/>
      </w:pPr>
      <w:r>
        <w:rPr>
          <w:rStyle w:val="CommentReference"/>
        </w:rPr>
        <w:annotationRef/>
      </w:r>
      <w:r>
        <w:t>Add 1500 mg as this was added to the CTP?</w:t>
      </w:r>
    </w:p>
  </w:comment>
  <w:comment w:id="862" w:author="Anthony D'Amelio" w:date="2026-06-15T13:09:00Z" w:initials="AD">
    <w:p w14:paraId="6EA9002C" w14:textId="77777777" w:rsidR="00316BFC" w:rsidRDefault="00316BFC" w:rsidP="00316BFC">
      <w:pPr>
        <w:pStyle w:val="CommentText"/>
      </w:pPr>
      <w:r>
        <w:rPr>
          <w:rStyle w:val="CommentReference"/>
        </w:rPr>
        <w:annotationRef/>
      </w:r>
      <w:r>
        <w:t>That is an intermediate dose, but I did add an additional sentence to highlight potential intermediate dosing.</w:t>
      </w:r>
    </w:p>
  </w:comment>
  <w:comment w:id="876" w:author="Theresa Ockershausen" w:date="2026-06-15T11:20:00Z" w:initials="TEO">
    <w:p w14:paraId="41E45DDB" w14:textId="77777777" w:rsidR="005E0807" w:rsidRDefault="005E0807" w:rsidP="005E0807">
      <w:pPr>
        <w:pStyle w:val="CommentText"/>
      </w:pPr>
      <w:r>
        <w:rPr>
          <w:rStyle w:val="CommentReference"/>
        </w:rPr>
        <w:annotationRef/>
      </w:r>
      <w:r>
        <w:t>Does this need to clarify that it is referring to BNT317 and not SOC?  Also this statement in used in other sections of the SAP and should be updated as needed if there is a change made there.</w:t>
      </w:r>
    </w:p>
  </w:comment>
  <w:comment w:id="877" w:author="Anthony D'Amelio" w:date="2026-06-15T13:11:00Z" w:initials="AD">
    <w:p w14:paraId="38B4B7E7" w14:textId="77777777" w:rsidR="006F7D86" w:rsidRDefault="006F7D86" w:rsidP="006F7D86">
      <w:pPr>
        <w:pStyle w:val="CommentText"/>
      </w:pPr>
      <w:r>
        <w:rPr>
          <w:rStyle w:val="CommentReference"/>
        </w:rPr>
        <w:annotationRef/>
      </w:r>
      <w:r>
        <w:t>I think this language still exists in a few spots in the protocol, and this language is pulled directly from the protocol.  Saying that, it is clearer to emphasize that it is for BNT317.</w:t>
      </w:r>
    </w:p>
  </w:comment>
  <w:comment w:id="922" w:author="Theresa Ockershausen" w:date="2026-06-15T11:12:00Z" w:initials="TEO">
    <w:p w14:paraId="6271352D" w14:textId="77777777" w:rsidR="005D439E" w:rsidRDefault="005D439E" w:rsidP="005D439E">
      <w:pPr>
        <w:pStyle w:val="CommentText"/>
      </w:pPr>
      <w:r>
        <w:rPr>
          <w:rStyle w:val="CommentReference"/>
        </w:rPr>
        <w:annotationRef/>
      </w:r>
      <w:r>
        <w:t>This isn’t reading right, in my opinion.</w:t>
      </w:r>
    </w:p>
  </w:comment>
  <w:comment w:id="923" w:author="Anthony D'Amelio" w:date="2026-06-15T13:22:00Z" w:initials="AD">
    <w:p w14:paraId="6B6C2C6E" w14:textId="77777777" w:rsidR="002B56AD" w:rsidRDefault="002B56AD" w:rsidP="002B56AD">
      <w:pPr>
        <w:pStyle w:val="CommentText"/>
      </w:pPr>
      <w:r>
        <w:rPr>
          <w:rStyle w:val="CommentReference"/>
        </w:rPr>
        <w:annotationRef/>
      </w:r>
      <w:r>
        <w:t>Yeah, for some reason this language did not match the protocol language.  Is updated.</w:t>
      </w:r>
    </w:p>
  </w:comment>
  <w:comment w:id="969" w:author="Anthony D'Amelio" w:date="2026-06-11T11:00:00Z" w:initials="AD">
    <w:p w14:paraId="5B62DDF5" w14:textId="77777777" w:rsidR="0043107D" w:rsidRDefault="0043107D" w:rsidP="0043107D">
      <w:pPr>
        <w:pStyle w:val="CommentText"/>
      </w:pPr>
      <w:r>
        <w:rPr>
          <w:rStyle w:val="CommentReference"/>
        </w:rPr>
        <w:annotationRef/>
      </w:r>
      <w:r>
        <w:t>Added some high-level language about the optional intra-participant dose escalation from section 4 of the protocol here.</w:t>
      </w:r>
    </w:p>
  </w:comment>
  <w:comment w:id="970" w:author="Theresa Ockershausen" w:date="2026-06-15T11:16:00Z" w:initials="TEO">
    <w:p w14:paraId="73806A88" w14:textId="5DAB8F9C" w:rsidR="000C273D" w:rsidRDefault="000C273D" w:rsidP="000C273D">
      <w:pPr>
        <w:pStyle w:val="CommentText"/>
      </w:pPr>
      <w:r>
        <w:rPr>
          <w:rStyle w:val="CommentReference"/>
        </w:rPr>
        <w:annotationRef/>
      </w:r>
      <w:r>
        <w:fldChar w:fldCharType="begin"/>
      </w:r>
      <w:r>
        <w:instrText>HYPERLINK "mailto:anthony.damelio@biontech.us"</w:instrText>
      </w:r>
      <w:bookmarkStart w:id="987" w:name="_@_FA071C570CA041F78105F4EE6DB250C9Z"/>
      <w:r>
        <w:fldChar w:fldCharType="separate"/>
      </w:r>
      <w:bookmarkEnd w:id="987"/>
      <w:r w:rsidRPr="000C273D">
        <w:rPr>
          <w:rStyle w:val="Mention"/>
          <w:noProof/>
        </w:rPr>
        <w:t>@Anthony D'Amelio</w:t>
      </w:r>
      <w:r>
        <w:fldChar w:fldCharType="end"/>
      </w:r>
      <w:r>
        <w:t xml:space="preserve"> - does re-treatment affect the overall N=45 (DL2-6)?  If a participant at DL2 re-treats are DL3 is that n=1 or n=2?</w:t>
      </w:r>
    </w:p>
  </w:comment>
  <w:comment w:id="971" w:author="Anthony D'Amelio" w:date="2026-06-15T13:24:00Z" w:initials="AD">
    <w:p w14:paraId="54C5297A" w14:textId="77777777" w:rsidR="00FD7266" w:rsidRDefault="00FD7266" w:rsidP="00FD7266">
      <w:pPr>
        <w:pStyle w:val="CommentText"/>
      </w:pPr>
      <w:r>
        <w:rPr>
          <w:rStyle w:val="CommentReference"/>
        </w:rPr>
        <w:annotationRef/>
      </w:r>
      <w:r>
        <w:t>No.  In our summaries, we will maintain N per dose as the number of participants enrolled at that dose for the initial treatment.  So, for instance, if 9 participants are initially enrolled at 600 mg, and then 2 participants are eventually escalated to 600 mg from 200 mg after progression, our summaries will have N = 9.</w:t>
      </w:r>
    </w:p>
    <w:p w14:paraId="2AD510C0" w14:textId="77777777" w:rsidR="00FD7266" w:rsidRDefault="00FD7266" w:rsidP="00FD7266">
      <w:pPr>
        <w:pStyle w:val="CommentText"/>
      </w:pPr>
    </w:p>
    <w:p w14:paraId="001B6387" w14:textId="77777777" w:rsidR="00FD7266" w:rsidRDefault="00FD7266" w:rsidP="00FD7266">
      <w:pPr>
        <w:pStyle w:val="CommentText"/>
      </w:pPr>
      <w:r>
        <w:t>In fact, we plan to capture summary data only through completion of initial treatment.  Data generated after the intra-dose escalation will only be listed.</w:t>
      </w:r>
    </w:p>
  </w:comment>
  <w:comment w:id="1637" w:author="Anthony D'Amelio" w:date="2026-06-16T09:00:00Z" w:initials="AD">
    <w:p w14:paraId="7B2B38F3" w14:textId="77777777" w:rsidR="00CD753C" w:rsidRDefault="00CD753C" w:rsidP="00CD753C">
      <w:pPr>
        <w:pStyle w:val="CommentText"/>
      </w:pPr>
      <w:r>
        <w:rPr>
          <w:rStyle w:val="CommentReference"/>
        </w:rPr>
        <w:annotationRef/>
      </w:r>
      <w:r>
        <w:t xml:space="preserve">Comment from Carsten in sharepoint SAP version:  </w:t>
      </w:r>
    </w:p>
    <w:p w14:paraId="4434C7E0" w14:textId="77777777" w:rsidR="00CD753C" w:rsidRDefault="00CD753C" w:rsidP="00CD753C">
      <w:pPr>
        <w:pStyle w:val="CommentText"/>
      </w:pPr>
    </w:p>
    <w:p w14:paraId="68DDA4BB" w14:textId="77777777" w:rsidR="00CD753C" w:rsidRDefault="00CD753C" w:rsidP="00CD753C">
      <w:pPr>
        <w:pStyle w:val="CommentText"/>
      </w:pPr>
      <w:r>
        <w:t xml:space="preserve">We focus here on the dose escalation part, I would add 1-2 sentences about the role of the SRC in Part B1-B3. These parts are currently not mentioned at all. </w:t>
      </w:r>
    </w:p>
  </w:comment>
  <w:comment w:id="1638" w:author="Anthony D'Amelio" w:date="2026-06-16T09:00:00Z" w:initials="AD">
    <w:p w14:paraId="159101E6" w14:textId="77777777" w:rsidR="00CD753C" w:rsidRDefault="00CD753C" w:rsidP="00CD753C">
      <w:pPr>
        <w:pStyle w:val="CommentText"/>
      </w:pPr>
      <w:r>
        <w:rPr>
          <w:rStyle w:val="CommentReference"/>
        </w:rPr>
        <w:annotationRef/>
      </w:r>
      <w:r>
        <w:t>Need to follow-up with team and adjust/add language as necessary.</w:t>
      </w:r>
    </w:p>
  </w:comment>
  <w:comment w:id="1690" w:author="Theresa Ockershausen" w:date="2026-06-15T11:23:00Z" w:initials="TEO">
    <w:p w14:paraId="02FAF690" w14:textId="77777777" w:rsidR="00D45247" w:rsidRDefault="00D45247" w:rsidP="00D45247">
      <w:pPr>
        <w:pStyle w:val="CommentText"/>
      </w:pPr>
      <w:r>
        <w:rPr>
          <w:rStyle w:val="CommentReference"/>
        </w:rPr>
        <w:annotationRef/>
      </w:r>
      <w:r>
        <w:t>Intra-participant?  Same at the end of this sentence.</w:t>
      </w:r>
    </w:p>
  </w:comment>
  <w:comment w:id="1691" w:author="Anthony D'Amelio" w:date="2026-06-15T13:27:00Z" w:initials="AD">
    <w:p w14:paraId="3E491257" w14:textId="77777777" w:rsidR="00495C20" w:rsidRDefault="00495C20" w:rsidP="00495C20">
      <w:pPr>
        <w:pStyle w:val="CommentText"/>
      </w:pPr>
      <w:r>
        <w:rPr>
          <w:rStyle w:val="CommentReference"/>
        </w:rPr>
        <w:annotationRef/>
      </w:r>
      <w:r>
        <w:t>Yeah, see the point.  Our protocol does have intra-participant dose escalation but intra-participant dose escalation is clearer.  Will update..</w:t>
      </w:r>
    </w:p>
  </w:comment>
  <w:comment w:id="2247" w:author="Marmol, Dominika Klaudia" w:date="2026-06-08T09:53:00Z" w:initials="DM">
    <w:p w14:paraId="44E47F68" w14:textId="77777777" w:rsidR="00804036" w:rsidRDefault="00E27C57" w:rsidP="00804036">
      <w:pPr>
        <w:pStyle w:val="CommentText"/>
      </w:pPr>
      <w:r>
        <w:rPr>
          <w:rStyle w:val="CommentReference"/>
        </w:rPr>
        <w:annotationRef/>
      </w:r>
      <w:r>
        <w:rPr>
          <w:highlight w:val="yellow"/>
        </w:rPr>
        <w:t>To verify if still accurate once CRF is made available.</w:t>
      </w:r>
    </w:p>
  </w:comment>
  <w:comment w:id="2248" w:author="Anthony D'Amelio" w:date="2026-06-15T15:58:00Z" w:initials="AD">
    <w:p w14:paraId="2CF701E4" w14:textId="49A2738D" w:rsidR="00D43B75" w:rsidRDefault="00D43B75" w:rsidP="00D43B75">
      <w:pPr>
        <w:pStyle w:val="CommentText"/>
      </w:pPr>
      <w:r>
        <w:rPr>
          <w:rStyle w:val="CommentReference"/>
        </w:rPr>
        <w:annotationRef/>
      </w:r>
      <w:r>
        <w:fldChar w:fldCharType="begin"/>
      </w:r>
      <w:r>
        <w:instrText>HYPERLINK "mailto:theresa.ockershausen@biontech.com"</w:instrText>
      </w:r>
      <w:bookmarkStart w:id="2251" w:name="_@_9EE93D40287442E994FE866177F3D223Z"/>
      <w:r>
        <w:fldChar w:fldCharType="separate"/>
      </w:r>
      <w:bookmarkEnd w:id="2251"/>
      <w:r w:rsidRPr="00D43B75">
        <w:rPr>
          <w:rStyle w:val="Mention"/>
          <w:noProof/>
        </w:rPr>
        <w:t>@Theresa Ockershausen</w:t>
      </w:r>
      <w:r>
        <w:fldChar w:fldCharType="end"/>
      </w:r>
      <w:r>
        <w:t xml:space="preserve"> For capturing drug administration, will the eCRF page still be listed as ‘Study Drug Administration’ or will it have a different name?</w:t>
      </w:r>
    </w:p>
  </w:comment>
  <w:comment w:id="2249" w:author="Theresa Ockershausen" w:date="2026-06-16T07:34:00Z" w:initials="TEO">
    <w:p w14:paraId="43CF71E7" w14:textId="6AF12E45" w:rsidR="002E3F17" w:rsidRDefault="002E3F17" w:rsidP="002E3F17">
      <w:pPr>
        <w:pStyle w:val="CommentText"/>
      </w:pPr>
      <w:r>
        <w:rPr>
          <w:rStyle w:val="CommentReference"/>
        </w:rPr>
        <w:annotationRef/>
      </w:r>
      <w:r>
        <w:fldChar w:fldCharType="begin"/>
      </w:r>
      <w:r>
        <w:instrText>HYPERLINK "mailto:anthony.damelio@biontech.us"</w:instrText>
      </w:r>
      <w:bookmarkStart w:id="2252" w:name="_@_7CD28EB4A0A9463FBEE86F40FC61BFDCZ"/>
      <w:r>
        <w:fldChar w:fldCharType="separate"/>
      </w:r>
      <w:bookmarkEnd w:id="2252"/>
      <w:r w:rsidRPr="002E3F17">
        <w:rPr>
          <w:rStyle w:val="Mention"/>
          <w:noProof/>
        </w:rPr>
        <w:t>@Anthony D'Amelio</w:t>
      </w:r>
      <w:r>
        <w:fldChar w:fldCharType="end"/>
      </w:r>
      <w:r>
        <w:t xml:space="preserve"> The each treatment (BNT/SOC) will have its own unique CRF page.</w:t>
      </w:r>
    </w:p>
    <w:p w14:paraId="085186DC" w14:textId="77777777" w:rsidR="002E3F17" w:rsidRDefault="002E3F17" w:rsidP="002E3F17">
      <w:pPr>
        <w:pStyle w:val="CommentText"/>
      </w:pPr>
      <w:r>
        <w:rPr>
          <w:b/>
          <w:bCs/>
        </w:rPr>
        <w:t>BNT317: Study Drug Administration</w:t>
      </w:r>
    </w:p>
    <w:p w14:paraId="3AAF5487" w14:textId="77777777" w:rsidR="002E3F17" w:rsidRDefault="002E3F17" w:rsidP="002E3F17">
      <w:pPr>
        <w:pStyle w:val="CommentText"/>
      </w:pPr>
      <w:r>
        <w:rPr>
          <w:b/>
          <w:bCs/>
        </w:rPr>
        <w:t>Ramu: Study Drug Administration Ramucirumab</w:t>
      </w:r>
    </w:p>
    <w:p w14:paraId="734A9821" w14:textId="77777777" w:rsidR="002E3F17" w:rsidRDefault="002E3F17" w:rsidP="002E3F17">
      <w:pPr>
        <w:pStyle w:val="CommentText"/>
      </w:pPr>
      <w:r>
        <w:rPr>
          <w:b/>
          <w:bCs/>
        </w:rPr>
        <w:t>Paclitaxel: Study Drug Administration Paclitaxel</w:t>
      </w:r>
    </w:p>
    <w:p w14:paraId="5CFD6386" w14:textId="77777777" w:rsidR="002E3F17" w:rsidRDefault="002E3F17" w:rsidP="002E3F17">
      <w:pPr>
        <w:pStyle w:val="CommentText"/>
      </w:pPr>
      <w:r>
        <w:rPr>
          <w:b/>
          <w:bCs/>
        </w:rPr>
        <w:t>Docetaxel: Study Drug Administration Docetaxel</w:t>
      </w:r>
    </w:p>
  </w:comment>
  <w:comment w:id="2250" w:author="Anthony D'Amelio" w:date="2026-06-16T07:42:00Z" w:initials="AD">
    <w:p w14:paraId="49092AA3" w14:textId="77777777" w:rsidR="00DA251A" w:rsidRDefault="00DA251A" w:rsidP="00DA251A">
      <w:pPr>
        <w:pStyle w:val="CommentText"/>
      </w:pPr>
      <w:r>
        <w:rPr>
          <w:rStyle w:val="CommentReference"/>
        </w:rPr>
        <w:annotationRef/>
      </w:r>
      <w:r>
        <w:t>Much thanks for response and have added these forms to the sentence.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4642AD" w15:done="0"/>
  <w15:commentEx w15:paraId="41E1E020" w15:done="0"/>
  <w15:commentEx w15:paraId="6E46ACF1" w15:paraIdParent="41E1E020" w15:done="0"/>
  <w15:commentEx w15:paraId="61BE7080" w15:done="0"/>
  <w15:commentEx w15:paraId="35DA70DD" w15:paraIdParent="61BE7080" w15:done="0"/>
  <w15:commentEx w15:paraId="17A334B0" w15:done="0"/>
  <w15:commentEx w15:paraId="6EA9002C" w15:paraIdParent="17A334B0" w15:done="0"/>
  <w15:commentEx w15:paraId="41E45DDB" w15:done="0"/>
  <w15:commentEx w15:paraId="38B4B7E7" w15:paraIdParent="41E45DDB" w15:done="0"/>
  <w15:commentEx w15:paraId="6271352D" w15:done="0"/>
  <w15:commentEx w15:paraId="6B6C2C6E" w15:paraIdParent="6271352D" w15:done="0"/>
  <w15:commentEx w15:paraId="5B62DDF5" w15:done="0"/>
  <w15:commentEx w15:paraId="73806A88" w15:paraIdParent="5B62DDF5" w15:done="0"/>
  <w15:commentEx w15:paraId="001B6387" w15:paraIdParent="5B62DDF5" w15:done="0"/>
  <w15:commentEx w15:paraId="68DDA4BB" w15:done="0"/>
  <w15:commentEx w15:paraId="159101E6" w15:paraIdParent="68DDA4BB" w15:done="0"/>
  <w15:commentEx w15:paraId="02FAF690" w15:done="0"/>
  <w15:commentEx w15:paraId="3E491257" w15:paraIdParent="02FAF690" w15:done="0"/>
  <w15:commentEx w15:paraId="44E47F68" w15:done="0"/>
  <w15:commentEx w15:paraId="2CF701E4" w15:paraIdParent="44E47F68" w15:done="0"/>
  <w15:commentEx w15:paraId="5CFD6386" w15:paraIdParent="44E47F68" w15:done="0"/>
  <w15:commentEx w15:paraId="49092AA3" w15:paraIdParent="44E47F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D1A89B" w16cex:dateUtc="2026-06-17T11:17:00Z"/>
  <w16cex:commentExtensible w16cex:durableId="1E734A3D" w16cex:dateUtc="2026-06-15T12:09:00Z"/>
  <w16cex:commentExtensible w16cex:durableId="75BFBE17" w16cex:dateUtc="2026-06-15T17:02:00Z"/>
  <w16cex:commentExtensible w16cex:durableId="59C47288" w16cex:dateUtc="2026-06-15T12:08:00Z"/>
  <w16cex:commentExtensible w16cex:durableId="1649DFCA" w16cex:dateUtc="2026-06-15T17:06:00Z"/>
  <w16cex:commentExtensible w16cex:durableId="43001736" w16cex:dateUtc="2026-06-15T12:11:00Z"/>
  <w16cex:commentExtensible w16cex:durableId="739EFB50" w16cex:dateUtc="2026-06-15T17:09:00Z"/>
  <w16cex:commentExtensible w16cex:durableId="5EDED479" w16cex:dateUtc="2026-06-15T15:20:00Z"/>
  <w16cex:commentExtensible w16cex:durableId="173677A4" w16cex:dateUtc="2026-06-15T17:11:00Z"/>
  <w16cex:commentExtensible w16cex:durableId="2FDF394A" w16cex:dateUtc="2026-06-15T15:12:00Z"/>
  <w16cex:commentExtensible w16cex:durableId="1BCF743B" w16cex:dateUtc="2026-06-15T17:22:00Z"/>
  <w16cex:commentExtensible w16cex:durableId="18499D18" w16cex:dateUtc="2026-06-11T15:00:00Z"/>
  <w16cex:commentExtensible w16cex:durableId="3FFD3B7D" w16cex:dateUtc="2026-06-15T15:16:00Z"/>
  <w16cex:commentExtensible w16cex:durableId="759123E5" w16cex:dateUtc="2026-06-15T17:24:00Z"/>
  <w16cex:commentExtensible w16cex:durableId="4ADBEA0A" w16cex:dateUtc="2026-06-16T13:00:00Z"/>
  <w16cex:commentExtensible w16cex:durableId="7541F1E3" w16cex:dateUtc="2026-06-16T13:00:00Z"/>
  <w16cex:commentExtensible w16cex:durableId="11DED6D9" w16cex:dateUtc="2026-06-15T15:23:00Z"/>
  <w16cex:commentExtensible w16cex:durableId="589D5351" w16cex:dateUtc="2026-06-15T17:27:00Z"/>
  <w16cex:commentExtensible w16cex:durableId="29B6F9C3" w16cex:dateUtc="2026-06-08T08:53:00Z"/>
  <w16cex:commentExtensible w16cex:durableId="1650B385" w16cex:dateUtc="2026-06-15T19:58:00Z"/>
  <w16cex:commentExtensible w16cex:durableId="0B025D63" w16cex:dateUtc="2026-06-16T11:34:00Z">
    <w16cex:extLst>
      <w16:ext w16:uri="{CE6994B0-6A32-4C9F-8C6B-6E91EDA988CE}">
        <cr:reactions xmlns:cr="http://schemas.microsoft.com/office/comments/2020/reactions">
          <cr:reaction reactionType="1">
            <cr:reactionInfo dateUtc="2026-06-16T11:37:57Z">
              <cr:user userId="S::anthony.damelio@biontech.us::dcd85f91-003b-43c1-b754-80f96f265446" userProvider="AD" userName="Anthony D'Amelio"/>
            </cr:reactionInfo>
          </cr:reaction>
        </cr:reactions>
      </w16:ext>
    </w16cex:extLst>
  </w16cex:commentExtensible>
  <w16cex:commentExtensible w16cex:durableId="2CA5092C" w16cex:dateUtc="2026-06-16T1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4642AD" w16cid:durableId="25D1A89B"/>
  <w16cid:commentId w16cid:paraId="41E1E020" w16cid:durableId="1E734A3D"/>
  <w16cid:commentId w16cid:paraId="6E46ACF1" w16cid:durableId="75BFBE17"/>
  <w16cid:commentId w16cid:paraId="61BE7080" w16cid:durableId="59C47288"/>
  <w16cid:commentId w16cid:paraId="35DA70DD" w16cid:durableId="1649DFCA"/>
  <w16cid:commentId w16cid:paraId="17A334B0" w16cid:durableId="43001736"/>
  <w16cid:commentId w16cid:paraId="6EA9002C" w16cid:durableId="739EFB50"/>
  <w16cid:commentId w16cid:paraId="41E45DDB" w16cid:durableId="5EDED479"/>
  <w16cid:commentId w16cid:paraId="38B4B7E7" w16cid:durableId="173677A4"/>
  <w16cid:commentId w16cid:paraId="6271352D" w16cid:durableId="2FDF394A"/>
  <w16cid:commentId w16cid:paraId="6B6C2C6E" w16cid:durableId="1BCF743B"/>
  <w16cid:commentId w16cid:paraId="5B62DDF5" w16cid:durableId="18499D18"/>
  <w16cid:commentId w16cid:paraId="73806A88" w16cid:durableId="3FFD3B7D"/>
  <w16cid:commentId w16cid:paraId="001B6387" w16cid:durableId="759123E5"/>
  <w16cid:commentId w16cid:paraId="68DDA4BB" w16cid:durableId="4ADBEA0A"/>
  <w16cid:commentId w16cid:paraId="159101E6" w16cid:durableId="7541F1E3"/>
  <w16cid:commentId w16cid:paraId="02FAF690" w16cid:durableId="11DED6D9"/>
  <w16cid:commentId w16cid:paraId="3E491257" w16cid:durableId="589D5351"/>
  <w16cid:commentId w16cid:paraId="44E47F68" w16cid:durableId="29B6F9C3"/>
  <w16cid:commentId w16cid:paraId="2CF701E4" w16cid:durableId="1650B385"/>
  <w16cid:commentId w16cid:paraId="5CFD6386" w16cid:durableId="0B025D63"/>
  <w16cid:commentId w16cid:paraId="49092AA3" w16cid:durableId="2CA509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E144B" w14:textId="77777777" w:rsidR="00AB0C88" w:rsidRDefault="00AB0C88">
      <w:r>
        <w:separator/>
      </w:r>
    </w:p>
    <w:p w14:paraId="5F2D589C" w14:textId="77777777" w:rsidR="00AB0C88" w:rsidRDefault="00AB0C88"/>
  </w:endnote>
  <w:endnote w:type="continuationSeparator" w:id="0">
    <w:p w14:paraId="3906A8C2" w14:textId="77777777" w:rsidR="00AB0C88" w:rsidRDefault="00AB0C88">
      <w:r>
        <w:continuationSeparator/>
      </w:r>
    </w:p>
    <w:p w14:paraId="4F84DC57" w14:textId="77777777" w:rsidR="00AB0C88" w:rsidRDefault="00AB0C88"/>
  </w:endnote>
  <w:endnote w:type="continuationNotice" w:id="1">
    <w:p w14:paraId="7302D075" w14:textId="77777777" w:rsidR="00AB0C88" w:rsidRDefault="00AB0C8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rialMT">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imesNewRomanPS-BoldMT">
    <w:altName w:val="Arial"/>
    <w:panose1 w:val="00000000000000000000"/>
    <w:charset w:val="B2"/>
    <w:family w:val="auto"/>
    <w:notTrueType/>
    <w:pitch w:val="default"/>
    <w:sig w:usb0="00002001" w:usb1="00000000" w:usb2="00000000" w:usb3="00000000" w:csb0="00000040" w:csb1="00000000"/>
  </w:font>
  <w:font w:name="+mn-ea">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7"/>
      <w:gridCol w:w="3327"/>
      <w:gridCol w:w="3325"/>
    </w:tblGrid>
    <w:tr w:rsidR="008F5115" w14:paraId="7E1CD22B" w14:textId="77777777" w:rsidTr="00BB33E2">
      <w:trPr>
        <w:trHeight w:val="409"/>
      </w:trPr>
      <w:tc>
        <w:tcPr>
          <w:tcW w:w="1667" w:type="pct"/>
        </w:tcPr>
        <w:p w14:paraId="5C0F3AD2" w14:textId="696FD19F" w:rsidR="009839BA" w:rsidRPr="00765F28" w:rsidRDefault="009839BA" w:rsidP="00765F28">
          <w:pPr>
            <w:spacing w:before="60" w:after="60"/>
            <w:rPr>
              <w:rFonts w:ascii="Arial" w:hAnsi="Arial" w:cs="Arial"/>
              <w:sz w:val="24"/>
            </w:rPr>
          </w:pPr>
        </w:p>
      </w:tc>
      <w:tc>
        <w:tcPr>
          <w:tcW w:w="1667" w:type="pct"/>
        </w:tcPr>
        <w:p w14:paraId="4F507DE7" w14:textId="217772F5" w:rsidR="009839BA" w:rsidRPr="00765F28" w:rsidRDefault="00E27C57" w:rsidP="00765F28">
          <w:pPr>
            <w:pStyle w:val="Table-Text-Left"/>
            <w:spacing w:before="60" w:after="60"/>
            <w:jc w:val="center"/>
            <w:rPr>
              <w:rFonts w:cs="Arial"/>
              <w:sz w:val="24"/>
            </w:rPr>
          </w:pPr>
          <w:r w:rsidRPr="00765F28">
            <w:rPr>
              <w:rFonts w:cs="Arial"/>
              <w:sz w:val="24"/>
            </w:rPr>
            <w:t>CONFIDENTIAL</w:t>
          </w:r>
        </w:p>
      </w:tc>
      <w:tc>
        <w:tcPr>
          <w:tcW w:w="1666" w:type="pct"/>
        </w:tcPr>
        <w:p w14:paraId="5DFAEB2C" w14:textId="7231CF09" w:rsidR="009839BA" w:rsidRPr="00765F28" w:rsidRDefault="00E27C57" w:rsidP="00765F28">
          <w:pPr>
            <w:spacing w:before="60" w:after="60"/>
            <w:jc w:val="right"/>
            <w:rPr>
              <w:rFonts w:ascii="Arial" w:hAnsi="Arial" w:cs="Arial"/>
              <w:sz w:val="24"/>
            </w:rPr>
          </w:pPr>
          <w:r w:rsidRPr="00765F28">
            <w:rPr>
              <w:rFonts w:ascii="Arial" w:hAnsi="Arial" w:cs="Arial"/>
              <w:sz w:val="24"/>
            </w:rPr>
            <w:t xml:space="preserve">Page </w:t>
          </w:r>
          <w:r w:rsidRPr="00765F28">
            <w:rPr>
              <w:rFonts w:ascii="Arial" w:hAnsi="Arial" w:cs="Arial"/>
              <w:sz w:val="24"/>
            </w:rPr>
            <w:fldChar w:fldCharType="begin"/>
          </w:r>
          <w:r w:rsidRPr="00765F28">
            <w:rPr>
              <w:rFonts w:ascii="Arial" w:hAnsi="Arial" w:cs="Arial"/>
              <w:sz w:val="24"/>
            </w:rPr>
            <w:instrText xml:space="preserve"> PAGE </w:instrText>
          </w:r>
          <w:r w:rsidRPr="00765F28">
            <w:rPr>
              <w:rFonts w:ascii="Arial" w:hAnsi="Arial" w:cs="Arial"/>
              <w:sz w:val="24"/>
            </w:rPr>
            <w:fldChar w:fldCharType="separate"/>
          </w:r>
          <w:r w:rsidRPr="00765F28">
            <w:rPr>
              <w:rFonts w:ascii="Arial" w:hAnsi="Arial" w:cs="Arial"/>
              <w:noProof/>
              <w:sz w:val="24"/>
            </w:rPr>
            <w:t>21</w:t>
          </w:r>
          <w:r w:rsidRPr="00765F28">
            <w:rPr>
              <w:rFonts w:ascii="Arial" w:hAnsi="Arial" w:cs="Arial"/>
              <w:sz w:val="24"/>
            </w:rPr>
            <w:fldChar w:fldCharType="end"/>
          </w:r>
          <w:r w:rsidRPr="00765F28">
            <w:rPr>
              <w:rFonts w:ascii="Arial" w:hAnsi="Arial" w:cs="Arial"/>
              <w:sz w:val="24"/>
            </w:rPr>
            <w:t xml:space="preserve"> of </w:t>
          </w:r>
          <w:r w:rsidRPr="00765F28">
            <w:rPr>
              <w:rFonts w:ascii="Arial" w:hAnsi="Arial" w:cs="Arial"/>
              <w:sz w:val="24"/>
            </w:rPr>
            <w:fldChar w:fldCharType="begin"/>
          </w:r>
          <w:r w:rsidRPr="00765F28">
            <w:rPr>
              <w:rFonts w:ascii="Arial" w:hAnsi="Arial" w:cs="Arial"/>
              <w:sz w:val="24"/>
            </w:rPr>
            <w:instrText>NUMPAGES</w:instrText>
          </w:r>
          <w:r w:rsidRPr="00765F28">
            <w:rPr>
              <w:rFonts w:ascii="Arial" w:hAnsi="Arial" w:cs="Arial"/>
              <w:sz w:val="24"/>
            </w:rPr>
            <w:fldChar w:fldCharType="separate"/>
          </w:r>
          <w:r w:rsidRPr="00765F28">
            <w:rPr>
              <w:rFonts w:ascii="Arial" w:hAnsi="Arial" w:cs="Arial"/>
              <w:noProof/>
              <w:sz w:val="24"/>
            </w:rPr>
            <w:t>31</w:t>
          </w:r>
          <w:r w:rsidRPr="00765F28">
            <w:rPr>
              <w:rFonts w:ascii="Arial" w:hAnsi="Arial" w:cs="Arial"/>
              <w:sz w:val="24"/>
            </w:rPr>
            <w:fldChar w:fldCharType="end"/>
          </w:r>
        </w:p>
      </w:tc>
    </w:tr>
  </w:tbl>
  <w:p w14:paraId="74075C6A" w14:textId="77777777" w:rsidR="00865868" w:rsidRPr="00B91729" w:rsidRDefault="00865868" w:rsidP="009839B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7"/>
      <w:gridCol w:w="3327"/>
      <w:gridCol w:w="3325"/>
    </w:tblGrid>
    <w:tr w:rsidR="008F5115" w14:paraId="0C6225C1" w14:textId="77777777" w:rsidTr="00A25621">
      <w:trPr>
        <w:trHeight w:val="1227"/>
      </w:trPr>
      <w:tc>
        <w:tcPr>
          <w:tcW w:w="5000" w:type="pct"/>
          <w:gridSpan w:val="3"/>
        </w:tcPr>
        <w:p w14:paraId="7F0560DE" w14:textId="3F54B78C" w:rsidR="001E2A36" w:rsidRPr="00765F28" w:rsidRDefault="00E27C57" w:rsidP="00765F28">
          <w:pPr>
            <w:spacing w:before="60" w:after="60"/>
            <w:rPr>
              <w:rFonts w:ascii="Arial" w:hAnsi="Arial" w:cs="Arial"/>
              <w:color w:val="808080" w:themeColor="background1" w:themeShade="80"/>
            </w:rPr>
          </w:pPr>
          <w:r w:rsidRPr="00765F28">
            <w:rPr>
              <w:rFonts w:ascii="Arial" w:hAnsi="Arial" w:cs="Arial"/>
              <w:b/>
              <w:color w:val="808080" w:themeColor="background1" w:themeShade="80"/>
              <w:sz w:val="24"/>
              <w:szCs w:val="28"/>
            </w:rPr>
            <w:t>Confidentiality Statement</w:t>
          </w:r>
          <w:r w:rsidRPr="00765F28">
            <w:rPr>
              <w:rFonts w:ascii="Arial" w:hAnsi="Arial" w:cs="Arial"/>
              <w:color w:val="808080" w:themeColor="background1" w:themeShade="80"/>
              <w:sz w:val="24"/>
              <w:szCs w:val="28"/>
            </w:rPr>
            <w:t>: The information contained in this document is the property and copyright of</w:t>
          </w:r>
          <w:r w:rsidRPr="00765F28">
            <w:rPr>
              <w:rFonts w:ascii="Arial" w:hAnsi="Arial" w:cs="Arial"/>
              <w:sz w:val="24"/>
              <w:szCs w:val="28"/>
            </w:rPr>
            <w:t xml:space="preserve"> BioNTech</w:t>
          </w:r>
          <w:r w:rsidR="0051570A">
            <w:rPr>
              <w:rFonts w:ascii="Arial" w:hAnsi="Arial" w:cs="Arial"/>
              <w:sz w:val="24"/>
              <w:szCs w:val="28"/>
            </w:rPr>
            <w:t xml:space="preserve"> SE</w:t>
          </w:r>
          <w:r w:rsidRPr="00765F28">
            <w:rPr>
              <w:rFonts w:ascii="Arial" w:hAnsi="Arial" w:cs="Arial"/>
              <w:color w:val="808080" w:themeColor="background1" w:themeShade="80"/>
              <w:sz w:val="24"/>
              <w:szCs w:val="28"/>
            </w:rPr>
            <w:t>. Therefore, this document is provided in confidence to the recipient. No information contained herein shall be published, disclosed, or reproduced without prior written approval of the proprietor(s).</w:t>
          </w:r>
        </w:p>
      </w:tc>
    </w:tr>
    <w:tr w:rsidR="008F5115" w14:paraId="7B8CEEB8" w14:textId="77777777" w:rsidTr="00A25621">
      <w:trPr>
        <w:trHeight w:val="363"/>
      </w:trPr>
      <w:tc>
        <w:tcPr>
          <w:tcW w:w="5000" w:type="pct"/>
          <w:gridSpan w:val="3"/>
        </w:tcPr>
        <w:p w14:paraId="3A12BA96" w14:textId="77777777" w:rsidR="00D267CA" w:rsidRPr="009839BA" w:rsidRDefault="00D267CA" w:rsidP="00D267CA">
          <w:pPr>
            <w:rPr>
              <w:color w:val="808080" w:themeColor="background1" w:themeShade="80"/>
            </w:rPr>
          </w:pPr>
        </w:p>
      </w:tc>
    </w:tr>
    <w:tr w:rsidR="008F5115" w14:paraId="5F139A33" w14:textId="77777777" w:rsidTr="00BB33E2">
      <w:trPr>
        <w:trHeight w:val="409"/>
      </w:trPr>
      <w:tc>
        <w:tcPr>
          <w:tcW w:w="1667" w:type="pct"/>
        </w:tcPr>
        <w:p w14:paraId="68AF0E10" w14:textId="77777777" w:rsidR="00D267CA" w:rsidRPr="009839BA" w:rsidRDefault="00D267CA" w:rsidP="00D267CA"/>
      </w:tc>
      <w:tc>
        <w:tcPr>
          <w:tcW w:w="1667" w:type="pct"/>
        </w:tcPr>
        <w:p w14:paraId="1EBB7A85" w14:textId="77777777" w:rsidR="00D267CA" w:rsidRPr="00765F28" w:rsidRDefault="00E27C57" w:rsidP="00765F28">
          <w:pPr>
            <w:pStyle w:val="Table-Text-Left"/>
            <w:spacing w:before="60" w:after="60"/>
            <w:jc w:val="center"/>
            <w:rPr>
              <w:rFonts w:cs="Arial"/>
              <w:sz w:val="24"/>
            </w:rPr>
          </w:pPr>
          <w:r w:rsidRPr="00765F28">
            <w:rPr>
              <w:rFonts w:cs="Arial"/>
              <w:sz w:val="24"/>
            </w:rPr>
            <w:t>CONFIDENTIAL</w:t>
          </w:r>
        </w:p>
      </w:tc>
      <w:tc>
        <w:tcPr>
          <w:tcW w:w="1667" w:type="pct"/>
        </w:tcPr>
        <w:p w14:paraId="1957F9B7" w14:textId="729E6993" w:rsidR="00D267CA" w:rsidRPr="00765F28" w:rsidRDefault="00E27C57" w:rsidP="00765F28">
          <w:pPr>
            <w:spacing w:before="60" w:after="60"/>
            <w:jc w:val="right"/>
            <w:rPr>
              <w:rFonts w:ascii="Arial" w:hAnsi="Arial" w:cs="Arial"/>
              <w:sz w:val="24"/>
            </w:rPr>
          </w:pPr>
          <w:r w:rsidRPr="00765F28">
            <w:rPr>
              <w:rFonts w:ascii="Arial" w:hAnsi="Arial" w:cs="Arial"/>
              <w:sz w:val="24"/>
            </w:rPr>
            <w:t xml:space="preserve">Page </w:t>
          </w:r>
          <w:r w:rsidRPr="00765F28">
            <w:rPr>
              <w:rFonts w:ascii="Arial" w:hAnsi="Arial" w:cs="Arial"/>
              <w:sz w:val="24"/>
            </w:rPr>
            <w:fldChar w:fldCharType="begin"/>
          </w:r>
          <w:r w:rsidRPr="00765F28">
            <w:rPr>
              <w:rFonts w:ascii="Arial" w:hAnsi="Arial" w:cs="Arial"/>
              <w:sz w:val="24"/>
            </w:rPr>
            <w:instrText xml:space="preserve"> PAGE </w:instrText>
          </w:r>
          <w:r w:rsidRPr="00765F28">
            <w:rPr>
              <w:rFonts w:ascii="Arial" w:hAnsi="Arial" w:cs="Arial"/>
              <w:sz w:val="24"/>
            </w:rPr>
            <w:fldChar w:fldCharType="separate"/>
          </w:r>
          <w:r w:rsidRPr="00765F28">
            <w:rPr>
              <w:rFonts w:ascii="Arial" w:hAnsi="Arial" w:cs="Arial"/>
              <w:noProof/>
              <w:sz w:val="24"/>
            </w:rPr>
            <w:t>21</w:t>
          </w:r>
          <w:r w:rsidRPr="00765F28">
            <w:rPr>
              <w:rFonts w:ascii="Arial" w:hAnsi="Arial" w:cs="Arial"/>
              <w:sz w:val="24"/>
            </w:rPr>
            <w:fldChar w:fldCharType="end"/>
          </w:r>
          <w:r w:rsidRPr="00765F28">
            <w:rPr>
              <w:rFonts w:ascii="Arial" w:hAnsi="Arial" w:cs="Arial"/>
              <w:sz w:val="24"/>
            </w:rPr>
            <w:t xml:space="preserve"> of </w:t>
          </w:r>
          <w:r w:rsidRPr="00765F28">
            <w:rPr>
              <w:rFonts w:ascii="Arial" w:hAnsi="Arial" w:cs="Arial"/>
              <w:sz w:val="24"/>
            </w:rPr>
            <w:fldChar w:fldCharType="begin"/>
          </w:r>
          <w:r w:rsidRPr="00765F28">
            <w:rPr>
              <w:rFonts w:ascii="Arial" w:hAnsi="Arial" w:cs="Arial"/>
              <w:sz w:val="24"/>
            </w:rPr>
            <w:instrText>NUMPAGES</w:instrText>
          </w:r>
          <w:r w:rsidRPr="00765F28">
            <w:rPr>
              <w:rFonts w:ascii="Arial" w:hAnsi="Arial" w:cs="Arial"/>
              <w:sz w:val="24"/>
            </w:rPr>
            <w:fldChar w:fldCharType="separate"/>
          </w:r>
          <w:r w:rsidRPr="00765F28">
            <w:rPr>
              <w:rFonts w:ascii="Arial" w:hAnsi="Arial" w:cs="Arial"/>
              <w:noProof/>
              <w:sz w:val="24"/>
            </w:rPr>
            <w:t>31</w:t>
          </w:r>
          <w:r w:rsidRPr="00765F28">
            <w:rPr>
              <w:rFonts w:ascii="Arial" w:hAnsi="Arial" w:cs="Arial"/>
              <w:sz w:val="24"/>
            </w:rPr>
            <w:fldChar w:fldCharType="end"/>
          </w:r>
        </w:p>
      </w:tc>
    </w:tr>
  </w:tbl>
  <w:p w14:paraId="5C90471C" w14:textId="7B1C12AD" w:rsidR="00865868" w:rsidRDefault="0086586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3823" w:type="pct"/>
      <w:tblInd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31"/>
      <w:gridCol w:w="2199"/>
    </w:tblGrid>
    <w:tr w:rsidR="008F5115" w14:paraId="338D8591" w14:textId="77777777" w:rsidTr="00862370">
      <w:trPr>
        <w:trHeight w:val="409"/>
        <w:ins w:id="1059" w:author="Marmol, Dominika Klaudia" w:date="2026-06-11T08:54:00Z"/>
      </w:trPr>
      <w:tc>
        <w:tcPr>
          <w:tcW w:w="3559" w:type="pct"/>
        </w:tcPr>
        <w:p w14:paraId="3D553DD4" w14:textId="77777777" w:rsidR="009A6DD7" w:rsidRPr="00765F28" w:rsidRDefault="00E27C57" w:rsidP="009A6DD7">
          <w:pPr>
            <w:pStyle w:val="Table-Text-Left"/>
            <w:spacing w:before="60" w:after="60"/>
            <w:jc w:val="center"/>
            <w:rPr>
              <w:ins w:id="1060" w:author="Marmol, Dominika Klaudia" w:date="2026-06-11T08:54:00Z"/>
              <w:rFonts w:cs="Arial"/>
              <w:sz w:val="24"/>
            </w:rPr>
          </w:pPr>
          <w:ins w:id="1061" w:author="Marmol, Dominika Klaudia" w:date="2026-06-11T08:54:00Z">
            <w:r w:rsidRPr="00765F28">
              <w:rPr>
                <w:rFonts w:cs="Arial"/>
                <w:sz w:val="24"/>
              </w:rPr>
              <w:t>CONFIDENTIAL</w:t>
            </w:r>
          </w:ins>
        </w:p>
      </w:tc>
      <w:tc>
        <w:tcPr>
          <w:tcW w:w="1441" w:type="pct"/>
        </w:tcPr>
        <w:p w14:paraId="0A31CCE1" w14:textId="77777777" w:rsidR="009A6DD7" w:rsidRPr="00765F28" w:rsidRDefault="00E27C57" w:rsidP="009A6DD7">
          <w:pPr>
            <w:spacing w:before="60" w:after="60"/>
            <w:jc w:val="right"/>
            <w:rPr>
              <w:ins w:id="1062" w:author="Marmol, Dominika Klaudia" w:date="2026-06-11T08:54:00Z"/>
              <w:rFonts w:ascii="Arial" w:hAnsi="Arial" w:cs="Arial"/>
              <w:sz w:val="24"/>
            </w:rPr>
          </w:pPr>
          <w:ins w:id="1063" w:author="Marmol, Dominika Klaudia" w:date="2026-06-11T08:54:00Z">
            <w:r w:rsidRPr="00765F28">
              <w:rPr>
                <w:rFonts w:ascii="Arial" w:hAnsi="Arial" w:cs="Arial"/>
                <w:sz w:val="24"/>
              </w:rPr>
              <w:t xml:space="preserve">Page </w:t>
            </w:r>
            <w:r w:rsidRPr="00765F28">
              <w:rPr>
                <w:rFonts w:ascii="Arial" w:hAnsi="Arial" w:cs="Arial"/>
                <w:sz w:val="24"/>
              </w:rPr>
              <w:fldChar w:fldCharType="begin"/>
            </w:r>
            <w:r w:rsidRPr="00765F28">
              <w:rPr>
                <w:rFonts w:ascii="Arial" w:hAnsi="Arial" w:cs="Arial"/>
                <w:sz w:val="24"/>
              </w:rPr>
              <w:instrText xml:space="preserve"> PAGE </w:instrText>
            </w:r>
            <w:r w:rsidRPr="00765F28">
              <w:rPr>
                <w:rFonts w:ascii="Arial" w:hAnsi="Arial" w:cs="Arial"/>
                <w:sz w:val="24"/>
              </w:rPr>
              <w:fldChar w:fldCharType="separate"/>
            </w:r>
            <w:r w:rsidRPr="00765F28">
              <w:rPr>
                <w:rFonts w:ascii="Arial" w:hAnsi="Arial" w:cs="Arial"/>
                <w:noProof/>
                <w:sz w:val="24"/>
              </w:rPr>
              <w:t>21</w:t>
            </w:r>
            <w:r w:rsidRPr="00765F28">
              <w:rPr>
                <w:rFonts w:ascii="Arial" w:hAnsi="Arial" w:cs="Arial"/>
                <w:sz w:val="24"/>
              </w:rPr>
              <w:fldChar w:fldCharType="end"/>
            </w:r>
            <w:r w:rsidRPr="00765F28">
              <w:rPr>
                <w:rFonts w:ascii="Arial" w:hAnsi="Arial" w:cs="Arial"/>
                <w:sz w:val="24"/>
              </w:rPr>
              <w:t xml:space="preserve"> of </w:t>
            </w:r>
            <w:r w:rsidRPr="00765F28">
              <w:rPr>
                <w:rFonts w:ascii="Arial" w:hAnsi="Arial" w:cs="Arial"/>
                <w:sz w:val="24"/>
              </w:rPr>
              <w:fldChar w:fldCharType="begin"/>
            </w:r>
            <w:r w:rsidRPr="00765F28">
              <w:rPr>
                <w:rFonts w:ascii="Arial" w:hAnsi="Arial" w:cs="Arial"/>
                <w:sz w:val="24"/>
              </w:rPr>
              <w:instrText>NUMPAGES</w:instrText>
            </w:r>
            <w:r w:rsidRPr="00765F28">
              <w:rPr>
                <w:rFonts w:ascii="Arial" w:hAnsi="Arial" w:cs="Arial"/>
                <w:sz w:val="24"/>
              </w:rPr>
              <w:fldChar w:fldCharType="separate"/>
            </w:r>
            <w:r w:rsidRPr="00765F28">
              <w:rPr>
                <w:rFonts w:ascii="Arial" w:hAnsi="Arial" w:cs="Arial"/>
                <w:noProof/>
                <w:sz w:val="24"/>
              </w:rPr>
              <w:t>31</w:t>
            </w:r>
            <w:r w:rsidRPr="00765F28">
              <w:rPr>
                <w:rFonts w:ascii="Arial" w:hAnsi="Arial" w:cs="Arial"/>
                <w:sz w:val="24"/>
              </w:rPr>
              <w:fldChar w:fldCharType="end"/>
            </w:r>
          </w:ins>
        </w:p>
      </w:tc>
    </w:tr>
  </w:tbl>
  <w:p w14:paraId="6163AAB6" w14:textId="77777777" w:rsidR="00567652" w:rsidRPr="0035179B" w:rsidRDefault="00567652" w:rsidP="002751A2">
    <w:pPr>
      <w:pStyle w:val="Table-Footnot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403"/>
      <w:gridCol w:w="3401"/>
    </w:tblGrid>
    <w:tr w:rsidR="008F5115" w14:paraId="38042D28" w14:textId="77777777" w:rsidTr="00FC3F85">
      <w:trPr>
        <w:trHeight w:val="821"/>
      </w:trPr>
      <w:tc>
        <w:tcPr>
          <w:tcW w:w="1667" w:type="pct"/>
        </w:tcPr>
        <w:p w14:paraId="1E0CC192" w14:textId="77777777" w:rsidR="007B3266" w:rsidRPr="009839BA" w:rsidRDefault="007B3266" w:rsidP="00AE0666">
          <w:pPr>
            <w:jc w:val="right"/>
          </w:pPr>
        </w:p>
      </w:tc>
      <w:tc>
        <w:tcPr>
          <w:tcW w:w="1667" w:type="pct"/>
        </w:tcPr>
        <w:p w14:paraId="50958246" w14:textId="77777777" w:rsidR="007B3266" w:rsidRDefault="00E27C57" w:rsidP="00765F28">
          <w:pPr>
            <w:pStyle w:val="Table-Text-Left"/>
            <w:spacing w:before="60" w:after="60"/>
            <w:jc w:val="center"/>
            <w:rPr>
              <w:rFonts w:cs="Arial"/>
              <w:sz w:val="24"/>
            </w:rPr>
          </w:pPr>
          <w:r w:rsidRPr="00765F28">
            <w:rPr>
              <w:rFonts w:cs="Arial"/>
              <w:sz w:val="24"/>
            </w:rPr>
            <w:t>CONFIDENTIAL</w:t>
          </w:r>
        </w:p>
        <w:p w14:paraId="6A6AB063" w14:textId="77777777" w:rsidR="00903558" w:rsidRPr="00903558" w:rsidRDefault="00903558" w:rsidP="00903558">
          <w:pPr>
            <w:jc w:val="center"/>
          </w:pPr>
        </w:p>
      </w:tc>
      <w:tc>
        <w:tcPr>
          <w:tcW w:w="1666" w:type="pct"/>
        </w:tcPr>
        <w:p w14:paraId="19FDC891" w14:textId="77777777" w:rsidR="007B3266" w:rsidRPr="00765F28" w:rsidRDefault="00E27C57" w:rsidP="00765F28">
          <w:pPr>
            <w:spacing w:before="60" w:after="60"/>
            <w:jc w:val="right"/>
            <w:rPr>
              <w:rFonts w:ascii="Arial" w:hAnsi="Arial" w:cs="Arial"/>
              <w:sz w:val="24"/>
            </w:rPr>
          </w:pPr>
          <w:r w:rsidRPr="00765F28">
            <w:rPr>
              <w:rFonts w:ascii="Arial" w:hAnsi="Arial" w:cs="Arial"/>
              <w:sz w:val="24"/>
            </w:rPr>
            <w:t xml:space="preserve">Page </w:t>
          </w:r>
          <w:r w:rsidRPr="00765F28">
            <w:rPr>
              <w:rFonts w:ascii="Arial" w:hAnsi="Arial" w:cs="Arial"/>
              <w:sz w:val="24"/>
            </w:rPr>
            <w:fldChar w:fldCharType="begin"/>
          </w:r>
          <w:r w:rsidRPr="00765F28">
            <w:rPr>
              <w:rFonts w:ascii="Arial" w:hAnsi="Arial" w:cs="Arial"/>
              <w:sz w:val="24"/>
            </w:rPr>
            <w:instrText xml:space="preserve"> PAGE </w:instrText>
          </w:r>
          <w:r w:rsidRPr="00765F28">
            <w:rPr>
              <w:rFonts w:ascii="Arial" w:hAnsi="Arial" w:cs="Arial"/>
              <w:sz w:val="24"/>
            </w:rPr>
            <w:fldChar w:fldCharType="separate"/>
          </w:r>
          <w:r w:rsidRPr="00765F28">
            <w:rPr>
              <w:rFonts w:ascii="Arial" w:hAnsi="Arial" w:cs="Arial"/>
              <w:sz w:val="24"/>
            </w:rPr>
            <w:t>2</w:t>
          </w:r>
          <w:r w:rsidRPr="00765F28">
            <w:rPr>
              <w:rFonts w:ascii="Arial" w:hAnsi="Arial" w:cs="Arial"/>
              <w:sz w:val="24"/>
            </w:rPr>
            <w:fldChar w:fldCharType="end"/>
          </w:r>
          <w:r w:rsidRPr="00765F28">
            <w:rPr>
              <w:rFonts w:ascii="Arial" w:hAnsi="Arial" w:cs="Arial"/>
              <w:sz w:val="24"/>
            </w:rPr>
            <w:t xml:space="preserve"> of </w:t>
          </w:r>
          <w:r w:rsidRPr="00765F28">
            <w:rPr>
              <w:rFonts w:ascii="Arial" w:hAnsi="Arial" w:cs="Arial"/>
              <w:sz w:val="24"/>
            </w:rPr>
            <w:fldChar w:fldCharType="begin"/>
          </w:r>
          <w:r w:rsidRPr="00765F28">
            <w:rPr>
              <w:rFonts w:ascii="Arial" w:hAnsi="Arial" w:cs="Arial"/>
              <w:sz w:val="24"/>
            </w:rPr>
            <w:instrText>NUMPAGES</w:instrText>
          </w:r>
          <w:r w:rsidRPr="00765F28">
            <w:rPr>
              <w:rFonts w:ascii="Arial" w:hAnsi="Arial" w:cs="Arial"/>
              <w:sz w:val="24"/>
            </w:rPr>
            <w:fldChar w:fldCharType="separate"/>
          </w:r>
          <w:r w:rsidRPr="00765F28">
            <w:rPr>
              <w:rFonts w:ascii="Arial" w:hAnsi="Arial" w:cs="Arial"/>
              <w:sz w:val="24"/>
            </w:rPr>
            <w:t>47</w:t>
          </w:r>
          <w:r w:rsidRPr="00765F28">
            <w:rPr>
              <w:rFonts w:ascii="Arial" w:hAnsi="Arial" w:cs="Arial"/>
              <w:sz w:val="24"/>
            </w:rPr>
            <w:fldChar w:fldCharType="end"/>
          </w:r>
        </w:p>
      </w:tc>
    </w:tr>
  </w:tbl>
  <w:p w14:paraId="13452024" w14:textId="77777777" w:rsidR="007B3266" w:rsidRPr="00B91729" w:rsidRDefault="007B3266" w:rsidP="009839BA"/>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30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8"/>
      <w:gridCol w:w="4348"/>
      <w:gridCol w:w="4345"/>
    </w:tblGrid>
    <w:tr w:rsidR="008F5115" w14:paraId="0AF7A880" w14:textId="77777777" w:rsidTr="00FC3F85">
      <w:trPr>
        <w:trHeight w:val="821"/>
      </w:trPr>
      <w:tc>
        <w:tcPr>
          <w:tcW w:w="1667" w:type="pct"/>
        </w:tcPr>
        <w:p w14:paraId="3F7524BF" w14:textId="77777777" w:rsidR="00FC3F85" w:rsidRPr="009839BA" w:rsidRDefault="00FC3F85" w:rsidP="00AE0666">
          <w:pPr>
            <w:jc w:val="right"/>
          </w:pPr>
        </w:p>
      </w:tc>
      <w:tc>
        <w:tcPr>
          <w:tcW w:w="1667" w:type="pct"/>
        </w:tcPr>
        <w:p w14:paraId="0C0F971F" w14:textId="77777777" w:rsidR="00FC3F85" w:rsidRDefault="00E27C57" w:rsidP="00765F28">
          <w:pPr>
            <w:pStyle w:val="Table-Text-Left"/>
            <w:spacing w:before="60" w:after="60"/>
            <w:jc w:val="center"/>
            <w:rPr>
              <w:rFonts w:cs="Arial"/>
              <w:sz w:val="24"/>
            </w:rPr>
          </w:pPr>
          <w:r w:rsidRPr="00765F28">
            <w:rPr>
              <w:rFonts w:cs="Arial"/>
              <w:sz w:val="24"/>
            </w:rPr>
            <w:t>CONFIDENTIAL</w:t>
          </w:r>
        </w:p>
        <w:p w14:paraId="4D252AAC" w14:textId="5192B854" w:rsidR="00FC3F85" w:rsidRPr="00903558" w:rsidRDefault="00E27C57" w:rsidP="00426664">
          <w:pPr>
            <w:tabs>
              <w:tab w:val="left" w:pos="567"/>
            </w:tabs>
          </w:pPr>
          <w:r>
            <w:tab/>
          </w:r>
        </w:p>
      </w:tc>
      <w:tc>
        <w:tcPr>
          <w:tcW w:w="1666" w:type="pct"/>
        </w:tcPr>
        <w:p w14:paraId="25E2DAFB" w14:textId="77777777" w:rsidR="00FC3F85" w:rsidRPr="00765F28" w:rsidRDefault="00E27C57" w:rsidP="00765F28">
          <w:pPr>
            <w:spacing w:before="60" w:after="60"/>
            <w:jc w:val="right"/>
            <w:rPr>
              <w:rFonts w:ascii="Arial" w:hAnsi="Arial" w:cs="Arial"/>
              <w:sz w:val="24"/>
            </w:rPr>
          </w:pPr>
          <w:r w:rsidRPr="00765F28">
            <w:rPr>
              <w:rFonts w:ascii="Arial" w:hAnsi="Arial" w:cs="Arial"/>
              <w:sz w:val="24"/>
            </w:rPr>
            <w:t xml:space="preserve">Page </w:t>
          </w:r>
          <w:r w:rsidRPr="00765F28">
            <w:rPr>
              <w:rFonts w:ascii="Arial" w:hAnsi="Arial" w:cs="Arial"/>
              <w:sz w:val="24"/>
            </w:rPr>
            <w:fldChar w:fldCharType="begin"/>
          </w:r>
          <w:r w:rsidRPr="00765F28">
            <w:rPr>
              <w:rFonts w:ascii="Arial" w:hAnsi="Arial" w:cs="Arial"/>
              <w:sz w:val="24"/>
            </w:rPr>
            <w:instrText xml:space="preserve"> PAGE </w:instrText>
          </w:r>
          <w:r w:rsidRPr="00765F28">
            <w:rPr>
              <w:rFonts w:ascii="Arial" w:hAnsi="Arial" w:cs="Arial"/>
              <w:sz w:val="24"/>
            </w:rPr>
            <w:fldChar w:fldCharType="separate"/>
          </w:r>
          <w:r w:rsidRPr="00765F28">
            <w:rPr>
              <w:rFonts w:ascii="Arial" w:hAnsi="Arial" w:cs="Arial"/>
              <w:sz w:val="24"/>
            </w:rPr>
            <w:t>2</w:t>
          </w:r>
          <w:r w:rsidRPr="00765F28">
            <w:rPr>
              <w:rFonts w:ascii="Arial" w:hAnsi="Arial" w:cs="Arial"/>
              <w:sz w:val="24"/>
            </w:rPr>
            <w:fldChar w:fldCharType="end"/>
          </w:r>
          <w:r w:rsidRPr="00765F28">
            <w:rPr>
              <w:rFonts w:ascii="Arial" w:hAnsi="Arial" w:cs="Arial"/>
              <w:sz w:val="24"/>
            </w:rPr>
            <w:t xml:space="preserve"> of </w:t>
          </w:r>
          <w:r w:rsidRPr="00765F28">
            <w:rPr>
              <w:rFonts w:ascii="Arial" w:hAnsi="Arial" w:cs="Arial"/>
              <w:sz w:val="24"/>
            </w:rPr>
            <w:fldChar w:fldCharType="begin"/>
          </w:r>
          <w:r w:rsidRPr="00765F28">
            <w:rPr>
              <w:rFonts w:ascii="Arial" w:hAnsi="Arial" w:cs="Arial"/>
              <w:sz w:val="24"/>
            </w:rPr>
            <w:instrText>NUMPAGES</w:instrText>
          </w:r>
          <w:r w:rsidRPr="00765F28">
            <w:rPr>
              <w:rFonts w:ascii="Arial" w:hAnsi="Arial" w:cs="Arial"/>
              <w:sz w:val="24"/>
            </w:rPr>
            <w:fldChar w:fldCharType="separate"/>
          </w:r>
          <w:r w:rsidRPr="00765F28">
            <w:rPr>
              <w:rFonts w:ascii="Arial" w:hAnsi="Arial" w:cs="Arial"/>
              <w:sz w:val="24"/>
            </w:rPr>
            <w:t>47</w:t>
          </w:r>
          <w:r w:rsidRPr="00765F28">
            <w:rPr>
              <w:rFonts w:ascii="Arial" w:hAnsi="Arial" w:cs="Arial"/>
              <w:sz w:val="24"/>
            </w:rPr>
            <w:fldChar w:fldCharType="end"/>
          </w:r>
        </w:p>
      </w:tc>
    </w:tr>
  </w:tbl>
  <w:p w14:paraId="5A07FDC1" w14:textId="77777777" w:rsidR="00FC3F85" w:rsidRPr="00B91729" w:rsidRDefault="00FC3F85" w:rsidP="009839BA"/>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403"/>
      <w:gridCol w:w="3401"/>
    </w:tblGrid>
    <w:tr w:rsidR="008F5115" w14:paraId="1C613C0B" w14:textId="77777777" w:rsidTr="00426664">
      <w:trPr>
        <w:trHeight w:val="821"/>
      </w:trPr>
      <w:tc>
        <w:tcPr>
          <w:tcW w:w="1667" w:type="pct"/>
        </w:tcPr>
        <w:p w14:paraId="1874CB1C" w14:textId="77777777" w:rsidR="00426664" w:rsidRPr="009839BA" w:rsidRDefault="00426664" w:rsidP="00AE0666">
          <w:pPr>
            <w:jc w:val="right"/>
          </w:pPr>
        </w:p>
      </w:tc>
      <w:tc>
        <w:tcPr>
          <w:tcW w:w="1667" w:type="pct"/>
        </w:tcPr>
        <w:p w14:paraId="53A0BFB2" w14:textId="77777777" w:rsidR="00426664" w:rsidRDefault="00E27C57" w:rsidP="00765F28">
          <w:pPr>
            <w:pStyle w:val="Table-Text-Left"/>
            <w:spacing w:before="60" w:after="60"/>
            <w:jc w:val="center"/>
            <w:rPr>
              <w:rFonts w:cs="Arial"/>
              <w:sz w:val="24"/>
            </w:rPr>
          </w:pPr>
          <w:r w:rsidRPr="00765F28">
            <w:rPr>
              <w:rFonts w:cs="Arial"/>
              <w:sz w:val="24"/>
            </w:rPr>
            <w:t>CONFIDENTIAL</w:t>
          </w:r>
        </w:p>
        <w:p w14:paraId="58E6F74A" w14:textId="77777777" w:rsidR="00426664" w:rsidRPr="00903558" w:rsidRDefault="00E27C57" w:rsidP="00426664">
          <w:pPr>
            <w:tabs>
              <w:tab w:val="left" w:pos="567"/>
            </w:tabs>
          </w:pPr>
          <w:r>
            <w:tab/>
          </w:r>
        </w:p>
      </w:tc>
      <w:tc>
        <w:tcPr>
          <w:tcW w:w="1666" w:type="pct"/>
        </w:tcPr>
        <w:p w14:paraId="2FA9B3BE" w14:textId="77777777" w:rsidR="00426664" w:rsidRPr="00765F28" w:rsidRDefault="00E27C57" w:rsidP="00765F28">
          <w:pPr>
            <w:spacing w:before="60" w:after="60"/>
            <w:jc w:val="right"/>
            <w:rPr>
              <w:rFonts w:ascii="Arial" w:hAnsi="Arial" w:cs="Arial"/>
              <w:sz w:val="24"/>
            </w:rPr>
          </w:pPr>
          <w:r w:rsidRPr="00765F28">
            <w:rPr>
              <w:rFonts w:ascii="Arial" w:hAnsi="Arial" w:cs="Arial"/>
              <w:sz w:val="24"/>
            </w:rPr>
            <w:t xml:space="preserve">Page </w:t>
          </w:r>
          <w:r w:rsidRPr="00765F28">
            <w:rPr>
              <w:rFonts w:ascii="Arial" w:hAnsi="Arial" w:cs="Arial"/>
              <w:sz w:val="24"/>
            </w:rPr>
            <w:fldChar w:fldCharType="begin"/>
          </w:r>
          <w:r w:rsidRPr="00765F28">
            <w:rPr>
              <w:rFonts w:ascii="Arial" w:hAnsi="Arial" w:cs="Arial"/>
              <w:sz w:val="24"/>
            </w:rPr>
            <w:instrText xml:space="preserve"> PAGE </w:instrText>
          </w:r>
          <w:r w:rsidRPr="00765F28">
            <w:rPr>
              <w:rFonts w:ascii="Arial" w:hAnsi="Arial" w:cs="Arial"/>
              <w:sz w:val="24"/>
            </w:rPr>
            <w:fldChar w:fldCharType="separate"/>
          </w:r>
          <w:r w:rsidRPr="00765F28">
            <w:rPr>
              <w:rFonts w:ascii="Arial" w:hAnsi="Arial" w:cs="Arial"/>
              <w:sz w:val="24"/>
            </w:rPr>
            <w:t>2</w:t>
          </w:r>
          <w:r w:rsidRPr="00765F28">
            <w:rPr>
              <w:rFonts w:ascii="Arial" w:hAnsi="Arial" w:cs="Arial"/>
              <w:sz w:val="24"/>
            </w:rPr>
            <w:fldChar w:fldCharType="end"/>
          </w:r>
          <w:r w:rsidRPr="00765F28">
            <w:rPr>
              <w:rFonts w:ascii="Arial" w:hAnsi="Arial" w:cs="Arial"/>
              <w:sz w:val="24"/>
            </w:rPr>
            <w:t xml:space="preserve"> of </w:t>
          </w:r>
          <w:r w:rsidRPr="00765F28">
            <w:rPr>
              <w:rFonts w:ascii="Arial" w:hAnsi="Arial" w:cs="Arial"/>
              <w:sz w:val="24"/>
            </w:rPr>
            <w:fldChar w:fldCharType="begin"/>
          </w:r>
          <w:r w:rsidRPr="00765F28">
            <w:rPr>
              <w:rFonts w:ascii="Arial" w:hAnsi="Arial" w:cs="Arial"/>
              <w:sz w:val="24"/>
            </w:rPr>
            <w:instrText>NUMPAGES</w:instrText>
          </w:r>
          <w:r w:rsidRPr="00765F28">
            <w:rPr>
              <w:rFonts w:ascii="Arial" w:hAnsi="Arial" w:cs="Arial"/>
              <w:sz w:val="24"/>
            </w:rPr>
            <w:fldChar w:fldCharType="separate"/>
          </w:r>
          <w:r w:rsidRPr="00765F28">
            <w:rPr>
              <w:rFonts w:ascii="Arial" w:hAnsi="Arial" w:cs="Arial"/>
              <w:sz w:val="24"/>
            </w:rPr>
            <w:t>47</w:t>
          </w:r>
          <w:r w:rsidRPr="00765F28">
            <w:rPr>
              <w:rFonts w:ascii="Arial" w:hAnsi="Arial" w:cs="Arial"/>
              <w:sz w:val="24"/>
            </w:rPr>
            <w:fldChar w:fldCharType="end"/>
          </w:r>
        </w:p>
      </w:tc>
    </w:tr>
  </w:tbl>
  <w:p w14:paraId="5949386D" w14:textId="77777777" w:rsidR="00426664" w:rsidRPr="00B91729" w:rsidRDefault="00426664" w:rsidP="009839BA"/>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1"/>
      <w:gridCol w:w="4431"/>
      <w:gridCol w:w="4429"/>
    </w:tblGrid>
    <w:tr w:rsidR="008F5115" w14:paraId="64B01352" w14:textId="77777777" w:rsidTr="00A25621">
      <w:trPr>
        <w:trHeight w:val="409"/>
      </w:trPr>
      <w:tc>
        <w:tcPr>
          <w:tcW w:w="1667" w:type="pct"/>
        </w:tcPr>
        <w:p w14:paraId="4B93D757" w14:textId="77777777" w:rsidR="007B3266" w:rsidRPr="009839BA" w:rsidRDefault="007B3266" w:rsidP="00AE0666">
          <w:pPr>
            <w:jc w:val="right"/>
          </w:pPr>
        </w:p>
      </w:tc>
      <w:tc>
        <w:tcPr>
          <w:tcW w:w="1667" w:type="pct"/>
        </w:tcPr>
        <w:p w14:paraId="01B9008C" w14:textId="77777777" w:rsidR="007B3266" w:rsidRPr="00765F28" w:rsidRDefault="00E27C57" w:rsidP="00765F28">
          <w:pPr>
            <w:pStyle w:val="Table-Text-Left"/>
            <w:spacing w:before="60" w:after="60"/>
            <w:jc w:val="center"/>
            <w:rPr>
              <w:rFonts w:cs="Arial"/>
              <w:sz w:val="24"/>
            </w:rPr>
          </w:pPr>
          <w:r w:rsidRPr="00765F28">
            <w:rPr>
              <w:rFonts w:cs="Arial"/>
              <w:sz w:val="24"/>
            </w:rPr>
            <w:t>CONFIDENTIAL</w:t>
          </w:r>
        </w:p>
      </w:tc>
      <w:tc>
        <w:tcPr>
          <w:tcW w:w="1666" w:type="pct"/>
        </w:tcPr>
        <w:p w14:paraId="3156A977" w14:textId="77777777" w:rsidR="007B3266" w:rsidRPr="00765F28" w:rsidRDefault="00E27C57" w:rsidP="00765F28">
          <w:pPr>
            <w:spacing w:before="60" w:after="60"/>
            <w:jc w:val="right"/>
            <w:rPr>
              <w:rFonts w:ascii="Arial" w:hAnsi="Arial" w:cs="Arial"/>
              <w:sz w:val="24"/>
            </w:rPr>
          </w:pPr>
          <w:r w:rsidRPr="00765F28">
            <w:rPr>
              <w:rFonts w:ascii="Arial" w:hAnsi="Arial" w:cs="Arial"/>
              <w:sz w:val="24"/>
            </w:rPr>
            <w:t xml:space="preserve">Page </w:t>
          </w:r>
          <w:r w:rsidRPr="00765F28">
            <w:rPr>
              <w:rFonts w:ascii="Arial" w:hAnsi="Arial" w:cs="Arial"/>
              <w:sz w:val="24"/>
            </w:rPr>
            <w:fldChar w:fldCharType="begin"/>
          </w:r>
          <w:r w:rsidRPr="00765F28">
            <w:rPr>
              <w:rFonts w:ascii="Arial" w:hAnsi="Arial" w:cs="Arial"/>
              <w:sz w:val="24"/>
            </w:rPr>
            <w:instrText xml:space="preserve"> PAGE </w:instrText>
          </w:r>
          <w:r w:rsidRPr="00765F28">
            <w:rPr>
              <w:rFonts w:ascii="Arial" w:hAnsi="Arial" w:cs="Arial"/>
              <w:sz w:val="24"/>
            </w:rPr>
            <w:fldChar w:fldCharType="separate"/>
          </w:r>
          <w:r w:rsidRPr="00765F28">
            <w:rPr>
              <w:rFonts w:ascii="Arial" w:hAnsi="Arial" w:cs="Arial"/>
              <w:sz w:val="24"/>
            </w:rPr>
            <w:t>2</w:t>
          </w:r>
          <w:r w:rsidRPr="00765F28">
            <w:rPr>
              <w:rFonts w:ascii="Arial" w:hAnsi="Arial" w:cs="Arial"/>
              <w:sz w:val="24"/>
            </w:rPr>
            <w:fldChar w:fldCharType="end"/>
          </w:r>
          <w:r w:rsidRPr="00765F28">
            <w:rPr>
              <w:rFonts w:ascii="Arial" w:hAnsi="Arial" w:cs="Arial"/>
              <w:sz w:val="24"/>
            </w:rPr>
            <w:t xml:space="preserve"> of </w:t>
          </w:r>
          <w:r w:rsidRPr="00765F28">
            <w:rPr>
              <w:rFonts w:ascii="Arial" w:hAnsi="Arial" w:cs="Arial"/>
              <w:sz w:val="24"/>
            </w:rPr>
            <w:fldChar w:fldCharType="begin"/>
          </w:r>
          <w:r w:rsidRPr="00765F28">
            <w:rPr>
              <w:rFonts w:ascii="Arial" w:hAnsi="Arial" w:cs="Arial"/>
              <w:sz w:val="24"/>
            </w:rPr>
            <w:instrText>NUMPAGES</w:instrText>
          </w:r>
          <w:r w:rsidRPr="00765F28">
            <w:rPr>
              <w:rFonts w:ascii="Arial" w:hAnsi="Arial" w:cs="Arial"/>
              <w:sz w:val="24"/>
            </w:rPr>
            <w:fldChar w:fldCharType="separate"/>
          </w:r>
          <w:r w:rsidRPr="00765F28">
            <w:rPr>
              <w:rFonts w:ascii="Arial" w:hAnsi="Arial" w:cs="Arial"/>
              <w:sz w:val="24"/>
            </w:rPr>
            <w:t>47</w:t>
          </w:r>
          <w:r w:rsidRPr="00765F28">
            <w:rPr>
              <w:rFonts w:ascii="Arial" w:hAnsi="Arial" w:cs="Arial"/>
              <w:sz w:val="24"/>
            </w:rPr>
            <w:fldChar w:fldCharType="end"/>
          </w:r>
        </w:p>
      </w:tc>
    </w:tr>
  </w:tbl>
  <w:p w14:paraId="51E22082" w14:textId="77777777" w:rsidR="007B3266" w:rsidRPr="00B91729" w:rsidRDefault="007B3266" w:rsidP="009839BA"/>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7"/>
      <w:gridCol w:w="3327"/>
      <w:gridCol w:w="3325"/>
    </w:tblGrid>
    <w:tr w:rsidR="008F5115" w14:paraId="7A6C1FBC" w14:textId="77777777" w:rsidTr="00A25621">
      <w:trPr>
        <w:trHeight w:val="409"/>
      </w:trPr>
      <w:tc>
        <w:tcPr>
          <w:tcW w:w="1667" w:type="pct"/>
        </w:tcPr>
        <w:p w14:paraId="7771C0AE" w14:textId="77777777" w:rsidR="00950627" w:rsidRPr="009839BA" w:rsidRDefault="00950627" w:rsidP="00AE0666">
          <w:pPr>
            <w:jc w:val="right"/>
          </w:pPr>
        </w:p>
      </w:tc>
      <w:tc>
        <w:tcPr>
          <w:tcW w:w="1667" w:type="pct"/>
        </w:tcPr>
        <w:p w14:paraId="61F9CD7E" w14:textId="77777777" w:rsidR="00950627" w:rsidRPr="00765F28" w:rsidRDefault="00E27C57" w:rsidP="00765F28">
          <w:pPr>
            <w:pStyle w:val="Table-Text-Left"/>
            <w:spacing w:before="60" w:after="60"/>
            <w:jc w:val="center"/>
            <w:rPr>
              <w:rFonts w:cs="Arial"/>
              <w:sz w:val="22"/>
              <w:szCs w:val="22"/>
            </w:rPr>
          </w:pPr>
          <w:r w:rsidRPr="00765F28">
            <w:rPr>
              <w:rFonts w:cs="Arial"/>
              <w:sz w:val="22"/>
              <w:szCs w:val="22"/>
            </w:rPr>
            <w:t>CONFIDENTIAL</w:t>
          </w:r>
        </w:p>
      </w:tc>
      <w:tc>
        <w:tcPr>
          <w:tcW w:w="1666" w:type="pct"/>
        </w:tcPr>
        <w:p w14:paraId="474D4565" w14:textId="77777777" w:rsidR="00950627" w:rsidRPr="00765F28" w:rsidRDefault="00E27C57" w:rsidP="00765F28">
          <w:pPr>
            <w:spacing w:before="60" w:after="60"/>
            <w:jc w:val="right"/>
            <w:rPr>
              <w:rFonts w:ascii="Arial" w:hAnsi="Arial" w:cs="Arial"/>
            </w:rPr>
          </w:pPr>
          <w:r w:rsidRPr="00765F28">
            <w:rPr>
              <w:rFonts w:ascii="Arial" w:hAnsi="Arial" w:cs="Arial"/>
            </w:rPr>
            <w:t xml:space="preserve">Page </w:t>
          </w:r>
          <w:r w:rsidRPr="00765F28">
            <w:rPr>
              <w:rFonts w:ascii="Arial" w:hAnsi="Arial" w:cs="Arial"/>
            </w:rPr>
            <w:fldChar w:fldCharType="begin"/>
          </w:r>
          <w:r w:rsidRPr="00765F28">
            <w:rPr>
              <w:rFonts w:ascii="Arial" w:hAnsi="Arial" w:cs="Arial"/>
            </w:rPr>
            <w:instrText xml:space="preserve"> PAGE </w:instrText>
          </w:r>
          <w:r w:rsidRPr="00765F28">
            <w:rPr>
              <w:rFonts w:ascii="Arial" w:hAnsi="Arial" w:cs="Arial"/>
            </w:rPr>
            <w:fldChar w:fldCharType="separate"/>
          </w:r>
          <w:r w:rsidRPr="00765F28">
            <w:rPr>
              <w:rFonts w:ascii="Arial" w:hAnsi="Arial" w:cs="Arial"/>
            </w:rPr>
            <w:t>2</w:t>
          </w:r>
          <w:r w:rsidRPr="00765F28">
            <w:rPr>
              <w:rFonts w:ascii="Arial" w:hAnsi="Arial" w:cs="Arial"/>
            </w:rPr>
            <w:fldChar w:fldCharType="end"/>
          </w:r>
          <w:r w:rsidRPr="00765F28">
            <w:rPr>
              <w:rFonts w:ascii="Arial" w:hAnsi="Arial" w:cs="Arial"/>
            </w:rPr>
            <w:t xml:space="preserve"> of </w:t>
          </w:r>
          <w:r w:rsidRPr="00765F28">
            <w:rPr>
              <w:rFonts w:ascii="Arial" w:hAnsi="Arial" w:cs="Arial"/>
            </w:rPr>
            <w:fldChar w:fldCharType="begin"/>
          </w:r>
          <w:r w:rsidRPr="00765F28">
            <w:rPr>
              <w:rFonts w:ascii="Arial" w:hAnsi="Arial" w:cs="Arial"/>
            </w:rPr>
            <w:instrText>NUMPAGES</w:instrText>
          </w:r>
          <w:r w:rsidRPr="00765F28">
            <w:rPr>
              <w:rFonts w:ascii="Arial" w:hAnsi="Arial" w:cs="Arial"/>
            </w:rPr>
            <w:fldChar w:fldCharType="separate"/>
          </w:r>
          <w:r w:rsidRPr="00765F28">
            <w:rPr>
              <w:rFonts w:ascii="Arial" w:hAnsi="Arial" w:cs="Arial"/>
            </w:rPr>
            <w:t>47</w:t>
          </w:r>
          <w:r w:rsidRPr="00765F28">
            <w:rPr>
              <w:rFonts w:ascii="Arial" w:hAnsi="Arial" w:cs="Arial"/>
            </w:rPr>
            <w:fldChar w:fldCharType="end"/>
          </w:r>
        </w:p>
      </w:tc>
    </w:tr>
  </w:tbl>
  <w:p w14:paraId="210A6CA7" w14:textId="77777777" w:rsidR="00950627" w:rsidRPr="00B91729" w:rsidRDefault="00950627" w:rsidP="009839B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E3849" w14:textId="77777777" w:rsidR="00AB0C88" w:rsidRDefault="00AB0C88">
      <w:r>
        <w:separator/>
      </w:r>
    </w:p>
    <w:p w14:paraId="37323C6F" w14:textId="77777777" w:rsidR="00AB0C88" w:rsidRDefault="00AB0C88"/>
  </w:footnote>
  <w:footnote w:type="continuationSeparator" w:id="0">
    <w:p w14:paraId="05EE44EF" w14:textId="77777777" w:rsidR="00AB0C88" w:rsidRDefault="00AB0C88">
      <w:r>
        <w:continuationSeparator/>
      </w:r>
    </w:p>
    <w:p w14:paraId="20D737DA" w14:textId="77777777" w:rsidR="00AB0C88" w:rsidRDefault="00AB0C88"/>
  </w:footnote>
  <w:footnote w:type="continuationNotice" w:id="1">
    <w:p w14:paraId="702D1EFC" w14:textId="77777777" w:rsidR="00AB0C88" w:rsidRDefault="00AB0C8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2DB74" w14:textId="77777777" w:rsidR="00BB33E2" w:rsidRDefault="00BB33E2" w:rsidP="00BB33E2">
    <w:pPr>
      <w:spacing w:after="0"/>
    </w:pPr>
  </w:p>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1"/>
      <w:gridCol w:w="3884"/>
      <w:gridCol w:w="2874"/>
    </w:tblGrid>
    <w:tr w:rsidR="008F5115" w14:paraId="1BFB0B47" w14:textId="77777777" w:rsidTr="007939E0">
      <w:trPr>
        <w:trHeight w:val="627"/>
      </w:trPr>
      <w:tc>
        <w:tcPr>
          <w:tcW w:w="1614" w:type="pct"/>
        </w:tcPr>
        <w:p w14:paraId="4ED9BF71" w14:textId="77777777" w:rsidR="00BB33E2" w:rsidRPr="00AE0666" w:rsidRDefault="00E27C57" w:rsidP="00BB33E2">
          <w:pPr>
            <w:spacing w:before="240" w:after="240"/>
            <w:rPr>
              <w:rFonts w:ascii="Arial" w:hAnsi="Arial" w:cs="Arial"/>
            </w:rPr>
          </w:pPr>
          <w:r w:rsidRPr="00AE0666">
            <w:rPr>
              <w:rFonts w:ascii="Arial" w:hAnsi="Arial" w:cs="Arial"/>
              <w:noProof/>
              <w:lang w:val="en-IE" w:eastAsia="en-IE"/>
            </w:rPr>
            <w:drawing>
              <wp:inline distT="0" distB="0" distL="0" distR="0" wp14:anchorId="7C3ACEE8" wp14:editId="7720922A">
                <wp:extent cx="1549399" cy="217714"/>
                <wp:effectExtent l="0" t="0" r="0" b="0"/>
                <wp:docPr id="2080439905" name="Picture 2080439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39905"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642882" cy="230850"/>
                        </a:xfrm>
                        <a:prstGeom prst="rect">
                          <a:avLst/>
                        </a:prstGeom>
                        <a:noFill/>
                        <a:ln>
                          <a:noFill/>
                        </a:ln>
                      </pic:spPr>
                    </pic:pic>
                  </a:graphicData>
                </a:graphic>
              </wp:inline>
            </w:drawing>
          </w:r>
        </w:p>
      </w:tc>
      <w:tc>
        <w:tcPr>
          <w:tcW w:w="1946" w:type="pct"/>
          <w:vAlign w:val="center"/>
        </w:tcPr>
        <w:p w14:paraId="3E82EFEE" w14:textId="77777777" w:rsidR="00BB33E2" w:rsidRPr="00AE0666" w:rsidRDefault="00E27C57" w:rsidP="00BB33E2">
          <w:pPr>
            <w:spacing w:before="60" w:after="60"/>
            <w:jc w:val="center"/>
            <w:rPr>
              <w:rFonts w:ascii="Arial" w:hAnsi="Arial" w:cs="Arial"/>
              <w:noProof/>
              <w:sz w:val="24"/>
              <w:lang w:val="en-IE" w:eastAsia="en-IE"/>
            </w:rPr>
          </w:pPr>
          <w:r w:rsidRPr="00AE0666">
            <w:rPr>
              <w:rFonts w:ascii="Arial" w:hAnsi="Arial" w:cs="Arial"/>
              <w:noProof/>
              <w:sz w:val="24"/>
              <w:lang w:val="en-IE" w:eastAsia="en-IE"/>
            </w:rPr>
            <w:t>Statistical Analysis Plan</w:t>
          </w:r>
        </w:p>
        <w:p w14:paraId="129224C6" w14:textId="47731100" w:rsidR="00BB33E2" w:rsidRPr="00AE0666" w:rsidRDefault="00E27C57" w:rsidP="00BB33E2">
          <w:pPr>
            <w:spacing w:before="60" w:after="60"/>
            <w:jc w:val="center"/>
            <w:rPr>
              <w:rFonts w:ascii="Arial" w:hAnsi="Arial" w:cs="Arial"/>
              <w:noProof/>
              <w:sz w:val="24"/>
              <w:lang w:val="en-IE" w:eastAsia="en-IE"/>
            </w:rPr>
          </w:pPr>
          <w:r>
            <w:rPr>
              <w:rFonts w:ascii="Arial" w:hAnsi="Arial" w:cs="Arial"/>
              <w:noProof/>
              <w:sz w:val="24"/>
              <w:lang w:val="en-IE" w:eastAsia="en-IE"/>
            </w:rPr>
            <w:t>BNT317-01</w:t>
          </w:r>
        </w:p>
      </w:tc>
      <w:tc>
        <w:tcPr>
          <w:tcW w:w="1440" w:type="pct"/>
          <w:vAlign w:val="center"/>
        </w:tcPr>
        <w:p w14:paraId="69D7C431" w14:textId="1609DEE0" w:rsidR="00BB33E2" w:rsidRPr="00AE0666" w:rsidRDefault="00E27C57" w:rsidP="00BB33E2">
          <w:pPr>
            <w:spacing w:before="60" w:after="60"/>
            <w:jc w:val="center"/>
            <w:rPr>
              <w:rFonts w:ascii="Arial" w:hAnsi="Arial" w:cs="Arial"/>
              <w:noProof/>
              <w:sz w:val="24"/>
              <w:lang w:val="en-IE" w:eastAsia="en-IE"/>
            </w:rPr>
          </w:pPr>
          <w:r w:rsidRPr="00AE0666">
            <w:rPr>
              <w:rFonts w:ascii="Arial" w:hAnsi="Arial" w:cs="Arial"/>
              <w:noProof/>
              <w:sz w:val="24"/>
              <w:lang w:val="en-IE" w:eastAsia="en-IE"/>
            </w:rPr>
            <w:t xml:space="preserve">SAP Version No.: </w:t>
          </w:r>
          <w:del w:id="28" w:author="Marmol, Dominika Klaudia" w:date="2026-06-04T15:41:00Z">
            <w:r w:rsidR="00655901">
              <w:rPr>
                <w:rFonts w:ascii="Arial" w:hAnsi="Arial" w:cs="Arial"/>
                <w:noProof/>
                <w:sz w:val="24"/>
                <w:lang w:val="en-IE" w:eastAsia="en-IE"/>
              </w:rPr>
              <w:delText>0</w:delText>
            </w:r>
          </w:del>
          <w:ins w:id="29" w:author="Marmol, Dominika Klaudia" w:date="2026-06-04T15:41:00Z">
            <w:r w:rsidR="0058407E">
              <w:rPr>
                <w:rFonts w:ascii="Arial" w:hAnsi="Arial" w:cs="Arial"/>
                <w:noProof/>
                <w:sz w:val="24"/>
                <w:lang w:val="en-IE" w:eastAsia="en-IE"/>
              </w:rPr>
              <w:t>1</w:t>
            </w:r>
          </w:ins>
          <w:r w:rsidR="00655901">
            <w:rPr>
              <w:rFonts w:ascii="Arial" w:hAnsi="Arial" w:cs="Arial"/>
              <w:noProof/>
              <w:sz w:val="24"/>
              <w:lang w:val="en-IE" w:eastAsia="en-IE"/>
            </w:rPr>
            <w:t>.1</w:t>
          </w:r>
        </w:p>
        <w:p w14:paraId="0B9987CA" w14:textId="39CE9C27" w:rsidR="00BB33E2" w:rsidRPr="00AE0666" w:rsidRDefault="00E27C57" w:rsidP="00BB33E2">
          <w:pPr>
            <w:spacing w:before="60" w:after="60"/>
            <w:jc w:val="center"/>
            <w:rPr>
              <w:rFonts w:ascii="Arial" w:hAnsi="Arial" w:cs="Arial"/>
              <w:noProof/>
              <w:sz w:val="24"/>
              <w:lang w:val="en-IE" w:eastAsia="en-IE"/>
            </w:rPr>
          </w:pPr>
          <w:r w:rsidRPr="00AE0666">
            <w:rPr>
              <w:rFonts w:ascii="Arial" w:hAnsi="Arial" w:cs="Arial"/>
              <w:noProof/>
              <w:sz w:val="24"/>
              <w:lang w:val="en-IE" w:eastAsia="en-IE"/>
            </w:rPr>
            <w:t xml:space="preserve">Date: </w:t>
          </w:r>
          <w:del w:id="30" w:author="Marmol, Dominika Klaudia" w:date="2026-06-04T15:41:00Z">
            <w:r w:rsidR="00655901">
              <w:rPr>
                <w:rFonts w:ascii="Arial" w:hAnsi="Arial" w:cs="Arial"/>
                <w:noProof/>
                <w:sz w:val="24"/>
                <w:lang w:val="en-IE" w:eastAsia="en-IE"/>
              </w:rPr>
              <w:delText xml:space="preserve">21 </w:delText>
            </w:r>
          </w:del>
          <w:ins w:id="31" w:author="Marmol, Dominika Klaudia" w:date="2026-06-11T08:40:00Z">
            <w:r w:rsidR="00EE67C0">
              <w:rPr>
                <w:rFonts w:ascii="Arial" w:hAnsi="Arial" w:cs="Arial"/>
                <w:noProof/>
                <w:sz w:val="24"/>
                <w:lang w:val="en-IE" w:eastAsia="en-IE"/>
              </w:rPr>
              <w:t>11</w:t>
            </w:r>
          </w:ins>
          <w:ins w:id="32" w:author="Marmol, Dominika Klaudia" w:date="2026-06-04T15:41:00Z">
            <w:r w:rsidR="0058407E">
              <w:rPr>
                <w:rFonts w:ascii="Arial" w:hAnsi="Arial" w:cs="Arial"/>
                <w:noProof/>
                <w:sz w:val="24"/>
                <w:lang w:val="en-IE" w:eastAsia="en-IE"/>
              </w:rPr>
              <w:t xml:space="preserve"> </w:t>
            </w:r>
          </w:ins>
          <w:del w:id="33" w:author="Marmol, Dominika Klaudia" w:date="2026-06-04T15:41:00Z">
            <w:r w:rsidR="00655901">
              <w:rPr>
                <w:rFonts w:ascii="Arial" w:hAnsi="Arial" w:cs="Arial"/>
                <w:noProof/>
                <w:sz w:val="24"/>
                <w:lang w:val="en-IE" w:eastAsia="en-IE"/>
              </w:rPr>
              <w:delText xml:space="preserve">OCT </w:delText>
            </w:r>
          </w:del>
          <w:ins w:id="34" w:author="Marmol, Dominika Klaudia" w:date="2026-06-04T15:41:00Z">
            <w:r w:rsidR="0058407E">
              <w:rPr>
                <w:rFonts w:ascii="Arial" w:hAnsi="Arial" w:cs="Arial"/>
                <w:noProof/>
                <w:sz w:val="24"/>
                <w:lang w:val="en-IE" w:eastAsia="en-IE"/>
              </w:rPr>
              <w:t xml:space="preserve">JUN </w:t>
            </w:r>
          </w:ins>
          <w:r w:rsidR="00655901">
            <w:rPr>
              <w:rFonts w:ascii="Arial" w:hAnsi="Arial" w:cs="Arial"/>
              <w:noProof/>
              <w:sz w:val="24"/>
              <w:lang w:val="en-IE" w:eastAsia="en-IE"/>
            </w:rPr>
            <w:t>202</w:t>
          </w:r>
          <w:ins w:id="35" w:author="Marmol, Dominika Klaudia" w:date="2026-06-04T15:41:00Z">
            <w:r w:rsidR="0058407E">
              <w:rPr>
                <w:rFonts w:ascii="Arial" w:hAnsi="Arial" w:cs="Arial"/>
                <w:noProof/>
                <w:sz w:val="24"/>
                <w:lang w:val="en-IE" w:eastAsia="en-IE"/>
              </w:rPr>
              <w:t>6</w:t>
            </w:r>
          </w:ins>
          <w:del w:id="36" w:author="Marmol, Dominika Klaudia" w:date="2026-06-04T15:41:00Z">
            <w:r w:rsidR="00655901">
              <w:rPr>
                <w:rFonts w:ascii="Arial" w:hAnsi="Arial" w:cs="Arial"/>
                <w:noProof/>
                <w:sz w:val="24"/>
                <w:lang w:val="en-IE" w:eastAsia="en-IE"/>
              </w:rPr>
              <w:delText>4</w:delText>
            </w:r>
          </w:del>
        </w:p>
      </w:tc>
    </w:tr>
  </w:tbl>
  <w:p w14:paraId="08EC73CB" w14:textId="77777777" w:rsidR="00BB33E2" w:rsidRPr="000647F2" w:rsidRDefault="00BB33E2" w:rsidP="00BB33E2">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C05D" w14:textId="77777777" w:rsidR="00196EF2" w:rsidRDefault="00196EF2" w:rsidP="00BB33E2">
    <w:pPr>
      <w:spacing w:after="0"/>
    </w:pPr>
  </w:p>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1"/>
      <w:gridCol w:w="3884"/>
      <w:gridCol w:w="2874"/>
    </w:tblGrid>
    <w:tr w:rsidR="008F5115" w14:paraId="02E6E617" w14:textId="77777777" w:rsidTr="00BB33E2">
      <w:trPr>
        <w:trHeight w:val="835"/>
      </w:trPr>
      <w:tc>
        <w:tcPr>
          <w:tcW w:w="1614" w:type="pct"/>
        </w:tcPr>
        <w:p w14:paraId="2E164ADE" w14:textId="77777777" w:rsidR="00740F51" w:rsidRDefault="00E27C57" w:rsidP="00740F51">
          <w:pPr>
            <w:spacing w:before="240" w:after="240"/>
          </w:pPr>
          <w:r w:rsidRPr="008143DE">
            <w:rPr>
              <w:noProof/>
              <w:lang w:val="en-IE" w:eastAsia="en-IE"/>
            </w:rPr>
            <w:drawing>
              <wp:inline distT="0" distB="0" distL="0" distR="0" wp14:anchorId="37944713" wp14:editId="4E777A72">
                <wp:extent cx="1549399" cy="217714"/>
                <wp:effectExtent l="0" t="0" r="0" b="0"/>
                <wp:docPr id="907804456" name="Picture 907804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04456"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642882" cy="230850"/>
                        </a:xfrm>
                        <a:prstGeom prst="rect">
                          <a:avLst/>
                        </a:prstGeom>
                        <a:noFill/>
                        <a:ln>
                          <a:noFill/>
                        </a:ln>
                      </pic:spPr>
                    </pic:pic>
                  </a:graphicData>
                </a:graphic>
              </wp:inline>
            </w:drawing>
          </w:r>
        </w:p>
      </w:tc>
      <w:tc>
        <w:tcPr>
          <w:tcW w:w="1946" w:type="pct"/>
          <w:vAlign w:val="center"/>
        </w:tcPr>
        <w:p w14:paraId="29CA9760" w14:textId="370FFFE2" w:rsidR="00740F51" w:rsidRPr="00BD313B" w:rsidRDefault="00740F51" w:rsidP="00BB33E2">
          <w:pPr>
            <w:spacing w:before="60" w:after="60"/>
            <w:jc w:val="center"/>
            <w:rPr>
              <w:noProof/>
              <w:sz w:val="24"/>
              <w:lang w:val="en-IE" w:eastAsia="en-IE"/>
            </w:rPr>
          </w:pPr>
        </w:p>
      </w:tc>
      <w:tc>
        <w:tcPr>
          <w:tcW w:w="1440" w:type="pct"/>
          <w:vAlign w:val="center"/>
        </w:tcPr>
        <w:p w14:paraId="046A73BE" w14:textId="7BD85B50" w:rsidR="00740F51" w:rsidRDefault="00740F51" w:rsidP="00BB33E2">
          <w:pPr>
            <w:spacing w:before="60" w:after="60"/>
            <w:jc w:val="center"/>
          </w:pPr>
        </w:p>
      </w:tc>
    </w:tr>
  </w:tbl>
  <w:p w14:paraId="0780C974" w14:textId="77777777" w:rsidR="00865868" w:rsidRPr="000647F2" w:rsidRDefault="00865868" w:rsidP="00740F51">
    <w:pP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C14B4" w14:textId="77777777" w:rsidR="007B3266" w:rsidRDefault="007B3266" w:rsidP="00BB33E2">
    <w:pPr>
      <w:spacing w:after="0"/>
    </w:pPr>
  </w:p>
  <w:tbl>
    <w:tblPr>
      <w:tblStyle w:val="TableGrid"/>
      <w:tblW w:w="10212"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6"/>
      <w:gridCol w:w="3403"/>
      <w:gridCol w:w="3403"/>
    </w:tblGrid>
    <w:tr w:rsidR="008F5115" w14:paraId="12329BCB" w14:textId="77777777" w:rsidTr="00E31E77">
      <w:trPr>
        <w:trHeight w:val="391"/>
      </w:trPr>
      <w:tc>
        <w:tcPr>
          <w:tcW w:w="3408" w:type="dxa"/>
        </w:tcPr>
        <w:p w14:paraId="07331BCE" w14:textId="77777777" w:rsidR="007B3266" w:rsidRDefault="00E27C57" w:rsidP="00BB33E2">
          <w:pPr>
            <w:spacing w:before="240" w:after="240"/>
          </w:pPr>
          <w:r w:rsidRPr="008143DE">
            <w:rPr>
              <w:noProof/>
              <w:lang w:val="en-IE" w:eastAsia="en-IE"/>
            </w:rPr>
            <w:drawing>
              <wp:inline distT="0" distB="0" distL="0" distR="0" wp14:anchorId="58A13962" wp14:editId="3C2359DD">
                <wp:extent cx="1549399" cy="217714"/>
                <wp:effectExtent l="0" t="0" r="0" b="0"/>
                <wp:docPr id="1297819213" name="Picture 129781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19213"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642882" cy="230850"/>
                        </a:xfrm>
                        <a:prstGeom prst="rect">
                          <a:avLst/>
                        </a:prstGeom>
                        <a:noFill/>
                        <a:ln>
                          <a:noFill/>
                        </a:ln>
                      </pic:spPr>
                    </pic:pic>
                  </a:graphicData>
                </a:graphic>
              </wp:inline>
            </w:drawing>
          </w:r>
        </w:p>
      </w:tc>
      <w:tc>
        <w:tcPr>
          <w:tcW w:w="3408" w:type="dxa"/>
          <w:vAlign w:val="center"/>
        </w:tcPr>
        <w:p w14:paraId="4EBE5C37" w14:textId="77777777" w:rsidR="007B3266" w:rsidRPr="00765F28" w:rsidRDefault="00E27C57" w:rsidP="00BB33E2">
          <w:pPr>
            <w:spacing w:before="60" w:after="60"/>
            <w:jc w:val="center"/>
            <w:rPr>
              <w:rFonts w:ascii="Arial" w:hAnsi="Arial" w:cs="Arial"/>
              <w:noProof/>
              <w:sz w:val="24"/>
              <w:lang w:val="en-IE" w:eastAsia="en-IE"/>
            </w:rPr>
          </w:pPr>
          <w:r w:rsidRPr="00765F28">
            <w:rPr>
              <w:rFonts w:ascii="Arial" w:hAnsi="Arial" w:cs="Arial"/>
              <w:noProof/>
              <w:sz w:val="24"/>
              <w:lang w:val="en-IE" w:eastAsia="en-IE"/>
            </w:rPr>
            <w:t>Statistical Analysis Plan</w:t>
          </w:r>
        </w:p>
        <w:p w14:paraId="77E49487" w14:textId="7DFDD734" w:rsidR="007B3266" w:rsidRPr="00765F28" w:rsidRDefault="00E27C57" w:rsidP="00BB33E2">
          <w:pPr>
            <w:spacing w:before="60" w:after="60"/>
            <w:jc w:val="center"/>
            <w:rPr>
              <w:rFonts w:ascii="Arial" w:hAnsi="Arial" w:cs="Arial"/>
              <w:noProof/>
              <w:sz w:val="24"/>
              <w:lang w:val="en-IE" w:eastAsia="en-IE"/>
            </w:rPr>
          </w:pPr>
          <w:r>
            <w:rPr>
              <w:rFonts w:ascii="Arial" w:hAnsi="Arial" w:cs="Arial"/>
              <w:noProof/>
              <w:sz w:val="24"/>
              <w:lang w:val="en-IE" w:eastAsia="en-IE"/>
            </w:rPr>
            <w:t>BNT317-01</w:t>
          </w:r>
        </w:p>
      </w:tc>
      <w:tc>
        <w:tcPr>
          <w:tcW w:w="3408" w:type="dxa"/>
          <w:vAlign w:val="center"/>
        </w:tcPr>
        <w:p w14:paraId="1722E420" w14:textId="5A524BFD" w:rsidR="007B3266" w:rsidRPr="00765F28" w:rsidRDefault="00E27C57" w:rsidP="00BB33E2">
          <w:pPr>
            <w:spacing w:before="60" w:after="60"/>
            <w:jc w:val="center"/>
            <w:rPr>
              <w:rFonts w:ascii="Arial" w:hAnsi="Arial" w:cs="Arial"/>
              <w:noProof/>
              <w:sz w:val="24"/>
              <w:lang w:val="en-IE" w:eastAsia="en-IE"/>
            </w:rPr>
          </w:pPr>
          <w:r w:rsidRPr="00765F28">
            <w:rPr>
              <w:rFonts w:ascii="Arial" w:hAnsi="Arial" w:cs="Arial"/>
              <w:noProof/>
              <w:sz w:val="24"/>
              <w:lang w:val="en-IE" w:eastAsia="en-IE"/>
            </w:rPr>
            <w:t xml:space="preserve">SAP Version No.: </w:t>
          </w:r>
          <w:r w:rsidR="00F419F8">
            <w:rPr>
              <w:rFonts w:ascii="Arial" w:hAnsi="Arial" w:cs="Arial"/>
              <w:noProof/>
              <w:sz w:val="24"/>
              <w:lang w:val="en-IE" w:eastAsia="en-IE"/>
            </w:rPr>
            <w:t>1.</w:t>
          </w:r>
          <w:ins w:id="2294" w:author="Marmol, Dominika Klaudia" w:date="2026-06-03T14:56:00Z">
            <w:r w:rsidR="009E08C4">
              <w:rPr>
                <w:rFonts w:ascii="Arial" w:hAnsi="Arial" w:cs="Arial"/>
                <w:noProof/>
                <w:sz w:val="24"/>
                <w:lang w:val="en-IE" w:eastAsia="en-IE"/>
              </w:rPr>
              <w:t>1</w:t>
            </w:r>
          </w:ins>
          <w:del w:id="2295" w:author="Marmol, Dominika Klaudia" w:date="2026-06-03T14:56:00Z">
            <w:r w:rsidR="00655901">
              <w:rPr>
                <w:rFonts w:ascii="Arial" w:hAnsi="Arial" w:cs="Arial"/>
                <w:noProof/>
                <w:sz w:val="24"/>
                <w:lang w:val="en-IE" w:eastAsia="en-IE"/>
              </w:rPr>
              <w:delText>0</w:delText>
            </w:r>
          </w:del>
        </w:p>
        <w:p w14:paraId="30965473" w14:textId="2889D188" w:rsidR="007B3266" w:rsidRPr="00765F28" w:rsidRDefault="00E27C57" w:rsidP="00BB33E2">
          <w:pPr>
            <w:spacing w:before="60" w:after="60"/>
            <w:jc w:val="center"/>
            <w:rPr>
              <w:rFonts w:ascii="Arial" w:hAnsi="Arial" w:cs="Arial"/>
              <w:noProof/>
              <w:sz w:val="24"/>
              <w:lang w:val="en-IE" w:eastAsia="en-IE"/>
            </w:rPr>
          </w:pPr>
          <w:r w:rsidRPr="00765F28">
            <w:rPr>
              <w:rFonts w:ascii="Arial" w:hAnsi="Arial" w:cs="Arial"/>
              <w:noProof/>
              <w:sz w:val="24"/>
              <w:lang w:val="en-IE" w:eastAsia="en-IE"/>
            </w:rPr>
            <w:t xml:space="preserve">Date: </w:t>
          </w:r>
          <w:ins w:id="2296" w:author="Marmol, Dominika Klaudia" w:date="2026-06-11T08:41:00Z">
            <w:r w:rsidR="00EE67C0">
              <w:rPr>
                <w:rFonts w:ascii="Arial" w:hAnsi="Arial" w:cs="Arial"/>
                <w:noProof/>
                <w:sz w:val="24"/>
                <w:lang w:val="en-IE" w:eastAsia="en-IE"/>
              </w:rPr>
              <w:t>11</w:t>
            </w:r>
          </w:ins>
          <w:del w:id="2297" w:author="Marmol, Dominika Klaudia" w:date="2026-06-03T14:56:00Z">
            <w:r w:rsidR="00590FED">
              <w:rPr>
                <w:rFonts w:ascii="Arial" w:hAnsi="Arial" w:cs="Arial"/>
                <w:noProof/>
                <w:sz w:val="24"/>
                <w:lang w:val="en-IE" w:eastAsia="en-IE"/>
              </w:rPr>
              <w:delText>1</w:delText>
            </w:r>
            <w:r w:rsidR="0014073D">
              <w:rPr>
                <w:rFonts w:ascii="Arial" w:hAnsi="Arial" w:cs="Arial"/>
                <w:noProof/>
                <w:sz w:val="24"/>
                <w:lang w:val="en-IE" w:eastAsia="en-IE"/>
              </w:rPr>
              <w:delText>9</w:delText>
            </w:r>
          </w:del>
          <w:r w:rsidR="00F419F8" w:rsidRPr="003854C8">
            <w:rPr>
              <w:rFonts w:ascii="Arial" w:hAnsi="Arial" w:cs="Arial"/>
              <w:noProof/>
              <w:sz w:val="24"/>
              <w:lang w:val="en-IE" w:eastAsia="en-IE"/>
            </w:rPr>
            <w:t xml:space="preserve"> </w:t>
          </w:r>
          <w:del w:id="2298" w:author="Marmol, Dominika Klaudia" w:date="2026-06-03T14:56:00Z">
            <w:r w:rsidR="00590FED">
              <w:rPr>
                <w:rFonts w:ascii="Arial" w:hAnsi="Arial" w:cs="Arial"/>
                <w:noProof/>
                <w:sz w:val="24"/>
                <w:lang w:val="en-IE" w:eastAsia="en-IE"/>
              </w:rPr>
              <w:delText>FEB</w:delText>
            </w:r>
            <w:r w:rsidR="00F419F8" w:rsidRPr="003854C8">
              <w:rPr>
                <w:rFonts w:ascii="Arial" w:hAnsi="Arial" w:cs="Arial"/>
                <w:noProof/>
                <w:sz w:val="24"/>
                <w:lang w:val="en-IE" w:eastAsia="en-IE"/>
              </w:rPr>
              <w:delText xml:space="preserve"> </w:delText>
            </w:r>
          </w:del>
          <w:ins w:id="2299" w:author="Marmol, Dominika Klaudia" w:date="2026-06-03T14:56:00Z">
            <w:r w:rsidR="009E08C4">
              <w:rPr>
                <w:rFonts w:ascii="Arial" w:hAnsi="Arial" w:cs="Arial"/>
                <w:noProof/>
                <w:sz w:val="24"/>
                <w:lang w:val="en-IE" w:eastAsia="en-IE"/>
              </w:rPr>
              <w:t>JUN</w:t>
            </w:r>
            <w:r w:rsidR="009E08C4" w:rsidRPr="003854C8">
              <w:rPr>
                <w:rFonts w:ascii="Arial" w:hAnsi="Arial" w:cs="Arial"/>
                <w:noProof/>
                <w:sz w:val="24"/>
                <w:lang w:val="en-IE" w:eastAsia="en-IE"/>
              </w:rPr>
              <w:t xml:space="preserve"> </w:t>
            </w:r>
          </w:ins>
          <w:r w:rsidR="00655901" w:rsidRPr="003854C8">
            <w:rPr>
              <w:rFonts w:ascii="Arial" w:hAnsi="Arial" w:cs="Arial"/>
              <w:noProof/>
              <w:sz w:val="24"/>
              <w:lang w:val="en-IE" w:eastAsia="en-IE"/>
            </w:rPr>
            <w:t>202</w:t>
          </w:r>
          <w:ins w:id="2300" w:author="Marmol, Dominika Klaudia" w:date="2026-06-03T14:57:00Z">
            <w:r w:rsidR="009E08C4">
              <w:rPr>
                <w:rFonts w:ascii="Arial" w:hAnsi="Arial" w:cs="Arial"/>
                <w:noProof/>
                <w:sz w:val="24"/>
                <w:lang w:val="en-IE" w:eastAsia="en-IE"/>
              </w:rPr>
              <w:t>6</w:t>
            </w:r>
          </w:ins>
          <w:del w:id="2301" w:author="Marmol, Dominika Klaudia" w:date="2026-06-03T14:57:00Z">
            <w:r w:rsidR="00F419F8" w:rsidRPr="003854C8">
              <w:rPr>
                <w:rFonts w:ascii="Arial" w:hAnsi="Arial" w:cs="Arial"/>
                <w:noProof/>
                <w:sz w:val="24"/>
                <w:lang w:val="en-IE" w:eastAsia="en-IE"/>
              </w:rPr>
              <w:delText>5</w:delText>
            </w:r>
          </w:del>
        </w:p>
      </w:tc>
    </w:tr>
  </w:tbl>
  <w:p w14:paraId="3A8F7052" w14:textId="77777777" w:rsidR="007B3266" w:rsidRPr="00BB33E2" w:rsidRDefault="007B3266" w:rsidP="00BB33E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536D5" w14:textId="77777777" w:rsidR="008B43EB" w:rsidRDefault="008B43EB" w:rsidP="00BB33E2">
    <w:pPr>
      <w:spacing w:after="0"/>
    </w:pPr>
  </w:p>
  <w:tbl>
    <w:tblPr>
      <w:tblStyle w:val="TableGrid"/>
      <w:tblW w:w="13608"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5295"/>
      <w:gridCol w:w="3919"/>
    </w:tblGrid>
    <w:tr w:rsidR="008F5115" w14:paraId="3309A9C4" w14:textId="77777777" w:rsidTr="00903558">
      <w:trPr>
        <w:trHeight w:val="391"/>
      </w:trPr>
      <w:tc>
        <w:tcPr>
          <w:tcW w:w="4292" w:type="dxa"/>
        </w:tcPr>
        <w:p w14:paraId="61C55A4D" w14:textId="77777777" w:rsidR="008B43EB" w:rsidRDefault="00E27C57" w:rsidP="00BB33E2">
          <w:pPr>
            <w:spacing w:before="240" w:after="240"/>
          </w:pPr>
          <w:r w:rsidRPr="008143DE">
            <w:rPr>
              <w:noProof/>
              <w:lang w:val="en-IE" w:eastAsia="en-IE"/>
            </w:rPr>
            <w:drawing>
              <wp:inline distT="0" distB="0" distL="0" distR="0" wp14:anchorId="333B5764" wp14:editId="06946495">
                <wp:extent cx="1549399" cy="217714"/>
                <wp:effectExtent l="0" t="0" r="0" b="0"/>
                <wp:docPr id="1775306004" name="Picture 1775306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06004"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642882" cy="230850"/>
                        </a:xfrm>
                        <a:prstGeom prst="rect">
                          <a:avLst/>
                        </a:prstGeom>
                        <a:noFill/>
                        <a:ln>
                          <a:noFill/>
                        </a:ln>
                      </pic:spPr>
                    </pic:pic>
                  </a:graphicData>
                </a:graphic>
              </wp:inline>
            </w:drawing>
          </w:r>
        </w:p>
      </w:tc>
      <w:tc>
        <w:tcPr>
          <w:tcW w:w="5171" w:type="dxa"/>
          <w:vAlign w:val="center"/>
        </w:tcPr>
        <w:p w14:paraId="6B261C67" w14:textId="77777777" w:rsidR="008B43EB" w:rsidRPr="00765F28" w:rsidRDefault="00E27C57" w:rsidP="00BB33E2">
          <w:pPr>
            <w:spacing w:before="60" w:after="60"/>
            <w:jc w:val="center"/>
            <w:rPr>
              <w:rFonts w:ascii="Arial" w:hAnsi="Arial" w:cs="Arial"/>
              <w:noProof/>
              <w:sz w:val="24"/>
              <w:lang w:val="en-IE" w:eastAsia="en-IE"/>
            </w:rPr>
          </w:pPr>
          <w:r w:rsidRPr="00765F28">
            <w:rPr>
              <w:rFonts w:ascii="Arial" w:hAnsi="Arial" w:cs="Arial"/>
              <w:noProof/>
              <w:sz w:val="24"/>
              <w:lang w:val="en-IE" w:eastAsia="en-IE"/>
            </w:rPr>
            <w:t>Statistical Analysis Plan</w:t>
          </w:r>
        </w:p>
        <w:p w14:paraId="301C92DB" w14:textId="77777777" w:rsidR="008B43EB" w:rsidRPr="00765F28" w:rsidRDefault="00E27C57" w:rsidP="00BB33E2">
          <w:pPr>
            <w:spacing w:before="60" w:after="60"/>
            <w:jc w:val="center"/>
            <w:rPr>
              <w:rFonts w:ascii="Arial" w:hAnsi="Arial" w:cs="Arial"/>
              <w:noProof/>
              <w:sz w:val="24"/>
              <w:lang w:val="en-IE" w:eastAsia="en-IE"/>
            </w:rPr>
          </w:pPr>
          <w:r>
            <w:rPr>
              <w:rFonts w:ascii="Arial" w:hAnsi="Arial" w:cs="Arial"/>
              <w:noProof/>
              <w:sz w:val="24"/>
              <w:lang w:val="en-IE" w:eastAsia="en-IE"/>
            </w:rPr>
            <w:t>BNT317-01</w:t>
          </w:r>
        </w:p>
      </w:tc>
      <w:tc>
        <w:tcPr>
          <w:tcW w:w="3827" w:type="dxa"/>
          <w:vAlign w:val="center"/>
        </w:tcPr>
        <w:p w14:paraId="533AA3B7" w14:textId="0E1290DB" w:rsidR="008B43EB" w:rsidRPr="00765F28" w:rsidRDefault="00E27C57" w:rsidP="00BB33E2">
          <w:pPr>
            <w:spacing w:before="60" w:after="60"/>
            <w:jc w:val="center"/>
            <w:rPr>
              <w:rFonts w:ascii="Arial" w:hAnsi="Arial" w:cs="Arial"/>
              <w:noProof/>
              <w:sz w:val="24"/>
              <w:lang w:val="en-IE" w:eastAsia="en-IE"/>
            </w:rPr>
          </w:pPr>
          <w:r w:rsidRPr="00765F28">
            <w:rPr>
              <w:rFonts w:ascii="Arial" w:hAnsi="Arial" w:cs="Arial"/>
              <w:noProof/>
              <w:sz w:val="24"/>
              <w:lang w:val="en-IE" w:eastAsia="en-IE"/>
            </w:rPr>
            <w:t xml:space="preserve">SAP Version No.: </w:t>
          </w:r>
          <w:r>
            <w:rPr>
              <w:rFonts w:ascii="Arial" w:hAnsi="Arial" w:cs="Arial"/>
              <w:noProof/>
              <w:sz w:val="24"/>
              <w:lang w:val="en-IE" w:eastAsia="en-IE"/>
            </w:rPr>
            <w:t>1.</w:t>
          </w:r>
          <w:ins w:id="7566" w:author="Marmol, Dominika Klaudia" w:date="2026-06-08T11:40:00Z">
            <w:r w:rsidR="007263A0">
              <w:rPr>
                <w:rFonts w:ascii="Arial" w:hAnsi="Arial" w:cs="Arial"/>
                <w:noProof/>
                <w:sz w:val="24"/>
                <w:lang w:val="en-IE" w:eastAsia="en-IE"/>
              </w:rPr>
              <w:t>1</w:t>
            </w:r>
          </w:ins>
          <w:del w:id="7567" w:author="Marmol, Dominika Klaudia" w:date="2026-06-08T11:40:00Z">
            <w:r>
              <w:rPr>
                <w:rFonts w:ascii="Arial" w:hAnsi="Arial" w:cs="Arial"/>
                <w:noProof/>
                <w:sz w:val="24"/>
                <w:lang w:val="en-IE" w:eastAsia="en-IE"/>
              </w:rPr>
              <w:delText>0</w:delText>
            </w:r>
          </w:del>
        </w:p>
        <w:p w14:paraId="0BA77A40" w14:textId="75FC6429" w:rsidR="008B43EB" w:rsidRPr="00765F28" w:rsidRDefault="00E27C57" w:rsidP="00BB33E2">
          <w:pPr>
            <w:spacing w:before="60" w:after="60"/>
            <w:jc w:val="center"/>
            <w:rPr>
              <w:rFonts w:ascii="Arial" w:hAnsi="Arial" w:cs="Arial"/>
              <w:noProof/>
              <w:sz w:val="24"/>
              <w:lang w:val="en-IE" w:eastAsia="en-IE"/>
            </w:rPr>
          </w:pPr>
          <w:r w:rsidRPr="00765F28">
            <w:rPr>
              <w:rFonts w:ascii="Arial" w:hAnsi="Arial" w:cs="Arial"/>
              <w:noProof/>
              <w:sz w:val="24"/>
              <w:lang w:val="en-IE" w:eastAsia="en-IE"/>
            </w:rPr>
            <w:t xml:space="preserve">Date: </w:t>
          </w:r>
          <w:ins w:id="7568" w:author="Marmol, Dominika Klaudia" w:date="2026-06-11T08:41:00Z">
            <w:r w:rsidR="00EE67C0">
              <w:rPr>
                <w:rFonts w:ascii="Arial" w:hAnsi="Arial" w:cs="Arial"/>
                <w:noProof/>
                <w:sz w:val="24"/>
                <w:lang w:val="en-IE" w:eastAsia="en-IE"/>
              </w:rPr>
              <w:t>11</w:t>
            </w:r>
          </w:ins>
          <w:del w:id="7569" w:author="Marmol, Dominika Klaudia" w:date="2026-06-08T11:40:00Z">
            <w:r>
              <w:rPr>
                <w:rFonts w:ascii="Arial" w:hAnsi="Arial" w:cs="Arial"/>
                <w:noProof/>
                <w:sz w:val="24"/>
                <w:lang w:val="en-IE" w:eastAsia="en-IE"/>
              </w:rPr>
              <w:delText>19</w:delText>
            </w:r>
          </w:del>
          <w:r w:rsidRPr="003854C8">
            <w:rPr>
              <w:rFonts w:ascii="Arial" w:hAnsi="Arial" w:cs="Arial"/>
              <w:noProof/>
              <w:sz w:val="24"/>
              <w:lang w:val="en-IE" w:eastAsia="en-IE"/>
            </w:rPr>
            <w:t xml:space="preserve"> </w:t>
          </w:r>
          <w:del w:id="7570" w:author="Marmol, Dominika Klaudia" w:date="2026-06-08T11:40:00Z">
            <w:r>
              <w:rPr>
                <w:rFonts w:ascii="Arial" w:hAnsi="Arial" w:cs="Arial"/>
                <w:noProof/>
                <w:sz w:val="24"/>
                <w:lang w:val="en-IE" w:eastAsia="en-IE"/>
              </w:rPr>
              <w:delText>FEB</w:delText>
            </w:r>
            <w:r w:rsidRPr="003854C8">
              <w:rPr>
                <w:rFonts w:ascii="Arial" w:hAnsi="Arial" w:cs="Arial"/>
                <w:noProof/>
                <w:sz w:val="24"/>
                <w:lang w:val="en-IE" w:eastAsia="en-IE"/>
              </w:rPr>
              <w:delText xml:space="preserve"> </w:delText>
            </w:r>
          </w:del>
          <w:ins w:id="7571" w:author="Marmol, Dominika Klaudia" w:date="2026-06-08T11:40:00Z">
            <w:r w:rsidR="007263A0">
              <w:rPr>
                <w:rFonts w:ascii="Arial" w:hAnsi="Arial" w:cs="Arial"/>
                <w:noProof/>
                <w:sz w:val="24"/>
                <w:lang w:val="en-IE" w:eastAsia="en-IE"/>
              </w:rPr>
              <w:t>JUN</w:t>
            </w:r>
            <w:r w:rsidR="007263A0" w:rsidRPr="003854C8">
              <w:rPr>
                <w:rFonts w:ascii="Arial" w:hAnsi="Arial" w:cs="Arial"/>
                <w:noProof/>
                <w:sz w:val="24"/>
                <w:lang w:val="en-IE" w:eastAsia="en-IE"/>
              </w:rPr>
              <w:t xml:space="preserve"> </w:t>
            </w:r>
          </w:ins>
          <w:r w:rsidRPr="003854C8">
            <w:rPr>
              <w:rFonts w:ascii="Arial" w:hAnsi="Arial" w:cs="Arial"/>
              <w:noProof/>
              <w:sz w:val="24"/>
              <w:lang w:val="en-IE" w:eastAsia="en-IE"/>
            </w:rPr>
            <w:t>202</w:t>
          </w:r>
          <w:ins w:id="7572" w:author="Marmol, Dominika Klaudia" w:date="2026-06-08T11:40:00Z">
            <w:r w:rsidR="007263A0">
              <w:rPr>
                <w:rFonts w:ascii="Arial" w:hAnsi="Arial" w:cs="Arial"/>
                <w:noProof/>
                <w:sz w:val="24"/>
                <w:lang w:val="en-IE" w:eastAsia="en-IE"/>
              </w:rPr>
              <w:t>6</w:t>
            </w:r>
          </w:ins>
          <w:del w:id="7573" w:author="Marmol, Dominika Klaudia" w:date="2026-06-08T11:40:00Z">
            <w:r w:rsidRPr="003854C8">
              <w:rPr>
                <w:rFonts w:ascii="Arial" w:hAnsi="Arial" w:cs="Arial"/>
                <w:noProof/>
                <w:sz w:val="24"/>
                <w:lang w:val="en-IE" w:eastAsia="en-IE"/>
              </w:rPr>
              <w:delText>5</w:delText>
            </w:r>
          </w:del>
        </w:p>
      </w:tc>
    </w:tr>
  </w:tbl>
  <w:p w14:paraId="14C286BE" w14:textId="77777777" w:rsidR="008B43EB" w:rsidRPr="00BB33E2" w:rsidRDefault="008B43EB" w:rsidP="00BB33E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663FC" w14:textId="77777777" w:rsidR="00903558" w:rsidRDefault="00903558" w:rsidP="00BB33E2">
    <w:pPr>
      <w:spacing w:after="0"/>
    </w:pPr>
  </w:p>
  <w:tbl>
    <w:tblPr>
      <w:tblStyle w:val="TableGrid"/>
      <w:tblW w:w="10206"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8"/>
      <w:gridCol w:w="3723"/>
      <w:gridCol w:w="2795"/>
    </w:tblGrid>
    <w:tr w:rsidR="008F5115" w14:paraId="30C0BE6C" w14:textId="77777777" w:rsidTr="00367806">
      <w:trPr>
        <w:trHeight w:val="391"/>
      </w:trPr>
      <w:tc>
        <w:tcPr>
          <w:tcW w:w="4292" w:type="dxa"/>
        </w:tcPr>
        <w:p w14:paraId="31C6BF05" w14:textId="77777777" w:rsidR="00903558" w:rsidRDefault="00E27C57" w:rsidP="00BB33E2">
          <w:pPr>
            <w:spacing w:before="240" w:after="240"/>
          </w:pPr>
          <w:r w:rsidRPr="008143DE">
            <w:rPr>
              <w:noProof/>
              <w:lang w:val="en-IE" w:eastAsia="en-IE"/>
            </w:rPr>
            <w:drawing>
              <wp:inline distT="0" distB="0" distL="0" distR="0" wp14:anchorId="05E36606" wp14:editId="7FCDA900">
                <wp:extent cx="1549399" cy="217714"/>
                <wp:effectExtent l="0" t="0" r="0" b="0"/>
                <wp:docPr id="347604481" name="Picture 347604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04481"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642882" cy="230850"/>
                        </a:xfrm>
                        <a:prstGeom prst="rect">
                          <a:avLst/>
                        </a:prstGeom>
                        <a:noFill/>
                        <a:ln>
                          <a:noFill/>
                        </a:ln>
                      </pic:spPr>
                    </pic:pic>
                  </a:graphicData>
                </a:graphic>
              </wp:inline>
            </w:drawing>
          </w:r>
        </w:p>
      </w:tc>
      <w:tc>
        <w:tcPr>
          <w:tcW w:w="5171" w:type="dxa"/>
          <w:vAlign w:val="center"/>
        </w:tcPr>
        <w:p w14:paraId="309B020D" w14:textId="77777777" w:rsidR="00903558" w:rsidRPr="00765F28" w:rsidRDefault="00E27C57" w:rsidP="00BB33E2">
          <w:pPr>
            <w:spacing w:before="60" w:after="60"/>
            <w:jc w:val="center"/>
            <w:rPr>
              <w:rFonts w:ascii="Arial" w:hAnsi="Arial" w:cs="Arial"/>
              <w:noProof/>
              <w:sz w:val="24"/>
              <w:lang w:val="en-IE" w:eastAsia="en-IE"/>
            </w:rPr>
          </w:pPr>
          <w:r w:rsidRPr="00765F28">
            <w:rPr>
              <w:rFonts w:ascii="Arial" w:hAnsi="Arial" w:cs="Arial"/>
              <w:noProof/>
              <w:sz w:val="24"/>
              <w:lang w:val="en-IE" w:eastAsia="en-IE"/>
            </w:rPr>
            <w:t>Statistical Analysis Plan</w:t>
          </w:r>
        </w:p>
        <w:p w14:paraId="45AA8164" w14:textId="77777777" w:rsidR="00903558" w:rsidRPr="00765F28" w:rsidRDefault="00E27C57" w:rsidP="00BB33E2">
          <w:pPr>
            <w:spacing w:before="60" w:after="60"/>
            <w:jc w:val="center"/>
            <w:rPr>
              <w:rFonts w:ascii="Arial" w:hAnsi="Arial" w:cs="Arial"/>
              <w:noProof/>
              <w:sz w:val="24"/>
              <w:lang w:val="en-IE" w:eastAsia="en-IE"/>
            </w:rPr>
          </w:pPr>
          <w:r>
            <w:rPr>
              <w:rFonts w:ascii="Arial" w:hAnsi="Arial" w:cs="Arial"/>
              <w:noProof/>
              <w:sz w:val="24"/>
              <w:lang w:val="en-IE" w:eastAsia="en-IE"/>
            </w:rPr>
            <w:t>BNT317-01</w:t>
          </w:r>
        </w:p>
      </w:tc>
      <w:tc>
        <w:tcPr>
          <w:tcW w:w="3827" w:type="dxa"/>
          <w:vAlign w:val="center"/>
        </w:tcPr>
        <w:p w14:paraId="3932BCE9" w14:textId="46B068E9" w:rsidR="00903558" w:rsidRPr="00765F28" w:rsidRDefault="00E27C57" w:rsidP="00BB33E2">
          <w:pPr>
            <w:spacing w:before="60" w:after="60"/>
            <w:jc w:val="center"/>
            <w:rPr>
              <w:rFonts w:ascii="Arial" w:hAnsi="Arial" w:cs="Arial"/>
              <w:noProof/>
              <w:sz w:val="24"/>
              <w:lang w:val="en-IE" w:eastAsia="en-IE"/>
            </w:rPr>
          </w:pPr>
          <w:r w:rsidRPr="00765F28">
            <w:rPr>
              <w:rFonts w:ascii="Arial" w:hAnsi="Arial" w:cs="Arial"/>
              <w:noProof/>
              <w:sz w:val="24"/>
              <w:lang w:val="en-IE" w:eastAsia="en-IE"/>
            </w:rPr>
            <w:t xml:space="preserve">SAP Version No.: </w:t>
          </w:r>
          <w:r>
            <w:rPr>
              <w:rFonts w:ascii="Arial" w:hAnsi="Arial" w:cs="Arial"/>
              <w:noProof/>
              <w:sz w:val="24"/>
              <w:lang w:val="en-IE" w:eastAsia="en-IE"/>
            </w:rPr>
            <w:t>1.</w:t>
          </w:r>
          <w:ins w:id="7621" w:author="Marmol, Dominika Klaudia" w:date="2026-06-08T14:42:00Z">
            <w:r w:rsidR="007C769F">
              <w:rPr>
                <w:rFonts w:ascii="Arial" w:hAnsi="Arial" w:cs="Arial"/>
                <w:noProof/>
                <w:sz w:val="24"/>
                <w:lang w:val="en-IE" w:eastAsia="en-IE"/>
              </w:rPr>
              <w:t>1</w:t>
            </w:r>
          </w:ins>
          <w:del w:id="7622" w:author="Marmol, Dominika Klaudia" w:date="2026-06-08T14:42:00Z">
            <w:r>
              <w:rPr>
                <w:rFonts w:ascii="Arial" w:hAnsi="Arial" w:cs="Arial"/>
                <w:noProof/>
                <w:sz w:val="24"/>
                <w:lang w:val="en-IE" w:eastAsia="en-IE"/>
              </w:rPr>
              <w:delText>0</w:delText>
            </w:r>
          </w:del>
        </w:p>
        <w:p w14:paraId="6A85F97A" w14:textId="63F62662" w:rsidR="00903558" w:rsidRPr="00765F28" w:rsidRDefault="00E27C57" w:rsidP="00BB33E2">
          <w:pPr>
            <w:spacing w:before="60" w:after="60"/>
            <w:jc w:val="center"/>
            <w:rPr>
              <w:rFonts w:ascii="Arial" w:hAnsi="Arial" w:cs="Arial"/>
              <w:noProof/>
              <w:sz w:val="24"/>
              <w:lang w:val="en-IE" w:eastAsia="en-IE"/>
            </w:rPr>
          </w:pPr>
          <w:r w:rsidRPr="00765F28">
            <w:rPr>
              <w:rFonts w:ascii="Arial" w:hAnsi="Arial" w:cs="Arial"/>
              <w:noProof/>
              <w:sz w:val="24"/>
              <w:lang w:val="en-IE" w:eastAsia="en-IE"/>
            </w:rPr>
            <w:t xml:space="preserve">Date: </w:t>
          </w:r>
          <w:del w:id="7623" w:author="Marmol, Dominika Klaudia" w:date="2026-06-08T14:42:00Z">
            <w:r>
              <w:rPr>
                <w:rFonts w:ascii="Arial" w:hAnsi="Arial" w:cs="Arial"/>
                <w:noProof/>
                <w:sz w:val="24"/>
                <w:lang w:val="en-IE" w:eastAsia="en-IE"/>
              </w:rPr>
              <w:delText>19</w:delText>
            </w:r>
            <w:r w:rsidRPr="003854C8">
              <w:rPr>
                <w:rFonts w:ascii="Arial" w:hAnsi="Arial" w:cs="Arial"/>
                <w:noProof/>
                <w:sz w:val="24"/>
                <w:lang w:val="en-IE" w:eastAsia="en-IE"/>
              </w:rPr>
              <w:delText xml:space="preserve"> </w:delText>
            </w:r>
          </w:del>
          <w:ins w:id="7624" w:author="Marmol, Dominika Klaudia" w:date="2026-06-11T08:41:00Z">
            <w:r w:rsidR="00EE67C0">
              <w:rPr>
                <w:rFonts w:ascii="Arial" w:hAnsi="Arial" w:cs="Arial"/>
                <w:noProof/>
                <w:sz w:val="24"/>
                <w:lang w:val="en-IE" w:eastAsia="en-IE"/>
              </w:rPr>
              <w:t>11</w:t>
            </w:r>
          </w:ins>
          <w:ins w:id="7625" w:author="Marmol, Dominika Klaudia" w:date="2026-06-08T14:42:00Z">
            <w:r w:rsidR="007C769F" w:rsidRPr="003854C8">
              <w:rPr>
                <w:rFonts w:ascii="Arial" w:hAnsi="Arial" w:cs="Arial"/>
                <w:noProof/>
                <w:sz w:val="24"/>
                <w:lang w:val="en-IE" w:eastAsia="en-IE"/>
              </w:rPr>
              <w:t xml:space="preserve"> </w:t>
            </w:r>
          </w:ins>
          <w:del w:id="7626" w:author="Marmol, Dominika Klaudia" w:date="2026-06-08T14:42:00Z">
            <w:r>
              <w:rPr>
                <w:rFonts w:ascii="Arial" w:hAnsi="Arial" w:cs="Arial"/>
                <w:noProof/>
                <w:sz w:val="24"/>
                <w:lang w:val="en-IE" w:eastAsia="en-IE"/>
              </w:rPr>
              <w:delText>FEB</w:delText>
            </w:r>
            <w:r w:rsidRPr="003854C8">
              <w:rPr>
                <w:rFonts w:ascii="Arial" w:hAnsi="Arial" w:cs="Arial"/>
                <w:noProof/>
                <w:sz w:val="24"/>
                <w:lang w:val="en-IE" w:eastAsia="en-IE"/>
              </w:rPr>
              <w:delText xml:space="preserve"> </w:delText>
            </w:r>
          </w:del>
          <w:ins w:id="7627" w:author="Marmol, Dominika Klaudia" w:date="2026-06-08T14:42:00Z">
            <w:r w:rsidR="007C769F">
              <w:rPr>
                <w:rFonts w:ascii="Arial" w:hAnsi="Arial" w:cs="Arial"/>
                <w:noProof/>
                <w:sz w:val="24"/>
                <w:lang w:val="en-IE" w:eastAsia="en-IE"/>
              </w:rPr>
              <w:t>JUN</w:t>
            </w:r>
            <w:r w:rsidR="007C769F" w:rsidRPr="003854C8">
              <w:rPr>
                <w:rFonts w:ascii="Arial" w:hAnsi="Arial" w:cs="Arial"/>
                <w:noProof/>
                <w:sz w:val="24"/>
                <w:lang w:val="en-IE" w:eastAsia="en-IE"/>
              </w:rPr>
              <w:t xml:space="preserve"> </w:t>
            </w:r>
          </w:ins>
          <w:r w:rsidRPr="003854C8">
            <w:rPr>
              <w:rFonts w:ascii="Arial" w:hAnsi="Arial" w:cs="Arial"/>
              <w:noProof/>
              <w:sz w:val="24"/>
              <w:lang w:val="en-IE" w:eastAsia="en-IE"/>
            </w:rPr>
            <w:t>202</w:t>
          </w:r>
          <w:ins w:id="7628" w:author="Marmol, Dominika Klaudia" w:date="2026-06-08T14:42:00Z">
            <w:r w:rsidR="007C769F">
              <w:rPr>
                <w:rFonts w:ascii="Arial" w:hAnsi="Arial" w:cs="Arial"/>
                <w:noProof/>
                <w:sz w:val="24"/>
                <w:lang w:val="en-IE" w:eastAsia="en-IE"/>
              </w:rPr>
              <w:t>6</w:t>
            </w:r>
          </w:ins>
          <w:del w:id="7629" w:author="Marmol, Dominika Klaudia" w:date="2026-06-08T14:42:00Z">
            <w:r w:rsidRPr="003854C8">
              <w:rPr>
                <w:rFonts w:ascii="Arial" w:hAnsi="Arial" w:cs="Arial"/>
                <w:noProof/>
                <w:sz w:val="24"/>
                <w:lang w:val="en-IE" w:eastAsia="en-IE"/>
              </w:rPr>
              <w:delText>5</w:delText>
            </w:r>
          </w:del>
        </w:p>
      </w:tc>
    </w:tr>
  </w:tbl>
  <w:p w14:paraId="6D560DCC" w14:textId="77777777" w:rsidR="00903558" w:rsidRPr="00BB33E2" w:rsidRDefault="00903558" w:rsidP="00BB33E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9509D" w14:textId="77777777" w:rsidR="007B3266" w:rsidRDefault="007B3266" w:rsidP="00BB33E2">
    <w:pPr>
      <w:spacing w:after="0"/>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90"/>
      <w:gridCol w:w="5173"/>
      <w:gridCol w:w="3828"/>
    </w:tblGrid>
    <w:tr w:rsidR="008F5115" w14:paraId="3ACD1006" w14:textId="77777777" w:rsidTr="00454BDD">
      <w:trPr>
        <w:trHeight w:val="627"/>
      </w:trPr>
      <w:tc>
        <w:tcPr>
          <w:tcW w:w="4290" w:type="dxa"/>
        </w:tcPr>
        <w:p w14:paraId="73D65BD1" w14:textId="77777777" w:rsidR="007B3266" w:rsidRDefault="00E27C57" w:rsidP="00BB33E2">
          <w:pPr>
            <w:spacing w:before="240" w:after="240"/>
          </w:pPr>
          <w:r w:rsidRPr="008143DE">
            <w:rPr>
              <w:noProof/>
              <w:lang w:val="en-IE" w:eastAsia="en-IE"/>
            </w:rPr>
            <w:drawing>
              <wp:inline distT="0" distB="0" distL="0" distR="0" wp14:anchorId="0FD96761" wp14:editId="225FA9D0">
                <wp:extent cx="1549399" cy="217714"/>
                <wp:effectExtent l="0" t="0" r="0" b="0"/>
                <wp:docPr id="1617280350" name="Picture 1617280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8035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642882" cy="230850"/>
                        </a:xfrm>
                        <a:prstGeom prst="rect">
                          <a:avLst/>
                        </a:prstGeom>
                        <a:noFill/>
                        <a:ln>
                          <a:noFill/>
                        </a:ln>
                      </pic:spPr>
                    </pic:pic>
                  </a:graphicData>
                </a:graphic>
              </wp:inline>
            </w:drawing>
          </w:r>
        </w:p>
      </w:tc>
      <w:tc>
        <w:tcPr>
          <w:tcW w:w="5173" w:type="dxa"/>
          <w:vAlign w:val="center"/>
        </w:tcPr>
        <w:p w14:paraId="018D5764" w14:textId="77777777" w:rsidR="007B3266" w:rsidRPr="00765F28" w:rsidRDefault="00E27C57" w:rsidP="00BB33E2">
          <w:pPr>
            <w:spacing w:before="60" w:after="60"/>
            <w:jc w:val="center"/>
            <w:rPr>
              <w:rFonts w:ascii="Arial" w:hAnsi="Arial" w:cs="Arial"/>
              <w:noProof/>
              <w:sz w:val="24"/>
              <w:lang w:val="en-IE" w:eastAsia="en-IE"/>
            </w:rPr>
          </w:pPr>
          <w:r w:rsidRPr="00765F28">
            <w:rPr>
              <w:rFonts w:ascii="Arial" w:hAnsi="Arial" w:cs="Arial"/>
              <w:noProof/>
              <w:sz w:val="24"/>
              <w:lang w:val="en-IE" w:eastAsia="en-IE"/>
            </w:rPr>
            <w:t>Statistical Analysis Plan</w:t>
          </w:r>
        </w:p>
        <w:p w14:paraId="265E518D" w14:textId="11948069" w:rsidR="007B3266" w:rsidRPr="00765F28" w:rsidRDefault="00E27C57" w:rsidP="00BB33E2">
          <w:pPr>
            <w:spacing w:before="60" w:after="60"/>
            <w:jc w:val="center"/>
            <w:rPr>
              <w:rFonts w:ascii="Arial" w:hAnsi="Arial" w:cs="Arial"/>
              <w:noProof/>
              <w:sz w:val="24"/>
              <w:lang w:val="en-IE" w:eastAsia="en-IE"/>
            </w:rPr>
          </w:pPr>
          <w:r>
            <w:rPr>
              <w:rFonts w:ascii="Arial" w:hAnsi="Arial" w:cs="Arial"/>
              <w:noProof/>
              <w:sz w:val="24"/>
              <w:lang w:val="en-IE" w:eastAsia="en-IE"/>
            </w:rPr>
            <w:t>BNT317-01</w:t>
          </w:r>
        </w:p>
      </w:tc>
      <w:tc>
        <w:tcPr>
          <w:tcW w:w="3828" w:type="dxa"/>
          <w:vAlign w:val="center"/>
        </w:tcPr>
        <w:p w14:paraId="55937EAD" w14:textId="7810D4F4" w:rsidR="0014073D" w:rsidRPr="00765F28" w:rsidRDefault="00E27C57" w:rsidP="0014073D">
          <w:pPr>
            <w:spacing w:before="60" w:after="60"/>
            <w:jc w:val="center"/>
            <w:rPr>
              <w:rFonts w:ascii="Arial" w:hAnsi="Arial" w:cs="Arial"/>
              <w:noProof/>
              <w:sz w:val="24"/>
              <w:lang w:val="en-IE" w:eastAsia="en-IE"/>
            </w:rPr>
          </w:pPr>
          <w:r w:rsidRPr="00765F28">
            <w:rPr>
              <w:rFonts w:ascii="Arial" w:hAnsi="Arial" w:cs="Arial"/>
              <w:noProof/>
              <w:sz w:val="24"/>
              <w:lang w:val="en-IE" w:eastAsia="en-IE"/>
            </w:rPr>
            <w:t xml:space="preserve">SAP Version No.: </w:t>
          </w:r>
          <w:r>
            <w:rPr>
              <w:rFonts w:ascii="Arial" w:hAnsi="Arial" w:cs="Arial"/>
              <w:noProof/>
              <w:sz w:val="24"/>
              <w:lang w:val="en-IE" w:eastAsia="en-IE"/>
            </w:rPr>
            <w:t>1.</w:t>
          </w:r>
          <w:ins w:id="7961" w:author="Marmol, Dominika Klaudia" w:date="2026-06-08T14:42:00Z">
            <w:r w:rsidR="007C769F">
              <w:rPr>
                <w:rFonts w:ascii="Arial" w:hAnsi="Arial" w:cs="Arial"/>
                <w:noProof/>
                <w:sz w:val="24"/>
                <w:lang w:val="en-IE" w:eastAsia="en-IE"/>
              </w:rPr>
              <w:t>1</w:t>
            </w:r>
          </w:ins>
          <w:del w:id="7962" w:author="Marmol, Dominika Klaudia" w:date="2026-06-08T14:42:00Z">
            <w:r w:rsidR="00854364">
              <w:rPr>
                <w:rFonts w:ascii="Arial" w:hAnsi="Arial" w:cs="Arial"/>
                <w:noProof/>
                <w:sz w:val="24"/>
                <w:lang w:val="en-IE" w:eastAsia="en-IE"/>
              </w:rPr>
              <w:delText>0</w:delText>
            </w:r>
          </w:del>
        </w:p>
        <w:p w14:paraId="2D8AA447" w14:textId="2D9922BF" w:rsidR="007B3266" w:rsidRPr="00765F28" w:rsidRDefault="00E27C57" w:rsidP="00BB33E2">
          <w:pPr>
            <w:spacing w:before="60" w:after="60"/>
            <w:jc w:val="center"/>
            <w:rPr>
              <w:rFonts w:ascii="Arial" w:hAnsi="Arial" w:cs="Arial"/>
              <w:noProof/>
              <w:sz w:val="24"/>
              <w:lang w:val="en-IE" w:eastAsia="en-IE"/>
            </w:rPr>
          </w:pPr>
          <w:r w:rsidRPr="00765F28">
            <w:rPr>
              <w:rFonts w:ascii="Arial" w:hAnsi="Arial" w:cs="Arial"/>
              <w:noProof/>
              <w:sz w:val="24"/>
              <w:lang w:val="en-IE" w:eastAsia="en-IE"/>
            </w:rPr>
            <w:t xml:space="preserve">Date: </w:t>
          </w:r>
          <w:del w:id="7963" w:author="Marmol, Dominika Klaudia" w:date="2026-06-08T14:42:00Z">
            <w:r w:rsidR="00590FED">
              <w:rPr>
                <w:rFonts w:ascii="Arial" w:hAnsi="Arial" w:cs="Arial"/>
                <w:noProof/>
                <w:sz w:val="24"/>
                <w:lang w:val="en-IE" w:eastAsia="en-IE"/>
              </w:rPr>
              <w:delText>1</w:delText>
            </w:r>
            <w:r w:rsidR="0014073D" w:rsidRPr="003854C8">
              <w:rPr>
                <w:rFonts w:ascii="Arial" w:hAnsi="Arial" w:cs="Arial"/>
                <w:noProof/>
                <w:sz w:val="24"/>
                <w:lang w:val="en-IE" w:eastAsia="en-IE"/>
              </w:rPr>
              <w:delText>9</w:delText>
            </w:r>
            <w:r w:rsidR="00854364" w:rsidRPr="003854C8">
              <w:rPr>
                <w:rFonts w:ascii="Arial" w:hAnsi="Arial" w:cs="Arial"/>
                <w:noProof/>
                <w:sz w:val="24"/>
                <w:lang w:val="en-IE" w:eastAsia="en-IE"/>
              </w:rPr>
              <w:delText xml:space="preserve"> </w:delText>
            </w:r>
          </w:del>
          <w:ins w:id="7964" w:author="Marmol, Dominika Klaudia" w:date="2026-06-11T08:40:00Z">
            <w:r w:rsidR="00EE67C0">
              <w:rPr>
                <w:rFonts w:ascii="Arial" w:hAnsi="Arial" w:cs="Arial"/>
                <w:noProof/>
                <w:sz w:val="24"/>
                <w:lang w:val="en-IE" w:eastAsia="en-IE"/>
              </w:rPr>
              <w:t>11</w:t>
            </w:r>
          </w:ins>
          <w:ins w:id="7965" w:author="Marmol, Dominika Klaudia" w:date="2026-06-08T14:42:00Z">
            <w:r w:rsidR="007C769F" w:rsidRPr="003854C8">
              <w:rPr>
                <w:rFonts w:ascii="Arial" w:hAnsi="Arial" w:cs="Arial"/>
                <w:noProof/>
                <w:sz w:val="24"/>
                <w:lang w:val="en-IE" w:eastAsia="en-IE"/>
              </w:rPr>
              <w:t xml:space="preserve"> </w:t>
            </w:r>
          </w:ins>
          <w:del w:id="7966" w:author="Marmol, Dominika Klaudia" w:date="2026-06-08T14:42:00Z">
            <w:r w:rsidR="00590FED">
              <w:rPr>
                <w:rFonts w:ascii="Arial" w:hAnsi="Arial" w:cs="Arial"/>
                <w:noProof/>
                <w:sz w:val="24"/>
                <w:lang w:val="en-IE" w:eastAsia="en-IE"/>
              </w:rPr>
              <w:delText>FEB</w:delText>
            </w:r>
            <w:r w:rsidR="0014073D" w:rsidRPr="003854C8">
              <w:rPr>
                <w:rFonts w:ascii="Arial" w:hAnsi="Arial" w:cs="Arial"/>
                <w:noProof/>
                <w:sz w:val="24"/>
                <w:lang w:val="en-IE" w:eastAsia="en-IE"/>
              </w:rPr>
              <w:delText xml:space="preserve"> </w:delText>
            </w:r>
          </w:del>
          <w:ins w:id="7967" w:author="Marmol, Dominika Klaudia" w:date="2026-06-08T14:42:00Z">
            <w:r w:rsidR="007C769F">
              <w:rPr>
                <w:rFonts w:ascii="Arial" w:hAnsi="Arial" w:cs="Arial"/>
                <w:noProof/>
                <w:sz w:val="24"/>
                <w:lang w:val="en-IE" w:eastAsia="en-IE"/>
              </w:rPr>
              <w:t>JUN</w:t>
            </w:r>
            <w:r w:rsidR="007C769F" w:rsidRPr="003854C8">
              <w:rPr>
                <w:rFonts w:ascii="Arial" w:hAnsi="Arial" w:cs="Arial"/>
                <w:noProof/>
                <w:sz w:val="24"/>
                <w:lang w:val="en-IE" w:eastAsia="en-IE"/>
              </w:rPr>
              <w:t xml:space="preserve"> </w:t>
            </w:r>
          </w:ins>
          <w:r w:rsidR="00854364" w:rsidRPr="003854C8">
            <w:rPr>
              <w:rFonts w:ascii="Arial" w:hAnsi="Arial" w:cs="Arial"/>
              <w:noProof/>
              <w:sz w:val="24"/>
              <w:lang w:val="en-IE" w:eastAsia="en-IE"/>
            </w:rPr>
            <w:t>202</w:t>
          </w:r>
          <w:ins w:id="7968" w:author="Marmol, Dominika Klaudia" w:date="2026-06-08T14:43:00Z">
            <w:r w:rsidR="007C769F">
              <w:rPr>
                <w:rFonts w:ascii="Arial" w:hAnsi="Arial" w:cs="Arial"/>
                <w:noProof/>
                <w:sz w:val="24"/>
                <w:lang w:val="en-IE" w:eastAsia="en-IE"/>
              </w:rPr>
              <w:t>6</w:t>
            </w:r>
          </w:ins>
          <w:del w:id="7969" w:author="Marmol, Dominika Klaudia" w:date="2026-06-08T14:43:00Z">
            <w:r w:rsidR="0014073D" w:rsidRPr="003854C8">
              <w:rPr>
                <w:rFonts w:ascii="Arial" w:hAnsi="Arial" w:cs="Arial"/>
                <w:noProof/>
                <w:sz w:val="24"/>
                <w:lang w:val="en-IE" w:eastAsia="en-IE"/>
              </w:rPr>
              <w:delText>5</w:delText>
            </w:r>
          </w:del>
        </w:p>
      </w:tc>
    </w:tr>
  </w:tbl>
  <w:p w14:paraId="67EC784D" w14:textId="77777777" w:rsidR="007B3266" w:rsidRPr="00BB33E2" w:rsidRDefault="007B3266" w:rsidP="00BB33E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E1338" w14:textId="77777777" w:rsidR="008448BE" w:rsidRDefault="008448BE" w:rsidP="00BB33E2">
    <w:pPr>
      <w:spacing w:after="0"/>
    </w:pPr>
  </w:p>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1"/>
      <w:gridCol w:w="3884"/>
      <w:gridCol w:w="2874"/>
    </w:tblGrid>
    <w:tr w:rsidR="008F5115" w14:paraId="655843B0" w14:textId="77777777" w:rsidTr="00AE0666">
      <w:trPr>
        <w:trHeight w:val="627"/>
      </w:trPr>
      <w:tc>
        <w:tcPr>
          <w:tcW w:w="1614" w:type="pct"/>
        </w:tcPr>
        <w:p w14:paraId="4664069D" w14:textId="77777777" w:rsidR="008448BE" w:rsidRDefault="00E27C57" w:rsidP="00BB33E2">
          <w:pPr>
            <w:spacing w:before="240" w:after="240"/>
          </w:pPr>
          <w:r w:rsidRPr="008143DE">
            <w:rPr>
              <w:noProof/>
              <w:lang w:val="en-IE" w:eastAsia="en-IE"/>
            </w:rPr>
            <w:drawing>
              <wp:inline distT="0" distB="0" distL="0" distR="0" wp14:anchorId="4B026588" wp14:editId="35FDEB7F">
                <wp:extent cx="1549399" cy="217714"/>
                <wp:effectExtent l="0" t="0" r="0" b="0"/>
                <wp:docPr id="821762334" name="Picture 82176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62334"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642882" cy="230850"/>
                        </a:xfrm>
                        <a:prstGeom prst="rect">
                          <a:avLst/>
                        </a:prstGeom>
                        <a:noFill/>
                        <a:ln>
                          <a:noFill/>
                        </a:ln>
                      </pic:spPr>
                    </pic:pic>
                  </a:graphicData>
                </a:graphic>
              </wp:inline>
            </w:drawing>
          </w:r>
        </w:p>
      </w:tc>
      <w:tc>
        <w:tcPr>
          <w:tcW w:w="1946" w:type="pct"/>
          <w:vAlign w:val="center"/>
        </w:tcPr>
        <w:p w14:paraId="065E8284" w14:textId="77777777" w:rsidR="008448BE" w:rsidRPr="00765F28" w:rsidRDefault="00E27C57" w:rsidP="00BB33E2">
          <w:pPr>
            <w:spacing w:before="60" w:after="60"/>
            <w:jc w:val="center"/>
            <w:rPr>
              <w:rFonts w:ascii="Arial" w:hAnsi="Arial" w:cs="Arial"/>
              <w:noProof/>
              <w:sz w:val="24"/>
              <w:lang w:val="en-IE" w:eastAsia="en-IE"/>
            </w:rPr>
          </w:pPr>
          <w:r w:rsidRPr="00765F28">
            <w:rPr>
              <w:rFonts w:ascii="Arial" w:hAnsi="Arial" w:cs="Arial"/>
              <w:noProof/>
              <w:sz w:val="24"/>
              <w:lang w:val="en-IE" w:eastAsia="en-IE"/>
            </w:rPr>
            <w:t>Statistical Analysis Plan</w:t>
          </w:r>
        </w:p>
        <w:p w14:paraId="72C1AE62" w14:textId="747ADF7B" w:rsidR="008448BE" w:rsidRPr="00765F28" w:rsidRDefault="00E27C57" w:rsidP="00BB33E2">
          <w:pPr>
            <w:spacing w:before="60" w:after="60"/>
            <w:jc w:val="center"/>
            <w:rPr>
              <w:rFonts w:ascii="Arial" w:hAnsi="Arial" w:cs="Arial"/>
              <w:noProof/>
              <w:sz w:val="24"/>
              <w:lang w:val="en-IE" w:eastAsia="en-IE"/>
            </w:rPr>
          </w:pPr>
          <w:r>
            <w:rPr>
              <w:rFonts w:ascii="Arial" w:hAnsi="Arial" w:cs="Arial"/>
              <w:noProof/>
              <w:sz w:val="24"/>
              <w:lang w:val="en-IE" w:eastAsia="en-IE"/>
            </w:rPr>
            <w:t>BNT317-01</w:t>
          </w:r>
        </w:p>
      </w:tc>
      <w:tc>
        <w:tcPr>
          <w:tcW w:w="1440" w:type="pct"/>
          <w:vAlign w:val="center"/>
        </w:tcPr>
        <w:p w14:paraId="0B4BDACB" w14:textId="39A50637" w:rsidR="008448BE" w:rsidRPr="0014073D" w:rsidRDefault="00E27C57" w:rsidP="00BB33E2">
          <w:pPr>
            <w:spacing w:before="60" w:after="60"/>
            <w:jc w:val="center"/>
            <w:rPr>
              <w:rFonts w:ascii="Arial" w:hAnsi="Arial" w:cs="Arial"/>
              <w:noProof/>
              <w:sz w:val="24"/>
              <w:lang w:val="en-IE" w:eastAsia="en-IE"/>
            </w:rPr>
          </w:pPr>
          <w:r w:rsidRPr="00765F28">
            <w:rPr>
              <w:rFonts w:ascii="Arial" w:hAnsi="Arial" w:cs="Arial"/>
              <w:noProof/>
              <w:sz w:val="24"/>
              <w:lang w:val="en-IE" w:eastAsia="en-IE"/>
            </w:rPr>
            <w:t xml:space="preserve">SAP Version No.: </w:t>
          </w:r>
          <w:r w:rsidR="0014073D" w:rsidRPr="0014073D">
            <w:rPr>
              <w:rFonts w:ascii="Arial" w:hAnsi="Arial" w:cs="Arial"/>
              <w:noProof/>
              <w:sz w:val="24"/>
              <w:lang w:val="en-IE" w:eastAsia="en-IE"/>
            </w:rPr>
            <w:t>1.</w:t>
          </w:r>
          <w:ins w:id="8109" w:author="Marmol, Dominika Klaudia" w:date="2026-06-08T14:42:00Z">
            <w:r w:rsidR="007C769F">
              <w:rPr>
                <w:rFonts w:ascii="Arial" w:hAnsi="Arial" w:cs="Arial"/>
                <w:noProof/>
                <w:sz w:val="24"/>
                <w:lang w:val="en-IE" w:eastAsia="en-IE"/>
              </w:rPr>
              <w:t>1</w:t>
            </w:r>
          </w:ins>
          <w:del w:id="8110" w:author="Marmol, Dominika Klaudia" w:date="2026-06-08T14:42:00Z">
            <w:r w:rsidR="0014073D" w:rsidRPr="0014073D">
              <w:rPr>
                <w:rFonts w:ascii="Arial" w:hAnsi="Arial" w:cs="Arial"/>
                <w:noProof/>
                <w:sz w:val="24"/>
                <w:lang w:val="en-IE" w:eastAsia="en-IE"/>
              </w:rPr>
              <w:delText>0</w:delText>
            </w:r>
          </w:del>
        </w:p>
        <w:p w14:paraId="78155484" w14:textId="79FCFE95" w:rsidR="008448BE" w:rsidRPr="00765F28" w:rsidRDefault="00E27C57" w:rsidP="00BB33E2">
          <w:pPr>
            <w:spacing w:before="60" w:after="60"/>
            <w:jc w:val="center"/>
            <w:rPr>
              <w:rFonts w:ascii="Arial" w:hAnsi="Arial" w:cs="Arial"/>
              <w:noProof/>
              <w:sz w:val="24"/>
              <w:lang w:val="en-IE" w:eastAsia="en-IE"/>
            </w:rPr>
          </w:pPr>
          <w:r w:rsidRPr="0014073D">
            <w:rPr>
              <w:rFonts w:ascii="Arial" w:hAnsi="Arial" w:cs="Arial"/>
              <w:noProof/>
              <w:sz w:val="24"/>
              <w:lang w:val="en-IE" w:eastAsia="en-IE"/>
            </w:rPr>
            <w:t xml:space="preserve">Date: </w:t>
          </w:r>
          <w:ins w:id="8111" w:author="Marmol, Dominika Klaudia" w:date="2026-06-11T08:40:00Z">
            <w:r w:rsidR="00EE67C0">
              <w:rPr>
                <w:rFonts w:ascii="Arial" w:hAnsi="Arial" w:cs="Arial"/>
                <w:noProof/>
                <w:sz w:val="24"/>
                <w:lang w:val="en-IE" w:eastAsia="en-IE"/>
              </w:rPr>
              <w:t>11</w:t>
            </w:r>
          </w:ins>
          <w:del w:id="8112" w:author="Marmol, Dominika Klaudia" w:date="2026-06-08T14:42:00Z">
            <w:r w:rsidR="0098661D">
              <w:rPr>
                <w:rFonts w:ascii="Arial" w:hAnsi="Arial" w:cs="Arial"/>
                <w:noProof/>
                <w:sz w:val="24"/>
                <w:lang w:val="en-IE" w:eastAsia="en-IE"/>
              </w:rPr>
              <w:delText>1</w:delText>
            </w:r>
            <w:r w:rsidR="0014073D" w:rsidRPr="0014073D">
              <w:rPr>
                <w:rFonts w:ascii="Arial" w:hAnsi="Arial" w:cs="Arial"/>
                <w:noProof/>
                <w:sz w:val="24"/>
                <w:lang w:val="en-IE" w:eastAsia="en-IE"/>
              </w:rPr>
              <w:delText>9</w:delText>
            </w:r>
          </w:del>
          <w:r w:rsidR="0014073D">
            <w:rPr>
              <w:rFonts w:ascii="Arial" w:hAnsi="Arial" w:cs="Arial"/>
              <w:noProof/>
              <w:sz w:val="24"/>
              <w:lang w:val="en-IE" w:eastAsia="en-IE"/>
            </w:rPr>
            <w:t xml:space="preserve"> </w:t>
          </w:r>
          <w:del w:id="8113" w:author="Marmol, Dominika Klaudia" w:date="2026-06-08T14:42:00Z">
            <w:r w:rsidR="0098661D">
              <w:rPr>
                <w:rFonts w:ascii="Arial" w:hAnsi="Arial" w:cs="Arial"/>
                <w:noProof/>
                <w:sz w:val="24"/>
                <w:lang w:val="en-IE" w:eastAsia="en-IE"/>
              </w:rPr>
              <w:delText>FEB</w:delText>
            </w:r>
            <w:r w:rsidR="0014073D">
              <w:rPr>
                <w:rFonts w:ascii="Arial" w:hAnsi="Arial" w:cs="Arial"/>
                <w:noProof/>
                <w:sz w:val="24"/>
                <w:lang w:val="en-IE" w:eastAsia="en-IE"/>
              </w:rPr>
              <w:delText xml:space="preserve"> </w:delText>
            </w:r>
          </w:del>
          <w:ins w:id="8114" w:author="Marmol, Dominika Klaudia" w:date="2026-06-08T14:42:00Z">
            <w:r w:rsidR="007C769F">
              <w:rPr>
                <w:rFonts w:ascii="Arial" w:hAnsi="Arial" w:cs="Arial"/>
                <w:noProof/>
                <w:sz w:val="24"/>
                <w:lang w:val="en-IE" w:eastAsia="en-IE"/>
              </w:rPr>
              <w:t xml:space="preserve">JUN </w:t>
            </w:r>
          </w:ins>
          <w:r w:rsidR="0014073D">
            <w:rPr>
              <w:rFonts w:ascii="Arial" w:hAnsi="Arial" w:cs="Arial"/>
              <w:noProof/>
              <w:sz w:val="24"/>
              <w:lang w:val="en-IE" w:eastAsia="en-IE"/>
            </w:rPr>
            <w:t>202</w:t>
          </w:r>
          <w:ins w:id="8115" w:author="Marmol, Dominika Klaudia" w:date="2026-06-08T14:43:00Z">
            <w:r w:rsidR="007C769F">
              <w:rPr>
                <w:rFonts w:ascii="Arial" w:hAnsi="Arial" w:cs="Arial"/>
                <w:noProof/>
                <w:sz w:val="24"/>
                <w:lang w:val="en-IE" w:eastAsia="en-IE"/>
              </w:rPr>
              <w:t>6</w:t>
            </w:r>
          </w:ins>
          <w:del w:id="8116" w:author="Marmol, Dominika Klaudia" w:date="2026-06-08T14:43:00Z">
            <w:r w:rsidR="0014073D">
              <w:rPr>
                <w:rFonts w:ascii="Arial" w:hAnsi="Arial" w:cs="Arial"/>
                <w:noProof/>
                <w:sz w:val="24"/>
                <w:lang w:val="en-IE" w:eastAsia="en-IE"/>
              </w:rPr>
              <w:delText>5</w:delText>
            </w:r>
          </w:del>
        </w:p>
      </w:tc>
    </w:tr>
  </w:tbl>
  <w:p w14:paraId="06299AF8" w14:textId="77777777" w:rsidR="008448BE" w:rsidRPr="00BB33E2" w:rsidRDefault="008448BE" w:rsidP="00BB3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60678F8"/>
    <w:lvl w:ilvl="0">
      <w:start w:val="1"/>
      <w:numFmt w:val="decimal"/>
      <w:pStyle w:val="ListNumber5"/>
      <w:lvlText w:val="%1."/>
      <w:lvlJc w:val="left"/>
      <w:pPr>
        <w:tabs>
          <w:tab w:val="num" w:pos="1800"/>
        </w:tabs>
        <w:ind w:left="1800" w:hanging="360"/>
      </w:pPr>
    </w:lvl>
  </w:abstractNum>
  <w:abstractNum w:abstractNumId="1" w15:restartNumberingAfterBreak="0">
    <w:nsid w:val="FFFFFF80"/>
    <w:multiLevelType w:val="singleLevel"/>
    <w:tmpl w:val="777AE674"/>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10300DF"/>
    <w:multiLevelType w:val="singleLevel"/>
    <w:tmpl w:val="DDF812FA"/>
    <w:lvl w:ilvl="0">
      <w:start w:val="1"/>
      <w:numFmt w:val="lowerLetter"/>
      <w:pStyle w:val="ListLetter3"/>
      <w:lvlText w:val="%1."/>
      <w:lvlJc w:val="left"/>
      <w:pPr>
        <w:tabs>
          <w:tab w:val="num" w:pos="1080"/>
        </w:tabs>
        <w:ind w:left="1080" w:hanging="360"/>
      </w:pPr>
      <w:rPr>
        <w:rFonts w:ascii="Times New Roman" w:hAnsi="Times New Roman" w:cs="Times New Roman"/>
        <w:b w:val="0"/>
        <w:bCs w:val="0"/>
        <w:i w:val="0"/>
        <w:iCs w:val="0"/>
        <w:caps w:val="0"/>
        <w:sz w:val="22"/>
        <w:szCs w:val="24"/>
        <w:u w:val="none"/>
        <w:vertAlign w:val="baseline"/>
      </w:rPr>
    </w:lvl>
  </w:abstractNum>
  <w:abstractNum w:abstractNumId="3" w15:restartNumberingAfterBreak="0">
    <w:nsid w:val="071A188C"/>
    <w:multiLevelType w:val="hybridMultilevel"/>
    <w:tmpl w:val="EB920766"/>
    <w:lvl w:ilvl="0" w:tplc="E5E881D2">
      <w:start w:val="1"/>
      <w:numFmt w:val="lowerLetter"/>
      <w:pStyle w:val="ListLetter4"/>
      <w:lvlText w:val="%1."/>
      <w:lvlJc w:val="left"/>
      <w:pPr>
        <w:ind w:left="1800" w:hanging="360"/>
      </w:pPr>
    </w:lvl>
    <w:lvl w:ilvl="1" w:tplc="D1BA587E" w:tentative="1">
      <w:start w:val="1"/>
      <w:numFmt w:val="lowerLetter"/>
      <w:lvlText w:val="%2."/>
      <w:lvlJc w:val="left"/>
      <w:pPr>
        <w:ind w:left="2520" w:hanging="360"/>
      </w:pPr>
    </w:lvl>
    <w:lvl w:ilvl="2" w:tplc="39CC8F54" w:tentative="1">
      <w:start w:val="1"/>
      <w:numFmt w:val="lowerRoman"/>
      <w:lvlText w:val="%3."/>
      <w:lvlJc w:val="right"/>
      <w:pPr>
        <w:ind w:left="3240" w:hanging="180"/>
      </w:pPr>
    </w:lvl>
    <w:lvl w:ilvl="3" w:tplc="209E9494" w:tentative="1">
      <w:start w:val="1"/>
      <w:numFmt w:val="decimal"/>
      <w:lvlText w:val="%4."/>
      <w:lvlJc w:val="left"/>
      <w:pPr>
        <w:ind w:left="3960" w:hanging="360"/>
      </w:pPr>
    </w:lvl>
    <w:lvl w:ilvl="4" w:tplc="62FE4A64" w:tentative="1">
      <w:start w:val="1"/>
      <w:numFmt w:val="lowerLetter"/>
      <w:lvlText w:val="%5."/>
      <w:lvlJc w:val="left"/>
      <w:pPr>
        <w:ind w:left="4680" w:hanging="360"/>
      </w:pPr>
    </w:lvl>
    <w:lvl w:ilvl="5" w:tplc="6C4C0F9C" w:tentative="1">
      <w:start w:val="1"/>
      <w:numFmt w:val="lowerRoman"/>
      <w:lvlText w:val="%6."/>
      <w:lvlJc w:val="right"/>
      <w:pPr>
        <w:ind w:left="5400" w:hanging="180"/>
      </w:pPr>
    </w:lvl>
    <w:lvl w:ilvl="6" w:tplc="59A22594" w:tentative="1">
      <w:start w:val="1"/>
      <w:numFmt w:val="decimal"/>
      <w:lvlText w:val="%7."/>
      <w:lvlJc w:val="left"/>
      <w:pPr>
        <w:ind w:left="6120" w:hanging="360"/>
      </w:pPr>
    </w:lvl>
    <w:lvl w:ilvl="7" w:tplc="F04AE204" w:tentative="1">
      <w:start w:val="1"/>
      <w:numFmt w:val="lowerLetter"/>
      <w:lvlText w:val="%8."/>
      <w:lvlJc w:val="left"/>
      <w:pPr>
        <w:ind w:left="6840" w:hanging="360"/>
      </w:pPr>
    </w:lvl>
    <w:lvl w:ilvl="8" w:tplc="6408DC98" w:tentative="1">
      <w:start w:val="1"/>
      <w:numFmt w:val="lowerRoman"/>
      <w:lvlText w:val="%9."/>
      <w:lvlJc w:val="right"/>
      <w:pPr>
        <w:ind w:left="7560" w:hanging="180"/>
      </w:pPr>
    </w:lvl>
  </w:abstractNum>
  <w:abstractNum w:abstractNumId="4" w15:restartNumberingAfterBreak="0">
    <w:nsid w:val="0CA70CE5"/>
    <w:multiLevelType w:val="multilevel"/>
    <w:tmpl w:val="3322F334"/>
    <w:styleLink w:val="UCBBullets"/>
    <w:lvl w:ilvl="0">
      <w:start w:val="1"/>
      <w:numFmt w:val="bullet"/>
      <w:pStyle w:val="C-Bullet"/>
      <w:lvlText w:val=""/>
      <w:lvlJc w:val="left"/>
      <w:pPr>
        <w:tabs>
          <w:tab w:val="num" w:pos="360"/>
        </w:tabs>
        <w:ind w:left="360" w:hanging="360"/>
      </w:pPr>
      <w:rPr>
        <w:rFonts w:ascii="Symbol" w:hAnsi="Symbol" w:hint="default"/>
        <w:sz w:val="24"/>
      </w:rPr>
    </w:lvl>
    <w:lvl w:ilvl="1">
      <w:start w:val="1"/>
      <w:numFmt w:val="bullet"/>
      <w:pStyle w:val="C-BulletIndented"/>
      <w:lvlText w:val=""/>
      <w:lvlJc w:val="left"/>
      <w:pPr>
        <w:tabs>
          <w:tab w:val="num" w:pos="720"/>
        </w:tabs>
        <w:ind w:left="720" w:hanging="360"/>
      </w:pPr>
      <w:rPr>
        <w:rFonts w:ascii="Symbol" w:hAnsi="Symbol" w:hint="default"/>
      </w:rPr>
    </w:lvl>
    <w:lvl w:ilvl="2">
      <w:start w:val="1"/>
      <w:numFmt w:val="bullet"/>
      <w:pStyle w:val="C-BulletIndented2"/>
      <w:lvlText w:val="◦"/>
      <w:lvlJc w:val="left"/>
      <w:pPr>
        <w:tabs>
          <w:tab w:val="num" w:pos="1080"/>
        </w:tabs>
        <w:ind w:left="1080" w:hanging="360"/>
      </w:pPr>
      <w:rPr>
        <w:rFonts w:ascii="Times New Roman" w:hAnsi="Times New Roman" w:cs="Times New Roman"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EC671FF"/>
    <w:multiLevelType w:val="hybridMultilevel"/>
    <w:tmpl w:val="3BE8C27E"/>
    <w:lvl w:ilvl="0" w:tplc="B2C82FEC">
      <w:start w:val="1"/>
      <w:numFmt w:val="bullet"/>
      <w:lvlText w:val=""/>
      <w:lvlJc w:val="left"/>
      <w:pPr>
        <w:ind w:left="720" w:hanging="360"/>
      </w:pPr>
      <w:rPr>
        <w:rFonts w:ascii="Symbol" w:hAnsi="Symbol" w:hint="default"/>
      </w:rPr>
    </w:lvl>
    <w:lvl w:ilvl="1" w:tplc="ED4E8D30" w:tentative="1">
      <w:start w:val="1"/>
      <w:numFmt w:val="bullet"/>
      <w:lvlText w:val="o"/>
      <w:lvlJc w:val="left"/>
      <w:pPr>
        <w:ind w:left="1440" w:hanging="360"/>
      </w:pPr>
      <w:rPr>
        <w:rFonts w:ascii="Courier New" w:hAnsi="Courier New" w:cs="Courier New" w:hint="default"/>
      </w:rPr>
    </w:lvl>
    <w:lvl w:ilvl="2" w:tplc="05E8E80E" w:tentative="1">
      <w:start w:val="1"/>
      <w:numFmt w:val="bullet"/>
      <w:lvlText w:val=""/>
      <w:lvlJc w:val="left"/>
      <w:pPr>
        <w:ind w:left="2160" w:hanging="360"/>
      </w:pPr>
      <w:rPr>
        <w:rFonts w:ascii="Wingdings" w:hAnsi="Wingdings" w:hint="default"/>
      </w:rPr>
    </w:lvl>
    <w:lvl w:ilvl="3" w:tplc="F1981482" w:tentative="1">
      <w:start w:val="1"/>
      <w:numFmt w:val="bullet"/>
      <w:lvlText w:val=""/>
      <w:lvlJc w:val="left"/>
      <w:pPr>
        <w:ind w:left="2880" w:hanging="360"/>
      </w:pPr>
      <w:rPr>
        <w:rFonts w:ascii="Symbol" w:hAnsi="Symbol" w:hint="default"/>
      </w:rPr>
    </w:lvl>
    <w:lvl w:ilvl="4" w:tplc="FF02BE80" w:tentative="1">
      <w:start w:val="1"/>
      <w:numFmt w:val="bullet"/>
      <w:lvlText w:val="o"/>
      <w:lvlJc w:val="left"/>
      <w:pPr>
        <w:ind w:left="3600" w:hanging="360"/>
      </w:pPr>
      <w:rPr>
        <w:rFonts w:ascii="Courier New" w:hAnsi="Courier New" w:cs="Courier New" w:hint="default"/>
      </w:rPr>
    </w:lvl>
    <w:lvl w:ilvl="5" w:tplc="C45EE566" w:tentative="1">
      <w:start w:val="1"/>
      <w:numFmt w:val="bullet"/>
      <w:lvlText w:val=""/>
      <w:lvlJc w:val="left"/>
      <w:pPr>
        <w:ind w:left="4320" w:hanging="360"/>
      </w:pPr>
      <w:rPr>
        <w:rFonts w:ascii="Wingdings" w:hAnsi="Wingdings" w:hint="default"/>
      </w:rPr>
    </w:lvl>
    <w:lvl w:ilvl="6" w:tplc="2ED4F838" w:tentative="1">
      <w:start w:val="1"/>
      <w:numFmt w:val="bullet"/>
      <w:lvlText w:val=""/>
      <w:lvlJc w:val="left"/>
      <w:pPr>
        <w:ind w:left="5040" w:hanging="360"/>
      </w:pPr>
      <w:rPr>
        <w:rFonts w:ascii="Symbol" w:hAnsi="Symbol" w:hint="default"/>
      </w:rPr>
    </w:lvl>
    <w:lvl w:ilvl="7" w:tplc="23A4CFEC" w:tentative="1">
      <w:start w:val="1"/>
      <w:numFmt w:val="bullet"/>
      <w:lvlText w:val="o"/>
      <w:lvlJc w:val="left"/>
      <w:pPr>
        <w:ind w:left="5760" w:hanging="360"/>
      </w:pPr>
      <w:rPr>
        <w:rFonts w:ascii="Courier New" w:hAnsi="Courier New" w:cs="Courier New" w:hint="default"/>
      </w:rPr>
    </w:lvl>
    <w:lvl w:ilvl="8" w:tplc="4DC865A4" w:tentative="1">
      <w:start w:val="1"/>
      <w:numFmt w:val="bullet"/>
      <w:lvlText w:val=""/>
      <w:lvlJc w:val="left"/>
      <w:pPr>
        <w:ind w:left="6480" w:hanging="360"/>
      </w:pPr>
      <w:rPr>
        <w:rFonts w:ascii="Wingdings" w:hAnsi="Wingdings" w:hint="default"/>
      </w:rPr>
    </w:lvl>
  </w:abstractNum>
  <w:abstractNum w:abstractNumId="6" w15:restartNumberingAfterBreak="0">
    <w:nsid w:val="0F270ABE"/>
    <w:multiLevelType w:val="hybridMultilevel"/>
    <w:tmpl w:val="85DCF06A"/>
    <w:lvl w:ilvl="0" w:tplc="9A18FB08">
      <w:start w:val="1"/>
      <w:numFmt w:val="bullet"/>
      <w:lvlText w:val=""/>
      <w:lvlJc w:val="left"/>
      <w:pPr>
        <w:ind w:left="720" w:hanging="360"/>
      </w:pPr>
      <w:rPr>
        <w:rFonts w:ascii="Symbol" w:hAnsi="Symbol" w:hint="default"/>
      </w:rPr>
    </w:lvl>
    <w:lvl w:ilvl="1" w:tplc="16285016" w:tentative="1">
      <w:start w:val="1"/>
      <w:numFmt w:val="bullet"/>
      <w:lvlText w:val="o"/>
      <w:lvlJc w:val="left"/>
      <w:pPr>
        <w:ind w:left="1440" w:hanging="360"/>
      </w:pPr>
      <w:rPr>
        <w:rFonts w:ascii="Courier New" w:hAnsi="Courier New" w:cs="Courier New" w:hint="default"/>
      </w:rPr>
    </w:lvl>
    <w:lvl w:ilvl="2" w:tplc="D9647B02" w:tentative="1">
      <w:start w:val="1"/>
      <w:numFmt w:val="bullet"/>
      <w:lvlText w:val=""/>
      <w:lvlJc w:val="left"/>
      <w:pPr>
        <w:ind w:left="2160" w:hanging="360"/>
      </w:pPr>
      <w:rPr>
        <w:rFonts w:ascii="Wingdings" w:hAnsi="Wingdings" w:hint="default"/>
      </w:rPr>
    </w:lvl>
    <w:lvl w:ilvl="3" w:tplc="67E0941A" w:tentative="1">
      <w:start w:val="1"/>
      <w:numFmt w:val="bullet"/>
      <w:lvlText w:val=""/>
      <w:lvlJc w:val="left"/>
      <w:pPr>
        <w:ind w:left="2880" w:hanging="360"/>
      </w:pPr>
      <w:rPr>
        <w:rFonts w:ascii="Symbol" w:hAnsi="Symbol" w:hint="default"/>
      </w:rPr>
    </w:lvl>
    <w:lvl w:ilvl="4" w:tplc="17A20CC8" w:tentative="1">
      <w:start w:val="1"/>
      <w:numFmt w:val="bullet"/>
      <w:lvlText w:val="o"/>
      <w:lvlJc w:val="left"/>
      <w:pPr>
        <w:ind w:left="3600" w:hanging="360"/>
      </w:pPr>
      <w:rPr>
        <w:rFonts w:ascii="Courier New" w:hAnsi="Courier New" w:cs="Courier New" w:hint="default"/>
      </w:rPr>
    </w:lvl>
    <w:lvl w:ilvl="5" w:tplc="D7C68908" w:tentative="1">
      <w:start w:val="1"/>
      <w:numFmt w:val="bullet"/>
      <w:lvlText w:val=""/>
      <w:lvlJc w:val="left"/>
      <w:pPr>
        <w:ind w:left="4320" w:hanging="360"/>
      </w:pPr>
      <w:rPr>
        <w:rFonts w:ascii="Wingdings" w:hAnsi="Wingdings" w:hint="default"/>
      </w:rPr>
    </w:lvl>
    <w:lvl w:ilvl="6" w:tplc="6F56C708" w:tentative="1">
      <w:start w:val="1"/>
      <w:numFmt w:val="bullet"/>
      <w:lvlText w:val=""/>
      <w:lvlJc w:val="left"/>
      <w:pPr>
        <w:ind w:left="5040" w:hanging="360"/>
      </w:pPr>
      <w:rPr>
        <w:rFonts w:ascii="Symbol" w:hAnsi="Symbol" w:hint="default"/>
      </w:rPr>
    </w:lvl>
    <w:lvl w:ilvl="7" w:tplc="F15E4C9E" w:tentative="1">
      <w:start w:val="1"/>
      <w:numFmt w:val="bullet"/>
      <w:lvlText w:val="o"/>
      <w:lvlJc w:val="left"/>
      <w:pPr>
        <w:ind w:left="5760" w:hanging="360"/>
      </w:pPr>
      <w:rPr>
        <w:rFonts w:ascii="Courier New" w:hAnsi="Courier New" w:cs="Courier New" w:hint="default"/>
      </w:rPr>
    </w:lvl>
    <w:lvl w:ilvl="8" w:tplc="BCE6399E" w:tentative="1">
      <w:start w:val="1"/>
      <w:numFmt w:val="bullet"/>
      <w:lvlText w:val=""/>
      <w:lvlJc w:val="left"/>
      <w:pPr>
        <w:ind w:left="6480" w:hanging="360"/>
      </w:pPr>
      <w:rPr>
        <w:rFonts w:ascii="Wingdings" w:hAnsi="Wingdings" w:hint="default"/>
      </w:rPr>
    </w:lvl>
  </w:abstractNum>
  <w:abstractNum w:abstractNumId="7" w15:restartNumberingAfterBreak="0">
    <w:nsid w:val="12893E44"/>
    <w:multiLevelType w:val="hybridMultilevel"/>
    <w:tmpl w:val="26CCC450"/>
    <w:lvl w:ilvl="0" w:tplc="8E528D20">
      <w:start w:val="1"/>
      <w:numFmt w:val="bullet"/>
      <w:lvlText w:val=""/>
      <w:lvlJc w:val="left"/>
      <w:pPr>
        <w:ind w:left="720" w:hanging="360"/>
      </w:pPr>
      <w:rPr>
        <w:rFonts w:ascii="Symbol" w:hAnsi="Symbol" w:hint="default"/>
      </w:rPr>
    </w:lvl>
    <w:lvl w:ilvl="1" w:tplc="A9803194" w:tentative="1">
      <w:start w:val="1"/>
      <w:numFmt w:val="bullet"/>
      <w:lvlText w:val="o"/>
      <w:lvlJc w:val="left"/>
      <w:pPr>
        <w:ind w:left="1440" w:hanging="360"/>
      </w:pPr>
      <w:rPr>
        <w:rFonts w:ascii="Courier New" w:hAnsi="Courier New" w:cs="Courier New" w:hint="default"/>
      </w:rPr>
    </w:lvl>
    <w:lvl w:ilvl="2" w:tplc="74DA4D2A" w:tentative="1">
      <w:start w:val="1"/>
      <w:numFmt w:val="bullet"/>
      <w:lvlText w:val=""/>
      <w:lvlJc w:val="left"/>
      <w:pPr>
        <w:ind w:left="2160" w:hanging="360"/>
      </w:pPr>
      <w:rPr>
        <w:rFonts w:ascii="Wingdings" w:hAnsi="Wingdings" w:hint="default"/>
      </w:rPr>
    </w:lvl>
    <w:lvl w:ilvl="3" w:tplc="AB1004AA" w:tentative="1">
      <w:start w:val="1"/>
      <w:numFmt w:val="bullet"/>
      <w:lvlText w:val=""/>
      <w:lvlJc w:val="left"/>
      <w:pPr>
        <w:ind w:left="2880" w:hanging="360"/>
      </w:pPr>
      <w:rPr>
        <w:rFonts w:ascii="Symbol" w:hAnsi="Symbol" w:hint="default"/>
      </w:rPr>
    </w:lvl>
    <w:lvl w:ilvl="4" w:tplc="2B746ABC" w:tentative="1">
      <w:start w:val="1"/>
      <w:numFmt w:val="bullet"/>
      <w:lvlText w:val="o"/>
      <w:lvlJc w:val="left"/>
      <w:pPr>
        <w:ind w:left="3600" w:hanging="360"/>
      </w:pPr>
      <w:rPr>
        <w:rFonts w:ascii="Courier New" w:hAnsi="Courier New" w:cs="Courier New" w:hint="default"/>
      </w:rPr>
    </w:lvl>
    <w:lvl w:ilvl="5" w:tplc="0D9A0BEC" w:tentative="1">
      <w:start w:val="1"/>
      <w:numFmt w:val="bullet"/>
      <w:lvlText w:val=""/>
      <w:lvlJc w:val="left"/>
      <w:pPr>
        <w:ind w:left="4320" w:hanging="360"/>
      </w:pPr>
      <w:rPr>
        <w:rFonts w:ascii="Wingdings" w:hAnsi="Wingdings" w:hint="default"/>
      </w:rPr>
    </w:lvl>
    <w:lvl w:ilvl="6" w:tplc="C3D8BA8E" w:tentative="1">
      <w:start w:val="1"/>
      <w:numFmt w:val="bullet"/>
      <w:lvlText w:val=""/>
      <w:lvlJc w:val="left"/>
      <w:pPr>
        <w:ind w:left="5040" w:hanging="360"/>
      </w:pPr>
      <w:rPr>
        <w:rFonts w:ascii="Symbol" w:hAnsi="Symbol" w:hint="default"/>
      </w:rPr>
    </w:lvl>
    <w:lvl w:ilvl="7" w:tplc="8602882A" w:tentative="1">
      <w:start w:val="1"/>
      <w:numFmt w:val="bullet"/>
      <w:lvlText w:val="o"/>
      <w:lvlJc w:val="left"/>
      <w:pPr>
        <w:ind w:left="5760" w:hanging="360"/>
      </w:pPr>
      <w:rPr>
        <w:rFonts w:ascii="Courier New" w:hAnsi="Courier New" w:cs="Courier New" w:hint="default"/>
      </w:rPr>
    </w:lvl>
    <w:lvl w:ilvl="8" w:tplc="3BC2E62E" w:tentative="1">
      <w:start w:val="1"/>
      <w:numFmt w:val="bullet"/>
      <w:lvlText w:val=""/>
      <w:lvlJc w:val="left"/>
      <w:pPr>
        <w:ind w:left="6480" w:hanging="360"/>
      </w:pPr>
      <w:rPr>
        <w:rFonts w:ascii="Wingdings" w:hAnsi="Wingdings" w:hint="default"/>
      </w:rPr>
    </w:lvl>
  </w:abstractNum>
  <w:abstractNum w:abstractNumId="8" w15:restartNumberingAfterBreak="0">
    <w:nsid w:val="13804D2B"/>
    <w:multiLevelType w:val="hybridMultilevel"/>
    <w:tmpl w:val="3BD6DD9A"/>
    <w:lvl w:ilvl="0" w:tplc="15ACB114">
      <w:start w:val="1"/>
      <w:numFmt w:val="bullet"/>
      <w:lvlText w:val=""/>
      <w:lvlJc w:val="left"/>
      <w:pPr>
        <w:ind w:left="720" w:hanging="360"/>
      </w:pPr>
      <w:rPr>
        <w:rFonts w:ascii="Symbol" w:hAnsi="Symbol" w:hint="default"/>
      </w:rPr>
    </w:lvl>
    <w:lvl w:ilvl="1" w:tplc="C7AEDCD2" w:tentative="1">
      <w:start w:val="1"/>
      <w:numFmt w:val="bullet"/>
      <w:lvlText w:val="o"/>
      <w:lvlJc w:val="left"/>
      <w:pPr>
        <w:ind w:left="1440" w:hanging="360"/>
      </w:pPr>
      <w:rPr>
        <w:rFonts w:ascii="Courier New" w:hAnsi="Courier New" w:cs="Courier New" w:hint="default"/>
      </w:rPr>
    </w:lvl>
    <w:lvl w:ilvl="2" w:tplc="267E0C22" w:tentative="1">
      <w:start w:val="1"/>
      <w:numFmt w:val="bullet"/>
      <w:lvlText w:val=""/>
      <w:lvlJc w:val="left"/>
      <w:pPr>
        <w:ind w:left="2160" w:hanging="360"/>
      </w:pPr>
      <w:rPr>
        <w:rFonts w:ascii="Wingdings" w:hAnsi="Wingdings" w:hint="default"/>
      </w:rPr>
    </w:lvl>
    <w:lvl w:ilvl="3" w:tplc="B26AFAF6" w:tentative="1">
      <w:start w:val="1"/>
      <w:numFmt w:val="bullet"/>
      <w:lvlText w:val=""/>
      <w:lvlJc w:val="left"/>
      <w:pPr>
        <w:ind w:left="2880" w:hanging="360"/>
      </w:pPr>
      <w:rPr>
        <w:rFonts w:ascii="Symbol" w:hAnsi="Symbol" w:hint="default"/>
      </w:rPr>
    </w:lvl>
    <w:lvl w:ilvl="4" w:tplc="666A8EC8" w:tentative="1">
      <w:start w:val="1"/>
      <w:numFmt w:val="bullet"/>
      <w:lvlText w:val="o"/>
      <w:lvlJc w:val="left"/>
      <w:pPr>
        <w:ind w:left="3600" w:hanging="360"/>
      </w:pPr>
      <w:rPr>
        <w:rFonts w:ascii="Courier New" w:hAnsi="Courier New" w:cs="Courier New" w:hint="default"/>
      </w:rPr>
    </w:lvl>
    <w:lvl w:ilvl="5" w:tplc="F2262BAE" w:tentative="1">
      <w:start w:val="1"/>
      <w:numFmt w:val="bullet"/>
      <w:lvlText w:val=""/>
      <w:lvlJc w:val="left"/>
      <w:pPr>
        <w:ind w:left="4320" w:hanging="360"/>
      </w:pPr>
      <w:rPr>
        <w:rFonts w:ascii="Wingdings" w:hAnsi="Wingdings" w:hint="default"/>
      </w:rPr>
    </w:lvl>
    <w:lvl w:ilvl="6" w:tplc="F68ABF58" w:tentative="1">
      <w:start w:val="1"/>
      <w:numFmt w:val="bullet"/>
      <w:lvlText w:val=""/>
      <w:lvlJc w:val="left"/>
      <w:pPr>
        <w:ind w:left="5040" w:hanging="360"/>
      </w:pPr>
      <w:rPr>
        <w:rFonts w:ascii="Symbol" w:hAnsi="Symbol" w:hint="default"/>
      </w:rPr>
    </w:lvl>
    <w:lvl w:ilvl="7" w:tplc="16A0606A" w:tentative="1">
      <w:start w:val="1"/>
      <w:numFmt w:val="bullet"/>
      <w:lvlText w:val="o"/>
      <w:lvlJc w:val="left"/>
      <w:pPr>
        <w:ind w:left="5760" w:hanging="360"/>
      </w:pPr>
      <w:rPr>
        <w:rFonts w:ascii="Courier New" w:hAnsi="Courier New" w:cs="Courier New" w:hint="default"/>
      </w:rPr>
    </w:lvl>
    <w:lvl w:ilvl="8" w:tplc="2124C100" w:tentative="1">
      <w:start w:val="1"/>
      <w:numFmt w:val="bullet"/>
      <w:lvlText w:val=""/>
      <w:lvlJc w:val="left"/>
      <w:pPr>
        <w:ind w:left="6480" w:hanging="360"/>
      </w:pPr>
      <w:rPr>
        <w:rFonts w:ascii="Wingdings" w:hAnsi="Wingdings" w:hint="default"/>
      </w:rPr>
    </w:lvl>
  </w:abstractNum>
  <w:abstractNum w:abstractNumId="9" w15:restartNumberingAfterBreak="0">
    <w:nsid w:val="15B909BE"/>
    <w:multiLevelType w:val="hybridMultilevel"/>
    <w:tmpl w:val="110A18BE"/>
    <w:lvl w:ilvl="0" w:tplc="FC0E4954">
      <w:start w:val="1"/>
      <w:numFmt w:val="bullet"/>
      <w:pStyle w:val="ListDash"/>
      <w:lvlText w:val="–"/>
      <w:lvlJc w:val="left"/>
      <w:pPr>
        <w:tabs>
          <w:tab w:val="num" w:pos="432"/>
        </w:tabs>
        <w:ind w:left="432" w:hanging="432"/>
      </w:pPr>
      <w:rPr>
        <w:rFonts w:ascii="Times New Roman" w:hAnsi="Times New Roman" w:cs="Times New Roman" w:hint="default"/>
        <w:b/>
        <w:i w:val="0"/>
      </w:rPr>
    </w:lvl>
    <w:lvl w:ilvl="1" w:tplc="99724D18" w:tentative="1">
      <w:start w:val="1"/>
      <w:numFmt w:val="bullet"/>
      <w:lvlText w:val="o"/>
      <w:lvlJc w:val="left"/>
      <w:pPr>
        <w:tabs>
          <w:tab w:val="num" w:pos="1440"/>
        </w:tabs>
        <w:ind w:left="1440" w:hanging="360"/>
      </w:pPr>
      <w:rPr>
        <w:rFonts w:ascii="Courier New" w:hAnsi="Courier New" w:cs="Courier New" w:hint="default"/>
      </w:rPr>
    </w:lvl>
    <w:lvl w:ilvl="2" w:tplc="E4263FAC" w:tentative="1">
      <w:start w:val="1"/>
      <w:numFmt w:val="bullet"/>
      <w:lvlText w:val=""/>
      <w:lvlJc w:val="left"/>
      <w:pPr>
        <w:tabs>
          <w:tab w:val="num" w:pos="2160"/>
        </w:tabs>
        <w:ind w:left="2160" w:hanging="360"/>
      </w:pPr>
      <w:rPr>
        <w:rFonts w:ascii="Wingdings" w:hAnsi="Wingdings" w:hint="default"/>
      </w:rPr>
    </w:lvl>
    <w:lvl w:ilvl="3" w:tplc="27AC5F86" w:tentative="1">
      <w:start w:val="1"/>
      <w:numFmt w:val="bullet"/>
      <w:lvlText w:val=""/>
      <w:lvlJc w:val="left"/>
      <w:pPr>
        <w:tabs>
          <w:tab w:val="num" w:pos="2880"/>
        </w:tabs>
        <w:ind w:left="2880" w:hanging="360"/>
      </w:pPr>
      <w:rPr>
        <w:rFonts w:ascii="Symbol" w:hAnsi="Symbol" w:hint="default"/>
      </w:rPr>
    </w:lvl>
    <w:lvl w:ilvl="4" w:tplc="21D67C1E" w:tentative="1">
      <w:start w:val="1"/>
      <w:numFmt w:val="bullet"/>
      <w:lvlText w:val="o"/>
      <w:lvlJc w:val="left"/>
      <w:pPr>
        <w:tabs>
          <w:tab w:val="num" w:pos="3600"/>
        </w:tabs>
        <w:ind w:left="3600" w:hanging="360"/>
      </w:pPr>
      <w:rPr>
        <w:rFonts w:ascii="Courier New" w:hAnsi="Courier New" w:cs="Courier New" w:hint="default"/>
      </w:rPr>
    </w:lvl>
    <w:lvl w:ilvl="5" w:tplc="F1C6B9BA" w:tentative="1">
      <w:start w:val="1"/>
      <w:numFmt w:val="bullet"/>
      <w:lvlText w:val=""/>
      <w:lvlJc w:val="left"/>
      <w:pPr>
        <w:tabs>
          <w:tab w:val="num" w:pos="4320"/>
        </w:tabs>
        <w:ind w:left="4320" w:hanging="360"/>
      </w:pPr>
      <w:rPr>
        <w:rFonts w:ascii="Wingdings" w:hAnsi="Wingdings" w:hint="default"/>
      </w:rPr>
    </w:lvl>
    <w:lvl w:ilvl="6" w:tplc="C1185218" w:tentative="1">
      <w:start w:val="1"/>
      <w:numFmt w:val="bullet"/>
      <w:lvlText w:val=""/>
      <w:lvlJc w:val="left"/>
      <w:pPr>
        <w:tabs>
          <w:tab w:val="num" w:pos="5040"/>
        </w:tabs>
        <w:ind w:left="5040" w:hanging="360"/>
      </w:pPr>
      <w:rPr>
        <w:rFonts w:ascii="Symbol" w:hAnsi="Symbol" w:hint="default"/>
      </w:rPr>
    </w:lvl>
    <w:lvl w:ilvl="7" w:tplc="F2F6804A" w:tentative="1">
      <w:start w:val="1"/>
      <w:numFmt w:val="bullet"/>
      <w:lvlText w:val="o"/>
      <w:lvlJc w:val="left"/>
      <w:pPr>
        <w:tabs>
          <w:tab w:val="num" w:pos="5760"/>
        </w:tabs>
        <w:ind w:left="5760" w:hanging="360"/>
      </w:pPr>
      <w:rPr>
        <w:rFonts w:ascii="Courier New" w:hAnsi="Courier New" w:cs="Courier New" w:hint="default"/>
      </w:rPr>
    </w:lvl>
    <w:lvl w:ilvl="8" w:tplc="37504584"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7E149BB"/>
    <w:multiLevelType w:val="hybridMultilevel"/>
    <w:tmpl w:val="A31AA790"/>
    <w:lvl w:ilvl="0" w:tplc="40AA1B80">
      <w:start w:val="1"/>
      <w:numFmt w:val="decimal"/>
      <w:pStyle w:val="TableFootnoteNumbered"/>
      <w:lvlText w:val="%1"/>
      <w:lvlJc w:val="left"/>
      <w:pPr>
        <w:ind w:left="720" w:hanging="360"/>
      </w:pPr>
      <w:rPr>
        <w:rFonts w:ascii="Times New Roman" w:hAnsi="Times New Roman" w:cs="Times New Roman" w:hint="default"/>
        <w:b w:val="0"/>
        <w:bCs w:val="0"/>
        <w:i w:val="0"/>
        <w:iCs w:val="0"/>
        <w:caps w:val="0"/>
        <w:sz w:val="20"/>
        <w:szCs w:val="20"/>
        <w:u w:val="none"/>
        <w:vertAlign w:val="superscript"/>
      </w:rPr>
    </w:lvl>
    <w:lvl w:ilvl="1" w:tplc="6734B25A" w:tentative="1">
      <w:start w:val="1"/>
      <w:numFmt w:val="lowerLetter"/>
      <w:lvlText w:val="%2."/>
      <w:lvlJc w:val="left"/>
      <w:pPr>
        <w:ind w:left="1440" w:hanging="360"/>
      </w:pPr>
    </w:lvl>
    <w:lvl w:ilvl="2" w:tplc="9C8A028C" w:tentative="1">
      <w:start w:val="1"/>
      <w:numFmt w:val="lowerRoman"/>
      <w:lvlText w:val="%3."/>
      <w:lvlJc w:val="right"/>
      <w:pPr>
        <w:ind w:left="2160" w:hanging="180"/>
      </w:pPr>
    </w:lvl>
    <w:lvl w:ilvl="3" w:tplc="094E5500" w:tentative="1">
      <w:start w:val="1"/>
      <w:numFmt w:val="decimal"/>
      <w:lvlText w:val="%4."/>
      <w:lvlJc w:val="left"/>
      <w:pPr>
        <w:ind w:left="2880" w:hanging="360"/>
      </w:pPr>
    </w:lvl>
    <w:lvl w:ilvl="4" w:tplc="36B655CA" w:tentative="1">
      <w:start w:val="1"/>
      <w:numFmt w:val="lowerLetter"/>
      <w:lvlText w:val="%5."/>
      <w:lvlJc w:val="left"/>
      <w:pPr>
        <w:ind w:left="3600" w:hanging="360"/>
      </w:pPr>
    </w:lvl>
    <w:lvl w:ilvl="5" w:tplc="BE8EED8A" w:tentative="1">
      <w:start w:val="1"/>
      <w:numFmt w:val="lowerRoman"/>
      <w:lvlText w:val="%6."/>
      <w:lvlJc w:val="right"/>
      <w:pPr>
        <w:ind w:left="4320" w:hanging="180"/>
      </w:pPr>
    </w:lvl>
    <w:lvl w:ilvl="6" w:tplc="66B6BD60" w:tentative="1">
      <w:start w:val="1"/>
      <w:numFmt w:val="decimal"/>
      <w:lvlText w:val="%7."/>
      <w:lvlJc w:val="left"/>
      <w:pPr>
        <w:ind w:left="5040" w:hanging="360"/>
      </w:pPr>
    </w:lvl>
    <w:lvl w:ilvl="7" w:tplc="9C0E5C8C" w:tentative="1">
      <w:start w:val="1"/>
      <w:numFmt w:val="lowerLetter"/>
      <w:lvlText w:val="%8."/>
      <w:lvlJc w:val="left"/>
      <w:pPr>
        <w:ind w:left="5760" w:hanging="360"/>
      </w:pPr>
    </w:lvl>
    <w:lvl w:ilvl="8" w:tplc="DBFE2918" w:tentative="1">
      <w:start w:val="1"/>
      <w:numFmt w:val="lowerRoman"/>
      <w:lvlText w:val="%9."/>
      <w:lvlJc w:val="right"/>
      <w:pPr>
        <w:ind w:left="6480" w:hanging="180"/>
      </w:pPr>
    </w:lvl>
  </w:abstractNum>
  <w:abstractNum w:abstractNumId="11" w15:restartNumberingAfterBreak="0">
    <w:nsid w:val="18645D50"/>
    <w:multiLevelType w:val="hybridMultilevel"/>
    <w:tmpl w:val="0128BF22"/>
    <w:lvl w:ilvl="0" w:tplc="696A649E">
      <w:start w:val="1"/>
      <w:numFmt w:val="bullet"/>
      <w:lvlText w:val=""/>
      <w:lvlJc w:val="left"/>
      <w:pPr>
        <w:ind w:left="720" w:hanging="360"/>
      </w:pPr>
      <w:rPr>
        <w:rFonts w:ascii="Symbol" w:hAnsi="Symbol" w:hint="default"/>
      </w:rPr>
    </w:lvl>
    <w:lvl w:ilvl="1" w:tplc="8A50C6B8" w:tentative="1">
      <w:start w:val="1"/>
      <w:numFmt w:val="bullet"/>
      <w:lvlText w:val="o"/>
      <w:lvlJc w:val="left"/>
      <w:pPr>
        <w:ind w:left="1440" w:hanging="360"/>
      </w:pPr>
      <w:rPr>
        <w:rFonts w:ascii="Courier New" w:hAnsi="Courier New" w:cs="Courier New" w:hint="default"/>
      </w:rPr>
    </w:lvl>
    <w:lvl w:ilvl="2" w:tplc="177417AC" w:tentative="1">
      <w:start w:val="1"/>
      <w:numFmt w:val="bullet"/>
      <w:lvlText w:val=""/>
      <w:lvlJc w:val="left"/>
      <w:pPr>
        <w:ind w:left="2160" w:hanging="360"/>
      </w:pPr>
      <w:rPr>
        <w:rFonts w:ascii="Wingdings" w:hAnsi="Wingdings" w:hint="default"/>
      </w:rPr>
    </w:lvl>
    <w:lvl w:ilvl="3" w:tplc="A9E8D7CE" w:tentative="1">
      <w:start w:val="1"/>
      <w:numFmt w:val="bullet"/>
      <w:lvlText w:val=""/>
      <w:lvlJc w:val="left"/>
      <w:pPr>
        <w:ind w:left="2880" w:hanging="360"/>
      </w:pPr>
      <w:rPr>
        <w:rFonts w:ascii="Symbol" w:hAnsi="Symbol" w:hint="default"/>
      </w:rPr>
    </w:lvl>
    <w:lvl w:ilvl="4" w:tplc="96D4AD64" w:tentative="1">
      <w:start w:val="1"/>
      <w:numFmt w:val="bullet"/>
      <w:lvlText w:val="o"/>
      <w:lvlJc w:val="left"/>
      <w:pPr>
        <w:ind w:left="3600" w:hanging="360"/>
      </w:pPr>
      <w:rPr>
        <w:rFonts w:ascii="Courier New" w:hAnsi="Courier New" w:cs="Courier New" w:hint="default"/>
      </w:rPr>
    </w:lvl>
    <w:lvl w:ilvl="5" w:tplc="5E32098C" w:tentative="1">
      <w:start w:val="1"/>
      <w:numFmt w:val="bullet"/>
      <w:lvlText w:val=""/>
      <w:lvlJc w:val="left"/>
      <w:pPr>
        <w:ind w:left="4320" w:hanging="360"/>
      </w:pPr>
      <w:rPr>
        <w:rFonts w:ascii="Wingdings" w:hAnsi="Wingdings" w:hint="default"/>
      </w:rPr>
    </w:lvl>
    <w:lvl w:ilvl="6" w:tplc="9AC4EBE4" w:tentative="1">
      <w:start w:val="1"/>
      <w:numFmt w:val="bullet"/>
      <w:lvlText w:val=""/>
      <w:lvlJc w:val="left"/>
      <w:pPr>
        <w:ind w:left="5040" w:hanging="360"/>
      </w:pPr>
      <w:rPr>
        <w:rFonts w:ascii="Symbol" w:hAnsi="Symbol" w:hint="default"/>
      </w:rPr>
    </w:lvl>
    <w:lvl w:ilvl="7" w:tplc="115673BE" w:tentative="1">
      <w:start w:val="1"/>
      <w:numFmt w:val="bullet"/>
      <w:lvlText w:val="o"/>
      <w:lvlJc w:val="left"/>
      <w:pPr>
        <w:ind w:left="5760" w:hanging="360"/>
      </w:pPr>
      <w:rPr>
        <w:rFonts w:ascii="Courier New" w:hAnsi="Courier New" w:cs="Courier New" w:hint="default"/>
      </w:rPr>
    </w:lvl>
    <w:lvl w:ilvl="8" w:tplc="DD60311A" w:tentative="1">
      <w:start w:val="1"/>
      <w:numFmt w:val="bullet"/>
      <w:lvlText w:val=""/>
      <w:lvlJc w:val="left"/>
      <w:pPr>
        <w:ind w:left="6480" w:hanging="360"/>
      </w:pPr>
      <w:rPr>
        <w:rFonts w:ascii="Wingdings" w:hAnsi="Wingdings" w:hint="default"/>
      </w:rPr>
    </w:lvl>
  </w:abstractNum>
  <w:abstractNum w:abstractNumId="12" w15:restartNumberingAfterBreak="0">
    <w:nsid w:val="1D6C6A25"/>
    <w:multiLevelType w:val="hybridMultilevel"/>
    <w:tmpl w:val="7D9AEC50"/>
    <w:lvl w:ilvl="0" w:tplc="CAB4DBB4">
      <w:start w:val="1"/>
      <w:numFmt w:val="bullet"/>
      <w:pStyle w:val="ListBulletLast"/>
      <w:lvlText w:val=""/>
      <w:lvlJc w:val="left"/>
      <w:pPr>
        <w:tabs>
          <w:tab w:val="num" w:pos="360"/>
        </w:tabs>
        <w:ind w:left="360" w:hanging="360"/>
      </w:pPr>
      <w:rPr>
        <w:rFonts w:ascii="Symbol" w:hAnsi="Symbol" w:hint="default"/>
      </w:rPr>
    </w:lvl>
    <w:lvl w:ilvl="1" w:tplc="24A4275C">
      <w:start w:val="1"/>
      <w:numFmt w:val="bullet"/>
      <w:lvlText w:val="o"/>
      <w:lvlJc w:val="left"/>
      <w:pPr>
        <w:tabs>
          <w:tab w:val="num" w:pos="1080"/>
        </w:tabs>
        <w:ind w:left="1080" w:hanging="360"/>
      </w:pPr>
      <w:rPr>
        <w:rFonts w:ascii="Courier New" w:hAnsi="Courier New" w:cs="Arial" w:hint="default"/>
      </w:rPr>
    </w:lvl>
    <w:lvl w:ilvl="2" w:tplc="56022278" w:tentative="1">
      <w:start w:val="1"/>
      <w:numFmt w:val="bullet"/>
      <w:lvlText w:val=""/>
      <w:lvlJc w:val="left"/>
      <w:pPr>
        <w:tabs>
          <w:tab w:val="num" w:pos="1800"/>
        </w:tabs>
        <w:ind w:left="1800" w:hanging="360"/>
      </w:pPr>
      <w:rPr>
        <w:rFonts w:ascii="Wingdings" w:hAnsi="Wingdings" w:hint="default"/>
      </w:rPr>
    </w:lvl>
    <w:lvl w:ilvl="3" w:tplc="BDAAB8B2" w:tentative="1">
      <w:start w:val="1"/>
      <w:numFmt w:val="bullet"/>
      <w:lvlText w:val=""/>
      <w:lvlJc w:val="left"/>
      <w:pPr>
        <w:tabs>
          <w:tab w:val="num" w:pos="2520"/>
        </w:tabs>
        <w:ind w:left="2520" w:hanging="360"/>
      </w:pPr>
      <w:rPr>
        <w:rFonts w:ascii="Symbol" w:hAnsi="Symbol" w:hint="default"/>
      </w:rPr>
    </w:lvl>
    <w:lvl w:ilvl="4" w:tplc="FD30B6E0" w:tentative="1">
      <w:start w:val="1"/>
      <w:numFmt w:val="bullet"/>
      <w:lvlText w:val="o"/>
      <w:lvlJc w:val="left"/>
      <w:pPr>
        <w:tabs>
          <w:tab w:val="num" w:pos="3240"/>
        </w:tabs>
        <w:ind w:left="3240" w:hanging="360"/>
      </w:pPr>
      <w:rPr>
        <w:rFonts w:ascii="Courier New" w:hAnsi="Courier New" w:cs="Arial" w:hint="default"/>
      </w:rPr>
    </w:lvl>
    <w:lvl w:ilvl="5" w:tplc="5A5AAB78" w:tentative="1">
      <w:start w:val="1"/>
      <w:numFmt w:val="bullet"/>
      <w:lvlText w:val=""/>
      <w:lvlJc w:val="left"/>
      <w:pPr>
        <w:tabs>
          <w:tab w:val="num" w:pos="3960"/>
        </w:tabs>
        <w:ind w:left="3960" w:hanging="360"/>
      </w:pPr>
      <w:rPr>
        <w:rFonts w:ascii="Wingdings" w:hAnsi="Wingdings" w:hint="default"/>
      </w:rPr>
    </w:lvl>
    <w:lvl w:ilvl="6" w:tplc="BACC938C" w:tentative="1">
      <w:start w:val="1"/>
      <w:numFmt w:val="bullet"/>
      <w:lvlText w:val=""/>
      <w:lvlJc w:val="left"/>
      <w:pPr>
        <w:tabs>
          <w:tab w:val="num" w:pos="4680"/>
        </w:tabs>
        <w:ind w:left="4680" w:hanging="360"/>
      </w:pPr>
      <w:rPr>
        <w:rFonts w:ascii="Symbol" w:hAnsi="Symbol" w:hint="default"/>
      </w:rPr>
    </w:lvl>
    <w:lvl w:ilvl="7" w:tplc="C480F14C" w:tentative="1">
      <w:start w:val="1"/>
      <w:numFmt w:val="bullet"/>
      <w:lvlText w:val="o"/>
      <w:lvlJc w:val="left"/>
      <w:pPr>
        <w:tabs>
          <w:tab w:val="num" w:pos="5400"/>
        </w:tabs>
        <w:ind w:left="5400" w:hanging="360"/>
      </w:pPr>
      <w:rPr>
        <w:rFonts w:ascii="Courier New" w:hAnsi="Courier New" w:cs="Arial" w:hint="default"/>
      </w:rPr>
    </w:lvl>
    <w:lvl w:ilvl="8" w:tplc="97589F5E"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F44318D"/>
    <w:multiLevelType w:val="hybridMultilevel"/>
    <w:tmpl w:val="36DA9C70"/>
    <w:lvl w:ilvl="0" w:tplc="51386A12">
      <w:start w:val="1"/>
      <w:numFmt w:val="bullet"/>
      <w:lvlText w:val=""/>
      <w:lvlJc w:val="left"/>
      <w:pPr>
        <w:ind w:left="1189" w:hanging="360"/>
      </w:pPr>
      <w:rPr>
        <w:rFonts w:ascii="Symbol" w:hAnsi="Symbol" w:hint="default"/>
      </w:rPr>
    </w:lvl>
    <w:lvl w:ilvl="1" w:tplc="BF3E697A" w:tentative="1">
      <w:start w:val="1"/>
      <w:numFmt w:val="bullet"/>
      <w:lvlText w:val="o"/>
      <w:lvlJc w:val="left"/>
      <w:pPr>
        <w:ind w:left="1909" w:hanging="360"/>
      </w:pPr>
      <w:rPr>
        <w:rFonts w:ascii="Courier New" w:hAnsi="Courier New" w:cs="Courier New" w:hint="default"/>
      </w:rPr>
    </w:lvl>
    <w:lvl w:ilvl="2" w:tplc="C3E829F0" w:tentative="1">
      <w:start w:val="1"/>
      <w:numFmt w:val="bullet"/>
      <w:lvlText w:val=""/>
      <w:lvlJc w:val="left"/>
      <w:pPr>
        <w:ind w:left="2629" w:hanging="360"/>
      </w:pPr>
      <w:rPr>
        <w:rFonts w:ascii="Wingdings" w:hAnsi="Wingdings" w:hint="default"/>
      </w:rPr>
    </w:lvl>
    <w:lvl w:ilvl="3" w:tplc="29DC33AE" w:tentative="1">
      <w:start w:val="1"/>
      <w:numFmt w:val="bullet"/>
      <w:lvlText w:val=""/>
      <w:lvlJc w:val="left"/>
      <w:pPr>
        <w:ind w:left="3349" w:hanging="360"/>
      </w:pPr>
      <w:rPr>
        <w:rFonts w:ascii="Symbol" w:hAnsi="Symbol" w:hint="default"/>
      </w:rPr>
    </w:lvl>
    <w:lvl w:ilvl="4" w:tplc="0420788E" w:tentative="1">
      <w:start w:val="1"/>
      <w:numFmt w:val="bullet"/>
      <w:lvlText w:val="o"/>
      <w:lvlJc w:val="left"/>
      <w:pPr>
        <w:ind w:left="4069" w:hanging="360"/>
      </w:pPr>
      <w:rPr>
        <w:rFonts w:ascii="Courier New" w:hAnsi="Courier New" w:cs="Courier New" w:hint="default"/>
      </w:rPr>
    </w:lvl>
    <w:lvl w:ilvl="5" w:tplc="4580AD5E" w:tentative="1">
      <w:start w:val="1"/>
      <w:numFmt w:val="bullet"/>
      <w:lvlText w:val=""/>
      <w:lvlJc w:val="left"/>
      <w:pPr>
        <w:ind w:left="4789" w:hanging="360"/>
      </w:pPr>
      <w:rPr>
        <w:rFonts w:ascii="Wingdings" w:hAnsi="Wingdings" w:hint="default"/>
      </w:rPr>
    </w:lvl>
    <w:lvl w:ilvl="6" w:tplc="70921E82" w:tentative="1">
      <w:start w:val="1"/>
      <w:numFmt w:val="bullet"/>
      <w:lvlText w:val=""/>
      <w:lvlJc w:val="left"/>
      <w:pPr>
        <w:ind w:left="5509" w:hanging="360"/>
      </w:pPr>
      <w:rPr>
        <w:rFonts w:ascii="Symbol" w:hAnsi="Symbol" w:hint="default"/>
      </w:rPr>
    </w:lvl>
    <w:lvl w:ilvl="7" w:tplc="D6BC93EA" w:tentative="1">
      <w:start w:val="1"/>
      <w:numFmt w:val="bullet"/>
      <w:lvlText w:val="o"/>
      <w:lvlJc w:val="left"/>
      <w:pPr>
        <w:ind w:left="6229" w:hanging="360"/>
      </w:pPr>
      <w:rPr>
        <w:rFonts w:ascii="Courier New" w:hAnsi="Courier New" w:cs="Courier New" w:hint="default"/>
      </w:rPr>
    </w:lvl>
    <w:lvl w:ilvl="8" w:tplc="0172AC12" w:tentative="1">
      <w:start w:val="1"/>
      <w:numFmt w:val="bullet"/>
      <w:lvlText w:val=""/>
      <w:lvlJc w:val="left"/>
      <w:pPr>
        <w:ind w:left="6949" w:hanging="360"/>
      </w:pPr>
      <w:rPr>
        <w:rFonts w:ascii="Wingdings" w:hAnsi="Wingdings" w:hint="default"/>
      </w:rPr>
    </w:lvl>
  </w:abstractNum>
  <w:abstractNum w:abstractNumId="14" w15:restartNumberingAfterBreak="0">
    <w:nsid w:val="214477E7"/>
    <w:multiLevelType w:val="hybridMultilevel"/>
    <w:tmpl w:val="742AED1C"/>
    <w:lvl w:ilvl="0" w:tplc="2D1CD640">
      <w:start w:val="1"/>
      <w:numFmt w:val="bullet"/>
      <w:pStyle w:val="Bullets"/>
      <w:lvlText w:val=""/>
      <w:lvlJc w:val="left"/>
      <w:pPr>
        <w:ind w:left="720" w:hanging="360"/>
      </w:pPr>
      <w:rPr>
        <w:rFonts w:ascii="Symbol" w:hAnsi="Symbol" w:hint="default"/>
      </w:rPr>
    </w:lvl>
    <w:lvl w:ilvl="1" w:tplc="D59A02E4" w:tentative="1">
      <w:start w:val="1"/>
      <w:numFmt w:val="bullet"/>
      <w:lvlText w:val="o"/>
      <w:lvlJc w:val="left"/>
      <w:pPr>
        <w:ind w:left="1440" w:hanging="360"/>
      </w:pPr>
      <w:rPr>
        <w:rFonts w:ascii="Courier New" w:hAnsi="Courier New" w:cs="Courier New" w:hint="default"/>
      </w:rPr>
    </w:lvl>
    <w:lvl w:ilvl="2" w:tplc="60309178" w:tentative="1">
      <w:start w:val="1"/>
      <w:numFmt w:val="bullet"/>
      <w:lvlText w:val=""/>
      <w:lvlJc w:val="left"/>
      <w:pPr>
        <w:ind w:left="2160" w:hanging="360"/>
      </w:pPr>
      <w:rPr>
        <w:rFonts w:ascii="Wingdings" w:hAnsi="Wingdings" w:hint="default"/>
      </w:rPr>
    </w:lvl>
    <w:lvl w:ilvl="3" w:tplc="51DCEF48" w:tentative="1">
      <w:start w:val="1"/>
      <w:numFmt w:val="bullet"/>
      <w:lvlText w:val=""/>
      <w:lvlJc w:val="left"/>
      <w:pPr>
        <w:ind w:left="2880" w:hanging="360"/>
      </w:pPr>
      <w:rPr>
        <w:rFonts w:ascii="Symbol" w:hAnsi="Symbol" w:hint="default"/>
      </w:rPr>
    </w:lvl>
    <w:lvl w:ilvl="4" w:tplc="3D5C6168" w:tentative="1">
      <w:start w:val="1"/>
      <w:numFmt w:val="bullet"/>
      <w:lvlText w:val="o"/>
      <w:lvlJc w:val="left"/>
      <w:pPr>
        <w:ind w:left="3600" w:hanging="360"/>
      </w:pPr>
      <w:rPr>
        <w:rFonts w:ascii="Courier New" w:hAnsi="Courier New" w:cs="Courier New" w:hint="default"/>
      </w:rPr>
    </w:lvl>
    <w:lvl w:ilvl="5" w:tplc="5C9656BE" w:tentative="1">
      <w:start w:val="1"/>
      <w:numFmt w:val="bullet"/>
      <w:lvlText w:val=""/>
      <w:lvlJc w:val="left"/>
      <w:pPr>
        <w:ind w:left="4320" w:hanging="360"/>
      </w:pPr>
      <w:rPr>
        <w:rFonts w:ascii="Wingdings" w:hAnsi="Wingdings" w:hint="default"/>
      </w:rPr>
    </w:lvl>
    <w:lvl w:ilvl="6" w:tplc="1C60FBF4" w:tentative="1">
      <w:start w:val="1"/>
      <w:numFmt w:val="bullet"/>
      <w:lvlText w:val=""/>
      <w:lvlJc w:val="left"/>
      <w:pPr>
        <w:ind w:left="5040" w:hanging="360"/>
      </w:pPr>
      <w:rPr>
        <w:rFonts w:ascii="Symbol" w:hAnsi="Symbol" w:hint="default"/>
      </w:rPr>
    </w:lvl>
    <w:lvl w:ilvl="7" w:tplc="89E80852" w:tentative="1">
      <w:start w:val="1"/>
      <w:numFmt w:val="bullet"/>
      <w:lvlText w:val="o"/>
      <w:lvlJc w:val="left"/>
      <w:pPr>
        <w:ind w:left="5760" w:hanging="360"/>
      </w:pPr>
      <w:rPr>
        <w:rFonts w:ascii="Courier New" w:hAnsi="Courier New" w:cs="Courier New" w:hint="default"/>
      </w:rPr>
    </w:lvl>
    <w:lvl w:ilvl="8" w:tplc="95A66C6E" w:tentative="1">
      <w:start w:val="1"/>
      <w:numFmt w:val="bullet"/>
      <w:lvlText w:val=""/>
      <w:lvlJc w:val="left"/>
      <w:pPr>
        <w:ind w:left="6480" w:hanging="360"/>
      </w:pPr>
      <w:rPr>
        <w:rFonts w:ascii="Wingdings" w:hAnsi="Wingdings" w:hint="default"/>
      </w:rPr>
    </w:lvl>
  </w:abstractNum>
  <w:abstractNum w:abstractNumId="15" w15:restartNumberingAfterBreak="0">
    <w:nsid w:val="21A03162"/>
    <w:multiLevelType w:val="hybridMultilevel"/>
    <w:tmpl w:val="722A2572"/>
    <w:lvl w:ilvl="0" w:tplc="894E1220">
      <w:start w:val="1"/>
      <w:numFmt w:val="bullet"/>
      <w:lvlText w:val=""/>
      <w:lvlJc w:val="left"/>
      <w:pPr>
        <w:ind w:left="720" w:hanging="360"/>
      </w:pPr>
      <w:rPr>
        <w:rFonts w:ascii="Symbol" w:hAnsi="Symbol" w:hint="default"/>
      </w:rPr>
    </w:lvl>
    <w:lvl w:ilvl="1" w:tplc="9968D986" w:tentative="1">
      <w:start w:val="1"/>
      <w:numFmt w:val="bullet"/>
      <w:lvlText w:val="o"/>
      <w:lvlJc w:val="left"/>
      <w:pPr>
        <w:ind w:left="1440" w:hanging="360"/>
      </w:pPr>
      <w:rPr>
        <w:rFonts w:ascii="Courier New" w:hAnsi="Courier New" w:cs="Courier New" w:hint="default"/>
      </w:rPr>
    </w:lvl>
    <w:lvl w:ilvl="2" w:tplc="70CEE906" w:tentative="1">
      <w:start w:val="1"/>
      <w:numFmt w:val="bullet"/>
      <w:lvlText w:val=""/>
      <w:lvlJc w:val="left"/>
      <w:pPr>
        <w:ind w:left="2160" w:hanging="360"/>
      </w:pPr>
      <w:rPr>
        <w:rFonts w:ascii="Wingdings" w:hAnsi="Wingdings" w:hint="default"/>
      </w:rPr>
    </w:lvl>
    <w:lvl w:ilvl="3" w:tplc="3E440DB4" w:tentative="1">
      <w:start w:val="1"/>
      <w:numFmt w:val="bullet"/>
      <w:lvlText w:val=""/>
      <w:lvlJc w:val="left"/>
      <w:pPr>
        <w:ind w:left="2880" w:hanging="360"/>
      </w:pPr>
      <w:rPr>
        <w:rFonts w:ascii="Symbol" w:hAnsi="Symbol" w:hint="default"/>
      </w:rPr>
    </w:lvl>
    <w:lvl w:ilvl="4" w:tplc="3724F07E" w:tentative="1">
      <w:start w:val="1"/>
      <w:numFmt w:val="bullet"/>
      <w:lvlText w:val="o"/>
      <w:lvlJc w:val="left"/>
      <w:pPr>
        <w:ind w:left="3600" w:hanging="360"/>
      </w:pPr>
      <w:rPr>
        <w:rFonts w:ascii="Courier New" w:hAnsi="Courier New" w:cs="Courier New" w:hint="default"/>
      </w:rPr>
    </w:lvl>
    <w:lvl w:ilvl="5" w:tplc="9D207922" w:tentative="1">
      <w:start w:val="1"/>
      <w:numFmt w:val="bullet"/>
      <w:lvlText w:val=""/>
      <w:lvlJc w:val="left"/>
      <w:pPr>
        <w:ind w:left="4320" w:hanging="360"/>
      </w:pPr>
      <w:rPr>
        <w:rFonts w:ascii="Wingdings" w:hAnsi="Wingdings" w:hint="default"/>
      </w:rPr>
    </w:lvl>
    <w:lvl w:ilvl="6" w:tplc="8BD03E32" w:tentative="1">
      <w:start w:val="1"/>
      <w:numFmt w:val="bullet"/>
      <w:lvlText w:val=""/>
      <w:lvlJc w:val="left"/>
      <w:pPr>
        <w:ind w:left="5040" w:hanging="360"/>
      </w:pPr>
      <w:rPr>
        <w:rFonts w:ascii="Symbol" w:hAnsi="Symbol" w:hint="default"/>
      </w:rPr>
    </w:lvl>
    <w:lvl w:ilvl="7" w:tplc="844E2D64" w:tentative="1">
      <w:start w:val="1"/>
      <w:numFmt w:val="bullet"/>
      <w:lvlText w:val="o"/>
      <w:lvlJc w:val="left"/>
      <w:pPr>
        <w:ind w:left="5760" w:hanging="360"/>
      </w:pPr>
      <w:rPr>
        <w:rFonts w:ascii="Courier New" w:hAnsi="Courier New" w:cs="Courier New" w:hint="default"/>
      </w:rPr>
    </w:lvl>
    <w:lvl w:ilvl="8" w:tplc="CDB88EEA" w:tentative="1">
      <w:start w:val="1"/>
      <w:numFmt w:val="bullet"/>
      <w:lvlText w:val=""/>
      <w:lvlJc w:val="left"/>
      <w:pPr>
        <w:ind w:left="6480" w:hanging="360"/>
      </w:pPr>
      <w:rPr>
        <w:rFonts w:ascii="Wingdings" w:hAnsi="Wingdings" w:hint="default"/>
      </w:rPr>
    </w:lvl>
  </w:abstractNum>
  <w:abstractNum w:abstractNumId="16" w15:restartNumberingAfterBreak="0">
    <w:nsid w:val="23B92FA9"/>
    <w:multiLevelType w:val="hybridMultilevel"/>
    <w:tmpl w:val="65B2D430"/>
    <w:lvl w:ilvl="0" w:tplc="B0CAD22A">
      <w:start w:val="1"/>
      <w:numFmt w:val="lowerLetter"/>
      <w:lvlText w:val="%1)"/>
      <w:lvlJc w:val="left"/>
      <w:pPr>
        <w:ind w:left="1080" w:hanging="360"/>
      </w:pPr>
    </w:lvl>
    <w:lvl w:ilvl="1" w:tplc="3B6C0140" w:tentative="1">
      <w:start w:val="1"/>
      <w:numFmt w:val="lowerLetter"/>
      <w:lvlText w:val="%2."/>
      <w:lvlJc w:val="left"/>
      <w:pPr>
        <w:ind w:left="1800" w:hanging="360"/>
      </w:pPr>
    </w:lvl>
    <w:lvl w:ilvl="2" w:tplc="67C6722A" w:tentative="1">
      <w:start w:val="1"/>
      <w:numFmt w:val="lowerRoman"/>
      <w:lvlText w:val="%3."/>
      <w:lvlJc w:val="right"/>
      <w:pPr>
        <w:ind w:left="2520" w:hanging="180"/>
      </w:pPr>
    </w:lvl>
    <w:lvl w:ilvl="3" w:tplc="1B7CCD80" w:tentative="1">
      <w:start w:val="1"/>
      <w:numFmt w:val="decimal"/>
      <w:lvlText w:val="%4."/>
      <w:lvlJc w:val="left"/>
      <w:pPr>
        <w:ind w:left="3240" w:hanging="360"/>
      </w:pPr>
    </w:lvl>
    <w:lvl w:ilvl="4" w:tplc="2B60864E" w:tentative="1">
      <w:start w:val="1"/>
      <w:numFmt w:val="lowerLetter"/>
      <w:lvlText w:val="%5."/>
      <w:lvlJc w:val="left"/>
      <w:pPr>
        <w:ind w:left="3960" w:hanging="360"/>
      </w:pPr>
    </w:lvl>
    <w:lvl w:ilvl="5" w:tplc="D324A1EE" w:tentative="1">
      <w:start w:val="1"/>
      <w:numFmt w:val="lowerRoman"/>
      <w:lvlText w:val="%6."/>
      <w:lvlJc w:val="right"/>
      <w:pPr>
        <w:ind w:left="4680" w:hanging="180"/>
      </w:pPr>
    </w:lvl>
    <w:lvl w:ilvl="6" w:tplc="D9DECDC8" w:tentative="1">
      <w:start w:val="1"/>
      <w:numFmt w:val="decimal"/>
      <w:lvlText w:val="%7."/>
      <w:lvlJc w:val="left"/>
      <w:pPr>
        <w:ind w:left="5400" w:hanging="360"/>
      </w:pPr>
    </w:lvl>
    <w:lvl w:ilvl="7" w:tplc="05107712" w:tentative="1">
      <w:start w:val="1"/>
      <w:numFmt w:val="lowerLetter"/>
      <w:lvlText w:val="%8."/>
      <w:lvlJc w:val="left"/>
      <w:pPr>
        <w:ind w:left="6120" w:hanging="360"/>
      </w:pPr>
    </w:lvl>
    <w:lvl w:ilvl="8" w:tplc="89142D28" w:tentative="1">
      <w:start w:val="1"/>
      <w:numFmt w:val="lowerRoman"/>
      <w:lvlText w:val="%9."/>
      <w:lvlJc w:val="right"/>
      <w:pPr>
        <w:ind w:left="6840" w:hanging="180"/>
      </w:pPr>
    </w:lvl>
  </w:abstractNum>
  <w:abstractNum w:abstractNumId="17" w15:restartNumberingAfterBreak="0">
    <w:nsid w:val="260F52E0"/>
    <w:multiLevelType w:val="hybridMultilevel"/>
    <w:tmpl w:val="169CB0D6"/>
    <w:lvl w:ilvl="0" w:tplc="0E204632">
      <w:start w:val="7"/>
      <w:numFmt w:val="lowerLetter"/>
      <w:pStyle w:val="Table-Footnote-Letter"/>
      <w:lvlText w:val="%1)"/>
      <w:lvlJc w:val="left"/>
      <w:pPr>
        <w:ind w:left="502" w:hanging="360"/>
      </w:pPr>
      <w:rPr>
        <w:rFonts w:hint="default"/>
        <w:vertAlign w:val="baseline"/>
      </w:rPr>
    </w:lvl>
    <w:lvl w:ilvl="1" w:tplc="458429E2" w:tentative="1">
      <w:start w:val="1"/>
      <w:numFmt w:val="lowerLetter"/>
      <w:lvlText w:val="%2."/>
      <w:lvlJc w:val="left"/>
      <w:pPr>
        <w:ind w:left="1440" w:hanging="360"/>
      </w:pPr>
    </w:lvl>
    <w:lvl w:ilvl="2" w:tplc="2E66763A" w:tentative="1">
      <w:start w:val="1"/>
      <w:numFmt w:val="lowerRoman"/>
      <w:lvlText w:val="%3."/>
      <w:lvlJc w:val="right"/>
      <w:pPr>
        <w:ind w:left="2160" w:hanging="180"/>
      </w:pPr>
    </w:lvl>
    <w:lvl w:ilvl="3" w:tplc="0FBCF1D2" w:tentative="1">
      <w:start w:val="1"/>
      <w:numFmt w:val="decimal"/>
      <w:lvlText w:val="%4."/>
      <w:lvlJc w:val="left"/>
      <w:pPr>
        <w:ind w:left="2880" w:hanging="360"/>
      </w:pPr>
    </w:lvl>
    <w:lvl w:ilvl="4" w:tplc="843432AA" w:tentative="1">
      <w:start w:val="1"/>
      <w:numFmt w:val="lowerLetter"/>
      <w:lvlText w:val="%5."/>
      <w:lvlJc w:val="left"/>
      <w:pPr>
        <w:ind w:left="3600" w:hanging="360"/>
      </w:pPr>
    </w:lvl>
    <w:lvl w:ilvl="5" w:tplc="05F4A07A" w:tentative="1">
      <w:start w:val="1"/>
      <w:numFmt w:val="lowerRoman"/>
      <w:lvlText w:val="%6."/>
      <w:lvlJc w:val="right"/>
      <w:pPr>
        <w:ind w:left="4320" w:hanging="180"/>
      </w:pPr>
    </w:lvl>
    <w:lvl w:ilvl="6" w:tplc="ECF4F0B4" w:tentative="1">
      <w:start w:val="1"/>
      <w:numFmt w:val="decimal"/>
      <w:lvlText w:val="%7."/>
      <w:lvlJc w:val="left"/>
      <w:pPr>
        <w:ind w:left="5040" w:hanging="360"/>
      </w:pPr>
    </w:lvl>
    <w:lvl w:ilvl="7" w:tplc="CAD27EDA" w:tentative="1">
      <w:start w:val="1"/>
      <w:numFmt w:val="lowerLetter"/>
      <w:lvlText w:val="%8."/>
      <w:lvlJc w:val="left"/>
      <w:pPr>
        <w:ind w:left="5760" w:hanging="360"/>
      </w:pPr>
    </w:lvl>
    <w:lvl w:ilvl="8" w:tplc="ECB0AE68" w:tentative="1">
      <w:start w:val="1"/>
      <w:numFmt w:val="lowerRoman"/>
      <w:lvlText w:val="%9."/>
      <w:lvlJc w:val="right"/>
      <w:pPr>
        <w:ind w:left="6480" w:hanging="180"/>
      </w:pPr>
    </w:lvl>
  </w:abstractNum>
  <w:abstractNum w:abstractNumId="18" w15:restartNumberingAfterBreak="0">
    <w:nsid w:val="26787FE4"/>
    <w:multiLevelType w:val="hybridMultilevel"/>
    <w:tmpl w:val="3BF0B1EA"/>
    <w:lvl w:ilvl="0" w:tplc="6FD25EFA">
      <w:start w:val="1"/>
      <w:numFmt w:val="bullet"/>
      <w:pStyle w:val="Table-List-Dash"/>
      <w:lvlText w:val="o"/>
      <w:lvlJc w:val="left"/>
      <w:pPr>
        <w:ind w:left="890" w:hanging="360"/>
      </w:pPr>
      <w:rPr>
        <w:rFonts w:ascii="Courier New" w:hAnsi="Courier New" w:cs="Courier New" w:hint="default"/>
      </w:rPr>
    </w:lvl>
    <w:lvl w:ilvl="1" w:tplc="0E6244C2">
      <w:start w:val="1"/>
      <w:numFmt w:val="bullet"/>
      <w:lvlText w:val="o"/>
      <w:lvlJc w:val="left"/>
      <w:pPr>
        <w:ind w:left="1610" w:hanging="360"/>
      </w:pPr>
      <w:rPr>
        <w:rFonts w:ascii="Courier New" w:hAnsi="Courier New" w:cs="Courier New" w:hint="default"/>
      </w:rPr>
    </w:lvl>
    <w:lvl w:ilvl="2" w:tplc="4316F570" w:tentative="1">
      <w:start w:val="1"/>
      <w:numFmt w:val="bullet"/>
      <w:lvlText w:val=""/>
      <w:lvlJc w:val="left"/>
      <w:pPr>
        <w:ind w:left="2330" w:hanging="360"/>
      </w:pPr>
      <w:rPr>
        <w:rFonts w:ascii="Wingdings" w:hAnsi="Wingdings" w:hint="default"/>
      </w:rPr>
    </w:lvl>
    <w:lvl w:ilvl="3" w:tplc="558410CC" w:tentative="1">
      <w:start w:val="1"/>
      <w:numFmt w:val="bullet"/>
      <w:lvlText w:val=""/>
      <w:lvlJc w:val="left"/>
      <w:pPr>
        <w:ind w:left="3050" w:hanging="360"/>
      </w:pPr>
      <w:rPr>
        <w:rFonts w:ascii="Symbol" w:hAnsi="Symbol" w:hint="default"/>
      </w:rPr>
    </w:lvl>
    <w:lvl w:ilvl="4" w:tplc="A386F0B8" w:tentative="1">
      <w:start w:val="1"/>
      <w:numFmt w:val="bullet"/>
      <w:lvlText w:val="o"/>
      <w:lvlJc w:val="left"/>
      <w:pPr>
        <w:ind w:left="3770" w:hanging="360"/>
      </w:pPr>
      <w:rPr>
        <w:rFonts w:ascii="Courier New" w:hAnsi="Courier New" w:cs="Courier New" w:hint="default"/>
      </w:rPr>
    </w:lvl>
    <w:lvl w:ilvl="5" w:tplc="45BCC042" w:tentative="1">
      <w:start w:val="1"/>
      <w:numFmt w:val="bullet"/>
      <w:lvlText w:val=""/>
      <w:lvlJc w:val="left"/>
      <w:pPr>
        <w:ind w:left="4490" w:hanging="360"/>
      </w:pPr>
      <w:rPr>
        <w:rFonts w:ascii="Wingdings" w:hAnsi="Wingdings" w:hint="default"/>
      </w:rPr>
    </w:lvl>
    <w:lvl w:ilvl="6" w:tplc="2306039C" w:tentative="1">
      <w:start w:val="1"/>
      <w:numFmt w:val="bullet"/>
      <w:lvlText w:val=""/>
      <w:lvlJc w:val="left"/>
      <w:pPr>
        <w:ind w:left="5210" w:hanging="360"/>
      </w:pPr>
      <w:rPr>
        <w:rFonts w:ascii="Symbol" w:hAnsi="Symbol" w:hint="default"/>
      </w:rPr>
    </w:lvl>
    <w:lvl w:ilvl="7" w:tplc="D69CC304" w:tentative="1">
      <w:start w:val="1"/>
      <w:numFmt w:val="bullet"/>
      <w:lvlText w:val="o"/>
      <w:lvlJc w:val="left"/>
      <w:pPr>
        <w:ind w:left="5930" w:hanging="360"/>
      </w:pPr>
      <w:rPr>
        <w:rFonts w:ascii="Courier New" w:hAnsi="Courier New" w:cs="Courier New" w:hint="default"/>
      </w:rPr>
    </w:lvl>
    <w:lvl w:ilvl="8" w:tplc="2B4C6E28" w:tentative="1">
      <w:start w:val="1"/>
      <w:numFmt w:val="bullet"/>
      <w:lvlText w:val=""/>
      <w:lvlJc w:val="left"/>
      <w:pPr>
        <w:ind w:left="6650" w:hanging="360"/>
      </w:pPr>
      <w:rPr>
        <w:rFonts w:ascii="Wingdings" w:hAnsi="Wingdings" w:hint="default"/>
      </w:rPr>
    </w:lvl>
  </w:abstractNum>
  <w:abstractNum w:abstractNumId="19" w15:restartNumberingAfterBreak="0">
    <w:nsid w:val="26B41386"/>
    <w:multiLevelType w:val="hybridMultilevel"/>
    <w:tmpl w:val="73143904"/>
    <w:lvl w:ilvl="0" w:tplc="3E4410AE">
      <w:start w:val="1"/>
      <w:numFmt w:val="bullet"/>
      <w:lvlText w:val=""/>
      <w:lvlJc w:val="left"/>
      <w:pPr>
        <w:ind w:left="720" w:hanging="360"/>
      </w:pPr>
      <w:rPr>
        <w:rFonts w:ascii="Symbol" w:hAnsi="Symbol" w:hint="default"/>
      </w:rPr>
    </w:lvl>
    <w:lvl w:ilvl="1" w:tplc="4D3EDD48" w:tentative="1">
      <w:start w:val="1"/>
      <w:numFmt w:val="bullet"/>
      <w:lvlText w:val="o"/>
      <w:lvlJc w:val="left"/>
      <w:pPr>
        <w:ind w:left="1440" w:hanging="360"/>
      </w:pPr>
      <w:rPr>
        <w:rFonts w:ascii="Courier New" w:hAnsi="Courier New" w:cs="Courier New" w:hint="default"/>
      </w:rPr>
    </w:lvl>
    <w:lvl w:ilvl="2" w:tplc="B6F8B5B4" w:tentative="1">
      <w:start w:val="1"/>
      <w:numFmt w:val="bullet"/>
      <w:lvlText w:val=""/>
      <w:lvlJc w:val="left"/>
      <w:pPr>
        <w:ind w:left="2160" w:hanging="360"/>
      </w:pPr>
      <w:rPr>
        <w:rFonts w:ascii="Wingdings" w:hAnsi="Wingdings" w:hint="default"/>
      </w:rPr>
    </w:lvl>
    <w:lvl w:ilvl="3" w:tplc="272287CA" w:tentative="1">
      <w:start w:val="1"/>
      <w:numFmt w:val="bullet"/>
      <w:lvlText w:val=""/>
      <w:lvlJc w:val="left"/>
      <w:pPr>
        <w:ind w:left="2880" w:hanging="360"/>
      </w:pPr>
      <w:rPr>
        <w:rFonts w:ascii="Symbol" w:hAnsi="Symbol" w:hint="default"/>
      </w:rPr>
    </w:lvl>
    <w:lvl w:ilvl="4" w:tplc="EA8492AA" w:tentative="1">
      <w:start w:val="1"/>
      <w:numFmt w:val="bullet"/>
      <w:lvlText w:val="o"/>
      <w:lvlJc w:val="left"/>
      <w:pPr>
        <w:ind w:left="3600" w:hanging="360"/>
      </w:pPr>
      <w:rPr>
        <w:rFonts w:ascii="Courier New" w:hAnsi="Courier New" w:cs="Courier New" w:hint="default"/>
      </w:rPr>
    </w:lvl>
    <w:lvl w:ilvl="5" w:tplc="0A163998" w:tentative="1">
      <w:start w:val="1"/>
      <w:numFmt w:val="bullet"/>
      <w:lvlText w:val=""/>
      <w:lvlJc w:val="left"/>
      <w:pPr>
        <w:ind w:left="4320" w:hanging="360"/>
      </w:pPr>
      <w:rPr>
        <w:rFonts w:ascii="Wingdings" w:hAnsi="Wingdings" w:hint="default"/>
      </w:rPr>
    </w:lvl>
    <w:lvl w:ilvl="6" w:tplc="F612CEC6" w:tentative="1">
      <w:start w:val="1"/>
      <w:numFmt w:val="bullet"/>
      <w:lvlText w:val=""/>
      <w:lvlJc w:val="left"/>
      <w:pPr>
        <w:ind w:left="5040" w:hanging="360"/>
      </w:pPr>
      <w:rPr>
        <w:rFonts w:ascii="Symbol" w:hAnsi="Symbol" w:hint="default"/>
      </w:rPr>
    </w:lvl>
    <w:lvl w:ilvl="7" w:tplc="28BAE92E" w:tentative="1">
      <w:start w:val="1"/>
      <w:numFmt w:val="bullet"/>
      <w:lvlText w:val="o"/>
      <w:lvlJc w:val="left"/>
      <w:pPr>
        <w:ind w:left="5760" w:hanging="360"/>
      </w:pPr>
      <w:rPr>
        <w:rFonts w:ascii="Courier New" w:hAnsi="Courier New" w:cs="Courier New" w:hint="default"/>
      </w:rPr>
    </w:lvl>
    <w:lvl w:ilvl="8" w:tplc="074C4240" w:tentative="1">
      <w:start w:val="1"/>
      <w:numFmt w:val="bullet"/>
      <w:lvlText w:val=""/>
      <w:lvlJc w:val="left"/>
      <w:pPr>
        <w:ind w:left="6480" w:hanging="360"/>
      </w:pPr>
      <w:rPr>
        <w:rFonts w:ascii="Wingdings" w:hAnsi="Wingdings" w:hint="default"/>
      </w:rPr>
    </w:lvl>
  </w:abstractNum>
  <w:abstractNum w:abstractNumId="20" w15:restartNumberingAfterBreak="0">
    <w:nsid w:val="27FD5CA9"/>
    <w:multiLevelType w:val="hybridMultilevel"/>
    <w:tmpl w:val="091E3F54"/>
    <w:lvl w:ilvl="0" w:tplc="48D0DBC8">
      <w:start w:val="1"/>
      <w:numFmt w:val="bullet"/>
      <w:lvlText w:val=""/>
      <w:lvlJc w:val="left"/>
      <w:pPr>
        <w:ind w:left="1800" w:hanging="360"/>
      </w:pPr>
      <w:rPr>
        <w:rFonts w:ascii="Symbol" w:hAnsi="Symbol" w:hint="default"/>
      </w:rPr>
    </w:lvl>
    <w:lvl w:ilvl="1" w:tplc="07FCA1E6">
      <w:start w:val="1"/>
      <w:numFmt w:val="bullet"/>
      <w:lvlText w:val="o"/>
      <w:lvlJc w:val="left"/>
      <w:pPr>
        <w:ind w:left="2520" w:hanging="360"/>
      </w:pPr>
      <w:rPr>
        <w:rFonts w:ascii="Courier New" w:hAnsi="Courier New" w:cs="Courier New" w:hint="default"/>
      </w:rPr>
    </w:lvl>
    <w:lvl w:ilvl="2" w:tplc="66009C6C" w:tentative="1">
      <w:start w:val="1"/>
      <w:numFmt w:val="bullet"/>
      <w:lvlText w:val=""/>
      <w:lvlJc w:val="left"/>
      <w:pPr>
        <w:ind w:left="3240" w:hanging="360"/>
      </w:pPr>
      <w:rPr>
        <w:rFonts w:ascii="Wingdings" w:hAnsi="Wingdings" w:hint="default"/>
      </w:rPr>
    </w:lvl>
    <w:lvl w:ilvl="3" w:tplc="8B5A90FE" w:tentative="1">
      <w:start w:val="1"/>
      <w:numFmt w:val="bullet"/>
      <w:lvlText w:val=""/>
      <w:lvlJc w:val="left"/>
      <w:pPr>
        <w:ind w:left="3960" w:hanging="360"/>
      </w:pPr>
      <w:rPr>
        <w:rFonts w:ascii="Symbol" w:hAnsi="Symbol" w:hint="default"/>
      </w:rPr>
    </w:lvl>
    <w:lvl w:ilvl="4" w:tplc="F660796A" w:tentative="1">
      <w:start w:val="1"/>
      <w:numFmt w:val="bullet"/>
      <w:lvlText w:val="o"/>
      <w:lvlJc w:val="left"/>
      <w:pPr>
        <w:ind w:left="4680" w:hanging="360"/>
      </w:pPr>
      <w:rPr>
        <w:rFonts w:ascii="Courier New" w:hAnsi="Courier New" w:cs="Courier New" w:hint="default"/>
      </w:rPr>
    </w:lvl>
    <w:lvl w:ilvl="5" w:tplc="48ECD3B2" w:tentative="1">
      <w:start w:val="1"/>
      <w:numFmt w:val="bullet"/>
      <w:lvlText w:val=""/>
      <w:lvlJc w:val="left"/>
      <w:pPr>
        <w:ind w:left="5400" w:hanging="360"/>
      </w:pPr>
      <w:rPr>
        <w:rFonts w:ascii="Wingdings" w:hAnsi="Wingdings" w:hint="default"/>
      </w:rPr>
    </w:lvl>
    <w:lvl w:ilvl="6" w:tplc="DBD28670" w:tentative="1">
      <w:start w:val="1"/>
      <w:numFmt w:val="bullet"/>
      <w:lvlText w:val=""/>
      <w:lvlJc w:val="left"/>
      <w:pPr>
        <w:ind w:left="6120" w:hanging="360"/>
      </w:pPr>
      <w:rPr>
        <w:rFonts w:ascii="Symbol" w:hAnsi="Symbol" w:hint="default"/>
      </w:rPr>
    </w:lvl>
    <w:lvl w:ilvl="7" w:tplc="13A619AA" w:tentative="1">
      <w:start w:val="1"/>
      <w:numFmt w:val="bullet"/>
      <w:lvlText w:val="o"/>
      <w:lvlJc w:val="left"/>
      <w:pPr>
        <w:ind w:left="6840" w:hanging="360"/>
      </w:pPr>
      <w:rPr>
        <w:rFonts w:ascii="Courier New" w:hAnsi="Courier New" w:cs="Courier New" w:hint="default"/>
      </w:rPr>
    </w:lvl>
    <w:lvl w:ilvl="8" w:tplc="ECF63BB0" w:tentative="1">
      <w:start w:val="1"/>
      <w:numFmt w:val="bullet"/>
      <w:lvlText w:val=""/>
      <w:lvlJc w:val="left"/>
      <w:pPr>
        <w:ind w:left="7560" w:hanging="360"/>
      </w:pPr>
      <w:rPr>
        <w:rFonts w:ascii="Wingdings" w:hAnsi="Wingdings" w:hint="default"/>
      </w:rPr>
    </w:lvl>
  </w:abstractNum>
  <w:abstractNum w:abstractNumId="21" w15:restartNumberingAfterBreak="0">
    <w:nsid w:val="2B896F7C"/>
    <w:multiLevelType w:val="hybridMultilevel"/>
    <w:tmpl w:val="597ECB22"/>
    <w:lvl w:ilvl="0" w:tplc="F5767562">
      <w:start w:val="1"/>
      <w:numFmt w:val="bullet"/>
      <w:lvlText w:val=""/>
      <w:lvlJc w:val="left"/>
      <w:pPr>
        <w:ind w:left="720" w:hanging="360"/>
      </w:pPr>
      <w:rPr>
        <w:rFonts w:ascii="Symbol" w:hAnsi="Symbol"/>
      </w:rPr>
    </w:lvl>
    <w:lvl w:ilvl="1" w:tplc="CF466FDA">
      <w:start w:val="1"/>
      <w:numFmt w:val="bullet"/>
      <w:lvlText w:val=""/>
      <w:lvlJc w:val="left"/>
      <w:pPr>
        <w:ind w:left="720" w:hanging="360"/>
      </w:pPr>
      <w:rPr>
        <w:rFonts w:ascii="Symbol" w:hAnsi="Symbol"/>
      </w:rPr>
    </w:lvl>
    <w:lvl w:ilvl="2" w:tplc="608424E4">
      <w:start w:val="1"/>
      <w:numFmt w:val="bullet"/>
      <w:lvlText w:val=""/>
      <w:lvlJc w:val="left"/>
      <w:pPr>
        <w:ind w:left="720" w:hanging="360"/>
      </w:pPr>
      <w:rPr>
        <w:rFonts w:ascii="Symbol" w:hAnsi="Symbol"/>
      </w:rPr>
    </w:lvl>
    <w:lvl w:ilvl="3" w:tplc="CC10FF1C">
      <w:start w:val="1"/>
      <w:numFmt w:val="bullet"/>
      <w:lvlText w:val=""/>
      <w:lvlJc w:val="left"/>
      <w:pPr>
        <w:ind w:left="720" w:hanging="360"/>
      </w:pPr>
      <w:rPr>
        <w:rFonts w:ascii="Symbol" w:hAnsi="Symbol"/>
      </w:rPr>
    </w:lvl>
    <w:lvl w:ilvl="4" w:tplc="A3962634">
      <w:start w:val="1"/>
      <w:numFmt w:val="bullet"/>
      <w:lvlText w:val=""/>
      <w:lvlJc w:val="left"/>
      <w:pPr>
        <w:ind w:left="720" w:hanging="360"/>
      </w:pPr>
      <w:rPr>
        <w:rFonts w:ascii="Symbol" w:hAnsi="Symbol"/>
      </w:rPr>
    </w:lvl>
    <w:lvl w:ilvl="5" w:tplc="17E029E8">
      <w:start w:val="1"/>
      <w:numFmt w:val="bullet"/>
      <w:lvlText w:val=""/>
      <w:lvlJc w:val="left"/>
      <w:pPr>
        <w:ind w:left="720" w:hanging="360"/>
      </w:pPr>
      <w:rPr>
        <w:rFonts w:ascii="Symbol" w:hAnsi="Symbol"/>
      </w:rPr>
    </w:lvl>
    <w:lvl w:ilvl="6" w:tplc="068A2A0C">
      <w:start w:val="1"/>
      <w:numFmt w:val="bullet"/>
      <w:lvlText w:val=""/>
      <w:lvlJc w:val="left"/>
      <w:pPr>
        <w:ind w:left="720" w:hanging="360"/>
      </w:pPr>
      <w:rPr>
        <w:rFonts w:ascii="Symbol" w:hAnsi="Symbol"/>
      </w:rPr>
    </w:lvl>
    <w:lvl w:ilvl="7" w:tplc="9238E046">
      <w:start w:val="1"/>
      <w:numFmt w:val="bullet"/>
      <w:lvlText w:val=""/>
      <w:lvlJc w:val="left"/>
      <w:pPr>
        <w:ind w:left="720" w:hanging="360"/>
      </w:pPr>
      <w:rPr>
        <w:rFonts w:ascii="Symbol" w:hAnsi="Symbol"/>
      </w:rPr>
    </w:lvl>
    <w:lvl w:ilvl="8" w:tplc="589CB608">
      <w:start w:val="1"/>
      <w:numFmt w:val="bullet"/>
      <w:lvlText w:val=""/>
      <w:lvlJc w:val="left"/>
      <w:pPr>
        <w:ind w:left="720" w:hanging="360"/>
      </w:pPr>
      <w:rPr>
        <w:rFonts w:ascii="Symbol" w:hAnsi="Symbol"/>
      </w:rPr>
    </w:lvl>
  </w:abstractNum>
  <w:abstractNum w:abstractNumId="22" w15:restartNumberingAfterBreak="0">
    <w:nsid w:val="2D205EFE"/>
    <w:multiLevelType w:val="hybridMultilevel"/>
    <w:tmpl w:val="22043860"/>
    <w:lvl w:ilvl="0" w:tplc="0CAA591E">
      <w:start w:val="1"/>
      <w:numFmt w:val="bullet"/>
      <w:lvlText w:val=""/>
      <w:lvlJc w:val="left"/>
      <w:pPr>
        <w:ind w:left="720" w:hanging="360"/>
      </w:pPr>
      <w:rPr>
        <w:rFonts w:ascii="Symbol" w:hAnsi="Symbol" w:hint="default"/>
      </w:rPr>
    </w:lvl>
    <w:lvl w:ilvl="1" w:tplc="49FE092E" w:tentative="1">
      <w:start w:val="1"/>
      <w:numFmt w:val="bullet"/>
      <w:lvlText w:val="o"/>
      <w:lvlJc w:val="left"/>
      <w:pPr>
        <w:ind w:left="1440" w:hanging="360"/>
      </w:pPr>
      <w:rPr>
        <w:rFonts w:ascii="Courier New" w:hAnsi="Courier New" w:cs="Courier New" w:hint="default"/>
      </w:rPr>
    </w:lvl>
    <w:lvl w:ilvl="2" w:tplc="70AE29FC" w:tentative="1">
      <w:start w:val="1"/>
      <w:numFmt w:val="bullet"/>
      <w:lvlText w:val=""/>
      <w:lvlJc w:val="left"/>
      <w:pPr>
        <w:ind w:left="2160" w:hanging="360"/>
      </w:pPr>
      <w:rPr>
        <w:rFonts w:ascii="Wingdings" w:hAnsi="Wingdings" w:hint="default"/>
      </w:rPr>
    </w:lvl>
    <w:lvl w:ilvl="3" w:tplc="02A251FE" w:tentative="1">
      <w:start w:val="1"/>
      <w:numFmt w:val="bullet"/>
      <w:lvlText w:val=""/>
      <w:lvlJc w:val="left"/>
      <w:pPr>
        <w:ind w:left="2880" w:hanging="360"/>
      </w:pPr>
      <w:rPr>
        <w:rFonts w:ascii="Symbol" w:hAnsi="Symbol" w:hint="default"/>
      </w:rPr>
    </w:lvl>
    <w:lvl w:ilvl="4" w:tplc="0F1018EC" w:tentative="1">
      <w:start w:val="1"/>
      <w:numFmt w:val="bullet"/>
      <w:lvlText w:val="o"/>
      <w:lvlJc w:val="left"/>
      <w:pPr>
        <w:ind w:left="3600" w:hanging="360"/>
      </w:pPr>
      <w:rPr>
        <w:rFonts w:ascii="Courier New" w:hAnsi="Courier New" w:cs="Courier New" w:hint="default"/>
      </w:rPr>
    </w:lvl>
    <w:lvl w:ilvl="5" w:tplc="9A96FB1A" w:tentative="1">
      <w:start w:val="1"/>
      <w:numFmt w:val="bullet"/>
      <w:lvlText w:val=""/>
      <w:lvlJc w:val="left"/>
      <w:pPr>
        <w:ind w:left="4320" w:hanging="360"/>
      </w:pPr>
      <w:rPr>
        <w:rFonts w:ascii="Wingdings" w:hAnsi="Wingdings" w:hint="default"/>
      </w:rPr>
    </w:lvl>
    <w:lvl w:ilvl="6" w:tplc="AC780796" w:tentative="1">
      <w:start w:val="1"/>
      <w:numFmt w:val="bullet"/>
      <w:lvlText w:val=""/>
      <w:lvlJc w:val="left"/>
      <w:pPr>
        <w:ind w:left="5040" w:hanging="360"/>
      </w:pPr>
      <w:rPr>
        <w:rFonts w:ascii="Symbol" w:hAnsi="Symbol" w:hint="default"/>
      </w:rPr>
    </w:lvl>
    <w:lvl w:ilvl="7" w:tplc="55B46E56" w:tentative="1">
      <w:start w:val="1"/>
      <w:numFmt w:val="bullet"/>
      <w:lvlText w:val="o"/>
      <w:lvlJc w:val="left"/>
      <w:pPr>
        <w:ind w:left="5760" w:hanging="360"/>
      </w:pPr>
      <w:rPr>
        <w:rFonts w:ascii="Courier New" w:hAnsi="Courier New" w:cs="Courier New" w:hint="default"/>
      </w:rPr>
    </w:lvl>
    <w:lvl w:ilvl="8" w:tplc="76F04E8A" w:tentative="1">
      <w:start w:val="1"/>
      <w:numFmt w:val="bullet"/>
      <w:lvlText w:val=""/>
      <w:lvlJc w:val="left"/>
      <w:pPr>
        <w:ind w:left="6480" w:hanging="360"/>
      </w:pPr>
      <w:rPr>
        <w:rFonts w:ascii="Wingdings" w:hAnsi="Wingdings" w:hint="default"/>
      </w:rPr>
    </w:lvl>
  </w:abstractNum>
  <w:abstractNum w:abstractNumId="23" w15:restartNumberingAfterBreak="0">
    <w:nsid w:val="2E5E0D93"/>
    <w:multiLevelType w:val="singleLevel"/>
    <w:tmpl w:val="1F00BDFE"/>
    <w:name w:val="dtNM RefText"/>
    <w:lvl w:ilvl="0">
      <w:start w:val="1"/>
      <w:numFmt w:val="decimal"/>
      <w:lvlText w:val="%1."/>
      <w:lvlJc w:val="left"/>
      <w:pPr>
        <w:tabs>
          <w:tab w:val="num" w:pos="501"/>
        </w:tabs>
        <w:ind w:left="501" w:hanging="501"/>
      </w:pPr>
      <w:rPr>
        <w:b w:val="0"/>
        <w:caps w:val="0"/>
        <w:smallCaps w:val="0"/>
        <w:u w:val="none"/>
      </w:rPr>
    </w:lvl>
  </w:abstractNum>
  <w:abstractNum w:abstractNumId="24" w15:restartNumberingAfterBreak="0">
    <w:nsid w:val="2E645E05"/>
    <w:multiLevelType w:val="singleLevel"/>
    <w:tmpl w:val="EDA6A350"/>
    <w:name w:val="dtNM List Number Table"/>
    <w:lvl w:ilvl="0">
      <w:start w:val="1"/>
      <w:numFmt w:val="decimal"/>
      <w:pStyle w:val="ListNumberTable"/>
      <w:lvlText w:val="%1."/>
      <w:lvlJc w:val="left"/>
      <w:pPr>
        <w:tabs>
          <w:tab w:val="num" w:pos="360"/>
        </w:tabs>
        <w:ind w:left="360" w:hanging="360"/>
      </w:pPr>
      <w:rPr>
        <w:caps w:val="0"/>
        <w:smallCaps w:val="0"/>
        <w:u w:val="none"/>
      </w:rPr>
    </w:lvl>
  </w:abstractNum>
  <w:abstractNum w:abstractNumId="25" w15:restartNumberingAfterBreak="0">
    <w:nsid w:val="2E9826BD"/>
    <w:multiLevelType w:val="singleLevel"/>
    <w:tmpl w:val="E65021A4"/>
    <w:lvl w:ilvl="0">
      <w:start w:val="1"/>
      <w:numFmt w:val="bullet"/>
      <w:pStyle w:val="ListBullet"/>
      <w:lvlText w:val=""/>
      <w:lvlJc w:val="left"/>
      <w:pPr>
        <w:ind w:left="1080" w:hanging="360"/>
      </w:pPr>
      <w:rPr>
        <w:rFonts w:ascii="Symbol" w:hAnsi="Symbol" w:hint="default"/>
        <w:b w:val="0"/>
        <w:bCs w:val="0"/>
        <w:i w:val="0"/>
        <w:iCs w:val="0"/>
        <w:caps w:val="0"/>
        <w:sz w:val="22"/>
        <w:szCs w:val="28"/>
        <w:u w:val="none"/>
        <w:vertAlign w:val="baseline"/>
      </w:rPr>
    </w:lvl>
  </w:abstractNum>
  <w:abstractNum w:abstractNumId="26" w15:restartNumberingAfterBreak="0">
    <w:nsid w:val="31CB7C8C"/>
    <w:multiLevelType w:val="hybridMultilevel"/>
    <w:tmpl w:val="9CB8A72E"/>
    <w:lvl w:ilvl="0" w:tplc="343C47D0">
      <w:start w:val="1"/>
      <w:numFmt w:val="bullet"/>
      <w:lvlText w:val=""/>
      <w:lvlJc w:val="left"/>
      <w:pPr>
        <w:ind w:left="720" w:hanging="360"/>
      </w:pPr>
      <w:rPr>
        <w:rFonts w:ascii="Symbol" w:hAnsi="Symbol" w:hint="default"/>
      </w:rPr>
    </w:lvl>
    <w:lvl w:ilvl="1" w:tplc="6B260E18" w:tentative="1">
      <w:start w:val="1"/>
      <w:numFmt w:val="bullet"/>
      <w:lvlText w:val="o"/>
      <w:lvlJc w:val="left"/>
      <w:pPr>
        <w:ind w:left="1440" w:hanging="360"/>
      </w:pPr>
      <w:rPr>
        <w:rFonts w:ascii="Courier New" w:hAnsi="Courier New" w:cs="Courier New" w:hint="default"/>
      </w:rPr>
    </w:lvl>
    <w:lvl w:ilvl="2" w:tplc="01A8F56E" w:tentative="1">
      <w:start w:val="1"/>
      <w:numFmt w:val="bullet"/>
      <w:lvlText w:val=""/>
      <w:lvlJc w:val="left"/>
      <w:pPr>
        <w:ind w:left="2160" w:hanging="360"/>
      </w:pPr>
      <w:rPr>
        <w:rFonts w:ascii="Wingdings" w:hAnsi="Wingdings" w:hint="default"/>
      </w:rPr>
    </w:lvl>
    <w:lvl w:ilvl="3" w:tplc="1DB61660" w:tentative="1">
      <w:start w:val="1"/>
      <w:numFmt w:val="bullet"/>
      <w:lvlText w:val=""/>
      <w:lvlJc w:val="left"/>
      <w:pPr>
        <w:ind w:left="2880" w:hanging="360"/>
      </w:pPr>
      <w:rPr>
        <w:rFonts w:ascii="Symbol" w:hAnsi="Symbol" w:hint="default"/>
      </w:rPr>
    </w:lvl>
    <w:lvl w:ilvl="4" w:tplc="EA323912" w:tentative="1">
      <w:start w:val="1"/>
      <w:numFmt w:val="bullet"/>
      <w:lvlText w:val="o"/>
      <w:lvlJc w:val="left"/>
      <w:pPr>
        <w:ind w:left="3600" w:hanging="360"/>
      </w:pPr>
      <w:rPr>
        <w:rFonts w:ascii="Courier New" w:hAnsi="Courier New" w:cs="Courier New" w:hint="default"/>
      </w:rPr>
    </w:lvl>
    <w:lvl w:ilvl="5" w:tplc="B04CCB36" w:tentative="1">
      <w:start w:val="1"/>
      <w:numFmt w:val="bullet"/>
      <w:lvlText w:val=""/>
      <w:lvlJc w:val="left"/>
      <w:pPr>
        <w:ind w:left="4320" w:hanging="360"/>
      </w:pPr>
      <w:rPr>
        <w:rFonts w:ascii="Wingdings" w:hAnsi="Wingdings" w:hint="default"/>
      </w:rPr>
    </w:lvl>
    <w:lvl w:ilvl="6" w:tplc="568E21E2" w:tentative="1">
      <w:start w:val="1"/>
      <w:numFmt w:val="bullet"/>
      <w:lvlText w:val=""/>
      <w:lvlJc w:val="left"/>
      <w:pPr>
        <w:ind w:left="5040" w:hanging="360"/>
      </w:pPr>
      <w:rPr>
        <w:rFonts w:ascii="Symbol" w:hAnsi="Symbol" w:hint="default"/>
      </w:rPr>
    </w:lvl>
    <w:lvl w:ilvl="7" w:tplc="1F2E7EB2" w:tentative="1">
      <w:start w:val="1"/>
      <w:numFmt w:val="bullet"/>
      <w:lvlText w:val="o"/>
      <w:lvlJc w:val="left"/>
      <w:pPr>
        <w:ind w:left="5760" w:hanging="360"/>
      </w:pPr>
      <w:rPr>
        <w:rFonts w:ascii="Courier New" w:hAnsi="Courier New" w:cs="Courier New" w:hint="default"/>
      </w:rPr>
    </w:lvl>
    <w:lvl w:ilvl="8" w:tplc="FAA66966" w:tentative="1">
      <w:start w:val="1"/>
      <w:numFmt w:val="bullet"/>
      <w:lvlText w:val=""/>
      <w:lvlJc w:val="left"/>
      <w:pPr>
        <w:ind w:left="6480" w:hanging="360"/>
      </w:pPr>
      <w:rPr>
        <w:rFonts w:ascii="Wingdings" w:hAnsi="Wingdings" w:hint="default"/>
      </w:rPr>
    </w:lvl>
  </w:abstractNum>
  <w:abstractNum w:abstractNumId="27" w15:restartNumberingAfterBreak="0">
    <w:nsid w:val="34543792"/>
    <w:multiLevelType w:val="multilevel"/>
    <w:tmpl w:val="4F284448"/>
    <w:lvl w:ilvl="0">
      <w:start w:val="1"/>
      <w:numFmt w:val="bullet"/>
      <w:lvlText w:val="o"/>
      <w:lvlJc w:val="left"/>
      <w:pPr>
        <w:tabs>
          <w:tab w:val="num" w:pos="720"/>
        </w:tabs>
        <w:ind w:left="720" w:hanging="360"/>
      </w:pPr>
      <w:rPr>
        <w:rFonts w:ascii="Courier New" w:hAnsi="Courier New" w:hint="default"/>
        <w:sz w:val="20"/>
      </w:rPr>
    </w:lvl>
    <w:lvl w:ilvl="1">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4CB10E9"/>
    <w:multiLevelType w:val="hybridMultilevel"/>
    <w:tmpl w:val="FA6814B8"/>
    <w:lvl w:ilvl="0" w:tplc="70B89E50">
      <w:start w:val="1"/>
      <w:numFmt w:val="bullet"/>
      <w:lvlText w:val=""/>
      <w:lvlJc w:val="left"/>
      <w:pPr>
        <w:ind w:left="1080" w:hanging="360"/>
      </w:pPr>
      <w:rPr>
        <w:rFonts w:ascii="Symbol" w:hAnsi="Symbol" w:hint="default"/>
      </w:rPr>
    </w:lvl>
    <w:lvl w:ilvl="1" w:tplc="DA04556E" w:tentative="1">
      <w:start w:val="1"/>
      <w:numFmt w:val="bullet"/>
      <w:lvlText w:val="o"/>
      <w:lvlJc w:val="left"/>
      <w:pPr>
        <w:ind w:left="1800" w:hanging="360"/>
      </w:pPr>
      <w:rPr>
        <w:rFonts w:ascii="Courier New" w:hAnsi="Courier New" w:cs="Courier New" w:hint="default"/>
      </w:rPr>
    </w:lvl>
    <w:lvl w:ilvl="2" w:tplc="CBBEC876" w:tentative="1">
      <w:start w:val="1"/>
      <w:numFmt w:val="bullet"/>
      <w:lvlText w:val=""/>
      <w:lvlJc w:val="left"/>
      <w:pPr>
        <w:ind w:left="2520" w:hanging="360"/>
      </w:pPr>
      <w:rPr>
        <w:rFonts w:ascii="Wingdings" w:hAnsi="Wingdings" w:hint="default"/>
      </w:rPr>
    </w:lvl>
    <w:lvl w:ilvl="3" w:tplc="FEDAC01E" w:tentative="1">
      <w:start w:val="1"/>
      <w:numFmt w:val="bullet"/>
      <w:lvlText w:val=""/>
      <w:lvlJc w:val="left"/>
      <w:pPr>
        <w:ind w:left="3240" w:hanging="360"/>
      </w:pPr>
      <w:rPr>
        <w:rFonts w:ascii="Symbol" w:hAnsi="Symbol" w:hint="default"/>
      </w:rPr>
    </w:lvl>
    <w:lvl w:ilvl="4" w:tplc="C8B8B6C4" w:tentative="1">
      <w:start w:val="1"/>
      <w:numFmt w:val="bullet"/>
      <w:lvlText w:val="o"/>
      <w:lvlJc w:val="left"/>
      <w:pPr>
        <w:ind w:left="3960" w:hanging="360"/>
      </w:pPr>
      <w:rPr>
        <w:rFonts w:ascii="Courier New" w:hAnsi="Courier New" w:cs="Courier New" w:hint="default"/>
      </w:rPr>
    </w:lvl>
    <w:lvl w:ilvl="5" w:tplc="EEDCFE62" w:tentative="1">
      <w:start w:val="1"/>
      <w:numFmt w:val="bullet"/>
      <w:lvlText w:val=""/>
      <w:lvlJc w:val="left"/>
      <w:pPr>
        <w:ind w:left="4680" w:hanging="360"/>
      </w:pPr>
      <w:rPr>
        <w:rFonts w:ascii="Wingdings" w:hAnsi="Wingdings" w:hint="default"/>
      </w:rPr>
    </w:lvl>
    <w:lvl w:ilvl="6" w:tplc="A3FA2A88" w:tentative="1">
      <w:start w:val="1"/>
      <w:numFmt w:val="bullet"/>
      <w:lvlText w:val=""/>
      <w:lvlJc w:val="left"/>
      <w:pPr>
        <w:ind w:left="5400" w:hanging="360"/>
      </w:pPr>
      <w:rPr>
        <w:rFonts w:ascii="Symbol" w:hAnsi="Symbol" w:hint="default"/>
      </w:rPr>
    </w:lvl>
    <w:lvl w:ilvl="7" w:tplc="F2949AD2" w:tentative="1">
      <w:start w:val="1"/>
      <w:numFmt w:val="bullet"/>
      <w:lvlText w:val="o"/>
      <w:lvlJc w:val="left"/>
      <w:pPr>
        <w:ind w:left="6120" w:hanging="360"/>
      </w:pPr>
      <w:rPr>
        <w:rFonts w:ascii="Courier New" w:hAnsi="Courier New" w:cs="Courier New" w:hint="default"/>
      </w:rPr>
    </w:lvl>
    <w:lvl w:ilvl="8" w:tplc="032E5ED6" w:tentative="1">
      <w:start w:val="1"/>
      <w:numFmt w:val="bullet"/>
      <w:lvlText w:val=""/>
      <w:lvlJc w:val="left"/>
      <w:pPr>
        <w:ind w:left="6840" w:hanging="360"/>
      </w:pPr>
      <w:rPr>
        <w:rFonts w:ascii="Wingdings" w:hAnsi="Wingdings" w:hint="default"/>
      </w:rPr>
    </w:lvl>
  </w:abstractNum>
  <w:abstractNum w:abstractNumId="29" w15:restartNumberingAfterBreak="0">
    <w:nsid w:val="35A122DB"/>
    <w:multiLevelType w:val="hybridMultilevel"/>
    <w:tmpl w:val="94108CC0"/>
    <w:lvl w:ilvl="0" w:tplc="4746945E">
      <w:start w:val="1"/>
      <w:numFmt w:val="bullet"/>
      <w:pStyle w:val="ListBullet3"/>
      <w:lvlText w:val=""/>
      <w:lvlJc w:val="left"/>
      <w:pPr>
        <w:ind w:left="1080" w:hanging="360"/>
      </w:pPr>
      <w:rPr>
        <w:rFonts w:ascii="Symbol" w:hAnsi="Symbol" w:hint="default"/>
      </w:rPr>
    </w:lvl>
    <w:lvl w:ilvl="1" w:tplc="6DFE338A" w:tentative="1">
      <w:start w:val="1"/>
      <w:numFmt w:val="bullet"/>
      <w:lvlText w:val="o"/>
      <w:lvlJc w:val="left"/>
      <w:pPr>
        <w:ind w:left="1800" w:hanging="360"/>
      </w:pPr>
      <w:rPr>
        <w:rFonts w:ascii="Courier New" w:hAnsi="Courier New" w:cs="Courier New" w:hint="default"/>
      </w:rPr>
    </w:lvl>
    <w:lvl w:ilvl="2" w:tplc="AE7C7092" w:tentative="1">
      <w:start w:val="1"/>
      <w:numFmt w:val="bullet"/>
      <w:lvlText w:val=""/>
      <w:lvlJc w:val="left"/>
      <w:pPr>
        <w:ind w:left="2520" w:hanging="360"/>
      </w:pPr>
      <w:rPr>
        <w:rFonts w:ascii="Wingdings" w:hAnsi="Wingdings" w:hint="default"/>
      </w:rPr>
    </w:lvl>
    <w:lvl w:ilvl="3" w:tplc="0966D594" w:tentative="1">
      <w:start w:val="1"/>
      <w:numFmt w:val="bullet"/>
      <w:lvlText w:val=""/>
      <w:lvlJc w:val="left"/>
      <w:pPr>
        <w:ind w:left="3240" w:hanging="360"/>
      </w:pPr>
      <w:rPr>
        <w:rFonts w:ascii="Symbol" w:hAnsi="Symbol" w:hint="default"/>
      </w:rPr>
    </w:lvl>
    <w:lvl w:ilvl="4" w:tplc="0C2EC684" w:tentative="1">
      <w:start w:val="1"/>
      <w:numFmt w:val="bullet"/>
      <w:lvlText w:val="o"/>
      <w:lvlJc w:val="left"/>
      <w:pPr>
        <w:ind w:left="3960" w:hanging="360"/>
      </w:pPr>
      <w:rPr>
        <w:rFonts w:ascii="Courier New" w:hAnsi="Courier New" w:cs="Courier New" w:hint="default"/>
      </w:rPr>
    </w:lvl>
    <w:lvl w:ilvl="5" w:tplc="63BEE4BC" w:tentative="1">
      <w:start w:val="1"/>
      <w:numFmt w:val="bullet"/>
      <w:lvlText w:val=""/>
      <w:lvlJc w:val="left"/>
      <w:pPr>
        <w:ind w:left="4680" w:hanging="360"/>
      </w:pPr>
      <w:rPr>
        <w:rFonts w:ascii="Wingdings" w:hAnsi="Wingdings" w:hint="default"/>
      </w:rPr>
    </w:lvl>
    <w:lvl w:ilvl="6" w:tplc="89562122" w:tentative="1">
      <w:start w:val="1"/>
      <w:numFmt w:val="bullet"/>
      <w:lvlText w:val=""/>
      <w:lvlJc w:val="left"/>
      <w:pPr>
        <w:ind w:left="5400" w:hanging="360"/>
      </w:pPr>
      <w:rPr>
        <w:rFonts w:ascii="Symbol" w:hAnsi="Symbol" w:hint="default"/>
      </w:rPr>
    </w:lvl>
    <w:lvl w:ilvl="7" w:tplc="8A4AA206" w:tentative="1">
      <w:start w:val="1"/>
      <w:numFmt w:val="bullet"/>
      <w:lvlText w:val="o"/>
      <w:lvlJc w:val="left"/>
      <w:pPr>
        <w:ind w:left="6120" w:hanging="360"/>
      </w:pPr>
      <w:rPr>
        <w:rFonts w:ascii="Courier New" w:hAnsi="Courier New" w:cs="Courier New" w:hint="default"/>
      </w:rPr>
    </w:lvl>
    <w:lvl w:ilvl="8" w:tplc="3C0AC42E" w:tentative="1">
      <w:start w:val="1"/>
      <w:numFmt w:val="bullet"/>
      <w:lvlText w:val=""/>
      <w:lvlJc w:val="left"/>
      <w:pPr>
        <w:ind w:left="6840" w:hanging="360"/>
      </w:pPr>
      <w:rPr>
        <w:rFonts w:ascii="Wingdings" w:hAnsi="Wingdings" w:hint="default"/>
      </w:rPr>
    </w:lvl>
  </w:abstractNum>
  <w:abstractNum w:abstractNumId="30" w15:restartNumberingAfterBreak="0">
    <w:nsid w:val="38554715"/>
    <w:multiLevelType w:val="hybridMultilevel"/>
    <w:tmpl w:val="6696E61A"/>
    <w:lvl w:ilvl="0" w:tplc="3A60FCE6">
      <w:start w:val="1"/>
      <w:numFmt w:val="lowerLetter"/>
      <w:pStyle w:val="ListLetter5"/>
      <w:lvlText w:val="%1."/>
      <w:lvlJc w:val="left"/>
      <w:pPr>
        <w:ind w:left="1800" w:hanging="360"/>
      </w:pPr>
    </w:lvl>
    <w:lvl w:ilvl="1" w:tplc="BE2C4E70">
      <w:start w:val="1"/>
      <w:numFmt w:val="lowerLetter"/>
      <w:lvlText w:val="%2."/>
      <w:lvlJc w:val="left"/>
      <w:pPr>
        <w:ind w:left="2520" w:hanging="360"/>
      </w:pPr>
    </w:lvl>
    <w:lvl w:ilvl="2" w:tplc="9A0E7A1C" w:tentative="1">
      <w:start w:val="1"/>
      <w:numFmt w:val="lowerRoman"/>
      <w:lvlText w:val="%3."/>
      <w:lvlJc w:val="right"/>
      <w:pPr>
        <w:ind w:left="3240" w:hanging="180"/>
      </w:pPr>
    </w:lvl>
    <w:lvl w:ilvl="3" w:tplc="F652706C" w:tentative="1">
      <w:start w:val="1"/>
      <w:numFmt w:val="decimal"/>
      <w:lvlText w:val="%4."/>
      <w:lvlJc w:val="left"/>
      <w:pPr>
        <w:ind w:left="3960" w:hanging="360"/>
      </w:pPr>
    </w:lvl>
    <w:lvl w:ilvl="4" w:tplc="70BE9BA0" w:tentative="1">
      <w:start w:val="1"/>
      <w:numFmt w:val="lowerLetter"/>
      <w:lvlText w:val="%5."/>
      <w:lvlJc w:val="left"/>
      <w:pPr>
        <w:ind w:left="4680" w:hanging="360"/>
      </w:pPr>
    </w:lvl>
    <w:lvl w:ilvl="5" w:tplc="FA789234" w:tentative="1">
      <w:start w:val="1"/>
      <w:numFmt w:val="lowerRoman"/>
      <w:lvlText w:val="%6."/>
      <w:lvlJc w:val="right"/>
      <w:pPr>
        <w:ind w:left="5400" w:hanging="180"/>
      </w:pPr>
    </w:lvl>
    <w:lvl w:ilvl="6" w:tplc="5DEA4906" w:tentative="1">
      <w:start w:val="1"/>
      <w:numFmt w:val="decimal"/>
      <w:lvlText w:val="%7."/>
      <w:lvlJc w:val="left"/>
      <w:pPr>
        <w:ind w:left="6120" w:hanging="360"/>
      </w:pPr>
    </w:lvl>
    <w:lvl w:ilvl="7" w:tplc="D0B422DA" w:tentative="1">
      <w:start w:val="1"/>
      <w:numFmt w:val="lowerLetter"/>
      <w:lvlText w:val="%8."/>
      <w:lvlJc w:val="left"/>
      <w:pPr>
        <w:ind w:left="6840" w:hanging="360"/>
      </w:pPr>
    </w:lvl>
    <w:lvl w:ilvl="8" w:tplc="55147260" w:tentative="1">
      <w:start w:val="1"/>
      <w:numFmt w:val="lowerRoman"/>
      <w:lvlText w:val="%9."/>
      <w:lvlJc w:val="right"/>
      <w:pPr>
        <w:ind w:left="7560" w:hanging="180"/>
      </w:pPr>
    </w:lvl>
  </w:abstractNum>
  <w:abstractNum w:abstractNumId="31" w15:restartNumberingAfterBreak="0">
    <w:nsid w:val="38C94779"/>
    <w:multiLevelType w:val="multilevel"/>
    <w:tmpl w:val="CAB05EE8"/>
    <w:styleLink w:val="111111List"/>
    <w:lvl w:ilvl="0">
      <w:start w:val="1"/>
      <w:numFmt w:val="decimal"/>
      <w:pStyle w:val="Level1"/>
      <w:lvlText w:val="%1)"/>
      <w:lvlJc w:val="left"/>
      <w:pPr>
        <w:ind w:left="425" w:hanging="425"/>
      </w:pPr>
      <w:rPr>
        <w:b w:val="0"/>
        <w:bCs w:val="0"/>
        <w:i w:val="0"/>
        <w:iCs w:val="0"/>
        <w:caps w:val="0"/>
        <w:smallCaps w:val="0"/>
        <w:strike w:val="0"/>
        <w:dstrike w:val="0"/>
        <w:vanish w:val="0"/>
        <w:color w:val="auto"/>
        <w:spacing w:val="0"/>
        <w:position w:val="0"/>
        <w:sz w:val="24"/>
        <w:szCs w:val="24"/>
        <w:u w:val="none"/>
        <w:vertAlign w:val="baseline"/>
      </w:rPr>
    </w:lvl>
    <w:lvl w:ilvl="1">
      <w:start w:val="1"/>
      <w:numFmt w:val="decimal"/>
      <w:pStyle w:val="Level2"/>
      <w:lvlText w:val="%1.%2)"/>
      <w:lvlJc w:val="left"/>
      <w:pPr>
        <w:ind w:left="992" w:hanging="567"/>
      </w:pPr>
      <w:rPr>
        <w:rFonts w:hint="eastAsia"/>
        <w:b w:val="0"/>
        <w:i w:val="0"/>
        <w:sz w:val="24"/>
      </w:rPr>
    </w:lvl>
    <w:lvl w:ilvl="2">
      <w:start w:val="1"/>
      <w:numFmt w:val="decimal"/>
      <w:pStyle w:val="Level3"/>
      <w:lvlText w:val="%1.%2.%3)"/>
      <w:lvlJc w:val="left"/>
      <w:pPr>
        <w:ind w:left="1418" w:hanging="567"/>
      </w:pPr>
      <w:rPr>
        <w:rFonts w:hint="eastAsia"/>
        <w:b w:val="0"/>
        <w:i w:val="0"/>
        <w:sz w:val="24"/>
      </w:rPr>
    </w:lvl>
    <w:lvl w:ilvl="3">
      <w:start w:val="1"/>
      <w:numFmt w:val="decimal"/>
      <w:pStyle w:val="Level4"/>
      <w:lvlText w:val="%1.%2.%3.%4)"/>
      <w:lvlJc w:val="left"/>
      <w:pPr>
        <w:ind w:left="1984" w:hanging="708"/>
      </w:p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2" w15:restartNumberingAfterBreak="0">
    <w:nsid w:val="3D9009D0"/>
    <w:multiLevelType w:val="hybridMultilevel"/>
    <w:tmpl w:val="92C2BB6C"/>
    <w:lvl w:ilvl="0" w:tplc="6106A0EE">
      <w:start w:val="1"/>
      <w:numFmt w:val="bullet"/>
      <w:pStyle w:val="TableTextBullet"/>
      <w:lvlText w:val=""/>
      <w:lvlJc w:val="left"/>
      <w:pPr>
        <w:ind w:left="360" w:hanging="360"/>
      </w:pPr>
      <w:rPr>
        <w:rFonts w:ascii="Symbol" w:hAnsi="Symbol" w:hint="default"/>
      </w:rPr>
    </w:lvl>
    <w:lvl w:ilvl="1" w:tplc="4F585672">
      <w:start w:val="1"/>
      <w:numFmt w:val="bullet"/>
      <w:lvlText w:val="o"/>
      <w:lvlJc w:val="left"/>
      <w:pPr>
        <w:ind w:left="1080" w:hanging="360"/>
      </w:pPr>
      <w:rPr>
        <w:rFonts w:ascii="Courier New" w:hAnsi="Courier New" w:cs="Courier New" w:hint="default"/>
      </w:rPr>
    </w:lvl>
    <w:lvl w:ilvl="2" w:tplc="C1BA705C" w:tentative="1">
      <w:start w:val="1"/>
      <w:numFmt w:val="bullet"/>
      <w:lvlText w:val=""/>
      <w:lvlJc w:val="left"/>
      <w:pPr>
        <w:ind w:left="1800" w:hanging="360"/>
      </w:pPr>
      <w:rPr>
        <w:rFonts w:ascii="Wingdings" w:hAnsi="Wingdings" w:hint="default"/>
      </w:rPr>
    </w:lvl>
    <w:lvl w:ilvl="3" w:tplc="E45C4D84" w:tentative="1">
      <w:start w:val="1"/>
      <w:numFmt w:val="bullet"/>
      <w:lvlText w:val=""/>
      <w:lvlJc w:val="left"/>
      <w:pPr>
        <w:ind w:left="2520" w:hanging="360"/>
      </w:pPr>
      <w:rPr>
        <w:rFonts w:ascii="Symbol" w:hAnsi="Symbol" w:hint="default"/>
      </w:rPr>
    </w:lvl>
    <w:lvl w:ilvl="4" w:tplc="2DB255FC" w:tentative="1">
      <w:start w:val="1"/>
      <w:numFmt w:val="bullet"/>
      <w:lvlText w:val="o"/>
      <w:lvlJc w:val="left"/>
      <w:pPr>
        <w:ind w:left="3240" w:hanging="360"/>
      </w:pPr>
      <w:rPr>
        <w:rFonts w:ascii="Courier New" w:hAnsi="Courier New" w:cs="Courier New" w:hint="default"/>
      </w:rPr>
    </w:lvl>
    <w:lvl w:ilvl="5" w:tplc="2098D4DC" w:tentative="1">
      <w:start w:val="1"/>
      <w:numFmt w:val="bullet"/>
      <w:lvlText w:val=""/>
      <w:lvlJc w:val="left"/>
      <w:pPr>
        <w:ind w:left="3960" w:hanging="360"/>
      </w:pPr>
      <w:rPr>
        <w:rFonts w:ascii="Wingdings" w:hAnsi="Wingdings" w:hint="default"/>
      </w:rPr>
    </w:lvl>
    <w:lvl w:ilvl="6" w:tplc="BA5E4384" w:tentative="1">
      <w:start w:val="1"/>
      <w:numFmt w:val="bullet"/>
      <w:lvlText w:val=""/>
      <w:lvlJc w:val="left"/>
      <w:pPr>
        <w:ind w:left="4680" w:hanging="360"/>
      </w:pPr>
      <w:rPr>
        <w:rFonts w:ascii="Symbol" w:hAnsi="Symbol" w:hint="default"/>
      </w:rPr>
    </w:lvl>
    <w:lvl w:ilvl="7" w:tplc="695AF8C6" w:tentative="1">
      <w:start w:val="1"/>
      <w:numFmt w:val="bullet"/>
      <w:lvlText w:val="o"/>
      <w:lvlJc w:val="left"/>
      <w:pPr>
        <w:ind w:left="5400" w:hanging="360"/>
      </w:pPr>
      <w:rPr>
        <w:rFonts w:ascii="Courier New" w:hAnsi="Courier New" w:cs="Courier New" w:hint="default"/>
      </w:rPr>
    </w:lvl>
    <w:lvl w:ilvl="8" w:tplc="6BF63F14" w:tentative="1">
      <w:start w:val="1"/>
      <w:numFmt w:val="bullet"/>
      <w:lvlText w:val=""/>
      <w:lvlJc w:val="left"/>
      <w:pPr>
        <w:ind w:left="6120" w:hanging="360"/>
      </w:pPr>
      <w:rPr>
        <w:rFonts w:ascii="Wingdings" w:hAnsi="Wingdings" w:hint="default"/>
      </w:rPr>
    </w:lvl>
  </w:abstractNum>
  <w:abstractNum w:abstractNumId="33" w15:restartNumberingAfterBreak="0">
    <w:nsid w:val="3DBD42E8"/>
    <w:multiLevelType w:val="multilevel"/>
    <w:tmpl w:val="BD0AD012"/>
    <w:lvl w:ilvl="0">
      <w:start w:val="1"/>
      <w:numFmt w:val="bullet"/>
      <w:lvlText w:val="o"/>
      <w:lvlJc w:val="left"/>
      <w:pPr>
        <w:ind w:left="720" w:hanging="360"/>
      </w:pPr>
      <w:rPr>
        <w:rFonts w:ascii="Courier New" w:hAnsi="Courier New" w:cs="Courier New" w:hint="default"/>
        <w:color w:val="auto"/>
      </w:rPr>
    </w:lvl>
    <w:lvl w:ilvl="1">
      <w:start w:val="1"/>
      <w:numFmt w:val="bullet"/>
      <w:lvlText w:val="o"/>
      <w:lvlJc w:val="left"/>
      <w:pPr>
        <w:tabs>
          <w:tab w:val="num" w:pos="992"/>
        </w:tabs>
        <w:ind w:left="1440" w:hanging="360"/>
      </w:pPr>
      <w:rPr>
        <w:rFonts w:ascii="Courier New" w:hAnsi="Courier New" w:hint="default"/>
      </w:rPr>
    </w:lvl>
    <w:lvl w:ilvl="2">
      <w:start w:val="1"/>
      <w:numFmt w:val="bullet"/>
      <w:lvlText w:val=""/>
      <w:lvlJc w:val="left"/>
      <w:pPr>
        <w:tabs>
          <w:tab w:val="num" w:pos="1417"/>
        </w:tabs>
        <w:ind w:left="2160" w:hanging="360"/>
      </w:pPr>
      <w:rPr>
        <w:rFonts w:ascii="Wingdings" w:hAnsi="Wingdings" w:hint="default"/>
      </w:rPr>
    </w:lvl>
    <w:lvl w:ilvl="3">
      <w:start w:val="1"/>
      <w:numFmt w:val="bullet"/>
      <w:lvlText w:val=""/>
      <w:lvlJc w:val="left"/>
      <w:pPr>
        <w:tabs>
          <w:tab w:val="num" w:pos="1842"/>
        </w:tabs>
        <w:ind w:left="2880" w:hanging="360"/>
      </w:pPr>
      <w:rPr>
        <w:rFonts w:ascii="Symbol" w:hAnsi="Symbol" w:hint="default"/>
      </w:rPr>
    </w:lvl>
    <w:lvl w:ilvl="4">
      <w:start w:val="1"/>
      <w:numFmt w:val="bullet"/>
      <w:lvlText w:val="o"/>
      <w:lvlJc w:val="left"/>
      <w:pPr>
        <w:tabs>
          <w:tab w:val="num" w:pos="2267"/>
        </w:tabs>
        <w:ind w:left="3600" w:hanging="360"/>
      </w:pPr>
      <w:rPr>
        <w:rFonts w:ascii="Courier New" w:hAnsi="Courier New" w:hint="default"/>
      </w:rPr>
    </w:lvl>
    <w:lvl w:ilvl="5">
      <w:start w:val="1"/>
      <w:numFmt w:val="bullet"/>
      <w:lvlText w:val=""/>
      <w:lvlJc w:val="left"/>
      <w:pPr>
        <w:tabs>
          <w:tab w:val="num" w:pos="2692"/>
        </w:tabs>
        <w:ind w:left="4320" w:hanging="360"/>
      </w:pPr>
      <w:rPr>
        <w:rFonts w:ascii="Wingdings" w:hAnsi="Wingdings" w:hint="default"/>
      </w:rPr>
    </w:lvl>
    <w:lvl w:ilvl="6">
      <w:start w:val="1"/>
      <w:numFmt w:val="bullet"/>
      <w:lvlText w:val=""/>
      <w:lvlJc w:val="left"/>
      <w:pPr>
        <w:tabs>
          <w:tab w:val="num" w:pos="3117"/>
        </w:tabs>
        <w:ind w:left="5040" w:hanging="360"/>
      </w:pPr>
      <w:rPr>
        <w:rFonts w:ascii="Symbol" w:hAnsi="Symbol" w:hint="default"/>
      </w:rPr>
    </w:lvl>
    <w:lvl w:ilvl="7">
      <w:start w:val="1"/>
      <w:numFmt w:val="bullet"/>
      <w:lvlText w:val="o"/>
      <w:lvlJc w:val="left"/>
      <w:pPr>
        <w:tabs>
          <w:tab w:val="num" w:pos="3542"/>
        </w:tabs>
        <w:ind w:left="5760" w:hanging="360"/>
      </w:pPr>
      <w:rPr>
        <w:rFonts w:ascii="Courier New" w:hAnsi="Courier New" w:hint="default"/>
      </w:rPr>
    </w:lvl>
    <w:lvl w:ilvl="8">
      <w:start w:val="1"/>
      <w:numFmt w:val="bullet"/>
      <w:lvlText w:val=""/>
      <w:lvlJc w:val="left"/>
      <w:pPr>
        <w:tabs>
          <w:tab w:val="num" w:pos="3967"/>
        </w:tabs>
        <w:ind w:left="6480" w:hanging="360"/>
      </w:pPr>
      <w:rPr>
        <w:rFonts w:ascii="Wingdings" w:hAnsi="Wingdings" w:hint="default"/>
      </w:rPr>
    </w:lvl>
  </w:abstractNum>
  <w:abstractNum w:abstractNumId="34" w15:restartNumberingAfterBreak="0">
    <w:nsid w:val="40A37A97"/>
    <w:multiLevelType w:val="hybridMultilevel"/>
    <w:tmpl w:val="77B6E4AE"/>
    <w:lvl w:ilvl="0" w:tplc="F9FE2DB6">
      <w:start w:val="1"/>
      <w:numFmt w:val="bullet"/>
      <w:pStyle w:val="C-PLR-BulletIndented"/>
      <w:lvlText w:val="-"/>
      <w:lvlJc w:val="left"/>
      <w:pPr>
        <w:tabs>
          <w:tab w:val="num" w:pos="1080"/>
        </w:tabs>
        <w:ind w:left="1080" w:hanging="360"/>
      </w:pPr>
      <w:rPr>
        <w:rFonts w:ascii="Symbol" w:hAnsi="Symbol" w:hint="default"/>
      </w:rPr>
    </w:lvl>
    <w:lvl w:ilvl="1" w:tplc="1B90C69C" w:tentative="1">
      <w:start w:val="1"/>
      <w:numFmt w:val="bullet"/>
      <w:lvlText w:val="o"/>
      <w:lvlJc w:val="left"/>
      <w:pPr>
        <w:tabs>
          <w:tab w:val="num" w:pos="1440"/>
        </w:tabs>
        <w:ind w:left="1440" w:hanging="360"/>
      </w:pPr>
      <w:rPr>
        <w:rFonts w:ascii="Courier New" w:hAnsi="Courier New" w:hint="default"/>
      </w:rPr>
    </w:lvl>
    <w:lvl w:ilvl="2" w:tplc="09D20F28" w:tentative="1">
      <w:start w:val="1"/>
      <w:numFmt w:val="bullet"/>
      <w:lvlText w:val="§"/>
      <w:lvlJc w:val="left"/>
      <w:pPr>
        <w:tabs>
          <w:tab w:val="num" w:pos="2160"/>
        </w:tabs>
        <w:ind w:left="2160" w:hanging="360"/>
      </w:pPr>
      <w:rPr>
        <w:rFonts w:ascii="Wingdings" w:hAnsi="Wingdings" w:hint="default"/>
      </w:rPr>
    </w:lvl>
    <w:lvl w:ilvl="3" w:tplc="F7422280" w:tentative="1">
      <w:start w:val="1"/>
      <w:numFmt w:val="bullet"/>
      <w:lvlText w:val="·"/>
      <w:lvlJc w:val="left"/>
      <w:pPr>
        <w:tabs>
          <w:tab w:val="num" w:pos="2880"/>
        </w:tabs>
        <w:ind w:left="2880" w:hanging="360"/>
      </w:pPr>
      <w:rPr>
        <w:rFonts w:ascii="Symbol" w:hAnsi="Symbol" w:hint="default"/>
      </w:rPr>
    </w:lvl>
    <w:lvl w:ilvl="4" w:tplc="0D62B9C0" w:tentative="1">
      <w:start w:val="1"/>
      <w:numFmt w:val="bullet"/>
      <w:lvlText w:val="o"/>
      <w:lvlJc w:val="left"/>
      <w:pPr>
        <w:tabs>
          <w:tab w:val="num" w:pos="3600"/>
        </w:tabs>
        <w:ind w:left="3600" w:hanging="360"/>
      </w:pPr>
      <w:rPr>
        <w:rFonts w:ascii="Courier New" w:hAnsi="Courier New" w:hint="default"/>
      </w:rPr>
    </w:lvl>
    <w:lvl w:ilvl="5" w:tplc="82C0828A" w:tentative="1">
      <w:start w:val="1"/>
      <w:numFmt w:val="bullet"/>
      <w:lvlText w:val="§"/>
      <w:lvlJc w:val="left"/>
      <w:pPr>
        <w:tabs>
          <w:tab w:val="num" w:pos="4320"/>
        </w:tabs>
        <w:ind w:left="4320" w:hanging="360"/>
      </w:pPr>
      <w:rPr>
        <w:rFonts w:ascii="Wingdings" w:hAnsi="Wingdings" w:hint="default"/>
      </w:rPr>
    </w:lvl>
    <w:lvl w:ilvl="6" w:tplc="6D280E42" w:tentative="1">
      <w:start w:val="1"/>
      <w:numFmt w:val="bullet"/>
      <w:lvlText w:val="·"/>
      <w:lvlJc w:val="left"/>
      <w:pPr>
        <w:tabs>
          <w:tab w:val="num" w:pos="5040"/>
        </w:tabs>
        <w:ind w:left="5040" w:hanging="360"/>
      </w:pPr>
      <w:rPr>
        <w:rFonts w:ascii="Symbol" w:hAnsi="Symbol" w:hint="default"/>
      </w:rPr>
    </w:lvl>
    <w:lvl w:ilvl="7" w:tplc="6246A7B2" w:tentative="1">
      <w:start w:val="1"/>
      <w:numFmt w:val="bullet"/>
      <w:lvlText w:val="o"/>
      <w:lvlJc w:val="left"/>
      <w:pPr>
        <w:tabs>
          <w:tab w:val="num" w:pos="5760"/>
        </w:tabs>
        <w:ind w:left="5760" w:hanging="360"/>
      </w:pPr>
      <w:rPr>
        <w:rFonts w:ascii="Courier New" w:hAnsi="Courier New" w:hint="default"/>
      </w:rPr>
    </w:lvl>
    <w:lvl w:ilvl="8" w:tplc="F29CF466"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0BB7754"/>
    <w:multiLevelType w:val="hybridMultilevel"/>
    <w:tmpl w:val="3C700240"/>
    <w:lvl w:ilvl="0" w:tplc="88687C26">
      <w:start w:val="1"/>
      <w:numFmt w:val="decimal"/>
      <w:pStyle w:val="ListNumber"/>
      <w:lvlText w:val="%1."/>
      <w:lvlJc w:val="left"/>
      <w:pPr>
        <w:ind w:left="720" w:hanging="360"/>
      </w:pPr>
    </w:lvl>
    <w:lvl w:ilvl="1" w:tplc="6420AC8A" w:tentative="1">
      <w:start w:val="1"/>
      <w:numFmt w:val="lowerLetter"/>
      <w:lvlText w:val="%2."/>
      <w:lvlJc w:val="left"/>
      <w:pPr>
        <w:ind w:left="1440" w:hanging="360"/>
      </w:pPr>
    </w:lvl>
    <w:lvl w:ilvl="2" w:tplc="DA125CC6" w:tentative="1">
      <w:start w:val="1"/>
      <w:numFmt w:val="lowerRoman"/>
      <w:lvlText w:val="%3."/>
      <w:lvlJc w:val="right"/>
      <w:pPr>
        <w:ind w:left="2160" w:hanging="180"/>
      </w:pPr>
    </w:lvl>
    <w:lvl w:ilvl="3" w:tplc="A2A8960C" w:tentative="1">
      <w:start w:val="1"/>
      <w:numFmt w:val="decimal"/>
      <w:lvlText w:val="%4."/>
      <w:lvlJc w:val="left"/>
      <w:pPr>
        <w:ind w:left="2880" w:hanging="360"/>
      </w:pPr>
    </w:lvl>
    <w:lvl w:ilvl="4" w:tplc="D74046EC" w:tentative="1">
      <w:start w:val="1"/>
      <w:numFmt w:val="lowerLetter"/>
      <w:lvlText w:val="%5."/>
      <w:lvlJc w:val="left"/>
      <w:pPr>
        <w:ind w:left="3600" w:hanging="360"/>
      </w:pPr>
    </w:lvl>
    <w:lvl w:ilvl="5" w:tplc="33F6F584" w:tentative="1">
      <w:start w:val="1"/>
      <w:numFmt w:val="lowerRoman"/>
      <w:lvlText w:val="%6."/>
      <w:lvlJc w:val="right"/>
      <w:pPr>
        <w:ind w:left="4320" w:hanging="180"/>
      </w:pPr>
    </w:lvl>
    <w:lvl w:ilvl="6" w:tplc="782A53F8" w:tentative="1">
      <w:start w:val="1"/>
      <w:numFmt w:val="decimal"/>
      <w:lvlText w:val="%7."/>
      <w:lvlJc w:val="left"/>
      <w:pPr>
        <w:ind w:left="5040" w:hanging="360"/>
      </w:pPr>
    </w:lvl>
    <w:lvl w:ilvl="7" w:tplc="BA3ADCBE" w:tentative="1">
      <w:start w:val="1"/>
      <w:numFmt w:val="lowerLetter"/>
      <w:lvlText w:val="%8."/>
      <w:lvlJc w:val="left"/>
      <w:pPr>
        <w:ind w:left="5760" w:hanging="360"/>
      </w:pPr>
    </w:lvl>
    <w:lvl w:ilvl="8" w:tplc="EB687754" w:tentative="1">
      <w:start w:val="1"/>
      <w:numFmt w:val="lowerRoman"/>
      <w:lvlText w:val="%9."/>
      <w:lvlJc w:val="right"/>
      <w:pPr>
        <w:ind w:left="6480" w:hanging="180"/>
      </w:pPr>
    </w:lvl>
  </w:abstractNum>
  <w:abstractNum w:abstractNumId="36" w15:restartNumberingAfterBreak="0">
    <w:nsid w:val="43E313DD"/>
    <w:multiLevelType w:val="multilevel"/>
    <w:tmpl w:val="D180A1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4D0260C"/>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8" w15:restartNumberingAfterBreak="0">
    <w:nsid w:val="44E6731E"/>
    <w:multiLevelType w:val="hybridMultilevel"/>
    <w:tmpl w:val="13285634"/>
    <w:lvl w:ilvl="0" w:tplc="0ED2FF04">
      <w:start w:val="1"/>
      <w:numFmt w:val="bullet"/>
      <w:lvlText w:val=""/>
      <w:lvlJc w:val="left"/>
      <w:pPr>
        <w:ind w:left="720" w:hanging="360"/>
      </w:pPr>
      <w:rPr>
        <w:rFonts w:ascii="Symbol" w:hAnsi="Symbol" w:hint="default"/>
      </w:rPr>
    </w:lvl>
    <w:lvl w:ilvl="1" w:tplc="0906ACC6" w:tentative="1">
      <w:start w:val="1"/>
      <w:numFmt w:val="bullet"/>
      <w:lvlText w:val="o"/>
      <w:lvlJc w:val="left"/>
      <w:pPr>
        <w:ind w:left="1440" w:hanging="360"/>
      </w:pPr>
      <w:rPr>
        <w:rFonts w:ascii="Courier New" w:hAnsi="Courier New" w:cs="Courier New" w:hint="default"/>
      </w:rPr>
    </w:lvl>
    <w:lvl w:ilvl="2" w:tplc="AA5E4FAE" w:tentative="1">
      <w:start w:val="1"/>
      <w:numFmt w:val="bullet"/>
      <w:lvlText w:val=""/>
      <w:lvlJc w:val="left"/>
      <w:pPr>
        <w:ind w:left="2160" w:hanging="360"/>
      </w:pPr>
      <w:rPr>
        <w:rFonts w:ascii="Wingdings" w:hAnsi="Wingdings" w:hint="default"/>
      </w:rPr>
    </w:lvl>
    <w:lvl w:ilvl="3" w:tplc="14881D46" w:tentative="1">
      <w:start w:val="1"/>
      <w:numFmt w:val="bullet"/>
      <w:lvlText w:val=""/>
      <w:lvlJc w:val="left"/>
      <w:pPr>
        <w:ind w:left="2880" w:hanging="360"/>
      </w:pPr>
      <w:rPr>
        <w:rFonts w:ascii="Symbol" w:hAnsi="Symbol" w:hint="default"/>
      </w:rPr>
    </w:lvl>
    <w:lvl w:ilvl="4" w:tplc="49CC7DFC" w:tentative="1">
      <w:start w:val="1"/>
      <w:numFmt w:val="bullet"/>
      <w:lvlText w:val="o"/>
      <w:lvlJc w:val="left"/>
      <w:pPr>
        <w:ind w:left="3600" w:hanging="360"/>
      </w:pPr>
      <w:rPr>
        <w:rFonts w:ascii="Courier New" w:hAnsi="Courier New" w:cs="Courier New" w:hint="default"/>
      </w:rPr>
    </w:lvl>
    <w:lvl w:ilvl="5" w:tplc="BAEA11C4" w:tentative="1">
      <w:start w:val="1"/>
      <w:numFmt w:val="bullet"/>
      <w:lvlText w:val=""/>
      <w:lvlJc w:val="left"/>
      <w:pPr>
        <w:ind w:left="4320" w:hanging="360"/>
      </w:pPr>
      <w:rPr>
        <w:rFonts w:ascii="Wingdings" w:hAnsi="Wingdings" w:hint="default"/>
      </w:rPr>
    </w:lvl>
    <w:lvl w:ilvl="6" w:tplc="CF34B2EC" w:tentative="1">
      <w:start w:val="1"/>
      <w:numFmt w:val="bullet"/>
      <w:lvlText w:val=""/>
      <w:lvlJc w:val="left"/>
      <w:pPr>
        <w:ind w:left="5040" w:hanging="360"/>
      </w:pPr>
      <w:rPr>
        <w:rFonts w:ascii="Symbol" w:hAnsi="Symbol" w:hint="default"/>
      </w:rPr>
    </w:lvl>
    <w:lvl w:ilvl="7" w:tplc="8BA477FC" w:tentative="1">
      <w:start w:val="1"/>
      <w:numFmt w:val="bullet"/>
      <w:lvlText w:val="o"/>
      <w:lvlJc w:val="left"/>
      <w:pPr>
        <w:ind w:left="5760" w:hanging="360"/>
      </w:pPr>
      <w:rPr>
        <w:rFonts w:ascii="Courier New" w:hAnsi="Courier New" w:cs="Courier New" w:hint="default"/>
      </w:rPr>
    </w:lvl>
    <w:lvl w:ilvl="8" w:tplc="8050ED64" w:tentative="1">
      <w:start w:val="1"/>
      <w:numFmt w:val="bullet"/>
      <w:lvlText w:val=""/>
      <w:lvlJc w:val="left"/>
      <w:pPr>
        <w:ind w:left="6480" w:hanging="360"/>
      </w:pPr>
      <w:rPr>
        <w:rFonts w:ascii="Wingdings" w:hAnsi="Wingdings" w:hint="default"/>
      </w:rPr>
    </w:lvl>
  </w:abstractNum>
  <w:abstractNum w:abstractNumId="39" w15:restartNumberingAfterBreak="0">
    <w:nsid w:val="45EE6ED1"/>
    <w:multiLevelType w:val="hybridMultilevel"/>
    <w:tmpl w:val="46908B06"/>
    <w:lvl w:ilvl="0" w:tplc="00007A7E">
      <w:start w:val="1"/>
      <w:numFmt w:val="bullet"/>
      <w:lvlText w:val=""/>
      <w:lvlJc w:val="left"/>
      <w:pPr>
        <w:ind w:left="777" w:hanging="360"/>
      </w:pPr>
      <w:rPr>
        <w:rFonts w:ascii="Symbol" w:hAnsi="Symbol" w:hint="default"/>
      </w:rPr>
    </w:lvl>
    <w:lvl w:ilvl="1" w:tplc="907A120C" w:tentative="1">
      <w:start w:val="1"/>
      <w:numFmt w:val="bullet"/>
      <w:lvlText w:val="o"/>
      <w:lvlJc w:val="left"/>
      <w:pPr>
        <w:ind w:left="1497" w:hanging="360"/>
      </w:pPr>
      <w:rPr>
        <w:rFonts w:ascii="Courier New" w:hAnsi="Courier New" w:cs="Courier New" w:hint="default"/>
      </w:rPr>
    </w:lvl>
    <w:lvl w:ilvl="2" w:tplc="963E6C1E" w:tentative="1">
      <w:start w:val="1"/>
      <w:numFmt w:val="bullet"/>
      <w:lvlText w:val=""/>
      <w:lvlJc w:val="left"/>
      <w:pPr>
        <w:ind w:left="2217" w:hanging="360"/>
      </w:pPr>
      <w:rPr>
        <w:rFonts w:ascii="Wingdings" w:hAnsi="Wingdings" w:hint="default"/>
      </w:rPr>
    </w:lvl>
    <w:lvl w:ilvl="3" w:tplc="43BE4D40" w:tentative="1">
      <w:start w:val="1"/>
      <w:numFmt w:val="bullet"/>
      <w:lvlText w:val=""/>
      <w:lvlJc w:val="left"/>
      <w:pPr>
        <w:ind w:left="2937" w:hanging="360"/>
      </w:pPr>
      <w:rPr>
        <w:rFonts w:ascii="Symbol" w:hAnsi="Symbol" w:hint="default"/>
      </w:rPr>
    </w:lvl>
    <w:lvl w:ilvl="4" w:tplc="F604B9E0" w:tentative="1">
      <w:start w:val="1"/>
      <w:numFmt w:val="bullet"/>
      <w:lvlText w:val="o"/>
      <w:lvlJc w:val="left"/>
      <w:pPr>
        <w:ind w:left="3657" w:hanging="360"/>
      </w:pPr>
      <w:rPr>
        <w:rFonts w:ascii="Courier New" w:hAnsi="Courier New" w:cs="Courier New" w:hint="default"/>
      </w:rPr>
    </w:lvl>
    <w:lvl w:ilvl="5" w:tplc="7224477C" w:tentative="1">
      <w:start w:val="1"/>
      <w:numFmt w:val="bullet"/>
      <w:lvlText w:val=""/>
      <w:lvlJc w:val="left"/>
      <w:pPr>
        <w:ind w:left="4377" w:hanging="360"/>
      </w:pPr>
      <w:rPr>
        <w:rFonts w:ascii="Wingdings" w:hAnsi="Wingdings" w:hint="default"/>
      </w:rPr>
    </w:lvl>
    <w:lvl w:ilvl="6" w:tplc="DBA2645C" w:tentative="1">
      <w:start w:val="1"/>
      <w:numFmt w:val="bullet"/>
      <w:lvlText w:val=""/>
      <w:lvlJc w:val="left"/>
      <w:pPr>
        <w:ind w:left="5097" w:hanging="360"/>
      </w:pPr>
      <w:rPr>
        <w:rFonts w:ascii="Symbol" w:hAnsi="Symbol" w:hint="default"/>
      </w:rPr>
    </w:lvl>
    <w:lvl w:ilvl="7" w:tplc="BCC0A854" w:tentative="1">
      <w:start w:val="1"/>
      <w:numFmt w:val="bullet"/>
      <w:lvlText w:val="o"/>
      <w:lvlJc w:val="left"/>
      <w:pPr>
        <w:ind w:left="5817" w:hanging="360"/>
      </w:pPr>
      <w:rPr>
        <w:rFonts w:ascii="Courier New" w:hAnsi="Courier New" w:cs="Courier New" w:hint="default"/>
      </w:rPr>
    </w:lvl>
    <w:lvl w:ilvl="8" w:tplc="4894CA3C" w:tentative="1">
      <w:start w:val="1"/>
      <w:numFmt w:val="bullet"/>
      <w:lvlText w:val=""/>
      <w:lvlJc w:val="left"/>
      <w:pPr>
        <w:ind w:left="6537" w:hanging="360"/>
      </w:pPr>
      <w:rPr>
        <w:rFonts w:ascii="Wingdings" w:hAnsi="Wingdings" w:hint="default"/>
      </w:rPr>
    </w:lvl>
  </w:abstractNum>
  <w:abstractNum w:abstractNumId="40" w15:restartNumberingAfterBreak="0">
    <w:nsid w:val="4AA137C3"/>
    <w:multiLevelType w:val="hybridMultilevel"/>
    <w:tmpl w:val="3D10FE0A"/>
    <w:lvl w:ilvl="0" w:tplc="32182E48">
      <w:start w:val="1"/>
      <w:numFmt w:val="decimal"/>
      <w:pStyle w:val="AppendixHeading1"/>
      <w:lvlText w:val="%1."/>
      <w:lvlJc w:val="left"/>
      <w:pPr>
        <w:ind w:left="720" w:hanging="360"/>
      </w:pPr>
      <w:rPr>
        <w:rFonts w:ascii="Times New Roman" w:hAnsi="Times New Roman" w:cs="Times New Roman"/>
        <w:i w:val="0"/>
        <w:iCs w:val="0"/>
        <w:caps w:val="0"/>
        <w:smallCaps w:val="0"/>
        <w:strike w:val="0"/>
        <w:dstrike w:val="0"/>
        <w:noProof w:val="0"/>
        <w:vanish w:val="0"/>
        <w:color w:val="000000"/>
        <w:spacing w:val="0"/>
        <w:kern w:val="0"/>
        <w:position w:val="0"/>
        <w:u w:val="none"/>
        <w:effect w:val="none"/>
        <w:vertAlign w:val="baseline"/>
        <w:specVanish w:val="0"/>
      </w:rPr>
    </w:lvl>
    <w:lvl w:ilvl="1" w:tplc="EE166144" w:tentative="1">
      <w:start w:val="1"/>
      <w:numFmt w:val="lowerLetter"/>
      <w:lvlText w:val="%2."/>
      <w:lvlJc w:val="left"/>
      <w:pPr>
        <w:ind w:left="1440" w:hanging="360"/>
      </w:pPr>
    </w:lvl>
    <w:lvl w:ilvl="2" w:tplc="E990DE42" w:tentative="1">
      <w:start w:val="1"/>
      <w:numFmt w:val="lowerRoman"/>
      <w:lvlText w:val="%3."/>
      <w:lvlJc w:val="right"/>
      <w:pPr>
        <w:ind w:left="2160" w:hanging="180"/>
      </w:pPr>
    </w:lvl>
    <w:lvl w:ilvl="3" w:tplc="09821620" w:tentative="1">
      <w:start w:val="1"/>
      <w:numFmt w:val="decimal"/>
      <w:lvlText w:val="%4."/>
      <w:lvlJc w:val="left"/>
      <w:pPr>
        <w:ind w:left="2880" w:hanging="360"/>
      </w:pPr>
    </w:lvl>
    <w:lvl w:ilvl="4" w:tplc="144638B6" w:tentative="1">
      <w:start w:val="1"/>
      <w:numFmt w:val="lowerLetter"/>
      <w:lvlText w:val="%5."/>
      <w:lvlJc w:val="left"/>
      <w:pPr>
        <w:ind w:left="3600" w:hanging="360"/>
      </w:pPr>
    </w:lvl>
    <w:lvl w:ilvl="5" w:tplc="1990F844" w:tentative="1">
      <w:start w:val="1"/>
      <w:numFmt w:val="lowerRoman"/>
      <w:lvlText w:val="%6."/>
      <w:lvlJc w:val="right"/>
      <w:pPr>
        <w:ind w:left="4320" w:hanging="180"/>
      </w:pPr>
    </w:lvl>
    <w:lvl w:ilvl="6" w:tplc="CB1467E4" w:tentative="1">
      <w:start w:val="1"/>
      <w:numFmt w:val="decimal"/>
      <w:lvlText w:val="%7."/>
      <w:lvlJc w:val="left"/>
      <w:pPr>
        <w:ind w:left="5040" w:hanging="360"/>
      </w:pPr>
    </w:lvl>
    <w:lvl w:ilvl="7" w:tplc="0544607C" w:tentative="1">
      <w:start w:val="1"/>
      <w:numFmt w:val="lowerLetter"/>
      <w:lvlText w:val="%8."/>
      <w:lvlJc w:val="left"/>
      <w:pPr>
        <w:ind w:left="5760" w:hanging="360"/>
      </w:pPr>
    </w:lvl>
    <w:lvl w:ilvl="8" w:tplc="E4262166" w:tentative="1">
      <w:start w:val="1"/>
      <w:numFmt w:val="lowerRoman"/>
      <w:lvlText w:val="%9."/>
      <w:lvlJc w:val="right"/>
      <w:pPr>
        <w:ind w:left="6480" w:hanging="180"/>
      </w:pPr>
    </w:lvl>
  </w:abstractNum>
  <w:abstractNum w:abstractNumId="41" w15:restartNumberingAfterBreak="0">
    <w:nsid w:val="4B165826"/>
    <w:multiLevelType w:val="hybridMultilevel"/>
    <w:tmpl w:val="171C0802"/>
    <w:lvl w:ilvl="0" w:tplc="A44EAD46">
      <w:start w:val="1"/>
      <w:numFmt w:val="bullet"/>
      <w:lvlText w:val=""/>
      <w:lvlJc w:val="left"/>
      <w:pPr>
        <w:ind w:left="720" w:hanging="360"/>
      </w:pPr>
      <w:rPr>
        <w:rFonts w:ascii="Symbol" w:hAnsi="Symbol" w:hint="default"/>
      </w:rPr>
    </w:lvl>
    <w:lvl w:ilvl="1" w:tplc="074E9200">
      <w:start w:val="1"/>
      <w:numFmt w:val="bullet"/>
      <w:lvlText w:val="o"/>
      <w:lvlJc w:val="left"/>
      <w:pPr>
        <w:ind w:left="1440" w:hanging="360"/>
      </w:pPr>
      <w:rPr>
        <w:rFonts w:ascii="Courier New" w:hAnsi="Courier New" w:cs="Courier New" w:hint="default"/>
      </w:rPr>
    </w:lvl>
    <w:lvl w:ilvl="2" w:tplc="6F325270" w:tentative="1">
      <w:start w:val="1"/>
      <w:numFmt w:val="bullet"/>
      <w:lvlText w:val=""/>
      <w:lvlJc w:val="left"/>
      <w:pPr>
        <w:ind w:left="2160" w:hanging="360"/>
      </w:pPr>
      <w:rPr>
        <w:rFonts w:ascii="Wingdings" w:hAnsi="Wingdings" w:hint="default"/>
      </w:rPr>
    </w:lvl>
    <w:lvl w:ilvl="3" w:tplc="1EDE75CE" w:tentative="1">
      <w:start w:val="1"/>
      <w:numFmt w:val="bullet"/>
      <w:lvlText w:val=""/>
      <w:lvlJc w:val="left"/>
      <w:pPr>
        <w:ind w:left="2880" w:hanging="360"/>
      </w:pPr>
      <w:rPr>
        <w:rFonts w:ascii="Symbol" w:hAnsi="Symbol" w:hint="default"/>
      </w:rPr>
    </w:lvl>
    <w:lvl w:ilvl="4" w:tplc="FF3E9B6A" w:tentative="1">
      <w:start w:val="1"/>
      <w:numFmt w:val="bullet"/>
      <w:lvlText w:val="o"/>
      <w:lvlJc w:val="left"/>
      <w:pPr>
        <w:ind w:left="3600" w:hanging="360"/>
      </w:pPr>
      <w:rPr>
        <w:rFonts w:ascii="Courier New" w:hAnsi="Courier New" w:cs="Courier New" w:hint="default"/>
      </w:rPr>
    </w:lvl>
    <w:lvl w:ilvl="5" w:tplc="C5C0FAE4" w:tentative="1">
      <w:start w:val="1"/>
      <w:numFmt w:val="bullet"/>
      <w:lvlText w:val=""/>
      <w:lvlJc w:val="left"/>
      <w:pPr>
        <w:ind w:left="4320" w:hanging="360"/>
      </w:pPr>
      <w:rPr>
        <w:rFonts w:ascii="Wingdings" w:hAnsi="Wingdings" w:hint="default"/>
      </w:rPr>
    </w:lvl>
    <w:lvl w:ilvl="6" w:tplc="9DDC6BD4" w:tentative="1">
      <w:start w:val="1"/>
      <w:numFmt w:val="bullet"/>
      <w:lvlText w:val=""/>
      <w:lvlJc w:val="left"/>
      <w:pPr>
        <w:ind w:left="5040" w:hanging="360"/>
      </w:pPr>
      <w:rPr>
        <w:rFonts w:ascii="Symbol" w:hAnsi="Symbol" w:hint="default"/>
      </w:rPr>
    </w:lvl>
    <w:lvl w:ilvl="7" w:tplc="25187382" w:tentative="1">
      <w:start w:val="1"/>
      <w:numFmt w:val="bullet"/>
      <w:lvlText w:val="o"/>
      <w:lvlJc w:val="left"/>
      <w:pPr>
        <w:ind w:left="5760" w:hanging="360"/>
      </w:pPr>
      <w:rPr>
        <w:rFonts w:ascii="Courier New" w:hAnsi="Courier New" w:cs="Courier New" w:hint="default"/>
      </w:rPr>
    </w:lvl>
    <w:lvl w:ilvl="8" w:tplc="E7682482" w:tentative="1">
      <w:start w:val="1"/>
      <w:numFmt w:val="bullet"/>
      <w:lvlText w:val=""/>
      <w:lvlJc w:val="left"/>
      <w:pPr>
        <w:ind w:left="6480" w:hanging="360"/>
      </w:pPr>
      <w:rPr>
        <w:rFonts w:ascii="Wingdings" w:hAnsi="Wingdings" w:hint="default"/>
      </w:rPr>
    </w:lvl>
  </w:abstractNum>
  <w:abstractNum w:abstractNumId="42" w15:restartNumberingAfterBreak="0">
    <w:nsid w:val="4B8C0EF9"/>
    <w:multiLevelType w:val="hybridMultilevel"/>
    <w:tmpl w:val="26562A62"/>
    <w:lvl w:ilvl="0" w:tplc="18D27E14">
      <w:start w:val="1"/>
      <w:numFmt w:val="bullet"/>
      <w:lvlText w:val=""/>
      <w:lvlJc w:val="left"/>
      <w:pPr>
        <w:ind w:left="720" w:hanging="360"/>
      </w:pPr>
      <w:rPr>
        <w:rFonts w:ascii="Symbol" w:hAnsi="Symbol" w:hint="default"/>
      </w:rPr>
    </w:lvl>
    <w:lvl w:ilvl="1" w:tplc="3A401764" w:tentative="1">
      <w:start w:val="1"/>
      <w:numFmt w:val="bullet"/>
      <w:lvlText w:val="o"/>
      <w:lvlJc w:val="left"/>
      <w:pPr>
        <w:ind w:left="1440" w:hanging="360"/>
      </w:pPr>
      <w:rPr>
        <w:rFonts w:ascii="Courier New" w:hAnsi="Courier New" w:cs="Courier New" w:hint="default"/>
      </w:rPr>
    </w:lvl>
    <w:lvl w:ilvl="2" w:tplc="9C12F228" w:tentative="1">
      <w:start w:val="1"/>
      <w:numFmt w:val="bullet"/>
      <w:lvlText w:val=""/>
      <w:lvlJc w:val="left"/>
      <w:pPr>
        <w:ind w:left="2160" w:hanging="360"/>
      </w:pPr>
      <w:rPr>
        <w:rFonts w:ascii="Wingdings" w:hAnsi="Wingdings" w:hint="default"/>
      </w:rPr>
    </w:lvl>
    <w:lvl w:ilvl="3" w:tplc="7478909C" w:tentative="1">
      <w:start w:val="1"/>
      <w:numFmt w:val="bullet"/>
      <w:lvlText w:val=""/>
      <w:lvlJc w:val="left"/>
      <w:pPr>
        <w:ind w:left="2880" w:hanging="360"/>
      </w:pPr>
      <w:rPr>
        <w:rFonts w:ascii="Symbol" w:hAnsi="Symbol" w:hint="default"/>
      </w:rPr>
    </w:lvl>
    <w:lvl w:ilvl="4" w:tplc="18CA6D8E" w:tentative="1">
      <w:start w:val="1"/>
      <w:numFmt w:val="bullet"/>
      <w:lvlText w:val="o"/>
      <w:lvlJc w:val="left"/>
      <w:pPr>
        <w:ind w:left="3600" w:hanging="360"/>
      </w:pPr>
      <w:rPr>
        <w:rFonts w:ascii="Courier New" w:hAnsi="Courier New" w:cs="Courier New" w:hint="default"/>
      </w:rPr>
    </w:lvl>
    <w:lvl w:ilvl="5" w:tplc="6BCCFD84" w:tentative="1">
      <w:start w:val="1"/>
      <w:numFmt w:val="bullet"/>
      <w:lvlText w:val=""/>
      <w:lvlJc w:val="left"/>
      <w:pPr>
        <w:ind w:left="4320" w:hanging="360"/>
      </w:pPr>
      <w:rPr>
        <w:rFonts w:ascii="Wingdings" w:hAnsi="Wingdings" w:hint="default"/>
      </w:rPr>
    </w:lvl>
    <w:lvl w:ilvl="6" w:tplc="37DE86FC" w:tentative="1">
      <w:start w:val="1"/>
      <w:numFmt w:val="bullet"/>
      <w:lvlText w:val=""/>
      <w:lvlJc w:val="left"/>
      <w:pPr>
        <w:ind w:left="5040" w:hanging="360"/>
      </w:pPr>
      <w:rPr>
        <w:rFonts w:ascii="Symbol" w:hAnsi="Symbol" w:hint="default"/>
      </w:rPr>
    </w:lvl>
    <w:lvl w:ilvl="7" w:tplc="D9E8173C" w:tentative="1">
      <w:start w:val="1"/>
      <w:numFmt w:val="bullet"/>
      <w:lvlText w:val="o"/>
      <w:lvlJc w:val="left"/>
      <w:pPr>
        <w:ind w:left="5760" w:hanging="360"/>
      </w:pPr>
      <w:rPr>
        <w:rFonts w:ascii="Courier New" w:hAnsi="Courier New" w:cs="Courier New" w:hint="default"/>
      </w:rPr>
    </w:lvl>
    <w:lvl w:ilvl="8" w:tplc="A56C99A6" w:tentative="1">
      <w:start w:val="1"/>
      <w:numFmt w:val="bullet"/>
      <w:lvlText w:val=""/>
      <w:lvlJc w:val="left"/>
      <w:pPr>
        <w:ind w:left="6480" w:hanging="360"/>
      </w:pPr>
      <w:rPr>
        <w:rFonts w:ascii="Wingdings" w:hAnsi="Wingdings" w:hint="default"/>
      </w:rPr>
    </w:lvl>
  </w:abstractNum>
  <w:abstractNum w:abstractNumId="43" w15:restartNumberingAfterBreak="0">
    <w:nsid w:val="4E637B60"/>
    <w:multiLevelType w:val="hybridMultilevel"/>
    <w:tmpl w:val="C6FAE140"/>
    <w:lvl w:ilvl="0" w:tplc="DD54921C">
      <w:start w:val="1"/>
      <w:numFmt w:val="bullet"/>
      <w:lvlText w:val=""/>
      <w:lvlJc w:val="left"/>
      <w:pPr>
        <w:ind w:left="720" w:hanging="360"/>
      </w:pPr>
      <w:rPr>
        <w:rFonts w:ascii="Symbol" w:hAnsi="Symbol" w:hint="default"/>
      </w:rPr>
    </w:lvl>
    <w:lvl w:ilvl="1" w:tplc="AC0234DC" w:tentative="1">
      <w:start w:val="1"/>
      <w:numFmt w:val="bullet"/>
      <w:lvlText w:val="o"/>
      <w:lvlJc w:val="left"/>
      <w:pPr>
        <w:ind w:left="1440" w:hanging="360"/>
      </w:pPr>
      <w:rPr>
        <w:rFonts w:ascii="Courier New" w:hAnsi="Courier New" w:cs="Courier New" w:hint="default"/>
      </w:rPr>
    </w:lvl>
    <w:lvl w:ilvl="2" w:tplc="286C26E6" w:tentative="1">
      <w:start w:val="1"/>
      <w:numFmt w:val="bullet"/>
      <w:lvlText w:val=""/>
      <w:lvlJc w:val="left"/>
      <w:pPr>
        <w:ind w:left="2160" w:hanging="360"/>
      </w:pPr>
      <w:rPr>
        <w:rFonts w:ascii="Wingdings" w:hAnsi="Wingdings" w:hint="default"/>
      </w:rPr>
    </w:lvl>
    <w:lvl w:ilvl="3" w:tplc="ACB4E51A" w:tentative="1">
      <w:start w:val="1"/>
      <w:numFmt w:val="bullet"/>
      <w:lvlText w:val=""/>
      <w:lvlJc w:val="left"/>
      <w:pPr>
        <w:ind w:left="2880" w:hanging="360"/>
      </w:pPr>
      <w:rPr>
        <w:rFonts w:ascii="Symbol" w:hAnsi="Symbol" w:hint="default"/>
      </w:rPr>
    </w:lvl>
    <w:lvl w:ilvl="4" w:tplc="9AA8C788" w:tentative="1">
      <w:start w:val="1"/>
      <w:numFmt w:val="bullet"/>
      <w:lvlText w:val="o"/>
      <w:lvlJc w:val="left"/>
      <w:pPr>
        <w:ind w:left="3600" w:hanging="360"/>
      </w:pPr>
      <w:rPr>
        <w:rFonts w:ascii="Courier New" w:hAnsi="Courier New" w:cs="Courier New" w:hint="default"/>
      </w:rPr>
    </w:lvl>
    <w:lvl w:ilvl="5" w:tplc="1F008C7A" w:tentative="1">
      <w:start w:val="1"/>
      <w:numFmt w:val="bullet"/>
      <w:lvlText w:val=""/>
      <w:lvlJc w:val="left"/>
      <w:pPr>
        <w:ind w:left="4320" w:hanging="360"/>
      </w:pPr>
      <w:rPr>
        <w:rFonts w:ascii="Wingdings" w:hAnsi="Wingdings" w:hint="default"/>
      </w:rPr>
    </w:lvl>
    <w:lvl w:ilvl="6" w:tplc="B4304834" w:tentative="1">
      <w:start w:val="1"/>
      <w:numFmt w:val="bullet"/>
      <w:lvlText w:val=""/>
      <w:lvlJc w:val="left"/>
      <w:pPr>
        <w:ind w:left="5040" w:hanging="360"/>
      </w:pPr>
      <w:rPr>
        <w:rFonts w:ascii="Symbol" w:hAnsi="Symbol" w:hint="default"/>
      </w:rPr>
    </w:lvl>
    <w:lvl w:ilvl="7" w:tplc="88ACB18A" w:tentative="1">
      <w:start w:val="1"/>
      <w:numFmt w:val="bullet"/>
      <w:lvlText w:val="o"/>
      <w:lvlJc w:val="left"/>
      <w:pPr>
        <w:ind w:left="5760" w:hanging="360"/>
      </w:pPr>
      <w:rPr>
        <w:rFonts w:ascii="Courier New" w:hAnsi="Courier New" w:cs="Courier New" w:hint="default"/>
      </w:rPr>
    </w:lvl>
    <w:lvl w:ilvl="8" w:tplc="A3B26542" w:tentative="1">
      <w:start w:val="1"/>
      <w:numFmt w:val="bullet"/>
      <w:lvlText w:val=""/>
      <w:lvlJc w:val="left"/>
      <w:pPr>
        <w:ind w:left="6480" w:hanging="360"/>
      </w:pPr>
      <w:rPr>
        <w:rFonts w:ascii="Wingdings" w:hAnsi="Wingdings" w:hint="default"/>
      </w:rPr>
    </w:lvl>
  </w:abstractNum>
  <w:abstractNum w:abstractNumId="44" w15:restartNumberingAfterBreak="0">
    <w:nsid w:val="54AD4ACD"/>
    <w:multiLevelType w:val="hybridMultilevel"/>
    <w:tmpl w:val="B2A2A770"/>
    <w:lvl w:ilvl="0" w:tplc="4170F2F6">
      <w:start w:val="1"/>
      <w:numFmt w:val="decimal"/>
      <w:pStyle w:val="NumberedReferenceList"/>
      <w:lvlText w:val="%1."/>
      <w:lvlJc w:val="left"/>
      <w:pPr>
        <w:ind w:left="720" w:hanging="360"/>
      </w:pPr>
    </w:lvl>
    <w:lvl w:ilvl="1" w:tplc="53B257D0" w:tentative="1">
      <w:start w:val="1"/>
      <w:numFmt w:val="lowerLetter"/>
      <w:lvlText w:val="%2."/>
      <w:lvlJc w:val="left"/>
      <w:pPr>
        <w:ind w:left="1440" w:hanging="360"/>
      </w:pPr>
    </w:lvl>
    <w:lvl w:ilvl="2" w:tplc="3040513C" w:tentative="1">
      <w:start w:val="1"/>
      <w:numFmt w:val="lowerRoman"/>
      <w:lvlText w:val="%3."/>
      <w:lvlJc w:val="right"/>
      <w:pPr>
        <w:ind w:left="2160" w:hanging="180"/>
      </w:pPr>
    </w:lvl>
    <w:lvl w:ilvl="3" w:tplc="CA9673C8" w:tentative="1">
      <w:start w:val="1"/>
      <w:numFmt w:val="decimal"/>
      <w:lvlText w:val="%4."/>
      <w:lvlJc w:val="left"/>
      <w:pPr>
        <w:ind w:left="2880" w:hanging="360"/>
      </w:pPr>
    </w:lvl>
    <w:lvl w:ilvl="4" w:tplc="606ED1D8" w:tentative="1">
      <w:start w:val="1"/>
      <w:numFmt w:val="lowerLetter"/>
      <w:lvlText w:val="%5."/>
      <w:lvlJc w:val="left"/>
      <w:pPr>
        <w:ind w:left="3600" w:hanging="360"/>
      </w:pPr>
    </w:lvl>
    <w:lvl w:ilvl="5" w:tplc="D31C828E" w:tentative="1">
      <w:start w:val="1"/>
      <w:numFmt w:val="lowerRoman"/>
      <w:lvlText w:val="%6."/>
      <w:lvlJc w:val="right"/>
      <w:pPr>
        <w:ind w:left="4320" w:hanging="180"/>
      </w:pPr>
    </w:lvl>
    <w:lvl w:ilvl="6" w:tplc="12521FEA" w:tentative="1">
      <w:start w:val="1"/>
      <w:numFmt w:val="decimal"/>
      <w:lvlText w:val="%7."/>
      <w:lvlJc w:val="left"/>
      <w:pPr>
        <w:ind w:left="5040" w:hanging="360"/>
      </w:pPr>
    </w:lvl>
    <w:lvl w:ilvl="7" w:tplc="D492966A" w:tentative="1">
      <w:start w:val="1"/>
      <w:numFmt w:val="lowerLetter"/>
      <w:lvlText w:val="%8."/>
      <w:lvlJc w:val="left"/>
      <w:pPr>
        <w:ind w:left="5760" w:hanging="360"/>
      </w:pPr>
    </w:lvl>
    <w:lvl w:ilvl="8" w:tplc="F6C2F0F8" w:tentative="1">
      <w:start w:val="1"/>
      <w:numFmt w:val="lowerRoman"/>
      <w:lvlText w:val="%9."/>
      <w:lvlJc w:val="right"/>
      <w:pPr>
        <w:ind w:left="6480" w:hanging="180"/>
      </w:pPr>
    </w:lvl>
  </w:abstractNum>
  <w:abstractNum w:abstractNumId="45" w15:restartNumberingAfterBreak="0">
    <w:nsid w:val="55393FB9"/>
    <w:multiLevelType w:val="singleLevel"/>
    <w:tmpl w:val="3CCCAE64"/>
    <w:lvl w:ilvl="0">
      <w:start w:val="1"/>
      <w:numFmt w:val="decimal"/>
      <w:pStyle w:val="ListNumber2"/>
      <w:lvlText w:val="%1."/>
      <w:lvlJc w:val="left"/>
      <w:pPr>
        <w:tabs>
          <w:tab w:val="num" w:pos="720"/>
        </w:tabs>
        <w:ind w:left="720" w:hanging="360"/>
      </w:pPr>
      <w:rPr>
        <w:rFonts w:ascii="Times New Roman" w:hAnsi="Times New Roman" w:cs="Times New Roman" w:hint="default"/>
        <w:b w:val="0"/>
        <w:bCs w:val="0"/>
        <w:i w:val="0"/>
        <w:iCs w:val="0"/>
        <w:caps w:val="0"/>
        <w:sz w:val="22"/>
        <w:szCs w:val="24"/>
        <w:u w:val="none"/>
        <w:vertAlign w:val="baseline"/>
      </w:rPr>
    </w:lvl>
  </w:abstractNum>
  <w:abstractNum w:abstractNumId="46" w15:restartNumberingAfterBreak="0">
    <w:nsid w:val="58E3460E"/>
    <w:multiLevelType w:val="hybridMultilevel"/>
    <w:tmpl w:val="A5D8D4F2"/>
    <w:lvl w:ilvl="0" w:tplc="1388CC42">
      <w:start w:val="1"/>
      <w:numFmt w:val="lowerLetter"/>
      <w:pStyle w:val="Table-Footnote-List8pt"/>
      <w:lvlText w:val="%1)"/>
      <w:lvlJc w:val="left"/>
      <w:pPr>
        <w:ind w:left="360" w:hanging="360"/>
      </w:pPr>
      <w:rPr>
        <w:rFonts w:hint="default"/>
      </w:rPr>
    </w:lvl>
    <w:lvl w:ilvl="1" w:tplc="BACA6F10" w:tentative="1">
      <w:start w:val="1"/>
      <w:numFmt w:val="lowerLetter"/>
      <w:lvlText w:val="%2."/>
      <w:lvlJc w:val="left"/>
      <w:pPr>
        <w:ind w:left="1080" w:hanging="360"/>
      </w:pPr>
    </w:lvl>
    <w:lvl w:ilvl="2" w:tplc="536E32D4" w:tentative="1">
      <w:start w:val="1"/>
      <w:numFmt w:val="lowerRoman"/>
      <w:lvlText w:val="%3."/>
      <w:lvlJc w:val="right"/>
      <w:pPr>
        <w:ind w:left="1800" w:hanging="180"/>
      </w:pPr>
    </w:lvl>
    <w:lvl w:ilvl="3" w:tplc="76A40EB0" w:tentative="1">
      <w:start w:val="1"/>
      <w:numFmt w:val="decimal"/>
      <w:lvlText w:val="%4."/>
      <w:lvlJc w:val="left"/>
      <w:pPr>
        <w:ind w:left="2520" w:hanging="360"/>
      </w:pPr>
    </w:lvl>
    <w:lvl w:ilvl="4" w:tplc="CB7289B6" w:tentative="1">
      <w:start w:val="1"/>
      <w:numFmt w:val="lowerLetter"/>
      <w:lvlText w:val="%5."/>
      <w:lvlJc w:val="left"/>
      <w:pPr>
        <w:ind w:left="3240" w:hanging="360"/>
      </w:pPr>
    </w:lvl>
    <w:lvl w:ilvl="5" w:tplc="845E8704" w:tentative="1">
      <w:start w:val="1"/>
      <w:numFmt w:val="lowerRoman"/>
      <w:lvlText w:val="%6."/>
      <w:lvlJc w:val="right"/>
      <w:pPr>
        <w:ind w:left="3960" w:hanging="180"/>
      </w:pPr>
    </w:lvl>
    <w:lvl w:ilvl="6" w:tplc="4B08CFAA" w:tentative="1">
      <w:start w:val="1"/>
      <w:numFmt w:val="decimal"/>
      <w:lvlText w:val="%7."/>
      <w:lvlJc w:val="left"/>
      <w:pPr>
        <w:ind w:left="4680" w:hanging="360"/>
      </w:pPr>
    </w:lvl>
    <w:lvl w:ilvl="7" w:tplc="64988E16" w:tentative="1">
      <w:start w:val="1"/>
      <w:numFmt w:val="lowerLetter"/>
      <w:lvlText w:val="%8."/>
      <w:lvlJc w:val="left"/>
      <w:pPr>
        <w:ind w:left="5400" w:hanging="360"/>
      </w:pPr>
    </w:lvl>
    <w:lvl w:ilvl="8" w:tplc="776CD440" w:tentative="1">
      <w:start w:val="1"/>
      <w:numFmt w:val="lowerRoman"/>
      <w:lvlText w:val="%9."/>
      <w:lvlJc w:val="right"/>
      <w:pPr>
        <w:ind w:left="6120" w:hanging="180"/>
      </w:pPr>
    </w:lvl>
  </w:abstractNum>
  <w:abstractNum w:abstractNumId="47" w15:restartNumberingAfterBreak="0">
    <w:nsid w:val="5C823DEC"/>
    <w:multiLevelType w:val="singleLevel"/>
    <w:tmpl w:val="7F4CF8D6"/>
    <w:lvl w:ilvl="0">
      <w:start w:val="1"/>
      <w:numFmt w:val="lowerLetter"/>
      <w:pStyle w:val="ListLetter2"/>
      <w:lvlText w:val="%1."/>
      <w:lvlJc w:val="left"/>
      <w:pPr>
        <w:tabs>
          <w:tab w:val="num" w:pos="720"/>
        </w:tabs>
        <w:ind w:left="720" w:hanging="360"/>
      </w:pPr>
      <w:rPr>
        <w:rFonts w:ascii="Times New Roman" w:hAnsi="Times New Roman" w:cs="Times New Roman"/>
        <w:b w:val="0"/>
        <w:bCs w:val="0"/>
        <w:i w:val="0"/>
        <w:iCs w:val="0"/>
        <w:caps w:val="0"/>
        <w:sz w:val="22"/>
        <w:szCs w:val="24"/>
        <w:u w:val="none"/>
        <w:vertAlign w:val="baseline"/>
      </w:rPr>
    </w:lvl>
  </w:abstractNum>
  <w:abstractNum w:abstractNumId="48" w15:restartNumberingAfterBreak="0">
    <w:nsid w:val="5DBC3654"/>
    <w:multiLevelType w:val="hybridMultilevel"/>
    <w:tmpl w:val="0B5882C0"/>
    <w:lvl w:ilvl="0" w:tplc="E3E202E6">
      <w:start w:val="1"/>
      <w:numFmt w:val="bullet"/>
      <w:pStyle w:val="Table-List-Bullet"/>
      <w:lvlText w:val=""/>
      <w:lvlJc w:val="left"/>
      <w:pPr>
        <w:ind w:left="720" w:hanging="360"/>
      </w:pPr>
      <w:rPr>
        <w:rFonts w:ascii="Symbol" w:hAnsi="Symbol" w:hint="default"/>
      </w:rPr>
    </w:lvl>
    <w:lvl w:ilvl="1" w:tplc="A64C3C70" w:tentative="1">
      <w:start w:val="1"/>
      <w:numFmt w:val="bullet"/>
      <w:lvlText w:val="o"/>
      <w:lvlJc w:val="left"/>
      <w:pPr>
        <w:ind w:left="1440" w:hanging="360"/>
      </w:pPr>
      <w:rPr>
        <w:rFonts w:ascii="Courier New" w:hAnsi="Courier New" w:cs="Courier New" w:hint="default"/>
      </w:rPr>
    </w:lvl>
    <w:lvl w:ilvl="2" w:tplc="FEACC4B6" w:tentative="1">
      <w:start w:val="1"/>
      <w:numFmt w:val="bullet"/>
      <w:lvlText w:val=""/>
      <w:lvlJc w:val="left"/>
      <w:pPr>
        <w:ind w:left="2160" w:hanging="360"/>
      </w:pPr>
      <w:rPr>
        <w:rFonts w:ascii="Wingdings" w:hAnsi="Wingdings" w:hint="default"/>
      </w:rPr>
    </w:lvl>
    <w:lvl w:ilvl="3" w:tplc="FB103E18" w:tentative="1">
      <w:start w:val="1"/>
      <w:numFmt w:val="bullet"/>
      <w:lvlText w:val=""/>
      <w:lvlJc w:val="left"/>
      <w:pPr>
        <w:ind w:left="2880" w:hanging="360"/>
      </w:pPr>
      <w:rPr>
        <w:rFonts w:ascii="Symbol" w:hAnsi="Symbol" w:hint="default"/>
      </w:rPr>
    </w:lvl>
    <w:lvl w:ilvl="4" w:tplc="B3B0EA1E" w:tentative="1">
      <w:start w:val="1"/>
      <w:numFmt w:val="bullet"/>
      <w:lvlText w:val="o"/>
      <w:lvlJc w:val="left"/>
      <w:pPr>
        <w:ind w:left="3600" w:hanging="360"/>
      </w:pPr>
      <w:rPr>
        <w:rFonts w:ascii="Courier New" w:hAnsi="Courier New" w:cs="Courier New" w:hint="default"/>
      </w:rPr>
    </w:lvl>
    <w:lvl w:ilvl="5" w:tplc="0CC088E0" w:tentative="1">
      <w:start w:val="1"/>
      <w:numFmt w:val="bullet"/>
      <w:lvlText w:val=""/>
      <w:lvlJc w:val="left"/>
      <w:pPr>
        <w:ind w:left="4320" w:hanging="360"/>
      </w:pPr>
      <w:rPr>
        <w:rFonts w:ascii="Wingdings" w:hAnsi="Wingdings" w:hint="default"/>
      </w:rPr>
    </w:lvl>
    <w:lvl w:ilvl="6" w:tplc="67EAFCB8" w:tentative="1">
      <w:start w:val="1"/>
      <w:numFmt w:val="bullet"/>
      <w:lvlText w:val=""/>
      <w:lvlJc w:val="left"/>
      <w:pPr>
        <w:ind w:left="5040" w:hanging="360"/>
      </w:pPr>
      <w:rPr>
        <w:rFonts w:ascii="Symbol" w:hAnsi="Symbol" w:hint="default"/>
      </w:rPr>
    </w:lvl>
    <w:lvl w:ilvl="7" w:tplc="B27A8894" w:tentative="1">
      <w:start w:val="1"/>
      <w:numFmt w:val="bullet"/>
      <w:lvlText w:val="o"/>
      <w:lvlJc w:val="left"/>
      <w:pPr>
        <w:ind w:left="5760" w:hanging="360"/>
      </w:pPr>
      <w:rPr>
        <w:rFonts w:ascii="Courier New" w:hAnsi="Courier New" w:cs="Courier New" w:hint="default"/>
      </w:rPr>
    </w:lvl>
    <w:lvl w:ilvl="8" w:tplc="3BD26D7A" w:tentative="1">
      <w:start w:val="1"/>
      <w:numFmt w:val="bullet"/>
      <w:lvlText w:val=""/>
      <w:lvlJc w:val="left"/>
      <w:pPr>
        <w:ind w:left="6480" w:hanging="360"/>
      </w:pPr>
      <w:rPr>
        <w:rFonts w:ascii="Wingdings" w:hAnsi="Wingdings" w:hint="default"/>
      </w:rPr>
    </w:lvl>
  </w:abstractNum>
  <w:abstractNum w:abstractNumId="49" w15:restartNumberingAfterBreak="0">
    <w:nsid w:val="5E867A4A"/>
    <w:multiLevelType w:val="hybridMultilevel"/>
    <w:tmpl w:val="EF226A50"/>
    <w:lvl w:ilvl="0" w:tplc="915043E0">
      <w:start w:val="1"/>
      <w:numFmt w:val="bullet"/>
      <w:lvlText w:val=""/>
      <w:lvlJc w:val="left"/>
      <w:pPr>
        <w:ind w:left="720" w:hanging="360"/>
      </w:pPr>
      <w:rPr>
        <w:rFonts w:ascii="Symbol" w:hAnsi="Symbol" w:hint="default"/>
      </w:rPr>
    </w:lvl>
    <w:lvl w:ilvl="1" w:tplc="6BCCFD24" w:tentative="1">
      <w:start w:val="1"/>
      <w:numFmt w:val="bullet"/>
      <w:lvlText w:val="o"/>
      <w:lvlJc w:val="left"/>
      <w:pPr>
        <w:ind w:left="1440" w:hanging="360"/>
      </w:pPr>
      <w:rPr>
        <w:rFonts w:ascii="Courier New" w:hAnsi="Courier New" w:cs="Courier New" w:hint="default"/>
      </w:rPr>
    </w:lvl>
    <w:lvl w:ilvl="2" w:tplc="0AC0B01E" w:tentative="1">
      <w:start w:val="1"/>
      <w:numFmt w:val="bullet"/>
      <w:lvlText w:val=""/>
      <w:lvlJc w:val="left"/>
      <w:pPr>
        <w:ind w:left="2160" w:hanging="360"/>
      </w:pPr>
      <w:rPr>
        <w:rFonts w:ascii="Wingdings" w:hAnsi="Wingdings" w:hint="default"/>
      </w:rPr>
    </w:lvl>
    <w:lvl w:ilvl="3" w:tplc="EC90DCC8" w:tentative="1">
      <w:start w:val="1"/>
      <w:numFmt w:val="bullet"/>
      <w:lvlText w:val=""/>
      <w:lvlJc w:val="left"/>
      <w:pPr>
        <w:ind w:left="2880" w:hanging="360"/>
      </w:pPr>
      <w:rPr>
        <w:rFonts w:ascii="Symbol" w:hAnsi="Symbol" w:hint="default"/>
      </w:rPr>
    </w:lvl>
    <w:lvl w:ilvl="4" w:tplc="9B78D444" w:tentative="1">
      <w:start w:val="1"/>
      <w:numFmt w:val="bullet"/>
      <w:lvlText w:val="o"/>
      <w:lvlJc w:val="left"/>
      <w:pPr>
        <w:ind w:left="3600" w:hanging="360"/>
      </w:pPr>
      <w:rPr>
        <w:rFonts w:ascii="Courier New" w:hAnsi="Courier New" w:cs="Courier New" w:hint="default"/>
      </w:rPr>
    </w:lvl>
    <w:lvl w:ilvl="5" w:tplc="EE0240E6" w:tentative="1">
      <w:start w:val="1"/>
      <w:numFmt w:val="bullet"/>
      <w:lvlText w:val=""/>
      <w:lvlJc w:val="left"/>
      <w:pPr>
        <w:ind w:left="4320" w:hanging="360"/>
      </w:pPr>
      <w:rPr>
        <w:rFonts w:ascii="Wingdings" w:hAnsi="Wingdings" w:hint="default"/>
      </w:rPr>
    </w:lvl>
    <w:lvl w:ilvl="6" w:tplc="141CCE20" w:tentative="1">
      <w:start w:val="1"/>
      <w:numFmt w:val="bullet"/>
      <w:lvlText w:val=""/>
      <w:lvlJc w:val="left"/>
      <w:pPr>
        <w:ind w:left="5040" w:hanging="360"/>
      </w:pPr>
      <w:rPr>
        <w:rFonts w:ascii="Symbol" w:hAnsi="Symbol" w:hint="default"/>
      </w:rPr>
    </w:lvl>
    <w:lvl w:ilvl="7" w:tplc="24A058F6" w:tentative="1">
      <w:start w:val="1"/>
      <w:numFmt w:val="bullet"/>
      <w:lvlText w:val="o"/>
      <w:lvlJc w:val="left"/>
      <w:pPr>
        <w:ind w:left="5760" w:hanging="360"/>
      </w:pPr>
      <w:rPr>
        <w:rFonts w:ascii="Courier New" w:hAnsi="Courier New" w:cs="Courier New" w:hint="default"/>
      </w:rPr>
    </w:lvl>
    <w:lvl w:ilvl="8" w:tplc="2C08AEF0" w:tentative="1">
      <w:start w:val="1"/>
      <w:numFmt w:val="bullet"/>
      <w:lvlText w:val=""/>
      <w:lvlJc w:val="left"/>
      <w:pPr>
        <w:ind w:left="6480" w:hanging="360"/>
      </w:pPr>
      <w:rPr>
        <w:rFonts w:ascii="Wingdings" w:hAnsi="Wingdings" w:hint="default"/>
      </w:rPr>
    </w:lvl>
  </w:abstractNum>
  <w:abstractNum w:abstractNumId="50" w15:restartNumberingAfterBreak="0">
    <w:nsid w:val="609323E4"/>
    <w:multiLevelType w:val="multilevel"/>
    <w:tmpl w:val="6EEA7CBC"/>
    <w:lvl w:ilvl="0">
      <w:start w:val="1"/>
      <w:numFmt w:val="decimal"/>
      <w:pStyle w:val="Heading1"/>
      <w:lvlText w:val="%1."/>
      <w:lvlJc w:val="left"/>
      <w:pPr>
        <w:tabs>
          <w:tab w:val="num" w:pos="576"/>
        </w:tabs>
        <w:ind w:left="576" w:hanging="576"/>
      </w:pPr>
      <w:rPr>
        <w:rFonts w:ascii="Arial" w:hAnsi="Arial" w:cs="Arial" w:hint="default"/>
        <w:b/>
        <w:bCs w:val="0"/>
        <w:i w:val="0"/>
        <w:iCs w:val="0"/>
        <w:caps w:val="0"/>
        <w:smallCaps w:val="0"/>
        <w:strike w:val="0"/>
        <w:dstrike w:val="0"/>
        <w:noProof w:val="0"/>
        <w:vanish w:val="0"/>
        <w:color w:val="000000"/>
        <w:spacing w:val="0"/>
        <w:kern w:val="0"/>
        <w:position w:val="0"/>
        <w:u w:val="none"/>
        <w:vertAlign w:val="baseline"/>
      </w:rPr>
    </w:lvl>
    <w:lvl w:ilvl="1">
      <w:start w:val="1"/>
      <w:numFmt w:val="decimal"/>
      <w:pStyle w:val="Heading2"/>
      <w:lvlText w:val="%1.%2"/>
      <w:lvlJc w:val="left"/>
      <w:pPr>
        <w:tabs>
          <w:tab w:val="num" w:pos="810"/>
        </w:tabs>
        <w:ind w:left="810" w:hanging="720"/>
      </w:pPr>
      <w:rPr>
        <w:rFonts w:ascii="Arial" w:hAnsi="Arial" w:cs="Arial" w:hint="default"/>
        <w:b/>
        <w:bCs w:val="0"/>
        <w:i w:val="0"/>
        <w:iCs w:val="0"/>
        <w:caps w:val="0"/>
        <w:smallCaps w:val="0"/>
        <w:strike w:val="0"/>
        <w:dstrike w:val="0"/>
        <w:noProof w:val="0"/>
        <w:vanish w:val="0"/>
        <w:color w:val="000000"/>
        <w:spacing w:val="0"/>
        <w:kern w:val="0"/>
        <w:position w:val="0"/>
        <w:u w:val="none"/>
        <w:vertAlign w:val="baseline"/>
      </w:rPr>
    </w:lvl>
    <w:lvl w:ilvl="2">
      <w:start w:val="1"/>
      <w:numFmt w:val="decimal"/>
      <w:pStyle w:val="Heading3"/>
      <w:lvlText w:val="%1.%2.%3"/>
      <w:lvlJc w:val="left"/>
      <w:pPr>
        <w:tabs>
          <w:tab w:val="num" w:pos="1998"/>
        </w:tabs>
        <w:ind w:left="1998" w:hanging="1008"/>
      </w:pPr>
      <w:rPr>
        <w:rFonts w:ascii="Arial" w:hAnsi="Arial" w:cs="Arial" w:hint="default"/>
        <w:b/>
        <w:bCs w:val="0"/>
        <w:i w:val="0"/>
        <w:iCs w:val="0"/>
        <w:caps w:val="0"/>
        <w:smallCaps w:val="0"/>
        <w:strike w:val="0"/>
        <w:dstrike w:val="0"/>
        <w:noProof w:val="0"/>
        <w:vanish w:val="0"/>
        <w:color w:val="000000"/>
        <w:spacing w:val="0"/>
        <w:kern w:val="0"/>
        <w:position w:val="0"/>
        <w:u w:val="none"/>
        <w:effect w:val="none"/>
        <w:vertAlign w:val="baseline"/>
        <w:specVanish w:val="0"/>
      </w:rPr>
    </w:lvl>
    <w:lvl w:ilvl="3">
      <w:start w:val="1"/>
      <w:numFmt w:val="decimal"/>
      <w:pStyle w:val="Heading4"/>
      <w:lvlText w:val="%1.%2.%3.%4"/>
      <w:lvlJc w:val="left"/>
      <w:pPr>
        <w:tabs>
          <w:tab w:val="num" w:pos="1152"/>
        </w:tabs>
        <w:ind w:left="1152" w:hanging="1152"/>
      </w:pPr>
    </w:lvl>
    <w:lvl w:ilvl="4">
      <w:start w:val="1"/>
      <w:numFmt w:val="decimal"/>
      <w:pStyle w:val="Heading5"/>
      <w:lvlText w:val="%1.%2.%3.%4.%5"/>
      <w:lvlJc w:val="left"/>
      <w:pPr>
        <w:tabs>
          <w:tab w:val="num" w:pos="4986"/>
        </w:tabs>
        <w:ind w:left="4986" w:hanging="1296"/>
      </w:pPr>
      <w:rPr>
        <w:rFonts w:ascii="Times New Roman" w:hAnsi="Times New Roman" w:cs="Times New Roman" w:hint="default"/>
        <w:b/>
        <w:bCs w:val="0"/>
        <w:i w:val="0"/>
        <w:iCs w:val="0"/>
        <w:caps w:val="0"/>
        <w:sz w:val="24"/>
        <w:szCs w:val="24"/>
        <w:u w:val="none"/>
        <w:vertAlign w:val="baseline"/>
      </w:rPr>
    </w:lvl>
    <w:lvl w:ilvl="5">
      <w:start w:val="1"/>
      <w:numFmt w:val="decimal"/>
      <w:pStyle w:val="Heading6"/>
      <w:lvlText w:val="%1.%2.%3.%4.%5.%6"/>
      <w:lvlJc w:val="left"/>
      <w:pPr>
        <w:tabs>
          <w:tab w:val="num" w:pos="1440"/>
        </w:tabs>
        <w:ind w:left="1440" w:hanging="144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rPr>
    </w:lvl>
    <w:lvl w:ilvl="6">
      <w:start w:val="1"/>
      <w:numFmt w:val="decimal"/>
      <w:pStyle w:val="Heading7"/>
      <w:lvlText w:val="%1.%2.%3.%4.%5.%6.%7"/>
      <w:lvlJc w:val="left"/>
      <w:pPr>
        <w:tabs>
          <w:tab w:val="num" w:pos="1728"/>
        </w:tabs>
        <w:ind w:left="1728" w:hanging="1728"/>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rPr>
    </w:lvl>
    <w:lvl w:ilvl="7">
      <w:start w:val="1"/>
      <w:numFmt w:val="decimal"/>
      <w:pStyle w:val="Heading8"/>
      <w:lvlText w:val="%1.%2.%3.%4.%5.%6.%7.%8"/>
      <w:lvlJc w:val="left"/>
      <w:pPr>
        <w:tabs>
          <w:tab w:val="num" w:pos="2016"/>
        </w:tabs>
        <w:ind w:left="2016" w:hanging="2016"/>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rPr>
    </w:lvl>
    <w:lvl w:ilvl="8">
      <w:start w:val="1"/>
      <w:numFmt w:val="decimal"/>
      <w:pStyle w:val="Heading9"/>
      <w:lvlText w:val="%1.%2.%3.%4.%5.%6.%7.%8.%9"/>
      <w:lvlJc w:val="left"/>
      <w:pPr>
        <w:tabs>
          <w:tab w:val="num" w:pos="2304"/>
        </w:tabs>
        <w:ind w:left="2304" w:hanging="2304"/>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rPr>
    </w:lvl>
  </w:abstractNum>
  <w:abstractNum w:abstractNumId="51" w15:restartNumberingAfterBreak="0">
    <w:nsid w:val="62A17D6F"/>
    <w:multiLevelType w:val="singleLevel"/>
    <w:tmpl w:val="FA1EEED0"/>
    <w:name w:val="dtBL List Bullet Table"/>
    <w:lvl w:ilvl="0">
      <w:start w:val="1"/>
      <w:numFmt w:val="bullet"/>
      <w:pStyle w:val="ListBulletTable"/>
      <w:lvlText w:val=""/>
      <w:lvlJc w:val="left"/>
      <w:pPr>
        <w:tabs>
          <w:tab w:val="num" w:pos="360"/>
        </w:tabs>
        <w:ind w:left="360" w:hanging="360"/>
      </w:pPr>
      <w:rPr>
        <w:rFonts w:ascii="Symbol" w:hAnsi="Symbol" w:hint="default"/>
        <w:caps w:val="0"/>
        <w:smallCaps w:val="0"/>
        <w:u w:val="none"/>
      </w:rPr>
    </w:lvl>
  </w:abstractNum>
  <w:abstractNum w:abstractNumId="52" w15:restartNumberingAfterBreak="0">
    <w:nsid w:val="640018F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3" w15:restartNumberingAfterBreak="0">
    <w:nsid w:val="6496273D"/>
    <w:multiLevelType w:val="hybridMultilevel"/>
    <w:tmpl w:val="D5BAE386"/>
    <w:lvl w:ilvl="0" w:tplc="EC82BB28">
      <w:start w:val="1"/>
      <w:numFmt w:val="decimal"/>
      <w:pStyle w:val="ListNumber4"/>
      <w:lvlText w:val="%1."/>
      <w:lvlJc w:val="left"/>
      <w:pPr>
        <w:ind w:left="720" w:hanging="360"/>
      </w:pPr>
      <w:rPr>
        <w:rFonts w:ascii="Times New Roman" w:hAnsi="Times New Roman" w:cs="Times New Roman" w:hint="default"/>
        <w:b w:val="0"/>
        <w:bCs w:val="0"/>
        <w:i w:val="0"/>
        <w:iCs w:val="0"/>
        <w:caps w:val="0"/>
        <w:sz w:val="22"/>
        <w:szCs w:val="24"/>
        <w:u w:val="none"/>
        <w:vertAlign w:val="baseline"/>
      </w:rPr>
    </w:lvl>
    <w:lvl w:ilvl="1" w:tplc="6F6AD85E">
      <w:start w:val="1"/>
      <w:numFmt w:val="lowerLetter"/>
      <w:lvlText w:val="%2."/>
      <w:lvlJc w:val="left"/>
      <w:pPr>
        <w:ind w:left="1440" w:hanging="360"/>
      </w:pPr>
    </w:lvl>
    <w:lvl w:ilvl="2" w:tplc="11DCA0EC">
      <w:start w:val="1"/>
      <w:numFmt w:val="lowerRoman"/>
      <w:lvlText w:val="%3."/>
      <w:lvlJc w:val="right"/>
      <w:pPr>
        <w:ind w:left="2160" w:hanging="180"/>
      </w:pPr>
    </w:lvl>
    <w:lvl w:ilvl="3" w:tplc="ED9E4F92">
      <w:start w:val="1"/>
      <w:numFmt w:val="decimal"/>
      <w:lvlText w:val="%4."/>
      <w:lvlJc w:val="left"/>
      <w:pPr>
        <w:ind w:left="2880" w:hanging="360"/>
      </w:pPr>
    </w:lvl>
    <w:lvl w:ilvl="4" w:tplc="22F475AA">
      <w:start w:val="1"/>
      <w:numFmt w:val="lowerLetter"/>
      <w:lvlText w:val="%5."/>
      <w:lvlJc w:val="left"/>
      <w:pPr>
        <w:ind w:left="3600" w:hanging="360"/>
      </w:pPr>
    </w:lvl>
    <w:lvl w:ilvl="5" w:tplc="844CF0CE">
      <w:start w:val="1"/>
      <w:numFmt w:val="lowerRoman"/>
      <w:lvlText w:val="%6."/>
      <w:lvlJc w:val="right"/>
      <w:pPr>
        <w:ind w:left="4320" w:hanging="180"/>
      </w:pPr>
    </w:lvl>
    <w:lvl w:ilvl="6" w:tplc="91EEEC02">
      <w:start w:val="1"/>
      <w:numFmt w:val="decimal"/>
      <w:lvlText w:val="%7."/>
      <w:lvlJc w:val="left"/>
      <w:pPr>
        <w:ind w:left="5040" w:hanging="360"/>
      </w:pPr>
    </w:lvl>
    <w:lvl w:ilvl="7" w:tplc="C944DA5C">
      <w:start w:val="1"/>
      <w:numFmt w:val="lowerLetter"/>
      <w:lvlText w:val="%8."/>
      <w:lvlJc w:val="left"/>
      <w:pPr>
        <w:ind w:left="5760" w:hanging="360"/>
      </w:pPr>
    </w:lvl>
    <w:lvl w:ilvl="8" w:tplc="AD5E8676">
      <w:start w:val="1"/>
      <w:numFmt w:val="lowerRoman"/>
      <w:lvlText w:val="%9."/>
      <w:lvlJc w:val="right"/>
      <w:pPr>
        <w:ind w:left="6480" w:hanging="180"/>
      </w:pPr>
    </w:lvl>
  </w:abstractNum>
  <w:abstractNum w:abstractNumId="54" w15:restartNumberingAfterBreak="0">
    <w:nsid w:val="66FD3616"/>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68CA5E78"/>
    <w:multiLevelType w:val="hybridMultilevel"/>
    <w:tmpl w:val="CFAC9740"/>
    <w:lvl w:ilvl="0" w:tplc="DDF0F842">
      <w:start w:val="1"/>
      <w:numFmt w:val="bullet"/>
      <w:lvlText w:val=""/>
      <w:lvlJc w:val="left"/>
      <w:pPr>
        <w:ind w:left="720" w:hanging="360"/>
      </w:pPr>
      <w:rPr>
        <w:rFonts w:ascii="Symbol" w:hAnsi="Symbol" w:hint="default"/>
      </w:rPr>
    </w:lvl>
    <w:lvl w:ilvl="1" w:tplc="B4EEB882" w:tentative="1">
      <w:start w:val="1"/>
      <w:numFmt w:val="bullet"/>
      <w:lvlText w:val="o"/>
      <w:lvlJc w:val="left"/>
      <w:pPr>
        <w:ind w:left="1440" w:hanging="360"/>
      </w:pPr>
      <w:rPr>
        <w:rFonts w:ascii="Courier New" w:hAnsi="Courier New" w:cs="Courier New" w:hint="default"/>
      </w:rPr>
    </w:lvl>
    <w:lvl w:ilvl="2" w:tplc="EDC41666" w:tentative="1">
      <w:start w:val="1"/>
      <w:numFmt w:val="bullet"/>
      <w:lvlText w:val=""/>
      <w:lvlJc w:val="left"/>
      <w:pPr>
        <w:ind w:left="2160" w:hanging="360"/>
      </w:pPr>
      <w:rPr>
        <w:rFonts w:ascii="Wingdings" w:hAnsi="Wingdings" w:hint="default"/>
      </w:rPr>
    </w:lvl>
    <w:lvl w:ilvl="3" w:tplc="C9E6FD76" w:tentative="1">
      <w:start w:val="1"/>
      <w:numFmt w:val="bullet"/>
      <w:lvlText w:val=""/>
      <w:lvlJc w:val="left"/>
      <w:pPr>
        <w:ind w:left="2880" w:hanging="360"/>
      </w:pPr>
      <w:rPr>
        <w:rFonts w:ascii="Symbol" w:hAnsi="Symbol" w:hint="default"/>
      </w:rPr>
    </w:lvl>
    <w:lvl w:ilvl="4" w:tplc="2C2E3A5C" w:tentative="1">
      <w:start w:val="1"/>
      <w:numFmt w:val="bullet"/>
      <w:lvlText w:val="o"/>
      <w:lvlJc w:val="left"/>
      <w:pPr>
        <w:ind w:left="3600" w:hanging="360"/>
      </w:pPr>
      <w:rPr>
        <w:rFonts w:ascii="Courier New" w:hAnsi="Courier New" w:cs="Courier New" w:hint="default"/>
      </w:rPr>
    </w:lvl>
    <w:lvl w:ilvl="5" w:tplc="3AA4FB10" w:tentative="1">
      <w:start w:val="1"/>
      <w:numFmt w:val="bullet"/>
      <w:lvlText w:val=""/>
      <w:lvlJc w:val="left"/>
      <w:pPr>
        <w:ind w:left="4320" w:hanging="360"/>
      </w:pPr>
      <w:rPr>
        <w:rFonts w:ascii="Wingdings" w:hAnsi="Wingdings" w:hint="default"/>
      </w:rPr>
    </w:lvl>
    <w:lvl w:ilvl="6" w:tplc="47121348" w:tentative="1">
      <w:start w:val="1"/>
      <w:numFmt w:val="bullet"/>
      <w:lvlText w:val=""/>
      <w:lvlJc w:val="left"/>
      <w:pPr>
        <w:ind w:left="5040" w:hanging="360"/>
      </w:pPr>
      <w:rPr>
        <w:rFonts w:ascii="Symbol" w:hAnsi="Symbol" w:hint="default"/>
      </w:rPr>
    </w:lvl>
    <w:lvl w:ilvl="7" w:tplc="FFB4666A" w:tentative="1">
      <w:start w:val="1"/>
      <w:numFmt w:val="bullet"/>
      <w:lvlText w:val="o"/>
      <w:lvlJc w:val="left"/>
      <w:pPr>
        <w:ind w:left="5760" w:hanging="360"/>
      </w:pPr>
      <w:rPr>
        <w:rFonts w:ascii="Courier New" w:hAnsi="Courier New" w:cs="Courier New" w:hint="default"/>
      </w:rPr>
    </w:lvl>
    <w:lvl w:ilvl="8" w:tplc="61C06214" w:tentative="1">
      <w:start w:val="1"/>
      <w:numFmt w:val="bullet"/>
      <w:lvlText w:val=""/>
      <w:lvlJc w:val="left"/>
      <w:pPr>
        <w:ind w:left="6480" w:hanging="360"/>
      </w:pPr>
      <w:rPr>
        <w:rFonts w:ascii="Wingdings" w:hAnsi="Wingdings" w:hint="default"/>
      </w:rPr>
    </w:lvl>
  </w:abstractNum>
  <w:abstractNum w:abstractNumId="56" w15:restartNumberingAfterBreak="0">
    <w:nsid w:val="6BC248AD"/>
    <w:multiLevelType w:val="hybridMultilevel"/>
    <w:tmpl w:val="AA1C85A0"/>
    <w:lvl w:ilvl="0" w:tplc="7C52D38A">
      <w:start w:val="1"/>
      <w:numFmt w:val="bullet"/>
      <w:lvlText w:val=""/>
      <w:lvlJc w:val="left"/>
      <w:pPr>
        <w:ind w:left="720" w:hanging="360"/>
      </w:pPr>
      <w:rPr>
        <w:rFonts w:ascii="Symbol" w:hAnsi="Symbol" w:hint="default"/>
      </w:rPr>
    </w:lvl>
    <w:lvl w:ilvl="1" w:tplc="CF5C73E8">
      <w:start w:val="1"/>
      <w:numFmt w:val="bullet"/>
      <w:lvlText w:val="o"/>
      <w:lvlJc w:val="left"/>
      <w:pPr>
        <w:ind w:left="1440" w:hanging="360"/>
      </w:pPr>
      <w:rPr>
        <w:rFonts w:ascii="Courier New" w:hAnsi="Courier New" w:cs="Courier New" w:hint="default"/>
      </w:rPr>
    </w:lvl>
    <w:lvl w:ilvl="2" w:tplc="E4E261C0">
      <w:start w:val="1"/>
      <w:numFmt w:val="bullet"/>
      <w:lvlText w:val=""/>
      <w:lvlJc w:val="left"/>
      <w:pPr>
        <w:ind w:left="2160" w:hanging="360"/>
      </w:pPr>
      <w:rPr>
        <w:rFonts w:ascii="Wingdings" w:hAnsi="Wingdings" w:hint="default"/>
      </w:rPr>
    </w:lvl>
    <w:lvl w:ilvl="3" w:tplc="6F00C174" w:tentative="1">
      <w:start w:val="1"/>
      <w:numFmt w:val="bullet"/>
      <w:lvlText w:val=""/>
      <w:lvlJc w:val="left"/>
      <w:pPr>
        <w:ind w:left="2880" w:hanging="360"/>
      </w:pPr>
      <w:rPr>
        <w:rFonts w:ascii="Symbol" w:hAnsi="Symbol" w:hint="default"/>
      </w:rPr>
    </w:lvl>
    <w:lvl w:ilvl="4" w:tplc="FFC6F4CC" w:tentative="1">
      <w:start w:val="1"/>
      <w:numFmt w:val="bullet"/>
      <w:lvlText w:val="o"/>
      <w:lvlJc w:val="left"/>
      <w:pPr>
        <w:ind w:left="3600" w:hanging="360"/>
      </w:pPr>
      <w:rPr>
        <w:rFonts w:ascii="Courier New" w:hAnsi="Courier New" w:cs="Courier New" w:hint="default"/>
      </w:rPr>
    </w:lvl>
    <w:lvl w:ilvl="5" w:tplc="D40671DE" w:tentative="1">
      <w:start w:val="1"/>
      <w:numFmt w:val="bullet"/>
      <w:lvlText w:val=""/>
      <w:lvlJc w:val="left"/>
      <w:pPr>
        <w:ind w:left="4320" w:hanging="360"/>
      </w:pPr>
      <w:rPr>
        <w:rFonts w:ascii="Wingdings" w:hAnsi="Wingdings" w:hint="default"/>
      </w:rPr>
    </w:lvl>
    <w:lvl w:ilvl="6" w:tplc="C1707B60" w:tentative="1">
      <w:start w:val="1"/>
      <w:numFmt w:val="bullet"/>
      <w:lvlText w:val=""/>
      <w:lvlJc w:val="left"/>
      <w:pPr>
        <w:ind w:left="5040" w:hanging="360"/>
      </w:pPr>
      <w:rPr>
        <w:rFonts w:ascii="Symbol" w:hAnsi="Symbol" w:hint="default"/>
      </w:rPr>
    </w:lvl>
    <w:lvl w:ilvl="7" w:tplc="88465DCA" w:tentative="1">
      <w:start w:val="1"/>
      <w:numFmt w:val="bullet"/>
      <w:lvlText w:val="o"/>
      <w:lvlJc w:val="left"/>
      <w:pPr>
        <w:ind w:left="5760" w:hanging="360"/>
      </w:pPr>
      <w:rPr>
        <w:rFonts w:ascii="Courier New" w:hAnsi="Courier New" w:cs="Courier New" w:hint="default"/>
      </w:rPr>
    </w:lvl>
    <w:lvl w:ilvl="8" w:tplc="957C1C0C" w:tentative="1">
      <w:start w:val="1"/>
      <w:numFmt w:val="bullet"/>
      <w:lvlText w:val=""/>
      <w:lvlJc w:val="left"/>
      <w:pPr>
        <w:ind w:left="6480" w:hanging="360"/>
      </w:pPr>
      <w:rPr>
        <w:rFonts w:ascii="Wingdings" w:hAnsi="Wingdings" w:hint="default"/>
      </w:rPr>
    </w:lvl>
  </w:abstractNum>
  <w:abstractNum w:abstractNumId="57" w15:restartNumberingAfterBreak="0">
    <w:nsid w:val="6C204D28"/>
    <w:multiLevelType w:val="hybridMultilevel"/>
    <w:tmpl w:val="89EA80E4"/>
    <w:lvl w:ilvl="0" w:tplc="F384B236">
      <w:start w:val="1"/>
      <w:numFmt w:val="decimal"/>
      <w:lvlText w:val="%1."/>
      <w:lvlJc w:val="left"/>
      <w:pPr>
        <w:ind w:left="720" w:hanging="360"/>
      </w:pPr>
    </w:lvl>
    <w:lvl w:ilvl="1" w:tplc="654ED8F2" w:tentative="1">
      <w:start w:val="1"/>
      <w:numFmt w:val="lowerLetter"/>
      <w:lvlText w:val="%2."/>
      <w:lvlJc w:val="left"/>
      <w:pPr>
        <w:ind w:left="1440" w:hanging="360"/>
      </w:pPr>
    </w:lvl>
    <w:lvl w:ilvl="2" w:tplc="6CFA35B6" w:tentative="1">
      <w:start w:val="1"/>
      <w:numFmt w:val="lowerRoman"/>
      <w:lvlText w:val="%3."/>
      <w:lvlJc w:val="right"/>
      <w:pPr>
        <w:ind w:left="2160" w:hanging="180"/>
      </w:pPr>
    </w:lvl>
    <w:lvl w:ilvl="3" w:tplc="18EC97EE" w:tentative="1">
      <w:start w:val="1"/>
      <w:numFmt w:val="decimal"/>
      <w:lvlText w:val="%4."/>
      <w:lvlJc w:val="left"/>
      <w:pPr>
        <w:ind w:left="2880" w:hanging="360"/>
      </w:pPr>
    </w:lvl>
    <w:lvl w:ilvl="4" w:tplc="0B94924E" w:tentative="1">
      <w:start w:val="1"/>
      <w:numFmt w:val="lowerLetter"/>
      <w:lvlText w:val="%5."/>
      <w:lvlJc w:val="left"/>
      <w:pPr>
        <w:ind w:left="3600" w:hanging="360"/>
      </w:pPr>
    </w:lvl>
    <w:lvl w:ilvl="5" w:tplc="658E53DE" w:tentative="1">
      <w:start w:val="1"/>
      <w:numFmt w:val="lowerRoman"/>
      <w:lvlText w:val="%6."/>
      <w:lvlJc w:val="right"/>
      <w:pPr>
        <w:ind w:left="4320" w:hanging="180"/>
      </w:pPr>
    </w:lvl>
    <w:lvl w:ilvl="6" w:tplc="DBB69516" w:tentative="1">
      <w:start w:val="1"/>
      <w:numFmt w:val="decimal"/>
      <w:lvlText w:val="%7."/>
      <w:lvlJc w:val="left"/>
      <w:pPr>
        <w:ind w:left="5040" w:hanging="360"/>
      </w:pPr>
    </w:lvl>
    <w:lvl w:ilvl="7" w:tplc="146A905C" w:tentative="1">
      <w:start w:val="1"/>
      <w:numFmt w:val="lowerLetter"/>
      <w:lvlText w:val="%8."/>
      <w:lvlJc w:val="left"/>
      <w:pPr>
        <w:ind w:left="5760" w:hanging="360"/>
      </w:pPr>
    </w:lvl>
    <w:lvl w:ilvl="8" w:tplc="805CC446" w:tentative="1">
      <w:start w:val="1"/>
      <w:numFmt w:val="lowerRoman"/>
      <w:lvlText w:val="%9."/>
      <w:lvlJc w:val="right"/>
      <w:pPr>
        <w:ind w:left="6480" w:hanging="180"/>
      </w:pPr>
    </w:lvl>
  </w:abstractNum>
  <w:abstractNum w:abstractNumId="58" w15:restartNumberingAfterBreak="0">
    <w:nsid w:val="71E10C29"/>
    <w:multiLevelType w:val="hybridMultilevel"/>
    <w:tmpl w:val="8B4C54A6"/>
    <w:lvl w:ilvl="0" w:tplc="B3FC49C8">
      <w:start w:val="1"/>
      <w:numFmt w:val="bullet"/>
      <w:lvlText w:val=""/>
      <w:lvlJc w:val="left"/>
      <w:pPr>
        <w:ind w:left="720" w:hanging="360"/>
      </w:pPr>
      <w:rPr>
        <w:rFonts w:ascii="Symbol" w:hAnsi="Symbol" w:hint="default"/>
      </w:rPr>
    </w:lvl>
    <w:lvl w:ilvl="1" w:tplc="E84A2332" w:tentative="1">
      <w:start w:val="1"/>
      <w:numFmt w:val="bullet"/>
      <w:lvlText w:val="o"/>
      <w:lvlJc w:val="left"/>
      <w:pPr>
        <w:ind w:left="1440" w:hanging="360"/>
      </w:pPr>
      <w:rPr>
        <w:rFonts w:ascii="Courier New" w:hAnsi="Courier New" w:cs="Courier New" w:hint="default"/>
      </w:rPr>
    </w:lvl>
    <w:lvl w:ilvl="2" w:tplc="B3DA3038" w:tentative="1">
      <w:start w:val="1"/>
      <w:numFmt w:val="bullet"/>
      <w:lvlText w:val=""/>
      <w:lvlJc w:val="left"/>
      <w:pPr>
        <w:ind w:left="2160" w:hanging="360"/>
      </w:pPr>
      <w:rPr>
        <w:rFonts w:ascii="Wingdings" w:hAnsi="Wingdings" w:hint="default"/>
      </w:rPr>
    </w:lvl>
    <w:lvl w:ilvl="3" w:tplc="3286A0C4" w:tentative="1">
      <w:start w:val="1"/>
      <w:numFmt w:val="bullet"/>
      <w:lvlText w:val=""/>
      <w:lvlJc w:val="left"/>
      <w:pPr>
        <w:ind w:left="2880" w:hanging="360"/>
      </w:pPr>
      <w:rPr>
        <w:rFonts w:ascii="Symbol" w:hAnsi="Symbol" w:hint="default"/>
      </w:rPr>
    </w:lvl>
    <w:lvl w:ilvl="4" w:tplc="F02C4F66" w:tentative="1">
      <w:start w:val="1"/>
      <w:numFmt w:val="bullet"/>
      <w:lvlText w:val="o"/>
      <w:lvlJc w:val="left"/>
      <w:pPr>
        <w:ind w:left="3600" w:hanging="360"/>
      </w:pPr>
      <w:rPr>
        <w:rFonts w:ascii="Courier New" w:hAnsi="Courier New" w:cs="Courier New" w:hint="default"/>
      </w:rPr>
    </w:lvl>
    <w:lvl w:ilvl="5" w:tplc="64B4DEE4" w:tentative="1">
      <w:start w:val="1"/>
      <w:numFmt w:val="bullet"/>
      <w:lvlText w:val=""/>
      <w:lvlJc w:val="left"/>
      <w:pPr>
        <w:ind w:left="4320" w:hanging="360"/>
      </w:pPr>
      <w:rPr>
        <w:rFonts w:ascii="Wingdings" w:hAnsi="Wingdings" w:hint="default"/>
      </w:rPr>
    </w:lvl>
    <w:lvl w:ilvl="6" w:tplc="6FCE8B2E" w:tentative="1">
      <w:start w:val="1"/>
      <w:numFmt w:val="bullet"/>
      <w:lvlText w:val=""/>
      <w:lvlJc w:val="left"/>
      <w:pPr>
        <w:ind w:left="5040" w:hanging="360"/>
      </w:pPr>
      <w:rPr>
        <w:rFonts w:ascii="Symbol" w:hAnsi="Symbol" w:hint="default"/>
      </w:rPr>
    </w:lvl>
    <w:lvl w:ilvl="7" w:tplc="D7E2A266" w:tentative="1">
      <w:start w:val="1"/>
      <w:numFmt w:val="bullet"/>
      <w:lvlText w:val="o"/>
      <w:lvlJc w:val="left"/>
      <w:pPr>
        <w:ind w:left="5760" w:hanging="360"/>
      </w:pPr>
      <w:rPr>
        <w:rFonts w:ascii="Courier New" w:hAnsi="Courier New" w:cs="Courier New" w:hint="default"/>
      </w:rPr>
    </w:lvl>
    <w:lvl w:ilvl="8" w:tplc="9B688048" w:tentative="1">
      <w:start w:val="1"/>
      <w:numFmt w:val="bullet"/>
      <w:lvlText w:val=""/>
      <w:lvlJc w:val="left"/>
      <w:pPr>
        <w:ind w:left="6480" w:hanging="360"/>
      </w:pPr>
      <w:rPr>
        <w:rFonts w:ascii="Wingdings" w:hAnsi="Wingdings" w:hint="default"/>
      </w:rPr>
    </w:lvl>
  </w:abstractNum>
  <w:abstractNum w:abstractNumId="59" w15:restartNumberingAfterBreak="0">
    <w:nsid w:val="727C439F"/>
    <w:multiLevelType w:val="singleLevel"/>
    <w:tmpl w:val="C03AF03C"/>
    <w:lvl w:ilvl="0">
      <w:start w:val="1"/>
      <w:numFmt w:val="decimal"/>
      <w:pStyle w:val="ListNumber3"/>
      <w:lvlText w:val="%1."/>
      <w:lvlJc w:val="left"/>
      <w:pPr>
        <w:tabs>
          <w:tab w:val="num" w:pos="1080"/>
        </w:tabs>
        <w:ind w:left="1080" w:hanging="360"/>
      </w:pPr>
      <w:rPr>
        <w:rFonts w:ascii="Times New Roman" w:hAnsi="Times New Roman" w:cs="Times New Roman"/>
        <w:b w:val="0"/>
        <w:bCs w:val="0"/>
        <w:i w:val="0"/>
        <w:iCs w:val="0"/>
        <w:caps w:val="0"/>
        <w:sz w:val="22"/>
        <w:szCs w:val="24"/>
        <w:u w:val="none"/>
        <w:vertAlign w:val="baseline"/>
      </w:rPr>
    </w:lvl>
  </w:abstractNum>
  <w:abstractNum w:abstractNumId="60" w15:restartNumberingAfterBreak="0">
    <w:nsid w:val="72CE082D"/>
    <w:multiLevelType w:val="hybridMultilevel"/>
    <w:tmpl w:val="A306A952"/>
    <w:lvl w:ilvl="0" w:tplc="CC1E0F46">
      <w:start w:val="1"/>
      <w:numFmt w:val="decimal"/>
      <w:lvlText w:val="%1)"/>
      <w:lvlJc w:val="left"/>
      <w:pPr>
        <w:ind w:left="720" w:hanging="360"/>
      </w:pPr>
      <w:rPr>
        <w:rFonts w:hint="default"/>
      </w:rPr>
    </w:lvl>
    <w:lvl w:ilvl="1" w:tplc="732E06A2" w:tentative="1">
      <w:start w:val="1"/>
      <w:numFmt w:val="lowerLetter"/>
      <w:lvlText w:val="%2."/>
      <w:lvlJc w:val="left"/>
      <w:pPr>
        <w:ind w:left="1440" w:hanging="360"/>
      </w:pPr>
    </w:lvl>
    <w:lvl w:ilvl="2" w:tplc="B7F48AF6" w:tentative="1">
      <w:start w:val="1"/>
      <w:numFmt w:val="lowerRoman"/>
      <w:lvlText w:val="%3."/>
      <w:lvlJc w:val="right"/>
      <w:pPr>
        <w:ind w:left="2160" w:hanging="180"/>
      </w:pPr>
    </w:lvl>
    <w:lvl w:ilvl="3" w:tplc="71A688BA" w:tentative="1">
      <w:start w:val="1"/>
      <w:numFmt w:val="decimal"/>
      <w:lvlText w:val="%4."/>
      <w:lvlJc w:val="left"/>
      <w:pPr>
        <w:ind w:left="2880" w:hanging="360"/>
      </w:pPr>
    </w:lvl>
    <w:lvl w:ilvl="4" w:tplc="DCECC5C8" w:tentative="1">
      <w:start w:val="1"/>
      <w:numFmt w:val="lowerLetter"/>
      <w:lvlText w:val="%5."/>
      <w:lvlJc w:val="left"/>
      <w:pPr>
        <w:ind w:left="3600" w:hanging="360"/>
      </w:pPr>
    </w:lvl>
    <w:lvl w:ilvl="5" w:tplc="42841B6A" w:tentative="1">
      <w:start w:val="1"/>
      <w:numFmt w:val="lowerRoman"/>
      <w:lvlText w:val="%6."/>
      <w:lvlJc w:val="right"/>
      <w:pPr>
        <w:ind w:left="4320" w:hanging="180"/>
      </w:pPr>
    </w:lvl>
    <w:lvl w:ilvl="6" w:tplc="01380EFE" w:tentative="1">
      <w:start w:val="1"/>
      <w:numFmt w:val="decimal"/>
      <w:lvlText w:val="%7."/>
      <w:lvlJc w:val="left"/>
      <w:pPr>
        <w:ind w:left="5040" w:hanging="360"/>
      </w:pPr>
    </w:lvl>
    <w:lvl w:ilvl="7" w:tplc="844CFC2A" w:tentative="1">
      <w:start w:val="1"/>
      <w:numFmt w:val="lowerLetter"/>
      <w:lvlText w:val="%8."/>
      <w:lvlJc w:val="left"/>
      <w:pPr>
        <w:ind w:left="5760" w:hanging="360"/>
      </w:pPr>
    </w:lvl>
    <w:lvl w:ilvl="8" w:tplc="73ECB0D8" w:tentative="1">
      <w:start w:val="1"/>
      <w:numFmt w:val="lowerRoman"/>
      <w:lvlText w:val="%9."/>
      <w:lvlJc w:val="right"/>
      <w:pPr>
        <w:ind w:left="6480" w:hanging="180"/>
      </w:pPr>
    </w:lvl>
  </w:abstractNum>
  <w:abstractNum w:abstractNumId="61" w15:restartNumberingAfterBreak="0">
    <w:nsid w:val="73C94379"/>
    <w:multiLevelType w:val="hybridMultilevel"/>
    <w:tmpl w:val="A4FE5202"/>
    <w:lvl w:ilvl="0" w:tplc="7F3EE2AA">
      <w:start w:val="1"/>
      <w:numFmt w:val="bullet"/>
      <w:lvlText w:val=""/>
      <w:lvlJc w:val="left"/>
      <w:pPr>
        <w:ind w:left="720" w:hanging="360"/>
      </w:pPr>
      <w:rPr>
        <w:rFonts w:ascii="Symbol" w:hAnsi="Symbol" w:hint="default"/>
      </w:rPr>
    </w:lvl>
    <w:lvl w:ilvl="1" w:tplc="16B6B9B8" w:tentative="1">
      <w:start w:val="1"/>
      <w:numFmt w:val="bullet"/>
      <w:lvlText w:val="o"/>
      <w:lvlJc w:val="left"/>
      <w:pPr>
        <w:ind w:left="1440" w:hanging="360"/>
      </w:pPr>
      <w:rPr>
        <w:rFonts w:ascii="Courier New" w:hAnsi="Courier New" w:cs="Courier New" w:hint="default"/>
      </w:rPr>
    </w:lvl>
    <w:lvl w:ilvl="2" w:tplc="598A9268" w:tentative="1">
      <w:start w:val="1"/>
      <w:numFmt w:val="bullet"/>
      <w:lvlText w:val=""/>
      <w:lvlJc w:val="left"/>
      <w:pPr>
        <w:ind w:left="2160" w:hanging="360"/>
      </w:pPr>
      <w:rPr>
        <w:rFonts w:ascii="Wingdings" w:hAnsi="Wingdings" w:hint="default"/>
      </w:rPr>
    </w:lvl>
    <w:lvl w:ilvl="3" w:tplc="2F16AF9A" w:tentative="1">
      <w:start w:val="1"/>
      <w:numFmt w:val="bullet"/>
      <w:lvlText w:val=""/>
      <w:lvlJc w:val="left"/>
      <w:pPr>
        <w:ind w:left="2880" w:hanging="360"/>
      </w:pPr>
      <w:rPr>
        <w:rFonts w:ascii="Symbol" w:hAnsi="Symbol" w:hint="default"/>
      </w:rPr>
    </w:lvl>
    <w:lvl w:ilvl="4" w:tplc="4E5A433E" w:tentative="1">
      <w:start w:val="1"/>
      <w:numFmt w:val="bullet"/>
      <w:lvlText w:val="o"/>
      <w:lvlJc w:val="left"/>
      <w:pPr>
        <w:ind w:left="3600" w:hanging="360"/>
      </w:pPr>
      <w:rPr>
        <w:rFonts w:ascii="Courier New" w:hAnsi="Courier New" w:cs="Courier New" w:hint="default"/>
      </w:rPr>
    </w:lvl>
    <w:lvl w:ilvl="5" w:tplc="15FE23E4" w:tentative="1">
      <w:start w:val="1"/>
      <w:numFmt w:val="bullet"/>
      <w:lvlText w:val=""/>
      <w:lvlJc w:val="left"/>
      <w:pPr>
        <w:ind w:left="4320" w:hanging="360"/>
      </w:pPr>
      <w:rPr>
        <w:rFonts w:ascii="Wingdings" w:hAnsi="Wingdings" w:hint="default"/>
      </w:rPr>
    </w:lvl>
    <w:lvl w:ilvl="6" w:tplc="6518BE82" w:tentative="1">
      <w:start w:val="1"/>
      <w:numFmt w:val="bullet"/>
      <w:lvlText w:val=""/>
      <w:lvlJc w:val="left"/>
      <w:pPr>
        <w:ind w:left="5040" w:hanging="360"/>
      </w:pPr>
      <w:rPr>
        <w:rFonts w:ascii="Symbol" w:hAnsi="Symbol" w:hint="default"/>
      </w:rPr>
    </w:lvl>
    <w:lvl w:ilvl="7" w:tplc="3796D8F0" w:tentative="1">
      <w:start w:val="1"/>
      <w:numFmt w:val="bullet"/>
      <w:lvlText w:val="o"/>
      <w:lvlJc w:val="left"/>
      <w:pPr>
        <w:ind w:left="5760" w:hanging="360"/>
      </w:pPr>
      <w:rPr>
        <w:rFonts w:ascii="Courier New" w:hAnsi="Courier New" w:cs="Courier New" w:hint="default"/>
      </w:rPr>
    </w:lvl>
    <w:lvl w:ilvl="8" w:tplc="2F94B62A" w:tentative="1">
      <w:start w:val="1"/>
      <w:numFmt w:val="bullet"/>
      <w:lvlText w:val=""/>
      <w:lvlJc w:val="left"/>
      <w:pPr>
        <w:ind w:left="6480" w:hanging="360"/>
      </w:pPr>
      <w:rPr>
        <w:rFonts w:ascii="Wingdings" w:hAnsi="Wingdings" w:hint="default"/>
      </w:rPr>
    </w:lvl>
  </w:abstractNum>
  <w:abstractNum w:abstractNumId="62" w15:restartNumberingAfterBreak="0">
    <w:nsid w:val="74C030A5"/>
    <w:multiLevelType w:val="multilevel"/>
    <w:tmpl w:val="BE4C016A"/>
    <w:name w:val="ListNumberSmall"/>
    <w:lvl w:ilvl="0">
      <w:start w:val="9"/>
      <w:numFmt w:val="decimal"/>
      <w:pStyle w:val="ListNumberSmall"/>
      <w:lvlText w:val="%1"/>
      <w:lvlJc w:val="left"/>
      <w:pPr>
        <w:tabs>
          <w:tab w:val="num" w:pos="425"/>
        </w:tabs>
        <w:ind w:left="425" w:hanging="425"/>
      </w:pPr>
      <w:rPr>
        <w:rFonts w:ascii="Times New Roman" w:hAnsi="Times New Roman" w:cs="Times New Roman" w:hint="default"/>
        <w:sz w:val="20"/>
      </w:rPr>
    </w:lvl>
    <w:lvl w:ilvl="1">
      <w:start w:val="1"/>
      <w:numFmt w:val="lowerLetter"/>
      <w:lvlText w:val="%2."/>
      <w:lvlJc w:val="left"/>
      <w:pPr>
        <w:tabs>
          <w:tab w:val="num" w:pos="851"/>
        </w:tabs>
        <w:ind w:left="851" w:hanging="426"/>
      </w:pPr>
    </w:lvl>
    <w:lvl w:ilvl="2">
      <w:start w:val="1"/>
      <w:numFmt w:val="lowerRoman"/>
      <w:lvlText w:val="%3."/>
      <w:lvlJc w:val="right"/>
      <w:pPr>
        <w:tabs>
          <w:tab w:val="num" w:pos="1276"/>
        </w:tabs>
        <w:ind w:left="1276" w:hanging="425"/>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75422C57"/>
    <w:multiLevelType w:val="hybridMultilevel"/>
    <w:tmpl w:val="7CAA18DE"/>
    <w:lvl w:ilvl="0" w:tplc="F0488F5C">
      <w:start w:val="1"/>
      <w:numFmt w:val="bullet"/>
      <w:lvlText w:val=""/>
      <w:lvlJc w:val="left"/>
      <w:pPr>
        <w:ind w:left="720" w:hanging="360"/>
      </w:pPr>
      <w:rPr>
        <w:rFonts w:ascii="Symbol" w:hAnsi="Symbol" w:hint="default"/>
      </w:rPr>
    </w:lvl>
    <w:lvl w:ilvl="1" w:tplc="2F482CA0" w:tentative="1">
      <w:start w:val="1"/>
      <w:numFmt w:val="bullet"/>
      <w:lvlText w:val="o"/>
      <w:lvlJc w:val="left"/>
      <w:pPr>
        <w:ind w:left="1440" w:hanging="360"/>
      </w:pPr>
      <w:rPr>
        <w:rFonts w:ascii="Courier New" w:hAnsi="Courier New" w:cs="Courier New" w:hint="default"/>
      </w:rPr>
    </w:lvl>
    <w:lvl w:ilvl="2" w:tplc="50CABA2A" w:tentative="1">
      <w:start w:val="1"/>
      <w:numFmt w:val="bullet"/>
      <w:lvlText w:val=""/>
      <w:lvlJc w:val="left"/>
      <w:pPr>
        <w:ind w:left="2160" w:hanging="360"/>
      </w:pPr>
      <w:rPr>
        <w:rFonts w:ascii="Wingdings" w:hAnsi="Wingdings" w:hint="default"/>
      </w:rPr>
    </w:lvl>
    <w:lvl w:ilvl="3" w:tplc="6BF03FEE" w:tentative="1">
      <w:start w:val="1"/>
      <w:numFmt w:val="bullet"/>
      <w:lvlText w:val=""/>
      <w:lvlJc w:val="left"/>
      <w:pPr>
        <w:ind w:left="2880" w:hanging="360"/>
      </w:pPr>
      <w:rPr>
        <w:rFonts w:ascii="Symbol" w:hAnsi="Symbol" w:hint="default"/>
      </w:rPr>
    </w:lvl>
    <w:lvl w:ilvl="4" w:tplc="1932EE44" w:tentative="1">
      <w:start w:val="1"/>
      <w:numFmt w:val="bullet"/>
      <w:lvlText w:val="o"/>
      <w:lvlJc w:val="left"/>
      <w:pPr>
        <w:ind w:left="3600" w:hanging="360"/>
      </w:pPr>
      <w:rPr>
        <w:rFonts w:ascii="Courier New" w:hAnsi="Courier New" w:cs="Courier New" w:hint="default"/>
      </w:rPr>
    </w:lvl>
    <w:lvl w:ilvl="5" w:tplc="6E3C957C" w:tentative="1">
      <w:start w:val="1"/>
      <w:numFmt w:val="bullet"/>
      <w:lvlText w:val=""/>
      <w:lvlJc w:val="left"/>
      <w:pPr>
        <w:ind w:left="4320" w:hanging="360"/>
      </w:pPr>
      <w:rPr>
        <w:rFonts w:ascii="Wingdings" w:hAnsi="Wingdings" w:hint="default"/>
      </w:rPr>
    </w:lvl>
    <w:lvl w:ilvl="6" w:tplc="4F1E9E14" w:tentative="1">
      <w:start w:val="1"/>
      <w:numFmt w:val="bullet"/>
      <w:lvlText w:val=""/>
      <w:lvlJc w:val="left"/>
      <w:pPr>
        <w:ind w:left="5040" w:hanging="360"/>
      </w:pPr>
      <w:rPr>
        <w:rFonts w:ascii="Symbol" w:hAnsi="Symbol" w:hint="default"/>
      </w:rPr>
    </w:lvl>
    <w:lvl w:ilvl="7" w:tplc="F0B84D94" w:tentative="1">
      <w:start w:val="1"/>
      <w:numFmt w:val="bullet"/>
      <w:lvlText w:val="o"/>
      <w:lvlJc w:val="left"/>
      <w:pPr>
        <w:ind w:left="5760" w:hanging="360"/>
      </w:pPr>
      <w:rPr>
        <w:rFonts w:ascii="Courier New" w:hAnsi="Courier New" w:cs="Courier New" w:hint="default"/>
      </w:rPr>
    </w:lvl>
    <w:lvl w:ilvl="8" w:tplc="89C02BF6" w:tentative="1">
      <w:start w:val="1"/>
      <w:numFmt w:val="bullet"/>
      <w:lvlText w:val=""/>
      <w:lvlJc w:val="left"/>
      <w:pPr>
        <w:ind w:left="6480" w:hanging="360"/>
      </w:pPr>
      <w:rPr>
        <w:rFonts w:ascii="Wingdings" w:hAnsi="Wingdings" w:hint="default"/>
      </w:rPr>
    </w:lvl>
  </w:abstractNum>
  <w:abstractNum w:abstractNumId="64" w15:restartNumberingAfterBreak="0">
    <w:nsid w:val="75482738"/>
    <w:multiLevelType w:val="hybridMultilevel"/>
    <w:tmpl w:val="173238F2"/>
    <w:lvl w:ilvl="0" w:tplc="57A25E34">
      <w:start w:val="1"/>
      <w:numFmt w:val="bullet"/>
      <w:pStyle w:val="List-Bullet"/>
      <w:lvlText w:val=""/>
      <w:lvlJc w:val="left"/>
      <w:pPr>
        <w:ind w:left="757" w:hanging="360"/>
      </w:pPr>
      <w:rPr>
        <w:rFonts w:ascii="Symbol" w:hAnsi="Symbol" w:hint="default"/>
        <w:color w:val="auto"/>
      </w:rPr>
    </w:lvl>
    <w:lvl w:ilvl="1" w:tplc="79682922">
      <w:start w:val="1"/>
      <w:numFmt w:val="bullet"/>
      <w:lvlText w:val="o"/>
      <w:lvlJc w:val="left"/>
      <w:pPr>
        <w:tabs>
          <w:tab w:val="num" w:pos="1440"/>
        </w:tabs>
        <w:ind w:left="1440" w:hanging="360"/>
      </w:pPr>
      <w:rPr>
        <w:rFonts w:ascii="Courier New" w:hAnsi="Courier New" w:hint="default"/>
      </w:rPr>
    </w:lvl>
    <w:lvl w:ilvl="2" w:tplc="8938D2AA" w:tentative="1">
      <w:start w:val="1"/>
      <w:numFmt w:val="bullet"/>
      <w:lvlText w:val=""/>
      <w:lvlJc w:val="left"/>
      <w:pPr>
        <w:tabs>
          <w:tab w:val="num" w:pos="2160"/>
        </w:tabs>
        <w:ind w:left="2160" w:hanging="360"/>
      </w:pPr>
      <w:rPr>
        <w:rFonts w:ascii="Wingdings" w:hAnsi="Wingdings" w:hint="default"/>
      </w:rPr>
    </w:lvl>
    <w:lvl w:ilvl="3" w:tplc="539033D8" w:tentative="1">
      <w:start w:val="1"/>
      <w:numFmt w:val="bullet"/>
      <w:lvlText w:val=""/>
      <w:lvlJc w:val="left"/>
      <w:pPr>
        <w:tabs>
          <w:tab w:val="num" w:pos="2880"/>
        </w:tabs>
        <w:ind w:left="2880" w:hanging="360"/>
      </w:pPr>
      <w:rPr>
        <w:rFonts w:ascii="Symbol" w:hAnsi="Symbol" w:hint="default"/>
      </w:rPr>
    </w:lvl>
    <w:lvl w:ilvl="4" w:tplc="712038EC" w:tentative="1">
      <w:start w:val="1"/>
      <w:numFmt w:val="bullet"/>
      <w:lvlText w:val="o"/>
      <w:lvlJc w:val="left"/>
      <w:pPr>
        <w:tabs>
          <w:tab w:val="num" w:pos="3600"/>
        </w:tabs>
        <w:ind w:left="3600" w:hanging="360"/>
      </w:pPr>
      <w:rPr>
        <w:rFonts w:ascii="Courier New" w:hAnsi="Courier New" w:hint="default"/>
      </w:rPr>
    </w:lvl>
    <w:lvl w:ilvl="5" w:tplc="31F27B90" w:tentative="1">
      <w:start w:val="1"/>
      <w:numFmt w:val="bullet"/>
      <w:lvlText w:val=""/>
      <w:lvlJc w:val="left"/>
      <w:pPr>
        <w:tabs>
          <w:tab w:val="num" w:pos="4320"/>
        </w:tabs>
        <w:ind w:left="4320" w:hanging="360"/>
      </w:pPr>
      <w:rPr>
        <w:rFonts w:ascii="Wingdings" w:hAnsi="Wingdings" w:hint="default"/>
      </w:rPr>
    </w:lvl>
    <w:lvl w:ilvl="6" w:tplc="B0F05C24" w:tentative="1">
      <w:start w:val="1"/>
      <w:numFmt w:val="bullet"/>
      <w:lvlText w:val=""/>
      <w:lvlJc w:val="left"/>
      <w:pPr>
        <w:tabs>
          <w:tab w:val="num" w:pos="5040"/>
        </w:tabs>
        <w:ind w:left="5040" w:hanging="360"/>
      </w:pPr>
      <w:rPr>
        <w:rFonts w:ascii="Symbol" w:hAnsi="Symbol" w:hint="default"/>
      </w:rPr>
    </w:lvl>
    <w:lvl w:ilvl="7" w:tplc="3AFA10A6" w:tentative="1">
      <w:start w:val="1"/>
      <w:numFmt w:val="bullet"/>
      <w:lvlText w:val="o"/>
      <w:lvlJc w:val="left"/>
      <w:pPr>
        <w:tabs>
          <w:tab w:val="num" w:pos="5760"/>
        </w:tabs>
        <w:ind w:left="5760" w:hanging="360"/>
      </w:pPr>
      <w:rPr>
        <w:rFonts w:ascii="Courier New" w:hAnsi="Courier New" w:hint="default"/>
      </w:rPr>
    </w:lvl>
    <w:lvl w:ilvl="8" w:tplc="FD72A454"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75AE55C4"/>
    <w:multiLevelType w:val="multilevel"/>
    <w:tmpl w:val="2E9207D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6090B43"/>
    <w:multiLevelType w:val="singleLevel"/>
    <w:tmpl w:val="6930C1C0"/>
    <w:lvl w:ilvl="0">
      <w:start w:val="1"/>
      <w:numFmt w:val="lowerLetter"/>
      <w:pStyle w:val="TableFootnote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67" w15:restartNumberingAfterBreak="0">
    <w:nsid w:val="78C57A27"/>
    <w:multiLevelType w:val="hybridMultilevel"/>
    <w:tmpl w:val="1F123E86"/>
    <w:lvl w:ilvl="0" w:tplc="D16E16F4">
      <w:start w:val="1"/>
      <w:numFmt w:val="bullet"/>
      <w:lvlText w:val=""/>
      <w:lvlJc w:val="left"/>
      <w:pPr>
        <w:ind w:left="720" w:hanging="360"/>
      </w:pPr>
      <w:rPr>
        <w:rFonts w:ascii="Symbol" w:hAnsi="Symbol" w:hint="default"/>
      </w:rPr>
    </w:lvl>
    <w:lvl w:ilvl="1" w:tplc="FDECF5D6" w:tentative="1">
      <w:start w:val="1"/>
      <w:numFmt w:val="bullet"/>
      <w:lvlText w:val="o"/>
      <w:lvlJc w:val="left"/>
      <w:pPr>
        <w:ind w:left="1440" w:hanging="360"/>
      </w:pPr>
      <w:rPr>
        <w:rFonts w:ascii="Courier New" w:hAnsi="Courier New" w:cs="Courier New" w:hint="default"/>
      </w:rPr>
    </w:lvl>
    <w:lvl w:ilvl="2" w:tplc="D550FCB8" w:tentative="1">
      <w:start w:val="1"/>
      <w:numFmt w:val="bullet"/>
      <w:lvlText w:val=""/>
      <w:lvlJc w:val="left"/>
      <w:pPr>
        <w:ind w:left="2160" w:hanging="360"/>
      </w:pPr>
      <w:rPr>
        <w:rFonts w:ascii="Wingdings" w:hAnsi="Wingdings" w:hint="default"/>
      </w:rPr>
    </w:lvl>
    <w:lvl w:ilvl="3" w:tplc="E40ACEAA" w:tentative="1">
      <w:start w:val="1"/>
      <w:numFmt w:val="bullet"/>
      <w:lvlText w:val=""/>
      <w:lvlJc w:val="left"/>
      <w:pPr>
        <w:ind w:left="2880" w:hanging="360"/>
      </w:pPr>
      <w:rPr>
        <w:rFonts w:ascii="Symbol" w:hAnsi="Symbol" w:hint="default"/>
      </w:rPr>
    </w:lvl>
    <w:lvl w:ilvl="4" w:tplc="C7A4954C" w:tentative="1">
      <w:start w:val="1"/>
      <w:numFmt w:val="bullet"/>
      <w:lvlText w:val="o"/>
      <w:lvlJc w:val="left"/>
      <w:pPr>
        <w:ind w:left="3600" w:hanging="360"/>
      </w:pPr>
      <w:rPr>
        <w:rFonts w:ascii="Courier New" w:hAnsi="Courier New" w:cs="Courier New" w:hint="default"/>
      </w:rPr>
    </w:lvl>
    <w:lvl w:ilvl="5" w:tplc="216ECB28" w:tentative="1">
      <w:start w:val="1"/>
      <w:numFmt w:val="bullet"/>
      <w:lvlText w:val=""/>
      <w:lvlJc w:val="left"/>
      <w:pPr>
        <w:ind w:left="4320" w:hanging="360"/>
      </w:pPr>
      <w:rPr>
        <w:rFonts w:ascii="Wingdings" w:hAnsi="Wingdings" w:hint="default"/>
      </w:rPr>
    </w:lvl>
    <w:lvl w:ilvl="6" w:tplc="346A1790" w:tentative="1">
      <w:start w:val="1"/>
      <w:numFmt w:val="bullet"/>
      <w:lvlText w:val=""/>
      <w:lvlJc w:val="left"/>
      <w:pPr>
        <w:ind w:left="5040" w:hanging="360"/>
      </w:pPr>
      <w:rPr>
        <w:rFonts w:ascii="Symbol" w:hAnsi="Symbol" w:hint="default"/>
      </w:rPr>
    </w:lvl>
    <w:lvl w:ilvl="7" w:tplc="7638B0EC" w:tentative="1">
      <w:start w:val="1"/>
      <w:numFmt w:val="bullet"/>
      <w:lvlText w:val="o"/>
      <w:lvlJc w:val="left"/>
      <w:pPr>
        <w:ind w:left="5760" w:hanging="360"/>
      </w:pPr>
      <w:rPr>
        <w:rFonts w:ascii="Courier New" w:hAnsi="Courier New" w:cs="Courier New" w:hint="default"/>
      </w:rPr>
    </w:lvl>
    <w:lvl w:ilvl="8" w:tplc="D9F674E0" w:tentative="1">
      <w:start w:val="1"/>
      <w:numFmt w:val="bullet"/>
      <w:lvlText w:val=""/>
      <w:lvlJc w:val="left"/>
      <w:pPr>
        <w:ind w:left="6480" w:hanging="360"/>
      </w:pPr>
      <w:rPr>
        <w:rFonts w:ascii="Wingdings" w:hAnsi="Wingdings" w:hint="default"/>
      </w:rPr>
    </w:lvl>
  </w:abstractNum>
  <w:abstractNum w:abstractNumId="68" w15:restartNumberingAfterBreak="0">
    <w:nsid w:val="78D428D4"/>
    <w:multiLevelType w:val="hybridMultilevel"/>
    <w:tmpl w:val="3156F57C"/>
    <w:lvl w:ilvl="0" w:tplc="00424986">
      <w:numFmt w:val="bullet"/>
      <w:lvlText w:val="-"/>
      <w:lvlJc w:val="left"/>
      <w:pPr>
        <w:ind w:left="720" w:hanging="360"/>
      </w:pPr>
      <w:rPr>
        <w:rFonts w:ascii="Arial" w:eastAsia="Times New Roman" w:hAnsi="Arial" w:cs="Arial" w:hint="default"/>
      </w:rPr>
    </w:lvl>
    <w:lvl w:ilvl="1" w:tplc="084C9E3E" w:tentative="1">
      <w:start w:val="1"/>
      <w:numFmt w:val="bullet"/>
      <w:lvlText w:val="o"/>
      <w:lvlJc w:val="left"/>
      <w:pPr>
        <w:ind w:left="1440" w:hanging="360"/>
      </w:pPr>
      <w:rPr>
        <w:rFonts w:ascii="Courier New" w:hAnsi="Courier New" w:cs="Courier New" w:hint="default"/>
      </w:rPr>
    </w:lvl>
    <w:lvl w:ilvl="2" w:tplc="24287A04" w:tentative="1">
      <w:start w:val="1"/>
      <w:numFmt w:val="bullet"/>
      <w:lvlText w:val=""/>
      <w:lvlJc w:val="left"/>
      <w:pPr>
        <w:ind w:left="2160" w:hanging="360"/>
      </w:pPr>
      <w:rPr>
        <w:rFonts w:ascii="Wingdings" w:hAnsi="Wingdings" w:hint="default"/>
      </w:rPr>
    </w:lvl>
    <w:lvl w:ilvl="3" w:tplc="6980AE44" w:tentative="1">
      <w:start w:val="1"/>
      <w:numFmt w:val="bullet"/>
      <w:lvlText w:val=""/>
      <w:lvlJc w:val="left"/>
      <w:pPr>
        <w:ind w:left="2880" w:hanging="360"/>
      </w:pPr>
      <w:rPr>
        <w:rFonts w:ascii="Symbol" w:hAnsi="Symbol" w:hint="default"/>
      </w:rPr>
    </w:lvl>
    <w:lvl w:ilvl="4" w:tplc="FA8ECEDC" w:tentative="1">
      <w:start w:val="1"/>
      <w:numFmt w:val="bullet"/>
      <w:lvlText w:val="o"/>
      <w:lvlJc w:val="left"/>
      <w:pPr>
        <w:ind w:left="3600" w:hanging="360"/>
      </w:pPr>
      <w:rPr>
        <w:rFonts w:ascii="Courier New" w:hAnsi="Courier New" w:cs="Courier New" w:hint="default"/>
      </w:rPr>
    </w:lvl>
    <w:lvl w:ilvl="5" w:tplc="8526824A" w:tentative="1">
      <w:start w:val="1"/>
      <w:numFmt w:val="bullet"/>
      <w:lvlText w:val=""/>
      <w:lvlJc w:val="left"/>
      <w:pPr>
        <w:ind w:left="4320" w:hanging="360"/>
      </w:pPr>
      <w:rPr>
        <w:rFonts w:ascii="Wingdings" w:hAnsi="Wingdings" w:hint="default"/>
      </w:rPr>
    </w:lvl>
    <w:lvl w:ilvl="6" w:tplc="E3EA2776" w:tentative="1">
      <w:start w:val="1"/>
      <w:numFmt w:val="bullet"/>
      <w:lvlText w:val=""/>
      <w:lvlJc w:val="left"/>
      <w:pPr>
        <w:ind w:left="5040" w:hanging="360"/>
      </w:pPr>
      <w:rPr>
        <w:rFonts w:ascii="Symbol" w:hAnsi="Symbol" w:hint="default"/>
      </w:rPr>
    </w:lvl>
    <w:lvl w:ilvl="7" w:tplc="4BB275F4" w:tentative="1">
      <w:start w:val="1"/>
      <w:numFmt w:val="bullet"/>
      <w:lvlText w:val="o"/>
      <w:lvlJc w:val="left"/>
      <w:pPr>
        <w:ind w:left="5760" w:hanging="360"/>
      </w:pPr>
      <w:rPr>
        <w:rFonts w:ascii="Courier New" w:hAnsi="Courier New" w:cs="Courier New" w:hint="default"/>
      </w:rPr>
    </w:lvl>
    <w:lvl w:ilvl="8" w:tplc="6CEE6F16" w:tentative="1">
      <w:start w:val="1"/>
      <w:numFmt w:val="bullet"/>
      <w:lvlText w:val=""/>
      <w:lvlJc w:val="left"/>
      <w:pPr>
        <w:ind w:left="6480" w:hanging="360"/>
      </w:pPr>
      <w:rPr>
        <w:rFonts w:ascii="Wingdings" w:hAnsi="Wingdings" w:hint="default"/>
      </w:rPr>
    </w:lvl>
  </w:abstractNum>
  <w:abstractNum w:abstractNumId="69" w15:restartNumberingAfterBreak="0">
    <w:nsid w:val="798A05E2"/>
    <w:multiLevelType w:val="hybridMultilevel"/>
    <w:tmpl w:val="DEF29FB8"/>
    <w:lvl w:ilvl="0" w:tplc="3F305FCC">
      <w:start w:val="1"/>
      <w:numFmt w:val="bullet"/>
      <w:lvlText w:val=""/>
      <w:lvlJc w:val="left"/>
      <w:pPr>
        <w:ind w:left="720" w:hanging="360"/>
      </w:pPr>
      <w:rPr>
        <w:rFonts w:ascii="Symbol" w:hAnsi="Symbol" w:hint="default"/>
      </w:rPr>
    </w:lvl>
    <w:lvl w:ilvl="1" w:tplc="A6BE3652">
      <w:start w:val="1"/>
      <w:numFmt w:val="bullet"/>
      <w:lvlText w:val="o"/>
      <w:lvlJc w:val="left"/>
      <w:pPr>
        <w:ind w:left="1440" w:hanging="360"/>
      </w:pPr>
      <w:rPr>
        <w:rFonts w:ascii="Courier New" w:hAnsi="Courier New" w:cs="Courier New" w:hint="default"/>
      </w:rPr>
    </w:lvl>
    <w:lvl w:ilvl="2" w:tplc="36105B14" w:tentative="1">
      <w:start w:val="1"/>
      <w:numFmt w:val="bullet"/>
      <w:lvlText w:val=""/>
      <w:lvlJc w:val="left"/>
      <w:pPr>
        <w:ind w:left="2160" w:hanging="360"/>
      </w:pPr>
      <w:rPr>
        <w:rFonts w:ascii="Wingdings" w:hAnsi="Wingdings" w:hint="default"/>
      </w:rPr>
    </w:lvl>
    <w:lvl w:ilvl="3" w:tplc="9B9C2CBE" w:tentative="1">
      <w:start w:val="1"/>
      <w:numFmt w:val="bullet"/>
      <w:lvlText w:val=""/>
      <w:lvlJc w:val="left"/>
      <w:pPr>
        <w:ind w:left="2880" w:hanging="360"/>
      </w:pPr>
      <w:rPr>
        <w:rFonts w:ascii="Symbol" w:hAnsi="Symbol" w:hint="default"/>
      </w:rPr>
    </w:lvl>
    <w:lvl w:ilvl="4" w:tplc="FDB6E6C0" w:tentative="1">
      <w:start w:val="1"/>
      <w:numFmt w:val="bullet"/>
      <w:lvlText w:val="o"/>
      <w:lvlJc w:val="left"/>
      <w:pPr>
        <w:ind w:left="3600" w:hanging="360"/>
      </w:pPr>
      <w:rPr>
        <w:rFonts w:ascii="Courier New" w:hAnsi="Courier New" w:cs="Courier New" w:hint="default"/>
      </w:rPr>
    </w:lvl>
    <w:lvl w:ilvl="5" w:tplc="E618B5E2" w:tentative="1">
      <w:start w:val="1"/>
      <w:numFmt w:val="bullet"/>
      <w:lvlText w:val=""/>
      <w:lvlJc w:val="left"/>
      <w:pPr>
        <w:ind w:left="4320" w:hanging="360"/>
      </w:pPr>
      <w:rPr>
        <w:rFonts w:ascii="Wingdings" w:hAnsi="Wingdings" w:hint="default"/>
      </w:rPr>
    </w:lvl>
    <w:lvl w:ilvl="6" w:tplc="379E2F40" w:tentative="1">
      <w:start w:val="1"/>
      <w:numFmt w:val="bullet"/>
      <w:lvlText w:val=""/>
      <w:lvlJc w:val="left"/>
      <w:pPr>
        <w:ind w:left="5040" w:hanging="360"/>
      </w:pPr>
      <w:rPr>
        <w:rFonts w:ascii="Symbol" w:hAnsi="Symbol" w:hint="default"/>
      </w:rPr>
    </w:lvl>
    <w:lvl w:ilvl="7" w:tplc="27F4041E" w:tentative="1">
      <w:start w:val="1"/>
      <w:numFmt w:val="bullet"/>
      <w:lvlText w:val="o"/>
      <w:lvlJc w:val="left"/>
      <w:pPr>
        <w:ind w:left="5760" w:hanging="360"/>
      </w:pPr>
      <w:rPr>
        <w:rFonts w:ascii="Courier New" w:hAnsi="Courier New" w:cs="Courier New" w:hint="default"/>
      </w:rPr>
    </w:lvl>
    <w:lvl w:ilvl="8" w:tplc="5EE27290" w:tentative="1">
      <w:start w:val="1"/>
      <w:numFmt w:val="bullet"/>
      <w:lvlText w:val=""/>
      <w:lvlJc w:val="left"/>
      <w:pPr>
        <w:ind w:left="6480" w:hanging="360"/>
      </w:pPr>
      <w:rPr>
        <w:rFonts w:ascii="Wingdings" w:hAnsi="Wingdings" w:hint="default"/>
      </w:rPr>
    </w:lvl>
  </w:abstractNum>
  <w:abstractNum w:abstractNumId="70" w15:restartNumberingAfterBreak="0">
    <w:nsid w:val="7A7B1B60"/>
    <w:multiLevelType w:val="hybridMultilevel"/>
    <w:tmpl w:val="B29A35FC"/>
    <w:lvl w:ilvl="0" w:tplc="13144738">
      <w:start w:val="1"/>
      <w:numFmt w:val="bullet"/>
      <w:lvlText w:val=""/>
      <w:lvlJc w:val="left"/>
      <w:pPr>
        <w:ind w:left="720" w:hanging="360"/>
      </w:pPr>
      <w:rPr>
        <w:rFonts w:ascii="Symbol" w:hAnsi="Symbol" w:hint="default"/>
      </w:rPr>
    </w:lvl>
    <w:lvl w:ilvl="1" w:tplc="B9D26078" w:tentative="1">
      <w:start w:val="1"/>
      <w:numFmt w:val="bullet"/>
      <w:lvlText w:val="o"/>
      <w:lvlJc w:val="left"/>
      <w:pPr>
        <w:ind w:left="1440" w:hanging="360"/>
      </w:pPr>
      <w:rPr>
        <w:rFonts w:ascii="Courier New" w:hAnsi="Courier New" w:cs="Courier New" w:hint="default"/>
      </w:rPr>
    </w:lvl>
    <w:lvl w:ilvl="2" w:tplc="4574F6FC" w:tentative="1">
      <w:start w:val="1"/>
      <w:numFmt w:val="bullet"/>
      <w:lvlText w:val=""/>
      <w:lvlJc w:val="left"/>
      <w:pPr>
        <w:ind w:left="2160" w:hanging="360"/>
      </w:pPr>
      <w:rPr>
        <w:rFonts w:ascii="Wingdings" w:hAnsi="Wingdings" w:hint="default"/>
      </w:rPr>
    </w:lvl>
    <w:lvl w:ilvl="3" w:tplc="CC403E8A" w:tentative="1">
      <w:start w:val="1"/>
      <w:numFmt w:val="bullet"/>
      <w:lvlText w:val=""/>
      <w:lvlJc w:val="left"/>
      <w:pPr>
        <w:ind w:left="2880" w:hanging="360"/>
      </w:pPr>
      <w:rPr>
        <w:rFonts w:ascii="Symbol" w:hAnsi="Symbol" w:hint="default"/>
      </w:rPr>
    </w:lvl>
    <w:lvl w:ilvl="4" w:tplc="847860BE" w:tentative="1">
      <w:start w:val="1"/>
      <w:numFmt w:val="bullet"/>
      <w:lvlText w:val="o"/>
      <w:lvlJc w:val="left"/>
      <w:pPr>
        <w:ind w:left="3600" w:hanging="360"/>
      </w:pPr>
      <w:rPr>
        <w:rFonts w:ascii="Courier New" w:hAnsi="Courier New" w:cs="Courier New" w:hint="default"/>
      </w:rPr>
    </w:lvl>
    <w:lvl w:ilvl="5" w:tplc="DD28F360" w:tentative="1">
      <w:start w:val="1"/>
      <w:numFmt w:val="bullet"/>
      <w:lvlText w:val=""/>
      <w:lvlJc w:val="left"/>
      <w:pPr>
        <w:ind w:left="4320" w:hanging="360"/>
      </w:pPr>
      <w:rPr>
        <w:rFonts w:ascii="Wingdings" w:hAnsi="Wingdings" w:hint="default"/>
      </w:rPr>
    </w:lvl>
    <w:lvl w:ilvl="6" w:tplc="34341DFE" w:tentative="1">
      <w:start w:val="1"/>
      <w:numFmt w:val="bullet"/>
      <w:lvlText w:val=""/>
      <w:lvlJc w:val="left"/>
      <w:pPr>
        <w:ind w:left="5040" w:hanging="360"/>
      </w:pPr>
      <w:rPr>
        <w:rFonts w:ascii="Symbol" w:hAnsi="Symbol" w:hint="default"/>
      </w:rPr>
    </w:lvl>
    <w:lvl w:ilvl="7" w:tplc="EC2AB85A" w:tentative="1">
      <w:start w:val="1"/>
      <w:numFmt w:val="bullet"/>
      <w:lvlText w:val="o"/>
      <w:lvlJc w:val="left"/>
      <w:pPr>
        <w:ind w:left="5760" w:hanging="360"/>
      </w:pPr>
      <w:rPr>
        <w:rFonts w:ascii="Courier New" w:hAnsi="Courier New" w:cs="Courier New" w:hint="default"/>
      </w:rPr>
    </w:lvl>
    <w:lvl w:ilvl="8" w:tplc="0B8C5FB8" w:tentative="1">
      <w:start w:val="1"/>
      <w:numFmt w:val="bullet"/>
      <w:lvlText w:val=""/>
      <w:lvlJc w:val="left"/>
      <w:pPr>
        <w:ind w:left="6480" w:hanging="360"/>
      </w:pPr>
      <w:rPr>
        <w:rFonts w:ascii="Wingdings" w:hAnsi="Wingdings" w:hint="default"/>
      </w:rPr>
    </w:lvl>
  </w:abstractNum>
  <w:abstractNum w:abstractNumId="71" w15:restartNumberingAfterBreak="0">
    <w:nsid w:val="7CA81392"/>
    <w:multiLevelType w:val="singleLevel"/>
    <w:tmpl w:val="C91AA346"/>
    <w:lvl w:ilvl="0">
      <w:start w:val="1"/>
      <w:numFmt w:val="lowerLetter"/>
      <w:pStyle w:val="ListLetter"/>
      <w:lvlText w:val="%1."/>
      <w:lvlJc w:val="left"/>
      <w:pPr>
        <w:tabs>
          <w:tab w:val="num" w:pos="360"/>
        </w:tabs>
        <w:ind w:left="360" w:hanging="360"/>
      </w:pPr>
      <w:rPr>
        <w:rFonts w:ascii="Times New Roman" w:hAnsi="Times New Roman" w:cs="Times New Roman"/>
        <w:b w:val="0"/>
        <w:bCs w:val="0"/>
        <w:i w:val="0"/>
        <w:iCs w:val="0"/>
        <w:caps w:val="0"/>
        <w:sz w:val="22"/>
        <w:szCs w:val="24"/>
        <w:u w:val="none"/>
        <w:vertAlign w:val="baseline"/>
      </w:rPr>
    </w:lvl>
  </w:abstractNum>
  <w:abstractNum w:abstractNumId="72" w15:restartNumberingAfterBreak="0">
    <w:nsid w:val="7E031642"/>
    <w:multiLevelType w:val="hybridMultilevel"/>
    <w:tmpl w:val="370C30D4"/>
    <w:lvl w:ilvl="0" w:tplc="29645016">
      <w:start w:val="1"/>
      <w:numFmt w:val="bullet"/>
      <w:lvlText w:val=""/>
      <w:lvlJc w:val="left"/>
      <w:pPr>
        <w:ind w:left="720" w:hanging="360"/>
      </w:pPr>
      <w:rPr>
        <w:rFonts w:ascii="Symbol" w:hAnsi="Symbol" w:hint="default"/>
      </w:rPr>
    </w:lvl>
    <w:lvl w:ilvl="1" w:tplc="AB6A9784" w:tentative="1">
      <w:start w:val="1"/>
      <w:numFmt w:val="bullet"/>
      <w:lvlText w:val="o"/>
      <w:lvlJc w:val="left"/>
      <w:pPr>
        <w:ind w:left="1440" w:hanging="360"/>
      </w:pPr>
      <w:rPr>
        <w:rFonts w:ascii="Courier New" w:hAnsi="Courier New" w:cs="Courier New" w:hint="default"/>
      </w:rPr>
    </w:lvl>
    <w:lvl w:ilvl="2" w:tplc="12F0F9D0" w:tentative="1">
      <w:start w:val="1"/>
      <w:numFmt w:val="bullet"/>
      <w:lvlText w:val=""/>
      <w:lvlJc w:val="left"/>
      <w:pPr>
        <w:ind w:left="2160" w:hanging="360"/>
      </w:pPr>
      <w:rPr>
        <w:rFonts w:ascii="Wingdings" w:hAnsi="Wingdings" w:hint="default"/>
      </w:rPr>
    </w:lvl>
    <w:lvl w:ilvl="3" w:tplc="3408630E" w:tentative="1">
      <w:start w:val="1"/>
      <w:numFmt w:val="bullet"/>
      <w:lvlText w:val=""/>
      <w:lvlJc w:val="left"/>
      <w:pPr>
        <w:ind w:left="2880" w:hanging="360"/>
      </w:pPr>
      <w:rPr>
        <w:rFonts w:ascii="Symbol" w:hAnsi="Symbol" w:hint="default"/>
      </w:rPr>
    </w:lvl>
    <w:lvl w:ilvl="4" w:tplc="6C521B7E" w:tentative="1">
      <w:start w:val="1"/>
      <w:numFmt w:val="bullet"/>
      <w:lvlText w:val="o"/>
      <w:lvlJc w:val="left"/>
      <w:pPr>
        <w:ind w:left="3600" w:hanging="360"/>
      </w:pPr>
      <w:rPr>
        <w:rFonts w:ascii="Courier New" w:hAnsi="Courier New" w:cs="Courier New" w:hint="default"/>
      </w:rPr>
    </w:lvl>
    <w:lvl w:ilvl="5" w:tplc="20BACD32" w:tentative="1">
      <w:start w:val="1"/>
      <w:numFmt w:val="bullet"/>
      <w:lvlText w:val=""/>
      <w:lvlJc w:val="left"/>
      <w:pPr>
        <w:ind w:left="4320" w:hanging="360"/>
      </w:pPr>
      <w:rPr>
        <w:rFonts w:ascii="Wingdings" w:hAnsi="Wingdings" w:hint="default"/>
      </w:rPr>
    </w:lvl>
    <w:lvl w:ilvl="6" w:tplc="B0B240CC" w:tentative="1">
      <w:start w:val="1"/>
      <w:numFmt w:val="bullet"/>
      <w:lvlText w:val=""/>
      <w:lvlJc w:val="left"/>
      <w:pPr>
        <w:ind w:left="5040" w:hanging="360"/>
      </w:pPr>
      <w:rPr>
        <w:rFonts w:ascii="Symbol" w:hAnsi="Symbol" w:hint="default"/>
      </w:rPr>
    </w:lvl>
    <w:lvl w:ilvl="7" w:tplc="5C16526E" w:tentative="1">
      <w:start w:val="1"/>
      <w:numFmt w:val="bullet"/>
      <w:lvlText w:val="o"/>
      <w:lvlJc w:val="left"/>
      <w:pPr>
        <w:ind w:left="5760" w:hanging="360"/>
      </w:pPr>
      <w:rPr>
        <w:rFonts w:ascii="Courier New" w:hAnsi="Courier New" w:cs="Courier New" w:hint="default"/>
      </w:rPr>
    </w:lvl>
    <w:lvl w:ilvl="8" w:tplc="D7BABE0C" w:tentative="1">
      <w:start w:val="1"/>
      <w:numFmt w:val="bullet"/>
      <w:lvlText w:val=""/>
      <w:lvlJc w:val="left"/>
      <w:pPr>
        <w:ind w:left="6480" w:hanging="360"/>
      </w:pPr>
      <w:rPr>
        <w:rFonts w:ascii="Wingdings" w:hAnsi="Wingdings" w:hint="default"/>
      </w:rPr>
    </w:lvl>
  </w:abstractNum>
  <w:abstractNum w:abstractNumId="73" w15:restartNumberingAfterBreak="0">
    <w:nsid w:val="7EAF4A7D"/>
    <w:multiLevelType w:val="hybridMultilevel"/>
    <w:tmpl w:val="46BACC34"/>
    <w:lvl w:ilvl="0" w:tplc="D1F06D8C">
      <w:start w:val="1"/>
      <w:numFmt w:val="bullet"/>
      <w:pStyle w:val="ListBullet4"/>
      <w:lvlText w:val=""/>
      <w:lvlJc w:val="left"/>
      <w:pPr>
        <w:ind w:left="1800" w:hanging="360"/>
      </w:pPr>
      <w:rPr>
        <w:rFonts w:ascii="Wingdings" w:hAnsi="Wingdings" w:hint="default"/>
      </w:rPr>
    </w:lvl>
    <w:lvl w:ilvl="1" w:tplc="20023F38">
      <w:start w:val="1"/>
      <w:numFmt w:val="bullet"/>
      <w:lvlText w:val="o"/>
      <w:lvlJc w:val="left"/>
      <w:pPr>
        <w:ind w:left="2520" w:hanging="360"/>
      </w:pPr>
      <w:rPr>
        <w:rFonts w:ascii="Courier New" w:hAnsi="Courier New" w:cs="Courier New" w:hint="default"/>
      </w:rPr>
    </w:lvl>
    <w:lvl w:ilvl="2" w:tplc="AC5E4800">
      <w:start w:val="1"/>
      <w:numFmt w:val="bullet"/>
      <w:lvlText w:val=""/>
      <w:lvlJc w:val="left"/>
      <w:pPr>
        <w:ind w:left="3240" w:hanging="360"/>
      </w:pPr>
      <w:rPr>
        <w:rFonts w:ascii="Wingdings" w:hAnsi="Wingdings" w:cs="Wingdings" w:hint="default"/>
      </w:rPr>
    </w:lvl>
    <w:lvl w:ilvl="3" w:tplc="A400FF08">
      <w:start w:val="1"/>
      <w:numFmt w:val="bullet"/>
      <w:lvlText w:val=""/>
      <w:lvlJc w:val="left"/>
      <w:pPr>
        <w:ind w:left="3960" w:hanging="360"/>
      </w:pPr>
      <w:rPr>
        <w:rFonts w:ascii="Symbol" w:hAnsi="Symbol" w:cs="Symbol" w:hint="default"/>
      </w:rPr>
    </w:lvl>
    <w:lvl w:ilvl="4" w:tplc="67744192">
      <w:start w:val="1"/>
      <w:numFmt w:val="bullet"/>
      <w:lvlText w:val="o"/>
      <w:lvlJc w:val="left"/>
      <w:pPr>
        <w:ind w:left="4680" w:hanging="360"/>
      </w:pPr>
      <w:rPr>
        <w:rFonts w:ascii="Courier New" w:hAnsi="Courier New" w:cs="Courier New" w:hint="default"/>
      </w:rPr>
    </w:lvl>
    <w:lvl w:ilvl="5" w:tplc="D592E13E">
      <w:start w:val="1"/>
      <w:numFmt w:val="bullet"/>
      <w:lvlText w:val=""/>
      <w:lvlJc w:val="left"/>
      <w:pPr>
        <w:ind w:left="5400" w:hanging="360"/>
      </w:pPr>
      <w:rPr>
        <w:rFonts w:ascii="Wingdings" w:hAnsi="Wingdings" w:cs="Wingdings" w:hint="default"/>
      </w:rPr>
    </w:lvl>
    <w:lvl w:ilvl="6" w:tplc="CABE5424">
      <w:start w:val="1"/>
      <w:numFmt w:val="bullet"/>
      <w:lvlText w:val=""/>
      <w:lvlJc w:val="left"/>
      <w:pPr>
        <w:ind w:left="6120" w:hanging="360"/>
      </w:pPr>
      <w:rPr>
        <w:rFonts w:ascii="Symbol" w:hAnsi="Symbol" w:cs="Symbol" w:hint="default"/>
      </w:rPr>
    </w:lvl>
    <w:lvl w:ilvl="7" w:tplc="7B668A40">
      <w:start w:val="1"/>
      <w:numFmt w:val="bullet"/>
      <w:lvlText w:val="o"/>
      <w:lvlJc w:val="left"/>
      <w:pPr>
        <w:ind w:left="6840" w:hanging="360"/>
      </w:pPr>
      <w:rPr>
        <w:rFonts w:ascii="Courier New" w:hAnsi="Courier New" w:cs="Courier New" w:hint="default"/>
      </w:rPr>
    </w:lvl>
    <w:lvl w:ilvl="8" w:tplc="2A3A3CC8">
      <w:start w:val="1"/>
      <w:numFmt w:val="bullet"/>
      <w:lvlText w:val=""/>
      <w:lvlJc w:val="left"/>
      <w:pPr>
        <w:ind w:left="7560" w:hanging="360"/>
      </w:pPr>
      <w:rPr>
        <w:rFonts w:ascii="Wingdings" w:hAnsi="Wingdings" w:cs="Wingdings" w:hint="default"/>
      </w:rPr>
    </w:lvl>
  </w:abstractNum>
  <w:abstractNum w:abstractNumId="74" w15:restartNumberingAfterBreak="0">
    <w:nsid w:val="7ECF2A34"/>
    <w:multiLevelType w:val="hybridMultilevel"/>
    <w:tmpl w:val="94D88A3A"/>
    <w:lvl w:ilvl="0" w:tplc="8D7E8CC2">
      <w:start w:val="1"/>
      <w:numFmt w:val="bullet"/>
      <w:lvlText w:val=""/>
      <w:lvlJc w:val="left"/>
      <w:pPr>
        <w:ind w:left="720" w:hanging="360"/>
      </w:pPr>
      <w:rPr>
        <w:rFonts w:ascii="Symbol" w:hAnsi="Symbol" w:hint="default"/>
      </w:rPr>
    </w:lvl>
    <w:lvl w:ilvl="1" w:tplc="8BE455A8" w:tentative="1">
      <w:start w:val="1"/>
      <w:numFmt w:val="bullet"/>
      <w:lvlText w:val="o"/>
      <w:lvlJc w:val="left"/>
      <w:pPr>
        <w:ind w:left="1440" w:hanging="360"/>
      </w:pPr>
      <w:rPr>
        <w:rFonts w:ascii="Courier New" w:hAnsi="Courier New" w:cs="Courier New" w:hint="default"/>
      </w:rPr>
    </w:lvl>
    <w:lvl w:ilvl="2" w:tplc="92F2FC2E" w:tentative="1">
      <w:start w:val="1"/>
      <w:numFmt w:val="bullet"/>
      <w:lvlText w:val=""/>
      <w:lvlJc w:val="left"/>
      <w:pPr>
        <w:ind w:left="2160" w:hanging="360"/>
      </w:pPr>
      <w:rPr>
        <w:rFonts w:ascii="Wingdings" w:hAnsi="Wingdings" w:hint="default"/>
      </w:rPr>
    </w:lvl>
    <w:lvl w:ilvl="3" w:tplc="15965844" w:tentative="1">
      <w:start w:val="1"/>
      <w:numFmt w:val="bullet"/>
      <w:lvlText w:val=""/>
      <w:lvlJc w:val="left"/>
      <w:pPr>
        <w:ind w:left="2880" w:hanging="360"/>
      </w:pPr>
      <w:rPr>
        <w:rFonts w:ascii="Symbol" w:hAnsi="Symbol" w:hint="default"/>
      </w:rPr>
    </w:lvl>
    <w:lvl w:ilvl="4" w:tplc="948EAD5E" w:tentative="1">
      <w:start w:val="1"/>
      <w:numFmt w:val="bullet"/>
      <w:lvlText w:val="o"/>
      <w:lvlJc w:val="left"/>
      <w:pPr>
        <w:ind w:left="3600" w:hanging="360"/>
      </w:pPr>
      <w:rPr>
        <w:rFonts w:ascii="Courier New" w:hAnsi="Courier New" w:cs="Courier New" w:hint="default"/>
      </w:rPr>
    </w:lvl>
    <w:lvl w:ilvl="5" w:tplc="6F7C81D4" w:tentative="1">
      <w:start w:val="1"/>
      <w:numFmt w:val="bullet"/>
      <w:lvlText w:val=""/>
      <w:lvlJc w:val="left"/>
      <w:pPr>
        <w:ind w:left="4320" w:hanging="360"/>
      </w:pPr>
      <w:rPr>
        <w:rFonts w:ascii="Wingdings" w:hAnsi="Wingdings" w:hint="default"/>
      </w:rPr>
    </w:lvl>
    <w:lvl w:ilvl="6" w:tplc="3EC20E3A" w:tentative="1">
      <w:start w:val="1"/>
      <w:numFmt w:val="bullet"/>
      <w:lvlText w:val=""/>
      <w:lvlJc w:val="left"/>
      <w:pPr>
        <w:ind w:left="5040" w:hanging="360"/>
      </w:pPr>
      <w:rPr>
        <w:rFonts w:ascii="Symbol" w:hAnsi="Symbol" w:hint="default"/>
      </w:rPr>
    </w:lvl>
    <w:lvl w:ilvl="7" w:tplc="0AF25EB0" w:tentative="1">
      <w:start w:val="1"/>
      <w:numFmt w:val="bullet"/>
      <w:lvlText w:val="o"/>
      <w:lvlJc w:val="left"/>
      <w:pPr>
        <w:ind w:left="5760" w:hanging="360"/>
      </w:pPr>
      <w:rPr>
        <w:rFonts w:ascii="Courier New" w:hAnsi="Courier New" w:cs="Courier New" w:hint="default"/>
      </w:rPr>
    </w:lvl>
    <w:lvl w:ilvl="8" w:tplc="0D3AAB18" w:tentative="1">
      <w:start w:val="1"/>
      <w:numFmt w:val="bullet"/>
      <w:lvlText w:val=""/>
      <w:lvlJc w:val="left"/>
      <w:pPr>
        <w:ind w:left="6480" w:hanging="360"/>
      </w:pPr>
      <w:rPr>
        <w:rFonts w:ascii="Wingdings" w:hAnsi="Wingdings" w:hint="default"/>
      </w:rPr>
    </w:lvl>
  </w:abstractNum>
  <w:num w:numId="1" w16cid:durableId="1466502936">
    <w:abstractNumId w:val="37"/>
  </w:num>
  <w:num w:numId="2" w16cid:durableId="831793660">
    <w:abstractNumId w:val="54"/>
  </w:num>
  <w:num w:numId="3" w16cid:durableId="1778452804">
    <w:abstractNumId w:val="40"/>
  </w:num>
  <w:num w:numId="4" w16cid:durableId="844125765">
    <w:abstractNumId w:val="52"/>
  </w:num>
  <w:num w:numId="5" w16cid:durableId="45302238">
    <w:abstractNumId w:val="25"/>
  </w:num>
  <w:num w:numId="6" w16cid:durableId="468473041">
    <w:abstractNumId w:val="29"/>
  </w:num>
  <w:num w:numId="7" w16cid:durableId="646476307">
    <w:abstractNumId w:val="73"/>
  </w:num>
  <w:num w:numId="8" w16cid:durableId="819809499">
    <w:abstractNumId w:val="1"/>
  </w:num>
  <w:num w:numId="9" w16cid:durableId="1235969884">
    <w:abstractNumId w:val="12"/>
  </w:num>
  <w:num w:numId="10" w16cid:durableId="2090538740">
    <w:abstractNumId w:val="51"/>
  </w:num>
  <w:num w:numId="11" w16cid:durableId="1134978828">
    <w:abstractNumId w:val="9"/>
  </w:num>
  <w:num w:numId="12" w16cid:durableId="324631949">
    <w:abstractNumId w:val="71"/>
  </w:num>
  <w:num w:numId="13" w16cid:durableId="1265335515">
    <w:abstractNumId w:val="47"/>
  </w:num>
  <w:num w:numId="14" w16cid:durableId="1566184180">
    <w:abstractNumId w:val="2"/>
  </w:num>
  <w:num w:numId="15" w16cid:durableId="1321689277">
    <w:abstractNumId w:val="3"/>
  </w:num>
  <w:num w:numId="16" w16cid:durableId="1994488194">
    <w:abstractNumId w:val="30"/>
    <w:lvlOverride w:ilvl="0">
      <w:startOverride w:val="1"/>
    </w:lvlOverride>
  </w:num>
  <w:num w:numId="17" w16cid:durableId="801536585">
    <w:abstractNumId w:val="35"/>
  </w:num>
  <w:num w:numId="18" w16cid:durableId="1629816778">
    <w:abstractNumId w:val="45"/>
  </w:num>
  <w:num w:numId="19" w16cid:durableId="1928614876">
    <w:abstractNumId w:val="59"/>
  </w:num>
  <w:num w:numId="20" w16cid:durableId="1632127158">
    <w:abstractNumId w:val="53"/>
  </w:num>
  <w:num w:numId="21" w16cid:durableId="597636508">
    <w:abstractNumId w:val="0"/>
  </w:num>
  <w:num w:numId="22" w16cid:durableId="1476799594">
    <w:abstractNumId w:val="6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47002583">
    <w:abstractNumId w:val="24"/>
  </w:num>
  <w:num w:numId="24" w16cid:durableId="847476648">
    <w:abstractNumId w:val="44"/>
  </w:num>
  <w:num w:numId="25" w16cid:durableId="1220094233">
    <w:abstractNumId w:val="50"/>
  </w:num>
  <w:num w:numId="26" w16cid:durableId="1574777710">
    <w:abstractNumId w:val="66"/>
  </w:num>
  <w:num w:numId="27" w16cid:durableId="1387609028">
    <w:abstractNumId w:val="10"/>
  </w:num>
  <w:num w:numId="28" w16cid:durableId="2144418284">
    <w:abstractNumId w:val="32"/>
  </w:num>
  <w:num w:numId="29" w16cid:durableId="458887239">
    <w:abstractNumId w:val="17"/>
    <w:lvlOverride w:ilvl="0">
      <w:startOverride w:val="1"/>
      <w:lvl w:ilvl="0" w:tplc="0E204632">
        <w:start w:val="1"/>
        <w:numFmt w:val="lowerLetter"/>
        <w:pStyle w:val="Table-Footnote-Letter"/>
        <w:lvlText w:val="%1)"/>
        <w:lvlJc w:val="left"/>
        <w:pPr>
          <w:ind w:left="502" w:hanging="360"/>
        </w:pPr>
      </w:lvl>
    </w:lvlOverride>
  </w:num>
  <w:num w:numId="30" w16cid:durableId="2092390487">
    <w:abstractNumId w:val="34"/>
  </w:num>
  <w:num w:numId="31" w16cid:durableId="1062560271">
    <w:abstractNumId w:val="4"/>
  </w:num>
  <w:num w:numId="32" w16cid:durableId="821238841">
    <w:abstractNumId w:val="63"/>
  </w:num>
  <w:num w:numId="33" w16cid:durableId="910165504">
    <w:abstractNumId w:val="43"/>
  </w:num>
  <w:num w:numId="34" w16cid:durableId="1940864946">
    <w:abstractNumId w:val="36"/>
  </w:num>
  <w:num w:numId="35" w16cid:durableId="1531139010">
    <w:abstractNumId w:val="65"/>
  </w:num>
  <w:num w:numId="36" w16cid:durableId="1769151929">
    <w:abstractNumId w:val="57"/>
  </w:num>
  <w:num w:numId="37" w16cid:durableId="41171915">
    <w:abstractNumId w:val="16"/>
  </w:num>
  <w:num w:numId="38" w16cid:durableId="124200952">
    <w:abstractNumId w:val="11"/>
  </w:num>
  <w:num w:numId="39" w16cid:durableId="1802727846">
    <w:abstractNumId w:val="22"/>
  </w:num>
  <w:num w:numId="40" w16cid:durableId="1622345731">
    <w:abstractNumId w:val="41"/>
  </w:num>
  <w:num w:numId="41" w16cid:durableId="1860772484">
    <w:abstractNumId w:val="56"/>
  </w:num>
  <w:num w:numId="42" w16cid:durableId="25182104">
    <w:abstractNumId w:val="55"/>
  </w:num>
  <w:num w:numId="43" w16cid:durableId="1790734383">
    <w:abstractNumId w:val="67"/>
  </w:num>
  <w:num w:numId="44" w16cid:durableId="636296167">
    <w:abstractNumId w:val="15"/>
  </w:num>
  <w:num w:numId="45" w16cid:durableId="1705405713">
    <w:abstractNumId w:val="64"/>
  </w:num>
  <w:num w:numId="46" w16cid:durableId="860046313">
    <w:abstractNumId w:val="61"/>
  </w:num>
  <w:num w:numId="47" w16cid:durableId="1733846355">
    <w:abstractNumId w:val="72"/>
  </w:num>
  <w:num w:numId="48" w16cid:durableId="618609815">
    <w:abstractNumId w:val="19"/>
  </w:num>
  <w:num w:numId="49" w16cid:durableId="1522085289">
    <w:abstractNumId w:val="69"/>
  </w:num>
  <w:num w:numId="50" w16cid:durableId="576280331">
    <w:abstractNumId w:val="8"/>
  </w:num>
  <w:num w:numId="51" w16cid:durableId="318312092">
    <w:abstractNumId w:val="74"/>
  </w:num>
  <w:num w:numId="52" w16cid:durableId="409279964">
    <w:abstractNumId w:val="13"/>
  </w:num>
  <w:num w:numId="53" w16cid:durableId="893151730">
    <w:abstractNumId w:val="20"/>
  </w:num>
  <w:num w:numId="54" w16cid:durableId="1333952008">
    <w:abstractNumId w:val="49"/>
  </w:num>
  <w:num w:numId="55" w16cid:durableId="32506357">
    <w:abstractNumId w:val="38"/>
  </w:num>
  <w:num w:numId="56" w16cid:durableId="135490408">
    <w:abstractNumId w:val="42"/>
  </w:num>
  <w:num w:numId="57" w16cid:durableId="282201468">
    <w:abstractNumId w:val="68"/>
  </w:num>
  <w:num w:numId="58" w16cid:durableId="755126150">
    <w:abstractNumId w:val="21"/>
  </w:num>
  <w:num w:numId="59" w16cid:durableId="1311515902">
    <w:abstractNumId w:val="60"/>
  </w:num>
  <w:num w:numId="60" w16cid:durableId="27339578">
    <w:abstractNumId w:val="14"/>
  </w:num>
  <w:num w:numId="61" w16cid:durableId="1073505836">
    <w:abstractNumId w:val="70"/>
  </w:num>
  <w:num w:numId="62" w16cid:durableId="1583759878">
    <w:abstractNumId w:val="18"/>
  </w:num>
  <w:num w:numId="63" w16cid:durableId="673999516">
    <w:abstractNumId w:val="27"/>
  </w:num>
  <w:num w:numId="64" w16cid:durableId="331950494">
    <w:abstractNumId w:val="33"/>
  </w:num>
  <w:num w:numId="65" w16cid:durableId="1589920613">
    <w:abstractNumId w:val="48"/>
  </w:num>
  <w:num w:numId="66" w16cid:durableId="620695165">
    <w:abstractNumId w:val="5"/>
  </w:num>
  <w:num w:numId="67" w16cid:durableId="52317301">
    <w:abstractNumId w:val="46"/>
  </w:num>
  <w:num w:numId="68" w16cid:durableId="640237341">
    <w:abstractNumId w:val="58"/>
  </w:num>
  <w:num w:numId="69" w16cid:durableId="1139767438">
    <w:abstractNumId w:val="28"/>
  </w:num>
  <w:num w:numId="70" w16cid:durableId="736783285">
    <w:abstractNumId w:val="39"/>
  </w:num>
  <w:num w:numId="71" w16cid:durableId="887642892">
    <w:abstractNumId w:val="7"/>
  </w:num>
  <w:num w:numId="72" w16cid:durableId="690372530">
    <w:abstractNumId w:val="31"/>
    <w:lvlOverride w:ilvl="0">
      <w:lvl w:ilvl="0">
        <w:start w:val="1"/>
        <w:numFmt w:val="decimal"/>
        <w:pStyle w:val="Level1"/>
        <w:lvlText w:val="%1)"/>
        <w:lvlJc w:val="left"/>
        <w:pPr>
          <w:ind w:left="425" w:hanging="425"/>
        </w:pPr>
        <w:rPr>
          <w:b w:val="0"/>
          <w:bCs w:val="0"/>
          <w:i w:val="0"/>
          <w:iCs w:val="0"/>
          <w:caps w:val="0"/>
          <w:smallCaps w:val="0"/>
          <w:strike w:val="0"/>
          <w:dstrike w:val="0"/>
          <w:vanish w:val="0"/>
          <w:color w:val="auto"/>
          <w:spacing w:val="0"/>
          <w:position w:val="0"/>
          <w:sz w:val="24"/>
          <w:szCs w:val="24"/>
          <w:u w:val="none"/>
          <w:vertAlign w:val="baseline"/>
        </w:rPr>
      </w:lvl>
    </w:lvlOverride>
    <w:lvlOverride w:ilvl="1">
      <w:lvl w:ilvl="1">
        <w:start w:val="1"/>
        <w:numFmt w:val="decimal"/>
        <w:pStyle w:val="Level2"/>
        <w:lvlText w:val="%1.%2)"/>
        <w:lvlJc w:val="left"/>
        <w:pPr>
          <w:ind w:left="992" w:hanging="567"/>
        </w:pPr>
        <w:rPr>
          <w:rFonts w:hint="eastAsia"/>
          <w:b w:val="0"/>
          <w:i w:val="0"/>
          <w:sz w:val="24"/>
        </w:rPr>
      </w:lvl>
    </w:lvlOverride>
    <w:lvlOverride w:ilvl="2">
      <w:lvl w:ilvl="2">
        <w:start w:val="1"/>
        <w:numFmt w:val="decimal"/>
        <w:pStyle w:val="Level3"/>
        <w:lvlText w:val="%1.%2.%3)"/>
        <w:lvlJc w:val="left"/>
        <w:pPr>
          <w:ind w:left="1418" w:hanging="567"/>
        </w:pPr>
        <w:rPr>
          <w:rFonts w:hint="eastAsia"/>
          <w:b w:val="0"/>
          <w:i w:val="0"/>
          <w:sz w:val="24"/>
        </w:rPr>
      </w:lvl>
    </w:lvlOverride>
    <w:lvlOverride w:ilvl="3">
      <w:lvl w:ilvl="3">
        <w:start w:val="1"/>
        <w:numFmt w:val="decimal"/>
        <w:pStyle w:val="Level4"/>
        <w:lvlText w:val="%1.%2.%3.%4)"/>
        <w:lvlJc w:val="left"/>
        <w:pPr>
          <w:ind w:left="1984" w:hanging="708"/>
        </w:pPr>
        <w:rPr>
          <w:b w:val="0"/>
          <w:bCs w:val="0"/>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73" w16cid:durableId="249042465">
    <w:abstractNumId w:val="31"/>
  </w:num>
  <w:num w:numId="74" w16cid:durableId="1123576939">
    <w:abstractNumId w:val="6"/>
  </w:num>
  <w:num w:numId="75" w16cid:durableId="1395395425">
    <w:abstractNumId w:val="26"/>
  </w:num>
  <w:numIdMacAtCleanup w:val="6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mol, Dominika Klaudia">
    <w15:presenceInfo w15:providerId="AD" w15:userId="S::dominikaklaudia.marmol@iqvia.com::b9d5efed-1be8-4c0a-8318-a63e4a0df413"/>
  </w15:person>
  <w15:person w15:author="Anthony D'Amelio">
    <w15:presenceInfo w15:providerId="AD" w15:userId="S::anthony.damelio@biontech.us::dcd85f91-003b-43c1-b754-80f96f265446"/>
  </w15:person>
  <w15:person w15:author="Regina Bönsch">
    <w15:presenceInfo w15:providerId="AD" w15:userId="S::regina.boensch@biontech.de::38938043-0f17-4e8c-9fc1-e740b04629ff"/>
  </w15:person>
  <w15:person w15:author="Levasseur, Laurence">
    <w15:presenceInfo w15:providerId="AD" w15:userId="S::laurence.levasseur@quintiles.com::6425ba6a-b965-4700-a829-5cb55b70fd75"/>
  </w15:person>
  <w15:person w15:author="Theresa Ockershausen">
    <w15:presenceInfo w15:providerId="None" w15:userId="Theresa Ockershaus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S1NLc0MTEzNbG0sDRU0lEKTi0uzszPAykwrAUAT2lNzSwAAAA="/>
  </w:docVars>
  <w:rsids>
    <w:rsidRoot w:val="00D87571"/>
    <w:rsid w:val="00000745"/>
    <w:rsid w:val="00001800"/>
    <w:rsid w:val="0000194E"/>
    <w:rsid w:val="00002291"/>
    <w:rsid w:val="00002FB7"/>
    <w:rsid w:val="00003076"/>
    <w:rsid w:val="00003715"/>
    <w:rsid w:val="00004536"/>
    <w:rsid w:val="00006F15"/>
    <w:rsid w:val="00007B27"/>
    <w:rsid w:val="000108C3"/>
    <w:rsid w:val="00011098"/>
    <w:rsid w:val="00011FA4"/>
    <w:rsid w:val="00013F2D"/>
    <w:rsid w:val="00014C9E"/>
    <w:rsid w:val="00015348"/>
    <w:rsid w:val="000166D4"/>
    <w:rsid w:val="0001691D"/>
    <w:rsid w:val="00016E83"/>
    <w:rsid w:val="000170BA"/>
    <w:rsid w:val="00021B42"/>
    <w:rsid w:val="00022A1B"/>
    <w:rsid w:val="00022BBE"/>
    <w:rsid w:val="000256B5"/>
    <w:rsid w:val="00025EA3"/>
    <w:rsid w:val="00025EB1"/>
    <w:rsid w:val="00026A04"/>
    <w:rsid w:val="0002779E"/>
    <w:rsid w:val="000278CF"/>
    <w:rsid w:val="00030DDC"/>
    <w:rsid w:val="0003295B"/>
    <w:rsid w:val="0003298A"/>
    <w:rsid w:val="00033190"/>
    <w:rsid w:val="00033799"/>
    <w:rsid w:val="00033C7B"/>
    <w:rsid w:val="000365C4"/>
    <w:rsid w:val="00036AAD"/>
    <w:rsid w:val="0004093E"/>
    <w:rsid w:val="00041FD8"/>
    <w:rsid w:val="00042947"/>
    <w:rsid w:val="00044EA5"/>
    <w:rsid w:val="0004500A"/>
    <w:rsid w:val="000454ED"/>
    <w:rsid w:val="00045DD1"/>
    <w:rsid w:val="00046707"/>
    <w:rsid w:val="00046E4D"/>
    <w:rsid w:val="000512E9"/>
    <w:rsid w:val="00051D44"/>
    <w:rsid w:val="00054518"/>
    <w:rsid w:val="00055E9A"/>
    <w:rsid w:val="00057137"/>
    <w:rsid w:val="0005744F"/>
    <w:rsid w:val="0005768A"/>
    <w:rsid w:val="00057CCF"/>
    <w:rsid w:val="00062248"/>
    <w:rsid w:val="000623C8"/>
    <w:rsid w:val="000628C9"/>
    <w:rsid w:val="0006422A"/>
    <w:rsid w:val="00064272"/>
    <w:rsid w:val="000647F2"/>
    <w:rsid w:val="00065CC8"/>
    <w:rsid w:val="00067469"/>
    <w:rsid w:val="00070D7C"/>
    <w:rsid w:val="00070E33"/>
    <w:rsid w:val="0007187C"/>
    <w:rsid w:val="00071A5C"/>
    <w:rsid w:val="00071F2C"/>
    <w:rsid w:val="000723DF"/>
    <w:rsid w:val="000730A0"/>
    <w:rsid w:val="0007492E"/>
    <w:rsid w:val="00074B42"/>
    <w:rsid w:val="00075EC5"/>
    <w:rsid w:val="00080C4D"/>
    <w:rsid w:val="00080C86"/>
    <w:rsid w:val="00080E4E"/>
    <w:rsid w:val="00081B8B"/>
    <w:rsid w:val="00082287"/>
    <w:rsid w:val="00082429"/>
    <w:rsid w:val="000839AC"/>
    <w:rsid w:val="000842C5"/>
    <w:rsid w:val="00085212"/>
    <w:rsid w:val="0008557B"/>
    <w:rsid w:val="0008575C"/>
    <w:rsid w:val="00085A9B"/>
    <w:rsid w:val="00086207"/>
    <w:rsid w:val="00086BBB"/>
    <w:rsid w:val="000875B0"/>
    <w:rsid w:val="000879E1"/>
    <w:rsid w:val="00091AF6"/>
    <w:rsid w:val="0009215A"/>
    <w:rsid w:val="00092567"/>
    <w:rsid w:val="00092BA0"/>
    <w:rsid w:val="00093514"/>
    <w:rsid w:val="00093CED"/>
    <w:rsid w:val="0009496B"/>
    <w:rsid w:val="00094A87"/>
    <w:rsid w:val="00095EC0"/>
    <w:rsid w:val="000965F4"/>
    <w:rsid w:val="00097CA4"/>
    <w:rsid w:val="000A0102"/>
    <w:rsid w:val="000A107B"/>
    <w:rsid w:val="000A1174"/>
    <w:rsid w:val="000A1280"/>
    <w:rsid w:val="000A1473"/>
    <w:rsid w:val="000A1AAB"/>
    <w:rsid w:val="000A2DE0"/>
    <w:rsid w:val="000A31BA"/>
    <w:rsid w:val="000A3535"/>
    <w:rsid w:val="000A3ADF"/>
    <w:rsid w:val="000A4031"/>
    <w:rsid w:val="000A571B"/>
    <w:rsid w:val="000A5823"/>
    <w:rsid w:val="000A69E8"/>
    <w:rsid w:val="000A7575"/>
    <w:rsid w:val="000B0650"/>
    <w:rsid w:val="000B1004"/>
    <w:rsid w:val="000B22E8"/>
    <w:rsid w:val="000B232C"/>
    <w:rsid w:val="000B24E0"/>
    <w:rsid w:val="000B4929"/>
    <w:rsid w:val="000B50F0"/>
    <w:rsid w:val="000B5380"/>
    <w:rsid w:val="000B5418"/>
    <w:rsid w:val="000B5C91"/>
    <w:rsid w:val="000B746F"/>
    <w:rsid w:val="000B777F"/>
    <w:rsid w:val="000C0894"/>
    <w:rsid w:val="000C0D98"/>
    <w:rsid w:val="000C273D"/>
    <w:rsid w:val="000C2B1B"/>
    <w:rsid w:val="000C3378"/>
    <w:rsid w:val="000C37D7"/>
    <w:rsid w:val="000C3A33"/>
    <w:rsid w:val="000C4193"/>
    <w:rsid w:val="000C49D0"/>
    <w:rsid w:val="000C580E"/>
    <w:rsid w:val="000C5E5D"/>
    <w:rsid w:val="000C636E"/>
    <w:rsid w:val="000C793E"/>
    <w:rsid w:val="000D09A5"/>
    <w:rsid w:val="000D0B59"/>
    <w:rsid w:val="000D298F"/>
    <w:rsid w:val="000D2B98"/>
    <w:rsid w:val="000D39A8"/>
    <w:rsid w:val="000D3BD1"/>
    <w:rsid w:val="000D3D94"/>
    <w:rsid w:val="000D41D2"/>
    <w:rsid w:val="000D4990"/>
    <w:rsid w:val="000D59A1"/>
    <w:rsid w:val="000D63E5"/>
    <w:rsid w:val="000E04EE"/>
    <w:rsid w:val="000E0DF1"/>
    <w:rsid w:val="000E2DAA"/>
    <w:rsid w:val="000E3A50"/>
    <w:rsid w:val="000E3B30"/>
    <w:rsid w:val="000E3D69"/>
    <w:rsid w:val="000E3DD8"/>
    <w:rsid w:val="000E526A"/>
    <w:rsid w:val="000E566C"/>
    <w:rsid w:val="000F0131"/>
    <w:rsid w:val="000F27D8"/>
    <w:rsid w:val="000F3306"/>
    <w:rsid w:val="000F350B"/>
    <w:rsid w:val="000F3637"/>
    <w:rsid w:val="000F3ACA"/>
    <w:rsid w:val="000F53D5"/>
    <w:rsid w:val="000F5BF6"/>
    <w:rsid w:val="000F7E03"/>
    <w:rsid w:val="00100048"/>
    <w:rsid w:val="00100410"/>
    <w:rsid w:val="001020D9"/>
    <w:rsid w:val="00102530"/>
    <w:rsid w:val="00102D33"/>
    <w:rsid w:val="001033B5"/>
    <w:rsid w:val="001046B1"/>
    <w:rsid w:val="00104E7F"/>
    <w:rsid w:val="001056CC"/>
    <w:rsid w:val="0010609A"/>
    <w:rsid w:val="0010753F"/>
    <w:rsid w:val="00107EF7"/>
    <w:rsid w:val="001101AC"/>
    <w:rsid w:val="0011183E"/>
    <w:rsid w:val="00111F16"/>
    <w:rsid w:val="001128D4"/>
    <w:rsid w:val="00112CEC"/>
    <w:rsid w:val="00112EC9"/>
    <w:rsid w:val="001138B0"/>
    <w:rsid w:val="00113DED"/>
    <w:rsid w:val="001163C5"/>
    <w:rsid w:val="00117584"/>
    <w:rsid w:val="00117933"/>
    <w:rsid w:val="00117A28"/>
    <w:rsid w:val="00119710"/>
    <w:rsid w:val="00120368"/>
    <w:rsid w:val="001203A1"/>
    <w:rsid w:val="001206CF"/>
    <w:rsid w:val="00120794"/>
    <w:rsid w:val="001209D2"/>
    <w:rsid w:val="00121A0A"/>
    <w:rsid w:val="001224F3"/>
    <w:rsid w:val="0012463B"/>
    <w:rsid w:val="00124B92"/>
    <w:rsid w:val="00124E11"/>
    <w:rsid w:val="00125ADE"/>
    <w:rsid w:val="00125CBC"/>
    <w:rsid w:val="00125D54"/>
    <w:rsid w:val="00125E6D"/>
    <w:rsid w:val="001260C6"/>
    <w:rsid w:val="001267D4"/>
    <w:rsid w:val="00126F71"/>
    <w:rsid w:val="001273BC"/>
    <w:rsid w:val="00130C18"/>
    <w:rsid w:val="00131906"/>
    <w:rsid w:val="00132B9E"/>
    <w:rsid w:val="00133398"/>
    <w:rsid w:val="001338AE"/>
    <w:rsid w:val="001339D0"/>
    <w:rsid w:val="00133A57"/>
    <w:rsid w:val="00134B18"/>
    <w:rsid w:val="0013542D"/>
    <w:rsid w:val="00136619"/>
    <w:rsid w:val="00136DEE"/>
    <w:rsid w:val="0013722C"/>
    <w:rsid w:val="00137BF6"/>
    <w:rsid w:val="0014073D"/>
    <w:rsid w:val="00140A00"/>
    <w:rsid w:val="00140FA5"/>
    <w:rsid w:val="001429EA"/>
    <w:rsid w:val="00143541"/>
    <w:rsid w:val="00143873"/>
    <w:rsid w:val="00144186"/>
    <w:rsid w:val="00144E35"/>
    <w:rsid w:val="00145230"/>
    <w:rsid w:val="00145D66"/>
    <w:rsid w:val="00146585"/>
    <w:rsid w:val="00146D50"/>
    <w:rsid w:val="00147755"/>
    <w:rsid w:val="00147D2D"/>
    <w:rsid w:val="00150798"/>
    <w:rsid w:val="001524D6"/>
    <w:rsid w:val="0015442B"/>
    <w:rsid w:val="00154531"/>
    <w:rsid w:val="00154993"/>
    <w:rsid w:val="00157279"/>
    <w:rsid w:val="00157CC2"/>
    <w:rsid w:val="001629A1"/>
    <w:rsid w:val="00162D4A"/>
    <w:rsid w:val="00162D51"/>
    <w:rsid w:val="00164090"/>
    <w:rsid w:val="00166444"/>
    <w:rsid w:val="00166677"/>
    <w:rsid w:val="00166CEA"/>
    <w:rsid w:val="00171490"/>
    <w:rsid w:val="00171605"/>
    <w:rsid w:val="001720ED"/>
    <w:rsid w:val="00172890"/>
    <w:rsid w:val="00172CD2"/>
    <w:rsid w:val="00173DA0"/>
    <w:rsid w:val="00173EAE"/>
    <w:rsid w:val="00174DB4"/>
    <w:rsid w:val="00175B21"/>
    <w:rsid w:val="00176159"/>
    <w:rsid w:val="0017629A"/>
    <w:rsid w:val="00176998"/>
    <w:rsid w:val="00176BF9"/>
    <w:rsid w:val="00176FFE"/>
    <w:rsid w:val="00181228"/>
    <w:rsid w:val="0018185C"/>
    <w:rsid w:val="00181BA2"/>
    <w:rsid w:val="00182E8D"/>
    <w:rsid w:val="001831D0"/>
    <w:rsid w:val="0018366C"/>
    <w:rsid w:val="00183AF5"/>
    <w:rsid w:val="001848F5"/>
    <w:rsid w:val="00184923"/>
    <w:rsid w:val="001851E7"/>
    <w:rsid w:val="00185712"/>
    <w:rsid w:val="001859F5"/>
    <w:rsid w:val="001861FE"/>
    <w:rsid w:val="00190151"/>
    <w:rsid w:val="00190CEC"/>
    <w:rsid w:val="00191A9F"/>
    <w:rsid w:val="00192EB1"/>
    <w:rsid w:val="00192F65"/>
    <w:rsid w:val="00193252"/>
    <w:rsid w:val="00195649"/>
    <w:rsid w:val="0019613B"/>
    <w:rsid w:val="00196EF2"/>
    <w:rsid w:val="0019737D"/>
    <w:rsid w:val="001A02F3"/>
    <w:rsid w:val="001A1954"/>
    <w:rsid w:val="001A2155"/>
    <w:rsid w:val="001A24D9"/>
    <w:rsid w:val="001A2779"/>
    <w:rsid w:val="001A365A"/>
    <w:rsid w:val="001A38DA"/>
    <w:rsid w:val="001A3FB4"/>
    <w:rsid w:val="001A4C04"/>
    <w:rsid w:val="001A4E05"/>
    <w:rsid w:val="001A53D9"/>
    <w:rsid w:val="001A5D0D"/>
    <w:rsid w:val="001A5D76"/>
    <w:rsid w:val="001A7B42"/>
    <w:rsid w:val="001B315C"/>
    <w:rsid w:val="001B3731"/>
    <w:rsid w:val="001B3D52"/>
    <w:rsid w:val="001B402A"/>
    <w:rsid w:val="001B4EBA"/>
    <w:rsid w:val="001B5169"/>
    <w:rsid w:val="001B7019"/>
    <w:rsid w:val="001B7073"/>
    <w:rsid w:val="001B73AA"/>
    <w:rsid w:val="001B7FD8"/>
    <w:rsid w:val="001C09E8"/>
    <w:rsid w:val="001C25AF"/>
    <w:rsid w:val="001C28FD"/>
    <w:rsid w:val="001C38FF"/>
    <w:rsid w:val="001C4004"/>
    <w:rsid w:val="001C4A99"/>
    <w:rsid w:val="001C4ECA"/>
    <w:rsid w:val="001C52CD"/>
    <w:rsid w:val="001C5E42"/>
    <w:rsid w:val="001C778A"/>
    <w:rsid w:val="001C7C78"/>
    <w:rsid w:val="001C7D56"/>
    <w:rsid w:val="001D08C6"/>
    <w:rsid w:val="001D417D"/>
    <w:rsid w:val="001D5796"/>
    <w:rsid w:val="001D5AD0"/>
    <w:rsid w:val="001D5EA4"/>
    <w:rsid w:val="001D7985"/>
    <w:rsid w:val="001D7C06"/>
    <w:rsid w:val="001D7E3F"/>
    <w:rsid w:val="001E02C9"/>
    <w:rsid w:val="001E0535"/>
    <w:rsid w:val="001E0890"/>
    <w:rsid w:val="001E104E"/>
    <w:rsid w:val="001E10B5"/>
    <w:rsid w:val="001E1135"/>
    <w:rsid w:val="001E15BC"/>
    <w:rsid w:val="001E1819"/>
    <w:rsid w:val="001E1A86"/>
    <w:rsid w:val="001E2089"/>
    <w:rsid w:val="001E2170"/>
    <w:rsid w:val="001E21E8"/>
    <w:rsid w:val="001E23AB"/>
    <w:rsid w:val="001E290B"/>
    <w:rsid w:val="001E2A36"/>
    <w:rsid w:val="001E2BC7"/>
    <w:rsid w:val="001E2D8E"/>
    <w:rsid w:val="001E382D"/>
    <w:rsid w:val="001E3955"/>
    <w:rsid w:val="001E4AF2"/>
    <w:rsid w:val="001E4B40"/>
    <w:rsid w:val="001E5025"/>
    <w:rsid w:val="001E5135"/>
    <w:rsid w:val="001E543C"/>
    <w:rsid w:val="001E6244"/>
    <w:rsid w:val="001E6340"/>
    <w:rsid w:val="001E6FB0"/>
    <w:rsid w:val="001E7091"/>
    <w:rsid w:val="001E71C8"/>
    <w:rsid w:val="001E786E"/>
    <w:rsid w:val="001F06F1"/>
    <w:rsid w:val="001F087E"/>
    <w:rsid w:val="001F105A"/>
    <w:rsid w:val="001F1D9E"/>
    <w:rsid w:val="001F1FC5"/>
    <w:rsid w:val="001F25B7"/>
    <w:rsid w:val="001F2B3B"/>
    <w:rsid w:val="001F3FAF"/>
    <w:rsid w:val="001F4F03"/>
    <w:rsid w:val="001F5227"/>
    <w:rsid w:val="001F5C70"/>
    <w:rsid w:val="001F6DEF"/>
    <w:rsid w:val="001F785B"/>
    <w:rsid w:val="00200F0E"/>
    <w:rsid w:val="0020139A"/>
    <w:rsid w:val="00201CA3"/>
    <w:rsid w:val="002025AA"/>
    <w:rsid w:val="0020264F"/>
    <w:rsid w:val="002028DA"/>
    <w:rsid w:val="00204650"/>
    <w:rsid w:val="002053E7"/>
    <w:rsid w:val="00211B7D"/>
    <w:rsid w:val="002122BE"/>
    <w:rsid w:val="00213CD2"/>
    <w:rsid w:val="00214BD5"/>
    <w:rsid w:val="00214F12"/>
    <w:rsid w:val="002154D0"/>
    <w:rsid w:val="00216155"/>
    <w:rsid w:val="0021619C"/>
    <w:rsid w:val="0021674F"/>
    <w:rsid w:val="002173FC"/>
    <w:rsid w:val="00217EAE"/>
    <w:rsid w:val="002200F5"/>
    <w:rsid w:val="00220114"/>
    <w:rsid w:val="00220E18"/>
    <w:rsid w:val="002232C0"/>
    <w:rsid w:val="0022338C"/>
    <w:rsid w:val="0022502F"/>
    <w:rsid w:val="002254D6"/>
    <w:rsid w:val="002259A2"/>
    <w:rsid w:val="00225A95"/>
    <w:rsid w:val="00226161"/>
    <w:rsid w:val="002318AA"/>
    <w:rsid w:val="00232871"/>
    <w:rsid w:val="00232943"/>
    <w:rsid w:val="00232987"/>
    <w:rsid w:val="00232F90"/>
    <w:rsid w:val="00234566"/>
    <w:rsid w:val="00234F7C"/>
    <w:rsid w:val="00235028"/>
    <w:rsid w:val="00235A88"/>
    <w:rsid w:val="00235D5A"/>
    <w:rsid w:val="00237387"/>
    <w:rsid w:val="0024099C"/>
    <w:rsid w:val="002409D7"/>
    <w:rsid w:val="0024126C"/>
    <w:rsid w:val="00241D8F"/>
    <w:rsid w:val="002430E6"/>
    <w:rsid w:val="00243CE6"/>
    <w:rsid w:val="00243E76"/>
    <w:rsid w:val="00243F8D"/>
    <w:rsid w:val="00244D52"/>
    <w:rsid w:val="00244F11"/>
    <w:rsid w:val="00245443"/>
    <w:rsid w:val="00245EFC"/>
    <w:rsid w:val="002474B0"/>
    <w:rsid w:val="002477BA"/>
    <w:rsid w:val="00250C81"/>
    <w:rsid w:val="00250E06"/>
    <w:rsid w:val="00250F2B"/>
    <w:rsid w:val="00250FD1"/>
    <w:rsid w:val="00251E7C"/>
    <w:rsid w:val="002521B7"/>
    <w:rsid w:val="00252374"/>
    <w:rsid w:val="00253EB8"/>
    <w:rsid w:val="002569A5"/>
    <w:rsid w:val="00256B8D"/>
    <w:rsid w:val="00257CE6"/>
    <w:rsid w:val="00257FAD"/>
    <w:rsid w:val="002603D8"/>
    <w:rsid w:val="0026054C"/>
    <w:rsid w:val="00260771"/>
    <w:rsid w:val="00260AF2"/>
    <w:rsid w:val="00261393"/>
    <w:rsid w:val="00261ED1"/>
    <w:rsid w:val="00262929"/>
    <w:rsid w:val="002632A0"/>
    <w:rsid w:val="0026398B"/>
    <w:rsid w:val="002644D8"/>
    <w:rsid w:val="00264577"/>
    <w:rsid w:val="0026578F"/>
    <w:rsid w:val="00270709"/>
    <w:rsid w:val="0027073D"/>
    <w:rsid w:val="00271261"/>
    <w:rsid w:val="00271509"/>
    <w:rsid w:val="002719DF"/>
    <w:rsid w:val="00273331"/>
    <w:rsid w:val="00274814"/>
    <w:rsid w:val="002751A2"/>
    <w:rsid w:val="00275690"/>
    <w:rsid w:val="00277BBA"/>
    <w:rsid w:val="002804B1"/>
    <w:rsid w:val="00280F44"/>
    <w:rsid w:val="002811FD"/>
    <w:rsid w:val="002814B6"/>
    <w:rsid w:val="00281AAD"/>
    <w:rsid w:val="002822F6"/>
    <w:rsid w:val="00283D47"/>
    <w:rsid w:val="00285FE9"/>
    <w:rsid w:val="00286340"/>
    <w:rsid w:val="00286A38"/>
    <w:rsid w:val="00286E85"/>
    <w:rsid w:val="00286EE1"/>
    <w:rsid w:val="00290DD0"/>
    <w:rsid w:val="00291E82"/>
    <w:rsid w:val="002921C8"/>
    <w:rsid w:val="00294CD1"/>
    <w:rsid w:val="00295189"/>
    <w:rsid w:val="00296F63"/>
    <w:rsid w:val="002973FB"/>
    <w:rsid w:val="0029789D"/>
    <w:rsid w:val="00297C5A"/>
    <w:rsid w:val="002A031A"/>
    <w:rsid w:val="002A0385"/>
    <w:rsid w:val="002A099E"/>
    <w:rsid w:val="002A0EE6"/>
    <w:rsid w:val="002A1543"/>
    <w:rsid w:val="002A20A5"/>
    <w:rsid w:val="002A3122"/>
    <w:rsid w:val="002A335F"/>
    <w:rsid w:val="002A4D31"/>
    <w:rsid w:val="002A4F02"/>
    <w:rsid w:val="002A5528"/>
    <w:rsid w:val="002A63AA"/>
    <w:rsid w:val="002A79C5"/>
    <w:rsid w:val="002AF913"/>
    <w:rsid w:val="002B04B3"/>
    <w:rsid w:val="002B09D9"/>
    <w:rsid w:val="002B0A28"/>
    <w:rsid w:val="002B1207"/>
    <w:rsid w:val="002B1213"/>
    <w:rsid w:val="002B21F0"/>
    <w:rsid w:val="002B31F3"/>
    <w:rsid w:val="002B3B8E"/>
    <w:rsid w:val="002B412F"/>
    <w:rsid w:val="002B4708"/>
    <w:rsid w:val="002B5558"/>
    <w:rsid w:val="002B56AD"/>
    <w:rsid w:val="002B6BFF"/>
    <w:rsid w:val="002B7825"/>
    <w:rsid w:val="002B7E58"/>
    <w:rsid w:val="002C0E2F"/>
    <w:rsid w:val="002C0F68"/>
    <w:rsid w:val="002C5FB9"/>
    <w:rsid w:val="002C6408"/>
    <w:rsid w:val="002C7B0B"/>
    <w:rsid w:val="002D0762"/>
    <w:rsid w:val="002D0F2C"/>
    <w:rsid w:val="002D2843"/>
    <w:rsid w:val="002D28D6"/>
    <w:rsid w:val="002D3312"/>
    <w:rsid w:val="002D335C"/>
    <w:rsid w:val="002D3762"/>
    <w:rsid w:val="002D38A7"/>
    <w:rsid w:val="002D58B2"/>
    <w:rsid w:val="002D5C60"/>
    <w:rsid w:val="002D6338"/>
    <w:rsid w:val="002D642E"/>
    <w:rsid w:val="002D69CA"/>
    <w:rsid w:val="002E0989"/>
    <w:rsid w:val="002E278E"/>
    <w:rsid w:val="002E299A"/>
    <w:rsid w:val="002E3F17"/>
    <w:rsid w:val="002E4203"/>
    <w:rsid w:val="002E4939"/>
    <w:rsid w:val="002E4D1F"/>
    <w:rsid w:val="002E4FCF"/>
    <w:rsid w:val="002E5A65"/>
    <w:rsid w:val="002E685A"/>
    <w:rsid w:val="002E7C21"/>
    <w:rsid w:val="002F05F4"/>
    <w:rsid w:val="002F091A"/>
    <w:rsid w:val="002F0AB8"/>
    <w:rsid w:val="002F0CD0"/>
    <w:rsid w:val="002F0CFB"/>
    <w:rsid w:val="002F0F68"/>
    <w:rsid w:val="002F10CF"/>
    <w:rsid w:val="002F21EE"/>
    <w:rsid w:val="002F26AA"/>
    <w:rsid w:val="002F2EA8"/>
    <w:rsid w:val="002F3C7E"/>
    <w:rsid w:val="002F3F9B"/>
    <w:rsid w:val="002F440E"/>
    <w:rsid w:val="002F545B"/>
    <w:rsid w:val="002F5AB2"/>
    <w:rsid w:val="00300E6D"/>
    <w:rsid w:val="00300E8B"/>
    <w:rsid w:val="003012EE"/>
    <w:rsid w:val="0030186E"/>
    <w:rsid w:val="00303B06"/>
    <w:rsid w:val="00304F1B"/>
    <w:rsid w:val="00305FC6"/>
    <w:rsid w:val="00306E27"/>
    <w:rsid w:val="003073CF"/>
    <w:rsid w:val="00307FC6"/>
    <w:rsid w:val="00310AD3"/>
    <w:rsid w:val="00310F9D"/>
    <w:rsid w:val="00310FE6"/>
    <w:rsid w:val="0031150B"/>
    <w:rsid w:val="00311614"/>
    <w:rsid w:val="00312420"/>
    <w:rsid w:val="0031249E"/>
    <w:rsid w:val="003124DC"/>
    <w:rsid w:val="00312B4C"/>
    <w:rsid w:val="003130FD"/>
    <w:rsid w:val="00313227"/>
    <w:rsid w:val="003132D2"/>
    <w:rsid w:val="003150FE"/>
    <w:rsid w:val="003157E5"/>
    <w:rsid w:val="003160A0"/>
    <w:rsid w:val="00316590"/>
    <w:rsid w:val="00316BFC"/>
    <w:rsid w:val="003226F2"/>
    <w:rsid w:val="0032296F"/>
    <w:rsid w:val="00324169"/>
    <w:rsid w:val="003242F1"/>
    <w:rsid w:val="00324B8F"/>
    <w:rsid w:val="00324E9C"/>
    <w:rsid w:val="003256BD"/>
    <w:rsid w:val="00325744"/>
    <w:rsid w:val="0032579A"/>
    <w:rsid w:val="003258D3"/>
    <w:rsid w:val="003260B4"/>
    <w:rsid w:val="00326D32"/>
    <w:rsid w:val="00326F41"/>
    <w:rsid w:val="003301BC"/>
    <w:rsid w:val="003304A3"/>
    <w:rsid w:val="003315D3"/>
    <w:rsid w:val="00332B3D"/>
    <w:rsid w:val="00332F5F"/>
    <w:rsid w:val="0033462C"/>
    <w:rsid w:val="00334CE4"/>
    <w:rsid w:val="003358A0"/>
    <w:rsid w:val="00336112"/>
    <w:rsid w:val="0033613D"/>
    <w:rsid w:val="003412A4"/>
    <w:rsid w:val="00341B22"/>
    <w:rsid w:val="00341F10"/>
    <w:rsid w:val="00342118"/>
    <w:rsid w:val="003424DA"/>
    <w:rsid w:val="00345821"/>
    <w:rsid w:val="003473CE"/>
    <w:rsid w:val="00350E51"/>
    <w:rsid w:val="00351774"/>
    <w:rsid w:val="0035179B"/>
    <w:rsid w:val="003518C7"/>
    <w:rsid w:val="00351B34"/>
    <w:rsid w:val="00352280"/>
    <w:rsid w:val="00353FD6"/>
    <w:rsid w:val="00354410"/>
    <w:rsid w:val="003548D9"/>
    <w:rsid w:val="0035584F"/>
    <w:rsid w:val="00355C9B"/>
    <w:rsid w:val="003579E3"/>
    <w:rsid w:val="003604A8"/>
    <w:rsid w:val="00360C3B"/>
    <w:rsid w:val="003611D2"/>
    <w:rsid w:val="003612E0"/>
    <w:rsid w:val="00361472"/>
    <w:rsid w:val="00361817"/>
    <w:rsid w:val="00361D82"/>
    <w:rsid w:val="00362348"/>
    <w:rsid w:val="0036264C"/>
    <w:rsid w:val="00363628"/>
    <w:rsid w:val="00363FC3"/>
    <w:rsid w:val="00363FD1"/>
    <w:rsid w:val="0036534A"/>
    <w:rsid w:val="00365583"/>
    <w:rsid w:val="003663F6"/>
    <w:rsid w:val="003668A0"/>
    <w:rsid w:val="00366A98"/>
    <w:rsid w:val="00367563"/>
    <w:rsid w:val="00367616"/>
    <w:rsid w:val="00367806"/>
    <w:rsid w:val="00367C18"/>
    <w:rsid w:val="00370429"/>
    <w:rsid w:val="00370466"/>
    <w:rsid w:val="00370B35"/>
    <w:rsid w:val="00371758"/>
    <w:rsid w:val="00372CA4"/>
    <w:rsid w:val="00372D80"/>
    <w:rsid w:val="00372E5E"/>
    <w:rsid w:val="00374229"/>
    <w:rsid w:val="00374BB6"/>
    <w:rsid w:val="003778A5"/>
    <w:rsid w:val="003778E9"/>
    <w:rsid w:val="00377CE4"/>
    <w:rsid w:val="003802A4"/>
    <w:rsid w:val="00380CE3"/>
    <w:rsid w:val="003813E8"/>
    <w:rsid w:val="003816A2"/>
    <w:rsid w:val="00381A2A"/>
    <w:rsid w:val="00381F5D"/>
    <w:rsid w:val="00382D22"/>
    <w:rsid w:val="00383ACE"/>
    <w:rsid w:val="00383E26"/>
    <w:rsid w:val="00383EDE"/>
    <w:rsid w:val="003848BE"/>
    <w:rsid w:val="00384FCD"/>
    <w:rsid w:val="003854C8"/>
    <w:rsid w:val="00386307"/>
    <w:rsid w:val="00386892"/>
    <w:rsid w:val="00386A4A"/>
    <w:rsid w:val="00386F99"/>
    <w:rsid w:val="00387B66"/>
    <w:rsid w:val="00390145"/>
    <w:rsid w:val="0039043F"/>
    <w:rsid w:val="003910F5"/>
    <w:rsid w:val="00391352"/>
    <w:rsid w:val="00391815"/>
    <w:rsid w:val="003920CC"/>
    <w:rsid w:val="00392181"/>
    <w:rsid w:val="00392334"/>
    <w:rsid w:val="0039273D"/>
    <w:rsid w:val="003934CA"/>
    <w:rsid w:val="00393555"/>
    <w:rsid w:val="00394168"/>
    <w:rsid w:val="003948F7"/>
    <w:rsid w:val="003949AC"/>
    <w:rsid w:val="00396294"/>
    <w:rsid w:val="00396A82"/>
    <w:rsid w:val="00397E9B"/>
    <w:rsid w:val="003A3ACB"/>
    <w:rsid w:val="003A3B7D"/>
    <w:rsid w:val="003A3E40"/>
    <w:rsid w:val="003A4168"/>
    <w:rsid w:val="003A4642"/>
    <w:rsid w:val="003A49B1"/>
    <w:rsid w:val="003A4AEF"/>
    <w:rsid w:val="003A632F"/>
    <w:rsid w:val="003A6BF5"/>
    <w:rsid w:val="003A6C2F"/>
    <w:rsid w:val="003A7C82"/>
    <w:rsid w:val="003A7CBD"/>
    <w:rsid w:val="003A7EDE"/>
    <w:rsid w:val="003B08B1"/>
    <w:rsid w:val="003B1392"/>
    <w:rsid w:val="003B1631"/>
    <w:rsid w:val="003B1A01"/>
    <w:rsid w:val="003B283E"/>
    <w:rsid w:val="003B2A6A"/>
    <w:rsid w:val="003B41E7"/>
    <w:rsid w:val="003B4AC3"/>
    <w:rsid w:val="003B65EA"/>
    <w:rsid w:val="003C17AC"/>
    <w:rsid w:val="003C1D02"/>
    <w:rsid w:val="003C2534"/>
    <w:rsid w:val="003C263E"/>
    <w:rsid w:val="003C28B3"/>
    <w:rsid w:val="003C4932"/>
    <w:rsid w:val="003C4C37"/>
    <w:rsid w:val="003C52E3"/>
    <w:rsid w:val="003C5549"/>
    <w:rsid w:val="003C6A5E"/>
    <w:rsid w:val="003C6DE2"/>
    <w:rsid w:val="003C7A93"/>
    <w:rsid w:val="003D0B18"/>
    <w:rsid w:val="003D1772"/>
    <w:rsid w:val="003D22BD"/>
    <w:rsid w:val="003D3870"/>
    <w:rsid w:val="003D3B1B"/>
    <w:rsid w:val="003D4042"/>
    <w:rsid w:val="003D54D9"/>
    <w:rsid w:val="003D5824"/>
    <w:rsid w:val="003D59EB"/>
    <w:rsid w:val="003D718A"/>
    <w:rsid w:val="003D7D42"/>
    <w:rsid w:val="003E0606"/>
    <w:rsid w:val="003E20FF"/>
    <w:rsid w:val="003E2D67"/>
    <w:rsid w:val="003E2FF7"/>
    <w:rsid w:val="003E4FFC"/>
    <w:rsid w:val="003E543B"/>
    <w:rsid w:val="003E54E2"/>
    <w:rsid w:val="003E5930"/>
    <w:rsid w:val="003E61B2"/>
    <w:rsid w:val="003E6329"/>
    <w:rsid w:val="003E647E"/>
    <w:rsid w:val="003E6916"/>
    <w:rsid w:val="003F48EC"/>
    <w:rsid w:val="003F54DE"/>
    <w:rsid w:val="003F5625"/>
    <w:rsid w:val="003F6206"/>
    <w:rsid w:val="003F6DE4"/>
    <w:rsid w:val="003F7049"/>
    <w:rsid w:val="003F790B"/>
    <w:rsid w:val="0040008C"/>
    <w:rsid w:val="00400D8C"/>
    <w:rsid w:val="00400F68"/>
    <w:rsid w:val="0040411E"/>
    <w:rsid w:val="004046C4"/>
    <w:rsid w:val="00404D94"/>
    <w:rsid w:val="00405DB5"/>
    <w:rsid w:val="00405F47"/>
    <w:rsid w:val="00406864"/>
    <w:rsid w:val="004068BE"/>
    <w:rsid w:val="00407BB1"/>
    <w:rsid w:val="00410241"/>
    <w:rsid w:val="00410358"/>
    <w:rsid w:val="00410A6F"/>
    <w:rsid w:val="00410F65"/>
    <w:rsid w:val="00412F9B"/>
    <w:rsid w:val="00412FD7"/>
    <w:rsid w:val="00413374"/>
    <w:rsid w:val="00413F07"/>
    <w:rsid w:val="004156FB"/>
    <w:rsid w:val="00416AA3"/>
    <w:rsid w:val="00416C9D"/>
    <w:rsid w:val="004203AB"/>
    <w:rsid w:val="0042081C"/>
    <w:rsid w:val="00420A7F"/>
    <w:rsid w:val="00420ACD"/>
    <w:rsid w:val="00421380"/>
    <w:rsid w:val="00421816"/>
    <w:rsid w:val="00421979"/>
    <w:rsid w:val="00421A64"/>
    <w:rsid w:val="00421D4A"/>
    <w:rsid w:val="00422427"/>
    <w:rsid w:val="00422D00"/>
    <w:rsid w:val="00424FC9"/>
    <w:rsid w:val="00425F0D"/>
    <w:rsid w:val="004260EA"/>
    <w:rsid w:val="00426664"/>
    <w:rsid w:val="00426949"/>
    <w:rsid w:val="004275A0"/>
    <w:rsid w:val="00427EB3"/>
    <w:rsid w:val="004305FB"/>
    <w:rsid w:val="00430ED7"/>
    <w:rsid w:val="0043107D"/>
    <w:rsid w:val="00431145"/>
    <w:rsid w:val="00431726"/>
    <w:rsid w:val="00431B4A"/>
    <w:rsid w:val="004325E6"/>
    <w:rsid w:val="00433D48"/>
    <w:rsid w:val="00434B78"/>
    <w:rsid w:val="00436EA0"/>
    <w:rsid w:val="00437A5C"/>
    <w:rsid w:val="00441513"/>
    <w:rsid w:val="00441E9F"/>
    <w:rsid w:val="00442175"/>
    <w:rsid w:val="004424EF"/>
    <w:rsid w:val="004426FE"/>
    <w:rsid w:val="004432DD"/>
    <w:rsid w:val="004443A9"/>
    <w:rsid w:val="00445117"/>
    <w:rsid w:val="00445121"/>
    <w:rsid w:val="0044518B"/>
    <w:rsid w:val="00445A48"/>
    <w:rsid w:val="00445D00"/>
    <w:rsid w:val="00446939"/>
    <w:rsid w:val="00446A14"/>
    <w:rsid w:val="004504FF"/>
    <w:rsid w:val="004527CC"/>
    <w:rsid w:val="00452C3B"/>
    <w:rsid w:val="004548F1"/>
    <w:rsid w:val="00454BDD"/>
    <w:rsid w:val="00455CCD"/>
    <w:rsid w:val="0045660A"/>
    <w:rsid w:val="00456C75"/>
    <w:rsid w:val="004572A8"/>
    <w:rsid w:val="004608D0"/>
    <w:rsid w:val="00460A29"/>
    <w:rsid w:val="00460B37"/>
    <w:rsid w:val="00460BA8"/>
    <w:rsid w:val="00461775"/>
    <w:rsid w:val="004629AA"/>
    <w:rsid w:val="00464AE4"/>
    <w:rsid w:val="004650DD"/>
    <w:rsid w:val="00465FD1"/>
    <w:rsid w:val="00466639"/>
    <w:rsid w:val="00466C0D"/>
    <w:rsid w:val="00470A2D"/>
    <w:rsid w:val="00471B5D"/>
    <w:rsid w:val="00472345"/>
    <w:rsid w:val="00473C5C"/>
    <w:rsid w:val="004745D5"/>
    <w:rsid w:val="00474E4D"/>
    <w:rsid w:val="00474E86"/>
    <w:rsid w:val="004755B2"/>
    <w:rsid w:val="0047589F"/>
    <w:rsid w:val="00475CC4"/>
    <w:rsid w:val="00475F6F"/>
    <w:rsid w:val="00476F78"/>
    <w:rsid w:val="0047731D"/>
    <w:rsid w:val="0047772B"/>
    <w:rsid w:val="00477F5A"/>
    <w:rsid w:val="00480281"/>
    <w:rsid w:val="004804C8"/>
    <w:rsid w:val="00480C52"/>
    <w:rsid w:val="00480EE4"/>
    <w:rsid w:val="00480FEE"/>
    <w:rsid w:val="0048186D"/>
    <w:rsid w:val="00482982"/>
    <w:rsid w:val="00482C63"/>
    <w:rsid w:val="00483698"/>
    <w:rsid w:val="00483E8B"/>
    <w:rsid w:val="00486458"/>
    <w:rsid w:val="004866AD"/>
    <w:rsid w:val="00486888"/>
    <w:rsid w:val="004879A4"/>
    <w:rsid w:val="00490EA2"/>
    <w:rsid w:val="00491B40"/>
    <w:rsid w:val="004927A4"/>
    <w:rsid w:val="0049355D"/>
    <w:rsid w:val="0049404D"/>
    <w:rsid w:val="004945F1"/>
    <w:rsid w:val="00494733"/>
    <w:rsid w:val="00494A9A"/>
    <w:rsid w:val="0049563A"/>
    <w:rsid w:val="0049595E"/>
    <w:rsid w:val="00495C20"/>
    <w:rsid w:val="004967B3"/>
    <w:rsid w:val="00497599"/>
    <w:rsid w:val="004A1169"/>
    <w:rsid w:val="004A158E"/>
    <w:rsid w:val="004A21D7"/>
    <w:rsid w:val="004A275F"/>
    <w:rsid w:val="004A290B"/>
    <w:rsid w:val="004A35C5"/>
    <w:rsid w:val="004A3E51"/>
    <w:rsid w:val="004A4477"/>
    <w:rsid w:val="004A5AFE"/>
    <w:rsid w:val="004A67A9"/>
    <w:rsid w:val="004A67CC"/>
    <w:rsid w:val="004A6967"/>
    <w:rsid w:val="004A706B"/>
    <w:rsid w:val="004A7A08"/>
    <w:rsid w:val="004B07F3"/>
    <w:rsid w:val="004B18C1"/>
    <w:rsid w:val="004B1B6E"/>
    <w:rsid w:val="004B244F"/>
    <w:rsid w:val="004B2E1A"/>
    <w:rsid w:val="004B3188"/>
    <w:rsid w:val="004B3614"/>
    <w:rsid w:val="004B3F79"/>
    <w:rsid w:val="004B4273"/>
    <w:rsid w:val="004B476A"/>
    <w:rsid w:val="004B5509"/>
    <w:rsid w:val="004B5993"/>
    <w:rsid w:val="004B5B09"/>
    <w:rsid w:val="004B5E56"/>
    <w:rsid w:val="004B7F25"/>
    <w:rsid w:val="004C0AF6"/>
    <w:rsid w:val="004C2577"/>
    <w:rsid w:val="004C3A62"/>
    <w:rsid w:val="004C3C35"/>
    <w:rsid w:val="004C4744"/>
    <w:rsid w:val="004C501D"/>
    <w:rsid w:val="004C5BE7"/>
    <w:rsid w:val="004C5D9E"/>
    <w:rsid w:val="004C6D9E"/>
    <w:rsid w:val="004C6E61"/>
    <w:rsid w:val="004C7543"/>
    <w:rsid w:val="004D0A5B"/>
    <w:rsid w:val="004D0B57"/>
    <w:rsid w:val="004D174D"/>
    <w:rsid w:val="004D265E"/>
    <w:rsid w:val="004D26BC"/>
    <w:rsid w:val="004D2789"/>
    <w:rsid w:val="004D287E"/>
    <w:rsid w:val="004D307A"/>
    <w:rsid w:val="004D325F"/>
    <w:rsid w:val="004D3885"/>
    <w:rsid w:val="004D3D4C"/>
    <w:rsid w:val="004D3D8C"/>
    <w:rsid w:val="004D50C7"/>
    <w:rsid w:val="004D64E3"/>
    <w:rsid w:val="004E0415"/>
    <w:rsid w:val="004E047B"/>
    <w:rsid w:val="004E0748"/>
    <w:rsid w:val="004E0AB1"/>
    <w:rsid w:val="004E1E83"/>
    <w:rsid w:val="004E44C5"/>
    <w:rsid w:val="004E579D"/>
    <w:rsid w:val="004E5B87"/>
    <w:rsid w:val="004E654B"/>
    <w:rsid w:val="004E77C8"/>
    <w:rsid w:val="004E7EBE"/>
    <w:rsid w:val="004F0A4A"/>
    <w:rsid w:val="004F3DFC"/>
    <w:rsid w:val="004F3F94"/>
    <w:rsid w:val="004F4D49"/>
    <w:rsid w:val="004F6CD5"/>
    <w:rsid w:val="004F7155"/>
    <w:rsid w:val="004F72C8"/>
    <w:rsid w:val="004F7B16"/>
    <w:rsid w:val="004F7F41"/>
    <w:rsid w:val="00500427"/>
    <w:rsid w:val="00501237"/>
    <w:rsid w:val="00501F14"/>
    <w:rsid w:val="00502E22"/>
    <w:rsid w:val="005030B8"/>
    <w:rsid w:val="005032A8"/>
    <w:rsid w:val="005034E4"/>
    <w:rsid w:val="00504C1D"/>
    <w:rsid w:val="00504C90"/>
    <w:rsid w:val="00505C58"/>
    <w:rsid w:val="0050788B"/>
    <w:rsid w:val="005104E5"/>
    <w:rsid w:val="00510688"/>
    <w:rsid w:val="00510A4A"/>
    <w:rsid w:val="00511928"/>
    <w:rsid w:val="005120FD"/>
    <w:rsid w:val="00512A7E"/>
    <w:rsid w:val="0051397D"/>
    <w:rsid w:val="00513996"/>
    <w:rsid w:val="00514B66"/>
    <w:rsid w:val="00514C79"/>
    <w:rsid w:val="005155A7"/>
    <w:rsid w:val="00515690"/>
    <w:rsid w:val="0051570A"/>
    <w:rsid w:val="00515F19"/>
    <w:rsid w:val="00516F57"/>
    <w:rsid w:val="00517163"/>
    <w:rsid w:val="0051727B"/>
    <w:rsid w:val="00520630"/>
    <w:rsid w:val="00521E8B"/>
    <w:rsid w:val="00522337"/>
    <w:rsid w:val="0052255B"/>
    <w:rsid w:val="005233B6"/>
    <w:rsid w:val="00524198"/>
    <w:rsid w:val="00524583"/>
    <w:rsid w:val="005247F0"/>
    <w:rsid w:val="00524CCF"/>
    <w:rsid w:val="005259B9"/>
    <w:rsid w:val="00525A49"/>
    <w:rsid w:val="00526B1B"/>
    <w:rsid w:val="00526B51"/>
    <w:rsid w:val="00526EA0"/>
    <w:rsid w:val="0052700D"/>
    <w:rsid w:val="0053111B"/>
    <w:rsid w:val="00532C98"/>
    <w:rsid w:val="00533097"/>
    <w:rsid w:val="005334F4"/>
    <w:rsid w:val="005361BA"/>
    <w:rsid w:val="00536D35"/>
    <w:rsid w:val="005407F8"/>
    <w:rsid w:val="00540EA3"/>
    <w:rsid w:val="00541004"/>
    <w:rsid w:val="00541426"/>
    <w:rsid w:val="00541F09"/>
    <w:rsid w:val="00542CEC"/>
    <w:rsid w:val="005445A6"/>
    <w:rsid w:val="00546933"/>
    <w:rsid w:val="0054731B"/>
    <w:rsid w:val="0054747C"/>
    <w:rsid w:val="005500B8"/>
    <w:rsid w:val="00550241"/>
    <w:rsid w:val="00550989"/>
    <w:rsid w:val="00550AA0"/>
    <w:rsid w:val="005515AE"/>
    <w:rsid w:val="00551764"/>
    <w:rsid w:val="00551CBF"/>
    <w:rsid w:val="00552258"/>
    <w:rsid w:val="0055245E"/>
    <w:rsid w:val="0055366F"/>
    <w:rsid w:val="00553BF3"/>
    <w:rsid w:val="00553DD9"/>
    <w:rsid w:val="00554E7D"/>
    <w:rsid w:val="0055579E"/>
    <w:rsid w:val="00555D6B"/>
    <w:rsid w:val="005560A4"/>
    <w:rsid w:val="005563D2"/>
    <w:rsid w:val="00556409"/>
    <w:rsid w:val="005565EE"/>
    <w:rsid w:val="005570DA"/>
    <w:rsid w:val="00557A68"/>
    <w:rsid w:val="005606EF"/>
    <w:rsid w:val="00560D35"/>
    <w:rsid w:val="00561FAD"/>
    <w:rsid w:val="00563152"/>
    <w:rsid w:val="005634CF"/>
    <w:rsid w:val="005637AC"/>
    <w:rsid w:val="005638FD"/>
    <w:rsid w:val="0056398D"/>
    <w:rsid w:val="005639BA"/>
    <w:rsid w:val="00563E86"/>
    <w:rsid w:val="0056435A"/>
    <w:rsid w:val="0056470C"/>
    <w:rsid w:val="00564A88"/>
    <w:rsid w:val="00565A80"/>
    <w:rsid w:val="00567652"/>
    <w:rsid w:val="0057020D"/>
    <w:rsid w:val="0057147F"/>
    <w:rsid w:val="00571B44"/>
    <w:rsid w:val="005724D8"/>
    <w:rsid w:val="00572D89"/>
    <w:rsid w:val="00573B4E"/>
    <w:rsid w:val="00573DA3"/>
    <w:rsid w:val="00574763"/>
    <w:rsid w:val="005747BF"/>
    <w:rsid w:val="00574AE1"/>
    <w:rsid w:val="00577221"/>
    <w:rsid w:val="00577465"/>
    <w:rsid w:val="00577BB8"/>
    <w:rsid w:val="005802F0"/>
    <w:rsid w:val="005809F3"/>
    <w:rsid w:val="00580D99"/>
    <w:rsid w:val="0058233B"/>
    <w:rsid w:val="00582AE0"/>
    <w:rsid w:val="0058308B"/>
    <w:rsid w:val="0058311F"/>
    <w:rsid w:val="0058407E"/>
    <w:rsid w:val="005841D3"/>
    <w:rsid w:val="0058586B"/>
    <w:rsid w:val="00585A60"/>
    <w:rsid w:val="0058669F"/>
    <w:rsid w:val="00587213"/>
    <w:rsid w:val="0058735B"/>
    <w:rsid w:val="005876A0"/>
    <w:rsid w:val="0059036B"/>
    <w:rsid w:val="00590559"/>
    <w:rsid w:val="00590AAA"/>
    <w:rsid w:val="00590E50"/>
    <w:rsid w:val="00590FED"/>
    <w:rsid w:val="005911E7"/>
    <w:rsid w:val="00591353"/>
    <w:rsid w:val="00591A55"/>
    <w:rsid w:val="00591DD3"/>
    <w:rsid w:val="0059271E"/>
    <w:rsid w:val="0059276A"/>
    <w:rsid w:val="0059325E"/>
    <w:rsid w:val="00594A44"/>
    <w:rsid w:val="005952D7"/>
    <w:rsid w:val="0059538F"/>
    <w:rsid w:val="005953AE"/>
    <w:rsid w:val="005974FF"/>
    <w:rsid w:val="00597EDD"/>
    <w:rsid w:val="005A1746"/>
    <w:rsid w:val="005A1A17"/>
    <w:rsid w:val="005A3881"/>
    <w:rsid w:val="005A5F90"/>
    <w:rsid w:val="005A62CE"/>
    <w:rsid w:val="005A6F4A"/>
    <w:rsid w:val="005A7845"/>
    <w:rsid w:val="005B1A24"/>
    <w:rsid w:val="005B1E44"/>
    <w:rsid w:val="005B336C"/>
    <w:rsid w:val="005B475C"/>
    <w:rsid w:val="005B6CB7"/>
    <w:rsid w:val="005B6FDE"/>
    <w:rsid w:val="005B7147"/>
    <w:rsid w:val="005B7450"/>
    <w:rsid w:val="005B7BAC"/>
    <w:rsid w:val="005C0E7D"/>
    <w:rsid w:val="005C1D46"/>
    <w:rsid w:val="005C223A"/>
    <w:rsid w:val="005C4B35"/>
    <w:rsid w:val="005C5DE2"/>
    <w:rsid w:val="005C6121"/>
    <w:rsid w:val="005D0141"/>
    <w:rsid w:val="005D28D3"/>
    <w:rsid w:val="005D2FF0"/>
    <w:rsid w:val="005D32B3"/>
    <w:rsid w:val="005D439E"/>
    <w:rsid w:val="005D4B81"/>
    <w:rsid w:val="005D4DA5"/>
    <w:rsid w:val="005D59FC"/>
    <w:rsid w:val="005D6A21"/>
    <w:rsid w:val="005D7407"/>
    <w:rsid w:val="005E0807"/>
    <w:rsid w:val="005E0FE9"/>
    <w:rsid w:val="005E2306"/>
    <w:rsid w:val="005E2376"/>
    <w:rsid w:val="005E4DB3"/>
    <w:rsid w:val="005E4ED1"/>
    <w:rsid w:val="005E662E"/>
    <w:rsid w:val="005E79B5"/>
    <w:rsid w:val="005F0558"/>
    <w:rsid w:val="005F1F9B"/>
    <w:rsid w:val="005F2DB4"/>
    <w:rsid w:val="005F311F"/>
    <w:rsid w:val="005F3383"/>
    <w:rsid w:val="005F3508"/>
    <w:rsid w:val="005F4AA4"/>
    <w:rsid w:val="005F55D1"/>
    <w:rsid w:val="005F5E31"/>
    <w:rsid w:val="005F65E1"/>
    <w:rsid w:val="005F6E41"/>
    <w:rsid w:val="005F7357"/>
    <w:rsid w:val="005F747F"/>
    <w:rsid w:val="00600319"/>
    <w:rsid w:val="00601745"/>
    <w:rsid w:val="00601EC8"/>
    <w:rsid w:val="00602147"/>
    <w:rsid w:val="0060408C"/>
    <w:rsid w:val="006059B6"/>
    <w:rsid w:val="00605E84"/>
    <w:rsid w:val="00605ED7"/>
    <w:rsid w:val="006068F2"/>
    <w:rsid w:val="00606CCD"/>
    <w:rsid w:val="00606D8C"/>
    <w:rsid w:val="00607AC9"/>
    <w:rsid w:val="00610742"/>
    <w:rsid w:val="00610BCF"/>
    <w:rsid w:val="006114D3"/>
    <w:rsid w:val="006119A4"/>
    <w:rsid w:val="00612495"/>
    <w:rsid w:val="00612C07"/>
    <w:rsid w:val="00612F7D"/>
    <w:rsid w:val="00613225"/>
    <w:rsid w:val="006139EE"/>
    <w:rsid w:val="006149FD"/>
    <w:rsid w:val="006152BD"/>
    <w:rsid w:val="0061535D"/>
    <w:rsid w:val="006153CE"/>
    <w:rsid w:val="0061576F"/>
    <w:rsid w:val="00616421"/>
    <w:rsid w:val="006169BE"/>
    <w:rsid w:val="00617608"/>
    <w:rsid w:val="00617AD8"/>
    <w:rsid w:val="00617E95"/>
    <w:rsid w:val="006210A5"/>
    <w:rsid w:val="00621371"/>
    <w:rsid w:val="00621626"/>
    <w:rsid w:val="0062178B"/>
    <w:rsid w:val="006224A1"/>
    <w:rsid w:val="0062264B"/>
    <w:rsid w:val="00622690"/>
    <w:rsid w:val="00622B4B"/>
    <w:rsid w:val="00622CD8"/>
    <w:rsid w:val="00622EE2"/>
    <w:rsid w:val="006238CE"/>
    <w:rsid w:val="00624306"/>
    <w:rsid w:val="006248A2"/>
    <w:rsid w:val="006254FA"/>
    <w:rsid w:val="006255D1"/>
    <w:rsid w:val="0062585E"/>
    <w:rsid w:val="00625925"/>
    <w:rsid w:val="00626699"/>
    <w:rsid w:val="00626DBD"/>
    <w:rsid w:val="00627BB2"/>
    <w:rsid w:val="00627E93"/>
    <w:rsid w:val="006312DE"/>
    <w:rsid w:val="00631AA5"/>
    <w:rsid w:val="00631B2D"/>
    <w:rsid w:val="00631F5B"/>
    <w:rsid w:val="006321DE"/>
    <w:rsid w:val="00632C8C"/>
    <w:rsid w:val="00633585"/>
    <w:rsid w:val="00633639"/>
    <w:rsid w:val="00634068"/>
    <w:rsid w:val="00634FCD"/>
    <w:rsid w:val="00635CE8"/>
    <w:rsid w:val="006365B8"/>
    <w:rsid w:val="00636FCD"/>
    <w:rsid w:val="00637802"/>
    <w:rsid w:val="006405A8"/>
    <w:rsid w:val="00640AD2"/>
    <w:rsid w:val="00640AD5"/>
    <w:rsid w:val="0064148B"/>
    <w:rsid w:val="00641690"/>
    <w:rsid w:val="006425E9"/>
    <w:rsid w:val="00642ECC"/>
    <w:rsid w:val="00643502"/>
    <w:rsid w:val="00643545"/>
    <w:rsid w:val="00644193"/>
    <w:rsid w:val="0064436E"/>
    <w:rsid w:val="00644A31"/>
    <w:rsid w:val="00644C8D"/>
    <w:rsid w:val="0064543F"/>
    <w:rsid w:val="006469C0"/>
    <w:rsid w:val="006476F0"/>
    <w:rsid w:val="0065045B"/>
    <w:rsid w:val="00650BF2"/>
    <w:rsid w:val="00650DF4"/>
    <w:rsid w:val="00651323"/>
    <w:rsid w:val="00651475"/>
    <w:rsid w:val="0065182D"/>
    <w:rsid w:val="00652E3B"/>
    <w:rsid w:val="00652EB4"/>
    <w:rsid w:val="00652F1E"/>
    <w:rsid w:val="00654355"/>
    <w:rsid w:val="00654C44"/>
    <w:rsid w:val="00655901"/>
    <w:rsid w:val="00655AB4"/>
    <w:rsid w:val="00655B7E"/>
    <w:rsid w:val="006565B5"/>
    <w:rsid w:val="00657867"/>
    <w:rsid w:val="006579AD"/>
    <w:rsid w:val="00657AAE"/>
    <w:rsid w:val="00660869"/>
    <w:rsid w:val="00660A7D"/>
    <w:rsid w:val="006610E8"/>
    <w:rsid w:val="006612DF"/>
    <w:rsid w:val="006637A1"/>
    <w:rsid w:val="00665F65"/>
    <w:rsid w:val="00666C14"/>
    <w:rsid w:val="00667408"/>
    <w:rsid w:val="00667EF2"/>
    <w:rsid w:val="006700A5"/>
    <w:rsid w:val="00670F91"/>
    <w:rsid w:val="00673838"/>
    <w:rsid w:val="00673D05"/>
    <w:rsid w:val="00674592"/>
    <w:rsid w:val="006746A4"/>
    <w:rsid w:val="00675925"/>
    <w:rsid w:val="006759C5"/>
    <w:rsid w:val="006759F5"/>
    <w:rsid w:val="00675B37"/>
    <w:rsid w:val="00677618"/>
    <w:rsid w:val="00680D90"/>
    <w:rsid w:val="00680F36"/>
    <w:rsid w:val="00680F9C"/>
    <w:rsid w:val="00681348"/>
    <w:rsid w:val="00681E8D"/>
    <w:rsid w:val="00681F2C"/>
    <w:rsid w:val="0068491A"/>
    <w:rsid w:val="00684CC2"/>
    <w:rsid w:val="00686505"/>
    <w:rsid w:val="00686775"/>
    <w:rsid w:val="00686888"/>
    <w:rsid w:val="00686ACC"/>
    <w:rsid w:val="00686CC9"/>
    <w:rsid w:val="00686E18"/>
    <w:rsid w:val="00687C30"/>
    <w:rsid w:val="00687E74"/>
    <w:rsid w:val="0069075F"/>
    <w:rsid w:val="00690A7F"/>
    <w:rsid w:val="00690BBC"/>
    <w:rsid w:val="00690DF5"/>
    <w:rsid w:val="00691210"/>
    <w:rsid w:val="0069141D"/>
    <w:rsid w:val="00691918"/>
    <w:rsid w:val="00692048"/>
    <w:rsid w:val="00692C45"/>
    <w:rsid w:val="006937AD"/>
    <w:rsid w:val="0069383C"/>
    <w:rsid w:val="00693B16"/>
    <w:rsid w:val="0069472E"/>
    <w:rsid w:val="00694C71"/>
    <w:rsid w:val="00696607"/>
    <w:rsid w:val="00696980"/>
    <w:rsid w:val="00696D0C"/>
    <w:rsid w:val="006970E3"/>
    <w:rsid w:val="006A23A0"/>
    <w:rsid w:val="006A26C1"/>
    <w:rsid w:val="006A547D"/>
    <w:rsid w:val="006A5F38"/>
    <w:rsid w:val="006A68A8"/>
    <w:rsid w:val="006A734F"/>
    <w:rsid w:val="006A755D"/>
    <w:rsid w:val="006B067B"/>
    <w:rsid w:val="006B167E"/>
    <w:rsid w:val="006B2077"/>
    <w:rsid w:val="006B37B9"/>
    <w:rsid w:val="006B4F4D"/>
    <w:rsid w:val="006B5170"/>
    <w:rsid w:val="006B5C42"/>
    <w:rsid w:val="006B6D86"/>
    <w:rsid w:val="006C06B7"/>
    <w:rsid w:val="006C0F49"/>
    <w:rsid w:val="006C18AE"/>
    <w:rsid w:val="006C1A16"/>
    <w:rsid w:val="006C231A"/>
    <w:rsid w:val="006C264F"/>
    <w:rsid w:val="006C2921"/>
    <w:rsid w:val="006C4B21"/>
    <w:rsid w:val="006C610E"/>
    <w:rsid w:val="006C67F6"/>
    <w:rsid w:val="006C6849"/>
    <w:rsid w:val="006D014A"/>
    <w:rsid w:val="006D052D"/>
    <w:rsid w:val="006D167F"/>
    <w:rsid w:val="006D2059"/>
    <w:rsid w:val="006D319A"/>
    <w:rsid w:val="006D4DE9"/>
    <w:rsid w:val="006D6376"/>
    <w:rsid w:val="006D7128"/>
    <w:rsid w:val="006D7689"/>
    <w:rsid w:val="006D7E6A"/>
    <w:rsid w:val="006E09B8"/>
    <w:rsid w:val="006E10E0"/>
    <w:rsid w:val="006E31FA"/>
    <w:rsid w:val="006E32A0"/>
    <w:rsid w:val="006E4B1D"/>
    <w:rsid w:val="006E5F44"/>
    <w:rsid w:val="006E6645"/>
    <w:rsid w:val="006E6A9D"/>
    <w:rsid w:val="006E6C7E"/>
    <w:rsid w:val="006E6F42"/>
    <w:rsid w:val="006F0524"/>
    <w:rsid w:val="006F1105"/>
    <w:rsid w:val="006F1328"/>
    <w:rsid w:val="006F3083"/>
    <w:rsid w:val="006F31EB"/>
    <w:rsid w:val="006F3209"/>
    <w:rsid w:val="006F36F2"/>
    <w:rsid w:val="006F480C"/>
    <w:rsid w:val="006F6766"/>
    <w:rsid w:val="006F6D8E"/>
    <w:rsid w:val="006F76AE"/>
    <w:rsid w:val="006F7D86"/>
    <w:rsid w:val="00701810"/>
    <w:rsid w:val="0070191B"/>
    <w:rsid w:val="0070483D"/>
    <w:rsid w:val="00705403"/>
    <w:rsid w:val="00705601"/>
    <w:rsid w:val="00705634"/>
    <w:rsid w:val="00705920"/>
    <w:rsid w:val="00705BDA"/>
    <w:rsid w:val="00706423"/>
    <w:rsid w:val="00707282"/>
    <w:rsid w:val="007075CC"/>
    <w:rsid w:val="007078AF"/>
    <w:rsid w:val="00710778"/>
    <w:rsid w:val="00710E14"/>
    <w:rsid w:val="00711470"/>
    <w:rsid w:val="007126EC"/>
    <w:rsid w:val="00712DFA"/>
    <w:rsid w:val="0071389C"/>
    <w:rsid w:val="00713C2F"/>
    <w:rsid w:val="0071487D"/>
    <w:rsid w:val="0071510A"/>
    <w:rsid w:val="00715A9F"/>
    <w:rsid w:val="00715C3F"/>
    <w:rsid w:val="00716C19"/>
    <w:rsid w:val="007200FE"/>
    <w:rsid w:val="007203DB"/>
    <w:rsid w:val="0072224A"/>
    <w:rsid w:val="007229C1"/>
    <w:rsid w:val="00722C8B"/>
    <w:rsid w:val="00724346"/>
    <w:rsid w:val="00725B2C"/>
    <w:rsid w:val="007263A0"/>
    <w:rsid w:val="00726498"/>
    <w:rsid w:val="00726559"/>
    <w:rsid w:val="007277F4"/>
    <w:rsid w:val="0073113A"/>
    <w:rsid w:val="00731642"/>
    <w:rsid w:val="007318CA"/>
    <w:rsid w:val="00731D92"/>
    <w:rsid w:val="00732926"/>
    <w:rsid w:val="00732E02"/>
    <w:rsid w:val="007343A4"/>
    <w:rsid w:val="00734544"/>
    <w:rsid w:val="0073532D"/>
    <w:rsid w:val="007359CF"/>
    <w:rsid w:val="007378EE"/>
    <w:rsid w:val="00740016"/>
    <w:rsid w:val="00740548"/>
    <w:rsid w:val="007406C2"/>
    <w:rsid w:val="00740F51"/>
    <w:rsid w:val="00741591"/>
    <w:rsid w:val="007415EB"/>
    <w:rsid w:val="007418C1"/>
    <w:rsid w:val="007419D0"/>
    <w:rsid w:val="00742376"/>
    <w:rsid w:val="00743636"/>
    <w:rsid w:val="007437E3"/>
    <w:rsid w:val="0074383E"/>
    <w:rsid w:val="00743849"/>
    <w:rsid w:val="0074411E"/>
    <w:rsid w:val="007441B4"/>
    <w:rsid w:val="00744AA8"/>
    <w:rsid w:val="00744CED"/>
    <w:rsid w:val="00745EE4"/>
    <w:rsid w:val="00746BB0"/>
    <w:rsid w:val="00747616"/>
    <w:rsid w:val="007506D3"/>
    <w:rsid w:val="0075125A"/>
    <w:rsid w:val="00752052"/>
    <w:rsid w:val="007520B6"/>
    <w:rsid w:val="00752DA1"/>
    <w:rsid w:val="0075317B"/>
    <w:rsid w:val="00753848"/>
    <w:rsid w:val="00753DBA"/>
    <w:rsid w:val="007547FE"/>
    <w:rsid w:val="00754B04"/>
    <w:rsid w:val="00755368"/>
    <w:rsid w:val="007554B4"/>
    <w:rsid w:val="00755614"/>
    <w:rsid w:val="00755868"/>
    <w:rsid w:val="00755BB5"/>
    <w:rsid w:val="00756198"/>
    <w:rsid w:val="007567B5"/>
    <w:rsid w:val="00757278"/>
    <w:rsid w:val="007614A7"/>
    <w:rsid w:val="0076296B"/>
    <w:rsid w:val="00762DAD"/>
    <w:rsid w:val="00763F53"/>
    <w:rsid w:val="0076488D"/>
    <w:rsid w:val="00765569"/>
    <w:rsid w:val="00765E57"/>
    <w:rsid w:val="00765F28"/>
    <w:rsid w:val="007668F1"/>
    <w:rsid w:val="00766A30"/>
    <w:rsid w:val="00766B58"/>
    <w:rsid w:val="007670B1"/>
    <w:rsid w:val="00767ADF"/>
    <w:rsid w:val="00767EDD"/>
    <w:rsid w:val="00770F84"/>
    <w:rsid w:val="007716D7"/>
    <w:rsid w:val="007736FF"/>
    <w:rsid w:val="007748BD"/>
    <w:rsid w:val="0077647A"/>
    <w:rsid w:val="007765C0"/>
    <w:rsid w:val="0077677B"/>
    <w:rsid w:val="00777ADD"/>
    <w:rsid w:val="007805AF"/>
    <w:rsid w:val="0078066A"/>
    <w:rsid w:val="007808B9"/>
    <w:rsid w:val="007811E0"/>
    <w:rsid w:val="007811EC"/>
    <w:rsid w:val="007817D9"/>
    <w:rsid w:val="00781931"/>
    <w:rsid w:val="0078200E"/>
    <w:rsid w:val="00782309"/>
    <w:rsid w:val="00782E3D"/>
    <w:rsid w:val="007831BA"/>
    <w:rsid w:val="007841FA"/>
    <w:rsid w:val="0078581B"/>
    <w:rsid w:val="00785E20"/>
    <w:rsid w:val="00786004"/>
    <w:rsid w:val="0078626D"/>
    <w:rsid w:val="00786321"/>
    <w:rsid w:val="0078644A"/>
    <w:rsid w:val="0078758A"/>
    <w:rsid w:val="007877A7"/>
    <w:rsid w:val="00790432"/>
    <w:rsid w:val="00790460"/>
    <w:rsid w:val="00790722"/>
    <w:rsid w:val="00790AC0"/>
    <w:rsid w:val="0079200D"/>
    <w:rsid w:val="00793836"/>
    <w:rsid w:val="007939E0"/>
    <w:rsid w:val="0079421A"/>
    <w:rsid w:val="00794587"/>
    <w:rsid w:val="00795356"/>
    <w:rsid w:val="00795553"/>
    <w:rsid w:val="00796326"/>
    <w:rsid w:val="0079725A"/>
    <w:rsid w:val="00797D61"/>
    <w:rsid w:val="007A080B"/>
    <w:rsid w:val="007A0CD0"/>
    <w:rsid w:val="007A47D7"/>
    <w:rsid w:val="007A493C"/>
    <w:rsid w:val="007A4F8D"/>
    <w:rsid w:val="007A5FFF"/>
    <w:rsid w:val="007A6264"/>
    <w:rsid w:val="007A69AF"/>
    <w:rsid w:val="007A735E"/>
    <w:rsid w:val="007B01C5"/>
    <w:rsid w:val="007B0211"/>
    <w:rsid w:val="007B0352"/>
    <w:rsid w:val="007B1C7C"/>
    <w:rsid w:val="007B28B6"/>
    <w:rsid w:val="007B3266"/>
    <w:rsid w:val="007B327B"/>
    <w:rsid w:val="007B3C65"/>
    <w:rsid w:val="007B69C5"/>
    <w:rsid w:val="007B7413"/>
    <w:rsid w:val="007B7971"/>
    <w:rsid w:val="007C030D"/>
    <w:rsid w:val="007C05D3"/>
    <w:rsid w:val="007C0CA5"/>
    <w:rsid w:val="007C1259"/>
    <w:rsid w:val="007C4CE6"/>
    <w:rsid w:val="007C52F5"/>
    <w:rsid w:val="007C5729"/>
    <w:rsid w:val="007C64DE"/>
    <w:rsid w:val="007C6B0F"/>
    <w:rsid w:val="007C6B11"/>
    <w:rsid w:val="007C6D43"/>
    <w:rsid w:val="007C7159"/>
    <w:rsid w:val="007C769F"/>
    <w:rsid w:val="007C7F15"/>
    <w:rsid w:val="007D25CF"/>
    <w:rsid w:val="007D29EE"/>
    <w:rsid w:val="007D2C93"/>
    <w:rsid w:val="007D4809"/>
    <w:rsid w:val="007D5152"/>
    <w:rsid w:val="007D5BE8"/>
    <w:rsid w:val="007D6A16"/>
    <w:rsid w:val="007D7AD3"/>
    <w:rsid w:val="007E0AAE"/>
    <w:rsid w:val="007E1180"/>
    <w:rsid w:val="007E1565"/>
    <w:rsid w:val="007E2A71"/>
    <w:rsid w:val="007E30CE"/>
    <w:rsid w:val="007E4CCF"/>
    <w:rsid w:val="007E5460"/>
    <w:rsid w:val="007E5D69"/>
    <w:rsid w:val="007E627F"/>
    <w:rsid w:val="007E716B"/>
    <w:rsid w:val="007E7E0E"/>
    <w:rsid w:val="007E7FFE"/>
    <w:rsid w:val="007F0BC0"/>
    <w:rsid w:val="007F1ED5"/>
    <w:rsid w:val="007F2E4F"/>
    <w:rsid w:val="007F452E"/>
    <w:rsid w:val="007F471E"/>
    <w:rsid w:val="007F6345"/>
    <w:rsid w:val="007F70F8"/>
    <w:rsid w:val="007F7230"/>
    <w:rsid w:val="007F7A3E"/>
    <w:rsid w:val="00800E71"/>
    <w:rsid w:val="00801019"/>
    <w:rsid w:val="00802B75"/>
    <w:rsid w:val="00803629"/>
    <w:rsid w:val="00804036"/>
    <w:rsid w:val="00804115"/>
    <w:rsid w:val="00804590"/>
    <w:rsid w:val="00804DA3"/>
    <w:rsid w:val="00804F46"/>
    <w:rsid w:val="008076B7"/>
    <w:rsid w:val="00807A30"/>
    <w:rsid w:val="00811277"/>
    <w:rsid w:val="00811768"/>
    <w:rsid w:val="00813BB1"/>
    <w:rsid w:val="00815173"/>
    <w:rsid w:val="0081663A"/>
    <w:rsid w:val="008167C6"/>
    <w:rsid w:val="00816D52"/>
    <w:rsid w:val="008173B1"/>
    <w:rsid w:val="0081775E"/>
    <w:rsid w:val="008204FF"/>
    <w:rsid w:val="00820626"/>
    <w:rsid w:val="00820D37"/>
    <w:rsid w:val="00820EAB"/>
    <w:rsid w:val="008215EF"/>
    <w:rsid w:val="00824583"/>
    <w:rsid w:val="0082501D"/>
    <w:rsid w:val="008256C1"/>
    <w:rsid w:val="008262BE"/>
    <w:rsid w:val="00826865"/>
    <w:rsid w:val="00826A2A"/>
    <w:rsid w:val="00826B88"/>
    <w:rsid w:val="008275E8"/>
    <w:rsid w:val="00827AC4"/>
    <w:rsid w:val="00827AE4"/>
    <w:rsid w:val="00832A10"/>
    <w:rsid w:val="00832F71"/>
    <w:rsid w:val="00833CF8"/>
    <w:rsid w:val="00835994"/>
    <w:rsid w:val="00837746"/>
    <w:rsid w:val="00837B96"/>
    <w:rsid w:val="00840835"/>
    <w:rsid w:val="00841028"/>
    <w:rsid w:val="00842C7B"/>
    <w:rsid w:val="00843407"/>
    <w:rsid w:val="00843843"/>
    <w:rsid w:val="00843F67"/>
    <w:rsid w:val="008442CB"/>
    <w:rsid w:val="0084486B"/>
    <w:rsid w:val="008448BE"/>
    <w:rsid w:val="00844F69"/>
    <w:rsid w:val="00845E16"/>
    <w:rsid w:val="00846664"/>
    <w:rsid w:val="008471BA"/>
    <w:rsid w:val="0085039B"/>
    <w:rsid w:val="008508FF"/>
    <w:rsid w:val="008521BC"/>
    <w:rsid w:val="0085268E"/>
    <w:rsid w:val="00852864"/>
    <w:rsid w:val="00854364"/>
    <w:rsid w:val="00854772"/>
    <w:rsid w:val="00854ADA"/>
    <w:rsid w:val="00854E40"/>
    <w:rsid w:val="008550D6"/>
    <w:rsid w:val="00856203"/>
    <w:rsid w:val="008564F1"/>
    <w:rsid w:val="008565FF"/>
    <w:rsid w:val="00856B54"/>
    <w:rsid w:val="00856DAF"/>
    <w:rsid w:val="008600A4"/>
    <w:rsid w:val="008614D2"/>
    <w:rsid w:val="008615EF"/>
    <w:rsid w:val="008618E8"/>
    <w:rsid w:val="00861C2C"/>
    <w:rsid w:val="00861F24"/>
    <w:rsid w:val="008620E0"/>
    <w:rsid w:val="00863BE9"/>
    <w:rsid w:val="00863C4B"/>
    <w:rsid w:val="00864278"/>
    <w:rsid w:val="00864618"/>
    <w:rsid w:val="00864B1F"/>
    <w:rsid w:val="008655B3"/>
    <w:rsid w:val="00865868"/>
    <w:rsid w:val="008676EC"/>
    <w:rsid w:val="00870545"/>
    <w:rsid w:val="008720FB"/>
    <w:rsid w:val="008733D8"/>
    <w:rsid w:val="008734C1"/>
    <w:rsid w:val="008740C4"/>
    <w:rsid w:val="00874A7F"/>
    <w:rsid w:val="00874AB6"/>
    <w:rsid w:val="00874FC4"/>
    <w:rsid w:val="00875532"/>
    <w:rsid w:val="00875A05"/>
    <w:rsid w:val="008803DB"/>
    <w:rsid w:val="0088131A"/>
    <w:rsid w:val="0088296A"/>
    <w:rsid w:val="00882A00"/>
    <w:rsid w:val="008833B3"/>
    <w:rsid w:val="00883CD8"/>
    <w:rsid w:val="008854A4"/>
    <w:rsid w:val="00885CBC"/>
    <w:rsid w:val="0088765D"/>
    <w:rsid w:val="008900CE"/>
    <w:rsid w:val="00891B1D"/>
    <w:rsid w:val="00891F63"/>
    <w:rsid w:val="00892E5A"/>
    <w:rsid w:val="00893043"/>
    <w:rsid w:val="008935AA"/>
    <w:rsid w:val="00894374"/>
    <w:rsid w:val="0089441D"/>
    <w:rsid w:val="00894482"/>
    <w:rsid w:val="0089671A"/>
    <w:rsid w:val="00897127"/>
    <w:rsid w:val="008A1F4F"/>
    <w:rsid w:val="008A2074"/>
    <w:rsid w:val="008A2D6D"/>
    <w:rsid w:val="008A55B2"/>
    <w:rsid w:val="008A5A4C"/>
    <w:rsid w:val="008A5AEF"/>
    <w:rsid w:val="008A6C82"/>
    <w:rsid w:val="008B0282"/>
    <w:rsid w:val="008B0922"/>
    <w:rsid w:val="008B24F2"/>
    <w:rsid w:val="008B2A2C"/>
    <w:rsid w:val="008B38BE"/>
    <w:rsid w:val="008B43EB"/>
    <w:rsid w:val="008B542D"/>
    <w:rsid w:val="008B65BE"/>
    <w:rsid w:val="008B68CB"/>
    <w:rsid w:val="008B7B86"/>
    <w:rsid w:val="008C08A4"/>
    <w:rsid w:val="008C144B"/>
    <w:rsid w:val="008C151C"/>
    <w:rsid w:val="008C1832"/>
    <w:rsid w:val="008C311D"/>
    <w:rsid w:val="008C6638"/>
    <w:rsid w:val="008C69E8"/>
    <w:rsid w:val="008C727B"/>
    <w:rsid w:val="008C7800"/>
    <w:rsid w:val="008C7DEB"/>
    <w:rsid w:val="008D09DB"/>
    <w:rsid w:val="008D0D72"/>
    <w:rsid w:val="008D15B3"/>
    <w:rsid w:val="008D36A1"/>
    <w:rsid w:val="008D3D1A"/>
    <w:rsid w:val="008D4362"/>
    <w:rsid w:val="008D4D68"/>
    <w:rsid w:val="008D4FBB"/>
    <w:rsid w:val="008D5F24"/>
    <w:rsid w:val="008D6C08"/>
    <w:rsid w:val="008D7252"/>
    <w:rsid w:val="008D7A8F"/>
    <w:rsid w:val="008E0F2D"/>
    <w:rsid w:val="008E1A8B"/>
    <w:rsid w:val="008E2638"/>
    <w:rsid w:val="008E264C"/>
    <w:rsid w:val="008E2871"/>
    <w:rsid w:val="008E2FDD"/>
    <w:rsid w:val="008E31B9"/>
    <w:rsid w:val="008E34CD"/>
    <w:rsid w:val="008E39CC"/>
    <w:rsid w:val="008E3EC4"/>
    <w:rsid w:val="008E484A"/>
    <w:rsid w:val="008E5560"/>
    <w:rsid w:val="008E556C"/>
    <w:rsid w:val="008E7488"/>
    <w:rsid w:val="008F0C1C"/>
    <w:rsid w:val="008F506B"/>
    <w:rsid w:val="008F5115"/>
    <w:rsid w:val="008F5900"/>
    <w:rsid w:val="008F7DBF"/>
    <w:rsid w:val="00901B84"/>
    <w:rsid w:val="00902C26"/>
    <w:rsid w:val="00902DF5"/>
    <w:rsid w:val="0090322D"/>
    <w:rsid w:val="00903558"/>
    <w:rsid w:val="00903D80"/>
    <w:rsid w:val="00905B10"/>
    <w:rsid w:val="00906536"/>
    <w:rsid w:val="00906545"/>
    <w:rsid w:val="009071EC"/>
    <w:rsid w:val="009075AA"/>
    <w:rsid w:val="00910290"/>
    <w:rsid w:val="00910F0C"/>
    <w:rsid w:val="00911676"/>
    <w:rsid w:val="0091178A"/>
    <w:rsid w:val="0091183C"/>
    <w:rsid w:val="00911CD7"/>
    <w:rsid w:val="009141CB"/>
    <w:rsid w:val="00915425"/>
    <w:rsid w:val="009166E2"/>
    <w:rsid w:val="00917A62"/>
    <w:rsid w:val="00917B32"/>
    <w:rsid w:val="00921F33"/>
    <w:rsid w:val="00922BAA"/>
    <w:rsid w:val="00922C56"/>
    <w:rsid w:val="0092337E"/>
    <w:rsid w:val="009233C6"/>
    <w:rsid w:val="0092536E"/>
    <w:rsid w:val="009254B2"/>
    <w:rsid w:val="00925C5E"/>
    <w:rsid w:val="00925FEE"/>
    <w:rsid w:val="00926300"/>
    <w:rsid w:val="00926A22"/>
    <w:rsid w:val="00926BC3"/>
    <w:rsid w:val="00927AC6"/>
    <w:rsid w:val="00930B0B"/>
    <w:rsid w:val="00930C56"/>
    <w:rsid w:val="00931D5C"/>
    <w:rsid w:val="00931E45"/>
    <w:rsid w:val="00931E47"/>
    <w:rsid w:val="00932EEE"/>
    <w:rsid w:val="00933AE9"/>
    <w:rsid w:val="00934152"/>
    <w:rsid w:val="009350BB"/>
    <w:rsid w:val="009361C8"/>
    <w:rsid w:val="00936720"/>
    <w:rsid w:val="00936959"/>
    <w:rsid w:val="00936AEE"/>
    <w:rsid w:val="00937588"/>
    <w:rsid w:val="009403A1"/>
    <w:rsid w:val="00940B87"/>
    <w:rsid w:val="00940D49"/>
    <w:rsid w:val="0094124F"/>
    <w:rsid w:val="00941FD1"/>
    <w:rsid w:val="009431D3"/>
    <w:rsid w:val="00943630"/>
    <w:rsid w:val="00943A7C"/>
    <w:rsid w:val="00944318"/>
    <w:rsid w:val="00946274"/>
    <w:rsid w:val="0094684E"/>
    <w:rsid w:val="00947910"/>
    <w:rsid w:val="00950242"/>
    <w:rsid w:val="00950627"/>
    <w:rsid w:val="0095080B"/>
    <w:rsid w:val="00951880"/>
    <w:rsid w:val="009519D0"/>
    <w:rsid w:val="00951A71"/>
    <w:rsid w:val="00951E35"/>
    <w:rsid w:val="00951F24"/>
    <w:rsid w:val="00951FAA"/>
    <w:rsid w:val="00952319"/>
    <w:rsid w:val="00952AEE"/>
    <w:rsid w:val="00953A8B"/>
    <w:rsid w:val="00954080"/>
    <w:rsid w:val="00955752"/>
    <w:rsid w:val="0095585F"/>
    <w:rsid w:val="0095620F"/>
    <w:rsid w:val="00956448"/>
    <w:rsid w:val="00956FF3"/>
    <w:rsid w:val="0096198D"/>
    <w:rsid w:val="0096272E"/>
    <w:rsid w:val="0096351B"/>
    <w:rsid w:val="00964C95"/>
    <w:rsid w:val="009657CC"/>
    <w:rsid w:val="00966905"/>
    <w:rsid w:val="00966BE7"/>
    <w:rsid w:val="00966F89"/>
    <w:rsid w:val="009675D8"/>
    <w:rsid w:val="009677F1"/>
    <w:rsid w:val="009678FE"/>
    <w:rsid w:val="009679BE"/>
    <w:rsid w:val="009709D5"/>
    <w:rsid w:val="00971F4D"/>
    <w:rsid w:val="009732E1"/>
    <w:rsid w:val="00973348"/>
    <w:rsid w:val="0097335D"/>
    <w:rsid w:val="00973928"/>
    <w:rsid w:val="00973ED9"/>
    <w:rsid w:val="009741A7"/>
    <w:rsid w:val="009774EB"/>
    <w:rsid w:val="009803F7"/>
    <w:rsid w:val="009805E5"/>
    <w:rsid w:val="00980A14"/>
    <w:rsid w:val="00981322"/>
    <w:rsid w:val="009814E3"/>
    <w:rsid w:val="00981555"/>
    <w:rsid w:val="0098155F"/>
    <w:rsid w:val="00982AE4"/>
    <w:rsid w:val="00982E30"/>
    <w:rsid w:val="00983128"/>
    <w:rsid w:val="009839BA"/>
    <w:rsid w:val="009855B4"/>
    <w:rsid w:val="009860C2"/>
    <w:rsid w:val="0098610C"/>
    <w:rsid w:val="0098661D"/>
    <w:rsid w:val="00986908"/>
    <w:rsid w:val="0098697E"/>
    <w:rsid w:val="009869EE"/>
    <w:rsid w:val="00987332"/>
    <w:rsid w:val="009901FB"/>
    <w:rsid w:val="00990AA3"/>
    <w:rsid w:val="00992D8C"/>
    <w:rsid w:val="00993521"/>
    <w:rsid w:val="0099397A"/>
    <w:rsid w:val="0099432F"/>
    <w:rsid w:val="00994B5F"/>
    <w:rsid w:val="00994C75"/>
    <w:rsid w:val="009954F0"/>
    <w:rsid w:val="009957C8"/>
    <w:rsid w:val="00996051"/>
    <w:rsid w:val="009962E8"/>
    <w:rsid w:val="00996935"/>
    <w:rsid w:val="009A1396"/>
    <w:rsid w:val="009A267F"/>
    <w:rsid w:val="009A3BFE"/>
    <w:rsid w:val="009A3CF6"/>
    <w:rsid w:val="009A4125"/>
    <w:rsid w:val="009A450E"/>
    <w:rsid w:val="009A4545"/>
    <w:rsid w:val="009A4A80"/>
    <w:rsid w:val="009A4B19"/>
    <w:rsid w:val="009A6128"/>
    <w:rsid w:val="009A6DD7"/>
    <w:rsid w:val="009A72EE"/>
    <w:rsid w:val="009A77ED"/>
    <w:rsid w:val="009A7CD5"/>
    <w:rsid w:val="009B010B"/>
    <w:rsid w:val="009B0EFC"/>
    <w:rsid w:val="009B1ABF"/>
    <w:rsid w:val="009B1CD2"/>
    <w:rsid w:val="009B25CD"/>
    <w:rsid w:val="009B2D40"/>
    <w:rsid w:val="009B3539"/>
    <w:rsid w:val="009B3DDA"/>
    <w:rsid w:val="009B3F32"/>
    <w:rsid w:val="009B4214"/>
    <w:rsid w:val="009B4B86"/>
    <w:rsid w:val="009B50E1"/>
    <w:rsid w:val="009B517E"/>
    <w:rsid w:val="009B79F0"/>
    <w:rsid w:val="009C0D77"/>
    <w:rsid w:val="009C1447"/>
    <w:rsid w:val="009C2763"/>
    <w:rsid w:val="009C2883"/>
    <w:rsid w:val="009C28C1"/>
    <w:rsid w:val="009C2AFE"/>
    <w:rsid w:val="009C3AC4"/>
    <w:rsid w:val="009C4F82"/>
    <w:rsid w:val="009C7245"/>
    <w:rsid w:val="009C72CB"/>
    <w:rsid w:val="009C7908"/>
    <w:rsid w:val="009C7936"/>
    <w:rsid w:val="009D03F7"/>
    <w:rsid w:val="009D1C71"/>
    <w:rsid w:val="009D1F0E"/>
    <w:rsid w:val="009D277F"/>
    <w:rsid w:val="009D304E"/>
    <w:rsid w:val="009D3886"/>
    <w:rsid w:val="009D3B3B"/>
    <w:rsid w:val="009D4678"/>
    <w:rsid w:val="009D468D"/>
    <w:rsid w:val="009D4DEE"/>
    <w:rsid w:val="009D4E26"/>
    <w:rsid w:val="009D590E"/>
    <w:rsid w:val="009D6754"/>
    <w:rsid w:val="009D7032"/>
    <w:rsid w:val="009D7448"/>
    <w:rsid w:val="009E00BF"/>
    <w:rsid w:val="009E0368"/>
    <w:rsid w:val="009E08C4"/>
    <w:rsid w:val="009E0D31"/>
    <w:rsid w:val="009E1574"/>
    <w:rsid w:val="009E15A5"/>
    <w:rsid w:val="009E183E"/>
    <w:rsid w:val="009E2267"/>
    <w:rsid w:val="009E2DD3"/>
    <w:rsid w:val="009E2E22"/>
    <w:rsid w:val="009E32C5"/>
    <w:rsid w:val="009E3794"/>
    <w:rsid w:val="009E45BD"/>
    <w:rsid w:val="009E47E4"/>
    <w:rsid w:val="009E4F24"/>
    <w:rsid w:val="009E5F9B"/>
    <w:rsid w:val="009F01A0"/>
    <w:rsid w:val="009F0B03"/>
    <w:rsid w:val="009F156F"/>
    <w:rsid w:val="009F17BE"/>
    <w:rsid w:val="009F1BCB"/>
    <w:rsid w:val="009F25F1"/>
    <w:rsid w:val="009F2EE0"/>
    <w:rsid w:val="009F307C"/>
    <w:rsid w:val="009F548A"/>
    <w:rsid w:val="009F5B8C"/>
    <w:rsid w:val="009F6500"/>
    <w:rsid w:val="009F6930"/>
    <w:rsid w:val="009F7097"/>
    <w:rsid w:val="009F7189"/>
    <w:rsid w:val="00A0010E"/>
    <w:rsid w:val="00A01A30"/>
    <w:rsid w:val="00A02026"/>
    <w:rsid w:val="00A028A5"/>
    <w:rsid w:val="00A03E28"/>
    <w:rsid w:val="00A040EF"/>
    <w:rsid w:val="00A045B4"/>
    <w:rsid w:val="00A053CA"/>
    <w:rsid w:val="00A05FF6"/>
    <w:rsid w:val="00A061C0"/>
    <w:rsid w:val="00A066F3"/>
    <w:rsid w:val="00A076E0"/>
    <w:rsid w:val="00A07BEE"/>
    <w:rsid w:val="00A07D28"/>
    <w:rsid w:val="00A107FF"/>
    <w:rsid w:val="00A110A6"/>
    <w:rsid w:val="00A11C4C"/>
    <w:rsid w:val="00A127C6"/>
    <w:rsid w:val="00A13041"/>
    <w:rsid w:val="00A13C9B"/>
    <w:rsid w:val="00A14926"/>
    <w:rsid w:val="00A14C9E"/>
    <w:rsid w:val="00A14DD5"/>
    <w:rsid w:val="00A15B0C"/>
    <w:rsid w:val="00A164A1"/>
    <w:rsid w:val="00A166F9"/>
    <w:rsid w:val="00A16A3F"/>
    <w:rsid w:val="00A16CBD"/>
    <w:rsid w:val="00A16E00"/>
    <w:rsid w:val="00A17279"/>
    <w:rsid w:val="00A17442"/>
    <w:rsid w:val="00A17B71"/>
    <w:rsid w:val="00A2032A"/>
    <w:rsid w:val="00A21501"/>
    <w:rsid w:val="00A2174F"/>
    <w:rsid w:val="00A21ED7"/>
    <w:rsid w:val="00A22DC5"/>
    <w:rsid w:val="00A237EE"/>
    <w:rsid w:val="00A24AB5"/>
    <w:rsid w:val="00A24EA8"/>
    <w:rsid w:val="00A25621"/>
    <w:rsid w:val="00A271A0"/>
    <w:rsid w:val="00A27299"/>
    <w:rsid w:val="00A27AFA"/>
    <w:rsid w:val="00A30C1D"/>
    <w:rsid w:val="00A31844"/>
    <w:rsid w:val="00A32157"/>
    <w:rsid w:val="00A32238"/>
    <w:rsid w:val="00A3239B"/>
    <w:rsid w:val="00A32496"/>
    <w:rsid w:val="00A32D5E"/>
    <w:rsid w:val="00A32ED0"/>
    <w:rsid w:val="00A33312"/>
    <w:rsid w:val="00A34179"/>
    <w:rsid w:val="00A35E36"/>
    <w:rsid w:val="00A363E9"/>
    <w:rsid w:val="00A36504"/>
    <w:rsid w:val="00A36AC5"/>
    <w:rsid w:val="00A3700E"/>
    <w:rsid w:val="00A37FBA"/>
    <w:rsid w:val="00A401DD"/>
    <w:rsid w:val="00A406FD"/>
    <w:rsid w:val="00A40739"/>
    <w:rsid w:val="00A4089C"/>
    <w:rsid w:val="00A40E4F"/>
    <w:rsid w:val="00A41ED4"/>
    <w:rsid w:val="00A41F88"/>
    <w:rsid w:val="00A42528"/>
    <w:rsid w:val="00A4529B"/>
    <w:rsid w:val="00A46033"/>
    <w:rsid w:val="00A462CC"/>
    <w:rsid w:val="00A47B70"/>
    <w:rsid w:val="00A51503"/>
    <w:rsid w:val="00A52094"/>
    <w:rsid w:val="00A5316E"/>
    <w:rsid w:val="00A5481F"/>
    <w:rsid w:val="00A552AF"/>
    <w:rsid w:val="00A552C1"/>
    <w:rsid w:val="00A557D2"/>
    <w:rsid w:val="00A560A2"/>
    <w:rsid w:val="00A5667A"/>
    <w:rsid w:val="00A56CC6"/>
    <w:rsid w:val="00A56D67"/>
    <w:rsid w:val="00A56D81"/>
    <w:rsid w:val="00A610F4"/>
    <w:rsid w:val="00A61B5A"/>
    <w:rsid w:val="00A62C38"/>
    <w:rsid w:val="00A63443"/>
    <w:rsid w:val="00A641B8"/>
    <w:rsid w:val="00A65410"/>
    <w:rsid w:val="00A65999"/>
    <w:rsid w:val="00A66165"/>
    <w:rsid w:val="00A6646D"/>
    <w:rsid w:val="00A67385"/>
    <w:rsid w:val="00A710A3"/>
    <w:rsid w:val="00A74410"/>
    <w:rsid w:val="00A74FA8"/>
    <w:rsid w:val="00A755CF"/>
    <w:rsid w:val="00A75832"/>
    <w:rsid w:val="00A768E2"/>
    <w:rsid w:val="00A76E5A"/>
    <w:rsid w:val="00A810B9"/>
    <w:rsid w:val="00A8122A"/>
    <w:rsid w:val="00A81744"/>
    <w:rsid w:val="00A81E56"/>
    <w:rsid w:val="00A823F7"/>
    <w:rsid w:val="00A82602"/>
    <w:rsid w:val="00A83686"/>
    <w:rsid w:val="00A8375F"/>
    <w:rsid w:val="00A83E66"/>
    <w:rsid w:val="00A84101"/>
    <w:rsid w:val="00A86003"/>
    <w:rsid w:val="00A86D5C"/>
    <w:rsid w:val="00A86EE8"/>
    <w:rsid w:val="00A86FAE"/>
    <w:rsid w:val="00A87CD1"/>
    <w:rsid w:val="00A9071C"/>
    <w:rsid w:val="00A91061"/>
    <w:rsid w:val="00A92405"/>
    <w:rsid w:val="00A9421A"/>
    <w:rsid w:val="00A945E7"/>
    <w:rsid w:val="00A961A7"/>
    <w:rsid w:val="00A96CC5"/>
    <w:rsid w:val="00A978A1"/>
    <w:rsid w:val="00AA1B47"/>
    <w:rsid w:val="00AA2C39"/>
    <w:rsid w:val="00AA461E"/>
    <w:rsid w:val="00AA54A6"/>
    <w:rsid w:val="00AA5C11"/>
    <w:rsid w:val="00AA612B"/>
    <w:rsid w:val="00AA64E8"/>
    <w:rsid w:val="00AA69E3"/>
    <w:rsid w:val="00AA6AC5"/>
    <w:rsid w:val="00AA70A7"/>
    <w:rsid w:val="00AA726B"/>
    <w:rsid w:val="00AA742C"/>
    <w:rsid w:val="00AA7BA7"/>
    <w:rsid w:val="00AB0C88"/>
    <w:rsid w:val="00AB0F05"/>
    <w:rsid w:val="00AB0F79"/>
    <w:rsid w:val="00AB14D9"/>
    <w:rsid w:val="00AB19D3"/>
    <w:rsid w:val="00AB2F0A"/>
    <w:rsid w:val="00AB48F5"/>
    <w:rsid w:val="00AC0619"/>
    <w:rsid w:val="00AC0A61"/>
    <w:rsid w:val="00AC2426"/>
    <w:rsid w:val="00AC242C"/>
    <w:rsid w:val="00AC24B8"/>
    <w:rsid w:val="00AC28B1"/>
    <w:rsid w:val="00AC2AFE"/>
    <w:rsid w:val="00AC2C88"/>
    <w:rsid w:val="00AC34A0"/>
    <w:rsid w:val="00AC35F3"/>
    <w:rsid w:val="00AC37AE"/>
    <w:rsid w:val="00AC3C3D"/>
    <w:rsid w:val="00AC41C3"/>
    <w:rsid w:val="00AC582C"/>
    <w:rsid w:val="00AC6D51"/>
    <w:rsid w:val="00AD0171"/>
    <w:rsid w:val="00AD1017"/>
    <w:rsid w:val="00AD20DA"/>
    <w:rsid w:val="00AD2D99"/>
    <w:rsid w:val="00AD31F0"/>
    <w:rsid w:val="00AD65C1"/>
    <w:rsid w:val="00AD774A"/>
    <w:rsid w:val="00AE0666"/>
    <w:rsid w:val="00AE10A1"/>
    <w:rsid w:val="00AE15F8"/>
    <w:rsid w:val="00AE17BC"/>
    <w:rsid w:val="00AE18D0"/>
    <w:rsid w:val="00AE21BF"/>
    <w:rsid w:val="00AE26FD"/>
    <w:rsid w:val="00AE390E"/>
    <w:rsid w:val="00AE3BE7"/>
    <w:rsid w:val="00AE47B1"/>
    <w:rsid w:val="00AE6681"/>
    <w:rsid w:val="00AE66B5"/>
    <w:rsid w:val="00AE7612"/>
    <w:rsid w:val="00AF16F4"/>
    <w:rsid w:val="00AF2057"/>
    <w:rsid w:val="00AF29F5"/>
    <w:rsid w:val="00AF3096"/>
    <w:rsid w:val="00AF33CF"/>
    <w:rsid w:val="00AF3EEB"/>
    <w:rsid w:val="00AF40B3"/>
    <w:rsid w:val="00AF457C"/>
    <w:rsid w:val="00AF4F20"/>
    <w:rsid w:val="00AF5717"/>
    <w:rsid w:val="00AF6127"/>
    <w:rsid w:val="00AF618A"/>
    <w:rsid w:val="00AF63E7"/>
    <w:rsid w:val="00AF7063"/>
    <w:rsid w:val="00AF7284"/>
    <w:rsid w:val="00AF7395"/>
    <w:rsid w:val="00AF77F1"/>
    <w:rsid w:val="00AF7A44"/>
    <w:rsid w:val="00AF7B0E"/>
    <w:rsid w:val="00B0057F"/>
    <w:rsid w:val="00B005A0"/>
    <w:rsid w:val="00B01884"/>
    <w:rsid w:val="00B018DE"/>
    <w:rsid w:val="00B01AC5"/>
    <w:rsid w:val="00B01FD5"/>
    <w:rsid w:val="00B02047"/>
    <w:rsid w:val="00B02569"/>
    <w:rsid w:val="00B03052"/>
    <w:rsid w:val="00B043FE"/>
    <w:rsid w:val="00B044BF"/>
    <w:rsid w:val="00B048C6"/>
    <w:rsid w:val="00B059A5"/>
    <w:rsid w:val="00B05CC4"/>
    <w:rsid w:val="00B071C0"/>
    <w:rsid w:val="00B0722E"/>
    <w:rsid w:val="00B07316"/>
    <w:rsid w:val="00B075AB"/>
    <w:rsid w:val="00B11516"/>
    <w:rsid w:val="00B117C8"/>
    <w:rsid w:val="00B11992"/>
    <w:rsid w:val="00B11BBB"/>
    <w:rsid w:val="00B11BF7"/>
    <w:rsid w:val="00B1205C"/>
    <w:rsid w:val="00B1268A"/>
    <w:rsid w:val="00B13D27"/>
    <w:rsid w:val="00B14F44"/>
    <w:rsid w:val="00B1525B"/>
    <w:rsid w:val="00B16299"/>
    <w:rsid w:val="00B17611"/>
    <w:rsid w:val="00B17BA1"/>
    <w:rsid w:val="00B20C78"/>
    <w:rsid w:val="00B21F8D"/>
    <w:rsid w:val="00B21FCC"/>
    <w:rsid w:val="00B2285E"/>
    <w:rsid w:val="00B258FE"/>
    <w:rsid w:val="00B259DB"/>
    <w:rsid w:val="00B267DA"/>
    <w:rsid w:val="00B26A93"/>
    <w:rsid w:val="00B26B59"/>
    <w:rsid w:val="00B26BCA"/>
    <w:rsid w:val="00B27235"/>
    <w:rsid w:val="00B27CFE"/>
    <w:rsid w:val="00B306D7"/>
    <w:rsid w:val="00B30995"/>
    <w:rsid w:val="00B30B8C"/>
    <w:rsid w:val="00B31398"/>
    <w:rsid w:val="00B317FA"/>
    <w:rsid w:val="00B3373B"/>
    <w:rsid w:val="00B33A2F"/>
    <w:rsid w:val="00B3405B"/>
    <w:rsid w:val="00B36656"/>
    <w:rsid w:val="00B36687"/>
    <w:rsid w:val="00B378ED"/>
    <w:rsid w:val="00B403EF"/>
    <w:rsid w:val="00B410D7"/>
    <w:rsid w:val="00B4115D"/>
    <w:rsid w:val="00B41E82"/>
    <w:rsid w:val="00B42364"/>
    <w:rsid w:val="00B42B08"/>
    <w:rsid w:val="00B4381A"/>
    <w:rsid w:val="00B43C44"/>
    <w:rsid w:val="00B445CF"/>
    <w:rsid w:val="00B44DA8"/>
    <w:rsid w:val="00B4553D"/>
    <w:rsid w:val="00B46AB8"/>
    <w:rsid w:val="00B47531"/>
    <w:rsid w:val="00B50CDD"/>
    <w:rsid w:val="00B5109D"/>
    <w:rsid w:val="00B5200C"/>
    <w:rsid w:val="00B525A6"/>
    <w:rsid w:val="00B53736"/>
    <w:rsid w:val="00B53E79"/>
    <w:rsid w:val="00B54465"/>
    <w:rsid w:val="00B54B0E"/>
    <w:rsid w:val="00B55976"/>
    <w:rsid w:val="00B56688"/>
    <w:rsid w:val="00B57110"/>
    <w:rsid w:val="00B5726D"/>
    <w:rsid w:val="00B573DC"/>
    <w:rsid w:val="00B57946"/>
    <w:rsid w:val="00B57C88"/>
    <w:rsid w:val="00B57CAF"/>
    <w:rsid w:val="00B60656"/>
    <w:rsid w:val="00B6175E"/>
    <w:rsid w:val="00B61B27"/>
    <w:rsid w:val="00B61E1E"/>
    <w:rsid w:val="00B61F44"/>
    <w:rsid w:val="00B63062"/>
    <w:rsid w:val="00B631BF"/>
    <w:rsid w:val="00B64644"/>
    <w:rsid w:val="00B656E0"/>
    <w:rsid w:val="00B6679D"/>
    <w:rsid w:val="00B6724F"/>
    <w:rsid w:val="00B67722"/>
    <w:rsid w:val="00B7087A"/>
    <w:rsid w:val="00B711C9"/>
    <w:rsid w:val="00B7233D"/>
    <w:rsid w:val="00B72DF9"/>
    <w:rsid w:val="00B73171"/>
    <w:rsid w:val="00B74885"/>
    <w:rsid w:val="00B75064"/>
    <w:rsid w:val="00B754EA"/>
    <w:rsid w:val="00B75842"/>
    <w:rsid w:val="00B75AA5"/>
    <w:rsid w:val="00B76576"/>
    <w:rsid w:val="00B7658D"/>
    <w:rsid w:val="00B774F4"/>
    <w:rsid w:val="00B777D0"/>
    <w:rsid w:val="00B82490"/>
    <w:rsid w:val="00B844E5"/>
    <w:rsid w:val="00B8477A"/>
    <w:rsid w:val="00B854C5"/>
    <w:rsid w:val="00B854ED"/>
    <w:rsid w:val="00B8554D"/>
    <w:rsid w:val="00B873F6"/>
    <w:rsid w:val="00B87ED5"/>
    <w:rsid w:val="00B90337"/>
    <w:rsid w:val="00B906E8"/>
    <w:rsid w:val="00B907EB"/>
    <w:rsid w:val="00B91729"/>
    <w:rsid w:val="00B9192F"/>
    <w:rsid w:val="00B933D5"/>
    <w:rsid w:val="00B93D16"/>
    <w:rsid w:val="00B94055"/>
    <w:rsid w:val="00B948BD"/>
    <w:rsid w:val="00B94B23"/>
    <w:rsid w:val="00B94ECB"/>
    <w:rsid w:val="00B954E6"/>
    <w:rsid w:val="00B956C4"/>
    <w:rsid w:val="00B95798"/>
    <w:rsid w:val="00B958DD"/>
    <w:rsid w:val="00B962BF"/>
    <w:rsid w:val="00B96848"/>
    <w:rsid w:val="00B97837"/>
    <w:rsid w:val="00BA02FA"/>
    <w:rsid w:val="00BA04B3"/>
    <w:rsid w:val="00BA268D"/>
    <w:rsid w:val="00BA3710"/>
    <w:rsid w:val="00BA3F5D"/>
    <w:rsid w:val="00BA5AC8"/>
    <w:rsid w:val="00BA5ADC"/>
    <w:rsid w:val="00BA604F"/>
    <w:rsid w:val="00BA65FA"/>
    <w:rsid w:val="00BA673D"/>
    <w:rsid w:val="00BA79FC"/>
    <w:rsid w:val="00BB018A"/>
    <w:rsid w:val="00BB0977"/>
    <w:rsid w:val="00BB09EB"/>
    <w:rsid w:val="00BB0AB1"/>
    <w:rsid w:val="00BB0F93"/>
    <w:rsid w:val="00BB1D7E"/>
    <w:rsid w:val="00BB2043"/>
    <w:rsid w:val="00BB2080"/>
    <w:rsid w:val="00BB217D"/>
    <w:rsid w:val="00BB33E2"/>
    <w:rsid w:val="00BB369C"/>
    <w:rsid w:val="00BB41B4"/>
    <w:rsid w:val="00BB5947"/>
    <w:rsid w:val="00BB6753"/>
    <w:rsid w:val="00BB79EE"/>
    <w:rsid w:val="00BB7E6D"/>
    <w:rsid w:val="00BB7EC3"/>
    <w:rsid w:val="00BB7F4D"/>
    <w:rsid w:val="00BC0785"/>
    <w:rsid w:val="00BC0D29"/>
    <w:rsid w:val="00BC1549"/>
    <w:rsid w:val="00BC1EA9"/>
    <w:rsid w:val="00BC2817"/>
    <w:rsid w:val="00BC2A9E"/>
    <w:rsid w:val="00BC4D2B"/>
    <w:rsid w:val="00BC5037"/>
    <w:rsid w:val="00BC6629"/>
    <w:rsid w:val="00BC6690"/>
    <w:rsid w:val="00BC70E1"/>
    <w:rsid w:val="00BC76E1"/>
    <w:rsid w:val="00BD054E"/>
    <w:rsid w:val="00BD058B"/>
    <w:rsid w:val="00BD1879"/>
    <w:rsid w:val="00BD2015"/>
    <w:rsid w:val="00BD21BE"/>
    <w:rsid w:val="00BD313B"/>
    <w:rsid w:val="00BD3A1E"/>
    <w:rsid w:val="00BD40B1"/>
    <w:rsid w:val="00BD41A2"/>
    <w:rsid w:val="00BD44D9"/>
    <w:rsid w:val="00BD4714"/>
    <w:rsid w:val="00BD488E"/>
    <w:rsid w:val="00BD5519"/>
    <w:rsid w:val="00BD5528"/>
    <w:rsid w:val="00BD59FD"/>
    <w:rsid w:val="00BD6820"/>
    <w:rsid w:val="00BD6B0A"/>
    <w:rsid w:val="00BD6BD2"/>
    <w:rsid w:val="00BD7649"/>
    <w:rsid w:val="00BE0195"/>
    <w:rsid w:val="00BE03CD"/>
    <w:rsid w:val="00BE0FB6"/>
    <w:rsid w:val="00BE33AD"/>
    <w:rsid w:val="00BE37B6"/>
    <w:rsid w:val="00BE435F"/>
    <w:rsid w:val="00BE4FD3"/>
    <w:rsid w:val="00BE5405"/>
    <w:rsid w:val="00BE5757"/>
    <w:rsid w:val="00BE6E0D"/>
    <w:rsid w:val="00BF0731"/>
    <w:rsid w:val="00BF110F"/>
    <w:rsid w:val="00BF1AD3"/>
    <w:rsid w:val="00BF1F52"/>
    <w:rsid w:val="00BF217E"/>
    <w:rsid w:val="00BF276D"/>
    <w:rsid w:val="00BF2AC0"/>
    <w:rsid w:val="00BF2E60"/>
    <w:rsid w:val="00BF2EE9"/>
    <w:rsid w:val="00BF38EF"/>
    <w:rsid w:val="00BF3BCD"/>
    <w:rsid w:val="00BF3E77"/>
    <w:rsid w:val="00BF44D7"/>
    <w:rsid w:val="00BF4FE6"/>
    <w:rsid w:val="00BF6445"/>
    <w:rsid w:val="00BF6B21"/>
    <w:rsid w:val="00BF6E15"/>
    <w:rsid w:val="00BF79D9"/>
    <w:rsid w:val="00C01758"/>
    <w:rsid w:val="00C01D63"/>
    <w:rsid w:val="00C0222F"/>
    <w:rsid w:val="00C03F78"/>
    <w:rsid w:val="00C04B2B"/>
    <w:rsid w:val="00C04E6F"/>
    <w:rsid w:val="00C07003"/>
    <w:rsid w:val="00C07F2F"/>
    <w:rsid w:val="00C100BC"/>
    <w:rsid w:val="00C10423"/>
    <w:rsid w:val="00C11946"/>
    <w:rsid w:val="00C126F8"/>
    <w:rsid w:val="00C13C61"/>
    <w:rsid w:val="00C1404C"/>
    <w:rsid w:val="00C156C4"/>
    <w:rsid w:val="00C15D22"/>
    <w:rsid w:val="00C1629E"/>
    <w:rsid w:val="00C164D0"/>
    <w:rsid w:val="00C172F6"/>
    <w:rsid w:val="00C173E4"/>
    <w:rsid w:val="00C204AB"/>
    <w:rsid w:val="00C21D54"/>
    <w:rsid w:val="00C22575"/>
    <w:rsid w:val="00C23142"/>
    <w:rsid w:val="00C231BF"/>
    <w:rsid w:val="00C2456D"/>
    <w:rsid w:val="00C24771"/>
    <w:rsid w:val="00C24F8C"/>
    <w:rsid w:val="00C25B46"/>
    <w:rsid w:val="00C272F4"/>
    <w:rsid w:val="00C27FAA"/>
    <w:rsid w:val="00C30541"/>
    <w:rsid w:val="00C30723"/>
    <w:rsid w:val="00C31431"/>
    <w:rsid w:val="00C31581"/>
    <w:rsid w:val="00C32965"/>
    <w:rsid w:val="00C349AB"/>
    <w:rsid w:val="00C3558A"/>
    <w:rsid w:val="00C36E64"/>
    <w:rsid w:val="00C36EE3"/>
    <w:rsid w:val="00C372D3"/>
    <w:rsid w:val="00C3781F"/>
    <w:rsid w:val="00C37ECF"/>
    <w:rsid w:val="00C37FAF"/>
    <w:rsid w:val="00C4093F"/>
    <w:rsid w:val="00C41449"/>
    <w:rsid w:val="00C418D5"/>
    <w:rsid w:val="00C43624"/>
    <w:rsid w:val="00C43FE8"/>
    <w:rsid w:val="00C44997"/>
    <w:rsid w:val="00C4521A"/>
    <w:rsid w:val="00C4597C"/>
    <w:rsid w:val="00C45A43"/>
    <w:rsid w:val="00C4659A"/>
    <w:rsid w:val="00C5056A"/>
    <w:rsid w:val="00C50B52"/>
    <w:rsid w:val="00C51007"/>
    <w:rsid w:val="00C516D0"/>
    <w:rsid w:val="00C53C7A"/>
    <w:rsid w:val="00C53DD9"/>
    <w:rsid w:val="00C56E47"/>
    <w:rsid w:val="00C57D0F"/>
    <w:rsid w:val="00C60008"/>
    <w:rsid w:val="00C61698"/>
    <w:rsid w:val="00C6185D"/>
    <w:rsid w:val="00C61DC6"/>
    <w:rsid w:val="00C62F74"/>
    <w:rsid w:val="00C631E4"/>
    <w:rsid w:val="00C63643"/>
    <w:rsid w:val="00C63BF3"/>
    <w:rsid w:val="00C63E01"/>
    <w:rsid w:val="00C65C69"/>
    <w:rsid w:val="00C6710D"/>
    <w:rsid w:val="00C67282"/>
    <w:rsid w:val="00C6746F"/>
    <w:rsid w:val="00C675A3"/>
    <w:rsid w:val="00C6770A"/>
    <w:rsid w:val="00C703A7"/>
    <w:rsid w:val="00C71AA1"/>
    <w:rsid w:val="00C72313"/>
    <w:rsid w:val="00C73378"/>
    <w:rsid w:val="00C737F5"/>
    <w:rsid w:val="00C742C5"/>
    <w:rsid w:val="00C74627"/>
    <w:rsid w:val="00C747E3"/>
    <w:rsid w:val="00C74ED5"/>
    <w:rsid w:val="00C7520C"/>
    <w:rsid w:val="00C75B1E"/>
    <w:rsid w:val="00C760A6"/>
    <w:rsid w:val="00C77658"/>
    <w:rsid w:val="00C77D9B"/>
    <w:rsid w:val="00C77E93"/>
    <w:rsid w:val="00C823BE"/>
    <w:rsid w:val="00C82709"/>
    <w:rsid w:val="00C82DB8"/>
    <w:rsid w:val="00C85939"/>
    <w:rsid w:val="00C85A94"/>
    <w:rsid w:val="00C86F72"/>
    <w:rsid w:val="00C87EA3"/>
    <w:rsid w:val="00C90D75"/>
    <w:rsid w:val="00C9205C"/>
    <w:rsid w:val="00C9211A"/>
    <w:rsid w:val="00C92BF9"/>
    <w:rsid w:val="00C93666"/>
    <w:rsid w:val="00C94E7F"/>
    <w:rsid w:val="00C95215"/>
    <w:rsid w:val="00C957DB"/>
    <w:rsid w:val="00C9616C"/>
    <w:rsid w:val="00CA00FE"/>
    <w:rsid w:val="00CA1150"/>
    <w:rsid w:val="00CA1F54"/>
    <w:rsid w:val="00CA2652"/>
    <w:rsid w:val="00CA27F7"/>
    <w:rsid w:val="00CA3176"/>
    <w:rsid w:val="00CA4018"/>
    <w:rsid w:val="00CA5160"/>
    <w:rsid w:val="00CA56B8"/>
    <w:rsid w:val="00CA588E"/>
    <w:rsid w:val="00CA5C24"/>
    <w:rsid w:val="00CA5CD2"/>
    <w:rsid w:val="00CA5F4C"/>
    <w:rsid w:val="00CA5FDB"/>
    <w:rsid w:val="00CA641F"/>
    <w:rsid w:val="00CA7B51"/>
    <w:rsid w:val="00CB1D09"/>
    <w:rsid w:val="00CB2B3A"/>
    <w:rsid w:val="00CB4327"/>
    <w:rsid w:val="00CB515F"/>
    <w:rsid w:val="00CB53EE"/>
    <w:rsid w:val="00CB54E1"/>
    <w:rsid w:val="00CB64B4"/>
    <w:rsid w:val="00CB660A"/>
    <w:rsid w:val="00CB7AB2"/>
    <w:rsid w:val="00CB7D9B"/>
    <w:rsid w:val="00CB7FF0"/>
    <w:rsid w:val="00CC0B2D"/>
    <w:rsid w:val="00CC113E"/>
    <w:rsid w:val="00CC1CA7"/>
    <w:rsid w:val="00CC2384"/>
    <w:rsid w:val="00CC23D8"/>
    <w:rsid w:val="00CC31C9"/>
    <w:rsid w:val="00CC35FE"/>
    <w:rsid w:val="00CC427A"/>
    <w:rsid w:val="00CC478E"/>
    <w:rsid w:val="00CC4C56"/>
    <w:rsid w:val="00CC50D9"/>
    <w:rsid w:val="00CC56E4"/>
    <w:rsid w:val="00CC5877"/>
    <w:rsid w:val="00CC63DC"/>
    <w:rsid w:val="00CC66E8"/>
    <w:rsid w:val="00CC6793"/>
    <w:rsid w:val="00CC6A42"/>
    <w:rsid w:val="00CC73C4"/>
    <w:rsid w:val="00CD1C4D"/>
    <w:rsid w:val="00CD2984"/>
    <w:rsid w:val="00CD2A25"/>
    <w:rsid w:val="00CD4015"/>
    <w:rsid w:val="00CD4A07"/>
    <w:rsid w:val="00CD5CB0"/>
    <w:rsid w:val="00CD6120"/>
    <w:rsid w:val="00CD616B"/>
    <w:rsid w:val="00CD6525"/>
    <w:rsid w:val="00CD6A6F"/>
    <w:rsid w:val="00CD6F3E"/>
    <w:rsid w:val="00CD753C"/>
    <w:rsid w:val="00CE06B1"/>
    <w:rsid w:val="00CE082C"/>
    <w:rsid w:val="00CE0D35"/>
    <w:rsid w:val="00CE0E1C"/>
    <w:rsid w:val="00CE22D2"/>
    <w:rsid w:val="00CE24C9"/>
    <w:rsid w:val="00CE2566"/>
    <w:rsid w:val="00CE32DA"/>
    <w:rsid w:val="00CE50AB"/>
    <w:rsid w:val="00CE6561"/>
    <w:rsid w:val="00CE6754"/>
    <w:rsid w:val="00CE67CC"/>
    <w:rsid w:val="00CE6BFE"/>
    <w:rsid w:val="00CE6E90"/>
    <w:rsid w:val="00CE7096"/>
    <w:rsid w:val="00CE7E17"/>
    <w:rsid w:val="00CF1A60"/>
    <w:rsid w:val="00CF2FF5"/>
    <w:rsid w:val="00CF45D2"/>
    <w:rsid w:val="00CF4E7A"/>
    <w:rsid w:val="00CF4F43"/>
    <w:rsid w:val="00CF50FE"/>
    <w:rsid w:val="00CF5299"/>
    <w:rsid w:val="00CF65F3"/>
    <w:rsid w:val="00CF6D3C"/>
    <w:rsid w:val="00CF6E48"/>
    <w:rsid w:val="00D0299E"/>
    <w:rsid w:val="00D02F76"/>
    <w:rsid w:val="00D0414D"/>
    <w:rsid w:val="00D07684"/>
    <w:rsid w:val="00D07ACB"/>
    <w:rsid w:val="00D07E18"/>
    <w:rsid w:val="00D1017F"/>
    <w:rsid w:val="00D120D5"/>
    <w:rsid w:val="00D133A0"/>
    <w:rsid w:val="00D1478C"/>
    <w:rsid w:val="00D14A7B"/>
    <w:rsid w:val="00D150D4"/>
    <w:rsid w:val="00D16185"/>
    <w:rsid w:val="00D1624E"/>
    <w:rsid w:val="00D16EEB"/>
    <w:rsid w:val="00D1722D"/>
    <w:rsid w:val="00D177B2"/>
    <w:rsid w:val="00D1793C"/>
    <w:rsid w:val="00D17F01"/>
    <w:rsid w:val="00D211BC"/>
    <w:rsid w:val="00D21A56"/>
    <w:rsid w:val="00D25F61"/>
    <w:rsid w:val="00D267CA"/>
    <w:rsid w:val="00D27736"/>
    <w:rsid w:val="00D32B66"/>
    <w:rsid w:val="00D33864"/>
    <w:rsid w:val="00D339D3"/>
    <w:rsid w:val="00D33F97"/>
    <w:rsid w:val="00D34353"/>
    <w:rsid w:val="00D34A31"/>
    <w:rsid w:val="00D35BE9"/>
    <w:rsid w:val="00D3621D"/>
    <w:rsid w:val="00D3660F"/>
    <w:rsid w:val="00D36BDA"/>
    <w:rsid w:val="00D36F6C"/>
    <w:rsid w:val="00D40081"/>
    <w:rsid w:val="00D41A49"/>
    <w:rsid w:val="00D42AA9"/>
    <w:rsid w:val="00D43B75"/>
    <w:rsid w:val="00D4470E"/>
    <w:rsid w:val="00D44712"/>
    <w:rsid w:val="00D45247"/>
    <w:rsid w:val="00D4720D"/>
    <w:rsid w:val="00D47A9A"/>
    <w:rsid w:val="00D47CCD"/>
    <w:rsid w:val="00D5068B"/>
    <w:rsid w:val="00D51089"/>
    <w:rsid w:val="00D515B6"/>
    <w:rsid w:val="00D51811"/>
    <w:rsid w:val="00D51B84"/>
    <w:rsid w:val="00D527CF"/>
    <w:rsid w:val="00D52D40"/>
    <w:rsid w:val="00D5347A"/>
    <w:rsid w:val="00D539DA"/>
    <w:rsid w:val="00D5404B"/>
    <w:rsid w:val="00D54E09"/>
    <w:rsid w:val="00D55698"/>
    <w:rsid w:val="00D55C6A"/>
    <w:rsid w:val="00D56926"/>
    <w:rsid w:val="00D569AA"/>
    <w:rsid w:val="00D6043D"/>
    <w:rsid w:val="00D652E1"/>
    <w:rsid w:val="00D653B3"/>
    <w:rsid w:val="00D65B5B"/>
    <w:rsid w:val="00D7022F"/>
    <w:rsid w:val="00D70485"/>
    <w:rsid w:val="00D70F86"/>
    <w:rsid w:val="00D71885"/>
    <w:rsid w:val="00D723D1"/>
    <w:rsid w:val="00D7258B"/>
    <w:rsid w:val="00D7280E"/>
    <w:rsid w:val="00D7297A"/>
    <w:rsid w:val="00D72A8A"/>
    <w:rsid w:val="00D734A7"/>
    <w:rsid w:val="00D75377"/>
    <w:rsid w:val="00D75864"/>
    <w:rsid w:val="00D7724A"/>
    <w:rsid w:val="00D80A04"/>
    <w:rsid w:val="00D8150E"/>
    <w:rsid w:val="00D816FF"/>
    <w:rsid w:val="00D81840"/>
    <w:rsid w:val="00D81C25"/>
    <w:rsid w:val="00D82690"/>
    <w:rsid w:val="00D8563C"/>
    <w:rsid w:val="00D87191"/>
    <w:rsid w:val="00D87571"/>
    <w:rsid w:val="00D87EDD"/>
    <w:rsid w:val="00D87F6C"/>
    <w:rsid w:val="00D90622"/>
    <w:rsid w:val="00D90A4F"/>
    <w:rsid w:val="00D90A75"/>
    <w:rsid w:val="00D90FE6"/>
    <w:rsid w:val="00D915C6"/>
    <w:rsid w:val="00D921D5"/>
    <w:rsid w:val="00D9230F"/>
    <w:rsid w:val="00D93943"/>
    <w:rsid w:val="00D94C25"/>
    <w:rsid w:val="00D95F46"/>
    <w:rsid w:val="00D95FD9"/>
    <w:rsid w:val="00DA151A"/>
    <w:rsid w:val="00DA1D99"/>
    <w:rsid w:val="00DA1FAC"/>
    <w:rsid w:val="00DA251A"/>
    <w:rsid w:val="00DA2858"/>
    <w:rsid w:val="00DA30FC"/>
    <w:rsid w:val="00DA4418"/>
    <w:rsid w:val="00DA4D89"/>
    <w:rsid w:val="00DA4ECD"/>
    <w:rsid w:val="00DA52B4"/>
    <w:rsid w:val="00DA5484"/>
    <w:rsid w:val="00DA55BE"/>
    <w:rsid w:val="00DA5D9B"/>
    <w:rsid w:val="00DA6198"/>
    <w:rsid w:val="00DB052A"/>
    <w:rsid w:val="00DB1317"/>
    <w:rsid w:val="00DB19FC"/>
    <w:rsid w:val="00DB1F52"/>
    <w:rsid w:val="00DB238E"/>
    <w:rsid w:val="00DB332A"/>
    <w:rsid w:val="00DB3D64"/>
    <w:rsid w:val="00DB4076"/>
    <w:rsid w:val="00DB6006"/>
    <w:rsid w:val="00DB68BC"/>
    <w:rsid w:val="00DB695B"/>
    <w:rsid w:val="00DB6F2B"/>
    <w:rsid w:val="00DB6FE3"/>
    <w:rsid w:val="00DB70DD"/>
    <w:rsid w:val="00DB766B"/>
    <w:rsid w:val="00DB7A54"/>
    <w:rsid w:val="00DC078B"/>
    <w:rsid w:val="00DC0800"/>
    <w:rsid w:val="00DC0F10"/>
    <w:rsid w:val="00DC1ECE"/>
    <w:rsid w:val="00DC339F"/>
    <w:rsid w:val="00DC38C8"/>
    <w:rsid w:val="00DC3E8B"/>
    <w:rsid w:val="00DC58D7"/>
    <w:rsid w:val="00DC6EF1"/>
    <w:rsid w:val="00DC74B0"/>
    <w:rsid w:val="00DC78BE"/>
    <w:rsid w:val="00DC7B31"/>
    <w:rsid w:val="00DD00A8"/>
    <w:rsid w:val="00DD0F58"/>
    <w:rsid w:val="00DD1528"/>
    <w:rsid w:val="00DD16D4"/>
    <w:rsid w:val="00DD2BBD"/>
    <w:rsid w:val="00DD2F8D"/>
    <w:rsid w:val="00DD393C"/>
    <w:rsid w:val="00DD5BE6"/>
    <w:rsid w:val="00DD7D72"/>
    <w:rsid w:val="00DE0E83"/>
    <w:rsid w:val="00DE2D07"/>
    <w:rsid w:val="00DE4538"/>
    <w:rsid w:val="00DE457F"/>
    <w:rsid w:val="00DE4746"/>
    <w:rsid w:val="00DE4D60"/>
    <w:rsid w:val="00DE502D"/>
    <w:rsid w:val="00DE54C7"/>
    <w:rsid w:val="00DE559F"/>
    <w:rsid w:val="00DE7030"/>
    <w:rsid w:val="00DE7D6C"/>
    <w:rsid w:val="00DF14B4"/>
    <w:rsid w:val="00DF1557"/>
    <w:rsid w:val="00DF20FD"/>
    <w:rsid w:val="00DF233A"/>
    <w:rsid w:val="00DF2786"/>
    <w:rsid w:val="00DF2A8B"/>
    <w:rsid w:val="00DF2AD5"/>
    <w:rsid w:val="00DF2C99"/>
    <w:rsid w:val="00DF2E37"/>
    <w:rsid w:val="00DF3993"/>
    <w:rsid w:val="00DF410C"/>
    <w:rsid w:val="00DF5024"/>
    <w:rsid w:val="00DF50E9"/>
    <w:rsid w:val="00DF531D"/>
    <w:rsid w:val="00DF5520"/>
    <w:rsid w:val="00DF5A3D"/>
    <w:rsid w:val="00DF5AF6"/>
    <w:rsid w:val="00DF68E6"/>
    <w:rsid w:val="00DF74F7"/>
    <w:rsid w:val="00DF79CA"/>
    <w:rsid w:val="00DF7E53"/>
    <w:rsid w:val="00DF7F1D"/>
    <w:rsid w:val="00E006F0"/>
    <w:rsid w:val="00E00B59"/>
    <w:rsid w:val="00E015EE"/>
    <w:rsid w:val="00E01C2D"/>
    <w:rsid w:val="00E02802"/>
    <w:rsid w:val="00E03C50"/>
    <w:rsid w:val="00E03F42"/>
    <w:rsid w:val="00E04387"/>
    <w:rsid w:val="00E05265"/>
    <w:rsid w:val="00E05B31"/>
    <w:rsid w:val="00E05BCA"/>
    <w:rsid w:val="00E0778D"/>
    <w:rsid w:val="00E077B0"/>
    <w:rsid w:val="00E1062A"/>
    <w:rsid w:val="00E11899"/>
    <w:rsid w:val="00E12077"/>
    <w:rsid w:val="00E121BD"/>
    <w:rsid w:val="00E12BBB"/>
    <w:rsid w:val="00E13CFB"/>
    <w:rsid w:val="00E14306"/>
    <w:rsid w:val="00E149E9"/>
    <w:rsid w:val="00E151F9"/>
    <w:rsid w:val="00E15B14"/>
    <w:rsid w:val="00E165EC"/>
    <w:rsid w:val="00E16D6C"/>
    <w:rsid w:val="00E16E5B"/>
    <w:rsid w:val="00E177F9"/>
    <w:rsid w:val="00E17D66"/>
    <w:rsid w:val="00E20AF8"/>
    <w:rsid w:val="00E22CA6"/>
    <w:rsid w:val="00E22FBD"/>
    <w:rsid w:val="00E23CE4"/>
    <w:rsid w:val="00E23F43"/>
    <w:rsid w:val="00E24213"/>
    <w:rsid w:val="00E247A8"/>
    <w:rsid w:val="00E24C90"/>
    <w:rsid w:val="00E25EEA"/>
    <w:rsid w:val="00E2752A"/>
    <w:rsid w:val="00E27C57"/>
    <w:rsid w:val="00E27FB8"/>
    <w:rsid w:val="00E30E05"/>
    <w:rsid w:val="00E31092"/>
    <w:rsid w:val="00E31E77"/>
    <w:rsid w:val="00E32088"/>
    <w:rsid w:val="00E322FE"/>
    <w:rsid w:val="00E3252E"/>
    <w:rsid w:val="00E32C7A"/>
    <w:rsid w:val="00E330D0"/>
    <w:rsid w:val="00E338BF"/>
    <w:rsid w:val="00E34345"/>
    <w:rsid w:val="00E377A9"/>
    <w:rsid w:val="00E37A1E"/>
    <w:rsid w:val="00E4006D"/>
    <w:rsid w:val="00E40BFA"/>
    <w:rsid w:val="00E41380"/>
    <w:rsid w:val="00E42558"/>
    <w:rsid w:val="00E429F5"/>
    <w:rsid w:val="00E42B7F"/>
    <w:rsid w:val="00E43244"/>
    <w:rsid w:val="00E432AC"/>
    <w:rsid w:val="00E4358C"/>
    <w:rsid w:val="00E440B1"/>
    <w:rsid w:val="00E442D5"/>
    <w:rsid w:val="00E444DB"/>
    <w:rsid w:val="00E458CE"/>
    <w:rsid w:val="00E459D1"/>
    <w:rsid w:val="00E474EB"/>
    <w:rsid w:val="00E50193"/>
    <w:rsid w:val="00E513FD"/>
    <w:rsid w:val="00E51598"/>
    <w:rsid w:val="00E52AA7"/>
    <w:rsid w:val="00E52C8F"/>
    <w:rsid w:val="00E540B2"/>
    <w:rsid w:val="00E54BCF"/>
    <w:rsid w:val="00E54CD0"/>
    <w:rsid w:val="00E5515D"/>
    <w:rsid w:val="00E55462"/>
    <w:rsid w:val="00E55C4B"/>
    <w:rsid w:val="00E57810"/>
    <w:rsid w:val="00E6019C"/>
    <w:rsid w:val="00E617A0"/>
    <w:rsid w:val="00E617DB"/>
    <w:rsid w:val="00E61B6F"/>
    <w:rsid w:val="00E61CBB"/>
    <w:rsid w:val="00E62ACD"/>
    <w:rsid w:val="00E63B3D"/>
    <w:rsid w:val="00E642CF"/>
    <w:rsid w:val="00E64FA5"/>
    <w:rsid w:val="00E655F6"/>
    <w:rsid w:val="00E65BDF"/>
    <w:rsid w:val="00E66AE3"/>
    <w:rsid w:val="00E66E09"/>
    <w:rsid w:val="00E6701E"/>
    <w:rsid w:val="00E676EF"/>
    <w:rsid w:val="00E70D07"/>
    <w:rsid w:val="00E724FB"/>
    <w:rsid w:val="00E72568"/>
    <w:rsid w:val="00E74CE5"/>
    <w:rsid w:val="00E752D6"/>
    <w:rsid w:val="00E75B65"/>
    <w:rsid w:val="00E75BC3"/>
    <w:rsid w:val="00E7610B"/>
    <w:rsid w:val="00E76E84"/>
    <w:rsid w:val="00E7722A"/>
    <w:rsid w:val="00E80EF7"/>
    <w:rsid w:val="00E811A0"/>
    <w:rsid w:val="00E819FE"/>
    <w:rsid w:val="00E81B91"/>
    <w:rsid w:val="00E823DC"/>
    <w:rsid w:val="00E8290B"/>
    <w:rsid w:val="00E82B1F"/>
    <w:rsid w:val="00E8356E"/>
    <w:rsid w:val="00E83E77"/>
    <w:rsid w:val="00E84219"/>
    <w:rsid w:val="00E85F1D"/>
    <w:rsid w:val="00E86A0F"/>
    <w:rsid w:val="00E87B61"/>
    <w:rsid w:val="00E87E10"/>
    <w:rsid w:val="00E904D6"/>
    <w:rsid w:val="00E913A6"/>
    <w:rsid w:val="00E91745"/>
    <w:rsid w:val="00E92112"/>
    <w:rsid w:val="00E92EE0"/>
    <w:rsid w:val="00E9391C"/>
    <w:rsid w:val="00E93ABF"/>
    <w:rsid w:val="00E93D89"/>
    <w:rsid w:val="00E94375"/>
    <w:rsid w:val="00E95303"/>
    <w:rsid w:val="00E9720E"/>
    <w:rsid w:val="00E97DD6"/>
    <w:rsid w:val="00EA0A23"/>
    <w:rsid w:val="00EA11EA"/>
    <w:rsid w:val="00EA12A9"/>
    <w:rsid w:val="00EA1B9F"/>
    <w:rsid w:val="00EA28FB"/>
    <w:rsid w:val="00EA3B28"/>
    <w:rsid w:val="00EA451E"/>
    <w:rsid w:val="00EA4A53"/>
    <w:rsid w:val="00EA5606"/>
    <w:rsid w:val="00EA5C4B"/>
    <w:rsid w:val="00EA63EB"/>
    <w:rsid w:val="00EA6D1C"/>
    <w:rsid w:val="00EA7526"/>
    <w:rsid w:val="00EB0BF9"/>
    <w:rsid w:val="00EB16DD"/>
    <w:rsid w:val="00EB21FD"/>
    <w:rsid w:val="00EB2770"/>
    <w:rsid w:val="00EB2DE1"/>
    <w:rsid w:val="00EB3348"/>
    <w:rsid w:val="00EB3B66"/>
    <w:rsid w:val="00EB4312"/>
    <w:rsid w:val="00EB5441"/>
    <w:rsid w:val="00EB642F"/>
    <w:rsid w:val="00EB724F"/>
    <w:rsid w:val="00EC00AD"/>
    <w:rsid w:val="00EC0C51"/>
    <w:rsid w:val="00EC244E"/>
    <w:rsid w:val="00EC3A85"/>
    <w:rsid w:val="00EC488C"/>
    <w:rsid w:val="00EC61EE"/>
    <w:rsid w:val="00EC6E1C"/>
    <w:rsid w:val="00EC75A3"/>
    <w:rsid w:val="00EC7619"/>
    <w:rsid w:val="00EC7E9F"/>
    <w:rsid w:val="00ED0A6F"/>
    <w:rsid w:val="00ED0D90"/>
    <w:rsid w:val="00ED13D2"/>
    <w:rsid w:val="00ED1936"/>
    <w:rsid w:val="00ED19FF"/>
    <w:rsid w:val="00ED1B9E"/>
    <w:rsid w:val="00ED3012"/>
    <w:rsid w:val="00ED39A0"/>
    <w:rsid w:val="00ED3E05"/>
    <w:rsid w:val="00ED4A4A"/>
    <w:rsid w:val="00ED5697"/>
    <w:rsid w:val="00ED6665"/>
    <w:rsid w:val="00ED701E"/>
    <w:rsid w:val="00ED736A"/>
    <w:rsid w:val="00ED7691"/>
    <w:rsid w:val="00ED76BE"/>
    <w:rsid w:val="00ED77B9"/>
    <w:rsid w:val="00EE03D8"/>
    <w:rsid w:val="00EE048A"/>
    <w:rsid w:val="00EE0606"/>
    <w:rsid w:val="00EE061F"/>
    <w:rsid w:val="00EE23B2"/>
    <w:rsid w:val="00EE31A7"/>
    <w:rsid w:val="00EE3226"/>
    <w:rsid w:val="00EE48DA"/>
    <w:rsid w:val="00EE4CBC"/>
    <w:rsid w:val="00EE64B7"/>
    <w:rsid w:val="00EE67C0"/>
    <w:rsid w:val="00EE6B8E"/>
    <w:rsid w:val="00EE6C07"/>
    <w:rsid w:val="00EE6F6B"/>
    <w:rsid w:val="00EF0999"/>
    <w:rsid w:val="00EF0D6D"/>
    <w:rsid w:val="00EF10FE"/>
    <w:rsid w:val="00EF1183"/>
    <w:rsid w:val="00EF129A"/>
    <w:rsid w:val="00EF1781"/>
    <w:rsid w:val="00EF1A9B"/>
    <w:rsid w:val="00EF1C6C"/>
    <w:rsid w:val="00EF271F"/>
    <w:rsid w:val="00EF28D2"/>
    <w:rsid w:val="00EF2B0C"/>
    <w:rsid w:val="00EF38BD"/>
    <w:rsid w:val="00EF393B"/>
    <w:rsid w:val="00EF420A"/>
    <w:rsid w:val="00EF4AEB"/>
    <w:rsid w:val="00EF603F"/>
    <w:rsid w:val="00EF7C0B"/>
    <w:rsid w:val="00EF7FD1"/>
    <w:rsid w:val="00F00A20"/>
    <w:rsid w:val="00F03ADE"/>
    <w:rsid w:val="00F04063"/>
    <w:rsid w:val="00F04876"/>
    <w:rsid w:val="00F04C3F"/>
    <w:rsid w:val="00F04FF7"/>
    <w:rsid w:val="00F0555F"/>
    <w:rsid w:val="00F065B4"/>
    <w:rsid w:val="00F06FD8"/>
    <w:rsid w:val="00F07C70"/>
    <w:rsid w:val="00F104DF"/>
    <w:rsid w:val="00F10C4C"/>
    <w:rsid w:val="00F12BF6"/>
    <w:rsid w:val="00F136EC"/>
    <w:rsid w:val="00F13B53"/>
    <w:rsid w:val="00F147E0"/>
    <w:rsid w:val="00F15000"/>
    <w:rsid w:val="00F152FE"/>
    <w:rsid w:val="00F15324"/>
    <w:rsid w:val="00F1611E"/>
    <w:rsid w:val="00F16A46"/>
    <w:rsid w:val="00F16BE3"/>
    <w:rsid w:val="00F16D9B"/>
    <w:rsid w:val="00F20711"/>
    <w:rsid w:val="00F20FDE"/>
    <w:rsid w:val="00F21274"/>
    <w:rsid w:val="00F21B93"/>
    <w:rsid w:val="00F225BF"/>
    <w:rsid w:val="00F22649"/>
    <w:rsid w:val="00F22CF4"/>
    <w:rsid w:val="00F233BD"/>
    <w:rsid w:val="00F2342D"/>
    <w:rsid w:val="00F2518F"/>
    <w:rsid w:val="00F2599D"/>
    <w:rsid w:val="00F25CC0"/>
    <w:rsid w:val="00F30C77"/>
    <w:rsid w:val="00F31129"/>
    <w:rsid w:val="00F314FA"/>
    <w:rsid w:val="00F3213D"/>
    <w:rsid w:val="00F331DE"/>
    <w:rsid w:val="00F3399A"/>
    <w:rsid w:val="00F340DA"/>
    <w:rsid w:val="00F34FB4"/>
    <w:rsid w:val="00F36370"/>
    <w:rsid w:val="00F36DEB"/>
    <w:rsid w:val="00F37466"/>
    <w:rsid w:val="00F419F8"/>
    <w:rsid w:val="00F41F2C"/>
    <w:rsid w:val="00F4229F"/>
    <w:rsid w:val="00F4280B"/>
    <w:rsid w:val="00F428C9"/>
    <w:rsid w:val="00F42F17"/>
    <w:rsid w:val="00F4386F"/>
    <w:rsid w:val="00F43E66"/>
    <w:rsid w:val="00F44426"/>
    <w:rsid w:val="00F44C1A"/>
    <w:rsid w:val="00F44F42"/>
    <w:rsid w:val="00F46B38"/>
    <w:rsid w:val="00F47E0C"/>
    <w:rsid w:val="00F47F97"/>
    <w:rsid w:val="00F505B4"/>
    <w:rsid w:val="00F50B4C"/>
    <w:rsid w:val="00F50D07"/>
    <w:rsid w:val="00F518D2"/>
    <w:rsid w:val="00F52563"/>
    <w:rsid w:val="00F536FD"/>
    <w:rsid w:val="00F562D7"/>
    <w:rsid w:val="00F563C7"/>
    <w:rsid w:val="00F56887"/>
    <w:rsid w:val="00F60006"/>
    <w:rsid w:val="00F61503"/>
    <w:rsid w:val="00F61B42"/>
    <w:rsid w:val="00F62361"/>
    <w:rsid w:val="00F6266E"/>
    <w:rsid w:val="00F62962"/>
    <w:rsid w:val="00F63CC9"/>
    <w:rsid w:val="00F63CD4"/>
    <w:rsid w:val="00F63E2E"/>
    <w:rsid w:val="00F64406"/>
    <w:rsid w:val="00F6466E"/>
    <w:rsid w:val="00F65465"/>
    <w:rsid w:val="00F65A02"/>
    <w:rsid w:val="00F65D45"/>
    <w:rsid w:val="00F6655D"/>
    <w:rsid w:val="00F66E92"/>
    <w:rsid w:val="00F67E40"/>
    <w:rsid w:val="00F67EC2"/>
    <w:rsid w:val="00F7074A"/>
    <w:rsid w:val="00F70FE2"/>
    <w:rsid w:val="00F72311"/>
    <w:rsid w:val="00F72DF3"/>
    <w:rsid w:val="00F735C8"/>
    <w:rsid w:val="00F74548"/>
    <w:rsid w:val="00F74916"/>
    <w:rsid w:val="00F74D32"/>
    <w:rsid w:val="00F7501A"/>
    <w:rsid w:val="00F76175"/>
    <w:rsid w:val="00F76AA1"/>
    <w:rsid w:val="00F76BFD"/>
    <w:rsid w:val="00F76E88"/>
    <w:rsid w:val="00F775D6"/>
    <w:rsid w:val="00F77911"/>
    <w:rsid w:val="00F8001E"/>
    <w:rsid w:val="00F822D5"/>
    <w:rsid w:val="00F82BDC"/>
    <w:rsid w:val="00F84A98"/>
    <w:rsid w:val="00F85A6D"/>
    <w:rsid w:val="00F864FD"/>
    <w:rsid w:val="00F8770C"/>
    <w:rsid w:val="00F90A12"/>
    <w:rsid w:val="00F911B1"/>
    <w:rsid w:val="00F91664"/>
    <w:rsid w:val="00F92596"/>
    <w:rsid w:val="00F92B78"/>
    <w:rsid w:val="00F92D92"/>
    <w:rsid w:val="00F93CDE"/>
    <w:rsid w:val="00F94C99"/>
    <w:rsid w:val="00F950B5"/>
    <w:rsid w:val="00F95AC9"/>
    <w:rsid w:val="00F964C5"/>
    <w:rsid w:val="00F9789E"/>
    <w:rsid w:val="00F97D9F"/>
    <w:rsid w:val="00F97DD1"/>
    <w:rsid w:val="00F97EB2"/>
    <w:rsid w:val="00F97EE8"/>
    <w:rsid w:val="00F97F67"/>
    <w:rsid w:val="00FA2A9D"/>
    <w:rsid w:val="00FA3830"/>
    <w:rsid w:val="00FA47E3"/>
    <w:rsid w:val="00FA5780"/>
    <w:rsid w:val="00FA7AF5"/>
    <w:rsid w:val="00FB013D"/>
    <w:rsid w:val="00FB0165"/>
    <w:rsid w:val="00FB047D"/>
    <w:rsid w:val="00FB0557"/>
    <w:rsid w:val="00FB0A13"/>
    <w:rsid w:val="00FB2110"/>
    <w:rsid w:val="00FB26C4"/>
    <w:rsid w:val="00FB30C8"/>
    <w:rsid w:val="00FB3734"/>
    <w:rsid w:val="00FB3EDD"/>
    <w:rsid w:val="00FB4A9E"/>
    <w:rsid w:val="00FB4AF2"/>
    <w:rsid w:val="00FB585A"/>
    <w:rsid w:val="00FB5C71"/>
    <w:rsid w:val="00FB7E5B"/>
    <w:rsid w:val="00FC0AA9"/>
    <w:rsid w:val="00FC0D4E"/>
    <w:rsid w:val="00FC0E4D"/>
    <w:rsid w:val="00FC10FC"/>
    <w:rsid w:val="00FC2B83"/>
    <w:rsid w:val="00FC31DC"/>
    <w:rsid w:val="00FC3F85"/>
    <w:rsid w:val="00FC4C85"/>
    <w:rsid w:val="00FC599D"/>
    <w:rsid w:val="00FC6A00"/>
    <w:rsid w:val="00FC7A54"/>
    <w:rsid w:val="00FC7F37"/>
    <w:rsid w:val="00FD1C40"/>
    <w:rsid w:val="00FD1CB8"/>
    <w:rsid w:val="00FD25D1"/>
    <w:rsid w:val="00FD2BF9"/>
    <w:rsid w:val="00FD2F46"/>
    <w:rsid w:val="00FD2FC7"/>
    <w:rsid w:val="00FD3776"/>
    <w:rsid w:val="00FD3AF5"/>
    <w:rsid w:val="00FD3CA3"/>
    <w:rsid w:val="00FD3D5C"/>
    <w:rsid w:val="00FD45C2"/>
    <w:rsid w:val="00FD4AEC"/>
    <w:rsid w:val="00FD4B6F"/>
    <w:rsid w:val="00FD5C35"/>
    <w:rsid w:val="00FD6286"/>
    <w:rsid w:val="00FD6B44"/>
    <w:rsid w:val="00FD706A"/>
    <w:rsid w:val="00FD7266"/>
    <w:rsid w:val="00FD7595"/>
    <w:rsid w:val="00FD7859"/>
    <w:rsid w:val="00FE0E05"/>
    <w:rsid w:val="00FE15A4"/>
    <w:rsid w:val="00FE1624"/>
    <w:rsid w:val="00FE2659"/>
    <w:rsid w:val="00FE281B"/>
    <w:rsid w:val="00FE2BEF"/>
    <w:rsid w:val="00FE3547"/>
    <w:rsid w:val="00FE439F"/>
    <w:rsid w:val="00FE4AA1"/>
    <w:rsid w:val="00FE5234"/>
    <w:rsid w:val="00FE61B7"/>
    <w:rsid w:val="00FE6930"/>
    <w:rsid w:val="00FE7C41"/>
    <w:rsid w:val="00FF23EA"/>
    <w:rsid w:val="00FF2BA8"/>
    <w:rsid w:val="00FF3100"/>
    <w:rsid w:val="00FF3E25"/>
    <w:rsid w:val="00FF4895"/>
    <w:rsid w:val="00FF4EB6"/>
    <w:rsid w:val="00FF5135"/>
    <w:rsid w:val="00FF6DC3"/>
    <w:rsid w:val="00FF7847"/>
    <w:rsid w:val="00FF7B49"/>
    <w:rsid w:val="00FF7DB0"/>
    <w:rsid w:val="01036291"/>
    <w:rsid w:val="010B65CA"/>
    <w:rsid w:val="015A9B0E"/>
    <w:rsid w:val="016F4B11"/>
    <w:rsid w:val="01991952"/>
    <w:rsid w:val="01D14A44"/>
    <w:rsid w:val="021AFFF0"/>
    <w:rsid w:val="0246D2EE"/>
    <w:rsid w:val="02C432A4"/>
    <w:rsid w:val="02C97FFB"/>
    <w:rsid w:val="037AEB97"/>
    <w:rsid w:val="037EB4A3"/>
    <w:rsid w:val="0381E5C1"/>
    <w:rsid w:val="0393DF9C"/>
    <w:rsid w:val="039546C7"/>
    <w:rsid w:val="03CE7E1A"/>
    <w:rsid w:val="03D4A2F2"/>
    <w:rsid w:val="03FF2FDD"/>
    <w:rsid w:val="04027E2A"/>
    <w:rsid w:val="0431702D"/>
    <w:rsid w:val="0457B392"/>
    <w:rsid w:val="04877E33"/>
    <w:rsid w:val="04BE2737"/>
    <w:rsid w:val="04C56CCC"/>
    <w:rsid w:val="04D0BA14"/>
    <w:rsid w:val="04E8D1F7"/>
    <w:rsid w:val="04F56D20"/>
    <w:rsid w:val="04F705E1"/>
    <w:rsid w:val="054019A2"/>
    <w:rsid w:val="05A78B6C"/>
    <w:rsid w:val="0601BCD5"/>
    <w:rsid w:val="060E4010"/>
    <w:rsid w:val="061FB6C8"/>
    <w:rsid w:val="06234E94"/>
    <w:rsid w:val="06A66946"/>
    <w:rsid w:val="06B4A786"/>
    <w:rsid w:val="0706CFA5"/>
    <w:rsid w:val="0706D2F4"/>
    <w:rsid w:val="07183C8D"/>
    <w:rsid w:val="079795AA"/>
    <w:rsid w:val="080DFBA8"/>
    <w:rsid w:val="0862667C"/>
    <w:rsid w:val="08725E57"/>
    <w:rsid w:val="087ED539"/>
    <w:rsid w:val="08CF01C9"/>
    <w:rsid w:val="0978C040"/>
    <w:rsid w:val="099393F6"/>
    <w:rsid w:val="09C0C69D"/>
    <w:rsid w:val="09CE17B3"/>
    <w:rsid w:val="0A031699"/>
    <w:rsid w:val="0A31B7AB"/>
    <w:rsid w:val="0A52F037"/>
    <w:rsid w:val="0A5D5A40"/>
    <w:rsid w:val="0A61D432"/>
    <w:rsid w:val="0A63645F"/>
    <w:rsid w:val="0A8BDACE"/>
    <w:rsid w:val="0AEAC9ED"/>
    <w:rsid w:val="0AF6CF0B"/>
    <w:rsid w:val="0B24B2B3"/>
    <w:rsid w:val="0B5B8A66"/>
    <w:rsid w:val="0B709E2B"/>
    <w:rsid w:val="0B713B52"/>
    <w:rsid w:val="0B98993B"/>
    <w:rsid w:val="0BFC1B9F"/>
    <w:rsid w:val="0C480CAA"/>
    <w:rsid w:val="0CA2D88F"/>
    <w:rsid w:val="0CAB4E2D"/>
    <w:rsid w:val="0D0CC964"/>
    <w:rsid w:val="0D61A6BB"/>
    <w:rsid w:val="0D6E599E"/>
    <w:rsid w:val="0D9DA4CC"/>
    <w:rsid w:val="0DA34F25"/>
    <w:rsid w:val="0DC3501D"/>
    <w:rsid w:val="0E3CFE48"/>
    <w:rsid w:val="0E4BE120"/>
    <w:rsid w:val="0E6E86C6"/>
    <w:rsid w:val="0E96656A"/>
    <w:rsid w:val="0EA2045B"/>
    <w:rsid w:val="0EC54644"/>
    <w:rsid w:val="0F04C279"/>
    <w:rsid w:val="0F061FD1"/>
    <w:rsid w:val="0F11512F"/>
    <w:rsid w:val="0F1535AF"/>
    <w:rsid w:val="0F3F8FC0"/>
    <w:rsid w:val="0F69FE62"/>
    <w:rsid w:val="0F9B2B1D"/>
    <w:rsid w:val="1024B8B1"/>
    <w:rsid w:val="102ED9C9"/>
    <w:rsid w:val="1087D0D2"/>
    <w:rsid w:val="10DE6011"/>
    <w:rsid w:val="110FFF1C"/>
    <w:rsid w:val="113B219D"/>
    <w:rsid w:val="113CB515"/>
    <w:rsid w:val="114D3E80"/>
    <w:rsid w:val="11CA92F7"/>
    <w:rsid w:val="11EF5B94"/>
    <w:rsid w:val="1204DCE3"/>
    <w:rsid w:val="12050940"/>
    <w:rsid w:val="126CE617"/>
    <w:rsid w:val="127A3072"/>
    <w:rsid w:val="12A96BC4"/>
    <w:rsid w:val="13364C6A"/>
    <w:rsid w:val="136860C2"/>
    <w:rsid w:val="139309F5"/>
    <w:rsid w:val="139DA3AE"/>
    <w:rsid w:val="13D14E7B"/>
    <w:rsid w:val="13EB969B"/>
    <w:rsid w:val="13F4A56F"/>
    <w:rsid w:val="140C6C58"/>
    <w:rsid w:val="140DAEA6"/>
    <w:rsid w:val="1455950C"/>
    <w:rsid w:val="1468E366"/>
    <w:rsid w:val="14967C38"/>
    <w:rsid w:val="14994147"/>
    <w:rsid w:val="14AC6224"/>
    <w:rsid w:val="14BDD442"/>
    <w:rsid w:val="15039115"/>
    <w:rsid w:val="150CFC20"/>
    <w:rsid w:val="153E94A3"/>
    <w:rsid w:val="1550243B"/>
    <w:rsid w:val="15A97F07"/>
    <w:rsid w:val="1676DD97"/>
    <w:rsid w:val="167D412C"/>
    <w:rsid w:val="169A2495"/>
    <w:rsid w:val="16DEE4D0"/>
    <w:rsid w:val="16EA6D64"/>
    <w:rsid w:val="17149177"/>
    <w:rsid w:val="174162C3"/>
    <w:rsid w:val="17CA440C"/>
    <w:rsid w:val="17FC4F1B"/>
    <w:rsid w:val="17FCBF26"/>
    <w:rsid w:val="185E9D18"/>
    <w:rsid w:val="186011AB"/>
    <w:rsid w:val="1892E2B7"/>
    <w:rsid w:val="18A0C2F5"/>
    <w:rsid w:val="18BCE12E"/>
    <w:rsid w:val="1924F364"/>
    <w:rsid w:val="19481D27"/>
    <w:rsid w:val="19701896"/>
    <w:rsid w:val="19B287F6"/>
    <w:rsid w:val="19E5930F"/>
    <w:rsid w:val="19FC1B58"/>
    <w:rsid w:val="1A034D0D"/>
    <w:rsid w:val="1A3148E0"/>
    <w:rsid w:val="1A7DE1B1"/>
    <w:rsid w:val="1A89528A"/>
    <w:rsid w:val="1AD85B61"/>
    <w:rsid w:val="1AFC3624"/>
    <w:rsid w:val="1B2D7FF9"/>
    <w:rsid w:val="1BB93890"/>
    <w:rsid w:val="1BF787FC"/>
    <w:rsid w:val="1C34EE71"/>
    <w:rsid w:val="1C392779"/>
    <w:rsid w:val="1C7FBDE9"/>
    <w:rsid w:val="1C9037C3"/>
    <w:rsid w:val="1C964FA4"/>
    <w:rsid w:val="1CA3EE0C"/>
    <w:rsid w:val="1CCA85BE"/>
    <w:rsid w:val="1CD75386"/>
    <w:rsid w:val="1D13F9AD"/>
    <w:rsid w:val="1D448ABF"/>
    <w:rsid w:val="1D49FB49"/>
    <w:rsid w:val="1D4DA976"/>
    <w:rsid w:val="1D7BA492"/>
    <w:rsid w:val="1DDA152E"/>
    <w:rsid w:val="1DEF3337"/>
    <w:rsid w:val="1DF61423"/>
    <w:rsid w:val="1E2250DD"/>
    <w:rsid w:val="1E67F0EE"/>
    <w:rsid w:val="1E947115"/>
    <w:rsid w:val="1ECAC36B"/>
    <w:rsid w:val="1F065E9E"/>
    <w:rsid w:val="1F0FF34D"/>
    <w:rsid w:val="1F162B7E"/>
    <w:rsid w:val="1F201C2D"/>
    <w:rsid w:val="1FAC8C35"/>
    <w:rsid w:val="2020A586"/>
    <w:rsid w:val="203D397D"/>
    <w:rsid w:val="20747F9B"/>
    <w:rsid w:val="20819C0B"/>
    <w:rsid w:val="20ABC3AE"/>
    <w:rsid w:val="21042B1B"/>
    <w:rsid w:val="2111B5F0"/>
    <w:rsid w:val="21A5C0A7"/>
    <w:rsid w:val="21B0DE41"/>
    <w:rsid w:val="21B8C7C5"/>
    <w:rsid w:val="21BF82AB"/>
    <w:rsid w:val="22301F00"/>
    <w:rsid w:val="2247940F"/>
    <w:rsid w:val="226FCB39"/>
    <w:rsid w:val="22823F6D"/>
    <w:rsid w:val="22A59C4E"/>
    <w:rsid w:val="22CB27FE"/>
    <w:rsid w:val="22D50322"/>
    <w:rsid w:val="2303764E"/>
    <w:rsid w:val="231BA108"/>
    <w:rsid w:val="23A1A3D6"/>
    <w:rsid w:val="23C38FEA"/>
    <w:rsid w:val="23E2ACE8"/>
    <w:rsid w:val="23F72699"/>
    <w:rsid w:val="24279D0D"/>
    <w:rsid w:val="243E602F"/>
    <w:rsid w:val="2448676F"/>
    <w:rsid w:val="24A3465D"/>
    <w:rsid w:val="25140BDE"/>
    <w:rsid w:val="25267D44"/>
    <w:rsid w:val="257586E4"/>
    <w:rsid w:val="257AD5D7"/>
    <w:rsid w:val="2586CB09"/>
    <w:rsid w:val="259B200D"/>
    <w:rsid w:val="25A4779E"/>
    <w:rsid w:val="25A6C7B8"/>
    <w:rsid w:val="25ABE104"/>
    <w:rsid w:val="260EC679"/>
    <w:rsid w:val="26954539"/>
    <w:rsid w:val="269A2FF4"/>
    <w:rsid w:val="26A6A145"/>
    <w:rsid w:val="27347CBE"/>
    <w:rsid w:val="277BCB7F"/>
    <w:rsid w:val="2780B326"/>
    <w:rsid w:val="278D484D"/>
    <w:rsid w:val="278ECE37"/>
    <w:rsid w:val="27AFD819"/>
    <w:rsid w:val="27C32C5F"/>
    <w:rsid w:val="27D516B4"/>
    <w:rsid w:val="27E843F1"/>
    <w:rsid w:val="2807C509"/>
    <w:rsid w:val="289CFB96"/>
    <w:rsid w:val="28BA3E01"/>
    <w:rsid w:val="297670AA"/>
    <w:rsid w:val="297ED391"/>
    <w:rsid w:val="29BB5C52"/>
    <w:rsid w:val="2A2A1545"/>
    <w:rsid w:val="2A31E803"/>
    <w:rsid w:val="2A59F905"/>
    <w:rsid w:val="2A91E504"/>
    <w:rsid w:val="2A964C4E"/>
    <w:rsid w:val="2AAED1B1"/>
    <w:rsid w:val="2AB55D94"/>
    <w:rsid w:val="2AD6780A"/>
    <w:rsid w:val="2ADA07B0"/>
    <w:rsid w:val="2AEE3918"/>
    <w:rsid w:val="2B05EC70"/>
    <w:rsid w:val="2B1E44E6"/>
    <w:rsid w:val="2B1FC05D"/>
    <w:rsid w:val="2B52D2CE"/>
    <w:rsid w:val="2B7BF89A"/>
    <w:rsid w:val="2B7E7DB6"/>
    <w:rsid w:val="2B8B64EA"/>
    <w:rsid w:val="2BA13113"/>
    <w:rsid w:val="2C86FC3A"/>
    <w:rsid w:val="2C9154AB"/>
    <w:rsid w:val="2C9521F1"/>
    <w:rsid w:val="2D34231C"/>
    <w:rsid w:val="2D569C32"/>
    <w:rsid w:val="2DAE3CE1"/>
    <w:rsid w:val="2DB4E58B"/>
    <w:rsid w:val="2DC985C6"/>
    <w:rsid w:val="2DD2A23C"/>
    <w:rsid w:val="2DD60B02"/>
    <w:rsid w:val="2E079207"/>
    <w:rsid w:val="2E18F0D1"/>
    <w:rsid w:val="2E2791F8"/>
    <w:rsid w:val="2E2E0D73"/>
    <w:rsid w:val="2E668EE8"/>
    <w:rsid w:val="2E853B12"/>
    <w:rsid w:val="2EC2EB20"/>
    <w:rsid w:val="2ED5AAA7"/>
    <w:rsid w:val="2ED7DA3A"/>
    <w:rsid w:val="2EDDA877"/>
    <w:rsid w:val="2F0A3AED"/>
    <w:rsid w:val="2F15B4FB"/>
    <w:rsid w:val="2F4450C3"/>
    <w:rsid w:val="2F5D9C6D"/>
    <w:rsid w:val="2F6E729D"/>
    <w:rsid w:val="2F8054F9"/>
    <w:rsid w:val="2F8637AC"/>
    <w:rsid w:val="2FDFCE2B"/>
    <w:rsid w:val="2FE6C91E"/>
    <w:rsid w:val="3000C2D9"/>
    <w:rsid w:val="300419D8"/>
    <w:rsid w:val="30202E18"/>
    <w:rsid w:val="30B76ECB"/>
    <w:rsid w:val="31012688"/>
    <w:rsid w:val="3135CA42"/>
    <w:rsid w:val="314912CF"/>
    <w:rsid w:val="31640A25"/>
    <w:rsid w:val="31878AA6"/>
    <w:rsid w:val="319DB5F9"/>
    <w:rsid w:val="31ED8190"/>
    <w:rsid w:val="3209A267"/>
    <w:rsid w:val="32117A7A"/>
    <w:rsid w:val="3261E4B2"/>
    <w:rsid w:val="32AA5166"/>
    <w:rsid w:val="32CC7A79"/>
    <w:rsid w:val="332DFD6C"/>
    <w:rsid w:val="333261FC"/>
    <w:rsid w:val="334568B0"/>
    <w:rsid w:val="335DA668"/>
    <w:rsid w:val="33624B2D"/>
    <w:rsid w:val="338663CD"/>
    <w:rsid w:val="33AA5F39"/>
    <w:rsid w:val="33DA84CC"/>
    <w:rsid w:val="33E74E72"/>
    <w:rsid w:val="347BF301"/>
    <w:rsid w:val="34BC8E5A"/>
    <w:rsid w:val="34CAE9A3"/>
    <w:rsid w:val="353D9041"/>
    <w:rsid w:val="35872740"/>
    <w:rsid w:val="35967911"/>
    <w:rsid w:val="35BA03F0"/>
    <w:rsid w:val="35C532C3"/>
    <w:rsid w:val="35DC5154"/>
    <w:rsid w:val="360921A4"/>
    <w:rsid w:val="365599E2"/>
    <w:rsid w:val="365B3683"/>
    <w:rsid w:val="365EC645"/>
    <w:rsid w:val="366167C7"/>
    <w:rsid w:val="36973756"/>
    <w:rsid w:val="36AA50C6"/>
    <w:rsid w:val="36E0A9A8"/>
    <w:rsid w:val="36EAE50F"/>
    <w:rsid w:val="370829F8"/>
    <w:rsid w:val="375D78DB"/>
    <w:rsid w:val="378A6381"/>
    <w:rsid w:val="37F2DE5A"/>
    <w:rsid w:val="37F8449D"/>
    <w:rsid w:val="386947E0"/>
    <w:rsid w:val="38708658"/>
    <w:rsid w:val="38876ED0"/>
    <w:rsid w:val="389D487B"/>
    <w:rsid w:val="38A28862"/>
    <w:rsid w:val="38B61BC6"/>
    <w:rsid w:val="38D95A81"/>
    <w:rsid w:val="38F7D490"/>
    <w:rsid w:val="39028A09"/>
    <w:rsid w:val="391CB606"/>
    <w:rsid w:val="3939A5F1"/>
    <w:rsid w:val="395C3C31"/>
    <w:rsid w:val="397C49A3"/>
    <w:rsid w:val="399EA055"/>
    <w:rsid w:val="39A02D7B"/>
    <w:rsid w:val="39B6A2AF"/>
    <w:rsid w:val="39BE23EE"/>
    <w:rsid w:val="3A11B3B9"/>
    <w:rsid w:val="3A39C7B8"/>
    <w:rsid w:val="3A3A338C"/>
    <w:rsid w:val="3A96E468"/>
    <w:rsid w:val="3ADF92F1"/>
    <w:rsid w:val="3B4B835F"/>
    <w:rsid w:val="3B6FC85C"/>
    <w:rsid w:val="3B8A7EB8"/>
    <w:rsid w:val="3BA6EE76"/>
    <w:rsid w:val="3BC42A45"/>
    <w:rsid w:val="3BC777EA"/>
    <w:rsid w:val="3BCC2C5E"/>
    <w:rsid w:val="3BE9467A"/>
    <w:rsid w:val="3C20233B"/>
    <w:rsid w:val="3C37E2C0"/>
    <w:rsid w:val="3C489DAF"/>
    <w:rsid w:val="3C8044ED"/>
    <w:rsid w:val="3C916F2B"/>
    <w:rsid w:val="3CD95329"/>
    <w:rsid w:val="3CF77CB7"/>
    <w:rsid w:val="3D0670BB"/>
    <w:rsid w:val="3D0C3035"/>
    <w:rsid w:val="3D22980D"/>
    <w:rsid w:val="3D399C64"/>
    <w:rsid w:val="3D3CD4CA"/>
    <w:rsid w:val="3DA1026F"/>
    <w:rsid w:val="3DBA0ADC"/>
    <w:rsid w:val="3E071D34"/>
    <w:rsid w:val="3E6952B8"/>
    <w:rsid w:val="3E9517DD"/>
    <w:rsid w:val="3EBA80B2"/>
    <w:rsid w:val="3EBD31A9"/>
    <w:rsid w:val="3F45C4BE"/>
    <w:rsid w:val="3F911F79"/>
    <w:rsid w:val="3FD42C76"/>
    <w:rsid w:val="4010F3EB"/>
    <w:rsid w:val="401DFAA7"/>
    <w:rsid w:val="405B3F84"/>
    <w:rsid w:val="40BD8535"/>
    <w:rsid w:val="40BE207D"/>
    <w:rsid w:val="40C7CA92"/>
    <w:rsid w:val="40E1951F"/>
    <w:rsid w:val="40F0180F"/>
    <w:rsid w:val="414E1786"/>
    <w:rsid w:val="41A8269A"/>
    <w:rsid w:val="41F60930"/>
    <w:rsid w:val="42266320"/>
    <w:rsid w:val="422B5CB9"/>
    <w:rsid w:val="423B942D"/>
    <w:rsid w:val="42503ADF"/>
    <w:rsid w:val="427294A0"/>
    <w:rsid w:val="427943FE"/>
    <w:rsid w:val="429CB7A3"/>
    <w:rsid w:val="42B02E5A"/>
    <w:rsid w:val="42DDD0AD"/>
    <w:rsid w:val="4326337C"/>
    <w:rsid w:val="432BCC3E"/>
    <w:rsid w:val="43C42F02"/>
    <w:rsid w:val="4402953A"/>
    <w:rsid w:val="442CB127"/>
    <w:rsid w:val="4430A0C3"/>
    <w:rsid w:val="44324725"/>
    <w:rsid w:val="4446F75B"/>
    <w:rsid w:val="4456D89A"/>
    <w:rsid w:val="446D4B23"/>
    <w:rsid w:val="44B298FA"/>
    <w:rsid w:val="44DE44EE"/>
    <w:rsid w:val="45199CE1"/>
    <w:rsid w:val="452DA9F2"/>
    <w:rsid w:val="456AFB4B"/>
    <w:rsid w:val="45B559A7"/>
    <w:rsid w:val="45ED1849"/>
    <w:rsid w:val="46363D1D"/>
    <w:rsid w:val="4641DB5D"/>
    <w:rsid w:val="4673AB32"/>
    <w:rsid w:val="4677242D"/>
    <w:rsid w:val="4684910B"/>
    <w:rsid w:val="46C37375"/>
    <w:rsid w:val="46C9BD55"/>
    <w:rsid w:val="46CF6408"/>
    <w:rsid w:val="46E205A8"/>
    <w:rsid w:val="46F34B54"/>
    <w:rsid w:val="479EE7E8"/>
    <w:rsid w:val="47F13547"/>
    <w:rsid w:val="48083820"/>
    <w:rsid w:val="480935CD"/>
    <w:rsid w:val="480F7B93"/>
    <w:rsid w:val="481C05D0"/>
    <w:rsid w:val="48BEF224"/>
    <w:rsid w:val="48E8E109"/>
    <w:rsid w:val="4906833D"/>
    <w:rsid w:val="494845E9"/>
    <w:rsid w:val="49908B90"/>
    <w:rsid w:val="49B68DFC"/>
    <w:rsid w:val="49D37F5D"/>
    <w:rsid w:val="4A247865"/>
    <w:rsid w:val="4A2C1C6C"/>
    <w:rsid w:val="4A5F2354"/>
    <w:rsid w:val="4B0AAB6B"/>
    <w:rsid w:val="4B0E1696"/>
    <w:rsid w:val="4B23A0F7"/>
    <w:rsid w:val="4B708460"/>
    <w:rsid w:val="4BA28C2F"/>
    <w:rsid w:val="4BFAF3B5"/>
    <w:rsid w:val="4C23B822"/>
    <w:rsid w:val="4C306F30"/>
    <w:rsid w:val="4C57DDFF"/>
    <w:rsid w:val="4C8A3D5E"/>
    <w:rsid w:val="4CA6CE54"/>
    <w:rsid w:val="4CBE4257"/>
    <w:rsid w:val="4CE9944D"/>
    <w:rsid w:val="4CF31434"/>
    <w:rsid w:val="4CFC8E7D"/>
    <w:rsid w:val="4D3437BD"/>
    <w:rsid w:val="4D995EBB"/>
    <w:rsid w:val="4DAB7E25"/>
    <w:rsid w:val="4E0BEE40"/>
    <w:rsid w:val="4E1E0473"/>
    <w:rsid w:val="4E2461DD"/>
    <w:rsid w:val="4E2B6738"/>
    <w:rsid w:val="4E3D9E3C"/>
    <w:rsid w:val="4E45B758"/>
    <w:rsid w:val="4E5EC59B"/>
    <w:rsid w:val="4E6099A8"/>
    <w:rsid w:val="4E6AFA11"/>
    <w:rsid w:val="4EEC0B72"/>
    <w:rsid w:val="4EF181AD"/>
    <w:rsid w:val="4EFA39ED"/>
    <w:rsid w:val="4F02E4C1"/>
    <w:rsid w:val="4F10BFB4"/>
    <w:rsid w:val="4F55A19D"/>
    <w:rsid w:val="4F628A49"/>
    <w:rsid w:val="4F6B5C88"/>
    <w:rsid w:val="4F766E66"/>
    <w:rsid w:val="4FE187B9"/>
    <w:rsid w:val="5001651B"/>
    <w:rsid w:val="502E9598"/>
    <w:rsid w:val="503E7059"/>
    <w:rsid w:val="50464A25"/>
    <w:rsid w:val="505F992A"/>
    <w:rsid w:val="50682E61"/>
    <w:rsid w:val="508B55D3"/>
    <w:rsid w:val="50B9FB76"/>
    <w:rsid w:val="50C57F26"/>
    <w:rsid w:val="50DD29E5"/>
    <w:rsid w:val="50EB2537"/>
    <w:rsid w:val="5104ADEC"/>
    <w:rsid w:val="511E5D48"/>
    <w:rsid w:val="511E90F8"/>
    <w:rsid w:val="516D8619"/>
    <w:rsid w:val="5171BAA8"/>
    <w:rsid w:val="5177C98C"/>
    <w:rsid w:val="517A3F77"/>
    <w:rsid w:val="517D95F9"/>
    <w:rsid w:val="519C4388"/>
    <w:rsid w:val="51B1FEBD"/>
    <w:rsid w:val="51FAE035"/>
    <w:rsid w:val="5220B4E2"/>
    <w:rsid w:val="52614F87"/>
    <w:rsid w:val="528D4803"/>
    <w:rsid w:val="52BE7463"/>
    <w:rsid w:val="52D4318C"/>
    <w:rsid w:val="52E8E313"/>
    <w:rsid w:val="52FAE40E"/>
    <w:rsid w:val="5317993E"/>
    <w:rsid w:val="53558117"/>
    <w:rsid w:val="537A637B"/>
    <w:rsid w:val="541FE9F3"/>
    <w:rsid w:val="543F503D"/>
    <w:rsid w:val="54CE9078"/>
    <w:rsid w:val="552D9AB7"/>
    <w:rsid w:val="55A971EF"/>
    <w:rsid w:val="55B95196"/>
    <w:rsid w:val="55BBBA54"/>
    <w:rsid w:val="55D6C29E"/>
    <w:rsid w:val="55DB04FA"/>
    <w:rsid w:val="55E370BF"/>
    <w:rsid w:val="55EA13B6"/>
    <w:rsid w:val="562E06AD"/>
    <w:rsid w:val="56303D7D"/>
    <w:rsid w:val="565200FD"/>
    <w:rsid w:val="5652DF0A"/>
    <w:rsid w:val="568A4866"/>
    <w:rsid w:val="56D07589"/>
    <w:rsid w:val="56E23167"/>
    <w:rsid w:val="56E82BDB"/>
    <w:rsid w:val="56F156D7"/>
    <w:rsid w:val="57000039"/>
    <w:rsid w:val="574823D3"/>
    <w:rsid w:val="574C4F78"/>
    <w:rsid w:val="57932E72"/>
    <w:rsid w:val="57D36110"/>
    <w:rsid w:val="57EAB887"/>
    <w:rsid w:val="58159676"/>
    <w:rsid w:val="58C620C7"/>
    <w:rsid w:val="58E008B4"/>
    <w:rsid w:val="58E0CCB2"/>
    <w:rsid w:val="58F393B1"/>
    <w:rsid w:val="590E99BC"/>
    <w:rsid w:val="59288546"/>
    <w:rsid w:val="59BEF2EB"/>
    <w:rsid w:val="59C1E928"/>
    <w:rsid w:val="5A0BFA6D"/>
    <w:rsid w:val="5A5E1DC1"/>
    <w:rsid w:val="5A840CD2"/>
    <w:rsid w:val="5A8A8C28"/>
    <w:rsid w:val="5B083EF4"/>
    <w:rsid w:val="5B2E77C4"/>
    <w:rsid w:val="5B2F2ACE"/>
    <w:rsid w:val="5B3C36F4"/>
    <w:rsid w:val="5C1445DF"/>
    <w:rsid w:val="5C327C78"/>
    <w:rsid w:val="5C88154A"/>
    <w:rsid w:val="5CBD8895"/>
    <w:rsid w:val="5CE46FCA"/>
    <w:rsid w:val="5CECC435"/>
    <w:rsid w:val="5D1E5C4C"/>
    <w:rsid w:val="5D7C3B0C"/>
    <w:rsid w:val="5D9DC48E"/>
    <w:rsid w:val="5DE4AF93"/>
    <w:rsid w:val="5E22D0C0"/>
    <w:rsid w:val="5E26139E"/>
    <w:rsid w:val="5E36F55C"/>
    <w:rsid w:val="5E3A2D03"/>
    <w:rsid w:val="5E3BAC7B"/>
    <w:rsid w:val="5E556A80"/>
    <w:rsid w:val="5E6126F0"/>
    <w:rsid w:val="5E8310D3"/>
    <w:rsid w:val="5EAADE31"/>
    <w:rsid w:val="5EB0D687"/>
    <w:rsid w:val="5EC588F9"/>
    <w:rsid w:val="5EC997B0"/>
    <w:rsid w:val="5EFEE7CC"/>
    <w:rsid w:val="5F4D097E"/>
    <w:rsid w:val="5F8757F8"/>
    <w:rsid w:val="5FBE29F7"/>
    <w:rsid w:val="6014814C"/>
    <w:rsid w:val="6032165C"/>
    <w:rsid w:val="603DDD8F"/>
    <w:rsid w:val="60AD6C6C"/>
    <w:rsid w:val="60F93C2C"/>
    <w:rsid w:val="615544B6"/>
    <w:rsid w:val="61FA9199"/>
    <w:rsid w:val="62B2EA1E"/>
    <w:rsid w:val="62DB0E22"/>
    <w:rsid w:val="62E88297"/>
    <w:rsid w:val="632A8054"/>
    <w:rsid w:val="63971D76"/>
    <w:rsid w:val="63BB3CF9"/>
    <w:rsid w:val="63FAD8AB"/>
    <w:rsid w:val="644ADFB6"/>
    <w:rsid w:val="647B74A0"/>
    <w:rsid w:val="64A89986"/>
    <w:rsid w:val="64CAD1F3"/>
    <w:rsid w:val="65063BF1"/>
    <w:rsid w:val="65CCC881"/>
    <w:rsid w:val="65D06271"/>
    <w:rsid w:val="65EA8AE0"/>
    <w:rsid w:val="65F35767"/>
    <w:rsid w:val="662D0F7B"/>
    <w:rsid w:val="6690C19C"/>
    <w:rsid w:val="6703B138"/>
    <w:rsid w:val="673841BA"/>
    <w:rsid w:val="67559F83"/>
    <w:rsid w:val="675ED75B"/>
    <w:rsid w:val="6819428D"/>
    <w:rsid w:val="686089B9"/>
    <w:rsid w:val="6868F3A4"/>
    <w:rsid w:val="68BE6C20"/>
    <w:rsid w:val="68EEA25B"/>
    <w:rsid w:val="68F809F4"/>
    <w:rsid w:val="69446E4C"/>
    <w:rsid w:val="69A516E4"/>
    <w:rsid w:val="69E7A065"/>
    <w:rsid w:val="69F05223"/>
    <w:rsid w:val="6A02ADB6"/>
    <w:rsid w:val="6A06E210"/>
    <w:rsid w:val="6A28A0E0"/>
    <w:rsid w:val="6A835CF1"/>
    <w:rsid w:val="6AD423A4"/>
    <w:rsid w:val="6B075E12"/>
    <w:rsid w:val="6B1D15A7"/>
    <w:rsid w:val="6B589F5F"/>
    <w:rsid w:val="6B779B51"/>
    <w:rsid w:val="6BAA145E"/>
    <w:rsid w:val="6BB37419"/>
    <w:rsid w:val="6BC6B615"/>
    <w:rsid w:val="6BCF260D"/>
    <w:rsid w:val="6BD616B7"/>
    <w:rsid w:val="6BFB4FF8"/>
    <w:rsid w:val="6C575888"/>
    <w:rsid w:val="6C5D098B"/>
    <w:rsid w:val="6C65873B"/>
    <w:rsid w:val="6C99313D"/>
    <w:rsid w:val="6CCF46B2"/>
    <w:rsid w:val="6D339DDC"/>
    <w:rsid w:val="6D6DD522"/>
    <w:rsid w:val="6DB08989"/>
    <w:rsid w:val="6DD0A683"/>
    <w:rsid w:val="6E3FE8E2"/>
    <w:rsid w:val="6E43673F"/>
    <w:rsid w:val="6E50F214"/>
    <w:rsid w:val="6E536E78"/>
    <w:rsid w:val="6E717CC0"/>
    <w:rsid w:val="6E8493E4"/>
    <w:rsid w:val="6EBA3AFA"/>
    <w:rsid w:val="6EE886E4"/>
    <w:rsid w:val="6F3BEEB2"/>
    <w:rsid w:val="6F4413C0"/>
    <w:rsid w:val="6F4C59EA"/>
    <w:rsid w:val="6F5AE8D5"/>
    <w:rsid w:val="6F75D0ED"/>
    <w:rsid w:val="6FAD65FE"/>
    <w:rsid w:val="6FE1AB5E"/>
    <w:rsid w:val="704F3BFC"/>
    <w:rsid w:val="708BE483"/>
    <w:rsid w:val="70A796AD"/>
    <w:rsid w:val="70A96EFF"/>
    <w:rsid w:val="70EFFB55"/>
    <w:rsid w:val="718CA76E"/>
    <w:rsid w:val="7205B84F"/>
    <w:rsid w:val="7206DBFE"/>
    <w:rsid w:val="72152FDE"/>
    <w:rsid w:val="721AC3CC"/>
    <w:rsid w:val="7275B432"/>
    <w:rsid w:val="72B20ECB"/>
    <w:rsid w:val="72FB9FEF"/>
    <w:rsid w:val="72FF1778"/>
    <w:rsid w:val="7355B5E1"/>
    <w:rsid w:val="735BEF8B"/>
    <w:rsid w:val="735EDEF0"/>
    <w:rsid w:val="741EDEDC"/>
    <w:rsid w:val="74AB2A63"/>
    <w:rsid w:val="74BC380C"/>
    <w:rsid w:val="74C2C3D1"/>
    <w:rsid w:val="74DB14C0"/>
    <w:rsid w:val="752644AE"/>
    <w:rsid w:val="75A0266B"/>
    <w:rsid w:val="75A51766"/>
    <w:rsid w:val="75D98CEC"/>
    <w:rsid w:val="7618E322"/>
    <w:rsid w:val="761B5484"/>
    <w:rsid w:val="763B380D"/>
    <w:rsid w:val="766B148A"/>
    <w:rsid w:val="766D6AA7"/>
    <w:rsid w:val="76DC0598"/>
    <w:rsid w:val="76E82DF9"/>
    <w:rsid w:val="76EA67A0"/>
    <w:rsid w:val="76F97ADE"/>
    <w:rsid w:val="770CE283"/>
    <w:rsid w:val="77280B01"/>
    <w:rsid w:val="779DDD73"/>
    <w:rsid w:val="77BB8594"/>
    <w:rsid w:val="77C5DACF"/>
    <w:rsid w:val="77C82900"/>
    <w:rsid w:val="7809453D"/>
    <w:rsid w:val="7815BDF7"/>
    <w:rsid w:val="7883FE5A"/>
    <w:rsid w:val="7891777A"/>
    <w:rsid w:val="78958198"/>
    <w:rsid w:val="78C11ADD"/>
    <w:rsid w:val="78C9CFDE"/>
    <w:rsid w:val="78D0C01B"/>
    <w:rsid w:val="78F252D3"/>
    <w:rsid w:val="7939CAD7"/>
    <w:rsid w:val="79656E5E"/>
    <w:rsid w:val="79760DFF"/>
    <w:rsid w:val="79B063DE"/>
    <w:rsid w:val="79DF60BB"/>
    <w:rsid w:val="7A21B0FD"/>
    <w:rsid w:val="7A22013B"/>
    <w:rsid w:val="7A471E69"/>
    <w:rsid w:val="7A5CEB3E"/>
    <w:rsid w:val="7A6A9312"/>
    <w:rsid w:val="7AC8E0CA"/>
    <w:rsid w:val="7AD6C7DD"/>
    <w:rsid w:val="7AEEC5A7"/>
    <w:rsid w:val="7B2C17BC"/>
    <w:rsid w:val="7C0661C6"/>
    <w:rsid w:val="7C102975"/>
    <w:rsid w:val="7C96FD57"/>
    <w:rsid w:val="7CA217FE"/>
    <w:rsid w:val="7CB5CDC0"/>
    <w:rsid w:val="7CC02F26"/>
    <w:rsid w:val="7CEE029F"/>
    <w:rsid w:val="7D12F878"/>
    <w:rsid w:val="7D2BCFC9"/>
    <w:rsid w:val="7D2EAC3C"/>
    <w:rsid w:val="7D63F920"/>
    <w:rsid w:val="7D70D05D"/>
    <w:rsid w:val="7D951159"/>
    <w:rsid w:val="7D9AF8B0"/>
    <w:rsid w:val="7DC87104"/>
    <w:rsid w:val="7DCBC1CE"/>
    <w:rsid w:val="7DEDC5DF"/>
    <w:rsid w:val="7E10C33E"/>
    <w:rsid w:val="7E4221E6"/>
    <w:rsid w:val="7E497F22"/>
    <w:rsid w:val="7E4A2209"/>
    <w:rsid w:val="7E8F6B2C"/>
    <w:rsid w:val="7EBB94FD"/>
    <w:rsid w:val="7F1FBCD9"/>
    <w:rsid w:val="7F2BC8C9"/>
    <w:rsid w:val="7F62E62B"/>
    <w:rsid w:val="7FDBE9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97557"/>
  <w15:docId w15:val="{ADD3FBA8-4F8C-4E09-9191-547E0875E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uiPriority="9" w:qFormat="1"/>
    <w:lsdException w:name="header" w:qFormat="1"/>
    <w:lsdException w:name="footer" w:qFormat="1"/>
    <w:lsdException w:name="caption" w:uiPriority="0" w:qFormat="1"/>
    <w:lsdException w:name="footnote reference" w:qFormat="1"/>
    <w:lsdException w:name="List Bullet" w:uiPriority="0" w:qFormat="1"/>
    <w:lsdException w:name="List Number" w:uiPriority="0" w:qFormat="1"/>
    <w:lsdException w:name="List Bullet 2"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Top of Form" w:uiPriority="0"/>
    <w:lsdException w:name="HTML Bottom of Form" w:uiPriority="0"/>
    <w:lsdException w:name="Normal Table" w:semiHidden="1" w:uiPriority="0" w:unhideWhenUsed="1"/>
    <w:lsdException w:name="Outline List 1" w:uiPriority="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D417D"/>
    <w:pPr>
      <w:spacing w:after="120"/>
    </w:pPr>
  </w:style>
  <w:style w:type="paragraph" w:styleId="Heading1">
    <w:name w:val="heading 1"/>
    <w:next w:val="Normal"/>
    <w:link w:val="Heading1Char"/>
    <w:uiPriority w:val="99"/>
    <w:qFormat/>
    <w:rsid w:val="00971F4D"/>
    <w:pPr>
      <w:keepNext/>
      <w:numPr>
        <w:numId w:val="25"/>
      </w:numPr>
      <w:spacing w:before="240" w:after="120"/>
      <w:outlineLvl w:val="0"/>
    </w:pPr>
    <w:rPr>
      <w:rFonts w:ascii="Arial" w:hAnsi="Arial"/>
      <w:b/>
      <w:bCs/>
      <w:caps/>
      <w:kern w:val="32"/>
      <w:sz w:val="24"/>
    </w:rPr>
  </w:style>
  <w:style w:type="paragraph" w:styleId="Heading2">
    <w:name w:val="heading 2"/>
    <w:next w:val="Normal"/>
    <w:link w:val="Heading2Char"/>
    <w:uiPriority w:val="99"/>
    <w:qFormat/>
    <w:rsid w:val="00CA7B51"/>
    <w:pPr>
      <w:keepNext/>
      <w:numPr>
        <w:ilvl w:val="1"/>
        <w:numId w:val="25"/>
      </w:numPr>
      <w:tabs>
        <w:tab w:val="clear" w:pos="810"/>
        <w:tab w:val="num" w:pos="720"/>
      </w:tabs>
      <w:spacing w:before="240" w:after="120"/>
      <w:ind w:left="720"/>
      <w:outlineLvl w:val="1"/>
    </w:pPr>
    <w:rPr>
      <w:rFonts w:ascii="Arial" w:hAnsi="Arial"/>
      <w:b/>
      <w:bCs/>
      <w:sz w:val="24"/>
      <w:szCs w:val="24"/>
    </w:rPr>
  </w:style>
  <w:style w:type="paragraph" w:styleId="Heading3">
    <w:name w:val="heading 3"/>
    <w:next w:val="Paragraph"/>
    <w:link w:val="Heading3Char"/>
    <w:uiPriority w:val="99"/>
    <w:qFormat/>
    <w:rsid w:val="00971F4D"/>
    <w:pPr>
      <w:keepNext/>
      <w:numPr>
        <w:ilvl w:val="2"/>
        <w:numId w:val="25"/>
      </w:numPr>
      <w:tabs>
        <w:tab w:val="clear" w:pos="1998"/>
        <w:tab w:val="num" w:pos="6138"/>
      </w:tabs>
      <w:spacing w:before="240" w:after="120"/>
      <w:ind w:left="1008"/>
      <w:outlineLvl w:val="2"/>
    </w:pPr>
    <w:rPr>
      <w:rFonts w:ascii="Arial" w:hAnsi="Arial"/>
      <w:b/>
      <w:sz w:val="24"/>
      <w:szCs w:val="24"/>
    </w:rPr>
  </w:style>
  <w:style w:type="paragraph" w:styleId="Heading4">
    <w:name w:val="heading 4"/>
    <w:next w:val="Normal"/>
    <w:link w:val="Heading4Char"/>
    <w:uiPriority w:val="99"/>
    <w:qFormat/>
    <w:rsid w:val="00591353"/>
    <w:pPr>
      <w:keepNext/>
      <w:numPr>
        <w:ilvl w:val="3"/>
        <w:numId w:val="25"/>
      </w:numPr>
      <w:spacing w:before="240" w:after="120"/>
      <w:outlineLvl w:val="3"/>
    </w:pPr>
    <w:rPr>
      <w:rFonts w:ascii="Arial" w:hAnsi="Arial"/>
      <w:b/>
      <w:sz w:val="24"/>
      <w:szCs w:val="24"/>
    </w:rPr>
  </w:style>
  <w:style w:type="paragraph" w:styleId="Heading5">
    <w:name w:val="heading 5"/>
    <w:next w:val="Normal"/>
    <w:link w:val="Heading5Char"/>
    <w:uiPriority w:val="99"/>
    <w:qFormat/>
    <w:rsid w:val="00410A6F"/>
    <w:pPr>
      <w:keepNext/>
      <w:numPr>
        <w:ilvl w:val="4"/>
        <w:numId w:val="25"/>
      </w:numPr>
      <w:spacing w:before="240" w:after="120"/>
      <w:ind w:left="1296"/>
      <w:outlineLvl w:val="4"/>
    </w:pPr>
    <w:rPr>
      <w:b/>
      <w:sz w:val="24"/>
      <w:szCs w:val="24"/>
    </w:rPr>
  </w:style>
  <w:style w:type="paragraph" w:styleId="Heading6">
    <w:name w:val="heading 6"/>
    <w:aliases w:val="Ü6"/>
    <w:next w:val="Normal"/>
    <w:link w:val="Heading6Char"/>
    <w:uiPriority w:val="99"/>
    <w:qFormat/>
    <w:rsid w:val="00A028A5"/>
    <w:pPr>
      <w:keepNext/>
      <w:numPr>
        <w:ilvl w:val="5"/>
        <w:numId w:val="25"/>
      </w:numPr>
      <w:spacing w:before="240" w:after="120"/>
      <w:outlineLvl w:val="5"/>
    </w:pPr>
    <w:rPr>
      <w:bCs/>
      <w:iCs/>
      <w:sz w:val="24"/>
      <w:szCs w:val="24"/>
    </w:rPr>
  </w:style>
  <w:style w:type="paragraph" w:styleId="Heading7">
    <w:name w:val="heading 7"/>
    <w:next w:val="Normal"/>
    <w:link w:val="Heading7Char"/>
    <w:uiPriority w:val="99"/>
    <w:qFormat/>
    <w:rsid w:val="00A028A5"/>
    <w:pPr>
      <w:keepNext/>
      <w:numPr>
        <w:ilvl w:val="6"/>
        <w:numId w:val="25"/>
      </w:numPr>
      <w:spacing w:before="240" w:after="120"/>
      <w:outlineLvl w:val="6"/>
    </w:pPr>
    <w:rPr>
      <w:rFonts w:cs="Arial"/>
      <w:iCs/>
      <w:sz w:val="24"/>
    </w:rPr>
  </w:style>
  <w:style w:type="paragraph" w:styleId="Heading8">
    <w:name w:val="heading 8"/>
    <w:aliases w:val="Ü8"/>
    <w:next w:val="Normal"/>
    <w:link w:val="Heading8Char"/>
    <w:uiPriority w:val="99"/>
    <w:qFormat/>
    <w:rsid w:val="00A028A5"/>
    <w:pPr>
      <w:keepNext/>
      <w:numPr>
        <w:ilvl w:val="7"/>
        <w:numId w:val="25"/>
      </w:numPr>
      <w:spacing w:before="240" w:after="120"/>
      <w:outlineLvl w:val="7"/>
    </w:pPr>
    <w:rPr>
      <w:rFonts w:cs="Arial"/>
      <w:iCs/>
      <w:sz w:val="24"/>
    </w:rPr>
  </w:style>
  <w:style w:type="paragraph" w:styleId="Heading9">
    <w:name w:val="heading 9"/>
    <w:aliases w:val="Ü9"/>
    <w:next w:val="Normal"/>
    <w:link w:val="Heading9Char"/>
    <w:uiPriority w:val="99"/>
    <w:qFormat/>
    <w:rsid w:val="00A028A5"/>
    <w:pPr>
      <w:keepNext/>
      <w:numPr>
        <w:ilvl w:val="8"/>
        <w:numId w:val="25"/>
      </w:numPr>
      <w:spacing w:before="240" w:after="120"/>
      <w:outlineLvl w:val="8"/>
    </w:pPr>
    <w:rPr>
      <w:rFonts w:cs="Arial"/>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971F4D"/>
    <w:rPr>
      <w:rFonts w:ascii="Arial" w:hAnsi="Arial"/>
      <w:b/>
      <w:bCs/>
      <w:caps/>
      <w:kern w:val="32"/>
      <w:sz w:val="24"/>
    </w:rPr>
  </w:style>
  <w:style w:type="numbering" w:styleId="111111">
    <w:name w:val="Outline List 2"/>
    <w:basedOn w:val="NoList"/>
    <w:uiPriority w:val="99"/>
    <w:unhideWhenUsed/>
    <w:rsid w:val="00A028A5"/>
    <w:pPr>
      <w:numPr>
        <w:numId w:val="1"/>
      </w:numPr>
    </w:pPr>
  </w:style>
  <w:style w:type="numbering" w:styleId="1ai">
    <w:name w:val="Outline List 1"/>
    <w:basedOn w:val="NoList"/>
    <w:unhideWhenUsed/>
    <w:rsid w:val="00A028A5"/>
    <w:pPr>
      <w:numPr>
        <w:numId w:val="2"/>
      </w:numPr>
    </w:pPr>
  </w:style>
  <w:style w:type="paragraph" w:customStyle="1" w:styleId="AppendixHeading1">
    <w:name w:val="Appendix Heading 1"/>
    <w:next w:val="Normal"/>
    <w:qFormat/>
    <w:rsid w:val="00A028A5"/>
    <w:pPr>
      <w:numPr>
        <w:numId w:val="3"/>
      </w:numPr>
      <w:tabs>
        <w:tab w:val="left" w:pos="540"/>
      </w:tabs>
      <w:spacing w:before="120" w:after="240"/>
    </w:pPr>
    <w:rPr>
      <w:rFonts w:ascii="Times New Roman Bold" w:hAnsi="Times New Roman Bold"/>
      <w:b/>
      <w:bCs/>
      <w:kern w:val="32"/>
      <w:sz w:val="24"/>
    </w:rPr>
  </w:style>
  <w:style w:type="paragraph" w:customStyle="1" w:styleId="AppendixTitle">
    <w:name w:val="Appendix Title"/>
    <w:basedOn w:val="Normal"/>
    <w:next w:val="BodyText"/>
    <w:link w:val="AppendixTitleChar"/>
    <w:qFormat/>
    <w:rsid w:val="00A028A5"/>
    <w:pPr>
      <w:keepNext/>
      <w:keepLines/>
      <w:spacing w:after="400" w:line="280" w:lineRule="atLeast"/>
      <w:jc w:val="center"/>
      <w:outlineLvl w:val="0"/>
    </w:pPr>
    <w:rPr>
      <w:b/>
      <w:caps/>
    </w:rPr>
  </w:style>
  <w:style w:type="character" w:customStyle="1" w:styleId="AppendixTitleChar">
    <w:name w:val="Appendix Title Char"/>
    <w:link w:val="AppendixTitle"/>
    <w:rsid w:val="00A028A5"/>
    <w:rPr>
      <w:b/>
      <w:caps/>
      <w:sz w:val="22"/>
      <w:szCs w:val="24"/>
    </w:rPr>
  </w:style>
  <w:style w:type="paragraph" w:styleId="BodyText">
    <w:name w:val="Body Text"/>
    <w:link w:val="BodyTextChar"/>
    <w:uiPriority w:val="99"/>
    <w:unhideWhenUsed/>
    <w:rsid w:val="00A028A5"/>
    <w:pPr>
      <w:spacing w:after="120"/>
    </w:pPr>
    <w:rPr>
      <w:sz w:val="22"/>
      <w:szCs w:val="24"/>
    </w:rPr>
  </w:style>
  <w:style w:type="character" w:customStyle="1" w:styleId="BodyTextChar">
    <w:name w:val="Body Text Char"/>
    <w:link w:val="BodyText"/>
    <w:uiPriority w:val="99"/>
    <w:rsid w:val="00A028A5"/>
    <w:rPr>
      <w:sz w:val="22"/>
      <w:szCs w:val="24"/>
    </w:rPr>
  </w:style>
  <w:style w:type="paragraph" w:customStyle="1" w:styleId="ListDash">
    <w:name w:val="List Dash"/>
    <w:basedOn w:val="Normal"/>
    <w:rsid w:val="00A028A5"/>
    <w:pPr>
      <w:numPr>
        <w:numId w:val="11"/>
      </w:numPr>
      <w:spacing w:after="100" w:line="280" w:lineRule="atLeast"/>
    </w:pPr>
    <w:rPr>
      <w:rFonts w:ascii="Arial" w:eastAsia="SimSun" w:hAnsi="Arial"/>
      <w:lang w:eastAsia="zh-CN"/>
    </w:rPr>
  </w:style>
  <w:style w:type="paragraph" w:styleId="BalloonText">
    <w:name w:val="Balloon Text"/>
    <w:link w:val="BalloonTextChar"/>
    <w:uiPriority w:val="99"/>
    <w:rsid w:val="00A028A5"/>
    <w:pPr>
      <w:spacing w:after="120"/>
    </w:pPr>
    <w:rPr>
      <w:rFonts w:cs="Arial Narrow"/>
      <w:sz w:val="18"/>
      <w:szCs w:val="18"/>
    </w:rPr>
  </w:style>
  <w:style w:type="paragraph" w:styleId="TableofFigures">
    <w:name w:val="table of figures"/>
    <w:next w:val="Normal"/>
    <w:uiPriority w:val="99"/>
    <w:rsid w:val="00DE54C7"/>
    <w:pPr>
      <w:tabs>
        <w:tab w:val="right" w:leader="dot" w:pos="9936"/>
      </w:tabs>
      <w:spacing w:before="60"/>
      <w:ind w:left="1152" w:right="360" w:hanging="1152"/>
    </w:pPr>
    <w:rPr>
      <w:rFonts w:ascii="Arial" w:hAnsi="Arial"/>
      <w:noProof/>
      <w:color w:val="0000FF"/>
      <w:sz w:val="22"/>
      <w:szCs w:val="24"/>
    </w:rPr>
  </w:style>
  <w:style w:type="paragraph" w:customStyle="1" w:styleId="AppendixTOC1">
    <w:name w:val="Appendix TOC 1"/>
    <w:basedOn w:val="TableofFigures"/>
    <w:qFormat/>
    <w:rsid w:val="00A028A5"/>
    <w:pPr>
      <w:tabs>
        <w:tab w:val="left" w:pos="1260"/>
      </w:tabs>
      <w:ind w:left="1260" w:hanging="1260"/>
    </w:pPr>
  </w:style>
  <w:style w:type="character" w:customStyle="1" w:styleId="BalloonTextChar">
    <w:name w:val="Balloon Text Char"/>
    <w:link w:val="BalloonText"/>
    <w:uiPriority w:val="99"/>
    <w:rsid w:val="00A028A5"/>
    <w:rPr>
      <w:rFonts w:cs="Arial Narrow"/>
      <w:sz w:val="18"/>
      <w:szCs w:val="18"/>
    </w:rPr>
  </w:style>
  <w:style w:type="paragraph" w:customStyle="1" w:styleId="Approval">
    <w:name w:val="Approval"/>
    <w:rsid w:val="00A028A5"/>
    <w:pPr>
      <w:tabs>
        <w:tab w:val="left" w:pos="1080"/>
        <w:tab w:val="left" w:pos="5040"/>
        <w:tab w:val="left" w:pos="5760"/>
        <w:tab w:val="left" w:pos="6480"/>
        <w:tab w:val="left" w:pos="8640"/>
      </w:tabs>
    </w:pPr>
    <w:rPr>
      <w:rFonts w:eastAsia="Arial Unicode MS"/>
      <w:sz w:val="24"/>
      <w:szCs w:val="24"/>
    </w:rPr>
  </w:style>
  <w:style w:type="numbering" w:styleId="ArticleSection">
    <w:name w:val="Outline List 3"/>
    <w:basedOn w:val="NoList"/>
    <w:uiPriority w:val="99"/>
    <w:unhideWhenUsed/>
    <w:rsid w:val="00A028A5"/>
    <w:pPr>
      <w:numPr>
        <w:numId w:val="4"/>
      </w:numPr>
    </w:pPr>
  </w:style>
  <w:style w:type="paragraph" w:customStyle="1" w:styleId="Attachment">
    <w:name w:val="Attachment"/>
    <w:next w:val="Normal"/>
    <w:uiPriority w:val="99"/>
    <w:semiHidden/>
    <w:rsid w:val="00A028A5"/>
    <w:pPr>
      <w:tabs>
        <w:tab w:val="num" w:pos="0"/>
      </w:tabs>
      <w:spacing w:after="240"/>
      <w:ind w:left="144" w:hanging="144"/>
      <w:jc w:val="center"/>
      <w:outlineLvl w:val="1"/>
    </w:pPr>
    <w:rPr>
      <w:b/>
      <w:bCs/>
      <w:caps/>
      <w:sz w:val="24"/>
      <w:szCs w:val="24"/>
    </w:rPr>
  </w:style>
  <w:style w:type="paragraph" w:styleId="Bibliography">
    <w:name w:val="Bibliography"/>
    <w:next w:val="Normal"/>
    <w:uiPriority w:val="37"/>
    <w:unhideWhenUsed/>
    <w:rsid w:val="00A028A5"/>
    <w:pPr>
      <w:spacing w:after="60"/>
    </w:pPr>
    <w:rPr>
      <w:sz w:val="22"/>
      <w:szCs w:val="24"/>
    </w:rPr>
  </w:style>
  <w:style w:type="paragraph" w:styleId="BlockText">
    <w:name w:val="Block Text"/>
    <w:uiPriority w:val="99"/>
    <w:unhideWhenUsed/>
    <w:rsid w:val="00A028A5"/>
    <w:pPr>
      <w:pBdr>
        <w:top w:val="single" w:sz="2" w:space="10" w:color="4F81BD" w:shadow="1"/>
        <w:left w:val="single" w:sz="2" w:space="10" w:color="4F81BD" w:shadow="1"/>
        <w:bottom w:val="single" w:sz="2" w:space="10" w:color="4F81BD" w:shadow="1"/>
        <w:right w:val="single" w:sz="2" w:space="10" w:color="4F81BD" w:shadow="1"/>
      </w:pBdr>
      <w:spacing w:after="120"/>
      <w:ind w:left="1152" w:right="1152"/>
    </w:pPr>
    <w:rPr>
      <w:i/>
      <w:iCs/>
      <w:color w:val="4F81BD"/>
      <w:sz w:val="22"/>
      <w:szCs w:val="24"/>
    </w:rPr>
  </w:style>
  <w:style w:type="paragraph" w:styleId="BodyText2">
    <w:name w:val="Body Text 2"/>
    <w:link w:val="BodyText2Char"/>
    <w:uiPriority w:val="99"/>
    <w:unhideWhenUsed/>
    <w:rsid w:val="00A028A5"/>
    <w:pPr>
      <w:spacing w:after="120"/>
    </w:pPr>
    <w:rPr>
      <w:szCs w:val="24"/>
    </w:rPr>
  </w:style>
  <w:style w:type="character" w:customStyle="1" w:styleId="BodyText2Char">
    <w:name w:val="Body Text 2 Char"/>
    <w:link w:val="BodyText2"/>
    <w:uiPriority w:val="99"/>
    <w:rsid w:val="00A028A5"/>
    <w:rPr>
      <w:szCs w:val="24"/>
    </w:rPr>
  </w:style>
  <w:style w:type="paragraph" w:styleId="BodyText3">
    <w:name w:val="Body Text 3"/>
    <w:link w:val="BodyText3Char"/>
    <w:uiPriority w:val="99"/>
    <w:unhideWhenUsed/>
    <w:rsid w:val="00A028A5"/>
    <w:pPr>
      <w:spacing w:after="120"/>
    </w:pPr>
    <w:rPr>
      <w:sz w:val="18"/>
      <w:szCs w:val="16"/>
    </w:rPr>
  </w:style>
  <w:style w:type="character" w:customStyle="1" w:styleId="BodyText3Char">
    <w:name w:val="Body Text 3 Char"/>
    <w:link w:val="BodyText3"/>
    <w:uiPriority w:val="99"/>
    <w:rsid w:val="00A028A5"/>
    <w:rPr>
      <w:sz w:val="18"/>
      <w:szCs w:val="16"/>
    </w:rPr>
  </w:style>
  <w:style w:type="paragraph" w:styleId="BodyTextFirstIndent">
    <w:name w:val="Body Text First Indent"/>
    <w:basedOn w:val="BodyText"/>
    <w:link w:val="BodyTextFirstIndentChar"/>
    <w:uiPriority w:val="99"/>
    <w:unhideWhenUsed/>
    <w:rsid w:val="00A028A5"/>
    <w:pPr>
      <w:ind w:firstLine="360"/>
    </w:pPr>
  </w:style>
  <w:style w:type="character" w:customStyle="1" w:styleId="BodyTextFirstIndentChar">
    <w:name w:val="Body Text First Indent Char"/>
    <w:link w:val="BodyTextFirstIndent"/>
    <w:uiPriority w:val="99"/>
    <w:rsid w:val="00A028A5"/>
    <w:rPr>
      <w:sz w:val="22"/>
      <w:szCs w:val="24"/>
    </w:rPr>
  </w:style>
  <w:style w:type="paragraph" w:styleId="BodyTextIndent">
    <w:name w:val="Body Text Indent"/>
    <w:link w:val="BodyTextIndentChar"/>
    <w:uiPriority w:val="99"/>
    <w:unhideWhenUsed/>
    <w:rsid w:val="00A028A5"/>
    <w:pPr>
      <w:spacing w:after="120"/>
      <w:ind w:left="360"/>
    </w:pPr>
    <w:rPr>
      <w:sz w:val="22"/>
      <w:szCs w:val="24"/>
    </w:rPr>
  </w:style>
  <w:style w:type="character" w:customStyle="1" w:styleId="BodyTextIndentChar">
    <w:name w:val="Body Text Indent Char"/>
    <w:link w:val="BodyTextIndent"/>
    <w:uiPriority w:val="99"/>
    <w:rsid w:val="00A028A5"/>
    <w:rPr>
      <w:sz w:val="22"/>
      <w:szCs w:val="24"/>
    </w:rPr>
  </w:style>
  <w:style w:type="paragraph" w:styleId="BodyTextFirstIndent2">
    <w:name w:val="Body Text First Indent 2"/>
    <w:basedOn w:val="BodyTextIndent"/>
    <w:link w:val="BodyTextFirstIndent2Char"/>
    <w:uiPriority w:val="99"/>
    <w:unhideWhenUsed/>
    <w:rsid w:val="00A028A5"/>
    <w:pPr>
      <w:ind w:firstLine="360"/>
    </w:pPr>
  </w:style>
  <w:style w:type="character" w:customStyle="1" w:styleId="BodyTextFirstIndent2Char">
    <w:name w:val="Body Text First Indent 2 Char"/>
    <w:link w:val="BodyTextFirstIndent2"/>
    <w:uiPriority w:val="99"/>
    <w:rsid w:val="00A028A5"/>
    <w:rPr>
      <w:sz w:val="22"/>
      <w:szCs w:val="24"/>
    </w:rPr>
  </w:style>
  <w:style w:type="paragraph" w:styleId="BodyTextIndent2">
    <w:name w:val="Body Text Indent 2"/>
    <w:link w:val="BodyTextIndent2Char"/>
    <w:uiPriority w:val="99"/>
    <w:unhideWhenUsed/>
    <w:rsid w:val="00A028A5"/>
    <w:pPr>
      <w:spacing w:after="120"/>
      <w:ind w:left="720"/>
    </w:pPr>
    <w:rPr>
      <w:sz w:val="22"/>
    </w:rPr>
  </w:style>
  <w:style w:type="character" w:customStyle="1" w:styleId="BodyTextIndent2Char">
    <w:name w:val="Body Text Indent 2 Char"/>
    <w:link w:val="BodyTextIndent2"/>
    <w:uiPriority w:val="99"/>
    <w:rsid w:val="00A028A5"/>
    <w:rPr>
      <w:sz w:val="22"/>
    </w:rPr>
  </w:style>
  <w:style w:type="paragraph" w:styleId="BodyTextIndent3">
    <w:name w:val="Body Text Indent 3"/>
    <w:link w:val="BodyTextIndent3Char"/>
    <w:uiPriority w:val="99"/>
    <w:unhideWhenUsed/>
    <w:rsid w:val="00A028A5"/>
    <w:pPr>
      <w:spacing w:after="120"/>
      <w:ind w:left="1080"/>
    </w:pPr>
    <w:rPr>
      <w:sz w:val="22"/>
      <w:szCs w:val="16"/>
    </w:rPr>
  </w:style>
  <w:style w:type="character" w:customStyle="1" w:styleId="BodyTextIndent3Char">
    <w:name w:val="Body Text Indent 3 Char"/>
    <w:link w:val="BodyTextIndent3"/>
    <w:uiPriority w:val="99"/>
    <w:rsid w:val="00A028A5"/>
    <w:rPr>
      <w:sz w:val="22"/>
      <w:szCs w:val="16"/>
    </w:rPr>
  </w:style>
  <w:style w:type="character" w:styleId="BookTitle">
    <w:name w:val="Book Title"/>
    <w:uiPriority w:val="33"/>
    <w:rsid w:val="00A028A5"/>
    <w:rPr>
      <w:b/>
      <w:bCs/>
      <w:smallCaps/>
      <w:spacing w:val="5"/>
    </w:rPr>
  </w:style>
  <w:style w:type="paragraph" w:styleId="Caption">
    <w:name w:val="caption"/>
    <w:aliases w:val="11 pt,Bayer Caption,Beschriftung 2,Beschriftung Char1,Beschriftung GM,Beschriftung table,Char,Figure Beschriftung,Figure heading,NDA,Tab/Fig,Tabellen Beschriftung,Table,Table + Not Bold,Table Caption + Times New Roman,Table_Figure"/>
    <w:next w:val="Normal"/>
    <w:link w:val="CaptionChar"/>
    <w:unhideWhenUsed/>
    <w:qFormat/>
    <w:rsid w:val="00A028A5"/>
    <w:pPr>
      <w:spacing w:after="120"/>
    </w:pPr>
    <w:rPr>
      <w:b/>
      <w:bCs/>
      <w:sz w:val="22"/>
      <w:szCs w:val="18"/>
    </w:rPr>
  </w:style>
  <w:style w:type="character" w:customStyle="1" w:styleId="CaptionChar">
    <w:name w:val="Caption Char"/>
    <w:aliases w:val="11 pt Char,Bayer Caption Char,Beschriftung 2 Char,Beschriftung Char1 Char,Beschriftung GM Char,Beschriftung table Char,Char Char,Figure Beschriftung Char,Figure heading Char,NDA Char,Tab/Fig Char,Tabellen Beschriftung Char,Table Char"/>
    <w:link w:val="Caption"/>
    <w:locked/>
    <w:rsid w:val="00A028A5"/>
    <w:rPr>
      <w:b/>
      <w:bCs/>
      <w:sz w:val="22"/>
      <w:szCs w:val="18"/>
    </w:rPr>
  </w:style>
  <w:style w:type="paragraph" w:styleId="Closing">
    <w:name w:val="Closing"/>
    <w:link w:val="ClosingChar"/>
    <w:uiPriority w:val="99"/>
    <w:unhideWhenUsed/>
    <w:rsid w:val="00A028A5"/>
    <w:pPr>
      <w:ind w:left="4320"/>
    </w:pPr>
    <w:rPr>
      <w:sz w:val="22"/>
      <w:szCs w:val="24"/>
    </w:rPr>
  </w:style>
  <w:style w:type="character" w:customStyle="1" w:styleId="ClosingChar">
    <w:name w:val="Closing Char"/>
    <w:link w:val="Closing"/>
    <w:uiPriority w:val="99"/>
    <w:rsid w:val="00A028A5"/>
    <w:rPr>
      <w:sz w:val="22"/>
      <w:szCs w:val="24"/>
    </w:rPr>
  </w:style>
  <w:style w:type="character" w:styleId="CommentReference">
    <w:name w:val="annotation reference"/>
    <w:aliases w:val="-H18,Annotationmark"/>
    <w:uiPriority w:val="99"/>
    <w:unhideWhenUsed/>
    <w:rsid w:val="00A028A5"/>
    <w:rPr>
      <w:sz w:val="16"/>
      <w:szCs w:val="16"/>
    </w:rPr>
  </w:style>
  <w:style w:type="paragraph" w:styleId="CommentText">
    <w:name w:val="annotation text"/>
    <w:aliases w:val="- H19,Annotationtext,Char2,Comment Text Char Char Char,Comment Text Char Char Char1 Char Char Char,Comment Text Char1 Char,Comment Text Char1 Char Char Char Char Char Char,Comment Text_0,Comments,Kommentartext Char,Zchn Zchn1"/>
    <w:link w:val="CommentTextChar"/>
    <w:uiPriority w:val="9"/>
    <w:unhideWhenUsed/>
    <w:qFormat/>
    <w:rsid w:val="00A028A5"/>
    <w:pPr>
      <w:spacing w:after="120"/>
    </w:pPr>
  </w:style>
  <w:style w:type="character" w:customStyle="1" w:styleId="CommentTextChar">
    <w:name w:val="Comment Text Char"/>
    <w:aliases w:val="- H19 Char,Annotationtext Char,Char2 Char,Comment Text Char Char Char Char,Comment Text Char Char Char1 Char Char Char Char,Comment Text Char1 Char Char,Comment Text Char1 Char Char Char Char Char Char Char,Comment Text_0 Char"/>
    <w:link w:val="CommentText"/>
    <w:uiPriority w:val="9"/>
    <w:rsid w:val="00A028A5"/>
  </w:style>
  <w:style w:type="paragraph" w:styleId="CommentSubject">
    <w:name w:val="annotation subject"/>
    <w:next w:val="Normal"/>
    <w:link w:val="CommentSubjectChar"/>
    <w:uiPriority w:val="99"/>
    <w:rsid w:val="00A028A5"/>
    <w:pPr>
      <w:spacing w:after="120"/>
    </w:pPr>
    <w:rPr>
      <w:b/>
      <w:bCs/>
    </w:rPr>
  </w:style>
  <w:style w:type="character" w:customStyle="1" w:styleId="CommentSubjectChar">
    <w:name w:val="Comment Subject Char"/>
    <w:link w:val="CommentSubject"/>
    <w:uiPriority w:val="99"/>
    <w:rsid w:val="00A028A5"/>
    <w:rPr>
      <w:b/>
      <w:bCs/>
    </w:rPr>
  </w:style>
  <w:style w:type="paragraph" w:styleId="Date">
    <w:name w:val="Date"/>
    <w:next w:val="Normal"/>
    <w:link w:val="DateChar"/>
    <w:uiPriority w:val="99"/>
    <w:unhideWhenUsed/>
    <w:rsid w:val="00A028A5"/>
    <w:pPr>
      <w:spacing w:after="120"/>
    </w:pPr>
    <w:rPr>
      <w:sz w:val="22"/>
      <w:szCs w:val="24"/>
    </w:rPr>
  </w:style>
  <w:style w:type="character" w:customStyle="1" w:styleId="DateChar">
    <w:name w:val="Date Char"/>
    <w:link w:val="Date"/>
    <w:uiPriority w:val="99"/>
    <w:rsid w:val="00A028A5"/>
    <w:rPr>
      <w:sz w:val="22"/>
      <w:szCs w:val="24"/>
    </w:rPr>
  </w:style>
  <w:style w:type="paragraph" w:customStyle="1" w:styleId="Default">
    <w:name w:val="Default"/>
    <w:rsid w:val="00A028A5"/>
    <w:pPr>
      <w:autoSpaceDE w:val="0"/>
      <w:autoSpaceDN w:val="0"/>
      <w:adjustRightInd w:val="0"/>
    </w:pPr>
    <w:rPr>
      <w:color w:val="000000"/>
      <w:sz w:val="24"/>
      <w:szCs w:val="24"/>
    </w:rPr>
  </w:style>
  <w:style w:type="paragraph" w:styleId="DocumentMap">
    <w:name w:val="Document Map"/>
    <w:link w:val="DocumentMapChar"/>
    <w:uiPriority w:val="99"/>
    <w:rsid w:val="00A028A5"/>
    <w:pPr>
      <w:shd w:val="clear" w:color="auto" w:fill="000080"/>
      <w:spacing w:after="120"/>
    </w:pPr>
    <w:rPr>
      <w:rFonts w:cs="Tahoma"/>
      <w:sz w:val="22"/>
      <w:szCs w:val="24"/>
    </w:rPr>
  </w:style>
  <w:style w:type="character" w:customStyle="1" w:styleId="DocumentMapChar">
    <w:name w:val="Document Map Char"/>
    <w:link w:val="DocumentMap"/>
    <w:uiPriority w:val="99"/>
    <w:rsid w:val="00A028A5"/>
    <w:rPr>
      <w:rFonts w:cs="Tahoma"/>
      <w:sz w:val="22"/>
      <w:szCs w:val="24"/>
      <w:shd w:val="clear" w:color="auto" w:fill="000080"/>
    </w:rPr>
  </w:style>
  <w:style w:type="paragraph" w:styleId="E-mailSignature">
    <w:name w:val="E-mail Signature"/>
    <w:link w:val="E-mailSignatureChar"/>
    <w:uiPriority w:val="99"/>
    <w:unhideWhenUsed/>
    <w:rsid w:val="00A028A5"/>
    <w:rPr>
      <w:sz w:val="22"/>
      <w:szCs w:val="24"/>
    </w:rPr>
  </w:style>
  <w:style w:type="character" w:customStyle="1" w:styleId="E-mailSignatureChar">
    <w:name w:val="E-mail Signature Char"/>
    <w:link w:val="E-mailSignature"/>
    <w:uiPriority w:val="99"/>
    <w:rsid w:val="00A028A5"/>
    <w:rPr>
      <w:sz w:val="22"/>
      <w:szCs w:val="24"/>
    </w:rPr>
  </w:style>
  <w:style w:type="character" w:styleId="Emphasis">
    <w:name w:val="Emphasis"/>
    <w:uiPriority w:val="20"/>
    <w:rsid w:val="00A028A5"/>
    <w:rPr>
      <w:i/>
      <w:iCs/>
    </w:rPr>
  </w:style>
  <w:style w:type="character" w:styleId="EndnoteReference">
    <w:name w:val="endnote reference"/>
    <w:uiPriority w:val="99"/>
    <w:rsid w:val="00A028A5"/>
    <w:rPr>
      <w:vertAlign w:val="superscript"/>
    </w:rPr>
  </w:style>
  <w:style w:type="paragraph" w:styleId="EndnoteText">
    <w:name w:val="endnote text"/>
    <w:link w:val="EndnoteTextChar"/>
    <w:uiPriority w:val="99"/>
    <w:rsid w:val="00A028A5"/>
    <w:pPr>
      <w:spacing w:after="60"/>
    </w:pPr>
  </w:style>
  <w:style w:type="character" w:customStyle="1" w:styleId="EndnoteTextChar">
    <w:name w:val="Endnote Text Char"/>
    <w:link w:val="EndnoteText"/>
    <w:uiPriority w:val="99"/>
    <w:rsid w:val="00A028A5"/>
  </w:style>
  <w:style w:type="paragraph" w:styleId="EnvelopeAddress">
    <w:name w:val="envelope address"/>
    <w:uiPriority w:val="99"/>
    <w:unhideWhenUsed/>
    <w:rsid w:val="00A028A5"/>
    <w:pPr>
      <w:framePr w:w="7920" w:h="1980" w:hRule="exact" w:hSpace="180" w:wrap="auto" w:hAnchor="page" w:xAlign="center" w:yAlign="bottom"/>
      <w:ind w:left="2880"/>
    </w:pPr>
    <w:rPr>
      <w:rFonts w:ascii="Cambria" w:hAnsi="Cambria"/>
      <w:sz w:val="24"/>
      <w:szCs w:val="24"/>
    </w:rPr>
  </w:style>
  <w:style w:type="paragraph" w:styleId="EnvelopeReturn">
    <w:name w:val="envelope return"/>
    <w:uiPriority w:val="99"/>
    <w:unhideWhenUsed/>
    <w:rsid w:val="00A028A5"/>
    <w:pPr>
      <w:spacing w:line="276" w:lineRule="auto"/>
    </w:pPr>
    <w:rPr>
      <w:rFonts w:ascii="Cambria" w:hAnsi="Cambria"/>
    </w:rPr>
  </w:style>
  <w:style w:type="paragraph" w:customStyle="1" w:styleId="Figure">
    <w:name w:val="Figure"/>
    <w:next w:val="Normal"/>
    <w:uiPriority w:val="99"/>
    <w:qFormat/>
    <w:rsid w:val="00A028A5"/>
    <w:pPr>
      <w:keepNext/>
      <w:spacing w:after="120"/>
    </w:pPr>
  </w:style>
  <w:style w:type="paragraph" w:customStyle="1" w:styleId="FigureCaption">
    <w:name w:val="Figure Caption"/>
    <w:uiPriority w:val="99"/>
    <w:qFormat/>
    <w:rsid w:val="00A028A5"/>
    <w:pPr>
      <w:keepNext/>
      <w:spacing w:before="60" w:after="60"/>
    </w:pPr>
    <w:rPr>
      <w:sz w:val="18"/>
      <w:szCs w:val="18"/>
    </w:rPr>
  </w:style>
  <w:style w:type="paragraph" w:customStyle="1" w:styleId="FigureTitle">
    <w:name w:val="Figure Title"/>
    <w:next w:val="Normal"/>
    <w:uiPriority w:val="99"/>
    <w:qFormat/>
    <w:rsid w:val="00A028A5"/>
    <w:pPr>
      <w:tabs>
        <w:tab w:val="left" w:pos="1080"/>
      </w:tabs>
      <w:spacing w:after="120"/>
      <w:ind w:left="1080" w:hanging="1080"/>
    </w:pPr>
    <w:rPr>
      <w:b/>
      <w:bCs/>
      <w:color w:val="000000"/>
      <w:sz w:val="22"/>
      <w:szCs w:val="24"/>
    </w:rPr>
  </w:style>
  <w:style w:type="character" w:styleId="FollowedHyperlink">
    <w:name w:val="FollowedHyperlink"/>
    <w:uiPriority w:val="99"/>
    <w:unhideWhenUsed/>
    <w:rsid w:val="00A028A5"/>
    <w:rPr>
      <w:color w:val="800080"/>
      <w:u w:val="single"/>
    </w:rPr>
  </w:style>
  <w:style w:type="paragraph" w:styleId="Footer">
    <w:name w:val="footer"/>
    <w:link w:val="FooterChar"/>
    <w:uiPriority w:val="99"/>
    <w:qFormat/>
    <w:rsid w:val="00A028A5"/>
  </w:style>
  <w:style w:type="character" w:customStyle="1" w:styleId="FooterChar">
    <w:name w:val="Footer Char"/>
    <w:link w:val="Footer"/>
    <w:uiPriority w:val="99"/>
    <w:rsid w:val="00A028A5"/>
  </w:style>
  <w:style w:type="paragraph" w:customStyle="1" w:styleId="FooterLandscape">
    <w:name w:val="FooterLandscape"/>
    <w:uiPriority w:val="99"/>
    <w:qFormat/>
    <w:rsid w:val="00A028A5"/>
  </w:style>
  <w:style w:type="character" w:styleId="FootnoteReference">
    <w:name w:val="footnote reference"/>
    <w:uiPriority w:val="99"/>
    <w:qFormat/>
    <w:rsid w:val="00A028A5"/>
    <w:rPr>
      <w:rFonts w:ascii="Times New Roman" w:hAnsi="Times New Roman"/>
      <w:sz w:val="18"/>
      <w:vertAlign w:val="superscript"/>
    </w:rPr>
  </w:style>
  <w:style w:type="paragraph" w:styleId="FootnoteText">
    <w:name w:val="footnote text"/>
    <w:link w:val="FootnoteTextChar"/>
    <w:uiPriority w:val="99"/>
    <w:qFormat/>
    <w:rsid w:val="00A028A5"/>
  </w:style>
  <w:style w:type="character" w:customStyle="1" w:styleId="FootnoteTextChar">
    <w:name w:val="Footnote Text Char"/>
    <w:link w:val="FootnoteText"/>
    <w:uiPriority w:val="99"/>
    <w:qFormat/>
    <w:rsid w:val="00A028A5"/>
  </w:style>
  <w:style w:type="paragraph" w:styleId="Header">
    <w:name w:val="header"/>
    <w:link w:val="HeaderChar"/>
    <w:uiPriority w:val="99"/>
    <w:qFormat/>
    <w:rsid w:val="00A028A5"/>
    <w:rPr>
      <w:sz w:val="22"/>
    </w:rPr>
  </w:style>
  <w:style w:type="character" w:customStyle="1" w:styleId="HeaderChar">
    <w:name w:val="Header Char"/>
    <w:link w:val="Header"/>
    <w:uiPriority w:val="99"/>
    <w:rsid w:val="00A028A5"/>
    <w:rPr>
      <w:sz w:val="22"/>
    </w:rPr>
  </w:style>
  <w:style w:type="paragraph" w:customStyle="1" w:styleId="HeaderLandscape">
    <w:name w:val="HeaderLandscape"/>
    <w:uiPriority w:val="99"/>
    <w:qFormat/>
    <w:rsid w:val="00A028A5"/>
    <w:pPr>
      <w:ind w:left="144" w:hanging="144"/>
    </w:pPr>
    <w:rPr>
      <w:sz w:val="22"/>
    </w:rPr>
  </w:style>
  <w:style w:type="character" w:customStyle="1" w:styleId="HiddenChar">
    <w:name w:val="Hidden:Char"/>
    <w:rsid w:val="00A028A5"/>
    <w:rPr>
      <w:rFonts w:ascii="Arial" w:hAnsi="Arial"/>
      <w:i/>
      <w:dstrike w:val="0"/>
      <w:vanish/>
      <w:color w:val="008000"/>
      <w:sz w:val="20"/>
      <w:u w:val="dotted"/>
      <w:vertAlign w:val="baseline"/>
      <w:lang w:val="en-US"/>
    </w:rPr>
  </w:style>
  <w:style w:type="paragraph" w:customStyle="1" w:styleId="Heading1NoTOC">
    <w:name w:val="Heading 1 No TOC"/>
    <w:basedOn w:val="Heading1"/>
    <w:next w:val="Normal"/>
    <w:uiPriority w:val="99"/>
    <w:qFormat/>
    <w:rsid w:val="00A028A5"/>
    <w:pPr>
      <w:pageBreakBefore/>
      <w:numPr>
        <w:numId w:val="0"/>
      </w:numPr>
      <w:spacing w:before="360" w:after="240"/>
      <w:jc w:val="center"/>
    </w:pPr>
    <w:rPr>
      <w:szCs w:val="24"/>
    </w:rPr>
  </w:style>
  <w:style w:type="paragraph" w:customStyle="1" w:styleId="Heading1Unnumbered">
    <w:name w:val="Heading 1 Unnumbered"/>
    <w:basedOn w:val="Heading1"/>
    <w:next w:val="Normal"/>
    <w:rsid w:val="00A028A5"/>
    <w:pPr>
      <w:numPr>
        <w:numId w:val="0"/>
      </w:numPr>
      <w:tabs>
        <w:tab w:val="left" w:pos="480"/>
      </w:tabs>
      <w:spacing w:before="360" w:after="240"/>
      <w:jc w:val="center"/>
    </w:pPr>
  </w:style>
  <w:style w:type="character" w:customStyle="1" w:styleId="Heading2Char">
    <w:name w:val="Heading 2 Char"/>
    <w:link w:val="Heading2"/>
    <w:uiPriority w:val="99"/>
    <w:rsid w:val="00CA7B51"/>
    <w:rPr>
      <w:rFonts w:ascii="Arial" w:hAnsi="Arial"/>
      <w:b/>
      <w:bCs/>
      <w:sz w:val="24"/>
      <w:szCs w:val="24"/>
    </w:rPr>
  </w:style>
  <w:style w:type="paragraph" w:customStyle="1" w:styleId="Heading2NoTOC">
    <w:name w:val="Heading 2 No TOC"/>
    <w:basedOn w:val="Heading2"/>
    <w:next w:val="Normal"/>
    <w:rsid w:val="00A028A5"/>
    <w:pPr>
      <w:numPr>
        <w:ilvl w:val="0"/>
        <w:numId w:val="0"/>
      </w:numPr>
      <w:spacing w:before="60" w:after="0"/>
      <w:ind w:firstLine="1008"/>
      <w:outlineLvl w:val="9"/>
    </w:pPr>
    <w:rPr>
      <w:b w:val="0"/>
    </w:rPr>
  </w:style>
  <w:style w:type="paragraph" w:styleId="Revision">
    <w:name w:val="Revision"/>
    <w:hidden/>
    <w:uiPriority w:val="99"/>
    <w:semiHidden/>
    <w:rsid w:val="00F20FDE"/>
    <w:rPr>
      <w:sz w:val="22"/>
      <w:szCs w:val="24"/>
    </w:rPr>
  </w:style>
  <w:style w:type="paragraph" w:customStyle="1" w:styleId="Heading2Unnumbered">
    <w:name w:val="Heading 2 Unnumbered"/>
    <w:basedOn w:val="Heading2"/>
    <w:next w:val="Normal"/>
    <w:rsid w:val="00A028A5"/>
    <w:pPr>
      <w:numPr>
        <w:ilvl w:val="0"/>
        <w:numId w:val="0"/>
      </w:numPr>
    </w:pPr>
  </w:style>
  <w:style w:type="character" w:customStyle="1" w:styleId="Heading3Char">
    <w:name w:val="Heading 3 Char"/>
    <w:link w:val="Heading3"/>
    <w:uiPriority w:val="99"/>
    <w:rsid w:val="00971F4D"/>
    <w:rPr>
      <w:rFonts w:ascii="Arial" w:hAnsi="Arial"/>
      <w:b/>
      <w:sz w:val="24"/>
      <w:szCs w:val="24"/>
    </w:rPr>
  </w:style>
  <w:style w:type="character" w:customStyle="1" w:styleId="Heading4Char">
    <w:name w:val="Heading 4 Char"/>
    <w:link w:val="Heading4"/>
    <w:uiPriority w:val="99"/>
    <w:rsid w:val="00591353"/>
    <w:rPr>
      <w:rFonts w:ascii="Arial" w:hAnsi="Arial"/>
      <w:b/>
      <w:sz w:val="24"/>
      <w:szCs w:val="24"/>
    </w:rPr>
  </w:style>
  <w:style w:type="character" w:customStyle="1" w:styleId="Heading5Char">
    <w:name w:val="Heading 5 Char"/>
    <w:link w:val="Heading5"/>
    <w:uiPriority w:val="99"/>
    <w:rsid w:val="00410A6F"/>
    <w:rPr>
      <w:b/>
      <w:sz w:val="24"/>
      <w:szCs w:val="24"/>
    </w:rPr>
  </w:style>
  <w:style w:type="character" w:customStyle="1" w:styleId="Heading6Char">
    <w:name w:val="Heading 6 Char"/>
    <w:aliases w:val="Ü6 Char"/>
    <w:link w:val="Heading6"/>
    <w:uiPriority w:val="99"/>
    <w:rsid w:val="00A028A5"/>
    <w:rPr>
      <w:bCs/>
      <w:iCs/>
      <w:sz w:val="24"/>
      <w:szCs w:val="24"/>
    </w:rPr>
  </w:style>
  <w:style w:type="character" w:customStyle="1" w:styleId="Heading7Char">
    <w:name w:val="Heading 7 Char"/>
    <w:link w:val="Heading7"/>
    <w:uiPriority w:val="99"/>
    <w:rsid w:val="00A028A5"/>
    <w:rPr>
      <w:rFonts w:cs="Arial"/>
      <w:iCs/>
      <w:sz w:val="24"/>
    </w:rPr>
  </w:style>
  <w:style w:type="character" w:customStyle="1" w:styleId="Heading8Char">
    <w:name w:val="Heading 8 Char"/>
    <w:aliases w:val="Ü8 Char"/>
    <w:link w:val="Heading8"/>
    <w:uiPriority w:val="99"/>
    <w:rsid w:val="00A028A5"/>
    <w:rPr>
      <w:rFonts w:cs="Arial"/>
      <w:iCs/>
      <w:sz w:val="24"/>
    </w:rPr>
  </w:style>
  <w:style w:type="character" w:customStyle="1" w:styleId="Heading9Char">
    <w:name w:val="Heading 9 Char"/>
    <w:aliases w:val="Ü9 Char"/>
    <w:link w:val="Heading9"/>
    <w:uiPriority w:val="99"/>
    <w:rsid w:val="00A028A5"/>
    <w:rPr>
      <w:rFonts w:cs="Arial"/>
      <w:iCs/>
      <w:sz w:val="24"/>
    </w:rPr>
  </w:style>
  <w:style w:type="character" w:styleId="HTMLAcronym">
    <w:name w:val="HTML Acronym"/>
    <w:uiPriority w:val="99"/>
    <w:unhideWhenUsed/>
    <w:rsid w:val="00A028A5"/>
  </w:style>
  <w:style w:type="paragraph" w:styleId="HTMLAddress">
    <w:name w:val="HTML Address"/>
    <w:link w:val="HTMLAddressChar"/>
    <w:uiPriority w:val="99"/>
    <w:unhideWhenUsed/>
    <w:rsid w:val="00A028A5"/>
    <w:rPr>
      <w:i/>
      <w:iCs/>
      <w:sz w:val="22"/>
      <w:szCs w:val="24"/>
    </w:rPr>
  </w:style>
  <w:style w:type="character" w:customStyle="1" w:styleId="HTMLAddressChar">
    <w:name w:val="HTML Address Char"/>
    <w:link w:val="HTMLAddress"/>
    <w:uiPriority w:val="99"/>
    <w:rsid w:val="00A028A5"/>
    <w:rPr>
      <w:i/>
      <w:iCs/>
      <w:sz w:val="22"/>
      <w:szCs w:val="24"/>
    </w:rPr>
  </w:style>
  <w:style w:type="character" w:styleId="HTMLCite">
    <w:name w:val="HTML Cite"/>
    <w:uiPriority w:val="99"/>
    <w:unhideWhenUsed/>
    <w:rsid w:val="00A028A5"/>
    <w:rPr>
      <w:i/>
      <w:iCs/>
    </w:rPr>
  </w:style>
  <w:style w:type="character" w:styleId="HTMLCode">
    <w:name w:val="HTML Code"/>
    <w:uiPriority w:val="99"/>
    <w:unhideWhenUsed/>
    <w:rsid w:val="00A028A5"/>
    <w:rPr>
      <w:rFonts w:ascii="Consolas" w:hAnsi="Consolas"/>
      <w:sz w:val="20"/>
      <w:szCs w:val="20"/>
    </w:rPr>
  </w:style>
  <w:style w:type="character" w:styleId="HTMLDefinition">
    <w:name w:val="HTML Definition"/>
    <w:uiPriority w:val="99"/>
    <w:unhideWhenUsed/>
    <w:rsid w:val="00A028A5"/>
    <w:rPr>
      <w:i/>
      <w:iCs/>
    </w:rPr>
  </w:style>
  <w:style w:type="character" w:styleId="HTMLKeyboard">
    <w:name w:val="HTML Keyboard"/>
    <w:uiPriority w:val="99"/>
    <w:unhideWhenUsed/>
    <w:rsid w:val="00A028A5"/>
    <w:rPr>
      <w:rFonts w:ascii="Consolas" w:hAnsi="Consolas"/>
      <w:sz w:val="20"/>
      <w:szCs w:val="20"/>
    </w:rPr>
  </w:style>
  <w:style w:type="paragraph" w:styleId="HTMLPreformatted">
    <w:name w:val="HTML Preformatted"/>
    <w:link w:val="HTMLPreformattedChar"/>
    <w:uiPriority w:val="99"/>
    <w:unhideWhenUsed/>
    <w:rsid w:val="00A028A5"/>
    <w:rPr>
      <w:rFonts w:ascii="Consolas" w:hAnsi="Consolas"/>
    </w:rPr>
  </w:style>
  <w:style w:type="character" w:customStyle="1" w:styleId="HTMLPreformattedChar">
    <w:name w:val="HTML Preformatted Char"/>
    <w:link w:val="HTMLPreformatted"/>
    <w:uiPriority w:val="99"/>
    <w:rsid w:val="00A028A5"/>
    <w:rPr>
      <w:rFonts w:ascii="Consolas" w:hAnsi="Consolas"/>
    </w:rPr>
  </w:style>
  <w:style w:type="character" w:styleId="HTMLSample">
    <w:name w:val="HTML Sample"/>
    <w:uiPriority w:val="99"/>
    <w:unhideWhenUsed/>
    <w:rsid w:val="00A028A5"/>
    <w:rPr>
      <w:rFonts w:ascii="Consolas" w:hAnsi="Consolas"/>
      <w:sz w:val="24"/>
      <w:szCs w:val="24"/>
    </w:rPr>
  </w:style>
  <w:style w:type="character" w:styleId="HTMLTypewriter">
    <w:name w:val="HTML Typewriter"/>
    <w:uiPriority w:val="99"/>
    <w:unhideWhenUsed/>
    <w:rsid w:val="00A028A5"/>
    <w:rPr>
      <w:rFonts w:ascii="Consolas" w:hAnsi="Consolas"/>
      <w:sz w:val="20"/>
      <w:szCs w:val="20"/>
    </w:rPr>
  </w:style>
  <w:style w:type="character" w:customStyle="1" w:styleId="HTMLTypewriter2">
    <w:name w:val="HTML Typewriter2"/>
    <w:uiPriority w:val="99"/>
    <w:rsid w:val="00A028A5"/>
    <w:rPr>
      <w:rFonts w:ascii="Courier New" w:eastAsia="SimSun" w:hAnsi="Courier New" w:cs="Courier New"/>
      <w:sz w:val="20"/>
      <w:szCs w:val="20"/>
    </w:rPr>
  </w:style>
  <w:style w:type="character" w:styleId="HTMLVariable">
    <w:name w:val="HTML Variable"/>
    <w:uiPriority w:val="99"/>
    <w:unhideWhenUsed/>
    <w:rsid w:val="00A028A5"/>
    <w:rPr>
      <w:i/>
      <w:iCs/>
    </w:rPr>
  </w:style>
  <w:style w:type="character" w:styleId="Hyperlink">
    <w:name w:val="Hyperlink"/>
    <w:uiPriority w:val="99"/>
    <w:rsid w:val="00690BBC"/>
    <w:rPr>
      <w:rFonts w:ascii="Arial" w:hAnsi="Arial"/>
      <w:b/>
      <w:color w:val="0000FF"/>
      <w:sz w:val="24"/>
    </w:rPr>
  </w:style>
  <w:style w:type="paragraph" w:styleId="ListBullet4">
    <w:name w:val="List Bullet 4"/>
    <w:uiPriority w:val="99"/>
    <w:rsid w:val="00A028A5"/>
    <w:pPr>
      <w:numPr>
        <w:numId w:val="7"/>
      </w:numPr>
      <w:spacing w:after="120"/>
      <w:contextualSpacing/>
    </w:pPr>
    <w:rPr>
      <w:sz w:val="22"/>
      <w:szCs w:val="24"/>
    </w:rPr>
  </w:style>
  <w:style w:type="paragraph" w:styleId="ListBullet5">
    <w:name w:val="List Bullet 5"/>
    <w:basedOn w:val="Normal"/>
    <w:uiPriority w:val="99"/>
    <w:unhideWhenUsed/>
    <w:rsid w:val="00A028A5"/>
    <w:pPr>
      <w:numPr>
        <w:numId w:val="8"/>
      </w:numPr>
      <w:contextualSpacing/>
    </w:pPr>
  </w:style>
  <w:style w:type="paragraph" w:customStyle="1" w:styleId="ListLetter2">
    <w:name w:val="List Letter 2"/>
    <w:uiPriority w:val="99"/>
    <w:rsid w:val="00A028A5"/>
    <w:pPr>
      <w:numPr>
        <w:numId w:val="13"/>
      </w:numPr>
      <w:spacing w:after="120"/>
      <w:contextualSpacing/>
    </w:pPr>
    <w:rPr>
      <w:sz w:val="22"/>
      <w:szCs w:val="24"/>
    </w:rPr>
  </w:style>
  <w:style w:type="paragraph" w:styleId="ListNumber">
    <w:name w:val="List Number"/>
    <w:qFormat/>
    <w:rsid w:val="00A028A5"/>
    <w:pPr>
      <w:numPr>
        <w:numId w:val="17"/>
      </w:numPr>
      <w:spacing w:after="120"/>
      <w:contextualSpacing/>
    </w:pPr>
    <w:rPr>
      <w:sz w:val="22"/>
      <w:szCs w:val="24"/>
    </w:rPr>
  </w:style>
  <w:style w:type="paragraph" w:styleId="Index1">
    <w:name w:val="index 1"/>
    <w:next w:val="Normal"/>
    <w:uiPriority w:val="99"/>
    <w:rsid w:val="00A028A5"/>
    <w:pPr>
      <w:spacing w:after="120"/>
      <w:ind w:left="245" w:hanging="245"/>
    </w:pPr>
    <w:rPr>
      <w:sz w:val="22"/>
      <w:szCs w:val="24"/>
    </w:rPr>
  </w:style>
  <w:style w:type="paragraph" w:styleId="Index2">
    <w:name w:val="index 2"/>
    <w:next w:val="Normal"/>
    <w:uiPriority w:val="99"/>
    <w:rsid w:val="00A028A5"/>
    <w:pPr>
      <w:spacing w:after="120"/>
      <w:ind w:left="490" w:hanging="245"/>
    </w:pPr>
    <w:rPr>
      <w:sz w:val="22"/>
      <w:szCs w:val="24"/>
    </w:rPr>
  </w:style>
  <w:style w:type="paragraph" w:styleId="Index3">
    <w:name w:val="index 3"/>
    <w:next w:val="Normal"/>
    <w:autoRedefine/>
    <w:uiPriority w:val="99"/>
    <w:rsid w:val="00A028A5"/>
    <w:pPr>
      <w:spacing w:after="120"/>
      <w:ind w:left="720" w:hanging="245"/>
    </w:pPr>
    <w:rPr>
      <w:sz w:val="22"/>
      <w:szCs w:val="24"/>
    </w:rPr>
  </w:style>
  <w:style w:type="paragraph" w:styleId="Index4">
    <w:name w:val="index 4"/>
    <w:next w:val="Normal"/>
    <w:uiPriority w:val="99"/>
    <w:rsid w:val="00A028A5"/>
    <w:pPr>
      <w:spacing w:after="120"/>
      <w:ind w:left="965" w:hanging="245"/>
    </w:pPr>
    <w:rPr>
      <w:sz w:val="22"/>
      <w:szCs w:val="24"/>
    </w:rPr>
  </w:style>
  <w:style w:type="paragraph" w:styleId="Index5">
    <w:name w:val="index 5"/>
    <w:next w:val="Normal"/>
    <w:uiPriority w:val="99"/>
    <w:rsid w:val="00A028A5"/>
    <w:pPr>
      <w:spacing w:after="120"/>
      <w:ind w:left="1210" w:hanging="245"/>
    </w:pPr>
    <w:rPr>
      <w:sz w:val="22"/>
      <w:szCs w:val="24"/>
    </w:rPr>
  </w:style>
  <w:style w:type="paragraph" w:styleId="Index6">
    <w:name w:val="index 6"/>
    <w:next w:val="Normal"/>
    <w:uiPriority w:val="99"/>
    <w:rsid w:val="00A028A5"/>
    <w:pPr>
      <w:spacing w:after="200" w:line="276" w:lineRule="auto"/>
      <w:ind w:left="1440" w:hanging="240"/>
    </w:pPr>
    <w:rPr>
      <w:sz w:val="22"/>
    </w:rPr>
  </w:style>
  <w:style w:type="paragraph" w:styleId="Index7">
    <w:name w:val="index 7"/>
    <w:next w:val="Normal"/>
    <w:uiPriority w:val="99"/>
    <w:rsid w:val="00A028A5"/>
    <w:pPr>
      <w:spacing w:after="120"/>
      <w:ind w:left="1685" w:hanging="245"/>
    </w:pPr>
    <w:rPr>
      <w:sz w:val="22"/>
      <w:szCs w:val="24"/>
    </w:rPr>
  </w:style>
  <w:style w:type="paragraph" w:styleId="Index8">
    <w:name w:val="index 8"/>
    <w:next w:val="Normal"/>
    <w:uiPriority w:val="99"/>
    <w:rsid w:val="00A028A5"/>
    <w:pPr>
      <w:spacing w:after="200" w:line="276" w:lineRule="auto"/>
      <w:ind w:left="1920" w:hanging="240"/>
    </w:pPr>
    <w:rPr>
      <w:sz w:val="22"/>
      <w:szCs w:val="24"/>
    </w:rPr>
  </w:style>
  <w:style w:type="paragraph" w:styleId="Index9">
    <w:name w:val="index 9"/>
    <w:next w:val="Normal"/>
    <w:uiPriority w:val="99"/>
    <w:rsid w:val="00A028A5"/>
    <w:pPr>
      <w:spacing w:after="120"/>
      <w:ind w:left="2160" w:hanging="245"/>
    </w:pPr>
    <w:rPr>
      <w:sz w:val="22"/>
      <w:szCs w:val="24"/>
    </w:rPr>
  </w:style>
  <w:style w:type="paragraph" w:styleId="IndexHeading">
    <w:name w:val="index heading"/>
    <w:next w:val="Index1"/>
    <w:uiPriority w:val="99"/>
    <w:rsid w:val="00A028A5"/>
    <w:pPr>
      <w:spacing w:after="120"/>
    </w:pPr>
    <w:rPr>
      <w:rFonts w:ascii="Arial" w:hAnsi="Arial" w:cs="Arial"/>
      <w:b/>
      <w:bCs/>
      <w:sz w:val="22"/>
      <w:szCs w:val="24"/>
    </w:rPr>
  </w:style>
  <w:style w:type="character" w:customStyle="1" w:styleId="Instructionaltext">
    <w:name w:val="Instructional text"/>
    <w:basedOn w:val="ParagraphChar"/>
    <w:uiPriority w:val="1"/>
    <w:rsid w:val="00C30541"/>
    <w:rPr>
      <w:rFonts w:ascii="Arial" w:hAnsi="Arial"/>
      <w:i/>
      <w:iCs/>
      <w:color w:val="0000FF"/>
      <w:sz w:val="20"/>
      <w:szCs w:val="24"/>
    </w:rPr>
  </w:style>
  <w:style w:type="character" w:styleId="IntenseEmphasis">
    <w:name w:val="Intense Emphasis"/>
    <w:uiPriority w:val="21"/>
    <w:rsid w:val="00A028A5"/>
    <w:rPr>
      <w:b/>
      <w:bCs/>
      <w:i/>
      <w:iCs/>
      <w:color w:val="4F81BD"/>
    </w:rPr>
  </w:style>
  <w:style w:type="paragraph" w:styleId="IntenseQuote">
    <w:name w:val="Intense Quote"/>
    <w:basedOn w:val="Normal"/>
    <w:next w:val="Normal"/>
    <w:link w:val="IntenseQuoteChar"/>
    <w:uiPriority w:val="30"/>
    <w:rsid w:val="00A028A5"/>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A028A5"/>
    <w:rPr>
      <w:b/>
      <w:bCs/>
      <w:i/>
      <w:iCs/>
      <w:color w:val="4F81BD"/>
      <w:sz w:val="22"/>
      <w:szCs w:val="24"/>
    </w:rPr>
  </w:style>
  <w:style w:type="character" w:styleId="IntenseReference">
    <w:name w:val="Intense Reference"/>
    <w:uiPriority w:val="32"/>
    <w:rsid w:val="00A028A5"/>
    <w:rPr>
      <w:b/>
      <w:bCs/>
      <w:smallCaps/>
      <w:color w:val="C0504D"/>
      <w:spacing w:val="5"/>
      <w:u w:val="single"/>
    </w:rPr>
  </w:style>
  <w:style w:type="character" w:customStyle="1" w:styleId="Italics">
    <w:name w:val="Italics"/>
    <w:rsid w:val="00A028A5"/>
    <w:rPr>
      <w:i/>
      <w:iCs/>
    </w:rPr>
  </w:style>
  <w:style w:type="character" w:styleId="LineNumber">
    <w:name w:val="line number"/>
    <w:uiPriority w:val="99"/>
    <w:unhideWhenUsed/>
    <w:rsid w:val="00A028A5"/>
  </w:style>
  <w:style w:type="paragraph" w:styleId="List">
    <w:name w:val="List"/>
    <w:uiPriority w:val="99"/>
    <w:unhideWhenUsed/>
    <w:rsid w:val="00A028A5"/>
    <w:pPr>
      <w:spacing w:after="120"/>
      <w:ind w:left="360" w:hanging="360"/>
      <w:contextualSpacing/>
    </w:pPr>
    <w:rPr>
      <w:sz w:val="22"/>
      <w:szCs w:val="24"/>
    </w:rPr>
  </w:style>
  <w:style w:type="paragraph" w:styleId="List2">
    <w:name w:val="List 2"/>
    <w:uiPriority w:val="99"/>
    <w:unhideWhenUsed/>
    <w:rsid w:val="00A028A5"/>
    <w:pPr>
      <w:spacing w:after="120"/>
      <w:ind w:left="720" w:hanging="360"/>
      <w:contextualSpacing/>
    </w:pPr>
    <w:rPr>
      <w:sz w:val="22"/>
      <w:szCs w:val="24"/>
    </w:rPr>
  </w:style>
  <w:style w:type="paragraph" w:styleId="List3">
    <w:name w:val="List 3"/>
    <w:uiPriority w:val="99"/>
    <w:unhideWhenUsed/>
    <w:rsid w:val="00A028A5"/>
    <w:pPr>
      <w:spacing w:after="120"/>
      <w:ind w:left="1080" w:hanging="360"/>
      <w:contextualSpacing/>
    </w:pPr>
    <w:rPr>
      <w:sz w:val="22"/>
      <w:szCs w:val="24"/>
    </w:rPr>
  </w:style>
  <w:style w:type="paragraph" w:styleId="List4">
    <w:name w:val="List 4"/>
    <w:uiPriority w:val="99"/>
    <w:unhideWhenUsed/>
    <w:rsid w:val="00A028A5"/>
    <w:pPr>
      <w:spacing w:after="120"/>
      <w:ind w:left="1440" w:hanging="360"/>
      <w:contextualSpacing/>
    </w:pPr>
    <w:rPr>
      <w:sz w:val="22"/>
      <w:szCs w:val="24"/>
    </w:rPr>
  </w:style>
  <w:style w:type="paragraph" w:styleId="List5">
    <w:name w:val="List 5"/>
    <w:uiPriority w:val="99"/>
    <w:unhideWhenUsed/>
    <w:rsid w:val="00A028A5"/>
    <w:pPr>
      <w:spacing w:after="120"/>
      <w:ind w:left="1800" w:hanging="360"/>
      <w:contextualSpacing/>
    </w:pPr>
    <w:rPr>
      <w:sz w:val="22"/>
      <w:szCs w:val="24"/>
    </w:rPr>
  </w:style>
  <w:style w:type="paragraph" w:styleId="ListBullet">
    <w:name w:val="List Bullet"/>
    <w:qFormat/>
    <w:rsid w:val="000278CF"/>
    <w:pPr>
      <w:numPr>
        <w:numId w:val="5"/>
      </w:numPr>
      <w:spacing w:after="120"/>
    </w:pPr>
    <w:rPr>
      <w:rFonts w:ascii="Arial" w:hAnsi="Arial"/>
      <w:sz w:val="24"/>
      <w:szCs w:val="24"/>
    </w:rPr>
  </w:style>
  <w:style w:type="paragraph" w:styleId="ListBullet2">
    <w:name w:val="List Bullet 2"/>
    <w:uiPriority w:val="99"/>
    <w:qFormat/>
    <w:rsid w:val="000278CF"/>
    <w:pPr>
      <w:spacing w:after="120"/>
      <w:contextualSpacing/>
    </w:pPr>
    <w:rPr>
      <w:rFonts w:ascii="Arial" w:hAnsi="Arial"/>
      <w:sz w:val="24"/>
      <w:szCs w:val="24"/>
    </w:rPr>
  </w:style>
  <w:style w:type="paragraph" w:styleId="ListBullet3">
    <w:name w:val="List Bullet 3"/>
    <w:uiPriority w:val="99"/>
    <w:rsid w:val="00A028A5"/>
    <w:pPr>
      <w:numPr>
        <w:numId w:val="6"/>
      </w:numPr>
      <w:spacing w:after="120"/>
      <w:contextualSpacing/>
    </w:pPr>
    <w:rPr>
      <w:sz w:val="22"/>
      <w:szCs w:val="24"/>
    </w:rPr>
  </w:style>
  <w:style w:type="paragraph" w:customStyle="1" w:styleId="ListBulletLast">
    <w:name w:val="List Bullet Last"/>
    <w:basedOn w:val="ListBullet"/>
    <w:next w:val="Normal"/>
    <w:rsid w:val="00A028A5"/>
    <w:pPr>
      <w:numPr>
        <w:numId w:val="9"/>
      </w:numPr>
      <w:spacing w:after="280"/>
    </w:pPr>
  </w:style>
  <w:style w:type="paragraph" w:customStyle="1" w:styleId="ListBulletTable">
    <w:name w:val="List Bullet Table"/>
    <w:rsid w:val="00A028A5"/>
    <w:pPr>
      <w:numPr>
        <w:numId w:val="10"/>
      </w:numPr>
    </w:pPr>
    <w:rPr>
      <w:rFonts w:ascii="Arial" w:hAnsi="Arial"/>
    </w:rPr>
  </w:style>
  <w:style w:type="paragraph" w:styleId="ListContinue">
    <w:name w:val="List Continue"/>
    <w:uiPriority w:val="99"/>
    <w:unhideWhenUsed/>
    <w:rsid w:val="00A028A5"/>
    <w:pPr>
      <w:spacing w:after="120"/>
      <w:ind w:left="360"/>
      <w:contextualSpacing/>
    </w:pPr>
    <w:rPr>
      <w:sz w:val="22"/>
      <w:szCs w:val="24"/>
    </w:rPr>
  </w:style>
  <w:style w:type="paragraph" w:styleId="ListContinue2">
    <w:name w:val="List Continue 2"/>
    <w:uiPriority w:val="99"/>
    <w:unhideWhenUsed/>
    <w:rsid w:val="00A028A5"/>
    <w:pPr>
      <w:spacing w:after="120"/>
      <w:ind w:left="720"/>
      <w:contextualSpacing/>
    </w:pPr>
    <w:rPr>
      <w:sz w:val="22"/>
      <w:szCs w:val="24"/>
    </w:rPr>
  </w:style>
  <w:style w:type="paragraph" w:styleId="ListContinue3">
    <w:name w:val="List Continue 3"/>
    <w:uiPriority w:val="99"/>
    <w:unhideWhenUsed/>
    <w:rsid w:val="00A028A5"/>
    <w:pPr>
      <w:spacing w:after="120"/>
      <w:ind w:left="1080"/>
      <w:contextualSpacing/>
    </w:pPr>
    <w:rPr>
      <w:sz w:val="22"/>
      <w:szCs w:val="24"/>
    </w:rPr>
  </w:style>
  <w:style w:type="paragraph" w:styleId="ListContinue4">
    <w:name w:val="List Continue 4"/>
    <w:uiPriority w:val="99"/>
    <w:unhideWhenUsed/>
    <w:rsid w:val="00A028A5"/>
    <w:pPr>
      <w:spacing w:after="120"/>
      <w:ind w:left="1440"/>
      <w:contextualSpacing/>
    </w:pPr>
    <w:rPr>
      <w:sz w:val="22"/>
      <w:szCs w:val="24"/>
    </w:rPr>
  </w:style>
  <w:style w:type="paragraph" w:styleId="ListContinue5">
    <w:name w:val="List Continue 5"/>
    <w:uiPriority w:val="99"/>
    <w:unhideWhenUsed/>
    <w:rsid w:val="00A028A5"/>
    <w:pPr>
      <w:spacing w:after="120"/>
      <w:ind w:left="1800"/>
      <w:contextualSpacing/>
    </w:pPr>
    <w:rPr>
      <w:sz w:val="22"/>
      <w:szCs w:val="24"/>
    </w:rPr>
  </w:style>
  <w:style w:type="paragraph" w:customStyle="1" w:styleId="ListEnd">
    <w:name w:val="List End"/>
    <w:next w:val="Normal"/>
    <w:qFormat/>
    <w:rsid w:val="00A028A5"/>
    <w:rPr>
      <w:sz w:val="22"/>
    </w:rPr>
  </w:style>
  <w:style w:type="paragraph" w:customStyle="1" w:styleId="ListLetter">
    <w:name w:val="List Letter"/>
    <w:uiPriority w:val="99"/>
    <w:qFormat/>
    <w:rsid w:val="00A028A5"/>
    <w:pPr>
      <w:numPr>
        <w:numId w:val="12"/>
      </w:numPr>
      <w:spacing w:after="120"/>
      <w:contextualSpacing/>
    </w:pPr>
    <w:rPr>
      <w:sz w:val="22"/>
      <w:szCs w:val="24"/>
    </w:rPr>
  </w:style>
  <w:style w:type="paragraph" w:customStyle="1" w:styleId="ListLetter3">
    <w:name w:val="List Letter 3"/>
    <w:uiPriority w:val="99"/>
    <w:rsid w:val="00A028A5"/>
    <w:pPr>
      <w:numPr>
        <w:numId w:val="14"/>
      </w:numPr>
      <w:spacing w:after="120"/>
      <w:contextualSpacing/>
    </w:pPr>
    <w:rPr>
      <w:sz w:val="22"/>
      <w:szCs w:val="24"/>
    </w:rPr>
  </w:style>
  <w:style w:type="paragraph" w:customStyle="1" w:styleId="ListLetter4">
    <w:name w:val="List Letter 4"/>
    <w:rsid w:val="00A028A5"/>
    <w:pPr>
      <w:numPr>
        <w:numId w:val="15"/>
      </w:numPr>
      <w:spacing w:after="120"/>
      <w:contextualSpacing/>
    </w:pPr>
    <w:rPr>
      <w:sz w:val="22"/>
      <w:szCs w:val="24"/>
    </w:rPr>
  </w:style>
  <w:style w:type="paragraph" w:customStyle="1" w:styleId="ListLetter5">
    <w:name w:val="List Letter 5"/>
    <w:basedOn w:val="ListLetter4"/>
    <w:rsid w:val="00A028A5"/>
    <w:pPr>
      <w:numPr>
        <w:numId w:val="16"/>
      </w:numPr>
    </w:pPr>
  </w:style>
  <w:style w:type="paragraph" w:styleId="ListNumber2">
    <w:name w:val="List Number 2"/>
    <w:uiPriority w:val="99"/>
    <w:rsid w:val="00A028A5"/>
    <w:pPr>
      <w:numPr>
        <w:numId w:val="18"/>
      </w:numPr>
      <w:tabs>
        <w:tab w:val="left" w:pos="360"/>
      </w:tabs>
      <w:spacing w:after="120"/>
      <w:contextualSpacing/>
    </w:pPr>
    <w:rPr>
      <w:sz w:val="22"/>
      <w:szCs w:val="24"/>
    </w:rPr>
  </w:style>
  <w:style w:type="paragraph" w:styleId="ListNumber3">
    <w:name w:val="List Number 3"/>
    <w:uiPriority w:val="99"/>
    <w:rsid w:val="00A028A5"/>
    <w:pPr>
      <w:numPr>
        <w:numId w:val="19"/>
      </w:numPr>
      <w:spacing w:after="120"/>
      <w:contextualSpacing/>
    </w:pPr>
    <w:rPr>
      <w:sz w:val="22"/>
      <w:szCs w:val="24"/>
    </w:rPr>
  </w:style>
  <w:style w:type="paragraph" w:styleId="ListNumber4">
    <w:name w:val="List Number 4"/>
    <w:uiPriority w:val="99"/>
    <w:rsid w:val="00A028A5"/>
    <w:pPr>
      <w:numPr>
        <w:numId w:val="20"/>
      </w:numPr>
      <w:spacing w:after="120"/>
      <w:contextualSpacing/>
    </w:pPr>
    <w:rPr>
      <w:sz w:val="22"/>
    </w:rPr>
  </w:style>
  <w:style w:type="paragraph" w:styleId="ListNumber5">
    <w:name w:val="List Number 5"/>
    <w:basedOn w:val="Normal"/>
    <w:uiPriority w:val="99"/>
    <w:unhideWhenUsed/>
    <w:rsid w:val="00A028A5"/>
    <w:pPr>
      <w:numPr>
        <w:numId w:val="21"/>
      </w:numPr>
      <w:contextualSpacing/>
    </w:pPr>
  </w:style>
  <w:style w:type="paragraph" w:customStyle="1" w:styleId="ListNumberSmall">
    <w:name w:val="List Number Small"/>
    <w:basedOn w:val="Normal"/>
    <w:uiPriority w:val="9"/>
    <w:qFormat/>
    <w:rsid w:val="00A028A5"/>
    <w:pPr>
      <w:numPr>
        <w:numId w:val="22"/>
      </w:numPr>
      <w:spacing w:before="40" w:after="40"/>
    </w:pPr>
    <w:rPr>
      <w:szCs w:val="48"/>
      <w:lang w:val="en-GB"/>
    </w:rPr>
  </w:style>
  <w:style w:type="paragraph" w:customStyle="1" w:styleId="ListNumberTable">
    <w:name w:val="List Number Table"/>
    <w:rsid w:val="00A028A5"/>
    <w:pPr>
      <w:numPr>
        <w:numId w:val="23"/>
      </w:numPr>
    </w:pPr>
    <w:rPr>
      <w:rFonts w:ascii="Arial" w:hAnsi="Arial"/>
    </w:rPr>
  </w:style>
  <w:style w:type="paragraph" w:styleId="ListParagraph">
    <w:name w:val="List Paragraph"/>
    <w:uiPriority w:val="34"/>
    <w:qFormat/>
    <w:rsid w:val="00381F5D"/>
    <w:pPr>
      <w:spacing w:after="120"/>
      <w:ind w:left="720"/>
      <w:contextualSpacing/>
    </w:pPr>
    <w:rPr>
      <w:rFonts w:ascii="Arial" w:eastAsia="Calibri" w:hAnsi="Arial"/>
      <w:sz w:val="24"/>
      <w:szCs w:val="24"/>
    </w:rPr>
  </w:style>
  <w:style w:type="paragraph" w:styleId="MacroText">
    <w:name w:val="macro"/>
    <w:link w:val="MacroTextChar"/>
    <w:uiPriority w:val="99"/>
    <w:rsid w:val="00A028A5"/>
    <w:pPr>
      <w:tabs>
        <w:tab w:val="left" w:pos="480"/>
        <w:tab w:val="left" w:pos="960"/>
        <w:tab w:val="left" w:pos="1440"/>
        <w:tab w:val="left" w:pos="1920"/>
        <w:tab w:val="left" w:pos="2400"/>
        <w:tab w:val="left" w:pos="2880"/>
        <w:tab w:val="left" w:pos="3360"/>
        <w:tab w:val="left" w:pos="3840"/>
        <w:tab w:val="left" w:pos="4320"/>
      </w:tabs>
      <w:ind w:left="144" w:hanging="144"/>
    </w:pPr>
    <w:rPr>
      <w:rFonts w:ascii="Courier New" w:hAnsi="Courier New" w:cs="Courier New"/>
    </w:rPr>
  </w:style>
  <w:style w:type="character" w:customStyle="1" w:styleId="MacroTextChar">
    <w:name w:val="Macro Text Char"/>
    <w:link w:val="MacroText"/>
    <w:uiPriority w:val="99"/>
    <w:rsid w:val="00A028A5"/>
    <w:rPr>
      <w:rFonts w:ascii="Courier New" w:hAnsi="Courier New" w:cs="Courier New"/>
    </w:rPr>
  </w:style>
  <w:style w:type="paragraph" w:styleId="MessageHeader">
    <w:name w:val="Message Header"/>
    <w:link w:val="MessageHeaderChar"/>
    <w:uiPriority w:val="99"/>
    <w:unhideWhenUsed/>
    <w:rsid w:val="00A028A5"/>
    <w:pPr>
      <w:pBdr>
        <w:top w:val="single" w:sz="6" w:space="1" w:color="auto"/>
        <w:left w:val="single" w:sz="6" w:space="1" w:color="auto"/>
        <w:bottom w:val="single" w:sz="6" w:space="1" w:color="auto"/>
        <w:right w:val="single" w:sz="6" w:space="1" w:color="auto"/>
      </w:pBdr>
      <w:shd w:val="pct20" w:color="auto" w:fill="auto"/>
    </w:pPr>
    <w:rPr>
      <w:sz w:val="22"/>
      <w:szCs w:val="24"/>
    </w:rPr>
  </w:style>
  <w:style w:type="character" w:customStyle="1" w:styleId="MessageHeaderChar">
    <w:name w:val="Message Header Char"/>
    <w:link w:val="MessageHeader"/>
    <w:uiPriority w:val="99"/>
    <w:rsid w:val="00A028A5"/>
    <w:rPr>
      <w:sz w:val="22"/>
      <w:szCs w:val="24"/>
      <w:shd w:val="pct20" w:color="auto" w:fill="auto"/>
    </w:rPr>
  </w:style>
  <w:style w:type="paragraph" w:styleId="NoSpacing">
    <w:name w:val="No Spacing"/>
    <w:uiPriority w:val="1"/>
    <w:rsid w:val="00A028A5"/>
    <w:rPr>
      <w:rFonts w:eastAsia="Calibri"/>
      <w:sz w:val="22"/>
      <w:szCs w:val="24"/>
    </w:rPr>
  </w:style>
  <w:style w:type="paragraph" w:styleId="NormalWeb">
    <w:name w:val="Normal (Web)"/>
    <w:basedOn w:val="Normal"/>
    <w:uiPriority w:val="99"/>
    <w:unhideWhenUsed/>
    <w:rsid w:val="00A028A5"/>
  </w:style>
  <w:style w:type="paragraph" w:styleId="NormalIndent">
    <w:name w:val="Normal Indent"/>
    <w:basedOn w:val="Normal"/>
    <w:uiPriority w:val="99"/>
    <w:unhideWhenUsed/>
    <w:rsid w:val="00A028A5"/>
    <w:pPr>
      <w:ind w:left="720"/>
    </w:pPr>
  </w:style>
  <w:style w:type="paragraph" w:styleId="NoteHeading">
    <w:name w:val="Note Heading"/>
    <w:next w:val="Normal"/>
    <w:link w:val="NoteHeadingChar"/>
    <w:uiPriority w:val="99"/>
    <w:unhideWhenUsed/>
    <w:rsid w:val="00A028A5"/>
    <w:rPr>
      <w:sz w:val="22"/>
      <w:szCs w:val="24"/>
    </w:rPr>
  </w:style>
  <w:style w:type="character" w:customStyle="1" w:styleId="NoteHeadingChar">
    <w:name w:val="Note Heading Char"/>
    <w:link w:val="NoteHeading"/>
    <w:uiPriority w:val="99"/>
    <w:rsid w:val="00A028A5"/>
    <w:rPr>
      <w:sz w:val="22"/>
      <w:szCs w:val="24"/>
    </w:rPr>
  </w:style>
  <w:style w:type="paragraph" w:customStyle="1" w:styleId="NumberedReferenceList">
    <w:name w:val="Numbered Reference List"/>
    <w:basedOn w:val="ListNumber"/>
    <w:rsid w:val="00A028A5"/>
    <w:pPr>
      <w:numPr>
        <w:numId w:val="24"/>
      </w:numPr>
    </w:pPr>
  </w:style>
  <w:style w:type="character" w:styleId="PageNumber">
    <w:name w:val="page number"/>
    <w:uiPriority w:val="99"/>
    <w:unhideWhenUsed/>
    <w:rsid w:val="00A028A5"/>
  </w:style>
  <w:style w:type="paragraph" w:customStyle="1" w:styleId="Paragraph">
    <w:name w:val="Paragraph"/>
    <w:link w:val="ParagraphChar"/>
    <w:qFormat/>
    <w:rsid w:val="00381F5D"/>
    <w:pPr>
      <w:spacing w:after="120"/>
    </w:pPr>
    <w:rPr>
      <w:rFonts w:ascii="Arial" w:hAnsi="Arial"/>
      <w:sz w:val="24"/>
      <w:szCs w:val="24"/>
    </w:rPr>
  </w:style>
  <w:style w:type="character" w:customStyle="1" w:styleId="ParagraphChar">
    <w:name w:val="Paragraph Char"/>
    <w:link w:val="Paragraph"/>
    <w:rsid w:val="00381F5D"/>
    <w:rPr>
      <w:rFonts w:ascii="Arial" w:hAnsi="Arial"/>
      <w:sz w:val="24"/>
      <w:szCs w:val="24"/>
    </w:rPr>
  </w:style>
  <w:style w:type="paragraph" w:customStyle="1" w:styleId="ParagraphSpace">
    <w:name w:val="Paragraph Space"/>
    <w:basedOn w:val="Paragraph"/>
    <w:next w:val="Paragraph"/>
    <w:rsid w:val="00A028A5"/>
    <w:pPr>
      <w:spacing w:after="0"/>
    </w:pPr>
  </w:style>
  <w:style w:type="character" w:styleId="PlaceholderText">
    <w:name w:val="Placeholder Text"/>
    <w:uiPriority w:val="99"/>
    <w:semiHidden/>
    <w:rsid w:val="00A028A5"/>
    <w:rPr>
      <w:color w:val="808080"/>
    </w:rPr>
  </w:style>
  <w:style w:type="paragraph" w:styleId="PlainText">
    <w:name w:val="Plain Text"/>
    <w:link w:val="PlainTextChar"/>
    <w:uiPriority w:val="99"/>
    <w:unhideWhenUsed/>
    <w:rsid w:val="00A028A5"/>
    <w:rPr>
      <w:rFonts w:ascii="Consolas" w:hAnsi="Consolas"/>
      <w:sz w:val="21"/>
      <w:szCs w:val="21"/>
    </w:rPr>
  </w:style>
  <w:style w:type="character" w:customStyle="1" w:styleId="PlainTextChar">
    <w:name w:val="Plain Text Char"/>
    <w:link w:val="PlainText"/>
    <w:uiPriority w:val="99"/>
    <w:rsid w:val="00A028A5"/>
    <w:rPr>
      <w:rFonts w:ascii="Consolas" w:hAnsi="Consolas"/>
      <w:sz w:val="21"/>
      <w:szCs w:val="21"/>
    </w:rPr>
  </w:style>
  <w:style w:type="paragraph" w:styleId="Quote">
    <w:name w:val="Quote"/>
    <w:next w:val="Paragraph"/>
    <w:link w:val="QuoteChar"/>
    <w:uiPriority w:val="29"/>
    <w:rsid w:val="00A028A5"/>
    <w:pPr>
      <w:spacing w:after="120"/>
    </w:pPr>
    <w:rPr>
      <w:i/>
      <w:iCs/>
      <w:color w:val="000000"/>
      <w:sz w:val="22"/>
      <w:szCs w:val="24"/>
    </w:rPr>
  </w:style>
  <w:style w:type="character" w:customStyle="1" w:styleId="QuoteChar">
    <w:name w:val="Quote Char"/>
    <w:link w:val="Quote"/>
    <w:uiPriority w:val="29"/>
    <w:rsid w:val="00A028A5"/>
    <w:rPr>
      <w:i/>
      <w:iCs/>
      <w:color w:val="000000"/>
      <w:sz w:val="22"/>
      <w:szCs w:val="24"/>
    </w:rPr>
  </w:style>
  <w:style w:type="paragraph" w:styleId="Salutation">
    <w:name w:val="Salutation"/>
    <w:next w:val="Paragraph"/>
    <w:link w:val="SalutationChar"/>
    <w:uiPriority w:val="99"/>
    <w:unhideWhenUsed/>
    <w:rsid w:val="00A028A5"/>
    <w:pPr>
      <w:spacing w:after="120"/>
    </w:pPr>
    <w:rPr>
      <w:sz w:val="22"/>
      <w:szCs w:val="24"/>
    </w:rPr>
  </w:style>
  <w:style w:type="character" w:customStyle="1" w:styleId="SalutationChar">
    <w:name w:val="Salutation Char"/>
    <w:link w:val="Salutation"/>
    <w:uiPriority w:val="99"/>
    <w:rsid w:val="00A028A5"/>
    <w:rPr>
      <w:sz w:val="22"/>
      <w:szCs w:val="24"/>
    </w:rPr>
  </w:style>
  <w:style w:type="paragraph" w:styleId="Signature">
    <w:name w:val="Signature"/>
    <w:link w:val="SignatureChar"/>
    <w:uiPriority w:val="99"/>
    <w:unhideWhenUsed/>
    <w:rsid w:val="00A028A5"/>
    <w:pPr>
      <w:ind w:left="4320"/>
    </w:pPr>
    <w:rPr>
      <w:sz w:val="22"/>
      <w:szCs w:val="24"/>
    </w:rPr>
  </w:style>
  <w:style w:type="character" w:customStyle="1" w:styleId="SignatureChar">
    <w:name w:val="Signature Char"/>
    <w:link w:val="Signature"/>
    <w:uiPriority w:val="99"/>
    <w:rsid w:val="00A028A5"/>
    <w:rPr>
      <w:sz w:val="22"/>
      <w:szCs w:val="24"/>
    </w:rPr>
  </w:style>
  <w:style w:type="character" w:styleId="Strong">
    <w:name w:val="Strong"/>
    <w:uiPriority w:val="22"/>
    <w:rsid w:val="00A028A5"/>
    <w:rPr>
      <w:b/>
      <w:bCs/>
    </w:rPr>
  </w:style>
  <w:style w:type="paragraph" w:styleId="Subtitle">
    <w:name w:val="Subtitle"/>
    <w:next w:val="Paragraph"/>
    <w:link w:val="SubtitleChar"/>
    <w:uiPriority w:val="11"/>
    <w:rsid w:val="00A028A5"/>
    <w:pPr>
      <w:numPr>
        <w:ilvl w:val="1"/>
      </w:numPr>
      <w:spacing w:after="120"/>
      <w:jc w:val="center"/>
    </w:pPr>
    <w:rPr>
      <w:rFonts w:ascii="Times New Roman Bold" w:hAnsi="Times New Roman Bold"/>
      <w:b/>
      <w:iCs/>
      <w:sz w:val="24"/>
      <w:szCs w:val="24"/>
    </w:rPr>
  </w:style>
  <w:style w:type="character" w:customStyle="1" w:styleId="SubtitleChar">
    <w:name w:val="Subtitle Char"/>
    <w:link w:val="Subtitle"/>
    <w:uiPriority w:val="11"/>
    <w:rsid w:val="00A028A5"/>
    <w:rPr>
      <w:rFonts w:ascii="Times New Roman Bold" w:hAnsi="Times New Roman Bold"/>
      <w:b/>
      <w:iCs/>
      <w:sz w:val="24"/>
      <w:szCs w:val="24"/>
    </w:rPr>
  </w:style>
  <w:style w:type="character" w:styleId="SubtleEmphasis">
    <w:name w:val="Subtle Emphasis"/>
    <w:uiPriority w:val="19"/>
    <w:rsid w:val="00A028A5"/>
    <w:rPr>
      <w:i/>
      <w:iCs/>
      <w:color w:val="808080"/>
    </w:rPr>
  </w:style>
  <w:style w:type="character" w:styleId="SubtleReference">
    <w:name w:val="Subtle Reference"/>
    <w:uiPriority w:val="31"/>
    <w:rsid w:val="00A028A5"/>
    <w:rPr>
      <w:smallCaps/>
      <w:color w:val="C0504D"/>
      <w:u w:val="single"/>
    </w:rPr>
  </w:style>
  <w:style w:type="character" w:customStyle="1" w:styleId="TableTitleChar">
    <w:name w:val="Table Title Char"/>
    <w:link w:val="TableTitle"/>
    <w:locked/>
    <w:rsid w:val="00A028A5"/>
    <w:rPr>
      <w:b/>
      <w:bCs/>
      <w:color w:val="000000"/>
      <w:sz w:val="22"/>
      <w:szCs w:val="24"/>
    </w:rPr>
  </w:style>
  <w:style w:type="table" w:styleId="Table3Deffects1">
    <w:name w:val="Table 3D effects 1"/>
    <w:basedOn w:val="TableNormal"/>
    <w:uiPriority w:val="99"/>
    <w:rsid w:val="00A028A5"/>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rsid w:val="00A028A5"/>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rsid w:val="00A028A5"/>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rsid w:val="00A028A5"/>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rsid w:val="00A028A5"/>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rsid w:val="00A028A5"/>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rsid w:val="00A028A5"/>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rsid w:val="00A028A5"/>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rsid w:val="00A028A5"/>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rsid w:val="00A028A5"/>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customStyle="1" w:styleId="TableColumnHeadingCourierNew">
    <w:name w:val="Table Column Heading Courier New"/>
    <w:basedOn w:val="Normal"/>
    <w:next w:val="Normal"/>
    <w:rsid w:val="00A028A5"/>
    <w:pPr>
      <w:suppressAutoHyphens/>
      <w:spacing w:before="40" w:after="20" w:line="264" w:lineRule="auto"/>
      <w:jc w:val="center"/>
    </w:pPr>
    <w:rPr>
      <w:rFonts w:ascii="Courier New" w:hAnsi="Courier New"/>
      <w:b/>
      <w:bCs/>
      <w:sz w:val="16"/>
      <w:lang w:eastAsia="en-GB"/>
    </w:rPr>
  </w:style>
  <w:style w:type="paragraph" w:customStyle="1" w:styleId="TableColumnHeadings">
    <w:name w:val="Table Column Headings"/>
    <w:rsid w:val="005C1D46"/>
    <w:pPr>
      <w:spacing w:before="60" w:after="60"/>
      <w:jc w:val="center"/>
    </w:pPr>
    <w:rPr>
      <w:rFonts w:ascii="Arial" w:hAnsi="Arial"/>
      <w:b/>
      <w:sz w:val="18"/>
      <w:szCs w:val="24"/>
    </w:rPr>
  </w:style>
  <w:style w:type="table" w:styleId="TableColumns1">
    <w:name w:val="Table Columns 1"/>
    <w:basedOn w:val="TableNormal"/>
    <w:uiPriority w:val="99"/>
    <w:rsid w:val="00A028A5"/>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rsid w:val="00A028A5"/>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rsid w:val="00A028A5"/>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rsid w:val="00A028A5"/>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rsid w:val="00A028A5"/>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rsid w:val="00A028A5"/>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rsid w:val="00A028A5"/>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paragraph" w:customStyle="1" w:styleId="TableFootnote">
    <w:name w:val="Table Footnote"/>
    <w:rsid w:val="0056398D"/>
    <w:rPr>
      <w:rFonts w:ascii="Arial" w:hAnsi="Arial"/>
      <w:sz w:val="18"/>
      <w:szCs w:val="18"/>
    </w:rPr>
  </w:style>
  <w:style w:type="paragraph" w:customStyle="1" w:styleId="TableFootnoteCourierNew">
    <w:name w:val="Table Footnote Courier New"/>
    <w:basedOn w:val="Normal"/>
    <w:next w:val="Normal"/>
    <w:rsid w:val="00A028A5"/>
    <w:pPr>
      <w:suppressAutoHyphens/>
      <w:spacing w:line="264" w:lineRule="auto"/>
    </w:pPr>
    <w:rPr>
      <w:rFonts w:ascii="Courier New" w:hAnsi="Courier New"/>
      <w:sz w:val="18"/>
      <w:lang w:eastAsia="en-GB"/>
    </w:rPr>
  </w:style>
  <w:style w:type="paragraph" w:customStyle="1" w:styleId="TableFootnoteLetter">
    <w:name w:val="Table Footnote Letter"/>
    <w:basedOn w:val="TableFootnote"/>
    <w:rsid w:val="00A028A5"/>
    <w:pPr>
      <w:numPr>
        <w:numId w:val="26"/>
      </w:numPr>
    </w:pPr>
  </w:style>
  <w:style w:type="paragraph" w:customStyle="1" w:styleId="TableFootnoteNumbered">
    <w:name w:val="Table Footnote Numbered"/>
    <w:qFormat/>
    <w:rsid w:val="00217EAE"/>
    <w:pPr>
      <w:numPr>
        <w:numId w:val="27"/>
      </w:numPr>
      <w:tabs>
        <w:tab w:val="left" w:pos="216"/>
      </w:tabs>
    </w:pPr>
    <w:rPr>
      <w:rFonts w:ascii="Arial" w:hAnsi="Arial"/>
      <w:sz w:val="18"/>
    </w:rPr>
  </w:style>
  <w:style w:type="paragraph" w:customStyle="1" w:styleId="TableFootnoteSymbol">
    <w:name w:val="Table Footnote Symbol"/>
    <w:basedOn w:val="TableFootnote"/>
    <w:rsid w:val="00A028A5"/>
    <w:rPr>
      <w:szCs w:val="48"/>
    </w:rPr>
  </w:style>
  <w:style w:type="paragraph" w:customStyle="1" w:styleId="TableFootnoteText">
    <w:name w:val="Table Footnote Text"/>
    <w:rsid w:val="00217EAE"/>
    <w:rPr>
      <w:rFonts w:ascii="Arial" w:hAnsi="Arial"/>
      <w:sz w:val="16"/>
      <w:szCs w:val="18"/>
    </w:rPr>
  </w:style>
  <w:style w:type="table" w:styleId="TableGrid">
    <w:name w:val="Table Grid"/>
    <w:aliases w:val="PHE Table Grid,lgh 表格"/>
    <w:basedOn w:val="TableNormal"/>
    <w:qFormat/>
    <w:rsid w:val="00A028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rsid w:val="00A028A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rsid w:val="00A028A5"/>
    <w:tblPr>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rsid w:val="00A028A5"/>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rsid w:val="00A028A5"/>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rsid w:val="00A028A5"/>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rsid w:val="00A028A5"/>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rsid w:val="00A028A5"/>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rsid w:val="00A028A5"/>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rsid w:val="00A028A5"/>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rsid w:val="00A028A5"/>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rsid w:val="00A028A5"/>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rsid w:val="00A028A5"/>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rsid w:val="00A028A5"/>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rsid w:val="00A028A5"/>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rsid w:val="00A028A5"/>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rsid w:val="00A028A5"/>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Paragraph"/>
    <w:uiPriority w:val="99"/>
    <w:rsid w:val="00A028A5"/>
    <w:pPr>
      <w:spacing w:after="120"/>
      <w:ind w:left="245" w:hanging="245"/>
    </w:pPr>
    <w:rPr>
      <w:sz w:val="22"/>
      <w:szCs w:val="24"/>
    </w:rPr>
  </w:style>
  <w:style w:type="paragraph" w:customStyle="1" w:styleId="TableParagraph">
    <w:name w:val="Table Paragraph"/>
    <w:basedOn w:val="Normal"/>
    <w:uiPriority w:val="1"/>
    <w:qFormat/>
    <w:rsid w:val="00A028A5"/>
    <w:pPr>
      <w:widowControl w:val="0"/>
    </w:pPr>
    <w:rPr>
      <w:rFonts w:ascii="Calibri" w:eastAsia="Calibri" w:hAnsi="Calibri"/>
      <w:szCs w:val="22"/>
    </w:rPr>
  </w:style>
  <w:style w:type="table" w:styleId="TableProfessional">
    <w:name w:val="Table Professional"/>
    <w:basedOn w:val="TableNormal"/>
    <w:uiPriority w:val="99"/>
    <w:rsid w:val="00A028A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RowHeadings">
    <w:name w:val="Table Row Headings"/>
    <w:rsid w:val="005C1D46"/>
    <w:pPr>
      <w:spacing w:before="60" w:after="60"/>
    </w:pPr>
    <w:rPr>
      <w:rFonts w:ascii="Arial" w:hAnsi="Arial"/>
      <w:b/>
      <w:sz w:val="18"/>
      <w:szCs w:val="24"/>
    </w:rPr>
  </w:style>
  <w:style w:type="table" w:styleId="TableSimple1">
    <w:name w:val="Table Simple 1"/>
    <w:basedOn w:val="TableNormal"/>
    <w:uiPriority w:val="99"/>
    <w:rsid w:val="00A028A5"/>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rsid w:val="00A028A5"/>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rsid w:val="00A028A5"/>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rsid w:val="00A028A5"/>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A028A5"/>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TableText">
    <w:name w:val="Table Text"/>
    <w:link w:val="TableTextChar"/>
    <w:uiPriority w:val="99"/>
    <w:rsid w:val="00217EAE"/>
    <w:pPr>
      <w:spacing w:before="60" w:after="60"/>
    </w:pPr>
    <w:rPr>
      <w:rFonts w:ascii="Arial" w:hAnsi="Arial"/>
      <w:sz w:val="18"/>
      <w:szCs w:val="24"/>
    </w:rPr>
  </w:style>
  <w:style w:type="character" w:customStyle="1" w:styleId="TableTextChar">
    <w:name w:val="Table Text Char"/>
    <w:link w:val="TableText"/>
    <w:uiPriority w:val="99"/>
    <w:rsid w:val="00217EAE"/>
    <w:rPr>
      <w:rFonts w:ascii="Arial" w:hAnsi="Arial"/>
      <w:sz w:val="18"/>
      <w:szCs w:val="24"/>
    </w:rPr>
  </w:style>
  <w:style w:type="paragraph" w:customStyle="1" w:styleId="TableText-Numerals">
    <w:name w:val="Table Text - Numerals"/>
    <w:basedOn w:val="TableText"/>
    <w:qFormat/>
    <w:rsid w:val="00A028A5"/>
    <w:pPr>
      <w:keepNext/>
      <w:jc w:val="center"/>
    </w:pPr>
  </w:style>
  <w:style w:type="paragraph" w:customStyle="1" w:styleId="TableTextCourierNew8pt">
    <w:name w:val="Table Text Courier New 8 pt"/>
    <w:basedOn w:val="Normal"/>
    <w:next w:val="Normal"/>
    <w:rsid w:val="00A028A5"/>
    <w:pPr>
      <w:keepLines/>
      <w:suppressAutoHyphens/>
    </w:pPr>
    <w:rPr>
      <w:rFonts w:ascii="Courier New" w:hAnsi="Courier New"/>
      <w:sz w:val="16"/>
      <w:lang w:eastAsia="en-GB"/>
    </w:rPr>
  </w:style>
  <w:style w:type="table" w:styleId="TableTheme">
    <w:name w:val="Table Theme"/>
    <w:basedOn w:val="TableNormal"/>
    <w:uiPriority w:val="99"/>
    <w:rsid w:val="00A028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next w:val="Paragraph"/>
    <w:link w:val="TableTitleChar"/>
    <w:qFormat/>
    <w:rsid w:val="00A028A5"/>
    <w:pPr>
      <w:keepNext/>
      <w:keepLines/>
      <w:tabs>
        <w:tab w:val="left" w:pos="1440"/>
      </w:tabs>
      <w:spacing w:before="240" w:after="120"/>
      <w:ind w:left="1152" w:hanging="1152"/>
    </w:pPr>
    <w:rPr>
      <w:b/>
      <w:bCs/>
      <w:color w:val="000000"/>
      <w:sz w:val="22"/>
      <w:szCs w:val="24"/>
    </w:rPr>
  </w:style>
  <w:style w:type="table" w:styleId="TableWeb1">
    <w:name w:val="Table Web 1"/>
    <w:basedOn w:val="TableNormal"/>
    <w:uiPriority w:val="99"/>
    <w:rsid w:val="00A028A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rsid w:val="00A028A5"/>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A028A5"/>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paragraph" w:customStyle="1" w:styleId="TableFigureTitle">
    <w:name w:val="Table/Figure Title"/>
    <w:basedOn w:val="Caption"/>
    <w:next w:val="Normal"/>
    <w:qFormat/>
    <w:rsid w:val="00F62361"/>
    <w:pPr>
      <w:keepNext/>
      <w:spacing w:before="240"/>
      <w:ind w:left="1440" w:hanging="1440"/>
    </w:pPr>
    <w:rPr>
      <w:rFonts w:ascii="Arial" w:hAnsi="Arial"/>
      <w:kern w:val="24"/>
      <w:sz w:val="24"/>
      <w:szCs w:val="24"/>
      <w:lang w:eastAsia="ja-JP"/>
    </w:rPr>
  </w:style>
  <w:style w:type="paragraph" w:styleId="Title">
    <w:name w:val="Title"/>
    <w:next w:val="Paragraph"/>
    <w:link w:val="TitleChar"/>
    <w:uiPriority w:val="10"/>
    <w:qFormat/>
    <w:rsid w:val="00A028A5"/>
    <w:pPr>
      <w:spacing w:before="240" w:after="240"/>
      <w:jc w:val="center"/>
    </w:pPr>
    <w:rPr>
      <w:b/>
      <w:bCs/>
      <w:kern w:val="28"/>
      <w:sz w:val="36"/>
      <w:szCs w:val="36"/>
    </w:rPr>
  </w:style>
  <w:style w:type="character" w:customStyle="1" w:styleId="TitleChar">
    <w:name w:val="Title Char"/>
    <w:link w:val="Title"/>
    <w:uiPriority w:val="10"/>
    <w:rsid w:val="00A028A5"/>
    <w:rPr>
      <w:b/>
      <w:bCs/>
      <w:kern w:val="28"/>
      <w:sz w:val="36"/>
      <w:szCs w:val="36"/>
    </w:rPr>
  </w:style>
  <w:style w:type="paragraph" w:styleId="TOAHeading">
    <w:name w:val="toa heading"/>
    <w:next w:val="Paragraph"/>
    <w:uiPriority w:val="99"/>
    <w:rsid w:val="00A028A5"/>
    <w:pPr>
      <w:spacing w:before="120" w:after="120"/>
    </w:pPr>
    <w:rPr>
      <w:rFonts w:cs="Arial"/>
      <w:b/>
      <w:bCs/>
      <w:sz w:val="22"/>
      <w:szCs w:val="24"/>
    </w:rPr>
  </w:style>
  <w:style w:type="paragraph" w:styleId="TOC1">
    <w:name w:val="toc 1"/>
    <w:next w:val="Paragraph"/>
    <w:uiPriority w:val="39"/>
    <w:rsid w:val="00A81744"/>
    <w:pPr>
      <w:tabs>
        <w:tab w:val="right" w:leader="dot" w:pos="9936"/>
      </w:tabs>
      <w:spacing w:before="60"/>
      <w:ind w:left="432" w:right="360" w:hanging="432"/>
    </w:pPr>
    <w:rPr>
      <w:rFonts w:ascii="Arial" w:hAnsi="Arial"/>
      <w:caps/>
      <w:noProof/>
      <w:color w:val="0000FF"/>
      <w:sz w:val="24"/>
      <w:szCs w:val="24"/>
    </w:rPr>
  </w:style>
  <w:style w:type="paragraph" w:styleId="TOC2">
    <w:name w:val="toc 2"/>
    <w:next w:val="Paragraph"/>
    <w:uiPriority w:val="39"/>
    <w:rsid w:val="00A81744"/>
    <w:pPr>
      <w:tabs>
        <w:tab w:val="left" w:pos="1008"/>
        <w:tab w:val="right" w:leader="dot" w:pos="9936"/>
      </w:tabs>
      <w:spacing w:before="60"/>
      <w:ind w:left="1008" w:right="360" w:hanging="576"/>
    </w:pPr>
    <w:rPr>
      <w:rFonts w:ascii="Arial" w:hAnsi="Arial"/>
      <w:noProof/>
      <w:color w:val="0000FF"/>
      <w:sz w:val="24"/>
      <w:szCs w:val="24"/>
    </w:rPr>
  </w:style>
  <w:style w:type="paragraph" w:styleId="TOC3">
    <w:name w:val="toc 3"/>
    <w:next w:val="Paragraph"/>
    <w:uiPriority w:val="39"/>
    <w:rsid w:val="00A81744"/>
    <w:pPr>
      <w:tabs>
        <w:tab w:val="right" w:leader="dot" w:pos="9936"/>
      </w:tabs>
      <w:spacing w:before="60"/>
      <w:ind w:left="1800" w:right="360" w:hanging="792"/>
    </w:pPr>
    <w:rPr>
      <w:rFonts w:ascii="Arial" w:hAnsi="Arial"/>
      <w:noProof/>
      <w:color w:val="0000FF"/>
      <w:sz w:val="24"/>
      <w:szCs w:val="22"/>
    </w:rPr>
  </w:style>
  <w:style w:type="paragraph" w:styleId="TOC4">
    <w:name w:val="toc 4"/>
    <w:next w:val="Paragraph"/>
    <w:uiPriority w:val="39"/>
    <w:rsid w:val="00A81744"/>
    <w:pPr>
      <w:tabs>
        <w:tab w:val="right" w:leader="dot" w:pos="9936"/>
      </w:tabs>
      <w:spacing w:before="60"/>
      <w:ind w:left="2707" w:right="360" w:hanging="907"/>
    </w:pPr>
    <w:rPr>
      <w:rFonts w:ascii="Arial" w:hAnsi="Arial"/>
      <w:noProof/>
      <w:color w:val="0000FF"/>
      <w:sz w:val="24"/>
      <w:szCs w:val="24"/>
    </w:rPr>
  </w:style>
  <w:style w:type="paragraph" w:styleId="TOC5">
    <w:name w:val="toc 5"/>
    <w:next w:val="Paragraph"/>
    <w:uiPriority w:val="39"/>
    <w:rsid w:val="00A028A5"/>
    <w:pPr>
      <w:tabs>
        <w:tab w:val="right" w:leader="dot" w:pos="9360"/>
      </w:tabs>
      <w:spacing w:before="60"/>
      <w:ind w:left="3859" w:right="360" w:hanging="1152"/>
    </w:pPr>
    <w:rPr>
      <w:noProof/>
      <w:sz w:val="22"/>
      <w:szCs w:val="24"/>
    </w:rPr>
  </w:style>
  <w:style w:type="paragraph" w:styleId="TOC6">
    <w:name w:val="toc 6"/>
    <w:next w:val="Paragraph"/>
    <w:uiPriority w:val="39"/>
    <w:rsid w:val="00A028A5"/>
    <w:pPr>
      <w:tabs>
        <w:tab w:val="right" w:leader="dot" w:pos="9360"/>
      </w:tabs>
      <w:spacing w:before="60"/>
      <w:ind w:left="4003" w:right="360" w:hanging="1296"/>
    </w:pPr>
    <w:rPr>
      <w:bCs/>
      <w:iCs/>
      <w:sz w:val="22"/>
      <w:szCs w:val="24"/>
    </w:rPr>
  </w:style>
  <w:style w:type="paragraph" w:styleId="TOC7">
    <w:name w:val="toc 7"/>
    <w:next w:val="Paragraph"/>
    <w:uiPriority w:val="39"/>
    <w:rsid w:val="00A028A5"/>
    <w:pPr>
      <w:tabs>
        <w:tab w:val="left" w:pos="4147"/>
        <w:tab w:val="right" w:leader="dot" w:pos="9360"/>
      </w:tabs>
      <w:spacing w:before="60"/>
      <w:ind w:left="4147" w:right="360" w:hanging="1440"/>
    </w:pPr>
    <w:rPr>
      <w:sz w:val="22"/>
      <w:szCs w:val="24"/>
    </w:rPr>
  </w:style>
  <w:style w:type="paragraph" w:styleId="TOC8">
    <w:name w:val="toc 8"/>
    <w:next w:val="Paragraph"/>
    <w:uiPriority w:val="39"/>
    <w:rsid w:val="00A028A5"/>
    <w:pPr>
      <w:tabs>
        <w:tab w:val="right" w:leader="dot" w:pos="9360"/>
      </w:tabs>
      <w:spacing w:before="60"/>
      <w:ind w:left="4363" w:right="360" w:hanging="1656"/>
    </w:pPr>
    <w:rPr>
      <w:sz w:val="22"/>
      <w:szCs w:val="24"/>
    </w:rPr>
  </w:style>
  <w:style w:type="paragraph" w:styleId="TOC9">
    <w:name w:val="toc 9"/>
    <w:next w:val="Paragraph"/>
    <w:uiPriority w:val="39"/>
    <w:rsid w:val="00A028A5"/>
    <w:pPr>
      <w:tabs>
        <w:tab w:val="right" w:leader="dot" w:pos="9360"/>
      </w:tabs>
      <w:spacing w:before="60"/>
      <w:ind w:left="4507" w:right="360" w:hanging="1800"/>
    </w:pPr>
    <w:rPr>
      <w:sz w:val="22"/>
      <w:szCs w:val="24"/>
    </w:rPr>
  </w:style>
  <w:style w:type="paragraph" w:styleId="TOCHeading">
    <w:name w:val="TOC Heading"/>
    <w:basedOn w:val="Heading1"/>
    <w:next w:val="Paragraph"/>
    <w:uiPriority w:val="39"/>
    <w:unhideWhenUsed/>
    <w:rsid w:val="00A028A5"/>
    <w:pPr>
      <w:keepLines/>
      <w:numPr>
        <w:numId w:val="0"/>
      </w:numPr>
      <w:spacing w:before="360" w:after="240"/>
      <w:jc w:val="center"/>
      <w:outlineLvl w:val="9"/>
    </w:pPr>
    <w:rPr>
      <w:caps w:val="0"/>
      <w:kern w:val="0"/>
      <w:szCs w:val="28"/>
    </w:rPr>
  </w:style>
  <w:style w:type="paragraph" w:customStyle="1" w:styleId="TableTextBullet">
    <w:name w:val="Table Text Bullet"/>
    <w:basedOn w:val="TableText"/>
    <w:qFormat/>
    <w:rsid w:val="00B005A0"/>
    <w:pPr>
      <w:widowControl w:val="0"/>
      <w:numPr>
        <w:numId w:val="28"/>
      </w:numPr>
      <w:spacing w:before="0" w:after="40"/>
      <w:ind w:left="616"/>
    </w:pPr>
    <w:rPr>
      <w:rFonts w:cs="Arial"/>
      <w:bCs/>
      <w:noProof/>
      <w:snapToGrid w:val="0"/>
      <w:szCs w:val="20"/>
      <w:lang w:bidi="en-US"/>
    </w:rPr>
  </w:style>
  <w:style w:type="character" w:customStyle="1" w:styleId="StyleInstructionaltextGreen">
    <w:name w:val="Style Instructional text + Green"/>
    <w:basedOn w:val="Instructionaltext"/>
    <w:rsid w:val="00412FD7"/>
    <w:rPr>
      <w:rFonts w:ascii="Arial" w:hAnsi="Arial"/>
      <w:i/>
      <w:iCs w:val="0"/>
      <w:color w:val="00B050"/>
      <w:sz w:val="18"/>
      <w:szCs w:val="24"/>
    </w:rPr>
  </w:style>
  <w:style w:type="character" w:styleId="UnresolvedMention">
    <w:name w:val="Unresolved Mention"/>
    <w:basedOn w:val="DefaultParagraphFont"/>
    <w:uiPriority w:val="99"/>
    <w:semiHidden/>
    <w:unhideWhenUsed/>
    <w:rsid w:val="00A028A5"/>
    <w:rPr>
      <w:color w:val="605E5C"/>
      <w:shd w:val="clear" w:color="auto" w:fill="E1DFDD"/>
    </w:rPr>
  </w:style>
  <w:style w:type="paragraph" w:customStyle="1" w:styleId="Table-Text-Left">
    <w:name w:val="Table-Text-Left"/>
    <w:basedOn w:val="Normal"/>
    <w:link w:val="Table-Text-LeftChar"/>
    <w:uiPriority w:val="9"/>
    <w:qFormat/>
    <w:rsid w:val="00A028A5"/>
    <w:pPr>
      <w:spacing w:before="40" w:after="40"/>
    </w:pPr>
    <w:rPr>
      <w:rFonts w:ascii="Arial" w:hAnsi="Arial"/>
    </w:rPr>
  </w:style>
  <w:style w:type="character" w:customStyle="1" w:styleId="Table-Text-LeftChar">
    <w:name w:val="Table-Text-Left Char"/>
    <w:link w:val="Table-Text-Left"/>
    <w:uiPriority w:val="9"/>
    <w:rsid w:val="00A028A5"/>
    <w:rPr>
      <w:rFonts w:ascii="Arial" w:hAnsi="Arial"/>
      <w:szCs w:val="24"/>
    </w:rPr>
  </w:style>
  <w:style w:type="character" w:styleId="Mention">
    <w:name w:val="Mention"/>
    <w:basedOn w:val="DefaultParagraphFont"/>
    <w:uiPriority w:val="99"/>
    <w:unhideWhenUsed/>
    <w:rsid w:val="00932EEE"/>
    <w:rPr>
      <w:color w:val="2B579A"/>
      <w:shd w:val="clear" w:color="auto" w:fill="E1DFDD"/>
    </w:rPr>
  </w:style>
  <w:style w:type="character" w:customStyle="1" w:styleId="ui-provider">
    <w:name w:val="ui-provider"/>
    <w:basedOn w:val="DefaultParagraphFont"/>
    <w:rsid w:val="006A23A0"/>
  </w:style>
  <w:style w:type="paragraph" w:customStyle="1" w:styleId="Table-1rowleft">
    <w:name w:val="Table-1row left"/>
    <w:basedOn w:val="Normal"/>
    <w:link w:val="Table-1rowleftChar"/>
    <w:rsid w:val="00795553"/>
    <w:pPr>
      <w:keepNext/>
      <w:keepLines/>
      <w:spacing w:before="40" w:after="40"/>
    </w:pPr>
    <w:rPr>
      <w:rFonts w:ascii="Arial" w:hAnsi="Arial"/>
      <w:b/>
    </w:rPr>
  </w:style>
  <w:style w:type="character" w:customStyle="1" w:styleId="Table-1rowleftChar">
    <w:name w:val="Table-1row left Char"/>
    <w:link w:val="Table-1rowleft"/>
    <w:rsid w:val="00795553"/>
    <w:rPr>
      <w:rFonts w:ascii="Arial" w:hAnsi="Arial"/>
      <w:b/>
      <w:szCs w:val="24"/>
    </w:rPr>
  </w:style>
  <w:style w:type="paragraph" w:customStyle="1" w:styleId="Body-Text">
    <w:name w:val="Body-Text"/>
    <w:basedOn w:val="Normal"/>
    <w:link w:val="Body-TextChar"/>
    <w:qFormat/>
    <w:rsid w:val="00795553"/>
    <w:pPr>
      <w:spacing w:before="60"/>
    </w:pPr>
    <w:rPr>
      <w:rFonts w:ascii="Arial" w:hAnsi="Arial"/>
      <w:sz w:val="24"/>
    </w:rPr>
  </w:style>
  <w:style w:type="character" w:customStyle="1" w:styleId="Body-TextChar">
    <w:name w:val="Body-Text Char"/>
    <w:basedOn w:val="DefaultParagraphFont"/>
    <w:link w:val="Body-Text"/>
    <w:rsid w:val="00795553"/>
    <w:rPr>
      <w:rFonts w:ascii="Arial" w:hAnsi="Arial"/>
      <w:sz w:val="24"/>
      <w:szCs w:val="24"/>
    </w:rPr>
  </w:style>
  <w:style w:type="paragraph" w:customStyle="1" w:styleId="Table-Text-Left9pt">
    <w:name w:val="Table-Text-Left 9pt"/>
    <w:basedOn w:val="Normal"/>
    <w:qFormat/>
    <w:rsid w:val="00795553"/>
    <w:pPr>
      <w:spacing w:before="40" w:after="40"/>
    </w:pPr>
    <w:rPr>
      <w:sz w:val="18"/>
      <w:szCs w:val="18"/>
    </w:rPr>
  </w:style>
  <w:style w:type="paragraph" w:customStyle="1" w:styleId="Table-Footnote-Letter">
    <w:name w:val="Table-Footnote-Letter"/>
    <w:basedOn w:val="Normal"/>
    <w:qFormat/>
    <w:rsid w:val="00795553"/>
    <w:pPr>
      <w:numPr>
        <w:numId w:val="29"/>
      </w:numPr>
      <w:spacing w:before="40" w:after="40"/>
    </w:pPr>
    <w:rPr>
      <w:rFonts w:ascii="Arial" w:hAnsi="Arial"/>
      <w:sz w:val="18"/>
      <w:szCs w:val="18"/>
    </w:rPr>
  </w:style>
  <w:style w:type="paragraph" w:customStyle="1" w:styleId="StyleTableofFiguresRight-001">
    <w:name w:val="Style Table of Figures + Right:  -0.01&quot;"/>
    <w:basedOn w:val="TableofFigures"/>
    <w:rsid w:val="00690BBC"/>
    <w:pPr>
      <w:ind w:right="0"/>
    </w:pPr>
    <w:rPr>
      <w:szCs w:val="20"/>
    </w:rPr>
  </w:style>
  <w:style w:type="paragraph" w:customStyle="1" w:styleId="StyleTOC2Right-001">
    <w:name w:val="Style TOC 2 + Right:  -0.01&quot;"/>
    <w:basedOn w:val="TOC2"/>
    <w:rsid w:val="00690BBC"/>
    <w:pPr>
      <w:tabs>
        <w:tab w:val="clear" w:pos="1008"/>
      </w:tabs>
      <w:ind w:right="-11"/>
    </w:pPr>
    <w:rPr>
      <w:szCs w:val="20"/>
    </w:rPr>
  </w:style>
  <w:style w:type="paragraph" w:customStyle="1" w:styleId="StyleTOC1Right-001">
    <w:name w:val="Style TOC 1 + Right:  -0.01&quot;"/>
    <w:basedOn w:val="TOC1"/>
    <w:rsid w:val="00690BBC"/>
    <w:pPr>
      <w:ind w:right="-11"/>
    </w:pPr>
    <w:rPr>
      <w:szCs w:val="20"/>
    </w:rPr>
  </w:style>
  <w:style w:type="paragraph" w:customStyle="1" w:styleId="StyleTOC1Right-0011">
    <w:name w:val="Style TOC 1 + Right:  -0.01&quot;1"/>
    <w:basedOn w:val="TOC1"/>
    <w:rsid w:val="00690BBC"/>
    <w:pPr>
      <w:ind w:right="-11"/>
    </w:pPr>
    <w:rPr>
      <w:szCs w:val="20"/>
    </w:rPr>
  </w:style>
  <w:style w:type="paragraph" w:customStyle="1" w:styleId="StyleTOC4Right-001">
    <w:name w:val="Style TOC 4 + Right:  -0.01&quot;"/>
    <w:basedOn w:val="TOC4"/>
    <w:rsid w:val="00690BBC"/>
    <w:pPr>
      <w:ind w:right="-11"/>
    </w:pPr>
    <w:rPr>
      <w:szCs w:val="20"/>
    </w:rPr>
  </w:style>
  <w:style w:type="paragraph" w:customStyle="1" w:styleId="InstructionalTextListBullet1">
    <w:name w:val="Instructional Text List Bullet 1"/>
    <w:basedOn w:val="ListBullet"/>
    <w:qFormat/>
    <w:rsid w:val="004927A4"/>
    <w:pPr>
      <w:ind w:left="360"/>
    </w:pPr>
    <w:rPr>
      <w:i/>
      <w:color w:val="0000FF"/>
      <w:sz w:val="20"/>
      <w:szCs w:val="28"/>
    </w:rPr>
  </w:style>
  <w:style w:type="paragraph" w:customStyle="1" w:styleId="C-BodyText">
    <w:name w:val="C-Body Text"/>
    <w:link w:val="C-BodyTextChar"/>
    <w:rsid w:val="00891B1D"/>
    <w:pPr>
      <w:spacing w:before="120" w:after="120" w:line="280" w:lineRule="atLeast"/>
    </w:pPr>
    <w:rPr>
      <w:sz w:val="24"/>
    </w:rPr>
  </w:style>
  <w:style w:type="paragraph" w:customStyle="1" w:styleId="C-Bullet">
    <w:name w:val="C-Bullet"/>
    <w:rsid w:val="00891B1D"/>
    <w:pPr>
      <w:numPr>
        <w:numId w:val="31"/>
      </w:numPr>
      <w:spacing w:before="120" w:after="120" w:line="280" w:lineRule="atLeast"/>
    </w:pPr>
    <w:rPr>
      <w:sz w:val="24"/>
    </w:rPr>
  </w:style>
  <w:style w:type="paragraph" w:customStyle="1" w:styleId="C-BulletIndented">
    <w:name w:val="C-Bullet Indented"/>
    <w:rsid w:val="00891B1D"/>
    <w:pPr>
      <w:numPr>
        <w:ilvl w:val="1"/>
        <w:numId w:val="31"/>
      </w:numPr>
      <w:spacing w:before="120" w:after="120" w:line="280" w:lineRule="atLeast"/>
    </w:pPr>
    <w:rPr>
      <w:rFonts w:cs="Arial"/>
      <w:sz w:val="24"/>
    </w:rPr>
  </w:style>
  <w:style w:type="paragraph" w:customStyle="1" w:styleId="C-PLR-BulletIndented">
    <w:name w:val="C-PLR-Bullet Indented"/>
    <w:rsid w:val="00891B1D"/>
    <w:pPr>
      <w:numPr>
        <w:numId w:val="30"/>
      </w:numPr>
    </w:pPr>
    <w:rPr>
      <w:sz w:val="16"/>
    </w:rPr>
  </w:style>
  <w:style w:type="paragraph" w:customStyle="1" w:styleId="C-BulletIndented2">
    <w:name w:val="C-Bullet Indented 2"/>
    <w:rsid w:val="00891B1D"/>
    <w:pPr>
      <w:numPr>
        <w:ilvl w:val="2"/>
        <w:numId w:val="31"/>
      </w:numPr>
      <w:spacing w:before="120" w:after="120" w:line="280" w:lineRule="atLeast"/>
    </w:pPr>
    <w:rPr>
      <w:rFonts w:cs="Arial"/>
      <w:sz w:val="24"/>
    </w:rPr>
  </w:style>
  <w:style w:type="numbering" w:customStyle="1" w:styleId="UCBBullets">
    <w:name w:val="UCB Bullets"/>
    <w:rsid w:val="00891B1D"/>
    <w:pPr>
      <w:numPr>
        <w:numId w:val="31"/>
      </w:numPr>
    </w:pPr>
  </w:style>
  <w:style w:type="character" w:customStyle="1" w:styleId="C-BodyTextChar">
    <w:name w:val="C-Body Text Char"/>
    <w:link w:val="C-BodyText"/>
    <w:locked/>
    <w:rsid w:val="00891B1D"/>
    <w:rPr>
      <w:sz w:val="24"/>
    </w:rPr>
  </w:style>
  <w:style w:type="character" w:customStyle="1" w:styleId="cf01">
    <w:name w:val="cf01"/>
    <w:basedOn w:val="DefaultParagraphFont"/>
    <w:rsid w:val="009F17BE"/>
    <w:rPr>
      <w:rFonts w:ascii="Segoe UI" w:hAnsi="Segoe UI" w:cs="Segoe UI" w:hint="default"/>
      <w:i/>
      <w:iCs/>
      <w:color w:val="008080"/>
      <w:sz w:val="18"/>
      <w:szCs w:val="18"/>
    </w:rPr>
  </w:style>
  <w:style w:type="paragraph" w:customStyle="1" w:styleId="pf0">
    <w:name w:val="pf0"/>
    <w:basedOn w:val="Normal"/>
    <w:rsid w:val="007F70F8"/>
    <w:pPr>
      <w:spacing w:before="100" w:beforeAutospacing="1" w:after="100" w:afterAutospacing="1"/>
    </w:pPr>
    <w:rPr>
      <w:sz w:val="24"/>
    </w:rPr>
  </w:style>
  <w:style w:type="character" w:customStyle="1" w:styleId="cf11">
    <w:name w:val="cf11"/>
    <w:basedOn w:val="DefaultParagraphFont"/>
    <w:rsid w:val="007F70F8"/>
    <w:rPr>
      <w:rFonts w:ascii="Segoe UI" w:hAnsi="Segoe UI" w:cs="Segoe UI" w:hint="default"/>
      <w:i/>
      <w:iCs/>
      <w:color w:val="008080"/>
      <w:sz w:val="18"/>
      <w:szCs w:val="18"/>
    </w:rPr>
  </w:style>
  <w:style w:type="character" w:customStyle="1" w:styleId="cf21">
    <w:name w:val="cf21"/>
    <w:basedOn w:val="DefaultParagraphFont"/>
    <w:rsid w:val="007F70F8"/>
    <w:rPr>
      <w:rFonts w:ascii="Segoe UI" w:hAnsi="Segoe UI" w:cs="Segoe UI" w:hint="default"/>
      <w:color w:val="FF0000"/>
      <w:sz w:val="18"/>
      <w:szCs w:val="18"/>
    </w:rPr>
  </w:style>
  <w:style w:type="paragraph" w:customStyle="1" w:styleId="paragraph0">
    <w:name w:val="paragraph"/>
    <w:basedOn w:val="Normal"/>
    <w:rsid w:val="00E54CD0"/>
    <w:pPr>
      <w:spacing w:before="100" w:beforeAutospacing="1" w:after="100" w:afterAutospacing="1"/>
    </w:pPr>
    <w:rPr>
      <w:sz w:val="24"/>
      <w:lang w:val="en-GB" w:eastAsia="en-GB"/>
    </w:rPr>
  </w:style>
  <w:style w:type="character" w:customStyle="1" w:styleId="normaltextrun">
    <w:name w:val="normaltextrun"/>
    <w:basedOn w:val="DefaultParagraphFont"/>
    <w:rsid w:val="00E54CD0"/>
  </w:style>
  <w:style w:type="character" w:customStyle="1" w:styleId="eop">
    <w:name w:val="eop"/>
    <w:basedOn w:val="DefaultParagraphFont"/>
    <w:rsid w:val="00E54CD0"/>
  </w:style>
  <w:style w:type="character" w:customStyle="1" w:styleId="wacimagecontainer">
    <w:name w:val="wacimagecontainer"/>
    <w:basedOn w:val="DefaultParagraphFont"/>
    <w:rsid w:val="00E54CD0"/>
  </w:style>
  <w:style w:type="paragraph" w:customStyle="1" w:styleId="Table-1row-Left">
    <w:name w:val="Table-1row-Left"/>
    <w:basedOn w:val="BodyText"/>
    <w:link w:val="Table-1row-LeftChar"/>
    <w:uiPriority w:val="9"/>
    <w:qFormat/>
    <w:rsid w:val="00631B2D"/>
    <w:pPr>
      <w:keepNext/>
      <w:keepLines/>
      <w:spacing w:before="40" w:after="40"/>
    </w:pPr>
    <w:rPr>
      <w:rFonts w:ascii="Arial" w:hAnsi="Arial"/>
      <w:b/>
      <w:sz w:val="20"/>
    </w:rPr>
  </w:style>
  <w:style w:type="character" w:customStyle="1" w:styleId="Table-1row-LeftChar">
    <w:name w:val="Table-1row-Left Char"/>
    <w:link w:val="Table-1row-Left"/>
    <w:uiPriority w:val="9"/>
    <w:rsid w:val="00631B2D"/>
    <w:rPr>
      <w:rFonts w:ascii="Arial" w:hAnsi="Arial"/>
      <w:b/>
      <w:szCs w:val="24"/>
    </w:rPr>
  </w:style>
  <w:style w:type="paragraph" w:customStyle="1" w:styleId="Table-1row-Centered">
    <w:name w:val="Table-1row-Centered"/>
    <w:basedOn w:val="Table-1row-Left"/>
    <w:uiPriority w:val="9"/>
    <w:rsid w:val="00631B2D"/>
    <w:pPr>
      <w:jc w:val="center"/>
    </w:pPr>
    <w:rPr>
      <w:szCs w:val="20"/>
    </w:rPr>
  </w:style>
  <w:style w:type="paragraph" w:customStyle="1" w:styleId="01NormalSAPText">
    <w:name w:val="01. Normal SAP Text"/>
    <w:basedOn w:val="Normal"/>
    <w:link w:val="01NormalSAPTextChar"/>
    <w:qFormat/>
    <w:rsid w:val="00C44997"/>
    <w:pPr>
      <w:widowControl w:val="0"/>
      <w:snapToGrid w:val="0"/>
      <w:spacing w:after="180" w:line="320" w:lineRule="exact"/>
    </w:pPr>
    <w:rPr>
      <w:rFonts w:eastAsia="SimSun"/>
      <w:bCs/>
      <w:snapToGrid w:val="0"/>
      <w:lang w:eastAsia="zh-CN"/>
    </w:rPr>
  </w:style>
  <w:style w:type="character" w:customStyle="1" w:styleId="01NormalSAPTextChar">
    <w:name w:val="01. Normal SAP Text Char"/>
    <w:basedOn w:val="DefaultParagraphFont"/>
    <w:link w:val="01NormalSAPText"/>
    <w:rsid w:val="00C44997"/>
    <w:rPr>
      <w:rFonts w:eastAsia="SimSun"/>
      <w:bCs/>
      <w:snapToGrid w:val="0"/>
      <w:lang w:eastAsia="zh-CN"/>
    </w:rPr>
  </w:style>
  <w:style w:type="paragraph" w:customStyle="1" w:styleId="List-Bullet">
    <w:name w:val="List-Bullet"/>
    <w:basedOn w:val="BodyText"/>
    <w:uiPriority w:val="9"/>
    <w:qFormat/>
    <w:rsid w:val="00A31844"/>
    <w:pPr>
      <w:keepLines/>
      <w:numPr>
        <w:numId w:val="45"/>
      </w:numPr>
    </w:pPr>
    <w:rPr>
      <w:rFonts w:ascii="Arial" w:hAnsi="Arial"/>
      <w:sz w:val="24"/>
    </w:rPr>
  </w:style>
  <w:style w:type="paragraph" w:customStyle="1" w:styleId="HeadingNoNum6">
    <w:name w:val="HeadingNoNum6"/>
    <w:basedOn w:val="Normal"/>
    <w:uiPriority w:val="9"/>
    <w:rsid w:val="00DB332A"/>
    <w:pPr>
      <w:keepNext/>
      <w:keepLines/>
      <w:spacing w:before="240" w:after="60"/>
    </w:pPr>
    <w:rPr>
      <w:rFonts w:ascii="Arial" w:hAnsi="Arial"/>
      <w:i/>
      <w:sz w:val="24"/>
      <w:szCs w:val="24"/>
      <w:u w:val="single"/>
    </w:rPr>
  </w:style>
  <w:style w:type="paragraph" w:customStyle="1" w:styleId="Bullets">
    <w:name w:val="#Bullets"/>
    <w:basedOn w:val="Normal"/>
    <w:qFormat/>
    <w:rsid w:val="00DB332A"/>
    <w:pPr>
      <w:widowControl w:val="0"/>
      <w:numPr>
        <w:numId w:val="60"/>
      </w:numPr>
      <w:spacing w:before="120" w:line="259" w:lineRule="auto"/>
    </w:pPr>
    <w:rPr>
      <w:color w:val="000000"/>
      <w:kern w:val="2"/>
      <w:sz w:val="24"/>
      <w:szCs w:val="24"/>
      <w:lang w:val="en" w:eastAsia="zh-CN"/>
    </w:rPr>
  </w:style>
  <w:style w:type="paragraph" w:customStyle="1" w:styleId="Table-List-Dash">
    <w:name w:val="Table-List-Dash"/>
    <w:basedOn w:val="Normal"/>
    <w:qFormat/>
    <w:rsid w:val="00ED5697"/>
    <w:pPr>
      <w:numPr>
        <w:numId w:val="62"/>
      </w:numPr>
      <w:spacing w:before="40" w:after="40"/>
      <w:ind w:left="697" w:hanging="357"/>
    </w:pPr>
    <w:rPr>
      <w:rFonts w:ascii="Arial" w:hAnsi="Arial"/>
      <w:szCs w:val="24"/>
    </w:rPr>
  </w:style>
  <w:style w:type="paragraph" w:customStyle="1" w:styleId="Table-Footnote-Hanging">
    <w:name w:val="Table-Footnote-Hanging"/>
    <w:basedOn w:val="Normal"/>
    <w:qFormat/>
    <w:rsid w:val="00ED5697"/>
    <w:pPr>
      <w:spacing w:before="40" w:after="40"/>
      <w:ind w:left="454" w:hanging="454"/>
    </w:pPr>
    <w:rPr>
      <w:rFonts w:ascii="Arial" w:hAnsi="Arial"/>
      <w:sz w:val="18"/>
    </w:rPr>
  </w:style>
  <w:style w:type="paragraph" w:customStyle="1" w:styleId="Table-Footnote">
    <w:name w:val="Table-Footnote"/>
    <w:basedOn w:val="BodyText"/>
    <w:link w:val="Table-FootnoteChar"/>
    <w:uiPriority w:val="9"/>
    <w:qFormat/>
    <w:rsid w:val="00FC31DC"/>
    <w:pPr>
      <w:spacing w:before="40" w:after="40"/>
    </w:pPr>
    <w:rPr>
      <w:rFonts w:ascii="Arial" w:hAnsi="Arial"/>
      <w:sz w:val="18"/>
    </w:rPr>
  </w:style>
  <w:style w:type="character" w:customStyle="1" w:styleId="Table-FootnoteChar">
    <w:name w:val="Table-Footnote Char"/>
    <w:link w:val="Table-Footnote"/>
    <w:uiPriority w:val="9"/>
    <w:rsid w:val="00FC31DC"/>
    <w:rPr>
      <w:rFonts w:ascii="Arial" w:hAnsi="Arial"/>
      <w:sz w:val="18"/>
      <w:szCs w:val="24"/>
    </w:rPr>
  </w:style>
  <w:style w:type="paragraph" w:customStyle="1" w:styleId="Table-List-Bullet">
    <w:name w:val="Table-List-Bullet"/>
    <w:basedOn w:val="Table-Text-Left"/>
    <w:uiPriority w:val="9"/>
    <w:rsid w:val="002644D8"/>
    <w:pPr>
      <w:numPr>
        <w:numId w:val="65"/>
      </w:numPr>
      <w:ind w:left="227" w:hanging="170"/>
    </w:pPr>
    <w:rPr>
      <w:szCs w:val="24"/>
    </w:rPr>
  </w:style>
  <w:style w:type="paragraph" w:customStyle="1" w:styleId="Table-1rowLeft0">
    <w:name w:val="Table-1row Left"/>
    <w:basedOn w:val="Normal"/>
    <w:link w:val="Table-1rowLeftChar0"/>
    <w:rsid w:val="002644D8"/>
    <w:pPr>
      <w:keepNext/>
      <w:keepLines/>
      <w:spacing w:before="40" w:after="40"/>
    </w:pPr>
    <w:rPr>
      <w:rFonts w:ascii="Arial" w:hAnsi="Arial"/>
      <w:b/>
      <w:szCs w:val="24"/>
    </w:rPr>
  </w:style>
  <w:style w:type="character" w:customStyle="1" w:styleId="Table-1rowLeftChar0">
    <w:name w:val="Table-1row Left Char"/>
    <w:link w:val="Table-1rowLeft0"/>
    <w:rsid w:val="002644D8"/>
    <w:rPr>
      <w:rFonts w:ascii="Arial" w:hAnsi="Arial"/>
      <w:b/>
      <w:szCs w:val="24"/>
    </w:rPr>
  </w:style>
  <w:style w:type="paragraph" w:customStyle="1" w:styleId="Body-TextSynopsis">
    <w:name w:val="Body-Text Synopsis"/>
    <w:basedOn w:val="Normal"/>
    <w:qFormat/>
    <w:rsid w:val="000C580E"/>
    <w:pPr>
      <w:spacing w:before="60"/>
    </w:pPr>
    <w:rPr>
      <w:rFonts w:ascii="Arial" w:hAnsi="Arial"/>
      <w:sz w:val="22"/>
      <w:szCs w:val="22"/>
    </w:rPr>
  </w:style>
  <w:style w:type="paragraph" w:customStyle="1" w:styleId="Figure-Legend">
    <w:name w:val="Figure-Legend"/>
    <w:basedOn w:val="Table-Footnote"/>
    <w:uiPriority w:val="9"/>
    <w:rsid w:val="00275690"/>
  </w:style>
  <w:style w:type="paragraph" w:customStyle="1" w:styleId="Table-Footnote-List">
    <w:name w:val="Table-Footnote-List"/>
    <w:basedOn w:val="Table-Footnote-List8pt"/>
    <w:uiPriority w:val="9"/>
    <w:rsid w:val="00275690"/>
    <w:rPr>
      <w:sz w:val="18"/>
      <w:szCs w:val="20"/>
    </w:rPr>
  </w:style>
  <w:style w:type="paragraph" w:customStyle="1" w:styleId="Table-Footnote-List8pt">
    <w:name w:val="Table-Footnote-List 8pt"/>
    <w:basedOn w:val="Body-Text"/>
    <w:uiPriority w:val="9"/>
    <w:rsid w:val="00275690"/>
    <w:pPr>
      <w:numPr>
        <w:numId w:val="67"/>
      </w:numPr>
      <w:spacing w:before="40" w:after="40"/>
      <w:ind w:left="357" w:hanging="357"/>
    </w:pPr>
    <w:rPr>
      <w:sz w:val="16"/>
      <w:szCs w:val="18"/>
    </w:rPr>
  </w:style>
  <w:style w:type="paragraph" w:customStyle="1" w:styleId="HeadingNoNum3">
    <w:name w:val="HeadingNoNum3"/>
    <w:basedOn w:val="Normal"/>
    <w:next w:val="Body-Text"/>
    <w:uiPriority w:val="9"/>
    <w:qFormat/>
    <w:rsid w:val="00973ED9"/>
    <w:pPr>
      <w:keepNext/>
      <w:keepLines/>
      <w:spacing w:before="240" w:after="60"/>
    </w:pPr>
    <w:rPr>
      <w:rFonts w:ascii="Arial" w:hAnsi="Arial"/>
      <w:b/>
      <w:iCs/>
      <w:sz w:val="26"/>
      <w:szCs w:val="26"/>
    </w:rPr>
  </w:style>
  <w:style w:type="paragraph" w:customStyle="1" w:styleId="Table-Text-Centered">
    <w:name w:val="Table-Text-Centered"/>
    <w:basedOn w:val="Table-Text-Left"/>
    <w:qFormat/>
    <w:rsid w:val="00973ED9"/>
    <w:pPr>
      <w:jc w:val="center"/>
    </w:pPr>
    <w:rPr>
      <w:rFonts w:eastAsiaTheme="minorHAnsi" w:cs="Arial"/>
      <w:szCs w:val="22"/>
    </w:rPr>
  </w:style>
  <w:style w:type="paragraph" w:customStyle="1" w:styleId="Body-TextNospace">
    <w:name w:val="Body-Text No space"/>
    <w:basedOn w:val="Normal"/>
    <w:qFormat/>
    <w:rsid w:val="00973ED9"/>
    <w:pPr>
      <w:jc w:val="center"/>
    </w:pPr>
    <w:rPr>
      <w:rFonts w:ascii="Arial" w:hAnsi="Arial"/>
      <w:noProof/>
      <w:sz w:val="16"/>
      <w:szCs w:val="16"/>
    </w:rPr>
  </w:style>
  <w:style w:type="paragraph" w:customStyle="1" w:styleId="TableCaption">
    <w:name w:val="Table Caption"/>
    <w:basedOn w:val="Body-Text"/>
    <w:next w:val="Body-Text"/>
    <w:rsid w:val="00973ED9"/>
    <w:pPr>
      <w:keepNext/>
      <w:keepLines/>
      <w:tabs>
        <w:tab w:val="left" w:pos="1418"/>
      </w:tabs>
      <w:spacing w:before="120" w:after="60"/>
      <w:ind w:left="1134" w:hanging="1134"/>
    </w:pPr>
    <w:rPr>
      <w:b/>
      <w:sz w:val="20"/>
      <w:szCs w:val="24"/>
    </w:rPr>
  </w:style>
  <w:style w:type="character" w:customStyle="1" w:styleId="TableTextArial9">
    <w:name w:val="TableText Arial 9"/>
    <w:basedOn w:val="DefaultParagraphFont"/>
    <w:qFormat/>
    <w:rsid w:val="00C56E47"/>
    <w:rPr>
      <w:rFonts w:ascii="Cambria" w:hAnsi="Cambria" w:cs="Times"/>
      <w:sz w:val="18"/>
    </w:rPr>
  </w:style>
  <w:style w:type="paragraph" w:customStyle="1" w:styleId="CaptionTable">
    <w:name w:val="Caption Table"/>
    <w:basedOn w:val="BodyText"/>
    <w:next w:val="BodyText"/>
    <w:rsid w:val="00C56E47"/>
    <w:pPr>
      <w:keepNext/>
      <w:tabs>
        <w:tab w:val="left" w:pos="1418"/>
      </w:tabs>
      <w:spacing w:before="240" w:after="60"/>
      <w:ind w:left="1134" w:hanging="1134"/>
    </w:pPr>
    <w:rPr>
      <w:rFonts w:ascii="Arial" w:hAnsi="Arial"/>
      <w:b/>
      <w:szCs w:val="22"/>
    </w:rPr>
  </w:style>
  <w:style w:type="paragraph" w:customStyle="1" w:styleId="Table-1rowcenter">
    <w:name w:val="Table-1row center"/>
    <w:basedOn w:val="Table-1rowleft"/>
    <w:qFormat/>
    <w:rsid w:val="00C56E47"/>
    <w:pPr>
      <w:jc w:val="center"/>
    </w:pPr>
    <w:rPr>
      <w:szCs w:val="24"/>
    </w:rPr>
  </w:style>
  <w:style w:type="table" w:customStyle="1" w:styleId="TableGrid10">
    <w:name w:val="Table Grid1"/>
    <w:basedOn w:val="TableNormal"/>
    <w:next w:val="TableNormal"/>
    <w:uiPriority w:val="59"/>
    <w:qFormat/>
    <w:rsid w:val="00C56E47"/>
    <w:rPr>
      <w:rFonts w:ascii="Arial" w:eastAsiaTheme="minorHAnsi" w:hAnsi="Arial" w:cstheme="minorBidi"/>
      <w:szCs w:val="22"/>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4">
    <w:name w:val="@ #) Level 4"/>
    <w:basedOn w:val="Level3"/>
    <w:qFormat/>
    <w:rsid w:val="00C56E47"/>
    <w:pPr>
      <w:numPr>
        <w:ilvl w:val="3"/>
      </w:numPr>
      <w:tabs>
        <w:tab w:val="num" w:pos="1559"/>
      </w:tabs>
      <w:ind w:left="1559" w:hanging="1559"/>
    </w:pPr>
    <w:rPr>
      <w:bCs/>
    </w:rPr>
  </w:style>
  <w:style w:type="paragraph" w:customStyle="1" w:styleId="Level1">
    <w:name w:val="@ #) Level 1"/>
    <w:basedOn w:val="ListParagraph"/>
    <w:qFormat/>
    <w:rsid w:val="00C56E47"/>
    <w:pPr>
      <w:widowControl w:val="0"/>
      <w:numPr>
        <w:numId w:val="72"/>
      </w:numPr>
      <w:tabs>
        <w:tab w:val="num" w:pos="1134"/>
      </w:tabs>
      <w:spacing w:before="120" w:line="259" w:lineRule="auto"/>
      <w:ind w:left="1134" w:firstLine="0"/>
      <w:contextualSpacing w:val="0"/>
    </w:pPr>
    <w:rPr>
      <w:rFonts w:ascii="Times New Roman" w:eastAsia="Times New Roman" w:hAnsi="Times New Roman"/>
      <w:kern w:val="2"/>
      <w:lang w:eastAsia="zh-CN"/>
    </w:rPr>
  </w:style>
  <w:style w:type="paragraph" w:customStyle="1" w:styleId="Level2">
    <w:name w:val="@ #) Level 2"/>
    <w:basedOn w:val="Level1"/>
    <w:qFormat/>
    <w:rsid w:val="00C56E47"/>
    <w:pPr>
      <w:numPr>
        <w:ilvl w:val="1"/>
      </w:numPr>
      <w:tabs>
        <w:tab w:val="num" w:pos="1276"/>
      </w:tabs>
      <w:ind w:left="1276" w:hanging="1276"/>
    </w:pPr>
    <w:rPr>
      <w:lang w:val="en"/>
    </w:rPr>
  </w:style>
  <w:style w:type="paragraph" w:customStyle="1" w:styleId="Level3">
    <w:name w:val="@ #) Level 3"/>
    <w:basedOn w:val="Level2"/>
    <w:qFormat/>
    <w:rsid w:val="00C56E47"/>
    <w:pPr>
      <w:numPr>
        <w:ilvl w:val="2"/>
      </w:numPr>
      <w:tabs>
        <w:tab w:val="num" w:pos="1418"/>
      </w:tabs>
      <w:ind w:hanging="1418"/>
    </w:pPr>
  </w:style>
  <w:style w:type="numbering" w:customStyle="1" w:styleId="111111List">
    <w:name w:val="@ #1) 1.1) 1.1.1) List"/>
    <w:uiPriority w:val="99"/>
    <w:rsid w:val="00C56E47"/>
    <w:pPr>
      <w:numPr>
        <w:numId w:val="73"/>
      </w:numPr>
    </w:pPr>
  </w:style>
  <w:style w:type="paragraph" w:customStyle="1" w:styleId="Table-Footnotehanging">
    <w:name w:val="Table-Footnote hanging"/>
    <w:basedOn w:val="Table-Footnote"/>
    <w:uiPriority w:val="9"/>
    <w:rsid w:val="00C56E47"/>
    <w:pPr>
      <w:ind w:left="397" w:hanging="397"/>
    </w:pPr>
    <w:rPr>
      <w:lang w:eastAsia="zh-CN"/>
    </w:rPr>
  </w:style>
  <w:style w:type="paragraph" w:customStyle="1" w:styleId="Table-1row-Centered9pt">
    <w:name w:val="Table-1row-Centered 9pt"/>
    <w:basedOn w:val="Table-1row-Centered"/>
    <w:qFormat/>
    <w:rsid w:val="00FD6B44"/>
    <w:rPr>
      <w:sz w:val="18"/>
      <w:szCs w:val="18"/>
    </w:rPr>
  </w:style>
  <w:style w:type="paragraph" w:customStyle="1" w:styleId="Table-Text-Centered9pt">
    <w:name w:val="Table-Text-Centered 9pt"/>
    <w:basedOn w:val="Table-Text-Centered"/>
    <w:qFormat/>
    <w:rsid w:val="00FD6B44"/>
    <w:rPr>
      <w:sz w:val="18"/>
      <w:szCs w:val="18"/>
    </w:rPr>
  </w:style>
  <w:style w:type="paragraph" w:customStyle="1" w:styleId="Table-1rowLeft9pt">
    <w:name w:val="Table-1row Left 9pt"/>
    <w:basedOn w:val="Body-Text"/>
    <w:uiPriority w:val="9"/>
    <w:rsid w:val="00FD6B44"/>
    <w:pPr>
      <w:keepNext/>
      <w:keepLines/>
      <w:spacing w:before="40" w:after="40"/>
    </w:pPr>
    <w:rPr>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microsoft.com/office/2018/08/relationships/commentsExtensible" Target="commentsExtensible.xml"/><Relationship Id="rId26"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image" Target="media/image3.emf"/><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footer" Target="footer1.xml"/><Relationship Id="rId17" Type="http://schemas.microsoft.com/office/2016/09/relationships/commentsIds" Target="commentsIds.xml"/><Relationship Id="rId25" Type="http://schemas.openxmlformats.org/officeDocument/2006/relationships/header" Target="header4.xml"/><Relationship Id="rId33" Type="http://schemas.openxmlformats.org/officeDocument/2006/relationships/fontTable" Target="fontTab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2.emf"/><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footer" Target="footer8.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header" Target="header5.xml"/><Relationship Id="rId30" Type="http://schemas.openxmlformats.org/officeDocument/2006/relationships/footer" Target="footer7.xm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7957E16A03AE34488FAD8F94875EA50C" ma:contentTypeVersion="3" ma:contentTypeDescription="Ein neues Dokument erstellen." ma:contentTypeScope="" ma:versionID="5ea8af4a899e968decc0bc1525b28951">
  <xsd:schema xmlns:xsd="http://www.w3.org/2001/XMLSchema" xmlns:xs="http://www.w3.org/2001/XMLSchema" xmlns:p="http://schemas.microsoft.com/office/2006/metadata/properties" xmlns:ns2="5b20ebd6-9060-4e73-abbc-f18d99036408" targetNamespace="http://schemas.microsoft.com/office/2006/metadata/properties" ma:root="true" ma:fieldsID="8d0093125bbec167c227f940218e87de" ns2:_="">
    <xsd:import namespace="5b20ebd6-9060-4e73-abbc-f18d9903640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20ebd6-9060-4e73-abbc-f18d990364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0BBAF-E394-4177-9A7D-2170B94FD8FA}">
  <ds:schemaRefs>
    <ds:schemaRef ds:uri="http://schemas.microsoft.com/sharepoint/v3/contenttype/forms"/>
  </ds:schemaRefs>
</ds:datastoreItem>
</file>

<file path=customXml/itemProps2.xml><?xml version="1.0" encoding="utf-8"?>
<ds:datastoreItem xmlns:ds="http://schemas.openxmlformats.org/officeDocument/2006/customXml" ds:itemID="{5E5622F3-844D-428F-B48F-5CD4F056C76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FC9734D-0B46-4DFB-A9BD-C8B99CA09B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20ebd6-9060-4e73-abbc-f18d990364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8061A5-64B4-4D4F-B0A8-ECFCBF6F147C}">
  <ds:schemaRefs>
    <ds:schemaRef ds:uri="http://schemas.openxmlformats.org/officeDocument/2006/bibliography"/>
  </ds:schemaRefs>
</ds:datastoreItem>
</file>

<file path=docMetadata/LabelInfo.xml><?xml version="1.0" encoding="utf-8"?>
<clbl:labelList xmlns:clbl="http://schemas.microsoft.com/office/2020/mipLabelMetadata">
  <clbl:label id="{a9db0bcf-2288-48e4-9c2c-70346d4a71fd}" enabled="1" method="Privileged" siteId="{1b505df4-2334-4dec-8749-de67dcaf6226}"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86</Pages>
  <Words>40310</Words>
  <Characters>229769</Characters>
  <Application>Microsoft Office Word</Application>
  <DocSecurity>2</DocSecurity>
  <Lines>1914</Lines>
  <Paragraphs>539</Paragraphs>
  <ScaleCrop>false</ScaleCrop>
  <HeadingPairs>
    <vt:vector size="2" baseType="variant">
      <vt:variant>
        <vt:lpstr>Title</vt:lpstr>
      </vt:variant>
      <vt:variant>
        <vt:i4>1</vt:i4>
      </vt:variant>
    </vt:vector>
  </HeadingPairs>
  <TitlesOfParts>
    <vt:vector size="1" baseType="lpstr">
      <vt:lpstr/>
    </vt:vector>
  </TitlesOfParts>
  <Company>BioNTech SE</Company>
  <LinksUpToDate>false</LinksUpToDate>
  <CharactersWithSpaces>269540</CharactersWithSpaces>
  <SharedDoc>false</SharedDoc>
  <HLinks>
    <vt:vector size="744" baseType="variant">
      <vt:variant>
        <vt:i4>1703949</vt:i4>
      </vt:variant>
      <vt:variant>
        <vt:i4>1059</vt:i4>
      </vt:variant>
      <vt:variant>
        <vt:i4>0</vt:i4>
      </vt:variant>
      <vt:variant>
        <vt:i4>5</vt:i4>
      </vt:variant>
      <vt:variant>
        <vt:lpwstr/>
      </vt:variant>
      <vt:variant>
        <vt:lpwstr>schwartz2016</vt:lpwstr>
      </vt:variant>
      <vt:variant>
        <vt:i4>6946942</vt:i4>
      </vt:variant>
      <vt:variant>
        <vt:i4>1056</vt:i4>
      </vt:variant>
      <vt:variant>
        <vt:i4>0</vt:i4>
      </vt:variant>
      <vt:variant>
        <vt:i4>5</vt:i4>
      </vt:variant>
      <vt:variant>
        <vt:lpwstr/>
      </vt:variant>
      <vt:variant>
        <vt:lpwstr>Eisenhauer2009</vt:lpwstr>
      </vt:variant>
      <vt:variant>
        <vt:i4>6488174</vt:i4>
      </vt:variant>
      <vt:variant>
        <vt:i4>1032</vt:i4>
      </vt:variant>
      <vt:variant>
        <vt:i4>0</vt:i4>
      </vt:variant>
      <vt:variant>
        <vt:i4>5</vt:i4>
      </vt:variant>
      <vt:variant>
        <vt:lpwstr/>
      </vt:variant>
      <vt:variant>
        <vt:lpwstr>nci</vt:lpwstr>
      </vt:variant>
      <vt:variant>
        <vt:i4>4259857</vt:i4>
      </vt:variant>
      <vt:variant>
        <vt:i4>810</vt:i4>
      </vt:variant>
      <vt:variant>
        <vt:i4>0</vt:i4>
      </vt:variant>
      <vt:variant>
        <vt:i4>5</vt:i4>
      </vt:variant>
      <vt:variant>
        <vt:lpwstr/>
      </vt:variant>
      <vt:variant>
        <vt:lpwstr>App1</vt:lpwstr>
      </vt:variant>
      <vt:variant>
        <vt:i4>4259857</vt:i4>
      </vt:variant>
      <vt:variant>
        <vt:i4>807</vt:i4>
      </vt:variant>
      <vt:variant>
        <vt:i4>0</vt:i4>
      </vt:variant>
      <vt:variant>
        <vt:i4>5</vt:i4>
      </vt:variant>
      <vt:variant>
        <vt:lpwstr/>
      </vt:variant>
      <vt:variant>
        <vt:lpwstr>App1</vt:lpwstr>
      </vt:variant>
      <vt:variant>
        <vt:i4>4456465</vt:i4>
      </vt:variant>
      <vt:variant>
        <vt:i4>804</vt:i4>
      </vt:variant>
      <vt:variant>
        <vt:i4>0</vt:i4>
      </vt:variant>
      <vt:variant>
        <vt:i4>5</vt:i4>
      </vt:variant>
      <vt:variant>
        <vt:lpwstr/>
      </vt:variant>
      <vt:variant>
        <vt:lpwstr>App4</vt:lpwstr>
      </vt:variant>
      <vt:variant>
        <vt:i4>4259857</vt:i4>
      </vt:variant>
      <vt:variant>
        <vt:i4>792</vt:i4>
      </vt:variant>
      <vt:variant>
        <vt:i4>0</vt:i4>
      </vt:variant>
      <vt:variant>
        <vt:i4>5</vt:i4>
      </vt:variant>
      <vt:variant>
        <vt:lpwstr/>
      </vt:variant>
      <vt:variant>
        <vt:lpwstr>App1</vt:lpwstr>
      </vt:variant>
      <vt:variant>
        <vt:i4>4325393</vt:i4>
      </vt:variant>
      <vt:variant>
        <vt:i4>786</vt:i4>
      </vt:variant>
      <vt:variant>
        <vt:i4>0</vt:i4>
      </vt:variant>
      <vt:variant>
        <vt:i4>5</vt:i4>
      </vt:variant>
      <vt:variant>
        <vt:lpwstr/>
      </vt:variant>
      <vt:variant>
        <vt:lpwstr>App2</vt:lpwstr>
      </vt:variant>
      <vt:variant>
        <vt:i4>4325393</vt:i4>
      </vt:variant>
      <vt:variant>
        <vt:i4>783</vt:i4>
      </vt:variant>
      <vt:variant>
        <vt:i4>0</vt:i4>
      </vt:variant>
      <vt:variant>
        <vt:i4>5</vt:i4>
      </vt:variant>
      <vt:variant>
        <vt:lpwstr/>
      </vt:variant>
      <vt:variant>
        <vt:lpwstr>App2</vt:lpwstr>
      </vt:variant>
      <vt:variant>
        <vt:i4>7012397</vt:i4>
      </vt:variant>
      <vt:variant>
        <vt:i4>780</vt:i4>
      </vt:variant>
      <vt:variant>
        <vt:i4>0</vt:i4>
      </vt:variant>
      <vt:variant>
        <vt:i4>5</vt:i4>
      </vt:variant>
      <vt:variant>
        <vt:lpwstr/>
      </vt:variant>
      <vt:variant>
        <vt:lpwstr>FDAGuidance2018</vt:lpwstr>
      </vt:variant>
      <vt:variant>
        <vt:i4>8257575</vt:i4>
      </vt:variant>
      <vt:variant>
        <vt:i4>777</vt:i4>
      </vt:variant>
      <vt:variant>
        <vt:i4>0</vt:i4>
      </vt:variant>
      <vt:variant>
        <vt:i4>5</vt:i4>
      </vt:variant>
      <vt:variant>
        <vt:lpwstr/>
      </vt:variant>
      <vt:variant>
        <vt:lpwstr>seymour2019</vt:lpwstr>
      </vt:variant>
      <vt:variant>
        <vt:i4>4325393</vt:i4>
      </vt:variant>
      <vt:variant>
        <vt:i4>762</vt:i4>
      </vt:variant>
      <vt:variant>
        <vt:i4>0</vt:i4>
      </vt:variant>
      <vt:variant>
        <vt:i4>5</vt:i4>
      </vt:variant>
      <vt:variant>
        <vt:lpwstr/>
      </vt:variant>
      <vt:variant>
        <vt:lpwstr>App2</vt:lpwstr>
      </vt:variant>
      <vt:variant>
        <vt:i4>6946942</vt:i4>
      </vt:variant>
      <vt:variant>
        <vt:i4>759</vt:i4>
      </vt:variant>
      <vt:variant>
        <vt:i4>0</vt:i4>
      </vt:variant>
      <vt:variant>
        <vt:i4>5</vt:i4>
      </vt:variant>
      <vt:variant>
        <vt:lpwstr/>
      </vt:variant>
      <vt:variant>
        <vt:lpwstr>Eisenhauer2009</vt:lpwstr>
      </vt:variant>
      <vt:variant>
        <vt:i4>4718609</vt:i4>
      </vt:variant>
      <vt:variant>
        <vt:i4>756</vt:i4>
      </vt:variant>
      <vt:variant>
        <vt:i4>0</vt:i4>
      </vt:variant>
      <vt:variant>
        <vt:i4>5</vt:i4>
      </vt:variant>
      <vt:variant>
        <vt:lpwstr/>
      </vt:variant>
      <vt:variant>
        <vt:lpwstr>App8</vt:lpwstr>
      </vt:variant>
      <vt:variant>
        <vt:i4>6946942</vt:i4>
      </vt:variant>
      <vt:variant>
        <vt:i4>750</vt:i4>
      </vt:variant>
      <vt:variant>
        <vt:i4>0</vt:i4>
      </vt:variant>
      <vt:variant>
        <vt:i4>5</vt:i4>
      </vt:variant>
      <vt:variant>
        <vt:lpwstr/>
      </vt:variant>
      <vt:variant>
        <vt:lpwstr>Eisenhauer2009</vt:lpwstr>
      </vt:variant>
      <vt:variant>
        <vt:i4>4587537</vt:i4>
      </vt:variant>
      <vt:variant>
        <vt:i4>744</vt:i4>
      </vt:variant>
      <vt:variant>
        <vt:i4>0</vt:i4>
      </vt:variant>
      <vt:variant>
        <vt:i4>5</vt:i4>
      </vt:variant>
      <vt:variant>
        <vt:lpwstr/>
      </vt:variant>
      <vt:variant>
        <vt:lpwstr>App6</vt:lpwstr>
      </vt:variant>
      <vt:variant>
        <vt:i4>4325393</vt:i4>
      </vt:variant>
      <vt:variant>
        <vt:i4>720</vt:i4>
      </vt:variant>
      <vt:variant>
        <vt:i4>0</vt:i4>
      </vt:variant>
      <vt:variant>
        <vt:i4>5</vt:i4>
      </vt:variant>
      <vt:variant>
        <vt:lpwstr/>
      </vt:variant>
      <vt:variant>
        <vt:lpwstr>App2</vt:lpwstr>
      </vt:variant>
      <vt:variant>
        <vt:i4>7012397</vt:i4>
      </vt:variant>
      <vt:variant>
        <vt:i4>717</vt:i4>
      </vt:variant>
      <vt:variant>
        <vt:i4>0</vt:i4>
      </vt:variant>
      <vt:variant>
        <vt:i4>5</vt:i4>
      </vt:variant>
      <vt:variant>
        <vt:lpwstr/>
      </vt:variant>
      <vt:variant>
        <vt:lpwstr>FDAGuidance2018</vt:lpwstr>
      </vt:variant>
      <vt:variant>
        <vt:i4>4259857</vt:i4>
      </vt:variant>
      <vt:variant>
        <vt:i4>711</vt:i4>
      </vt:variant>
      <vt:variant>
        <vt:i4>0</vt:i4>
      </vt:variant>
      <vt:variant>
        <vt:i4>5</vt:i4>
      </vt:variant>
      <vt:variant>
        <vt:lpwstr/>
      </vt:variant>
      <vt:variant>
        <vt:lpwstr>App10</vt:lpwstr>
      </vt:variant>
      <vt:variant>
        <vt:i4>8257575</vt:i4>
      </vt:variant>
      <vt:variant>
        <vt:i4>702</vt:i4>
      </vt:variant>
      <vt:variant>
        <vt:i4>0</vt:i4>
      </vt:variant>
      <vt:variant>
        <vt:i4>5</vt:i4>
      </vt:variant>
      <vt:variant>
        <vt:lpwstr/>
      </vt:variant>
      <vt:variant>
        <vt:lpwstr>seymour2019</vt:lpwstr>
      </vt:variant>
      <vt:variant>
        <vt:i4>4259857</vt:i4>
      </vt:variant>
      <vt:variant>
        <vt:i4>693</vt:i4>
      </vt:variant>
      <vt:variant>
        <vt:i4>0</vt:i4>
      </vt:variant>
      <vt:variant>
        <vt:i4>5</vt:i4>
      </vt:variant>
      <vt:variant>
        <vt:lpwstr/>
      </vt:variant>
      <vt:variant>
        <vt:lpwstr>App1</vt:lpwstr>
      </vt:variant>
      <vt:variant>
        <vt:i4>1376310</vt:i4>
      </vt:variant>
      <vt:variant>
        <vt:i4>620</vt:i4>
      </vt:variant>
      <vt:variant>
        <vt:i4>0</vt:i4>
      </vt:variant>
      <vt:variant>
        <vt:i4>5</vt:i4>
      </vt:variant>
      <vt:variant>
        <vt:lpwstr/>
      </vt:variant>
      <vt:variant>
        <vt:lpwstr>_Toc232068092</vt:lpwstr>
      </vt:variant>
      <vt:variant>
        <vt:i4>1376310</vt:i4>
      </vt:variant>
      <vt:variant>
        <vt:i4>614</vt:i4>
      </vt:variant>
      <vt:variant>
        <vt:i4>0</vt:i4>
      </vt:variant>
      <vt:variant>
        <vt:i4>5</vt:i4>
      </vt:variant>
      <vt:variant>
        <vt:lpwstr/>
      </vt:variant>
      <vt:variant>
        <vt:lpwstr>_Toc232068091</vt:lpwstr>
      </vt:variant>
      <vt:variant>
        <vt:i4>1376310</vt:i4>
      </vt:variant>
      <vt:variant>
        <vt:i4>608</vt:i4>
      </vt:variant>
      <vt:variant>
        <vt:i4>0</vt:i4>
      </vt:variant>
      <vt:variant>
        <vt:i4>5</vt:i4>
      </vt:variant>
      <vt:variant>
        <vt:lpwstr/>
      </vt:variant>
      <vt:variant>
        <vt:lpwstr>_Toc232068090</vt:lpwstr>
      </vt:variant>
      <vt:variant>
        <vt:i4>1310774</vt:i4>
      </vt:variant>
      <vt:variant>
        <vt:i4>599</vt:i4>
      </vt:variant>
      <vt:variant>
        <vt:i4>0</vt:i4>
      </vt:variant>
      <vt:variant>
        <vt:i4>5</vt:i4>
      </vt:variant>
      <vt:variant>
        <vt:lpwstr/>
      </vt:variant>
      <vt:variant>
        <vt:lpwstr>_Toc232068089</vt:lpwstr>
      </vt:variant>
      <vt:variant>
        <vt:i4>1310774</vt:i4>
      </vt:variant>
      <vt:variant>
        <vt:i4>593</vt:i4>
      </vt:variant>
      <vt:variant>
        <vt:i4>0</vt:i4>
      </vt:variant>
      <vt:variant>
        <vt:i4>5</vt:i4>
      </vt:variant>
      <vt:variant>
        <vt:lpwstr/>
      </vt:variant>
      <vt:variant>
        <vt:lpwstr>_Toc232068088</vt:lpwstr>
      </vt:variant>
      <vt:variant>
        <vt:i4>1310774</vt:i4>
      </vt:variant>
      <vt:variant>
        <vt:i4>587</vt:i4>
      </vt:variant>
      <vt:variant>
        <vt:i4>0</vt:i4>
      </vt:variant>
      <vt:variant>
        <vt:i4>5</vt:i4>
      </vt:variant>
      <vt:variant>
        <vt:lpwstr/>
      </vt:variant>
      <vt:variant>
        <vt:lpwstr>_Toc232068087</vt:lpwstr>
      </vt:variant>
      <vt:variant>
        <vt:i4>1310774</vt:i4>
      </vt:variant>
      <vt:variant>
        <vt:i4>581</vt:i4>
      </vt:variant>
      <vt:variant>
        <vt:i4>0</vt:i4>
      </vt:variant>
      <vt:variant>
        <vt:i4>5</vt:i4>
      </vt:variant>
      <vt:variant>
        <vt:lpwstr/>
      </vt:variant>
      <vt:variant>
        <vt:lpwstr>_Toc232068086</vt:lpwstr>
      </vt:variant>
      <vt:variant>
        <vt:i4>1310774</vt:i4>
      </vt:variant>
      <vt:variant>
        <vt:i4>575</vt:i4>
      </vt:variant>
      <vt:variant>
        <vt:i4>0</vt:i4>
      </vt:variant>
      <vt:variant>
        <vt:i4>5</vt:i4>
      </vt:variant>
      <vt:variant>
        <vt:lpwstr/>
      </vt:variant>
      <vt:variant>
        <vt:lpwstr>_Toc232068085</vt:lpwstr>
      </vt:variant>
      <vt:variant>
        <vt:i4>1310774</vt:i4>
      </vt:variant>
      <vt:variant>
        <vt:i4>569</vt:i4>
      </vt:variant>
      <vt:variant>
        <vt:i4>0</vt:i4>
      </vt:variant>
      <vt:variant>
        <vt:i4>5</vt:i4>
      </vt:variant>
      <vt:variant>
        <vt:lpwstr/>
      </vt:variant>
      <vt:variant>
        <vt:lpwstr>_Toc232068084</vt:lpwstr>
      </vt:variant>
      <vt:variant>
        <vt:i4>1310774</vt:i4>
      </vt:variant>
      <vt:variant>
        <vt:i4>563</vt:i4>
      </vt:variant>
      <vt:variant>
        <vt:i4>0</vt:i4>
      </vt:variant>
      <vt:variant>
        <vt:i4>5</vt:i4>
      </vt:variant>
      <vt:variant>
        <vt:lpwstr/>
      </vt:variant>
      <vt:variant>
        <vt:lpwstr>_Toc232068083</vt:lpwstr>
      </vt:variant>
      <vt:variant>
        <vt:i4>1310774</vt:i4>
      </vt:variant>
      <vt:variant>
        <vt:i4>557</vt:i4>
      </vt:variant>
      <vt:variant>
        <vt:i4>0</vt:i4>
      </vt:variant>
      <vt:variant>
        <vt:i4>5</vt:i4>
      </vt:variant>
      <vt:variant>
        <vt:lpwstr/>
      </vt:variant>
      <vt:variant>
        <vt:lpwstr>_Toc232068082</vt:lpwstr>
      </vt:variant>
      <vt:variant>
        <vt:i4>1310774</vt:i4>
      </vt:variant>
      <vt:variant>
        <vt:i4>551</vt:i4>
      </vt:variant>
      <vt:variant>
        <vt:i4>0</vt:i4>
      </vt:variant>
      <vt:variant>
        <vt:i4>5</vt:i4>
      </vt:variant>
      <vt:variant>
        <vt:lpwstr/>
      </vt:variant>
      <vt:variant>
        <vt:lpwstr>_Toc232068081</vt:lpwstr>
      </vt:variant>
      <vt:variant>
        <vt:i4>1310774</vt:i4>
      </vt:variant>
      <vt:variant>
        <vt:i4>545</vt:i4>
      </vt:variant>
      <vt:variant>
        <vt:i4>0</vt:i4>
      </vt:variant>
      <vt:variant>
        <vt:i4>5</vt:i4>
      </vt:variant>
      <vt:variant>
        <vt:lpwstr/>
      </vt:variant>
      <vt:variant>
        <vt:lpwstr>_Toc232068080</vt:lpwstr>
      </vt:variant>
      <vt:variant>
        <vt:i4>1769526</vt:i4>
      </vt:variant>
      <vt:variant>
        <vt:i4>539</vt:i4>
      </vt:variant>
      <vt:variant>
        <vt:i4>0</vt:i4>
      </vt:variant>
      <vt:variant>
        <vt:i4>5</vt:i4>
      </vt:variant>
      <vt:variant>
        <vt:lpwstr/>
      </vt:variant>
      <vt:variant>
        <vt:lpwstr>_Toc232068079</vt:lpwstr>
      </vt:variant>
      <vt:variant>
        <vt:i4>1769526</vt:i4>
      </vt:variant>
      <vt:variant>
        <vt:i4>533</vt:i4>
      </vt:variant>
      <vt:variant>
        <vt:i4>0</vt:i4>
      </vt:variant>
      <vt:variant>
        <vt:i4>5</vt:i4>
      </vt:variant>
      <vt:variant>
        <vt:lpwstr/>
      </vt:variant>
      <vt:variant>
        <vt:lpwstr>_Toc232068078</vt:lpwstr>
      </vt:variant>
      <vt:variant>
        <vt:i4>1769526</vt:i4>
      </vt:variant>
      <vt:variant>
        <vt:i4>527</vt:i4>
      </vt:variant>
      <vt:variant>
        <vt:i4>0</vt:i4>
      </vt:variant>
      <vt:variant>
        <vt:i4>5</vt:i4>
      </vt:variant>
      <vt:variant>
        <vt:lpwstr/>
      </vt:variant>
      <vt:variant>
        <vt:lpwstr>_Toc232068077</vt:lpwstr>
      </vt:variant>
      <vt:variant>
        <vt:i4>1769526</vt:i4>
      </vt:variant>
      <vt:variant>
        <vt:i4>521</vt:i4>
      </vt:variant>
      <vt:variant>
        <vt:i4>0</vt:i4>
      </vt:variant>
      <vt:variant>
        <vt:i4>5</vt:i4>
      </vt:variant>
      <vt:variant>
        <vt:lpwstr/>
      </vt:variant>
      <vt:variant>
        <vt:lpwstr>_Toc232068076</vt:lpwstr>
      </vt:variant>
      <vt:variant>
        <vt:i4>1769526</vt:i4>
      </vt:variant>
      <vt:variant>
        <vt:i4>515</vt:i4>
      </vt:variant>
      <vt:variant>
        <vt:i4>0</vt:i4>
      </vt:variant>
      <vt:variant>
        <vt:i4>5</vt:i4>
      </vt:variant>
      <vt:variant>
        <vt:lpwstr/>
      </vt:variant>
      <vt:variant>
        <vt:lpwstr>_Toc232068075</vt:lpwstr>
      </vt:variant>
      <vt:variant>
        <vt:i4>1769526</vt:i4>
      </vt:variant>
      <vt:variant>
        <vt:i4>509</vt:i4>
      </vt:variant>
      <vt:variant>
        <vt:i4>0</vt:i4>
      </vt:variant>
      <vt:variant>
        <vt:i4>5</vt:i4>
      </vt:variant>
      <vt:variant>
        <vt:lpwstr/>
      </vt:variant>
      <vt:variant>
        <vt:lpwstr>_Toc232068074</vt:lpwstr>
      </vt:variant>
      <vt:variant>
        <vt:i4>1769526</vt:i4>
      </vt:variant>
      <vt:variant>
        <vt:i4>503</vt:i4>
      </vt:variant>
      <vt:variant>
        <vt:i4>0</vt:i4>
      </vt:variant>
      <vt:variant>
        <vt:i4>5</vt:i4>
      </vt:variant>
      <vt:variant>
        <vt:lpwstr/>
      </vt:variant>
      <vt:variant>
        <vt:lpwstr>_Toc232068073</vt:lpwstr>
      </vt:variant>
      <vt:variant>
        <vt:i4>1769526</vt:i4>
      </vt:variant>
      <vt:variant>
        <vt:i4>497</vt:i4>
      </vt:variant>
      <vt:variant>
        <vt:i4>0</vt:i4>
      </vt:variant>
      <vt:variant>
        <vt:i4>5</vt:i4>
      </vt:variant>
      <vt:variant>
        <vt:lpwstr/>
      </vt:variant>
      <vt:variant>
        <vt:lpwstr>_Toc232068072</vt:lpwstr>
      </vt:variant>
      <vt:variant>
        <vt:i4>1769526</vt:i4>
      </vt:variant>
      <vt:variant>
        <vt:i4>491</vt:i4>
      </vt:variant>
      <vt:variant>
        <vt:i4>0</vt:i4>
      </vt:variant>
      <vt:variant>
        <vt:i4>5</vt:i4>
      </vt:variant>
      <vt:variant>
        <vt:lpwstr/>
      </vt:variant>
      <vt:variant>
        <vt:lpwstr>_Toc232068071</vt:lpwstr>
      </vt:variant>
      <vt:variant>
        <vt:i4>1769526</vt:i4>
      </vt:variant>
      <vt:variant>
        <vt:i4>485</vt:i4>
      </vt:variant>
      <vt:variant>
        <vt:i4>0</vt:i4>
      </vt:variant>
      <vt:variant>
        <vt:i4>5</vt:i4>
      </vt:variant>
      <vt:variant>
        <vt:lpwstr/>
      </vt:variant>
      <vt:variant>
        <vt:lpwstr>_Toc232068070</vt:lpwstr>
      </vt:variant>
      <vt:variant>
        <vt:i4>1703990</vt:i4>
      </vt:variant>
      <vt:variant>
        <vt:i4>479</vt:i4>
      </vt:variant>
      <vt:variant>
        <vt:i4>0</vt:i4>
      </vt:variant>
      <vt:variant>
        <vt:i4>5</vt:i4>
      </vt:variant>
      <vt:variant>
        <vt:lpwstr/>
      </vt:variant>
      <vt:variant>
        <vt:lpwstr>_Toc232068069</vt:lpwstr>
      </vt:variant>
      <vt:variant>
        <vt:i4>1703990</vt:i4>
      </vt:variant>
      <vt:variant>
        <vt:i4>473</vt:i4>
      </vt:variant>
      <vt:variant>
        <vt:i4>0</vt:i4>
      </vt:variant>
      <vt:variant>
        <vt:i4>5</vt:i4>
      </vt:variant>
      <vt:variant>
        <vt:lpwstr/>
      </vt:variant>
      <vt:variant>
        <vt:lpwstr>_Toc232068068</vt:lpwstr>
      </vt:variant>
      <vt:variant>
        <vt:i4>1703990</vt:i4>
      </vt:variant>
      <vt:variant>
        <vt:i4>467</vt:i4>
      </vt:variant>
      <vt:variant>
        <vt:i4>0</vt:i4>
      </vt:variant>
      <vt:variant>
        <vt:i4>5</vt:i4>
      </vt:variant>
      <vt:variant>
        <vt:lpwstr/>
      </vt:variant>
      <vt:variant>
        <vt:lpwstr>_Toc232068067</vt:lpwstr>
      </vt:variant>
      <vt:variant>
        <vt:i4>1703990</vt:i4>
      </vt:variant>
      <vt:variant>
        <vt:i4>461</vt:i4>
      </vt:variant>
      <vt:variant>
        <vt:i4>0</vt:i4>
      </vt:variant>
      <vt:variant>
        <vt:i4>5</vt:i4>
      </vt:variant>
      <vt:variant>
        <vt:lpwstr/>
      </vt:variant>
      <vt:variant>
        <vt:lpwstr>_Toc232068066</vt:lpwstr>
      </vt:variant>
      <vt:variant>
        <vt:i4>1703990</vt:i4>
      </vt:variant>
      <vt:variant>
        <vt:i4>455</vt:i4>
      </vt:variant>
      <vt:variant>
        <vt:i4>0</vt:i4>
      </vt:variant>
      <vt:variant>
        <vt:i4>5</vt:i4>
      </vt:variant>
      <vt:variant>
        <vt:lpwstr/>
      </vt:variant>
      <vt:variant>
        <vt:lpwstr>_Toc232068065</vt:lpwstr>
      </vt:variant>
      <vt:variant>
        <vt:i4>1703990</vt:i4>
      </vt:variant>
      <vt:variant>
        <vt:i4>449</vt:i4>
      </vt:variant>
      <vt:variant>
        <vt:i4>0</vt:i4>
      </vt:variant>
      <vt:variant>
        <vt:i4>5</vt:i4>
      </vt:variant>
      <vt:variant>
        <vt:lpwstr/>
      </vt:variant>
      <vt:variant>
        <vt:lpwstr>_Toc232068064</vt:lpwstr>
      </vt:variant>
      <vt:variant>
        <vt:i4>1703990</vt:i4>
      </vt:variant>
      <vt:variant>
        <vt:i4>443</vt:i4>
      </vt:variant>
      <vt:variant>
        <vt:i4>0</vt:i4>
      </vt:variant>
      <vt:variant>
        <vt:i4>5</vt:i4>
      </vt:variant>
      <vt:variant>
        <vt:lpwstr/>
      </vt:variant>
      <vt:variant>
        <vt:lpwstr>_Toc232068063</vt:lpwstr>
      </vt:variant>
      <vt:variant>
        <vt:i4>1703990</vt:i4>
      </vt:variant>
      <vt:variant>
        <vt:i4>437</vt:i4>
      </vt:variant>
      <vt:variant>
        <vt:i4>0</vt:i4>
      </vt:variant>
      <vt:variant>
        <vt:i4>5</vt:i4>
      </vt:variant>
      <vt:variant>
        <vt:lpwstr/>
      </vt:variant>
      <vt:variant>
        <vt:lpwstr>_Toc232068062</vt:lpwstr>
      </vt:variant>
      <vt:variant>
        <vt:i4>1703990</vt:i4>
      </vt:variant>
      <vt:variant>
        <vt:i4>428</vt:i4>
      </vt:variant>
      <vt:variant>
        <vt:i4>0</vt:i4>
      </vt:variant>
      <vt:variant>
        <vt:i4>5</vt:i4>
      </vt:variant>
      <vt:variant>
        <vt:lpwstr/>
      </vt:variant>
      <vt:variant>
        <vt:lpwstr>_Toc232068061</vt:lpwstr>
      </vt:variant>
      <vt:variant>
        <vt:i4>1703990</vt:i4>
      </vt:variant>
      <vt:variant>
        <vt:i4>422</vt:i4>
      </vt:variant>
      <vt:variant>
        <vt:i4>0</vt:i4>
      </vt:variant>
      <vt:variant>
        <vt:i4>5</vt:i4>
      </vt:variant>
      <vt:variant>
        <vt:lpwstr/>
      </vt:variant>
      <vt:variant>
        <vt:lpwstr>_Toc232068060</vt:lpwstr>
      </vt:variant>
      <vt:variant>
        <vt:i4>1638454</vt:i4>
      </vt:variant>
      <vt:variant>
        <vt:i4>416</vt:i4>
      </vt:variant>
      <vt:variant>
        <vt:i4>0</vt:i4>
      </vt:variant>
      <vt:variant>
        <vt:i4>5</vt:i4>
      </vt:variant>
      <vt:variant>
        <vt:lpwstr/>
      </vt:variant>
      <vt:variant>
        <vt:lpwstr>_Toc232068059</vt:lpwstr>
      </vt:variant>
      <vt:variant>
        <vt:i4>1638454</vt:i4>
      </vt:variant>
      <vt:variant>
        <vt:i4>410</vt:i4>
      </vt:variant>
      <vt:variant>
        <vt:i4>0</vt:i4>
      </vt:variant>
      <vt:variant>
        <vt:i4>5</vt:i4>
      </vt:variant>
      <vt:variant>
        <vt:lpwstr/>
      </vt:variant>
      <vt:variant>
        <vt:lpwstr>_Toc232068058</vt:lpwstr>
      </vt:variant>
      <vt:variant>
        <vt:i4>1638454</vt:i4>
      </vt:variant>
      <vt:variant>
        <vt:i4>404</vt:i4>
      </vt:variant>
      <vt:variant>
        <vt:i4>0</vt:i4>
      </vt:variant>
      <vt:variant>
        <vt:i4>5</vt:i4>
      </vt:variant>
      <vt:variant>
        <vt:lpwstr/>
      </vt:variant>
      <vt:variant>
        <vt:lpwstr>_Toc232068057</vt:lpwstr>
      </vt:variant>
      <vt:variant>
        <vt:i4>1638454</vt:i4>
      </vt:variant>
      <vt:variant>
        <vt:i4>398</vt:i4>
      </vt:variant>
      <vt:variant>
        <vt:i4>0</vt:i4>
      </vt:variant>
      <vt:variant>
        <vt:i4>5</vt:i4>
      </vt:variant>
      <vt:variant>
        <vt:lpwstr/>
      </vt:variant>
      <vt:variant>
        <vt:lpwstr>_Toc232068056</vt:lpwstr>
      </vt:variant>
      <vt:variant>
        <vt:i4>1638454</vt:i4>
      </vt:variant>
      <vt:variant>
        <vt:i4>392</vt:i4>
      </vt:variant>
      <vt:variant>
        <vt:i4>0</vt:i4>
      </vt:variant>
      <vt:variant>
        <vt:i4>5</vt:i4>
      </vt:variant>
      <vt:variant>
        <vt:lpwstr/>
      </vt:variant>
      <vt:variant>
        <vt:lpwstr>_Toc232068055</vt:lpwstr>
      </vt:variant>
      <vt:variant>
        <vt:i4>1638454</vt:i4>
      </vt:variant>
      <vt:variant>
        <vt:i4>386</vt:i4>
      </vt:variant>
      <vt:variant>
        <vt:i4>0</vt:i4>
      </vt:variant>
      <vt:variant>
        <vt:i4>5</vt:i4>
      </vt:variant>
      <vt:variant>
        <vt:lpwstr/>
      </vt:variant>
      <vt:variant>
        <vt:lpwstr>_Toc232068054</vt:lpwstr>
      </vt:variant>
      <vt:variant>
        <vt:i4>1638454</vt:i4>
      </vt:variant>
      <vt:variant>
        <vt:i4>380</vt:i4>
      </vt:variant>
      <vt:variant>
        <vt:i4>0</vt:i4>
      </vt:variant>
      <vt:variant>
        <vt:i4>5</vt:i4>
      </vt:variant>
      <vt:variant>
        <vt:lpwstr/>
      </vt:variant>
      <vt:variant>
        <vt:lpwstr>_Toc232068053</vt:lpwstr>
      </vt:variant>
      <vt:variant>
        <vt:i4>1638454</vt:i4>
      </vt:variant>
      <vt:variant>
        <vt:i4>374</vt:i4>
      </vt:variant>
      <vt:variant>
        <vt:i4>0</vt:i4>
      </vt:variant>
      <vt:variant>
        <vt:i4>5</vt:i4>
      </vt:variant>
      <vt:variant>
        <vt:lpwstr/>
      </vt:variant>
      <vt:variant>
        <vt:lpwstr>_Toc232068052</vt:lpwstr>
      </vt:variant>
      <vt:variant>
        <vt:i4>1638454</vt:i4>
      </vt:variant>
      <vt:variant>
        <vt:i4>368</vt:i4>
      </vt:variant>
      <vt:variant>
        <vt:i4>0</vt:i4>
      </vt:variant>
      <vt:variant>
        <vt:i4>5</vt:i4>
      </vt:variant>
      <vt:variant>
        <vt:lpwstr/>
      </vt:variant>
      <vt:variant>
        <vt:lpwstr>_Toc232068051</vt:lpwstr>
      </vt:variant>
      <vt:variant>
        <vt:i4>1638454</vt:i4>
      </vt:variant>
      <vt:variant>
        <vt:i4>362</vt:i4>
      </vt:variant>
      <vt:variant>
        <vt:i4>0</vt:i4>
      </vt:variant>
      <vt:variant>
        <vt:i4>5</vt:i4>
      </vt:variant>
      <vt:variant>
        <vt:lpwstr/>
      </vt:variant>
      <vt:variant>
        <vt:lpwstr>_Toc232068050</vt:lpwstr>
      </vt:variant>
      <vt:variant>
        <vt:i4>1572918</vt:i4>
      </vt:variant>
      <vt:variant>
        <vt:i4>356</vt:i4>
      </vt:variant>
      <vt:variant>
        <vt:i4>0</vt:i4>
      </vt:variant>
      <vt:variant>
        <vt:i4>5</vt:i4>
      </vt:variant>
      <vt:variant>
        <vt:lpwstr/>
      </vt:variant>
      <vt:variant>
        <vt:lpwstr>_Toc232068049</vt:lpwstr>
      </vt:variant>
      <vt:variant>
        <vt:i4>1572918</vt:i4>
      </vt:variant>
      <vt:variant>
        <vt:i4>350</vt:i4>
      </vt:variant>
      <vt:variant>
        <vt:i4>0</vt:i4>
      </vt:variant>
      <vt:variant>
        <vt:i4>5</vt:i4>
      </vt:variant>
      <vt:variant>
        <vt:lpwstr/>
      </vt:variant>
      <vt:variant>
        <vt:lpwstr>_Toc232068048</vt:lpwstr>
      </vt:variant>
      <vt:variant>
        <vt:i4>1572918</vt:i4>
      </vt:variant>
      <vt:variant>
        <vt:i4>344</vt:i4>
      </vt:variant>
      <vt:variant>
        <vt:i4>0</vt:i4>
      </vt:variant>
      <vt:variant>
        <vt:i4>5</vt:i4>
      </vt:variant>
      <vt:variant>
        <vt:lpwstr/>
      </vt:variant>
      <vt:variant>
        <vt:lpwstr>_Toc232068047</vt:lpwstr>
      </vt:variant>
      <vt:variant>
        <vt:i4>1572918</vt:i4>
      </vt:variant>
      <vt:variant>
        <vt:i4>338</vt:i4>
      </vt:variant>
      <vt:variant>
        <vt:i4>0</vt:i4>
      </vt:variant>
      <vt:variant>
        <vt:i4>5</vt:i4>
      </vt:variant>
      <vt:variant>
        <vt:lpwstr/>
      </vt:variant>
      <vt:variant>
        <vt:lpwstr>_Toc232068046</vt:lpwstr>
      </vt:variant>
      <vt:variant>
        <vt:i4>1572918</vt:i4>
      </vt:variant>
      <vt:variant>
        <vt:i4>332</vt:i4>
      </vt:variant>
      <vt:variant>
        <vt:i4>0</vt:i4>
      </vt:variant>
      <vt:variant>
        <vt:i4>5</vt:i4>
      </vt:variant>
      <vt:variant>
        <vt:lpwstr/>
      </vt:variant>
      <vt:variant>
        <vt:lpwstr>_Toc232068045</vt:lpwstr>
      </vt:variant>
      <vt:variant>
        <vt:i4>1572918</vt:i4>
      </vt:variant>
      <vt:variant>
        <vt:i4>326</vt:i4>
      </vt:variant>
      <vt:variant>
        <vt:i4>0</vt:i4>
      </vt:variant>
      <vt:variant>
        <vt:i4>5</vt:i4>
      </vt:variant>
      <vt:variant>
        <vt:lpwstr/>
      </vt:variant>
      <vt:variant>
        <vt:lpwstr>_Toc232068044</vt:lpwstr>
      </vt:variant>
      <vt:variant>
        <vt:i4>1572918</vt:i4>
      </vt:variant>
      <vt:variant>
        <vt:i4>320</vt:i4>
      </vt:variant>
      <vt:variant>
        <vt:i4>0</vt:i4>
      </vt:variant>
      <vt:variant>
        <vt:i4>5</vt:i4>
      </vt:variant>
      <vt:variant>
        <vt:lpwstr/>
      </vt:variant>
      <vt:variant>
        <vt:lpwstr>_Toc232068043</vt:lpwstr>
      </vt:variant>
      <vt:variant>
        <vt:i4>1572918</vt:i4>
      </vt:variant>
      <vt:variant>
        <vt:i4>314</vt:i4>
      </vt:variant>
      <vt:variant>
        <vt:i4>0</vt:i4>
      </vt:variant>
      <vt:variant>
        <vt:i4>5</vt:i4>
      </vt:variant>
      <vt:variant>
        <vt:lpwstr/>
      </vt:variant>
      <vt:variant>
        <vt:lpwstr>_Toc232068042</vt:lpwstr>
      </vt:variant>
      <vt:variant>
        <vt:i4>1572918</vt:i4>
      </vt:variant>
      <vt:variant>
        <vt:i4>308</vt:i4>
      </vt:variant>
      <vt:variant>
        <vt:i4>0</vt:i4>
      </vt:variant>
      <vt:variant>
        <vt:i4>5</vt:i4>
      </vt:variant>
      <vt:variant>
        <vt:lpwstr/>
      </vt:variant>
      <vt:variant>
        <vt:lpwstr>_Toc232068041</vt:lpwstr>
      </vt:variant>
      <vt:variant>
        <vt:i4>1572918</vt:i4>
      </vt:variant>
      <vt:variant>
        <vt:i4>302</vt:i4>
      </vt:variant>
      <vt:variant>
        <vt:i4>0</vt:i4>
      </vt:variant>
      <vt:variant>
        <vt:i4>5</vt:i4>
      </vt:variant>
      <vt:variant>
        <vt:lpwstr/>
      </vt:variant>
      <vt:variant>
        <vt:lpwstr>_Toc232068040</vt:lpwstr>
      </vt:variant>
      <vt:variant>
        <vt:i4>2031670</vt:i4>
      </vt:variant>
      <vt:variant>
        <vt:i4>296</vt:i4>
      </vt:variant>
      <vt:variant>
        <vt:i4>0</vt:i4>
      </vt:variant>
      <vt:variant>
        <vt:i4>5</vt:i4>
      </vt:variant>
      <vt:variant>
        <vt:lpwstr/>
      </vt:variant>
      <vt:variant>
        <vt:lpwstr>_Toc232068039</vt:lpwstr>
      </vt:variant>
      <vt:variant>
        <vt:i4>2031670</vt:i4>
      </vt:variant>
      <vt:variant>
        <vt:i4>290</vt:i4>
      </vt:variant>
      <vt:variant>
        <vt:i4>0</vt:i4>
      </vt:variant>
      <vt:variant>
        <vt:i4>5</vt:i4>
      </vt:variant>
      <vt:variant>
        <vt:lpwstr/>
      </vt:variant>
      <vt:variant>
        <vt:lpwstr>_Toc232068038</vt:lpwstr>
      </vt:variant>
      <vt:variant>
        <vt:i4>2031670</vt:i4>
      </vt:variant>
      <vt:variant>
        <vt:i4>284</vt:i4>
      </vt:variant>
      <vt:variant>
        <vt:i4>0</vt:i4>
      </vt:variant>
      <vt:variant>
        <vt:i4>5</vt:i4>
      </vt:variant>
      <vt:variant>
        <vt:lpwstr/>
      </vt:variant>
      <vt:variant>
        <vt:lpwstr>_Toc232068037</vt:lpwstr>
      </vt:variant>
      <vt:variant>
        <vt:i4>2031670</vt:i4>
      </vt:variant>
      <vt:variant>
        <vt:i4>278</vt:i4>
      </vt:variant>
      <vt:variant>
        <vt:i4>0</vt:i4>
      </vt:variant>
      <vt:variant>
        <vt:i4>5</vt:i4>
      </vt:variant>
      <vt:variant>
        <vt:lpwstr/>
      </vt:variant>
      <vt:variant>
        <vt:lpwstr>_Toc232068036</vt:lpwstr>
      </vt:variant>
      <vt:variant>
        <vt:i4>2031670</vt:i4>
      </vt:variant>
      <vt:variant>
        <vt:i4>272</vt:i4>
      </vt:variant>
      <vt:variant>
        <vt:i4>0</vt:i4>
      </vt:variant>
      <vt:variant>
        <vt:i4>5</vt:i4>
      </vt:variant>
      <vt:variant>
        <vt:lpwstr/>
      </vt:variant>
      <vt:variant>
        <vt:lpwstr>_Toc232068035</vt:lpwstr>
      </vt:variant>
      <vt:variant>
        <vt:i4>2031670</vt:i4>
      </vt:variant>
      <vt:variant>
        <vt:i4>266</vt:i4>
      </vt:variant>
      <vt:variant>
        <vt:i4>0</vt:i4>
      </vt:variant>
      <vt:variant>
        <vt:i4>5</vt:i4>
      </vt:variant>
      <vt:variant>
        <vt:lpwstr/>
      </vt:variant>
      <vt:variant>
        <vt:lpwstr>_Toc232068034</vt:lpwstr>
      </vt:variant>
      <vt:variant>
        <vt:i4>2031670</vt:i4>
      </vt:variant>
      <vt:variant>
        <vt:i4>260</vt:i4>
      </vt:variant>
      <vt:variant>
        <vt:i4>0</vt:i4>
      </vt:variant>
      <vt:variant>
        <vt:i4>5</vt:i4>
      </vt:variant>
      <vt:variant>
        <vt:lpwstr/>
      </vt:variant>
      <vt:variant>
        <vt:lpwstr>_Toc232068033</vt:lpwstr>
      </vt:variant>
      <vt:variant>
        <vt:i4>2031670</vt:i4>
      </vt:variant>
      <vt:variant>
        <vt:i4>254</vt:i4>
      </vt:variant>
      <vt:variant>
        <vt:i4>0</vt:i4>
      </vt:variant>
      <vt:variant>
        <vt:i4>5</vt:i4>
      </vt:variant>
      <vt:variant>
        <vt:lpwstr/>
      </vt:variant>
      <vt:variant>
        <vt:lpwstr>_Toc232068032</vt:lpwstr>
      </vt:variant>
      <vt:variant>
        <vt:i4>2031670</vt:i4>
      </vt:variant>
      <vt:variant>
        <vt:i4>248</vt:i4>
      </vt:variant>
      <vt:variant>
        <vt:i4>0</vt:i4>
      </vt:variant>
      <vt:variant>
        <vt:i4>5</vt:i4>
      </vt:variant>
      <vt:variant>
        <vt:lpwstr/>
      </vt:variant>
      <vt:variant>
        <vt:lpwstr>_Toc232068031</vt:lpwstr>
      </vt:variant>
      <vt:variant>
        <vt:i4>2031670</vt:i4>
      </vt:variant>
      <vt:variant>
        <vt:i4>242</vt:i4>
      </vt:variant>
      <vt:variant>
        <vt:i4>0</vt:i4>
      </vt:variant>
      <vt:variant>
        <vt:i4>5</vt:i4>
      </vt:variant>
      <vt:variant>
        <vt:lpwstr/>
      </vt:variant>
      <vt:variant>
        <vt:lpwstr>_Toc232068030</vt:lpwstr>
      </vt:variant>
      <vt:variant>
        <vt:i4>1966134</vt:i4>
      </vt:variant>
      <vt:variant>
        <vt:i4>236</vt:i4>
      </vt:variant>
      <vt:variant>
        <vt:i4>0</vt:i4>
      </vt:variant>
      <vt:variant>
        <vt:i4>5</vt:i4>
      </vt:variant>
      <vt:variant>
        <vt:lpwstr/>
      </vt:variant>
      <vt:variant>
        <vt:lpwstr>_Toc232068029</vt:lpwstr>
      </vt:variant>
      <vt:variant>
        <vt:i4>1966134</vt:i4>
      </vt:variant>
      <vt:variant>
        <vt:i4>230</vt:i4>
      </vt:variant>
      <vt:variant>
        <vt:i4>0</vt:i4>
      </vt:variant>
      <vt:variant>
        <vt:i4>5</vt:i4>
      </vt:variant>
      <vt:variant>
        <vt:lpwstr/>
      </vt:variant>
      <vt:variant>
        <vt:lpwstr>_Toc232068028</vt:lpwstr>
      </vt:variant>
      <vt:variant>
        <vt:i4>1966134</vt:i4>
      </vt:variant>
      <vt:variant>
        <vt:i4>224</vt:i4>
      </vt:variant>
      <vt:variant>
        <vt:i4>0</vt:i4>
      </vt:variant>
      <vt:variant>
        <vt:i4>5</vt:i4>
      </vt:variant>
      <vt:variant>
        <vt:lpwstr/>
      </vt:variant>
      <vt:variant>
        <vt:lpwstr>_Toc232068027</vt:lpwstr>
      </vt:variant>
      <vt:variant>
        <vt:i4>1966134</vt:i4>
      </vt:variant>
      <vt:variant>
        <vt:i4>218</vt:i4>
      </vt:variant>
      <vt:variant>
        <vt:i4>0</vt:i4>
      </vt:variant>
      <vt:variant>
        <vt:i4>5</vt:i4>
      </vt:variant>
      <vt:variant>
        <vt:lpwstr/>
      </vt:variant>
      <vt:variant>
        <vt:lpwstr>_Toc232068026</vt:lpwstr>
      </vt:variant>
      <vt:variant>
        <vt:i4>1966134</vt:i4>
      </vt:variant>
      <vt:variant>
        <vt:i4>212</vt:i4>
      </vt:variant>
      <vt:variant>
        <vt:i4>0</vt:i4>
      </vt:variant>
      <vt:variant>
        <vt:i4>5</vt:i4>
      </vt:variant>
      <vt:variant>
        <vt:lpwstr/>
      </vt:variant>
      <vt:variant>
        <vt:lpwstr>_Toc232068025</vt:lpwstr>
      </vt:variant>
      <vt:variant>
        <vt:i4>1966134</vt:i4>
      </vt:variant>
      <vt:variant>
        <vt:i4>206</vt:i4>
      </vt:variant>
      <vt:variant>
        <vt:i4>0</vt:i4>
      </vt:variant>
      <vt:variant>
        <vt:i4>5</vt:i4>
      </vt:variant>
      <vt:variant>
        <vt:lpwstr/>
      </vt:variant>
      <vt:variant>
        <vt:lpwstr>_Toc232068024</vt:lpwstr>
      </vt:variant>
      <vt:variant>
        <vt:i4>1966134</vt:i4>
      </vt:variant>
      <vt:variant>
        <vt:i4>200</vt:i4>
      </vt:variant>
      <vt:variant>
        <vt:i4>0</vt:i4>
      </vt:variant>
      <vt:variant>
        <vt:i4>5</vt:i4>
      </vt:variant>
      <vt:variant>
        <vt:lpwstr/>
      </vt:variant>
      <vt:variant>
        <vt:lpwstr>_Toc232068023</vt:lpwstr>
      </vt:variant>
      <vt:variant>
        <vt:i4>1966134</vt:i4>
      </vt:variant>
      <vt:variant>
        <vt:i4>194</vt:i4>
      </vt:variant>
      <vt:variant>
        <vt:i4>0</vt:i4>
      </vt:variant>
      <vt:variant>
        <vt:i4>5</vt:i4>
      </vt:variant>
      <vt:variant>
        <vt:lpwstr/>
      </vt:variant>
      <vt:variant>
        <vt:lpwstr>_Toc232068022</vt:lpwstr>
      </vt:variant>
      <vt:variant>
        <vt:i4>1966134</vt:i4>
      </vt:variant>
      <vt:variant>
        <vt:i4>188</vt:i4>
      </vt:variant>
      <vt:variant>
        <vt:i4>0</vt:i4>
      </vt:variant>
      <vt:variant>
        <vt:i4>5</vt:i4>
      </vt:variant>
      <vt:variant>
        <vt:lpwstr/>
      </vt:variant>
      <vt:variant>
        <vt:lpwstr>_Toc232068021</vt:lpwstr>
      </vt:variant>
      <vt:variant>
        <vt:i4>1966134</vt:i4>
      </vt:variant>
      <vt:variant>
        <vt:i4>182</vt:i4>
      </vt:variant>
      <vt:variant>
        <vt:i4>0</vt:i4>
      </vt:variant>
      <vt:variant>
        <vt:i4>5</vt:i4>
      </vt:variant>
      <vt:variant>
        <vt:lpwstr/>
      </vt:variant>
      <vt:variant>
        <vt:lpwstr>_Toc232068020</vt:lpwstr>
      </vt:variant>
      <vt:variant>
        <vt:i4>1900598</vt:i4>
      </vt:variant>
      <vt:variant>
        <vt:i4>176</vt:i4>
      </vt:variant>
      <vt:variant>
        <vt:i4>0</vt:i4>
      </vt:variant>
      <vt:variant>
        <vt:i4>5</vt:i4>
      </vt:variant>
      <vt:variant>
        <vt:lpwstr/>
      </vt:variant>
      <vt:variant>
        <vt:lpwstr>_Toc232068019</vt:lpwstr>
      </vt:variant>
      <vt:variant>
        <vt:i4>1900598</vt:i4>
      </vt:variant>
      <vt:variant>
        <vt:i4>170</vt:i4>
      </vt:variant>
      <vt:variant>
        <vt:i4>0</vt:i4>
      </vt:variant>
      <vt:variant>
        <vt:i4>5</vt:i4>
      </vt:variant>
      <vt:variant>
        <vt:lpwstr/>
      </vt:variant>
      <vt:variant>
        <vt:lpwstr>_Toc232068018</vt:lpwstr>
      </vt:variant>
      <vt:variant>
        <vt:i4>1900598</vt:i4>
      </vt:variant>
      <vt:variant>
        <vt:i4>164</vt:i4>
      </vt:variant>
      <vt:variant>
        <vt:i4>0</vt:i4>
      </vt:variant>
      <vt:variant>
        <vt:i4>5</vt:i4>
      </vt:variant>
      <vt:variant>
        <vt:lpwstr/>
      </vt:variant>
      <vt:variant>
        <vt:lpwstr>_Toc232068017</vt:lpwstr>
      </vt:variant>
      <vt:variant>
        <vt:i4>1900598</vt:i4>
      </vt:variant>
      <vt:variant>
        <vt:i4>158</vt:i4>
      </vt:variant>
      <vt:variant>
        <vt:i4>0</vt:i4>
      </vt:variant>
      <vt:variant>
        <vt:i4>5</vt:i4>
      </vt:variant>
      <vt:variant>
        <vt:lpwstr/>
      </vt:variant>
      <vt:variant>
        <vt:lpwstr>_Toc232068016</vt:lpwstr>
      </vt:variant>
      <vt:variant>
        <vt:i4>1900598</vt:i4>
      </vt:variant>
      <vt:variant>
        <vt:i4>152</vt:i4>
      </vt:variant>
      <vt:variant>
        <vt:i4>0</vt:i4>
      </vt:variant>
      <vt:variant>
        <vt:i4>5</vt:i4>
      </vt:variant>
      <vt:variant>
        <vt:lpwstr/>
      </vt:variant>
      <vt:variant>
        <vt:lpwstr>_Toc232068015</vt:lpwstr>
      </vt:variant>
      <vt:variant>
        <vt:i4>1900598</vt:i4>
      </vt:variant>
      <vt:variant>
        <vt:i4>146</vt:i4>
      </vt:variant>
      <vt:variant>
        <vt:i4>0</vt:i4>
      </vt:variant>
      <vt:variant>
        <vt:i4>5</vt:i4>
      </vt:variant>
      <vt:variant>
        <vt:lpwstr/>
      </vt:variant>
      <vt:variant>
        <vt:lpwstr>_Toc232068014</vt:lpwstr>
      </vt:variant>
      <vt:variant>
        <vt:i4>1900598</vt:i4>
      </vt:variant>
      <vt:variant>
        <vt:i4>140</vt:i4>
      </vt:variant>
      <vt:variant>
        <vt:i4>0</vt:i4>
      </vt:variant>
      <vt:variant>
        <vt:i4>5</vt:i4>
      </vt:variant>
      <vt:variant>
        <vt:lpwstr/>
      </vt:variant>
      <vt:variant>
        <vt:lpwstr>_Toc232068013</vt:lpwstr>
      </vt:variant>
      <vt:variant>
        <vt:i4>1900598</vt:i4>
      </vt:variant>
      <vt:variant>
        <vt:i4>134</vt:i4>
      </vt:variant>
      <vt:variant>
        <vt:i4>0</vt:i4>
      </vt:variant>
      <vt:variant>
        <vt:i4>5</vt:i4>
      </vt:variant>
      <vt:variant>
        <vt:lpwstr/>
      </vt:variant>
      <vt:variant>
        <vt:lpwstr>_Toc232068012</vt:lpwstr>
      </vt:variant>
      <vt:variant>
        <vt:i4>1900598</vt:i4>
      </vt:variant>
      <vt:variant>
        <vt:i4>128</vt:i4>
      </vt:variant>
      <vt:variant>
        <vt:i4>0</vt:i4>
      </vt:variant>
      <vt:variant>
        <vt:i4>5</vt:i4>
      </vt:variant>
      <vt:variant>
        <vt:lpwstr/>
      </vt:variant>
      <vt:variant>
        <vt:lpwstr>_Toc232068011</vt:lpwstr>
      </vt:variant>
      <vt:variant>
        <vt:i4>1900598</vt:i4>
      </vt:variant>
      <vt:variant>
        <vt:i4>122</vt:i4>
      </vt:variant>
      <vt:variant>
        <vt:i4>0</vt:i4>
      </vt:variant>
      <vt:variant>
        <vt:i4>5</vt:i4>
      </vt:variant>
      <vt:variant>
        <vt:lpwstr/>
      </vt:variant>
      <vt:variant>
        <vt:lpwstr>_Toc232068010</vt:lpwstr>
      </vt:variant>
      <vt:variant>
        <vt:i4>1835062</vt:i4>
      </vt:variant>
      <vt:variant>
        <vt:i4>116</vt:i4>
      </vt:variant>
      <vt:variant>
        <vt:i4>0</vt:i4>
      </vt:variant>
      <vt:variant>
        <vt:i4>5</vt:i4>
      </vt:variant>
      <vt:variant>
        <vt:lpwstr/>
      </vt:variant>
      <vt:variant>
        <vt:lpwstr>_Toc232068009</vt:lpwstr>
      </vt:variant>
      <vt:variant>
        <vt:i4>1835062</vt:i4>
      </vt:variant>
      <vt:variant>
        <vt:i4>110</vt:i4>
      </vt:variant>
      <vt:variant>
        <vt:i4>0</vt:i4>
      </vt:variant>
      <vt:variant>
        <vt:i4>5</vt:i4>
      </vt:variant>
      <vt:variant>
        <vt:lpwstr/>
      </vt:variant>
      <vt:variant>
        <vt:lpwstr>_Toc232068008</vt:lpwstr>
      </vt:variant>
      <vt:variant>
        <vt:i4>1835062</vt:i4>
      </vt:variant>
      <vt:variant>
        <vt:i4>104</vt:i4>
      </vt:variant>
      <vt:variant>
        <vt:i4>0</vt:i4>
      </vt:variant>
      <vt:variant>
        <vt:i4>5</vt:i4>
      </vt:variant>
      <vt:variant>
        <vt:lpwstr/>
      </vt:variant>
      <vt:variant>
        <vt:lpwstr>_Toc232068007</vt:lpwstr>
      </vt:variant>
      <vt:variant>
        <vt:i4>1835062</vt:i4>
      </vt:variant>
      <vt:variant>
        <vt:i4>98</vt:i4>
      </vt:variant>
      <vt:variant>
        <vt:i4>0</vt:i4>
      </vt:variant>
      <vt:variant>
        <vt:i4>5</vt:i4>
      </vt:variant>
      <vt:variant>
        <vt:lpwstr/>
      </vt:variant>
      <vt:variant>
        <vt:lpwstr>_Toc232068006</vt:lpwstr>
      </vt:variant>
      <vt:variant>
        <vt:i4>1835062</vt:i4>
      </vt:variant>
      <vt:variant>
        <vt:i4>92</vt:i4>
      </vt:variant>
      <vt:variant>
        <vt:i4>0</vt:i4>
      </vt:variant>
      <vt:variant>
        <vt:i4>5</vt:i4>
      </vt:variant>
      <vt:variant>
        <vt:lpwstr/>
      </vt:variant>
      <vt:variant>
        <vt:lpwstr>_Toc232068005</vt:lpwstr>
      </vt:variant>
      <vt:variant>
        <vt:i4>1835062</vt:i4>
      </vt:variant>
      <vt:variant>
        <vt:i4>86</vt:i4>
      </vt:variant>
      <vt:variant>
        <vt:i4>0</vt:i4>
      </vt:variant>
      <vt:variant>
        <vt:i4>5</vt:i4>
      </vt:variant>
      <vt:variant>
        <vt:lpwstr/>
      </vt:variant>
      <vt:variant>
        <vt:lpwstr>_Toc232068004</vt:lpwstr>
      </vt:variant>
      <vt:variant>
        <vt:i4>1835062</vt:i4>
      </vt:variant>
      <vt:variant>
        <vt:i4>80</vt:i4>
      </vt:variant>
      <vt:variant>
        <vt:i4>0</vt:i4>
      </vt:variant>
      <vt:variant>
        <vt:i4>5</vt:i4>
      </vt:variant>
      <vt:variant>
        <vt:lpwstr/>
      </vt:variant>
      <vt:variant>
        <vt:lpwstr>_Toc232068003</vt:lpwstr>
      </vt:variant>
      <vt:variant>
        <vt:i4>1835062</vt:i4>
      </vt:variant>
      <vt:variant>
        <vt:i4>74</vt:i4>
      </vt:variant>
      <vt:variant>
        <vt:i4>0</vt:i4>
      </vt:variant>
      <vt:variant>
        <vt:i4>5</vt:i4>
      </vt:variant>
      <vt:variant>
        <vt:lpwstr/>
      </vt:variant>
      <vt:variant>
        <vt:lpwstr>_Toc232068002</vt:lpwstr>
      </vt:variant>
      <vt:variant>
        <vt:i4>1835062</vt:i4>
      </vt:variant>
      <vt:variant>
        <vt:i4>68</vt:i4>
      </vt:variant>
      <vt:variant>
        <vt:i4>0</vt:i4>
      </vt:variant>
      <vt:variant>
        <vt:i4>5</vt:i4>
      </vt:variant>
      <vt:variant>
        <vt:lpwstr/>
      </vt:variant>
      <vt:variant>
        <vt:lpwstr>_Toc232068001</vt:lpwstr>
      </vt:variant>
      <vt:variant>
        <vt:i4>1835062</vt:i4>
      </vt:variant>
      <vt:variant>
        <vt:i4>62</vt:i4>
      </vt:variant>
      <vt:variant>
        <vt:i4>0</vt:i4>
      </vt:variant>
      <vt:variant>
        <vt:i4>5</vt:i4>
      </vt:variant>
      <vt:variant>
        <vt:lpwstr/>
      </vt:variant>
      <vt:variant>
        <vt:lpwstr>_Toc232068000</vt:lpwstr>
      </vt:variant>
      <vt:variant>
        <vt:i4>1703999</vt:i4>
      </vt:variant>
      <vt:variant>
        <vt:i4>56</vt:i4>
      </vt:variant>
      <vt:variant>
        <vt:i4>0</vt:i4>
      </vt:variant>
      <vt:variant>
        <vt:i4>5</vt:i4>
      </vt:variant>
      <vt:variant>
        <vt:lpwstr/>
      </vt:variant>
      <vt:variant>
        <vt:lpwstr>_Toc232067999</vt:lpwstr>
      </vt:variant>
      <vt:variant>
        <vt:i4>1703999</vt:i4>
      </vt:variant>
      <vt:variant>
        <vt:i4>50</vt:i4>
      </vt:variant>
      <vt:variant>
        <vt:i4>0</vt:i4>
      </vt:variant>
      <vt:variant>
        <vt:i4>5</vt:i4>
      </vt:variant>
      <vt:variant>
        <vt:lpwstr/>
      </vt:variant>
      <vt:variant>
        <vt:lpwstr>_Toc232067998</vt:lpwstr>
      </vt:variant>
      <vt:variant>
        <vt:i4>1703999</vt:i4>
      </vt:variant>
      <vt:variant>
        <vt:i4>44</vt:i4>
      </vt:variant>
      <vt:variant>
        <vt:i4>0</vt:i4>
      </vt:variant>
      <vt:variant>
        <vt:i4>5</vt:i4>
      </vt:variant>
      <vt:variant>
        <vt:lpwstr/>
      </vt:variant>
      <vt:variant>
        <vt:lpwstr>_Toc232067997</vt:lpwstr>
      </vt:variant>
      <vt:variant>
        <vt:i4>1703999</vt:i4>
      </vt:variant>
      <vt:variant>
        <vt:i4>38</vt:i4>
      </vt:variant>
      <vt:variant>
        <vt:i4>0</vt:i4>
      </vt:variant>
      <vt:variant>
        <vt:i4>5</vt:i4>
      </vt:variant>
      <vt:variant>
        <vt:lpwstr/>
      </vt:variant>
      <vt:variant>
        <vt:lpwstr>_Toc232067996</vt:lpwstr>
      </vt:variant>
      <vt:variant>
        <vt:i4>1703999</vt:i4>
      </vt:variant>
      <vt:variant>
        <vt:i4>32</vt:i4>
      </vt:variant>
      <vt:variant>
        <vt:i4>0</vt:i4>
      </vt:variant>
      <vt:variant>
        <vt:i4>5</vt:i4>
      </vt:variant>
      <vt:variant>
        <vt:lpwstr/>
      </vt:variant>
      <vt:variant>
        <vt:lpwstr>_Toc232067995</vt:lpwstr>
      </vt:variant>
      <vt:variant>
        <vt:i4>1703999</vt:i4>
      </vt:variant>
      <vt:variant>
        <vt:i4>26</vt:i4>
      </vt:variant>
      <vt:variant>
        <vt:i4>0</vt:i4>
      </vt:variant>
      <vt:variant>
        <vt:i4>5</vt:i4>
      </vt:variant>
      <vt:variant>
        <vt:lpwstr/>
      </vt:variant>
      <vt:variant>
        <vt:lpwstr>_Toc232067994</vt:lpwstr>
      </vt:variant>
      <vt:variant>
        <vt:i4>1703999</vt:i4>
      </vt:variant>
      <vt:variant>
        <vt:i4>20</vt:i4>
      </vt:variant>
      <vt:variant>
        <vt:i4>0</vt:i4>
      </vt:variant>
      <vt:variant>
        <vt:i4>5</vt:i4>
      </vt:variant>
      <vt:variant>
        <vt:lpwstr/>
      </vt:variant>
      <vt:variant>
        <vt:lpwstr>_Toc232067993</vt:lpwstr>
      </vt:variant>
      <vt:variant>
        <vt:i4>1703999</vt:i4>
      </vt:variant>
      <vt:variant>
        <vt:i4>14</vt:i4>
      </vt:variant>
      <vt:variant>
        <vt:i4>0</vt:i4>
      </vt:variant>
      <vt:variant>
        <vt:i4>5</vt:i4>
      </vt:variant>
      <vt:variant>
        <vt:lpwstr/>
      </vt:variant>
      <vt:variant>
        <vt:lpwstr>_Toc232067992</vt:lpwstr>
      </vt:variant>
      <vt:variant>
        <vt:i4>1703999</vt:i4>
      </vt:variant>
      <vt:variant>
        <vt:i4>8</vt:i4>
      </vt:variant>
      <vt:variant>
        <vt:i4>0</vt:i4>
      </vt:variant>
      <vt:variant>
        <vt:i4>5</vt:i4>
      </vt:variant>
      <vt:variant>
        <vt:lpwstr/>
      </vt:variant>
      <vt:variant>
        <vt:lpwstr>_Toc232067991</vt:lpwstr>
      </vt:variant>
      <vt:variant>
        <vt:i4>1703999</vt:i4>
      </vt:variant>
      <vt:variant>
        <vt:i4>2</vt:i4>
      </vt:variant>
      <vt:variant>
        <vt:i4>0</vt:i4>
      </vt:variant>
      <vt:variant>
        <vt:i4>5</vt:i4>
      </vt:variant>
      <vt:variant>
        <vt:lpwstr/>
      </vt:variant>
      <vt:variant>
        <vt:lpwstr>_Toc232067990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D'Amelio</dc:creator>
  <cp:lastModifiedBy>Tairan Yang</cp:lastModifiedBy>
  <cp:revision>2</cp:revision>
  <cp:lastPrinted>2025-02-20T15:28:00Z</cp:lastPrinted>
  <dcterms:created xsi:type="dcterms:W3CDTF">2026-06-17T20:16:00Z</dcterms:created>
  <dcterms:modified xsi:type="dcterms:W3CDTF">2026-06-17T20:16:00Z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0x0101007957E16A03AE34488FAD8F94875EA50C</vt:lpwstr>
  </property>
</Properties>
</file>