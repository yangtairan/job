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B7DA" w14:textId="77777777" w:rsidR="00F4421C" w:rsidRPr="00A46389" w:rsidRDefault="001E1399" w:rsidP="009C0EA6">
      <w:pPr>
        <w:pStyle w:val="Heading1"/>
        <w:numPr>
          <w:ilvl w:val="0"/>
          <w:numId w:val="1"/>
        </w:numPr>
        <w:spacing w:before="0" w:after="360" w:line="312" w:lineRule="exact"/>
        <w:ind w:left="432"/>
        <w:rPr>
          <w:rFonts w:ascii="Times New Roman" w:hAnsi="Times New Roman" w:cs="Times New Roman"/>
          <w:sz w:val="28"/>
        </w:rPr>
      </w:pPr>
      <w:bookmarkStart w:id="0" w:name="_Hlk177133076"/>
      <w:bookmarkStart w:id="1" w:name="_Toc451724844"/>
      <w:bookmarkStart w:id="2" w:name="_Toc115394457"/>
      <w:bookmarkStart w:id="3" w:name="_Toc121614137"/>
      <w:bookmarkStart w:id="4" w:name="_Toc195686198"/>
      <w:bookmarkEnd w:id="0"/>
      <w:r>
        <w:rPr>
          <w:rFonts w:ascii="Times New Roman" w:hAnsi="Times New Roman" w:cs="Times New Roman"/>
          <w:caps w:val="0"/>
          <w:sz w:val="28"/>
        </w:rPr>
        <w:t>GENERAL INFORMATION</w:t>
      </w:r>
      <w:bookmarkEnd w:id="1"/>
      <w:bookmarkEnd w:id="2"/>
      <w:bookmarkEnd w:id="3"/>
      <w:bookmarkEnd w:id="4"/>
    </w:p>
    <w:p w14:paraId="54A809C6" w14:textId="77777777" w:rsidR="00F4421C" w:rsidRPr="00A46389" w:rsidRDefault="00F4421C" w:rsidP="00210116">
      <w:pPr>
        <w:jc w:val="center"/>
      </w:pPr>
      <w:r>
        <w:t>Clinical Study Protocol:</w:t>
      </w:r>
    </w:p>
    <w:p w14:paraId="4D8BDA21" w14:textId="77777777" w:rsidR="00F4421C" w:rsidRPr="00A46389" w:rsidRDefault="00F4421C" w:rsidP="00F4421C"/>
    <w:p w14:paraId="33BDDA78" w14:textId="7C16D2D8" w:rsidR="00D63844" w:rsidRPr="00A46389" w:rsidRDefault="00A605B3" w:rsidP="00D63844">
      <w:pPr>
        <w:jc w:val="center"/>
        <w:rPr>
          <w:sz w:val="22"/>
        </w:rPr>
      </w:pPr>
      <w:r>
        <w:rPr>
          <w:sz w:val="22"/>
        </w:rPr>
        <w:t xml:space="preserve">A Phase 1, Open-Label, Single Dose Study to Assess the Mass Balance, Route of Elimination, and Metabolic Profiling of [</w:t>
      </w:r>
      <w:r>
        <w:rPr>
          <w:sz w:val="22"/>
          <w:vertAlign w:val="superscript"/>
        </w:rPr>
        <w:t>14</w:t>
      </w:r>
      <w:r>
        <w:rPr>
          <w:sz w:val="22"/>
        </w:rPr>
        <w:t xml:space="preserve">C]-CYB003 in Healthy Participants</w:t>
      </w:r>
    </w:p>
    <w:p w14:paraId="650D8E90" w14:textId="77777777" w:rsidR="0037650E" w:rsidRPr="00A46389" w:rsidRDefault="0037650E" w:rsidP="00D63844">
      <w:pPr>
        <w:jc w:val="center"/>
        <w:rPr>
          <w:sz w:val="22"/>
          <w:szCs w:val="22"/>
        </w:rPr>
      </w:pPr>
    </w:p>
    <w:p w14:paraId="4C3694EB" w14:textId="77777777" w:rsidR="00492C7C" w:rsidRPr="00A46389" w:rsidRDefault="00210116" w:rsidP="00F4421C">
      <w:pPr>
        <w:jc w:val="center"/>
        <w:rPr>
          <w:sz w:val="22"/>
          <w:szCs w:val="22"/>
        </w:rPr>
      </w:pPr>
      <w:r>
        <w:rPr>
          <w:sz w:val="22"/>
          <w:szCs w:val="22"/>
        </w:rPr>
        <w:t xml:space="preserve">Sponsor: Cybin IRL Limited</w:t>
      </w:r>
    </w:p>
    <w:p w14:paraId="240C5B72" w14:textId="77777777" w:rsidR="00492C7C" w:rsidRPr="00A46389" w:rsidRDefault="00492C7C" w:rsidP="00F4421C">
      <w:pPr>
        <w:jc w:val="center"/>
        <w:rPr>
          <w:sz w:val="22"/>
          <w:szCs w:val="22"/>
        </w:rPr>
      </w:pPr>
      <w:r>
        <w:rPr>
          <w:sz w:val="22"/>
          <w:szCs w:val="22"/>
        </w:rPr>
        <w:t>One Spencer Dock</w:t>
      </w:r>
    </w:p>
    <w:p w14:paraId="5B9F8BF6" w14:textId="77777777" w:rsidR="00492C7C" w:rsidRPr="00A46389" w:rsidRDefault="00492C7C" w:rsidP="00F4421C">
      <w:pPr>
        <w:jc w:val="center"/>
        <w:rPr>
          <w:sz w:val="22"/>
          <w:szCs w:val="22"/>
        </w:rPr>
      </w:pPr>
      <w:r>
        <w:rPr>
          <w:sz w:val="22"/>
          <w:szCs w:val="22"/>
        </w:rPr>
        <w:t>North Wall Quay</w:t>
      </w:r>
    </w:p>
    <w:p w14:paraId="017D4E92" w14:textId="69E373E1" w:rsidR="00210116" w:rsidRPr="00A46389" w:rsidRDefault="00492C7C" w:rsidP="00F4421C">
      <w:pPr>
        <w:jc w:val="center"/>
        <w:rPr>
          <w:sz w:val="22"/>
          <w:szCs w:val="22"/>
        </w:rPr>
      </w:pPr>
      <w:r>
        <w:rPr>
          <w:sz w:val="22"/>
          <w:szCs w:val="22"/>
        </w:rPr>
        <w:t xml:space="preserve">Dublin 1 D01 X9R7 </w:t>
      </w:r>
    </w:p>
    <w:p w14:paraId="3F3BEB44" w14:textId="77777777" w:rsidR="008C49F6" w:rsidRPr="00A46389" w:rsidRDefault="008C49F6" w:rsidP="008C49F6">
      <w:pPr>
        <w:autoSpaceDE w:val="0"/>
        <w:autoSpaceDN w:val="0"/>
        <w:adjustRightInd w:val="0"/>
        <w:rPr>
          <w:color w:val="000000"/>
        </w:rPr>
      </w:pPr>
    </w:p>
    <w:p w14:paraId="1671DFD0" w14:textId="77777777" w:rsidR="00621F43" w:rsidRDefault="00210116" w:rsidP="00F4421C">
      <w:pPr>
        <w:jc w:val="center"/>
        <w:rPr>
          <w:sz w:val="22"/>
          <w:szCs w:val="22"/>
        </w:rPr>
      </w:pPr>
      <w:r>
        <w:rPr>
          <w:sz w:val="22"/>
          <w:szCs w:val="22"/>
        </w:rPr>
        <w:t>Sponsor Contacts:</w:t>
      </w:r>
    </w:p>
    <w:p w14:paraId="0DE179CB" w14:textId="77777777" w:rsidR="00621F43" w:rsidRDefault="00621F43" w:rsidP="00F4421C">
      <w:pPr>
        <w:jc w:val="center"/>
        <w:rPr>
          <w:sz w:val="22"/>
          <w:szCs w:val="22"/>
        </w:rPr>
      </w:pPr>
    </w:p>
    <w:p w14:paraId="1E5F8D73" w14:textId="29A3D9A6" w:rsidR="00210116" w:rsidRPr="00A46389" w:rsidRDefault="006B3D47" w:rsidP="00F4421C">
      <w:pPr>
        <w:jc w:val="center"/>
        <w:rPr>
          <w:sz w:val="22"/>
          <w:szCs w:val="22"/>
        </w:rPr>
      </w:pPr>
      <w:r>
        <w:rPr>
          <w:sz w:val="22"/>
          <w:szCs w:val="22"/>
        </w:rPr>
        <w:t xml:space="preserve"> Zelah Joel, PhD</w:t>
      </w:r>
    </w:p>
    <w:p w14:paraId="1B918ED9" w14:textId="1802F2A4" w:rsidR="006B3D47" w:rsidRPr="00A46389" w:rsidRDefault="00621F43" w:rsidP="00F4421C">
      <w:pPr>
        <w:jc w:val="center"/>
        <w:rPr>
          <w:sz w:val="22"/>
          <w:szCs w:val="22"/>
        </w:rPr>
      </w:pPr>
      <w:r>
        <w:rPr>
          <w:sz w:val="22"/>
          <w:szCs w:val="22"/>
        </w:rPr>
        <w:t>Associate Director, Clinical Operations</w:t>
      </w:r>
    </w:p>
    <w:p w14:paraId="1358AD59" w14:textId="7EB8A1E4" w:rsidR="006B3D47" w:rsidRPr="00A46389" w:rsidRDefault="006B3D47" w:rsidP="00F4421C">
      <w:pPr>
        <w:jc w:val="center"/>
        <w:rPr>
          <w:sz w:val="22"/>
          <w:szCs w:val="22"/>
        </w:rPr>
      </w:pPr>
      <w:r>
        <w:rPr>
          <w:sz w:val="22"/>
          <w:szCs w:val="22"/>
        </w:rPr>
        <w:t xml:space="preserve">E-mail: zelah@cybin.com </w:t>
      </w:r>
    </w:p>
    <w:p w14:paraId="0F483A65" w14:textId="55D3EA7B" w:rsidR="006B3D47" w:rsidRPr="00A46389" w:rsidRDefault="006B3D47" w:rsidP="00F4421C">
      <w:pPr>
        <w:jc w:val="center"/>
        <w:rPr>
          <w:sz w:val="22"/>
          <w:szCs w:val="22"/>
        </w:rPr>
      </w:pPr>
      <w:r>
        <w:rPr>
          <w:sz w:val="22"/>
          <w:szCs w:val="22"/>
        </w:rPr>
        <w:t xml:space="preserve">Tel: +44 20 3880 8751 x316</w:t>
      </w:r>
    </w:p>
    <w:p w14:paraId="44D5F0C0" w14:textId="77777777" w:rsidR="00037A88" w:rsidRPr="00A46389" w:rsidRDefault="00037A88" w:rsidP="00F4421C">
      <w:pPr>
        <w:jc w:val="center"/>
        <w:rPr>
          <w:sz w:val="22"/>
          <w:szCs w:val="22"/>
        </w:rPr>
      </w:pPr>
    </w:p>
    <w:p w14:paraId="3478E2DE" w14:textId="190FF894" w:rsidR="00037A88" w:rsidRPr="00A46389" w:rsidRDefault="007E4B79" w:rsidP="00F4421C">
      <w:pPr>
        <w:jc w:val="center"/>
        <w:rPr>
          <w:sz w:val="22"/>
          <w:szCs w:val="22"/>
        </w:rPr>
      </w:pPr>
      <w:r>
        <w:rPr>
          <w:sz w:val="22"/>
          <w:szCs w:val="22"/>
        </w:rPr>
        <w:t>Meghan Good</w:t>
      </w:r>
    </w:p>
    <w:p w14:paraId="622EE1E5" w14:textId="1F4726D7" w:rsidR="00037A88" w:rsidRPr="00A46389" w:rsidRDefault="00621F43" w:rsidP="00621F43">
      <w:pPr>
        <w:jc w:val="center"/>
        <w:rPr>
          <w:sz w:val="22"/>
          <w:szCs w:val="22"/>
        </w:rPr>
      </w:pPr>
      <w:r>
        <w:rPr>
          <w:sz w:val="22"/>
          <w:szCs w:val="22"/>
        </w:rPr>
        <w:t xml:space="preserve">Associate Director, Clinical Pharmacology</w:t>
      </w:r>
    </w:p>
    <w:p w14:paraId="254B9442" w14:textId="6E8F7C54" w:rsidR="00037A88" w:rsidRPr="00A46389" w:rsidRDefault="00037A88" w:rsidP="00F4421C">
      <w:pPr>
        <w:jc w:val="center"/>
        <w:rPr>
          <w:sz w:val="22"/>
          <w:szCs w:val="22"/>
        </w:rPr>
      </w:pPr>
      <w:r>
        <w:rPr>
          <w:sz w:val="22"/>
          <w:szCs w:val="22"/>
        </w:rPr>
        <w:t xml:space="preserve">E-mail: meghan@cybin.com</w:t>
      </w:r>
    </w:p>
    <w:p w14:paraId="2CB038AC" w14:textId="788F1136" w:rsidR="00037A88" w:rsidRPr="00A46389" w:rsidRDefault="00037A88" w:rsidP="00F4421C">
      <w:pPr>
        <w:jc w:val="center"/>
        <w:rPr>
          <w:sz w:val="22"/>
          <w:szCs w:val="22"/>
        </w:rPr>
      </w:pPr>
      <w:r>
        <w:rPr>
          <w:sz w:val="22"/>
          <w:szCs w:val="22"/>
        </w:rPr>
        <w:t xml:space="preserve">Tel: +44 20 3880 8751 x312</w:t>
      </w:r>
    </w:p>
    <w:p w14:paraId="073B9AA1" w14:textId="26207E1F" w:rsidR="008563CF" w:rsidRPr="00A46389" w:rsidRDefault="00037A88" w:rsidP="00621F43">
      <w:pPr>
        <w:spacing w:line="255" w:lineRule="atLeast"/>
        <w:jc w:val="center"/>
        <w:textAlignment w:val="baseline"/>
        <w:rPr>
          <w:sz w:val="22"/>
          <w:szCs w:val="22"/>
          <w:lang w:val="es-US"/>
        </w:rPr>
      </w:pPr>
      <w:r>
        <w:br/>
      </w:r>
    </w:p>
    <w:p w14:paraId="5DE6CE54" w14:textId="77777777" w:rsidR="00224911" w:rsidRDefault="00224911" w:rsidP="00224911">
      <w:pPr>
        <w:jc w:val="center"/>
        <w:rPr>
          <w:sz w:val="22"/>
          <w:szCs w:val="22"/>
        </w:rPr>
      </w:pPr>
      <w:r>
        <w:rPr>
          <w:sz w:val="22"/>
          <w:szCs w:val="22"/>
        </w:rPr>
        <w:t>CRO Contact:</w:t>
      </w:r>
    </w:p>
    <w:p w14:paraId="473022B7" w14:textId="4E15A9ED" w:rsidR="003D51BA" w:rsidRPr="00A46389" w:rsidRDefault="003D51BA" w:rsidP="00224911">
      <w:pPr>
        <w:jc w:val="center"/>
        <w:rPr>
          <w:sz w:val="22"/>
          <w:szCs w:val="22"/>
        </w:rPr>
      </w:pPr>
      <w:r>
        <w:rPr>
          <w:sz w:val="22"/>
          <w:szCs w:val="22"/>
        </w:rPr>
        <w:t>TBD</w:t>
      </w:r>
    </w:p>
    <w:p w14:paraId="324F72F2" w14:textId="77777777" w:rsidR="008C49F6" w:rsidRPr="00A46389" w:rsidRDefault="008C49F6" w:rsidP="008C49F6">
      <w:pPr>
        <w:jc w:val="center"/>
        <w:rPr>
          <w:sz w:val="22"/>
          <w:szCs w:val="22"/>
          <w:highlight w:val="yellow"/>
          <w:lang w:val="es-US"/>
        </w:rPr>
      </w:pPr>
    </w:p>
    <w:p w14:paraId="578C3F12" w14:textId="0848EC5E" w:rsidR="00894653" w:rsidRPr="00A46389" w:rsidRDefault="00894653" w:rsidP="00F12A2C">
      <w:pPr>
        <w:jc w:val="center"/>
      </w:pPr>
    </w:p>
    <w:p w14:paraId="4A86DCE1" w14:textId="77777777" w:rsidR="00037A88" w:rsidRPr="00A46389" w:rsidRDefault="00037A88" w:rsidP="00F12A2C">
      <w:pPr>
        <w:jc w:val="cente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344"/>
      </w:tblGrid>
      <w:tr w:rsidR="00A07AB0" w:rsidRPr="00A46389" w14:paraId="2F87B616" w14:textId="77777777" w:rsidTr="00426B01">
        <w:tc>
          <w:tcPr>
            <w:tcW w:w="5000" w:type="pct"/>
          </w:tcPr>
          <w:p w14:paraId="4EF8880A" w14:textId="77777777" w:rsidR="00A07AB0" w:rsidRPr="00A46389" w:rsidRDefault="00A07AB0" w:rsidP="00451C13">
            <w:pPr>
              <w:pStyle w:val="EndnoteText"/>
              <w:spacing w:before="40" w:after="40"/>
              <w:jc w:val="center"/>
              <w:rPr>
                <w:sz w:val="20"/>
              </w:rPr>
            </w:pPr>
            <w:r>
              <w:rPr>
                <w:sz w:val="20"/>
              </w:rPr>
              <w:t>Confidentiality Statement</w:t>
            </w:r>
          </w:p>
        </w:tc>
      </w:tr>
      <w:tr w:rsidR="00A07AB0" w:rsidRPr="00A46389" w14:paraId="1DB9EA80" w14:textId="77777777" w:rsidTr="00426B01">
        <w:tc>
          <w:tcPr>
            <w:tcW w:w="5000" w:type="pct"/>
          </w:tcPr>
          <w:p w14:paraId="0461244A" w14:textId="77777777" w:rsidR="00A07AB0" w:rsidRPr="00A46389" w:rsidRDefault="00A07AB0" w:rsidP="00451C13">
            <w:pPr>
              <w:pStyle w:val="EndnoteText"/>
              <w:spacing w:before="40" w:after="40"/>
              <w:jc w:val="center"/>
              <w:rPr>
                <w:sz w:val="20"/>
              </w:rPr>
            </w:pPr>
            <w:r>
              <w:rPr>
                <w:sz w:val="20"/>
              </w:rPr>
              <w:t xml:space="preserve">The confidential information in this document is provided to you as a Principal Investigator or consultant for review by you, your staff and the applicable Institutional Review Board / Independent Ethics Committee. Your acceptance of this document constitutes agreement that you will not disclose the information contained herein to others without written authorization from the Sponsor.</w:t>
            </w:r>
          </w:p>
        </w:tc>
      </w:tr>
    </w:tbl>
    <w:p w14:paraId="0065EC26" w14:textId="1B8B8854" w:rsidR="000D4B71" w:rsidRPr="00A46389" w:rsidRDefault="000D4B71" w:rsidP="009C0EA6">
      <w:pPr>
        <w:pStyle w:val="Heading1"/>
        <w:pageBreakBefore/>
        <w:numPr>
          <w:ilvl w:val="0"/>
          <w:numId w:val="1"/>
        </w:numPr>
        <w:spacing w:after="240" w:line="312" w:lineRule="exact"/>
        <w:ind w:left="432"/>
        <w:rPr>
          <w:rFonts w:ascii="Times New Roman" w:hAnsi="Times New Roman" w:cs="Times New Roman"/>
          <w:b w:val="0"/>
          <w:sz w:val="28"/>
        </w:rPr>
      </w:pPr>
      <w:bookmarkStart w:id="5" w:name="_Toc115394458"/>
      <w:bookmarkStart w:id="6" w:name="_Toc121614138"/>
      <w:bookmarkStart w:id="7" w:name="_Toc195686199"/>
      <w:r>
        <w:rPr>
          <w:rFonts w:ascii="Times New Roman" w:hAnsi="Times New Roman" w:cs="Times New Roman"/>
          <w:sz w:val="28"/>
        </w:rPr>
        <w:lastRenderedPageBreak/>
        <w:t>TABLE OF CONTENTS</w:t>
      </w:r>
      <w:bookmarkStart w:id="8" w:name="_Toc451724846"/>
      <w:bookmarkEnd w:id="5"/>
      <w:bookmarkEnd w:id="6"/>
      <w:bookmarkEnd w:id="7"/>
    </w:p>
    <w:p w14:paraId="1D377F72" w14:textId="2E68AE03" w:rsidR="000F7B1D" w:rsidRDefault="000C20B9">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r>
        <w:rPr>
          <w:color w:val="2B579A"/>
          <w:sz w:val="28"/>
          <w:shd w:val="clear" w:color="auto" w:fill="E6E6E6"/>
        </w:rPr>
        <w:fldChar w:fldCharType="begin"/>
      </w:r>
      <w:r>
        <w:rPr>
          <w:bCs/>
          <w:color w:val="2B579A"/>
          <w:sz w:val="28"/>
          <w:shd w:val="clear" w:color="auto" w:fill="E6E6E6"/>
        </w:rPr>
        <w:instrText xml:space="preserve"> TOC \o "1-3" \h \z \u </w:instrText>
      </w:r>
      <w:r>
        <w:rPr>
          <w:color w:val="2B579A"/>
          <w:sz w:val="28"/>
          <w:shd w:val="clear" w:color="auto" w:fill="E6E6E6"/>
        </w:rPr>
        <w:fldChar w:fldCharType="separate"/>
      </w:r>
      <w:hyperlink w:anchor="_Toc195686198" w:history="1">
        <w:r>
          <w:rPr>
            <w:rStyle w:val="Hyperlink"/>
          </w:rPr>
          <w:t>1.</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GENERAL INFORMATION</w:t>
        </w:r>
        <w:r>
          <w:rPr>
            <w:webHidden/>
          </w:rPr>
          <w:tab/>
          <w:fldChar w:fldCharType="begin"/>
          <w:instrText xml:space="preserve"> PAGEREF _Toc195686198 \h </w:instrText>
          <w:fldChar w:fldCharType="separate"/>
          <w:t>1</w:t>
          <w:fldChar w:fldCharType="end"/>
        </w:r>
      </w:hyperlink>
    </w:p>
    <w:p w14:paraId="7520FFAB" w14:textId="5F52190D"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199" w:history="1">
        <w:r>
          <w:rPr>
            <w:rStyle w:val="Hyperlink"/>
          </w:rPr>
          <w:t>2.</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TABLE OF CONTENTS</w:t>
        </w:r>
        <w:r>
          <w:rPr>
            <w:webHidden/>
          </w:rPr>
          <w:tab/>
          <w:fldChar w:fldCharType="begin"/>
          <w:instrText xml:space="preserve"> PAGEREF _Toc195686199 \h </w:instrText>
          <w:fldChar w:fldCharType="separate"/>
          <w:t>2</w:t>
          <w:fldChar w:fldCharType="end"/>
        </w:r>
      </w:hyperlink>
    </w:p>
    <w:p w14:paraId="0DFD395D" w14:textId="405EEDAB"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200" w:history="1">
        <w:r>
          <w:rPr>
            <w:rStyle w:val="Hyperlink"/>
          </w:rPr>
          <w:t>3.</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PROTOCOL SYNOPSIS</w:t>
        </w:r>
        <w:r>
          <w:rPr>
            <w:webHidden/>
          </w:rPr>
          <w:tab/>
          <w:fldChar w:fldCharType="begin"/>
          <w:instrText xml:space="preserve"> PAGEREF _Toc195686200 \h </w:instrText>
          <w:fldChar w:fldCharType="separate"/>
          <w:t>5</w:t>
          <w:fldChar w:fldCharType="end"/>
        </w:r>
      </w:hyperlink>
    </w:p>
    <w:p w14:paraId="468E4A2D" w14:textId="3DA4496F"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201" w:history="1">
        <w:r>
          <w:rPr>
            <w:rStyle w:val="Hyperlink"/>
          </w:rPr>
          <w:t>4.</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SCHEDULE OF ASSESSMENTS</w:t>
        </w:r>
        <w:r>
          <w:rPr>
            <w:webHidden/>
          </w:rPr>
          <w:tab/>
          <w:fldChar w:fldCharType="begin"/>
          <w:instrText xml:space="preserve"> PAGEREF _Toc195686201 \h </w:instrText>
          <w:fldChar w:fldCharType="separate"/>
          <w:t>14</w:t>
          <w:fldChar w:fldCharType="end"/>
        </w:r>
      </w:hyperlink>
    </w:p>
    <w:p w14:paraId="5BC06C53" w14:textId="14205CEB"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202" w:history="1">
        <w:r>
          <w:rPr>
            <w:rStyle w:val="Hyperlink"/>
          </w:rPr>
          <w:t>5.</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LIST OF ABBREVIATIONS</w:t>
        </w:r>
        <w:r>
          <w:rPr>
            <w:webHidden/>
          </w:rPr>
          <w:tab/>
          <w:fldChar w:fldCharType="begin"/>
          <w:instrText xml:space="preserve"> PAGEREF _Toc195686202 \h </w:instrText>
          <w:fldChar w:fldCharType="separate"/>
          <w:t>22</w:t>
          <w:fldChar w:fldCharType="end"/>
        </w:r>
      </w:hyperlink>
    </w:p>
    <w:p w14:paraId="6A1B1AB5" w14:textId="59511D8E" w:rsidR="000D4B71" w:rsidRPr="00A46389" w:rsidRDefault="000C20B9">
      <w:pPr>
        <w:pStyle w:val="TOC1"/>
        <w:tabs>
          <w:tab w:val="right" w:leader="dot" w:pos="9360"/>
        </w:tabs>
        <w:rPr>
          <w:caps w:val="0"/>
          <w:kern w:val="32"/>
          <w:sz w:val="28"/>
        </w:rPr>
      </w:pPr>
      <w:r>
        <w:rPr>
          <w:color w:val="2B579A"/>
          <w:sz w:val="28"/>
          <w:shd w:val="clear" w:color="auto" w:fill="E6E6E6"/>
        </w:rPr>
        <w:fldChar w:fldCharType="end"/>
      </w:r>
      <w:r>
        <w:rPr>
          <w:bCs/>
          <w:sz w:val="28"/>
        </w:rPr>
        <w:br w:type="page"/>
      </w:r>
    </w:p>
    <w:p w14:paraId="2CDC85BF" w14:textId="77777777" w:rsidR="00210116" w:rsidRDefault="00210116" w:rsidP="009C0EA6">
      <w:pPr>
        <w:pStyle w:val="Heading1"/>
        <w:pageBreakBefore/>
        <w:numPr>
          <w:ilvl w:val="0"/>
          <w:numId w:val="1"/>
        </w:numPr>
        <w:spacing w:before="0" w:after="120" w:line="312" w:lineRule="exact"/>
        <w:ind w:left="432"/>
        <w:rPr>
          <w:rFonts w:ascii="Times New Roman" w:hAnsi="Times New Roman" w:cs="Times New Roman"/>
          <w:sz w:val="28"/>
        </w:rPr>
      </w:pPr>
      <w:bookmarkStart w:id="9" w:name="_Toc115394459"/>
      <w:bookmarkStart w:id="10" w:name="_Toc121614139"/>
      <w:bookmarkStart w:id="11" w:name="_Toc195686200"/>
      <w:r>
        <w:rPr>
          <w:rFonts w:ascii="Times New Roman" w:hAnsi="Times New Roman" w:cs="Times New Roman"/>
          <w:sz w:val="28"/>
        </w:rPr>
        <w:lastRenderedPageBreak/>
        <w:t>PROTOCOL SYNOPSIS</w:t>
      </w:r>
      <w:bookmarkEnd w:id="8"/>
      <w:bookmarkEnd w:id="9"/>
      <w:bookmarkEnd w:id="10"/>
      <w:bookmarkEnd w:id="11"/>
    </w:p>
    <w:p w14:paraId="26EBE532" w14:textId="641F57E8" w:rsidR="004D0C8C" w:rsidRPr="004D0C8C" w:rsidRDefault="004D0C8C" w:rsidP="008D02AE">
      <w:pPr>
        <w:rPr>
          <w:i/>
          <w:iCs/>
          <w:sz w:val="22"/>
          <w:szCs w:val="22"/>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4665"/>
        <w:gridCol w:w="1260"/>
        <w:gridCol w:w="3405"/>
      </w:tblGrid>
      <w:tr w:rsidR="001D6168" w:rsidRPr="00A46389" w14:paraId="5149004C" w14:textId="77777777" w:rsidTr="156BCEF9">
        <w:tc>
          <w:tcPr>
            <w:tcW w:w="5000" w:type="pct"/>
            <w:gridSpan w:val="3"/>
            <w:tcBorders>
              <w:top w:val="double" w:sz="4" w:space="0" w:color="auto"/>
            </w:tcBorders>
          </w:tcPr>
          <w:p w14:paraId="3D0BEA47" w14:textId="77777777" w:rsidR="00FC32AB" w:rsidRPr="00A46389" w:rsidRDefault="00FC32AB" w:rsidP="004127F5">
            <w:pPr>
              <w:spacing w:before="60" w:after="60"/>
              <w:rPr>
                <w:b/>
                <w:bCs/>
                <w:sz w:val="20"/>
                <w:szCs w:val="20"/>
              </w:rPr>
            </w:pPr>
            <w:r>
              <w:rPr>
                <w:b/>
                <w:bCs/>
                <w:sz w:val="20"/>
                <w:szCs w:val="20"/>
              </w:rPr>
              <w:t>Name of Sponsor/Company:</w:t>
            </w:r>
          </w:p>
          <w:p w14:paraId="1FC7DBD3" w14:textId="2B449AE7" w:rsidR="009007C8" w:rsidRPr="00A46389" w:rsidRDefault="00737C1F" w:rsidP="004127F5">
            <w:pPr>
              <w:spacing w:before="60" w:after="60"/>
              <w:rPr>
                <w:sz w:val="20"/>
                <w:szCs w:val="20"/>
              </w:rPr>
            </w:pPr>
            <w:r>
              <w:rPr>
                <w:sz w:val="20"/>
                <w:szCs w:val="20"/>
              </w:rPr>
              <w:t>Cybin</w:t>
            </w:r>
          </w:p>
        </w:tc>
      </w:tr>
      <w:tr w:rsidR="00FC32AB" w:rsidRPr="00A46389" w14:paraId="4CC3CF82" w14:textId="77777777" w:rsidTr="156BCEF9">
        <w:tc>
          <w:tcPr>
            <w:tcW w:w="5000" w:type="pct"/>
            <w:gridSpan w:val="3"/>
          </w:tcPr>
          <w:p w14:paraId="29E8B411" w14:textId="77777777" w:rsidR="00FC32AB" w:rsidRPr="00A46389" w:rsidRDefault="00FC32AB" w:rsidP="004127F5">
            <w:pPr>
              <w:spacing w:before="60" w:after="60"/>
              <w:rPr>
                <w:b/>
                <w:bCs/>
                <w:sz w:val="20"/>
                <w:szCs w:val="20"/>
              </w:rPr>
            </w:pPr>
            <w:r>
              <w:rPr>
                <w:b/>
                <w:bCs/>
                <w:sz w:val="20"/>
                <w:szCs w:val="20"/>
              </w:rPr>
              <w:t>Name of Investigational Product:</w:t>
            </w:r>
          </w:p>
          <w:p w14:paraId="043051EE" w14:textId="5632848D" w:rsidR="00FC32AB" w:rsidRPr="00A46389" w:rsidRDefault="33B77B8B" w:rsidP="004127F5">
            <w:pPr>
              <w:spacing w:before="60" w:after="60"/>
              <w:rPr>
                <w:sz w:val="20"/>
                <w:szCs w:val="20"/>
              </w:rPr>
            </w:pPr>
            <w:r>
              <w:rPr>
                <w:sz w:val="20"/>
                <w:szCs w:val="20"/>
              </w:rPr>
              <w:t xml:space="preserve">CYB003 (Deuterated</w:t>
            </w:r>
            <w:r>
              <w:rPr>
                <w:spacing w:val="-14"/>
                <w:sz w:val="20"/>
                <w:szCs w:val="20"/>
              </w:rPr>
              <w:t xml:space="preserve"> </w:t>
            </w:r>
            <w:r>
              <w:rPr>
                <w:sz w:val="20"/>
                <w:szCs w:val="20"/>
              </w:rPr>
              <w:t xml:space="preserve">psilocin [psilocin-d10])</w:t>
            </w:r>
          </w:p>
        </w:tc>
      </w:tr>
      <w:tr w:rsidR="00FC32AB" w:rsidRPr="00A46389" w14:paraId="35597AE8" w14:textId="77777777" w:rsidTr="156BCEF9">
        <w:tc>
          <w:tcPr>
            <w:tcW w:w="5000" w:type="pct"/>
            <w:gridSpan w:val="3"/>
          </w:tcPr>
          <w:p w14:paraId="7845B80A" w14:textId="77777777" w:rsidR="00FC32AB" w:rsidRPr="00A46389" w:rsidRDefault="00FC32AB" w:rsidP="000B6326">
            <w:pPr>
              <w:spacing w:before="40" w:after="40"/>
              <w:rPr>
                <w:b/>
                <w:bCs/>
                <w:sz w:val="20"/>
                <w:szCs w:val="20"/>
              </w:rPr>
            </w:pPr>
            <w:r>
              <w:rPr>
                <w:b/>
                <w:bCs/>
                <w:sz w:val="20"/>
                <w:szCs w:val="20"/>
              </w:rPr>
              <w:t xml:space="preserve">Title of Study: </w:t>
            </w:r>
          </w:p>
          <w:p w14:paraId="314168AD" w14:textId="44128C21" w:rsidR="00185F13" w:rsidRPr="00A46389" w:rsidRDefault="00E33F56" w:rsidP="000B6326">
            <w:pPr>
              <w:spacing w:before="40" w:after="40"/>
              <w:rPr>
                <w:sz w:val="20"/>
                <w:szCs w:val="20"/>
              </w:rPr>
            </w:pPr>
            <w:r>
              <w:rPr>
                <w:sz w:val="20"/>
                <w:szCs w:val="20"/>
              </w:rPr>
              <w:t xml:space="preserve">A Phase 1, Open-Label, Single Dose Study to Assess the Mass Balance, Route of Elimination, and Metabolic Profiling of [</w:t>
            </w:r>
            <w:r>
              <w:rPr>
                <w:sz w:val="20"/>
                <w:szCs w:val="20"/>
                <w:vertAlign w:val="superscript"/>
              </w:rPr>
              <w:t>14</w:t>
            </w:r>
            <w:r>
              <w:rPr>
                <w:sz w:val="20"/>
                <w:szCs w:val="20"/>
              </w:rPr>
              <w:t>C]-CYB003 in Healthy Participants</w:t>
            </w:r>
          </w:p>
        </w:tc>
      </w:tr>
      <w:tr w:rsidR="00FC32AB" w:rsidRPr="00A46389" w14:paraId="454DBF4D" w14:textId="77777777" w:rsidTr="156BCEF9">
        <w:tc>
          <w:tcPr>
            <w:tcW w:w="5000" w:type="pct"/>
            <w:gridSpan w:val="3"/>
          </w:tcPr>
          <w:p w14:paraId="789D4ADC" w14:textId="5830E3CE" w:rsidR="00FC32AB" w:rsidRPr="00A46389" w:rsidRDefault="00F61BFA" w:rsidP="000B6326">
            <w:pPr>
              <w:pStyle w:val="BodyText0"/>
              <w:spacing w:before="40" w:after="40"/>
              <w:rPr>
                <w:b/>
                <w:color w:val="000000"/>
                <w:sz w:val="20"/>
                <w:szCs w:val="20"/>
              </w:rPr>
            </w:pPr>
            <w:r>
              <w:rPr>
                <w:b/>
                <w:bCs/>
                <w:color w:val="000000"/>
                <w:sz w:val="20"/>
                <w:szCs w:val="20"/>
              </w:rPr>
              <w:t>Study Center(s):</w:t>
            </w:r>
            <w:r>
              <w:rPr>
                <w:color w:val="000000"/>
                <w:sz w:val="20"/>
                <w:szCs w:val="20"/>
              </w:rPr>
              <w:t xml:space="preserve"> Single center in Europe</w:t>
            </w:r>
          </w:p>
        </w:tc>
      </w:tr>
      <w:tr w:rsidR="00F61BFA" w:rsidRPr="00A46389" w14:paraId="517F70B3" w14:textId="77777777" w:rsidTr="156BCEF9">
        <w:tc>
          <w:tcPr>
            <w:tcW w:w="5000" w:type="pct"/>
            <w:gridSpan w:val="3"/>
          </w:tcPr>
          <w:p w14:paraId="7CA7EEC2" w14:textId="29C91470" w:rsidR="00F61BFA" w:rsidRPr="00A46389" w:rsidRDefault="00F61BFA" w:rsidP="241E2322">
            <w:pPr>
              <w:spacing w:before="40" w:after="40"/>
              <w:rPr>
                <w:sz w:val="20"/>
                <w:szCs w:val="20"/>
              </w:rPr>
            </w:pPr>
            <w:r>
              <w:rPr>
                <w:b/>
                <w:color w:val="000000" w:themeColor="text1"/>
                <w:sz w:val="20"/>
                <w:szCs w:val="20"/>
              </w:rPr>
              <w:t>Principal Investigator:</w:t>
            </w:r>
            <w:r>
              <w:rPr>
                <w:color w:val="000000" w:themeColor="text1"/>
                <w:sz w:val="20"/>
                <w:szCs w:val="20"/>
              </w:rPr>
              <w:t xml:space="preserve"> TBD</w:t>
            </w:r>
          </w:p>
        </w:tc>
      </w:tr>
      <w:tr w:rsidR="00FC32AB" w:rsidRPr="00A46389" w14:paraId="64AB763C" w14:textId="77777777" w:rsidTr="009F58E9">
        <w:tblPrEx>
          <w:tblCellMar>
            <w:left w:w="145" w:type="dxa"/>
            <w:right w:w="145" w:type="dxa"/>
          </w:tblCellMar>
        </w:tblPrEx>
        <w:tc>
          <w:tcPr>
            <w:tcW w:w="3175" w:type="pct"/>
            <w:gridSpan w:val="2"/>
            <w:tcBorders>
              <w:bottom w:val="single" w:sz="4" w:space="0" w:color="auto"/>
            </w:tcBorders>
          </w:tcPr>
          <w:p w14:paraId="52B0BDAB" w14:textId="2AE64C64" w:rsidR="00FC32AB" w:rsidRPr="00A46389" w:rsidRDefault="00F61BFA" w:rsidP="000B6326">
            <w:pPr>
              <w:spacing w:before="40" w:after="40"/>
              <w:rPr>
                <w:b/>
                <w:sz w:val="20"/>
                <w:szCs w:val="20"/>
              </w:rPr>
            </w:pPr>
            <w:r>
              <w:rPr>
                <w:b/>
                <w:sz w:val="20"/>
                <w:szCs w:val="20"/>
              </w:rPr>
              <w:t>Studied Period:</w:t>
            </w:r>
          </w:p>
          <w:p w14:paraId="7A3D6303" w14:textId="79897469" w:rsidR="00FC32AB" w:rsidRPr="00A46389" w:rsidRDefault="00F61BFA" w:rsidP="000B6326">
            <w:pPr>
              <w:spacing w:before="40" w:after="40"/>
              <w:rPr>
                <w:sz w:val="20"/>
                <w:szCs w:val="20"/>
              </w:rPr>
            </w:pPr>
            <w:r>
              <w:rPr>
                <w:sz w:val="20"/>
                <w:szCs w:val="20"/>
              </w:rPr>
              <w:t xml:space="preserve">Estimated date of first participant enrolled: </w:t>
            </w:r>
            <w:commentRangeStart w:id="44"/>
            <w:r>
              <w:rPr>
                <w:sz w:val="20"/>
                <w:szCs w:val="20"/>
                <w:highlight w:val="yellow"/>
              </w:rPr>
              <w:t xml:space="preserve">Q2/Q3 2026</w:t>
            </w:r>
            <w:commentRangeEnd w:id="44"/>
            <w:r>
              <w:rPr>
                <w:rStyle w:val="CommentReference"/>
              </w:rPr>
              <w:commentReference w:id="44"/>
            </w:r>
          </w:p>
          <w:p w14:paraId="5BFDAB7E" w14:textId="4AA5ACCB" w:rsidR="00F61BFA" w:rsidRPr="00A46389" w:rsidRDefault="00F61BFA" w:rsidP="000B6326">
            <w:pPr>
              <w:spacing w:before="40" w:after="40"/>
              <w:rPr>
                <w:sz w:val="20"/>
                <w:szCs w:val="20"/>
              </w:rPr>
            </w:pPr>
            <w:r>
              <w:rPr>
                <w:sz w:val="20"/>
                <w:szCs w:val="20"/>
              </w:rPr>
              <w:t xml:space="preserve">Estimated date of last participant completed</w:t>
            </w:r>
            <w:r>
              <w:rPr>
                <w:sz w:val="20"/>
                <w:szCs w:val="20"/>
                <w:highlight w:val="yellow"/>
              </w:rPr>
              <w:t xml:space="preserve">: Q2/Q3 2026</w:t>
            </w:r>
          </w:p>
        </w:tc>
        <w:tc>
          <w:tcPr>
            <w:tcW w:w="1825" w:type="pct"/>
            <w:tcBorders>
              <w:bottom w:val="single" w:sz="4" w:space="0" w:color="auto"/>
            </w:tcBorders>
          </w:tcPr>
          <w:p w14:paraId="4901C9E7" w14:textId="6BE7E22F" w:rsidR="00FC32AB" w:rsidRPr="00A46389" w:rsidRDefault="00F61BFA" w:rsidP="000B6326">
            <w:pPr>
              <w:spacing w:before="40" w:after="40"/>
              <w:rPr>
                <w:b/>
                <w:sz w:val="20"/>
                <w:szCs w:val="20"/>
              </w:rPr>
            </w:pPr>
            <w:r>
              <w:rPr>
                <w:b/>
                <w:sz w:val="20"/>
                <w:szCs w:val="20"/>
              </w:rPr>
              <w:t xml:space="preserve">Phase of development: </w:t>
            </w:r>
            <w:r>
              <w:rPr>
                <w:sz w:val="20"/>
              </w:rPr>
              <w:t xml:space="preserve">Phase I</w:t>
            </w:r>
          </w:p>
        </w:tc>
      </w:tr>
      <w:tr w:rsidR="00831575" w:rsidRPr="00A46389" w14:paraId="3F279FFB" w14:textId="77777777" w:rsidTr="00831575">
        <w:tblPrEx>
          <w:tblCellMar>
            <w:left w:w="145" w:type="dxa"/>
            <w:right w:w="145" w:type="dxa"/>
          </w:tblCellMar>
        </w:tblPrEx>
        <w:trPr>
          <w:trHeight w:val="221"/>
        </w:trPr>
        <w:tc>
          <w:tcPr>
            <w:tcW w:w="2500" w:type="pct"/>
            <w:tcBorders>
              <w:top w:val="nil"/>
            </w:tcBorders>
          </w:tcPr>
          <w:p w14:paraId="229197D9" w14:textId="49ED3E94" w:rsidR="00831575" w:rsidRPr="00426484" w:rsidRDefault="00831575" w:rsidP="00426484">
            <w:pPr>
              <w:widowControl w:val="0"/>
              <w:ind w:right="150"/>
              <w:rPr>
                <w:b/>
                <w:bCs/>
                <w:sz w:val="20"/>
                <w:szCs w:val="20"/>
              </w:rPr>
            </w:pPr>
            <w:bookmarkStart w:id="12" w:name="_Hlk159321320"/>
            <w:bookmarkStart w:id="13" w:name="_Hlk121193149"/>
            <w:r>
              <w:rPr>
                <w:b/>
                <w:bCs/>
                <w:sz w:val="20"/>
                <w:szCs w:val="20"/>
              </w:rPr>
              <w:t>Objectives</w:t>
            </w:r>
          </w:p>
        </w:tc>
        <w:tc>
          <w:tcPr>
            <w:tcW w:w="2500" w:type="pct"/>
            <w:gridSpan w:val="2"/>
            <w:tcBorders>
              <w:top w:val="nil"/>
            </w:tcBorders>
          </w:tcPr>
          <w:p w14:paraId="75725B5B" w14:textId="53E2F98C" w:rsidR="00831575" w:rsidRPr="00426484" w:rsidRDefault="00831575" w:rsidP="00426484">
            <w:pPr>
              <w:widowControl w:val="0"/>
              <w:ind w:right="150"/>
              <w:rPr>
                <w:b/>
                <w:bCs/>
                <w:sz w:val="20"/>
                <w:szCs w:val="20"/>
              </w:rPr>
            </w:pPr>
            <w:r>
              <w:rPr>
                <w:b/>
                <w:bCs/>
                <w:sz w:val="20"/>
                <w:szCs w:val="20"/>
              </w:rPr>
              <w:t>Endpoints</w:t>
            </w:r>
          </w:p>
        </w:tc>
      </w:tr>
      <w:tr w:rsidR="00831575" w:rsidRPr="00A46389" w14:paraId="164AAEF6" w14:textId="77777777" w:rsidTr="00831575">
        <w:tblPrEx>
          <w:tblCellMar>
            <w:left w:w="145" w:type="dxa"/>
            <w:right w:w="145" w:type="dxa"/>
          </w:tblCellMar>
        </w:tblPrEx>
        <w:trPr>
          <w:trHeight w:val="221"/>
        </w:trPr>
        <w:tc>
          <w:tcPr>
            <w:tcW w:w="5000" w:type="pct"/>
            <w:gridSpan w:val="3"/>
            <w:tcBorders>
              <w:top w:val="nil"/>
            </w:tcBorders>
          </w:tcPr>
          <w:p w14:paraId="4B6FACF2" w14:textId="38596A7E" w:rsidR="00831575" w:rsidRPr="00426484" w:rsidRDefault="00831575" w:rsidP="00831575">
            <w:pPr>
              <w:widowControl w:val="0"/>
              <w:ind w:right="150"/>
              <w:rPr>
                <w:b/>
                <w:bCs/>
                <w:sz w:val="20"/>
                <w:szCs w:val="20"/>
              </w:rPr>
            </w:pPr>
            <w:r>
              <w:rPr>
                <w:b/>
                <w:bCs/>
                <w:sz w:val="20"/>
                <w:szCs w:val="20"/>
              </w:rPr>
              <w:t>Primary</w:t>
            </w:r>
          </w:p>
        </w:tc>
      </w:tr>
      <w:bookmarkEnd w:id="12"/>
      <w:bookmarkEnd w:id="13"/>
      <w:tr w:rsidR="00831575" w:rsidRPr="00A46389" w14:paraId="380294B3" w14:textId="77777777" w:rsidTr="00831575">
        <w:tblPrEx>
          <w:tblCellMar>
            <w:left w:w="145" w:type="dxa"/>
            <w:right w:w="145" w:type="dxa"/>
          </w:tblCellMar>
        </w:tblPrEx>
        <w:trPr>
          <w:trHeight w:val="221"/>
        </w:trPr>
        <w:tc>
          <w:tcPr>
            <w:tcW w:w="2500" w:type="pct"/>
            <w:tcBorders>
              <w:top w:val="nil"/>
            </w:tcBorders>
          </w:tcPr>
          <w:p w14:paraId="4F5A8673" w14:textId="084063AC" w:rsidR="002C701D" w:rsidRPr="004546F7" w:rsidRDefault="002C701D" w:rsidP="002C701D">
            <w:pPr>
              <w:widowControl w:val="0"/>
              <w:ind w:right="150"/>
              <w:rPr>
                <w:i/>
                <w:iCs/>
                <w:color w:val="000000"/>
                <w:sz w:val="20"/>
                <w:szCs w:val="20"/>
              </w:rPr>
            </w:pPr>
            <w:r>
              <w:rPr>
                <w:i/>
                <w:iCs/>
                <w:color w:val="000000"/>
                <w:sz w:val="20"/>
                <w:szCs w:val="20"/>
              </w:rPr>
              <w:t>Mass balance</w:t>
            </w:r>
          </w:p>
          <w:p w14:paraId="05A4E571" w14:textId="4335B063" w:rsidR="00831575" w:rsidRPr="005277D4" w:rsidRDefault="00831575" w:rsidP="00426484">
            <w:pPr>
              <w:widowControl w:val="0"/>
              <w:numPr>
                <w:ilvl w:val="0"/>
                <w:numId w:val="52"/>
              </w:numPr>
              <w:ind w:right="150"/>
              <w:rPr>
                <w:color w:val="000000"/>
                <w:sz w:val="20"/>
                <w:szCs w:val="20"/>
              </w:rPr>
            </w:pPr>
            <w:r>
              <w:rPr>
                <w:sz w:val="20"/>
                <w:szCs w:val="20"/>
              </w:rPr>
              <w:t xml:space="preserve">To determine the extent, rates and routes of excretion of total radioactivity from a single dose of orally administered [</w:t>
            </w:r>
            <w:r>
              <w:rPr>
                <w:sz w:val="20"/>
                <w:szCs w:val="20"/>
                <w:vertAlign w:val="superscript"/>
              </w:rPr>
              <w:t>14</w:t>
            </w:r>
            <w:r>
              <w:rPr>
                <w:sz w:val="20"/>
                <w:szCs w:val="20"/>
              </w:rPr>
              <w:t>C]-CYB003</w:t>
            </w:r>
          </w:p>
          <w:p w14:paraId="40D63DBE" w14:textId="77777777" w:rsidR="005277D4" w:rsidRPr="00C95E79" w:rsidRDefault="005277D4" w:rsidP="005277D4">
            <w:pPr>
              <w:widowControl w:val="0"/>
              <w:ind w:left="330" w:right="150"/>
              <w:rPr>
                <w:color w:val="000000"/>
                <w:sz w:val="20"/>
                <w:szCs w:val="20"/>
              </w:rPr>
            </w:pPr>
          </w:p>
          <w:p w14:paraId="46ECC349" w14:textId="2EEFA22F" w:rsidR="00C95E79" w:rsidRPr="004546F7" w:rsidRDefault="00972FA0" w:rsidP="00972FA0">
            <w:pPr>
              <w:widowControl w:val="0"/>
              <w:ind w:left="-30" w:right="150"/>
              <w:rPr>
                <w:i/>
                <w:iCs/>
                <w:color w:val="000000"/>
                <w:sz w:val="20"/>
                <w:szCs w:val="20"/>
              </w:rPr>
            </w:pPr>
            <w:r>
              <w:rPr>
                <w:i/>
                <w:iCs/>
                <w:color w:val="000000"/>
                <w:sz w:val="20"/>
                <w:szCs w:val="20"/>
              </w:rPr>
              <w:t>Metabolites</w:t>
            </w:r>
          </w:p>
          <w:p w14:paraId="10C67871" w14:textId="40AC3988" w:rsidR="00972FA0" w:rsidRPr="005277D4" w:rsidRDefault="00972FA0" w:rsidP="00972FA0">
            <w:pPr>
              <w:pStyle w:val="ListParagraph"/>
              <w:widowControl w:val="0"/>
              <w:numPr>
                <w:ilvl w:val="0"/>
                <w:numId w:val="52"/>
              </w:numPr>
              <w:ind w:right="150"/>
              <w:rPr>
                <w:color w:val="000000"/>
                <w:sz w:val="20"/>
                <w:szCs w:val="20"/>
              </w:rPr>
            </w:pPr>
            <w:r>
              <w:rPr>
                <w:sz w:val="20"/>
                <w:szCs w:val="20"/>
              </w:rPr>
              <w:t xml:space="preserve">To characterize the metabolite profile of CYB003 in plasma and excreta following a single oral dose of [</w:t>
            </w:r>
            <w:r>
              <w:rPr>
                <w:sz w:val="20"/>
                <w:szCs w:val="20"/>
                <w:vertAlign w:val="superscript"/>
              </w:rPr>
              <w:t>14</w:t>
            </w:r>
            <w:r>
              <w:rPr>
                <w:sz w:val="20"/>
                <w:szCs w:val="20"/>
              </w:rPr>
              <w:t>C]-CYB003</w:t>
            </w:r>
          </w:p>
          <w:p w14:paraId="32453754" w14:textId="77777777" w:rsidR="005277D4" w:rsidRPr="00972FA0" w:rsidRDefault="005277D4" w:rsidP="005277D4">
            <w:pPr>
              <w:pStyle w:val="ListParagraph"/>
              <w:widowControl w:val="0"/>
              <w:ind w:left="330" w:right="150"/>
              <w:rPr>
                <w:color w:val="000000"/>
                <w:sz w:val="20"/>
                <w:szCs w:val="20"/>
              </w:rPr>
            </w:pPr>
          </w:p>
          <w:p w14:paraId="40F4EC7B" w14:textId="235ED18C" w:rsidR="00972FA0" w:rsidRPr="004546F7" w:rsidRDefault="00972FA0" w:rsidP="00972FA0">
            <w:pPr>
              <w:widowControl w:val="0"/>
              <w:ind w:left="-30" w:right="150"/>
              <w:rPr>
                <w:i/>
                <w:iCs/>
                <w:color w:val="000000"/>
                <w:sz w:val="20"/>
                <w:szCs w:val="20"/>
              </w:rPr>
            </w:pPr>
            <w:r>
              <w:rPr>
                <w:i/>
                <w:iCs/>
                <w:color w:val="000000"/>
                <w:sz w:val="20"/>
                <w:szCs w:val="20"/>
              </w:rPr>
              <w:t>Pharmacokinetics</w:t>
            </w:r>
          </w:p>
          <w:p w14:paraId="2ED99F27" w14:textId="737CF1E6" w:rsidR="00831575" w:rsidRPr="009213AF" w:rsidRDefault="00831575" w:rsidP="00972FA0">
            <w:pPr>
              <w:widowControl w:val="0"/>
              <w:numPr>
                <w:ilvl w:val="0"/>
                <w:numId w:val="52"/>
              </w:numPr>
              <w:ind w:right="150"/>
              <w:rPr>
                <w:sz w:val="20"/>
                <w:szCs w:val="20"/>
              </w:rPr>
            </w:pPr>
            <w:r>
              <w:rPr>
                <w:sz w:val="20"/>
                <w:szCs w:val="20"/>
              </w:rPr>
              <w:t xml:space="preserve">To determine pharmacokinetic (PK) parameters of total radioactivity and CYB003 following a single oral dose of [</w:t>
            </w:r>
            <w:r>
              <w:rPr>
                <w:sz w:val="20"/>
                <w:szCs w:val="20"/>
                <w:vertAlign w:val="superscript"/>
              </w:rPr>
              <w:t>14</w:t>
            </w:r>
            <w:r>
              <w:rPr>
                <w:sz w:val="20"/>
                <w:szCs w:val="20"/>
              </w:rPr>
              <w:t>C]-CYB003</w:t>
            </w:r>
          </w:p>
        </w:tc>
        <w:tc>
          <w:tcPr>
            <w:tcW w:w="2500" w:type="pct"/>
            <w:gridSpan w:val="2"/>
            <w:tcBorders>
              <w:top w:val="nil"/>
            </w:tcBorders>
          </w:tcPr>
          <w:p w14:paraId="1C057D44" w14:textId="77777777" w:rsidR="00545F0F" w:rsidRDefault="00545F0F" w:rsidP="00545F0F">
            <w:pPr>
              <w:pStyle w:val="ListParagraph"/>
              <w:ind w:left="330"/>
              <w:rPr>
                <w:sz w:val="20"/>
                <w:szCs w:val="20"/>
              </w:rPr>
            </w:pPr>
          </w:p>
          <w:p w14:paraId="13E65C66" w14:textId="6E9D5172" w:rsidR="00A77365" w:rsidRDefault="00831575" w:rsidP="00A77365">
            <w:pPr>
              <w:pStyle w:val="ListParagraph"/>
              <w:numPr>
                <w:ilvl w:val="0"/>
                <w:numId w:val="51"/>
              </w:numPr>
              <w:rPr>
                <w:sz w:val="20"/>
                <w:szCs w:val="20"/>
              </w:rPr>
            </w:pPr>
            <w:r>
              <w:rPr>
                <w:sz w:val="20"/>
                <w:szCs w:val="20"/>
              </w:rPr>
              <w:t xml:space="preserve">Cumulative and total radioactivity recovery in urine and feces (Ae</w:t>
            </w:r>
            <w:r>
              <w:rPr>
                <w:sz w:val="20"/>
                <w:szCs w:val="20"/>
                <w:vertAlign w:val="subscript"/>
              </w:rPr>
              <w:t>0-t</w:t>
            </w:r>
            <w:r>
              <w:rPr>
                <w:sz w:val="20"/>
                <w:szCs w:val="20"/>
              </w:rPr>
              <w:t xml:space="preserve"> and Ae</w:t>
            </w:r>
            <w:r>
              <w:rPr>
                <w:sz w:val="20"/>
                <w:szCs w:val="20"/>
                <w:vertAlign w:val="subscript"/>
              </w:rPr>
              <w:t>%(total)</w:t>
            </w:r>
            <w:r>
              <w:rPr>
                <w:sz w:val="20"/>
                <w:szCs w:val="20"/>
              </w:rPr>
              <w:t xml:space="preserve">), and as a percentage of [14C]-CYB003 dose </w:t>
            </w:r>
          </w:p>
          <w:p w14:paraId="5950DB6B" w14:textId="77777777" w:rsidR="004546F7" w:rsidRPr="004546F7" w:rsidRDefault="004546F7" w:rsidP="004546F7">
            <w:pPr>
              <w:ind w:left="-30"/>
              <w:rPr>
                <w:sz w:val="20"/>
                <w:szCs w:val="20"/>
              </w:rPr>
            </w:pPr>
          </w:p>
          <w:p w14:paraId="2D7AB9D8" w14:textId="77777777" w:rsidR="00545F0F" w:rsidRPr="00A77365" w:rsidRDefault="00545F0F" w:rsidP="00A77365">
            <w:pPr>
              <w:rPr>
                <w:sz w:val="20"/>
                <w:szCs w:val="20"/>
              </w:rPr>
            </w:pPr>
          </w:p>
          <w:p w14:paraId="34DD58D9" w14:textId="62726F9C" w:rsidR="008F0E4E" w:rsidRDefault="001B2F97" w:rsidP="005277D4">
            <w:pPr>
              <w:pStyle w:val="ListParagraph"/>
              <w:numPr>
                <w:ilvl w:val="0"/>
                <w:numId w:val="51"/>
              </w:numPr>
              <w:spacing w:before="40" w:after="40"/>
              <w:contextualSpacing w:val="0"/>
              <w:rPr>
                <w:sz w:val="20"/>
                <w:szCs w:val="20"/>
              </w:rPr>
            </w:pPr>
            <w:r>
              <w:rPr>
                <w:sz w:val="20"/>
                <w:szCs w:val="20"/>
              </w:rPr>
              <w:t xml:space="preserve">Metabolite identification and determination of relative abundance of [14C]-CYB003 and its metabolites in plasma, urine and feces</w:t>
            </w:r>
          </w:p>
          <w:p w14:paraId="2AA650C1" w14:textId="77777777" w:rsidR="008F0E4E" w:rsidRPr="008F0E4E" w:rsidRDefault="008F0E4E" w:rsidP="008F0E4E">
            <w:pPr>
              <w:pStyle w:val="ListParagraph"/>
              <w:rPr>
                <w:sz w:val="20"/>
                <w:szCs w:val="20"/>
              </w:rPr>
            </w:pPr>
          </w:p>
          <w:p w14:paraId="6ACEFF46" w14:textId="6C5DE18A" w:rsidR="00E16FEE" w:rsidRPr="00E16FEE" w:rsidRDefault="0083411F" w:rsidP="00E16FEE">
            <w:pPr>
              <w:pStyle w:val="ListParagraph"/>
              <w:numPr>
                <w:ilvl w:val="0"/>
                <w:numId w:val="51"/>
              </w:numPr>
              <w:spacing w:before="40" w:after="40"/>
              <w:contextualSpacing w:val="0"/>
              <w:rPr>
                <w:sz w:val="20"/>
                <w:szCs w:val="20"/>
              </w:rPr>
            </w:pPr>
            <w:r>
              <w:rPr>
                <w:sz w:val="20"/>
                <w:szCs w:val="20"/>
              </w:rPr>
              <w:t xml:space="preserve">PK parameters for:</w:t>
            </w:r>
          </w:p>
          <w:p w14:paraId="245C2E6F" w14:textId="22F93D0A" w:rsidR="0083411F" w:rsidRDefault="00301559" w:rsidP="00E16FEE">
            <w:pPr>
              <w:pStyle w:val="ListParagraph"/>
              <w:numPr>
                <w:ilvl w:val="1"/>
                <w:numId w:val="51"/>
              </w:numPr>
              <w:spacing w:before="40" w:after="40"/>
              <w:contextualSpacing w:val="0"/>
              <w:rPr>
                <w:sz w:val="20"/>
                <w:szCs w:val="20"/>
              </w:rPr>
            </w:pPr>
            <w:commentRangeStart w:id="45"/>
            <w:r>
              <w:rPr>
                <w:sz w:val="20"/>
                <w:szCs w:val="20"/>
              </w:rPr>
              <w:t xml:space="preserve">Total radioactivity in plasma and whole blood</w:t>
            </w:r>
            <w:ins w:id="9001" w:author="Tairan Yang" w:date="2026-10-13T12:00:00Z">
              <w:r>
                <w:rPr>
                  <w:sz w:val="20"/>
                  <w:szCs w:val="20"/>
                </w:rPr>
                <w:t xml:space="preserve"> (including the whole blood:plasma radioactivity ratio and the ratio of CYB003 AUC to total radioactivity AUC in plasma)</w:t>
              </w:r>
            </w:ins>
            <w:commentRangeEnd w:id="45"/>
            <w:r>
              <w:rPr>
                <w:rStyle w:val="CommentReference"/>
              </w:rPr>
              <w:commentReference w:id="45"/>
            </w:r>
          </w:p>
          <w:p w14:paraId="1AFD1E6E" w14:textId="77777777" w:rsidR="00831575" w:rsidRDefault="00301559" w:rsidP="00FD24BE">
            <w:pPr>
              <w:pStyle w:val="ListParagraph"/>
              <w:numPr>
                <w:ilvl w:val="1"/>
                <w:numId w:val="51"/>
              </w:numPr>
              <w:spacing w:before="40" w:after="40"/>
              <w:contextualSpacing w:val="0"/>
              <w:rPr>
                <w:sz w:val="20"/>
                <w:szCs w:val="20"/>
              </w:rPr>
            </w:pPr>
            <w:r>
              <w:rPr>
                <w:sz w:val="20"/>
                <w:szCs w:val="20"/>
              </w:rPr>
              <w:t xml:space="preserve">CYB003 in plasma and urine</w:t>
            </w:r>
          </w:p>
          <w:p w14:paraId="47202A46" w14:textId="630FB349" w:rsidR="002F2336" w:rsidRPr="00FD24BE" w:rsidRDefault="002F2336" w:rsidP="00FD24BE">
            <w:pPr>
              <w:pStyle w:val="ListParagraph"/>
              <w:numPr>
                <w:ilvl w:val="1"/>
                <w:numId w:val="51"/>
              </w:numPr>
              <w:spacing w:before="40" w:after="40"/>
              <w:contextualSpacing w:val="0"/>
              <w:rPr>
                <w:sz w:val="20"/>
                <w:szCs w:val="20"/>
              </w:rPr>
            </w:pPr>
            <w:r>
              <w:rPr>
                <w:sz w:val="20"/>
                <w:szCs w:val="20"/>
              </w:rPr>
              <w:t>Major metabolites in plasma and urine</w:t>
            </w:r>
          </w:p>
        </w:tc>
      </w:tr>
      <w:tr w:rsidR="007D6631" w:rsidRPr="00A46389" w14:paraId="3C7DDF18" w14:textId="77777777" w:rsidTr="007D6631">
        <w:tc>
          <w:tcPr>
            <w:tcW w:w="5000" w:type="pct"/>
            <w:gridSpan w:val="3"/>
            <w:tcBorders>
              <w:top w:val="nil"/>
            </w:tcBorders>
          </w:tcPr>
          <w:p w14:paraId="38876015" w14:textId="4A7D2B51" w:rsidR="007D6631" w:rsidRPr="00426484" w:rsidRDefault="007D6631" w:rsidP="00426484">
            <w:pPr>
              <w:spacing w:before="40" w:after="40"/>
              <w:rPr>
                <w:b/>
                <w:bCs/>
                <w:sz w:val="20"/>
                <w:szCs w:val="20"/>
              </w:rPr>
            </w:pPr>
            <w:r>
              <w:rPr>
                <w:b/>
                <w:bCs/>
                <w:sz w:val="20"/>
                <w:szCs w:val="20"/>
              </w:rPr>
              <w:t>Secondary</w:t>
            </w:r>
          </w:p>
        </w:tc>
      </w:tr>
      <w:tr w:rsidR="007D6631" w:rsidRPr="00A46389" w14:paraId="76D65C4E" w14:textId="77777777" w:rsidTr="007D6631">
        <w:tc>
          <w:tcPr>
            <w:tcW w:w="2500" w:type="pct"/>
            <w:tcBorders>
              <w:top w:val="nil"/>
            </w:tcBorders>
          </w:tcPr>
          <w:p w14:paraId="3AE55FD8" w14:textId="37A62508" w:rsidR="007D6631" w:rsidRPr="00426484" w:rsidDel="00831575" w:rsidRDefault="007D6631" w:rsidP="00426484">
            <w:pPr>
              <w:pStyle w:val="ListParagraph"/>
              <w:numPr>
                <w:ilvl w:val="0"/>
                <w:numId w:val="50"/>
              </w:numPr>
              <w:spacing w:before="40" w:after="40"/>
              <w:rPr>
                <w:sz w:val="20"/>
                <w:szCs w:val="20"/>
              </w:rPr>
            </w:pPr>
            <w:r>
              <w:rPr>
                <w:sz w:val="20"/>
                <w:szCs w:val="20"/>
              </w:rPr>
              <w:t>To assess the safety and tolerability of single oral doses of CYB003 in healthy participants</w:t>
            </w:r>
          </w:p>
        </w:tc>
        <w:tc>
          <w:tcPr>
            <w:tcW w:w="2500" w:type="pct"/>
            <w:gridSpan w:val="2"/>
            <w:tcBorders>
              <w:top w:val="nil"/>
            </w:tcBorders>
          </w:tcPr>
          <w:p w14:paraId="2510A415" w14:textId="77777777" w:rsidR="007D6631" w:rsidRPr="00E659E4" w:rsidDel="00B334E3" w:rsidRDefault="007D6631" w:rsidP="00E659E4">
            <w:pPr>
              <w:pStyle w:val="ListParagraph"/>
              <w:numPr>
                <w:ilvl w:val="0"/>
                <w:numId w:val="50"/>
              </w:numPr>
              <w:spacing w:before="40" w:after="40"/>
              <w:rPr>
                <w:sz w:val="20"/>
                <w:szCs w:val="20"/>
              </w:rPr>
            </w:pPr>
            <w:r>
              <w:rPr>
                <w:i/>
                <w:iCs/>
                <w:sz w:val="20"/>
                <w:szCs w:val="20"/>
              </w:rPr>
              <w:t>Safety:</w:t>
            </w:r>
            <w:r>
              <w:rPr>
                <w:sz w:val="20"/>
                <w:szCs w:val="20"/>
              </w:rPr>
              <w:t xml:space="preserve"> Vital signs (supine </w:t>
            </w:r>
            <w:commentRangeStart w:id="14"/>
            <w:commentRangeStart w:id="46"/>
            <w:del w:id="9002" w:author="Tairan Yang" w:date="2026-10-13T12:00:00Z">
              <w:r>
                <w:rPr>
                  <w:sz w:val="20"/>
                  <w:szCs w:val="20"/>
                </w:rPr>
                <w:delText xml:space="preserve">and standing </w:delText>
              </w:r>
            </w:del>
            <w:commentRangeEnd w:id="46"/>
            <w:commentRangeEnd w:id="14"/>
            <w:r>
              <w:rPr>
                <w:rStyle w:val="CommentReference"/>
              </w:rPr>
              <w:commentReference w:id="14"/>
            </w:r>
            <w:r>
              <w:rPr>
                <w:rStyle w:val="CommentReference"/>
              </w:rPr>
              <w:commentReference w:id="46"/>
            </w:r>
            <w:del w:id="9003" w:author="Tairan Yang" w:date="2026-10-13T12:00:00Z">
              <w:r>
                <w:rPr>
                  <w:sz w:val="20"/>
                  <w:szCs w:val="20"/>
                </w:rPr>
                <w:delText xml:space="preserve">heart rate, supine and standing blood pressure, respiratory rate and body temperature), 12-lead electrocardiograms (ECGs), physical examinations, laboratory safety tests (hematology, clinical chemistry, coagulation and urinalysis) </w:delText>
              </w:r>
            </w:del>
            <w:ins w:id="9004" w:author="Tairan Yang" w:date="2026-10-13T12:00:00Z">
              <w:r>
                <w:rPr>
                  <w:sz w:val="20"/>
                  <w:szCs w:val="20"/>
                </w:rPr>
                <w:t xml:space="preserve">heart rate, supine blood pressure, respiratory rate and body temperature), 12-lead electrocardiograms (ECGs), physical examinations, laboratory safety tests (hematology, clinical chemistry, coagulation and urinalysis), Columbia-Suicide Severity Rating Scale (C-SSRS) </w:t>
              </w:r>
            </w:ins>
          </w:p>
          <w:p w14:paraId="43358259" w14:textId="51B083DF" w:rsidR="007D6631" w:rsidRPr="00E659E4" w:rsidDel="00831575" w:rsidRDefault="007D6631" w:rsidP="00E659E4">
            <w:pPr>
              <w:pStyle w:val="ListParagraph"/>
              <w:numPr>
                <w:ilvl w:val="0"/>
                <w:numId w:val="50"/>
              </w:numPr>
              <w:spacing w:before="40" w:after="40"/>
              <w:rPr>
                <w:sz w:val="20"/>
                <w:szCs w:val="20"/>
              </w:rPr>
            </w:pPr>
            <w:r>
              <w:rPr>
                <w:i/>
                <w:iCs/>
                <w:sz w:val="20"/>
                <w:szCs w:val="20"/>
              </w:rPr>
              <w:t>Tolerability:</w:t>
            </w:r>
            <w:r>
              <w:rPr>
                <w:sz w:val="20"/>
                <w:szCs w:val="20"/>
              </w:rPr>
              <w:t xml:space="preserve"> Treatment-emergent adverse events (TEAEs)</w:t>
            </w:r>
          </w:p>
        </w:tc>
      </w:tr>
      <w:tr w:rsidR="00831575" w:rsidRPr="00A46389" w14:paraId="732B9AA0" w14:textId="77777777" w:rsidTr="156BCEF9">
        <w:tc>
          <w:tcPr>
            <w:tcW w:w="5000" w:type="pct"/>
            <w:gridSpan w:val="3"/>
          </w:tcPr>
          <w:p w14:paraId="79B66850" w14:textId="27CFB868" w:rsidR="00831575" w:rsidRPr="00AA7909" w:rsidRDefault="00831575" w:rsidP="00A25186">
            <w:pPr>
              <w:spacing w:beforeLines="1" w:before="2" w:afterLines="1" w:after="2"/>
            </w:pPr>
            <w:bookmarkStart w:id="15" w:name="_Hlk121193408"/>
            <w:bookmarkStart w:id="16" w:name="_Hlk100194061"/>
            <w:r>
              <w:rPr>
                <w:sz w:val="20"/>
                <w:szCs w:val="20"/>
              </w:rPr>
              <w:t xml:space="preserve">This is a Phase 1, single dose, open-label study to characterize the PK, metabolism and excretion of CYB003 and where possible, characterize the metabolites present in plasma, urine, and feces in up to 8 healthy male participants</w:t>
            </w:r>
            <w:bookmarkEnd w:id="15"/>
            <w:r>
              <w:rPr>
                <w:sz w:val="20"/>
                <w:szCs w:val="20"/>
              </w:rPr>
              <w:t>.</w:t>
            </w:r>
          </w:p>
          <w:p w14:paraId="0EC4C8A2" w14:textId="0EFF3FF1" w:rsidR="005E4C85" w:rsidRPr="00AA7909" w:rsidRDefault="007E7608" w:rsidP="00831575">
            <w:pPr>
              <w:pStyle w:val="TableEntry"/>
              <w:spacing w:before="60"/>
              <w:rPr>
                <w:rFonts w:ascii="Times New Roman" w:hAnsi="Times New Roman" w:cs="Times New Roman"/>
                <w:szCs w:val="20"/>
              </w:rPr>
            </w:pPr>
            <w:del w:id="9005" w:author="Tairan Yang" w:date="2026-10-13T12:00:00Z">
              <w:r>
                <w:rPr>
                  <w:rFonts w:ascii="Times New Roman" w:hAnsi="Times New Roman" w:cs="Times New Roman"/>
                </w:rPr>
                <w:delText xml:space="preserve">Participants will receive a single dose of 16 mg containing 45</w:delText>
              </w:r>
            </w:del>
            <w:ins w:id="9006" w:author="Tairan Yang" w:date="2026-10-13T12:00:00Z">
              <w:r>
                <w:rPr>
                  <w:rFonts w:ascii="Times New Roman" w:hAnsi="Times New Roman" w:cs="Times New Roman"/>
                </w:rPr>
                <w:t xml:space="preserve">Participants will receive a single oral dose of 16 mg CYB003 containing approximately 1.65 MBq (45</w:t>
              </w:r>
            </w:ins>
            <w:commentRangeStart w:id="17"/>
            <w:commentRangeStart w:id="47"/>
            <w:del w:id="9007" w:author="Tairan Yang" w:date="2026-10-13T12:00:00Z">
              <w:r>
                <w:rPr>
                  <w:rFonts w:ascii="Times New Roman" w:hAnsi="Times New Roman" w:cs="Times New Roman"/>
                </w:rPr>
                <w:delText xml:space="preserve"> µCi of </w:delText>
              </w:r>
            </w:del>
            <w:ins w:id="9008" w:author="Tairan Yang" w:date="2026-10-13T12:00:00Z">
              <w:r>
                <w:rPr>
                  <w:rFonts w:ascii="Times New Roman" w:hAnsi="Times New Roman" w:cs="Times New Roman"/>
                </w:rPr>
                <w:t xml:space="preserve"> µCi) of </w:t>
              </w:r>
            </w:ins>
            <w:commentRangeEnd w:id="47"/>
            <w:commentRangeEnd w:id="17"/>
            <w:r>
              <w:rPr>
                <w:rStyle w:val="CommentReference"/>
                <w:rFonts w:ascii="Times New Roman" w:hAnsi="Times New Roman" w:cs="Times New Roman"/>
                <w:sz w:val="20"/>
                <w:szCs w:val="20"/>
              </w:rPr>
              <w:commentReference w:id="17"/>
            </w:r>
            <w:r>
              <w:rPr>
                <w:rStyle w:val="CommentReference"/>
              </w:rPr>
              <w:commentReference w:id="47"/>
            </w:r>
            <w:r>
              <w:rPr>
                <w:rFonts w:ascii="Times New Roman" w:hAnsi="Times New Roman" w:cs="Times New Roman"/>
                <w:szCs w:val="20"/>
              </w:rPr>
              <w:t>[</w:t>
            </w:r>
            <w:r>
              <w:rPr>
                <w:rFonts w:ascii="Times New Roman" w:hAnsi="Times New Roman" w:cs="Times New Roman"/>
                <w:szCs w:val="20"/>
                <w:vertAlign w:val="superscript"/>
              </w:rPr>
              <w:t>14</w:t>
            </w:r>
            <w:r>
              <w:rPr>
                <w:rFonts w:ascii="Times New Roman" w:hAnsi="Times New Roman" w:cs="Times New Roman"/>
                <w:szCs w:val="20"/>
              </w:rPr>
              <w:t>C]-</w:t>
            </w:r>
            <w:r>
              <w:rPr>
                <w:rFonts w:ascii="Times New Roman" w:hAnsi="Times New Roman" w:cs="Times New Roman"/>
              </w:rPr>
              <w:t xml:space="preserve">CYB003 in a fasted state.  An overview of the study design is shown in schematic below. </w:t>
            </w:r>
            <w:r>
              <w:rPr>
                <w:rFonts w:ascii="Times New Roman" w:hAnsi="Times New Roman" w:cs="Times New Roman"/>
                <w:szCs w:val="20"/>
              </w:rPr>
              <w:t xml:space="preserve">A detailed schedule of assessments by visit and day and study procedure or assessment is included in </w:t>
            </w:r>
            <w:r>
              <w:rPr>
                <w:rFonts w:ascii="Times New Roman" w:hAnsi="Times New Roman" w:cs="Times New Roman"/>
                <w:color w:val="0000FF"/>
                <w:szCs w:val="20"/>
              </w:rPr>
              <w:fldChar w:fldCharType="begin"/>
              <w:instrText xml:space="preserve"> REF  _Ref97422020 \h  \* MERGEFORMAT </w:instrText>
              <w:fldChar w:fldCharType="separate"/>
              <w:t>Table 4</w:t>
              <w:noBreakHyphen/>
              <w:t>1</w:t>
              <w:fldChar w:fldCharType="end"/>
            </w:r>
            <w:r>
              <w:rPr>
                <w:rFonts w:ascii="Times New Roman" w:hAnsi="Times New Roman" w:cs="Times New Roman"/>
                <w:szCs w:val="20"/>
              </w:rPr>
              <w:t>.</w:t>
            </w:r>
          </w:p>
          <w:p w14:paraId="25B9AE6B" w14:textId="7F867650" w:rsidR="005E4C85" w:rsidRPr="00AA7909" w:rsidRDefault="005E4C85" w:rsidP="009D1E12">
            <w:pPr>
              <w:pStyle w:val="FortreaBodyText"/>
            </w:pPr>
            <w:r>
              <w:rPr>
                <w:noProof/>
              </w:rPr>
              <w:lastRenderedPageBreak/>
              <mc:AlternateContent>
                <mc:Choice Requires="wps">
                  <w:drawing>
                    <wp:anchor distT="0" distB="0" distL="114300" distR="114300" simplePos="0" relativeHeight="251658244" behindDoc="0" locked="0" layoutInCell="1" allowOverlap="1" wp14:anchorId="6D898BDC" wp14:editId="50C76A29">
                      <wp:simplePos x="0" y="0"/>
                      <wp:positionH relativeFrom="column">
                        <wp:posOffset>4749800</wp:posOffset>
                      </wp:positionH>
                      <wp:positionV relativeFrom="paragraph">
                        <wp:posOffset>1089660</wp:posOffset>
                      </wp:positionV>
                      <wp:extent cx="250190" cy="239395"/>
                      <wp:effectExtent l="0" t="0" r="0" b="0"/>
                      <wp:wrapNone/>
                      <wp:docPr id="926875576" name="Straight Connector 1"/>
                      <wp:cNvGraphicFramePr/>
                      <a:graphic xmlns:a="http://schemas.openxmlformats.org/drawingml/2006/main">
                        <a:graphicData uri="http://schemas.microsoft.com/office/word/2010/wordprocessingShape">
                          <wps:wsp>
                            <wps:cNvCnPr/>
                            <wps:spPr>
                              <a:xfrm flipH="1">
                                <a:off x="0" y="0"/>
                                <a:ext cx="250190" cy="239395"/>
                              </a:xfrm>
                              <a:prstGeom prst="line">
                                <a:avLst/>
                              </a:prstGeom>
                              <a:noFill/>
                              <a:ln w="9525" cap="flat" cmpd="sng" algn="ctr">
                                <a:solidFill>
                                  <a:schemeClr val="tx1"/>
                                </a:solidFill>
                                <a:prstDash val="solid"/>
                              </a:ln>
                              <a:effectLst/>
                            </wps:spPr>
                            <wps:bodyPr/>
                          </wps:wsp>
                        </a:graphicData>
                      </a:graphic>
                    </wp:anchor>
                  </w:drawing>
                </mc:Choice>
                <mc:Fallback xmlns:arto="http://schemas.microsoft.com/office/word/2006/arto">
                  <w:pict>
                    <v:line w14:anchorId="2AF37911" id="Straight Connector 1" o:spid="_x0000_s1026" style="position:absolute;flip:x;z-index:251658244;visibility:visible;mso-wrap-style:square;mso-wrap-distance-left:9pt;mso-wrap-distance-top:0;mso-wrap-distance-right:9pt;mso-wrap-distance-bottom:0;mso-position-horizontal:absolute;mso-position-horizontal-relative:text;mso-position-vertical:absolute;mso-position-vertical-relative:text" from="374pt,85.8pt" to="393.7pt,10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wMshpQEAADsDAAAOAAAAZHJzL2Uyb0RvYy54bWysUk2P0zAQvSPxHyzfqdOsimjUdA9bLRwQ rAT8gFnHTiz5Sx7TpP+esRvKAjfExRrPjJ/nvXmH+8VZdlYJTfA9324azpSXYTB+7Pm3r49v3nGG GfwANnjV84tCfn98/eowx061YQp2UIkRiMdujj2fco6dECgn5QA3ISpPRR2Sg0zXNIohwUzozoq2 ad6KOaQhpiAVImVP1yI/VnytlcyftUaVme05zZbrmer5XE5xPEA3JoiTkesY8A9TODCePr1BnSAD +57MX1DOyBQw6LyRwYmgtZGqciA22+YPNl8miKpyIXEw3mTC/wcrP50f/FMiGeaIHcanVFgsOjmm rYkfaKeVF03Klirb5SabWjKTlGx3zXZP4koqtXf7u/2uyCquMAUuJszvVXCsBD23xhdW0MH5I+Zr 68+Wkvbh0VhbN2M9m3u+37U7ggfyh7aQKXRx6Dn6kTOwIxlP5lQRMVgzlNcFp5pIPdjEzkDrz8t2 neu3rvLzCXC6NtXS2mZ9QVHVReugv0Qq0XMYLlU7UW60ocp6dVOxwMs7xS89f/wBAAD//wMAUEsD BBQABgAIAAAAIQD2KNRj4gAAAAsBAAAPAAAAZHJzL2Rvd25yZXYueG1sTI/NasMwEITvhb6D2EJv jRQnxK5rOZRCQuktbqD0JlvrH2KtjKU4Tp++6qk5DjPMfJNtZ9OzCUfXWZKwXAhgSJXVHTUSjp+7 pwSY84q06i2hhCs62Ob3d5lKtb3QAafCNyyUkEuVhNb7IeXcVS0a5RZ2QApebUejfJBjw/WoLqHc 9DwSYsON6igstGrAtxarU3E2EnZlff3+2X+9R/U+ak8fq+NhKoSUjw/z6wswj7P/D8MffkCHPDCV 9kzasV5CvE7CFx+MeLkBFhJxEq+BlRIi8bwCnmf89kP+CwAA//8DAFBLAQItABQABgAIAAAAIQC2 gziS/gAAAOEBAAATAAAAAAAAAAAAAAAAAAAAAABbQ29udGVudF9UeXBlc10ueG1sUEsBAi0AFAAG AAgAAAAhADj9If/WAAAAlAEAAAsAAAAAAAAAAAAAAAAALwEAAF9yZWxzLy5yZWxzUEsBAi0AFAAG AAgAAAAhAGXAyyGlAQAAOwMAAA4AAAAAAAAAAAAAAAAALgIAAGRycy9lMm9Eb2MueG1sUEsBAi0A FAAGAAgAAAAhAPYo1GPiAAAACwEAAA8AAAAAAAAAAAAAAAAA/wMAAGRycy9kb3ducmV2LnhtbFBL BQYAAAAABAAEAPMAAAAOBQAAAAA= " strokecolor="black [3213]"/>
                  </w:pict>
                </mc:Fallback>
              </mc:AlternateContent>
              <mc:AlternateContent>
                <mc:Choice Requires="wps">
                  <w:drawing>
                    <wp:anchor distT="0" distB="0" distL="114300" distR="114300" simplePos="0" relativeHeight="251658245" behindDoc="0" locked="0" layoutInCell="1" allowOverlap="1" wp14:anchorId="0D408ED3" wp14:editId="00B3E5A9">
                      <wp:simplePos x="0" y="0"/>
                      <wp:positionH relativeFrom="column">
                        <wp:posOffset>4848555</wp:posOffset>
                      </wp:positionH>
                      <wp:positionV relativeFrom="paragraph">
                        <wp:posOffset>1090169</wp:posOffset>
                      </wp:positionV>
                      <wp:extent cx="250372" cy="239462"/>
                      <wp:effectExtent l="0" t="0" r="0" b="0"/>
                      <wp:wrapNone/>
                      <wp:docPr id="1937738421" name="Straight Connector 2"/>
                      <wp:cNvGraphicFramePr/>
                      <a:graphic xmlns:a="http://schemas.openxmlformats.org/drawingml/2006/main">
                        <a:graphicData uri="http://schemas.microsoft.com/office/word/2010/wordprocessingShape">
                          <wps:wsp>
                            <wps:cNvCnPr/>
                            <wps:spPr>
                              <a:xfrm flipH="1">
                                <a:off x="0" y="0"/>
                                <a:ext cx="250372" cy="239462"/>
                              </a:xfrm>
                              <a:prstGeom prst="line">
                                <a:avLst/>
                              </a:prstGeom>
                              <a:noFill/>
                              <a:ln w="9525" cap="flat" cmpd="sng" algn="ctr">
                                <a:solidFill>
                                  <a:schemeClr val="tx1"/>
                                </a:solidFill>
                                <a:prstDash val="solid"/>
                              </a:ln>
                              <a:effectLst/>
                            </wps:spPr>
                            <wps:bodyPr/>
                          </wps:wsp>
                        </a:graphicData>
                      </a:graphic>
                    </wp:anchor>
                  </w:drawing>
                </mc:Choice>
                <mc:Fallback xmlns:arto="http://schemas.microsoft.com/office/word/2006/arto">
                  <w:pict>
                    <v:line w14:anchorId="105B014D" id="Straight Connector 2" o:spid="_x0000_s1026" style="position:absolute;flip:x;z-index:251658245;visibility:visible;mso-wrap-style:square;mso-wrap-distance-left:9pt;mso-wrap-distance-top:0;mso-wrap-distance-right:9pt;mso-wrap-distance-bottom:0;mso-position-horizontal:absolute;mso-position-horizontal-relative:text;mso-position-vertical:absolute;mso-position-vertical-relative:text" from="381.8pt,85.85pt" to="401.5pt,104.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X5mcpwEAADsDAAAOAAAAZHJzL2Uyb0RvYy54bWysUk1v2zAMvQ/YfxB0X+y4TdcacXpo0O0w bAXa/QBWlmwB+oKoxc6/H6V4abfdil4EiqSe+B7f9na2hh1kRO1dx9ermjPphO+1Gzr+8+n+0zVn mMD1YLyTHT9K5Le7jx+2U2hl40dvehkZgThsp9DxMaXQVhWKUVrAlQ/SUVH5aCHRNQ5VH2EidGuq pq6vqsnHPkQvJCJl96ci3xV8paRIP5RCmZjpOM2WyhnL+ZzPareFdogQRi2WMeANU1jQjj49Q+0h AfsV9X9QVovo0au0Et5WXiktZOFAbNb1P2weRwiycCFxMJxlwveDFd8Pd+4hkgxTwBbDQ8wsZhUt U0aHr7TTwosmZXOR7XiWTc6JCUo2m/ric8OZoFJzcXN51WRZqxNMhgsR0xfpLctBx412mRW0cPiG 6dT6pyWnnb/XxpTNGMemjt9smg3BA/lDGUgU2tB3HN3AGZiBjCdSLIjoje7z64xTTCTvTGQHoPWn eb3M9VdX/nkPOJ6aSmlpMy6jyOKiZdAXkXL07Ptj0a7KN9pQYb24KVvg9Z3i157f/QYAAP//AwBQ SwMEFAAGAAgAAAAhAC8sW3niAAAACwEAAA8AAABkcnMvZG93bnJldi54bWxMj8tOwzAQRfdI/IM1 SOyo3QQlJcSpEFIrxK6hEmLnxJOHGttR7KYpX8+wguXoHt05N98uZmAzTr53VsJ6JYChrZ3ubSvh +LF72ADzQVmtBmdRwhU9bIvbm1xl2l3sAecytIxKrM+UhC6EMePc1x0a5VduREtZ4yajAp1Ty/Wk LlRuBh4JkXCjeksfOjXia4f1qTwbCbuquX597z/fomYfdaf3+HiYSyHl/d3y8gws4BL+YPjVJ3Uo yKlyZ6s9GySkSZwQSkG6ToERsRExraskROLpEXiR8/8bih8AAAD//wMAUEsBAi0AFAAGAAgAAAAh ALaDOJL+AAAA4QEAABMAAAAAAAAAAAAAAAAAAAAAAFtDb250ZW50X1R5cGVzXS54bWxQSwECLQAU AAYACAAAACEAOP0h/9YAAACUAQAACwAAAAAAAAAAAAAAAAAvAQAAX3JlbHMvLnJlbHNQSwECLQAU AAYACAAAACEAgF+ZnKcBAAA7AwAADgAAAAAAAAAAAAAAAAAuAgAAZHJzL2Uyb0RvYy54bWxQSwEC LQAUAAYACAAAACEALyxbeeIAAAALAQAADwAAAAAAAAAAAAAAAAABBAAAZHJzL2Rvd25yZXYueG1s UEsFBgAAAAAEAAQA8wAAABAFAAAAAA== " strokecolor="black [3213]"/>
                  </w:pict>
                </mc:Fallback>
              </mc:AlternateContent>
              <mc:AlternateContent>
                <mc:Choice Requires="wps">
                  <w:drawing>
                    <wp:anchor distT="0" distB="0" distL="114300" distR="114300" simplePos="0" relativeHeight="251658242" behindDoc="0" locked="0" layoutInCell="1" allowOverlap="1" wp14:anchorId="107E2FEE" wp14:editId="54018564">
                      <wp:simplePos x="0" y="0"/>
                      <wp:positionH relativeFrom="column">
                        <wp:posOffset>4953000</wp:posOffset>
                      </wp:positionH>
                      <wp:positionV relativeFrom="paragraph">
                        <wp:posOffset>114935</wp:posOffset>
                      </wp:positionV>
                      <wp:extent cx="705485" cy="387350"/>
                      <wp:effectExtent l="0" t="0" r="0" b="0"/>
                      <wp:wrapNone/>
                      <wp:docPr id="823416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 cy="387350"/>
                              </a:xfrm>
                              <a:prstGeom prst="rect">
                                <a:avLst/>
                              </a:prstGeom>
                              <a:solidFill>
                                <a:srgbClr val="FFFFFF"/>
                              </a:solidFill>
                              <a:ln w="9525">
                                <a:noFill/>
                                <a:miter lim="800000"/>
                                <a:headEnd/>
                                <a:tailEnd/>
                              </a:ln>
                            </wps:spPr>
                            <wps:txbx>
                              <w:txbxContent>
                                <w:p w14:paraId="0AFC6D9D" w14:textId="77777777" w:rsidR="005E4C85" w:rsidRPr="00837730" w:rsidRDefault="005E4C85" w:rsidP="005E4C85">
                                  <w:pPr>
                                    <w:pStyle w:val="NormalWeb"/>
                                    <w:jc w:val="center"/>
                                    <w:rPr>
                                      <w:rFonts w:cstheme="minorBidi"/>
                                      <w:color w:val="000000" w:themeColor="text1"/>
                                      <w:kern w:val="24"/>
                                      <w:sz w:val="18"/>
                                      <w:szCs w:val="18"/>
                                    </w:rPr>
                                  </w:pPr>
                                  <w:r>
                                    <w:rPr>
                                      <w:rFonts w:cstheme="minorBidi"/>
                                      <w:color w:val="000000" w:themeColor="text1"/>
                                      <w:kern w:val="24"/>
                                      <w:sz w:val="18"/>
                                      <w:szCs w:val="18"/>
                                    </w:rPr>
                                    <w:t>Follow up Call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7E2FEE" id="_x0000_t202" coordsize="21600,21600" o:spt="202" path="m,l,21600r21600,l21600,xe">
                      <v:stroke joinstyle="miter"/>
                      <v:path gradientshapeok="t" o:connecttype="rect"/>
                    </v:shapetype>
                    <v:shape id="Text Box 2" o:spid="_x0000_s1026" type="#_x0000_t202" style="position:absolute;margin-left:390pt;margin-top:9.05pt;width:55.55pt;height:3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OhyUDQIAAPUDAAAOAAAAZHJzL2Uyb0RvYy54bWysU9tu2zAMfR+wfxD0vthJkzU14hRdugwD ugvQ7QNkWY6FyaJGKbGzry8lp2nQvQ3Tg0CK1BF5eLS6HTrDDgq9Blvy6STnTFkJtba7kv/8sX23 5MwHYWthwKqSH5Xnt+u3b1a9K9QMWjC1QkYg1he9K3kbgiuyzMtWdcJPwClLwQawE4Fc3GU1ip7Q O5PN8vx91gPWDkEq7+n0fgzydcJvGiXDt6bxKjBTcqotpB3TXsU9W69EsUPhWi1PZYh/qKIT2tKj Z6h7EQTbo/4LqtMSwUMTJhK6DJpGS5V6oG6m+atuHlvhVOqFyPHuTJP/f7Dy6+HRfUcWhg8w0ABT E949gPzlmYVNK+xO3SFC3ypR08PTSFnWO1+crkaqfeEjSNV/gZqGLPYBEtDQYBdZoT4ZodMAjmfS 1RCYpMPrfDFfLjiTFLpaXl8t0lAyUTxfdujDJwUdi0bJkWaawMXhwYdYjCieU+JbHoyut9qY5OCu 2hhkB0Hz36aV6n+VZizrS36zmC0SsoV4P0mj04H0aXRX8mUe16iYSMZHW6eUILQZbarE2BM7kZCR mjBUAyVGliqoj8QTwqhD+jdktIB/OOtJgyX3v/cCFWfmsyWub6bzeRRtcuaL6xk5eBmpLiPCSoIq eeBsNDchCT3yYOGOZtLoxNdLJadaSVuJxtM/iOK99FPWy29dPwEAAP//AwBQSwMEFAAGAAgAAAAh ABRR00zdAAAACQEAAA8AAABkcnMvZG93bnJldi54bWxMj81Ow0AMhO9IvMPKSFwQ3QRB89NsKkAC cW3pAziJm0TNeqPstknfHnOCm0ffaDxTbBc7qAtNvndsIF5FoIhr1/TcGjh8fzymoHxAbnBwTAau 5GFb3t4UmDdu5h1d9qFVEsI+RwNdCGOuta87suhXbiQWdnSTxSByanUz4SzhdtBPUbTWFnuWDx2O 9N5RfdqfrYHj1/zwks3VZzgku+f1G/ZJ5a7G3N8trxtQgZbwZ4bf+lIdSulUuTM3Xg0GkjSSLUFA GoMSQ5rFclRCshh0Wej/C8ofAAAA//8DAFBLAQItABQABgAIAAAAIQC2gziS/gAAAOEBAAATAAAA AAAAAAAAAAAAAAAAAABbQ29udGVudF9UeXBlc10ueG1sUEsBAi0AFAAGAAgAAAAhADj9If/WAAAA lAEAAAsAAAAAAAAAAAAAAAAALwEAAF9yZWxzLy5yZWxzUEsBAi0AFAAGAAgAAAAhAA86HJQNAgAA 9QMAAA4AAAAAAAAAAAAAAAAALgIAAGRycy9lMm9Eb2MueG1sUEsBAi0AFAAGAAgAAAAhABRR00zd AAAACQEAAA8AAAAAAAAAAAAAAAAAZwQAAGRycy9kb3ducmV2LnhtbFBLBQYAAAAABAAEAPMAAABx BQAAAAA= " stroked="f">
                      <v:textbox>
                        <w:txbxContent>
                          <w:p w14:paraId="0AFC6D9D" w14:textId="77777777" w:rsidR="005E4C85" w:rsidRPr="00837730" w:rsidRDefault="005E4C85" w:rsidP="005E4C85">
                            <w:pPr>
                              <w:pStyle w:val="NormalWeb"/>
                              <w:jc w:val="center"/>
                              <w:rPr>
                                <w:rFonts w:cstheme="minorBidi"/>
                                <w:color w:val="000000" w:themeColor="text1"/>
                                <w:kern w:val="24"/>
                                <w:sz w:val="18"/>
                                <w:szCs w:val="18"/>
                              </w:rPr>
                            </w:pPr>
                            <w:r>
                              <w:rPr>
                                <w:rFonts w:cstheme="minorBidi"/>
                                <w:color w:val="000000" w:themeColor="text1"/>
                                <w:kern w:val="24"/>
                                <w:sz w:val="18"/>
                                <w:szCs w:val="18"/>
                              </w:rPr>
                              <w:t>Follow up Call</w:t>
                            </w:r>
                          </w:p>
                        </w:txbxContent>
                      </v:textbox>
                    </v:shape>
                  </w:pict>
                </mc:Fallback>
              </mc:AlternateContent>
              <mc:AlternateContent>
                <mc:Choice Requires="wps">
                  <w:drawing>
                    <wp:anchor distT="0" distB="0" distL="114300" distR="114300" simplePos="0" relativeHeight="251658240" behindDoc="0" locked="0" layoutInCell="1" allowOverlap="1" wp14:anchorId="5967410E" wp14:editId="693791A5">
                      <wp:simplePos x="0" y="0"/>
                      <wp:positionH relativeFrom="column">
                        <wp:posOffset>5314315</wp:posOffset>
                      </wp:positionH>
                      <wp:positionV relativeFrom="paragraph">
                        <wp:posOffset>1038225</wp:posOffset>
                      </wp:positionV>
                      <wp:extent cx="0" cy="353695"/>
                      <wp:effectExtent l="0" t="0" r="38100" b="27305"/>
                      <wp:wrapNone/>
                      <wp:docPr id="1301004831" name="Straight Connector 1"/>
                      <wp:cNvGraphicFramePr/>
                      <a:graphic xmlns:a="http://schemas.openxmlformats.org/drawingml/2006/main">
                        <a:graphicData uri="http://schemas.microsoft.com/office/word/2010/wordprocessingShape">
                          <wps:wsp>
                            <wps:cNvCnPr/>
                            <wps:spPr>
                              <a:xfrm>
                                <a:off x="0" y="0"/>
                                <a:ext cx="0" cy="353695"/>
                              </a:xfrm>
                              <a:prstGeom prst="line">
                                <a:avLst/>
                              </a:prstGeom>
                              <a:noFill/>
                              <a:ln w="9525" cap="flat" cmpd="sng" algn="ctr">
                                <a:solidFill>
                                  <a:sysClr val="windowText" lastClr="000000"/>
                                </a:solidFill>
                                <a:prstDash val="solid"/>
                              </a:ln>
                              <a:effectLst/>
                            </wps:spPr>
                            <wps:bodyPr/>
                          </wps:wsp>
                        </a:graphicData>
                      </a:graphic>
                    </wp:anchor>
                  </w:drawing>
                </mc:Choice>
                <mc:Fallback xmlns:arto="http://schemas.microsoft.com/office/word/2006/arto">
                  <w:pict>
                    <v:line w14:anchorId="1F7FA211"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18.45pt,81.75pt" to="418.45pt,109.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N7aHpQEAAEEDAAAOAAAAZHJzL2Uyb0RvYy54bWysUk1PGzEQvVfiP1i+E4egoLLKhgMRvVSA BP0Bgz92LflLHjeb/HvGzjbQ9lZ1D97xjOf5vefZ3B28Y3ud0cbQ86vFkjMdZFQ2DD3/8fpw+ZUz LBAUuBh0z48a+d324stmSp1exTE6pTMjkIDdlHo+lpI6IVCO2gMuYtKBiiZmD4W2eRAqw0To3onV cnkjpphVylFqRMruTkW+bfjGaFmejEFdmOs5cSttzW19q6vYbqAbMqTRypkG/AMLDzbQpWeoHRRg P7P9C8pbmSNGUxYyehGNsVI3DaTmavmHmpcRkm5ayBxMZ5vw/8HKx/19eM5kw5Sww/Scq4qDyb7+ iR87NLOOZ7P0oTB5SkrKXq+vb27X1Ufx0Zcylm86elaDnjsbqgzoYP8dy+noryM1HeKDda49hQts 6vnterXmTAINhHFQKPRJ9RzDwBm4gSZNltwQMTqranfFwSPeu8z2QI9NM6Li9EpsOXOAhQokoX0z 2d9aK50d4HhqbqX5mAsVWrdZmtl/WFWjt6iOzUFRd/ROzYp5puogfN5T/Hnyt+8AAAD//wMAUEsD BBQABgAIAAAAIQAFf7F03gAAAAsBAAAPAAAAZHJzL2Rvd25yZXYueG1sTI/LTsMwEEX3SPyDNUjs 6ORBozaNUyEeeyhBojs3NklEPA6xm4a/Z1AXsJy5R3fOFNvZ9mIyo+8cSYgXEQhDtdMdNRKq16eb FQgfFGnVOzISvo2HbXl5UahcuxO9mGkXGsEl5HMloQ1hyBF93Rqr/MINhjj7cKNVgcexQT2qE5fb HpMoytCqjvhCqwZz35r6c3e0EtKv/TNWVL8nOD0s3x7jarjFSsrrq/luAyKYOfzB8KvP6lCy08Ed SXvRS1il2ZpRDrJ0CYKJ8+YgIYnXCWBZ4P8fyh8AAAD//wMAUEsBAi0AFAAGAAgAAAAhALaDOJL+ AAAA4QEAABMAAAAAAAAAAAAAAAAAAAAAAFtDb250ZW50X1R5cGVzXS54bWxQSwECLQAUAAYACAAA ACEAOP0h/9YAAACUAQAACwAAAAAAAAAAAAAAAAAvAQAAX3JlbHMvLnJlbHNQSwECLQAUAAYACAAA ACEA/De2h6UBAABBAwAADgAAAAAAAAAAAAAAAAAuAgAAZHJzL2Uyb0RvYy54bWxQSwECLQAUAAYA CAAAACEABX+xdN4AAAALAQAADwAAAAAAAAAAAAAAAAD/AwAAZHJzL2Rvd25yZXYueG1sUEsFBgAA AAAEAAQA8wAAAAoFAAAAAA== " strokecolor="windowText"/>
                  </w:pict>
                </mc:Fallback>
              </mc:AlternateContent>
              <mc:AlternateContent>
                <mc:Choice Requires="wps">
                  <w:drawing>
                    <wp:anchor distT="0" distB="0" distL="114300" distR="114300" simplePos="0" relativeHeight="251658243" behindDoc="0" locked="0" layoutInCell="1" allowOverlap="1" wp14:anchorId="13DB65CC" wp14:editId="62DD0A70">
                      <wp:simplePos x="0" y="0"/>
                      <wp:positionH relativeFrom="column">
                        <wp:posOffset>5311775</wp:posOffset>
                      </wp:positionH>
                      <wp:positionV relativeFrom="paragraph">
                        <wp:posOffset>502285</wp:posOffset>
                      </wp:positionV>
                      <wp:extent cx="0" cy="287020"/>
                      <wp:effectExtent l="0" t="0" r="0" b="0"/>
                      <wp:wrapNone/>
                      <wp:docPr id="728594798" name="Straight Arrow Connector 1"/>
                      <wp:cNvGraphicFramePr/>
                      <a:graphic xmlns:a="http://schemas.openxmlformats.org/drawingml/2006/main">
                        <a:graphicData uri="http://schemas.microsoft.com/office/word/2010/wordprocessingShape">
                          <wps:wsp>
                            <wps:cNvCnPr/>
                            <wps:spPr>
                              <a:xfrm>
                                <a:off x="0" y="0"/>
                                <a:ext cx="0" cy="287020"/>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xmlns:arto="http://schemas.microsoft.com/office/word/2006/arto">
                  <w:pict>
                    <v:shapetype w14:anchorId="3452B8EF" id="_x0000_t32" coordsize="21600,21600" o:spt="32" o:oned="t" path="m,l21600,21600e" filled="f">
                      <v:path arrowok="t" fillok="f" o:connecttype="none"/>
                      <o:lock v:ext="edit" shapetype="t"/>
                    </v:shapetype>
                    <v:shape id="Straight Arrow Connector 1" o:spid="_x0000_s1026" type="#_x0000_t32" style="position:absolute;margin-left:418.25pt;margin-top:39.55pt;width:0;height:22.6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UKJ+vwEAAGgDAAAOAAAAZHJzL2Uyb0RvYy54bWysU8Fu2zAMvQ/YPwi6L3YMdOuMOD0k6y7D VmDtB7CybAuQRYHU4uTvRylZ2m23YTkolAg+8j0+b+6Os1cHS+wwdHq9qrWywWDvwtjpp8f7d7da cYLQg8dgO32yrO+2b99sltjaBif0vSUlIIHbJXZ6Sim2VcVmsjPwCqMNkhyQZkhypbHqCRZBn33V 1PX7akHqI6GxzPK6Pyf1tuAPgzXp2zCwTcp3WmZL5aRyPuez2m6gHQni5MxlDPiHKWZwQZpeofaQ QP0g9xfU7Awh45BWBucKh8EZWzgIm3X9B5vvE0RbuIg4HK8y8f+DNV8Pu/BAIsMSueX4QJnFcaA5 /8t86ljEOl3FssekzPnRyGtz+6Fuio7VS10kTp8tzioHneZE4MYp7TAE2QjSumgFhy+cpLMU/irI TQPeO+/LYnxQS6c/3jQ3WhkQewwekoRz7AU1jFqBH8V3JlFBZPSuz9UZh0+886QOIKsXx/S4PMrs WnngJAkhVH7ZAjLBb6V5nD3wdC4uqbNTEjj/KfQqnaKYGYhwudT7kHvaYrkLrRdFc/SM/akIXeWb rLO0vVgv++X1XeLXH8j2JwAAAP//AwBQSwMEFAAGAAgAAAAhAAFt08/gAAAACgEAAA8AAABkcnMv ZG93bnJldi54bWxMj8FOwzAMhu9IvENkJG4s7QrdKE0nhEAwDkgMkNgta7ymonGqJtvK28+IAxxt f/r9/eVidJ3Y4xBaTwrSSQICqfampUbB+9vDxRxEiJqM7jyhgm8MsKhOT0pdGH+gV9yvYiM4hEKh FdgY+0LKUFt0Okx8j8S3rR+cjjwOjTSDPnC46+Q0SXLpdEv8weoe7yzWX6udU7BO75f2xaw/lk/N Z73NHp9NP8uVOj8bb29ARBzjHww/+qwOFTtt/I5MEJ2CeZZfMapgdp2CYOB3sWFyepmBrEr5v0J1 BAAA//8DAFBLAQItABQABgAIAAAAIQC2gziS/gAAAOEBAAATAAAAAAAAAAAAAAAAAAAAAABbQ29u dGVudF9UeXBlc10ueG1sUEsBAi0AFAAGAAgAAAAhADj9If/WAAAAlAEAAAsAAAAAAAAAAAAAAAAA LwEAAF9yZWxzLy5yZWxzUEsBAi0AFAAGAAgAAAAhAAxQon6/AQAAaAMAAA4AAAAAAAAAAAAAAAAA LgIAAGRycy9lMm9Eb2MueG1sUEsBAi0AFAAGAAgAAAAhAAFt08/gAAAACgEAAA8AAAAAAAAAAAAA AAAAGQQAAGRycy9kb3ducmV2LnhtbFBLBQYAAAAABAAEAPMAAAAmBQAAAAA= " strokecolor="windowText">
                      <v:stroke endarrow="open"/>
                    </v:shape>
                  </w:pict>
                </mc:Fallback>
              </mc:AlternateContent>
              <mc:AlternateContent>
                <mc:Choice Requires="wps">
                  <w:drawing>
                    <wp:anchor distT="0" distB="0" distL="114300" distR="114300" simplePos="0" relativeHeight="251658241" behindDoc="0" locked="0" layoutInCell="1" allowOverlap="1" wp14:anchorId="54E667E4" wp14:editId="262C83AD">
                      <wp:simplePos x="0" y="0"/>
                      <wp:positionH relativeFrom="column">
                        <wp:posOffset>4956792</wp:posOffset>
                      </wp:positionH>
                      <wp:positionV relativeFrom="paragraph">
                        <wp:posOffset>779423</wp:posOffset>
                      </wp:positionV>
                      <wp:extent cx="696757" cy="287526"/>
                      <wp:effectExtent l="0" t="0" r="0" b="0"/>
                      <wp:wrapNone/>
                      <wp:docPr id="1180876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757" cy="287526"/>
                              </a:xfrm>
                              <a:prstGeom prst="rect">
                                <a:avLst/>
                              </a:prstGeom>
                              <a:noFill/>
                              <a:ln w="9525">
                                <a:noFill/>
                                <a:miter lim="800000"/>
                                <a:headEnd/>
                                <a:tailEnd/>
                              </a:ln>
                            </wps:spPr>
                            <wps:txbx>
                              <w:txbxContent>
                                <w:p w14:paraId="1105D8FC" w14:textId="4E2C2F30" w:rsidR="005E4C85" w:rsidRPr="004E7850" w:rsidRDefault="005E4C85" w:rsidP="005E4C85">
                                  <w:pPr>
                                    <w:pStyle w:val="NormalWeb"/>
                                    <w:jc w:val="center"/>
                                  </w:pPr>
                                  <w:r>
                                    <w:rPr>
                                      <w:rFonts w:cstheme="minorBidi"/>
                                      <w:kern w:val="24"/>
                                      <w:sz w:val="18"/>
                                      <w:szCs w:val="18"/>
                                    </w:rPr>
                                    <w:t>8 (+3)</w:t>
                                  </w:r>
                                </w:p>
                                <w:p w14:paraId="2861F0D3" w14:textId="77777777" w:rsidR="005E4C85" w:rsidRPr="004E7850" w:rsidRDefault="005E4C85" w:rsidP="005E4C85">
                                  <w:pPr>
                                    <w:pStyle w:val="NormalWeb"/>
                                    <w:jc w:val="center"/>
                                  </w:pPr>
                                </w:p>
                              </w:txbxContent>
                            </wps:txbx>
                            <wps:bodyPr rot="0" vert="horz" wrap="square" lIns="91440" tIns="45720" rIns="91440" bIns="45720" anchor="t" anchorCtr="0">
                              <a:noAutofit/>
                            </wps:bodyPr>
                          </wps:wsp>
                        </a:graphicData>
                      </a:graphic>
                    </wp:anchor>
                  </w:drawing>
                </mc:Choice>
                <mc:Fallback>
                  <w:pict>
                    <v:shape w14:anchorId="54E667E4" id="_x0000_s1027" type="#_x0000_t202" style="position:absolute;margin-left:390.3pt;margin-top:61.35pt;width:54.85pt;height:22.6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7xB9+gEAANMDAAAOAAAAZHJzL2Uyb0RvYy54bWysU9uO0zAQfUfiHyy/06RRr1HT1bLLIqRl QVr4AMdxGgvbY2y3Sfl6xk62W8EbIg+WxxOfmXPmeHczaEVOwnkJpqLzWU6JMBwaaQ4V/f7t4d2G Eh+YaZgCIyp6Fp7e7N++2fW2FAV0oBrhCIIYX/a2ol0ItswyzzuhmZ+BFQaTLTjNAobukDWO9Yiu VVbk+SrrwTXWARfe4+n9mKT7hN+2gocvbetFIKqi2FtIq0trHddsv2PlwTHbST61wf6hC82kwaIX qHsWGDk6+ReUltyBhzbMOOgM2lZykTggm3n+B5vnjlmRuKA43l5k8v8Plj+dnu1XR8LwHgYcYCLh 7SPwH54YuOuYOYhb56DvBGuw8DxKlvXWl9PVKLUvfQSp+8/Q4JDZMUACGlqnoyrIkyA6DuB8EV0M gXA8XG1X6+WaEo6pYrNeFqtUgZUvl63z4aMATeKmog5nmsDZ6dGH2AwrX36JtQw8SKXSXJUhfUW3 y2KZLlxltAxoOyV1RTd5/EYjRI4fTJMuBybVuMcCykykI8+RcRjqgchmUiRqUENzRhUcjC7DV4Gb DtwvSnp0WEX9zyNzghL1yaCS2/liES2ZgsVyXWDgrjP1dYYZjlAVDZSM27uQbDxSvkXFW5nUeO1k ahmdk0SaXB6teR2nv17f4v43AAAA//8DAFBLAwQUAAYACAAAACEAbvs8wd4AAAALAQAADwAAAGRy cy9kb3ducmV2LnhtbEyPTU/DMAyG70j7D5GRuLGEAl1Xmk4IxBXEviRuWeO11RqnarK1/HvMCY72 ++j142I1uU5ccAitJw13cwUCqfK2pVrDdvN2m4EI0ZA1nSfU8I0BVuXsqjC59SN94mUda8ElFHKj oYmxz6UMVYPOhLnvkTg7+sGZyONQSzuYkctdJxOlUulMS3yhMT2+NFid1menYfd+/No/qI/61T32 o5+UJLeUWt9cT89PICJO8Q+GX31Wh5KdDv5MNohOwyJTKaMcJMkCBBPZUt2DOPAmzRTIspD/fyh/ AAAA//8DAFBLAQItABQABgAIAAAAIQC2gziS/gAAAOEBAAATAAAAAAAAAAAAAAAAAAAAAABbQ29u dGVudF9UeXBlc10ueG1sUEsBAi0AFAAGAAgAAAAhADj9If/WAAAAlAEAAAsAAAAAAAAAAAAAAAAA LwEAAF9yZWxzLy5yZWxzUEsBAi0AFAAGAAgAAAAhAHfvEH36AQAA0wMAAA4AAAAAAAAAAAAAAAAA LgIAAGRycy9lMm9Eb2MueG1sUEsBAi0AFAAGAAgAAAAhAG77PMHeAAAACwEAAA8AAAAAAAAAAAAA AAAAVAQAAGRycy9kb3ducmV2LnhtbFBLBQYAAAAABAAEAPMAAABfBQAAAAA= " filled="f" stroked="f">
                      <v:textbox>
                        <w:txbxContent>
                          <w:p w14:paraId="1105D8FC" w14:textId="4E2C2F30" w:rsidR="005E4C85" w:rsidRPr="004E7850" w:rsidRDefault="005E4C85" w:rsidP="005E4C85">
                            <w:pPr>
                              <w:pStyle w:val="NormalWeb"/>
                              <w:jc w:val="center"/>
                            </w:pPr>
                            <w:r>
                              <w:rPr>
                                <w:rFonts w:cstheme="minorBidi"/>
                                <w:kern w:val="24"/>
                                <w:sz w:val="18"/>
                                <w:szCs w:val="18"/>
                              </w:rPr>
                              <w:t>8 (+3)</w:t>
                            </w:r>
                          </w:p>
                          <w:p w14:paraId="2861F0D3" w14:textId="77777777" w:rsidR="005E4C85" w:rsidRPr="004E7850" w:rsidRDefault="005E4C85" w:rsidP="005E4C85">
                            <w:pPr>
                              <w:pStyle w:val="NormalWeb"/>
                              <w:jc w:val="center"/>
                            </w:pPr>
                          </w:p>
                        </w:txbxContent>
                      </v:textbox>
                    </v:shape>
                  </w:pict>
                </mc:Fallback>
              </mc:AlternateContent>
            </w:r>
            <w:r>
              <w:rPr>
                <w:rFonts w:eastAsia="Calibri"/>
                <w:noProof/>
                <w:snapToGrid/>
              </w:rPr>
              <mc:AlternateContent>
                <mc:Choice Requires="wpg">
                  <w:drawing>
                    <wp:inline distT="0" distB="0" distL="0" distR="0" wp14:anchorId="14C44244" wp14:editId="3EA87631">
                      <wp:extent cx="5731128" cy="2658111"/>
                      <wp:effectExtent l="0" t="0" r="3175" b="8890"/>
                      <wp:docPr id="5" name="Group 4"/>
                      <wp:cNvGraphicFramePr/>
                      <a:graphic xmlns:a="http://schemas.openxmlformats.org/drawingml/2006/main">
                        <a:graphicData uri="http://schemas.microsoft.com/office/word/2010/wordprocessingGroup">
                          <wpg:wgp>
                            <wpg:cNvGrpSpPr/>
                            <wpg:grpSpPr>
                              <a:xfrm>
                                <a:off x="0" y="0"/>
                                <a:ext cx="5731128" cy="2658111"/>
                                <a:chOff x="0" y="-139615"/>
                                <a:chExt cx="4935658" cy="2288922"/>
                              </a:xfrm>
                            </wpg:grpSpPr>
                            <wps:wsp>
                              <wps:cNvPr id="2" name="Text Box 2"/>
                              <wps:cNvSpPr txBox="1">
                                <a:spLocks noChangeArrowheads="1"/>
                              </wps:cNvSpPr>
                              <wps:spPr bwMode="auto">
                                <a:xfrm>
                                  <a:off x="0" y="314476"/>
                                  <a:ext cx="716105" cy="195262"/>
                                </a:xfrm>
                                <a:prstGeom prst="rect">
                                  <a:avLst/>
                                </a:prstGeom>
                                <a:solidFill>
                                  <a:srgbClr val="FFFFFF"/>
                                </a:solidFill>
                                <a:ln w="9525">
                                  <a:noFill/>
                                  <a:miter lim="800000"/>
                                  <a:headEnd/>
                                  <a:tailEnd/>
                                </a:ln>
                              </wps:spPr>
                              <wps:txbx>
                                <w:txbxContent>
                                  <w:p w14:paraId="506087BF" w14:textId="77777777" w:rsidR="005E4C85" w:rsidRDefault="005E4C85" w:rsidP="005E4C85">
                                    <w:pPr>
                                      <w:pStyle w:val="NormalWeb"/>
                                    </w:pPr>
                                    <w:r>
                                      <w:rPr>
                                        <w:rFonts w:cstheme="minorBidi"/>
                                        <w:color w:val="000000" w:themeColor="text1"/>
                                        <w:kern w:val="24"/>
                                        <w:sz w:val="18"/>
                                        <w:szCs w:val="18"/>
                                      </w:rPr>
                                      <w:t>Study day</w:t>
                                    </w:r>
                                  </w:p>
                                </w:txbxContent>
                              </wps:txbx>
                              <wps:bodyPr rot="0" vert="horz" wrap="square" lIns="91440" tIns="45720" rIns="91440" bIns="45720" anchor="t" anchorCtr="0">
                                <a:noAutofit/>
                              </wps:bodyPr>
                            </wps:wsp>
                            <wps:wsp>
                              <wps:cNvPr id="3" name="Text Box 2"/>
                              <wps:cNvSpPr txBox="1">
                                <a:spLocks noChangeArrowheads="1"/>
                              </wps:cNvSpPr>
                              <wps:spPr bwMode="auto">
                                <a:xfrm>
                                  <a:off x="1192314" y="47623"/>
                                  <a:ext cx="904875" cy="247651"/>
                                </a:xfrm>
                                <a:prstGeom prst="rect">
                                  <a:avLst/>
                                </a:prstGeom>
                                <a:solidFill>
                                  <a:srgbClr val="FFFFFF"/>
                                </a:solidFill>
                                <a:ln w="9525">
                                  <a:noFill/>
                                  <a:miter lim="800000"/>
                                  <a:headEnd/>
                                  <a:tailEnd/>
                                </a:ln>
                              </wps:spPr>
                              <wps:txbx>
                                <w:txbxContent>
                                  <w:p w14:paraId="224493F6" w14:textId="77777777" w:rsidR="005E4C85" w:rsidRDefault="005E4C85" w:rsidP="005E4C85">
                                    <w:pPr>
                                      <w:pStyle w:val="NormalWeb"/>
                                      <w:jc w:val="center"/>
                                    </w:pPr>
                                    <w:r>
                                      <w:rPr>
                                        <w:rFonts w:cstheme="minorBidi"/>
                                        <w:color w:val="000000" w:themeColor="text1"/>
                                        <w:kern w:val="24"/>
                                        <w:sz w:val="18"/>
                                        <w:szCs w:val="18"/>
                                      </w:rPr>
                                      <w:t>Check-in</w:t>
                                    </w:r>
                                  </w:p>
                                </w:txbxContent>
                              </wps:txbx>
                              <wps:bodyPr rot="0" vert="horz" wrap="square" lIns="91440" tIns="45720" rIns="91440" bIns="45720" anchor="t" anchorCtr="0">
                                <a:noAutofit/>
                              </wps:bodyPr>
                            </wps:wsp>
                            <wps:wsp>
                              <wps:cNvPr id="4" name="Straight Arrow Connector 4"/>
                              <wps:cNvCnPr/>
                              <wps:spPr>
                                <a:xfrm>
                                  <a:off x="351767" y="1018856"/>
                                  <a:ext cx="1309422" cy="0"/>
                                </a:xfrm>
                                <a:prstGeom prst="straightConnector1">
                                  <a:avLst/>
                                </a:prstGeom>
                                <a:noFill/>
                                <a:ln w="9525" cap="flat" cmpd="sng" algn="ctr">
                                  <a:solidFill>
                                    <a:sysClr val="windowText" lastClr="000000"/>
                                  </a:solidFill>
                                  <a:prstDash val="solid"/>
                                  <a:headEnd type="arrow"/>
                                  <a:tailEnd type="arrow"/>
                                </a:ln>
                                <a:effectLst/>
                              </wps:spPr>
                              <wps:bodyPr/>
                            </wps:wsp>
                            <wps:wsp>
                              <wps:cNvPr id="6" name="Straight Arrow Connector 6"/>
                              <wps:cNvCnPr/>
                              <wps:spPr>
                                <a:xfrm>
                                  <a:off x="358038" y="837968"/>
                                  <a:ext cx="4219207" cy="0"/>
                                </a:xfrm>
                                <a:prstGeom prst="straightConnector1">
                                  <a:avLst/>
                                </a:prstGeom>
                                <a:noFill/>
                                <a:ln w="9525" cap="flat" cmpd="sng" algn="ctr">
                                  <a:solidFill>
                                    <a:sysClr val="windowText" lastClr="000000"/>
                                  </a:solidFill>
                                  <a:prstDash val="solid"/>
                                  <a:headEnd type="arrow"/>
                                  <a:tailEnd type="arrow"/>
                                </a:ln>
                                <a:effectLst/>
                              </wps:spPr>
                              <wps:bodyPr/>
                            </wps:wsp>
                            <wps:wsp>
                              <wps:cNvPr id="7" name="Straight Connector 7"/>
                              <wps:cNvCnPr/>
                              <wps:spPr>
                                <a:xfrm>
                                  <a:off x="2097208" y="679075"/>
                                  <a:ext cx="0" cy="304800"/>
                                </a:xfrm>
                                <a:prstGeom prst="line">
                                  <a:avLst/>
                                </a:prstGeom>
                                <a:noFill/>
                                <a:ln w="9525" cap="flat" cmpd="sng" algn="ctr">
                                  <a:solidFill>
                                    <a:sysClr val="windowText" lastClr="000000"/>
                                  </a:solidFill>
                                  <a:prstDash val="solid"/>
                                </a:ln>
                                <a:effectLst/>
                              </wps:spPr>
                              <wps:bodyPr/>
                            </wps:wsp>
                            <wps:wsp>
                              <wps:cNvPr id="8" name="Text Box 2"/>
                              <wps:cNvSpPr txBox="1">
                                <a:spLocks noChangeArrowheads="1"/>
                              </wps:cNvSpPr>
                              <wps:spPr bwMode="auto">
                                <a:xfrm>
                                  <a:off x="1926318" y="466725"/>
                                  <a:ext cx="342900" cy="247650"/>
                                </a:xfrm>
                                <a:prstGeom prst="rect">
                                  <a:avLst/>
                                </a:prstGeom>
                                <a:noFill/>
                                <a:ln w="9525">
                                  <a:noFill/>
                                  <a:miter lim="800000"/>
                                  <a:headEnd/>
                                  <a:tailEnd/>
                                </a:ln>
                              </wps:spPr>
                              <wps:txbx>
                                <w:txbxContent>
                                  <w:p w14:paraId="3BED1B96" w14:textId="77777777" w:rsidR="005E4C85" w:rsidRDefault="005E4C85" w:rsidP="005E4C85">
                                    <w:pPr>
                                      <w:pStyle w:val="NormalWeb"/>
                                      <w:jc w:val="center"/>
                                    </w:pPr>
                                    <w:r>
                                      <w:rPr>
                                        <w:rFonts w:cstheme="minorBidi"/>
                                        <w:color w:val="000000" w:themeColor="text1"/>
                                        <w:kern w:val="24"/>
                                        <w:sz w:val="18"/>
                                        <w:szCs w:val="18"/>
                                      </w:rPr>
                                      <w:t>1</w:t>
                                    </w:r>
                                  </w:p>
                                </w:txbxContent>
                              </wps:txbx>
                              <wps:bodyPr rot="0" vert="horz" wrap="square" lIns="91440" tIns="45720" rIns="91440" bIns="45720" anchor="t" anchorCtr="0">
                                <a:noAutofit/>
                              </wps:bodyPr>
                            </wps:wsp>
                            <wps:wsp>
                              <wps:cNvPr id="9" name="Straight Connector 9"/>
                              <wps:cNvCnPr/>
                              <wps:spPr>
                                <a:xfrm>
                                  <a:off x="2497258" y="679075"/>
                                  <a:ext cx="0" cy="304800"/>
                                </a:xfrm>
                                <a:prstGeom prst="line">
                                  <a:avLst/>
                                </a:prstGeom>
                                <a:noFill/>
                                <a:ln w="9525" cap="flat" cmpd="sng" algn="ctr">
                                  <a:solidFill>
                                    <a:sysClr val="windowText" lastClr="000000"/>
                                  </a:solidFill>
                                  <a:prstDash val="solid"/>
                                </a:ln>
                                <a:effectLst/>
                              </wps:spPr>
                              <wps:bodyPr/>
                            </wps:wsp>
                            <wps:wsp>
                              <wps:cNvPr id="10" name="Text Box 2"/>
                              <wps:cNvSpPr txBox="1">
                                <a:spLocks noChangeArrowheads="1"/>
                              </wps:cNvSpPr>
                              <wps:spPr bwMode="auto">
                                <a:xfrm>
                                  <a:off x="2335333" y="466725"/>
                                  <a:ext cx="342900" cy="247650"/>
                                </a:xfrm>
                                <a:prstGeom prst="rect">
                                  <a:avLst/>
                                </a:prstGeom>
                                <a:noFill/>
                                <a:ln w="9525">
                                  <a:noFill/>
                                  <a:miter lim="800000"/>
                                  <a:headEnd/>
                                  <a:tailEnd/>
                                </a:ln>
                              </wps:spPr>
                              <wps:txbx>
                                <w:txbxContent>
                                  <w:p w14:paraId="12480D75" w14:textId="77777777" w:rsidR="005E4C85" w:rsidRDefault="005E4C85" w:rsidP="005E4C85">
                                    <w:pPr>
                                      <w:pStyle w:val="NormalWeb"/>
                                      <w:jc w:val="center"/>
                                    </w:pPr>
                                    <w:r>
                                      <w:rPr>
                                        <w:rFonts w:cstheme="minorBidi"/>
                                        <w:color w:val="000000" w:themeColor="text1"/>
                                        <w:kern w:val="24"/>
                                        <w:sz w:val="18"/>
                                        <w:szCs w:val="18"/>
                                      </w:rPr>
                                      <w:t>2</w:t>
                                    </w:r>
                                  </w:p>
                                </w:txbxContent>
                              </wps:txbx>
                              <wps:bodyPr rot="0" vert="horz" wrap="square" lIns="91440" tIns="45720" rIns="91440" bIns="45720" anchor="t" anchorCtr="0">
                                <a:noAutofit/>
                              </wps:bodyPr>
                            </wps:wsp>
                            <wps:wsp>
                              <wps:cNvPr id="11" name="Straight Connector 11"/>
                              <wps:cNvCnPr/>
                              <wps:spPr>
                                <a:xfrm>
                                  <a:off x="2916358" y="679075"/>
                                  <a:ext cx="0" cy="304800"/>
                                </a:xfrm>
                                <a:prstGeom prst="line">
                                  <a:avLst/>
                                </a:prstGeom>
                                <a:noFill/>
                                <a:ln w="9525" cap="flat" cmpd="sng" algn="ctr">
                                  <a:solidFill>
                                    <a:sysClr val="windowText" lastClr="000000"/>
                                  </a:solidFill>
                                  <a:prstDash val="solid"/>
                                </a:ln>
                                <a:effectLst/>
                              </wps:spPr>
                              <wps:bodyPr/>
                            </wps:wsp>
                            <wps:wsp>
                              <wps:cNvPr id="12" name="Text Box 2"/>
                              <wps:cNvSpPr txBox="1">
                                <a:spLocks noChangeArrowheads="1"/>
                              </wps:cNvSpPr>
                              <wps:spPr bwMode="auto">
                                <a:xfrm>
                                  <a:off x="2754433" y="466725"/>
                                  <a:ext cx="342900" cy="247650"/>
                                </a:xfrm>
                                <a:prstGeom prst="rect">
                                  <a:avLst/>
                                </a:prstGeom>
                                <a:noFill/>
                                <a:ln w="9525">
                                  <a:noFill/>
                                  <a:miter lim="800000"/>
                                  <a:headEnd/>
                                  <a:tailEnd/>
                                </a:ln>
                              </wps:spPr>
                              <wps:txbx>
                                <w:txbxContent>
                                  <w:p w14:paraId="7138EB50" w14:textId="77777777" w:rsidR="005E4C85" w:rsidRDefault="005E4C85" w:rsidP="005E4C85">
                                    <w:pPr>
                                      <w:pStyle w:val="NormalWeb"/>
                                      <w:jc w:val="center"/>
                                    </w:pPr>
                                    <w:r>
                                      <w:rPr>
                                        <w:rFonts w:cstheme="minorBidi"/>
                                        <w:color w:val="000000" w:themeColor="text1"/>
                                        <w:kern w:val="24"/>
                                        <w:sz w:val="18"/>
                                        <w:szCs w:val="18"/>
                                      </w:rPr>
                                      <w:t>3</w:t>
                                    </w:r>
                                  </w:p>
                                </w:txbxContent>
                              </wps:txbx>
                              <wps:bodyPr rot="0" vert="horz" wrap="square" lIns="91440" tIns="45720" rIns="91440" bIns="45720" anchor="t" anchorCtr="0">
                                <a:noAutofit/>
                              </wps:bodyPr>
                            </wps:wsp>
                            <wps:wsp>
                              <wps:cNvPr id="13" name="Straight Connector 13"/>
                              <wps:cNvCnPr/>
                              <wps:spPr>
                                <a:xfrm>
                                  <a:off x="4021258" y="679075"/>
                                  <a:ext cx="0" cy="304800"/>
                                </a:xfrm>
                                <a:prstGeom prst="line">
                                  <a:avLst/>
                                </a:prstGeom>
                                <a:noFill/>
                                <a:ln w="9525" cap="flat" cmpd="sng" algn="ctr">
                                  <a:solidFill>
                                    <a:sysClr val="windowText" lastClr="000000"/>
                                  </a:solidFill>
                                  <a:prstDash val="solid"/>
                                </a:ln>
                                <a:effectLst/>
                              </wps:spPr>
                              <wps:bodyPr/>
                            </wps:wsp>
                            <wps:wsp>
                              <wps:cNvPr id="14" name="Text Box 2"/>
                              <wps:cNvSpPr txBox="1">
                                <a:spLocks noChangeArrowheads="1"/>
                              </wps:cNvSpPr>
                              <wps:spPr bwMode="auto">
                                <a:xfrm>
                                  <a:off x="3728223" y="466725"/>
                                  <a:ext cx="600075" cy="247650"/>
                                </a:xfrm>
                                <a:prstGeom prst="rect">
                                  <a:avLst/>
                                </a:prstGeom>
                                <a:noFill/>
                                <a:ln w="9525">
                                  <a:noFill/>
                                  <a:miter lim="800000"/>
                                  <a:headEnd/>
                                  <a:tailEnd/>
                                </a:ln>
                              </wps:spPr>
                              <wps:txbx>
                                <w:txbxContent>
                                  <w:p w14:paraId="2FA8438A" w14:textId="56A6AC57" w:rsidR="005E4C85" w:rsidRPr="004E7850" w:rsidRDefault="00925CEB" w:rsidP="005E4C85">
                                    <w:pPr>
                                      <w:pStyle w:val="NormalWeb"/>
                                      <w:jc w:val="center"/>
                                    </w:pPr>
                                    <w:r>
                                      <w:rPr>
                                        <w:rFonts w:cstheme="minorBidi"/>
                                        <w:kern w:val="24"/>
                                        <w:sz w:val="18"/>
                                        <w:szCs w:val="18"/>
                                      </w:rPr>
                                      <w:t xml:space="preserve">4 to 7</w:t>
                                    </w:r>
                                  </w:p>
                                </w:txbxContent>
                              </wps:txbx>
                              <wps:bodyPr rot="0" vert="horz" wrap="square" lIns="91440" tIns="45720" rIns="91440" bIns="45720" anchor="t" anchorCtr="0">
                                <a:noAutofit/>
                              </wps:bodyPr>
                            </wps:wsp>
                            <wpg:grpSp>
                              <wpg:cNvPr id="15" name="Group 15"/>
                              <wpg:cNvGrpSpPr/>
                              <wpg:grpSpPr>
                                <a:xfrm>
                                  <a:off x="658933" y="723900"/>
                                  <a:ext cx="304800" cy="209550"/>
                                  <a:chOff x="658933" y="723900"/>
                                  <a:chExt cx="304800" cy="209550"/>
                                </a:xfrm>
                              </wpg:grpSpPr>
                              <wps:wsp>
                                <wps:cNvPr id="37" name="Straight Connector 37"/>
                                <wps:cNvCnPr/>
                                <wps:spPr>
                                  <a:xfrm flipH="1">
                                    <a:off x="658933" y="723900"/>
                                    <a:ext cx="219075" cy="209550"/>
                                  </a:xfrm>
                                  <a:prstGeom prst="line">
                                    <a:avLst/>
                                  </a:prstGeom>
                                  <a:noFill/>
                                  <a:ln w="9525" cap="flat" cmpd="sng" algn="ctr">
                                    <a:solidFill>
                                      <a:sysClr val="windowText" lastClr="000000"/>
                                    </a:solidFill>
                                    <a:prstDash val="solid"/>
                                  </a:ln>
                                  <a:effectLst/>
                                </wps:spPr>
                                <wps:bodyPr/>
                              </wps:wsp>
                              <wps:wsp>
                                <wps:cNvPr id="38" name="Straight Connector 38"/>
                                <wps:cNvCnPr/>
                                <wps:spPr>
                                  <a:xfrm flipH="1">
                                    <a:off x="744658" y="723900"/>
                                    <a:ext cx="219075" cy="209550"/>
                                  </a:xfrm>
                                  <a:prstGeom prst="line">
                                    <a:avLst/>
                                  </a:prstGeom>
                                  <a:noFill/>
                                  <a:ln w="9525" cap="flat" cmpd="sng" algn="ctr">
                                    <a:solidFill>
                                      <a:sysClr val="windowText" lastClr="000000"/>
                                    </a:solidFill>
                                    <a:prstDash val="solid"/>
                                  </a:ln>
                                  <a:effectLst/>
                                </wps:spPr>
                                <wps:bodyPr/>
                              </wps:wsp>
                            </wpg:grpSp>
                            <wps:wsp>
                              <wps:cNvPr id="16" name="Text Box 2"/>
                              <wps:cNvSpPr txBox="1">
                                <a:spLocks noChangeArrowheads="1"/>
                              </wps:cNvSpPr>
                              <wps:spPr bwMode="auto">
                                <a:xfrm>
                                  <a:off x="138978" y="495300"/>
                                  <a:ext cx="438150" cy="238125"/>
                                </a:xfrm>
                                <a:prstGeom prst="rect">
                                  <a:avLst/>
                                </a:prstGeom>
                                <a:solidFill>
                                  <a:srgbClr val="FFFFFF"/>
                                </a:solidFill>
                                <a:ln w="9525">
                                  <a:noFill/>
                                  <a:miter lim="800000"/>
                                  <a:headEnd/>
                                  <a:tailEnd/>
                                </a:ln>
                              </wps:spPr>
                              <wps:txbx>
                                <w:txbxContent>
                                  <w:p w14:paraId="6533D920" w14:textId="77777777" w:rsidR="005E4C85" w:rsidRDefault="005E4C85" w:rsidP="005E4C85">
                                    <w:pPr>
                                      <w:pStyle w:val="NormalWeb"/>
                                      <w:jc w:val="center"/>
                                    </w:pPr>
                                    <w:r>
                                      <w:rPr>
                                        <w:rFonts w:cstheme="minorBidi"/>
                                        <w:color w:val="000000" w:themeColor="text1"/>
                                        <w:kern w:val="24"/>
                                        <w:sz w:val="18"/>
                                        <w:szCs w:val="18"/>
                                      </w:rPr>
                                      <w:t>-</w:t>
                                    </w:r>
                                    <w:r>
                                      <w:rPr>
                                        <w:rFonts w:cstheme="minorBidi"/>
                                        <w:kern w:val="24"/>
                                        <w:sz w:val="18"/>
                                        <w:szCs w:val="18"/>
                                      </w:rPr>
                                      <w:t>28</w:t>
                                    </w:r>
                                  </w:p>
                                </w:txbxContent>
                              </wps:txbx>
                              <wps:bodyPr rot="0" vert="horz" wrap="square" lIns="91440" tIns="45720" rIns="91440" bIns="45720" anchor="t" anchorCtr="0">
                                <a:noAutofit/>
                              </wps:bodyPr>
                            </wps:wsp>
                            <wps:wsp>
                              <wps:cNvPr id="17" name="Text Box 2"/>
                              <wps:cNvSpPr txBox="1">
                                <a:spLocks noChangeArrowheads="1"/>
                              </wps:cNvSpPr>
                              <wps:spPr bwMode="auto">
                                <a:xfrm>
                                  <a:off x="1677960" y="-139615"/>
                                  <a:ext cx="847725" cy="210195"/>
                                </a:xfrm>
                                <a:prstGeom prst="rect">
                                  <a:avLst/>
                                </a:prstGeom>
                                <a:solidFill>
                                  <a:srgbClr val="FFFFFF"/>
                                </a:solidFill>
                                <a:ln w="9525">
                                  <a:noFill/>
                                  <a:miter lim="800000"/>
                                  <a:headEnd/>
                                  <a:tailEnd/>
                                </a:ln>
                              </wps:spPr>
                              <wps:txbx>
                                <w:txbxContent>
                                  <w:p w14:paraId="111D9238" w14:textId="77777777" w:rsidR="005E4C85" w:rsidRPr="004E7850" w:rsidRDefault="005E4C85" w:rsidP="005E4C85">
                                    <w:pPr>
                                      <w:pStyle w:val="NormalWeb"/>
                                      <w:jc w:val="center"/>
                                    </w:pPr>
                                    <w:r>
                                      <w:rPr>
                                        <w:rFonts w:cstheme="minorBidi"/>
                                        <w:kern w:val="24"/>
                                        <w:sz w:val="18"/>
                                        <w:szCs w:val="18"/>
                                      </w:rPr>
                                      <w:t>[</w:t>
                                    </w:r>
                                    <w:r>
                                      <w:rPr>
                                        <w:rFonts w:cstheme="minorBidi"/>
                                        <w:kern w:val="24"/>
                                        <w:sz w:val="18"/>
                                        <w:szCs w:val="18"/>
                                        <w:vertAlign w:val="superscript"/>
                                      </w:rPr>
                                      <w:t>14</w:t>
                                    </w:r>
                                    <w:r>
                                      <w:rPr>
                                        <w:rFonts w:cstheme="minorBidi"/>
                                        <w:kern w:val="24"/>
                                        <w:sz w:val="18"/>
                                        <w:szCs w:val="18"/>
                                      </w:rPr>
                                      <w:t>C]-CYB003</w:t>
                                    </w:r>
                                  </w:p>
                                </w:txbxContent>
                              </wps:txbx>
                              <wps:bodyPr rot="0" vert="horz" wrap="square" lIns="91440" tIns="45720" rIns="91440" bIns="45720" anchor="t" anchorCtr="0">
                                <a:noAutofit/>
                              </wps:bodyPr>
                            </wps:wsp>
                            <wps:wsp>
                              <wps:cNvPr id="18" name="Text Box 2"/>
                              <wps:cNvSpPr txBox="1">
                                <a:spLocks noChangeArrowheads="1"/>
                              </wps:cNvSpPr>
                              <wps:spPr bwMode="auto">
                                <a:xfrm>
                                  <a:off x="3724786" y="17564"/>
                                  <a:ext cx="603511" cy="295274"/>
                                </a:xfrm>
                                <a:prstGeom prst="rect">
                                  <a:avLst/>
                                </a:prstGeom>
                                <a:solidFill>
                                  <a:srgbClr val="FFFFFF"/>
                                </a:solidFill>
                                <a:ln w="9525">
                                  <a:noFill/>
                                  <a:miter lim="800000"/>
                                  <a:headEnd/>
                                  <a:tailEnd/>
                                </a:ln>
                              </wps:spPr>
                              <wps:txbx>
                                <w:txbxContent>
                                  <w:p w14:paraId="367F2FE8" w14:textId="77777777" w:rsidR="005E4C85" w:rsidRDefault="005E4C85" w:rsidP="005E4C85">
                                    <w:pPr>
                                      <w:pStyle w:val="NormalWeb"/>
                                      <w:jc w:val="center"/>
                                    </w:pPr>
                                    <w:r>
                                      <w:rPr>
                                        <w:rFonts w:cstheme="minorBidi"/>
                                        <w:color w:val="000000" w:themeColor="text1"/>
                                        <w:kern w:val="24"/>
                                        <w:sz w:val="18"/>
                                        <w:szCs w:val="18"/>
                                      </w:rPr>
                                      <w:t>Discharge</w:t>
                                    </w:r>
                                  </w:p>
                                </w:txbxContent>
                              </wps:txbx>
                              <wps:bodyPr rot="0" vert="horz" wrap="square" lIns="91440" tIns="45720" rIns="91440" bIns="45720" anchor="t" anchorCtr="0">
                                <a:noAutofit/>
                              </wps:bodyPr>
                            </wps:wsp>
                            <wps:wsp>
                              <wps:cNvPr id="19" name="Text Box 2"/>
                              <wps:cNvSpPr txBox="1">
                                <a:spLocks noChangeArrowheads="1"/>
                              </wps:cNvSpPr>
                              <wps:spPr bwMode="auto">
                                <a:xfrm>
                                  <a:off x="351767" y="1148373"/>
                                  <a:ext cx="1309350" cy="257175"/>
                                </a:xfrm>
                                <a:prstGeom prst="rect">
                                  <a:avLst/>
                                </a:prstGeom>
                                <a:solidFill>
                                  <a:srgbClr val="FFFFFF"/>
                                </a:solidFill>
                                <a:ln w="9525">
                                  <a:noFill/>
                                  <a:miter lim="800000"/>
                                  <a:headEnd/>
                                  <a:tailEnd/>
                                </a:ln>
                              </wps:spPr>
                              <wps:txbx>
                                <w:txbxContent>
                                  <w:p w14:paraId="485DAEA6" w14:textId="77777777" w:rsidR="005E4C85" w:rsidRDefault="005E4C85" w:rsidP="005E4C85">
                                    <w:pPr>
                                      <w:pStyle w:val="NormalWeb"/>
                                      <w:jc w:val="center"/>
                                    </w:pPr>
                                    <w:r>
                                      <w:rPr>
                                        <w:rFonts w:cstheme="minorBidi"/>
                                        <w:color w:val="000000" w:themeColor="text1"/>
                                        <w:kern w:val="24"/>
                                        <w:sz w:val="18"/>
                                        <w:szCs w:val="18"/>
                                      </w:rPr>
                                      <w:t>Screening</w:t>
                                    </w:r>
                                  </w:p>
                                </w:txbxContent>
                              </wps:txbx>
                              <wps:bodyPr rot="0" vert="horz" wrap="square" lIns="91440" tIns="45720" rIns="91440" bIns="45720" anchor="t" anchorCtr="0">
                                <a:noAutofit/>
                              </wps:bodyPr>
                            </wps:wsp>
                            <wps:wsp>
                              <wps:cNvPr id="20" name="Straight Arrow Connector 20"/>
                              <wps:cNvCnPr/>
                              <wps:spPr>
                                <a:xfrm>
                                  <a:off x="2097023" y="1019130"/>
                                  <a:ext cx="1911981" cy="0"/>
                                </a:xfrm>
                                <a:prstGeom prst="straightConnector1">
                                  <a:avLst/>
                                </a:prstGeom>
                                <a:noFill/>
                                <a:ln w="9525" cap="flat" cmpd="sng" algn="ctr">
                                  <a:solidFill>
                                    <a:sysClr val="windowText" lastClr="000000"/>
                                  </a:solidFill>
                                  <a:prstDash val="solid"/>
                                  <a:headEnd type="arrow"/>
                                  <a:tailEnd type="arrow"/>
                                </a:ln>
                                <a:effectLst/>
                              </wps:spPr>
                              <wps:bodyPr/>
                            </wps:wsp>
                            <wps:wsp>
                              <wps:cNvPr id="21" name="Text Box 103"/>
                              <wps:cNvSpPr txBox="1">
                                <a:spLocks noChangeArrowheads="1"/>
                              </wps:cNvSpPr>
                              <wps:spPr bwMode="auto">
                                <a:xfrm>
                                  <a:off x="2007558" y="1102617"/>
                                  <a:ext cx="2928100" cy="257175"/>
                                </a:xfrm>
                                <a:prstGeom prst="rect">
                                  <a:avLst/>
                                </a:prstGeom>
                                <a:noFill/>
                                <a:ln>
                                  <a:noFill/>
                                </a:ln>
                              </wps:spPr>
                              <wps:txbx>
                                <w:txbxContent>
                                  <w:p w14:paraId="4D01E833" w14:textId="4FA5D744" w:rsidR="005E4C85" w:rsidRDefault="005E4C85" w:rsidP="005E4C85">
                                    <w:pPr>
                                      <w:pStyle w:val="NormalWeb"/>
                                      <w:kinsoku w:val="0"/>
                                      <w:overflowPunct w:val="0"/>
                                      <w:textAlignment w:val="baseline"/>
                                    </w:pPr>
                                    <w:r>
                                      <w:rPr>
                                        <w:color w:val="000000" w:themeColor="text1"/>
                                        <w:kern w:val="24"/>
                                        <w:sz w:val="18"/>
                                        <w:szCs w:val="18"/>
                                      </w:rPr>
                                      <w:t>Blood samples for pharmacokinetics and total radioactivity</w:t>
                                    </w:r>
                                  </w:p>
                                </w:txbxContent>
                              </wps:txbx>
                              <wps:bodyPr vert="horz" wrap="square" lIns="91440" tIns="45720" rIns="91440" bIns="45720" numCol="1" anchor="t" anchorCtr="0" compatLnSpc="1">
                                <a:prstTxWarp prst="textNoShape">
                                  <a:avLst/>
                                </a:prstTxWarp>
                              </wps:bodyPr>
                            </wps:wsp>
                            <wps:wsp>
                              <wps:cNvPr id="22" name="Straight Arrow Connector 22"/>
                              <wps:cNvCnPr/>
                              <wps:spPr>
                                <a:xfrm flipV="1">
                                  <a:off x="2096931" y="1405547"/>
                                  <a:ext cx="1924150" cy="1649"/>
                                </a:xfrm>
                                <a:prstGeom prst="straightConnector1">
                                  <a:avLst/>
                                </a:prstGeom>
                                <a:noFill/>
                                <a:ln w="9525" cap="flat" cmpd="sng" algn="ctr">
                                  <a:solidFill>
                                    <a:sysClr val="windowText" lastClr="000000"/>
                                  </a:solidFill>
                                  <a:prstDash val="solid"/>
                                  <a:headEnd type="arrow"/>
                                  <a:tailEnd type="arrow"/>
                                </a:ln>
                                <a:effectLst/>
                              </wps:spPr>
                              <wps:bodyPr/>
                            </wps:wsp>
                            <wps:wsp>
                              <wps:cNvPr id="23" name="Text Box 106"/>
                              <wps:cNvSpPr txBox="1">
                                <a:spLocks noChangeArrowheads="1"/>
                              </wps:cNvSpPr>
                              <wps:spPr bwMode="auto">
                                <a:xfrm>
                                  <a:off x="2007558" y="1495405"/>
                                  <a:ext cx="1657350" cy="257175"/>
                                </a:xfrm>
                                <a:prstGeom prst="rect">
                                  <a:avLst/>
                                </a:prstGeom>
                                <a:noFill/>
                                <a:ln>
                                  <a:noFill/>
                                </a:ln>
                              </wps:spPr>
                              <wps:txbx>
                                <w:txbxContent>
                                  <w:p w14:paraId="5D35DAD2" w14:textId="77777777" w:rsidR="005E4C85" w:rsidRDefault="005E4C85" w:rsidP="005E4C85">
                                    <w:pPr>
                                      <w:pStyle w:val="NormalWeb"/>
                                      <w:textAlignment w:val="baseline"/>
                                    </w:pPr>
                                    <w:r>
                                      <w:rPr>
                                        <w:color w:val="000000" w:themeColor="text1"/>
                                        <w:kern w:val="24"/>
                                        <w:sz w:val="18"/>
                                        <w:szCs w:val="18"/>
                                      </w:rPr>
                                      <w:t>Blood samples for metabolites</w:t>
                                    </w:r>
                                  </w:p>
                                </w:txbxContent>
                              </wps:txbx>
                              <wps:bodyPr vert="horz" wrap="square" lIns="91440" tIns="45720" rIns="91440" bIns="45720" numCol="1" anchor="t" anchorCtr="0" compatLnSpc="1">
                                <a:prstTxWarp prst="textNoShape">
                                  <a:avLst/>
                                </a:prstTxWarp>
                              </wps:bodyPr>
                            </wps:wsp>
                            <wps:wsp>
                              <wps:cNvPr id="24" name="Straight Arrow Connector 24"/>
                              <wps:cNvCnPr/>
                              <wps:spPr>
                                <a:xfrm>
                                  <a:off x="2097208" y="1800225"/>
                                  <a:ext cx="1933575" cy="0"/>
                                </a:xfrm>
                                <a:prstGeom prst="straightConnector1">
                                  <a:avLst/>
                                </a:prstGeom>
                                <a:noFill/>
                                <a:ln w="9525" cap="flat" cmpd="sng" algn="ctr">
                                  <a:solidFill>
                                    <a:sysClr val="windowText" lastClr="000000"/>
                                  </a:solidFill>
                                  <a:prstDash val="solid"/>
                                  <a:headEnd type="arrow"/>
                                  <a:tailEnd type="arrow"/>
                                </a:ln>
                                <a:effectLst/>
                              </wps:spPr>
                              <wps:bodyPr/>
                            </wps:wsp>
                            <wps:wsp>
                              <wps:cNvPr id="25" name="Text Box 61"/>
                              <wps:cNvSpPr txBox="1">
                                <a:spLocks noChangeArrowheads="1"/>
                              </wps:cNvSpPr>
                              <wps:spPr bwMode="auto">
                                <a:xfrm>
                                  <a:off x="2007292" y="1892132"/>
                                  <a:ext cx="2676590" cy="257175"/>
                                </a:xfrm>
                                <a:prstGeom prst="rect">
                                  <a:avLst/>
                                </a:prstGeom>
                                <a:noFill/>
                                <a:ln>
                                  <a:noFill/>
                                </a:ln>
                              </wps:spPr>
                              <wps:txbx>
                                <w:txbxContent>
                                  <w:p w14:paraId="76189283" w14:textId="77777777" w:rsidR="005E4C85" w:rsidRDefault="005E4C85" w:rsidP="005E4C85">
                                    <w:pPr>
                                      <w:pStyle w:val="NormalWeb"/>
                                      <w:textAlignment w:val="baseline"/>
                                    </w:pPr>
                                    <w:r>
                                      <w:rPr>
                                        <w:color w:val="000000" w:themeColor="text1"/>
                                        <w:kern w:val="24"/>
                                        <w:sz w:val="18"/>
                                        <w:szCs w:val="18"/>
                                      </w:rPr>
                                      <w:t>Urine and feces samples for total radioactivity and metabolites</w:t>
                                    </w:r>
                                  </w:p>
                                </w:txbxContent>
                              </wps:txbx>
                              <wps:bodyPr vert="horz" wrap="square" lIns="91440" tIns="45720" rIns="91440" bIns="45720" numCol="1" anchor="t" anchorCtr="0" compatLnSpc="1">
                                <a:prstTxWarp prst="textNoShape">
                                  <a:avLst/>
                                </a:prstTxWarp>
                              </wps:bodyPr>
                            </wps:wsp>
                            <wps:wsp>
                              <wps:cNvPr id="26" name="Straight Arrow Connector 26"/>
                              <wps:cNvCnPr/>
                              <wps:spPr>
                                <a:xfrm>
                                  <a:off x="1661280" y="235325"/>
                                  <a:ext cx="0" cy="247650"/>
                                </a:xfrm>
                                <a:prstGeom prst="straightConnector1">
                                  <a:avLst/>
                                </a:prstGeom>
                                <a:noFill/>
                                <a:ln w="9525" cap="flat" cmpd="sng" algn="ctr">
                                  <a:solidFill>
                                    <a:sysClr val="windowText" lastClr="000000"/>
                                  </a:solidFill>
                                  <a:prstDash val="solid"/>
                                  <a:tailEnd type="arrow"/>
                                </a:ln>
                                <a:effectLst/>
                              </wps:spPr>
                              <wps:bodyPr/>
                            </wps:wsp>
                            <wps:wsp>
                              <wps:cNvPr id="27" name="Text Box 2"/>
                              <wps:cNvSpPr txBox="1">
                                <a:spLocks noChangeArrowheads="1"/>
                              </wps:cNvSpPr>
                              <wps:spPr bwMode="auto">
                                <a:xfrm>
                                  <a:off x="1442187" y="466725"/>
                                  <a:ext cx="438150" cy="238125"/>
                                </a:xfrm>
                                <a:prstGeom prst="rect">
                                  <a:avLst/>
                                </a:prstGeom>
                                <a:noFill/>
                                <a:ln w="9525">
                                  <a:noFill/>
                                  <a:miter lim="800000"/>
                                  <a:headEnd/>
                                  <a:tailEnd/>
                                </a:ln>
                              </wps:spPr>
                              <wps:txbx>
                                <w:txbxContent>
                                  <w:p w14:paraId="170F12F2" w14:textId="77777777" w:rsidR="005E4C85" w:rsidRDefault="005E4C85" w:rsidP="005E4C85">
                                    <w:pPr>
                                      <w:pStyle w:val="NormalWeb"/>
                                      <w:jc w:val="center"/>
                                    </w:pPr>
                                    <w:r>
                                      <w:rPr>
                                        <w:rFonts w:cstheme="minorBidi"/>
                                        <w:color w:val="000000" w:themeColor="text1"/>
                                        <w:kern w:val="24"/>
                                        <w:sz w:val="18"/>
                                        <w:szCs w:val="18"/>
                                      </w:rPr>
                                      <w:t>-1</w:t>
                                    </w:r>
                                  </w:p>
                                </w:txbxContent>
                              </wps:txbx>
                              <wps:bodyPr rot="0" vert="horz" wrap="square" lIns="91440" tIns="45720" rIns="91440" bIns="45720" anchor="t" anchorCtr="0">
                                <a:noAutofit/>
                              </wps:bodyPr>
                            </wps:wsp>
                            <wps:wsp>
                              <wps:cNvPr id="28" name="Straight Arrow Connector 28"/>
                              <wps:cNvCnPr/>
                              <wps:spPr>
                                <a:xfrm>
                                  <a:off x="4021258" y="235325"/>
                                  <a:ext cx="0" cy="247650"/>
                                </a:xfrm>
                                <a:prstGeom prst="straightConnector1">
                                  <a:avLst/>
                                </a:prstGeom>
                                <a:noFill/>
                                <a:ln w="9525" cap="flat" cmpd="sng" algn="ctr">
                                  <a:solidFill>
                                    <a:sysClr val="windowText" lastClr="000000"/>
                                  </a:solidFill>
                                  <a:prstDash val="solid"/>
                                  <a:tailEnd type="arrow"/>
                                </a:ln>
                                <a:effectLst/>
                              </wps:spPr>
                              <wps:bodyPr/>
                            </wps:wsp>
                            <wps:wsp>
                              <wps:cNvPr id="29" name="Straight Arrow Connector 29"/>
                              <wps:cNvCnPr>
                                <a:stCxn id="17" idx="2"/>
                              </wps:cNvCnPr>
                              <wps:spPr>
                                <a:xfrm flipH="1">
                                  <a:off x="2097115" y="70580"/>
                                  <a:ext cx="4707" cy="412247"/>
                                </a:xfrm>
                                <a:prstGeom prst="straightConnector1">
                                  <a:avLst/>
                                </a:prstGeom>
                                <a:noFill/>
                                <a:ln w="9525" cap="flat" cmpd="sng" algn="ctr">
                                  <a:solidFill>
                                    <a:sysClr val="windowText" lastClr="000000"/>
                                  </a:solidFill>
                                  <a:prstDash val="solid"/>
                                  <a:tailEnd type="arrow"/>
                                </a:ln>
                                <a:effectLst/>
                              </wps:spPr>
                              <wps:bodyPr/>
                            </wps:wsp>
                            <wps:wsp>
                              <wps:cNvPr id="30" name="Straight Connector 30"/>
                              <wps:cNvCnPr/>
                              <wps:spPr>
                                <a:xfrm>
                                  <a:off x="351782" y="679075"/>
                                  <a:ext cx="0" cy="304800"/>
                                </a:xfrm>
                                <a:prstGeom prst="line">
                                  <a:avLst/>
                                </a:prstGeom>
                                <a:noFill/>
                                <a:ln w="9525" cap="flat" cmpd="sng" algn="ctr">
                                  <a:solidFill>
                                    <a:sysClr val="windowText" lastClr="000000"/>
                                  </a:solidFill>
                                  <a:prstDash val="solid"/>
                                </a:ln>
                                <a:effectLst/>
                              </wps:spPr>
                              <wps:bodyPr/>
                            </wps:wsp>
                            <wps:wsp>
                              <wps:cNvPr id="31" name="Straight Connector 31"/>
                              <wps:cNvCnPr/>
                              <wps:spPr>
                                <a:xfrm>
                                  <a:off x="1661262" y="679075"/>
                                  <a:ext cx="0" cy="304800"/>
                                </a:xfrm>
                                <a:prstGeom prst="line">
                                  <a:avLst/>
                                </a:prstGeom>
                                <a:noFill/>
                                <a:ln w="9525" cap="flat" cmpd="sng" algn="ctr">
                                  <a:solidFill>
                                    <a:sysClr val="windowText" lastClr="000000"/>
                                  </a:solidFill>
                                  <a:prstDash val="solid"/>
                                </a:ln>
                                <a:effectLst/>
                              </wps:spPr>
                              <wps:bodyPr/>
                            </wps:wsp>
                            <wpg:grpSp>
                              <wpg:cNvPr id="32" name="Group 32"/>
                              <wpg:cNvGrpSpPr/>
                              <wpg:grpSpPr>
                                <a:xfrm>
                                  <a:off x="3297358" y="723900"/>
                                  <a:ext cx="304800" cy="209550"/>
                                  <a:chOff x="3297358" y="723900"/>
                                  <a:chExt cx="304800" cy="209550"/>
                                </a:xfrm>
                              </wpg:grpSpPr>
                              <wps:wsp>
                                <wps:cNvPr id="35" name="Straight Connector 35"/>
                                <wps:cNvCnPr/>
                                <wps:spPr>
                                  <a:xfrm flipH="1">
                                    <a:off x="3297358" y="723900"/>
                                    <a:ext cx="219075" cy="209550"/>
                                  </a:xfrm>
                                  <a:prstGeom prst="line">
                                    <a:avLst/>
                                  </a:prstGeom>
                                  <a:noFill/>
                                  <a:ln w="9525" cap="flat" cmpd="sng" algn="ctr">
                                    <a:solidFill>
                                      <a:sysClr val="windowText" lastClr="000000"/>
                                    </a:solidFill>
                                    <a:prstDash val="solid"/>
                                  </a:ln>
                                  <a:effectLst/>
                                </wps:spPr>
                                <wps:bodyPr/>
                              </wps:wsp>
                              <wps:wsp>
                                <wps:cNvPr id="36" name="Straight Connector 36"/>
                                <wps:cNvCnPr/>
                                <wps:spPr>
                                  <a:xfrm flipH="1">
                                    <a:off x="3383083" y="723900"/>
                                    <a:ext cx="219075" cy="209550"/>
                                  </a:xfrm>
                                  <a:prstGeom prst="line">
                                    <a:avLst/>
                                  </a:prstGeom>
                                  <a:noFill/>
                                  <a:ln w="9525" cap="flat" cmpd="sng" algn="ctr">
                                    <a:solidFill>
                                      <a:sysClr val="windowText" lastClr="000000"/>
                                    </a:solidFill>
                                    <a:prstDash val="solid"/>
                                  </a:ln>
                                  <a:effectLst/>
                                </wps:spPr>
                                <wps:bodyPr/>
                              </wps:wsp>
                            </wpg:grpSp>
                          </wpg:wgp>
                        </a:graphicData>
                      </a:graphic>
                    </wp:inline>
                  </w:drawing>
                </mc:Choice>
                <mc:Fallback>
                  <w:pict>
                    <v:group w14:anchorId="14C44244" id="Group 4" o:spid="_x0000_s1028" style="width:451.25pt;height:209.3pt;mso-position-horizontal-relative:char;mso-position-vertical-relative:line" coordorigin=",-1396" coordsize="49356,2288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5U6wbggAAAdNAAAOAAAAZHJzL2Uyb0RvYy54bWzsXFtzm0YYfe9M/wPDeyKWO5rImdS5tDNp mhmn7TNGSGKKWArYkvvre/bCCrCIZMeWJZs8OJIWEHx79ny3s3rzdr1Mteu4KBOaTXTy2tC1OIvo NMnmE/3Pbx9f+bpWVmE2DVOaxRP9Ji71t2c///RmlY9jky5oOo0LDRfJyvEqn+iLqsrHo1EZLeJl WL6meZxhcEaLZVjhbTEfTYtwhasv05FpGO5oRYtpXtAoLkt8+l4M6mf8+rNZHFV/zGZlXGnpRMe9 Vfxvwf9esr+jszfheF6E+SKJ5G2E97iLZZhk+FJ1qfdhFWpXRXLrUsskKmhJZ9XriC5HdDZLopg/ A56GGJ2n+VTQq5w/y3y8mufKTDBtx073vmz05fpTkV/kXwtYYpXPYQv+jj3LelYs2f+4S23NTXaj TBavKy3Ch45nEWJikiOMma7jE0KEUaMFLL857xWxApc49dgHeb4dWA7Okuebvh+YJjtmVH/9qHVT qxwwKTeWKH/MEheLMI+5gcsxLPG10JIpHkPXsnAJsH5jT/kLXWv8lth34yBmK61a42Pgnc95mX+m 0T+lltHzRZjN43dFQVeLOJzi7rgx8AzqVGblclyyi1yufqdTfE14VVF+oa0Gt4hte66wW211j7jE cITRSOCYbttm4TgvyupTTJcaezHRC6wD/g3h9eeyEuatD2EzXNI0mX5M0pS/KeaX52mhXYdYMx/5 PzkjrcPSTFtNdHy5w6+cUXY+X07LpMKaTpPlRPcN9k/cPLPIh2zKD6nCJBWvMdFphvmurSLsU60v 13IucDwbu6TTG9isoGIJg3LwYkGL/3RtheU70ct/r8Ii1rX0twx2D2A1tt75G9vxTLwpmiOXzZEw i3CpiV7pmnh5XnGOYObI6DvMzyzhZtvcibxlgFHc36Oj0joSVBISmMCkrmHBA5im1YZmYNi+J6Fp YtwRK6Bezs8ImvzBN4B4wdAEGARhXlRFmMwXlcYpUDunWQbmoYVmM5AwW4FAzzPpbAQNsjXWIT7L IZ7rcYQRg/i+06E/YhmBDT/BnQ5nF+UubuGrlLek7kVwdg8RNliswW9axAhmlobgh2iZw0WU2RxU kc4R80RVIbxAi0NvSkWhiFamdMV8CcgpLCsMwI0qYsStt3iV8fL7sFwI/uVDLf7UqpucOQ3mZMSA JNPugGTWcBzzOEgSP5sE5n2arIq54fx7ODJzdyKGT/kdEOMbFqIIcJJveYHrt0nJNkFaBhDFopQB MCcIGMxdh2LUgta8O5GLaQSIBgRWXC8w4Kx4SFLHVggUGEos+DERufRzS5pkLHoMxyfHJsfMDZia owi/QRmuRQRQbNf1EOi2gGLZZgCEiMyHRTo7iGVXEL7d94gQ9FFia+WUX3xsHdSQUwHMhl2Cu7GL DXZh+SwoZGCXI4w8CFbsUdCLaVmOZSGrA1KeJb1wuhzyI2QLKIn1Ry+iXrZ3pGsGxLUGguFFo6NM bcixlA9Nz7Ht50wwKkV88fELUcXBLQEMBu9SfLENkwwRjKhKHyfBqHLbE/cnLM/0TdR/+yIYFzWu Vin41BIkVVg4boKRTTtW0Zs32lhotsmog/cRNdF8k8fs2/RDby6QPsQzLZbvtnNgUSURObAROCIH Dseq+ddzfrT4IBuAss7SuYKquTxB+8/6Xq0JgzvJVJulSf5r3R2U3dMeQ9RVJxQoN2tFGVKZ4VZZ eyg9PUbnl5WQe8uMGLzf1Hu2zVvcSPS2raFh6nd0JDYccKBWK1HtiSf2sMTyA09WIAPH6rKvbfkE jCu4E69FhbKfNHZVIFt9qPKYZABq6R23Jz6AOIUo7/TU2HQ9NNqAPtBaS9xTuzTf9ljNXKATfdyA F4SeIzpViXhAp3KgT4xO5Ca254PHgU7iOS7vdSCdk1Gna0BjgKocV61Bw+Tx8eeITdS7ZdQygFO1 eZ4anA19C7EhWOhoqJi+xVKO3fEAYDaJzxKeXB42dAnQJWASxU7y0ZVR4ZCdKQhrGMuck0kdDFmg YQ4YuGLnb2gQH5HAlzzIx/oxNgipjlFIZarWkuI0YjQLvhcHkytDju85sjNFiGG6CFVbaDMD0ydK MfEAtNZSTLSEEoDx91TF6NHIdSSd4sPKibOr5TmFeBpz06cs1iD/z8Pqc3aRR3WliCn/vq3/Dotc yrYrhCtfaC1SvyUzEsdK7Z54kIML+ZgKcxdpKWP3iz95yeyv2hAb+nIDC0ZkMZxtOI7dARQUOrZK gIlr8zh8YLBsekpSUOafOoIMYqjW3kE3XLQYzA4cYK7NYMTFfpeHDMzuz2CK4wcG23c7VU2kUmtR 7/ZR7TTVO70VdimlXD+DdcKuWmFKICI1u8pBgpaKU3fGhrDrBOXIrK7VIS1XZTIH5ywEVsJJYvcc sbi73cT4pgtpalBXiZ806lLLaOCsH+Qs1aDo56ymC9295Ya4LrZximquCWFil7Jq/Oyhc34+ieIp EtPRtAdsbLrxcTcI3rfJWx+6d9WKpA6xM7WWUwxbU3W2/3tXEqg6eHuFUE0R2kBHU5GFnCIdqZJ7 v6NS3TOJDBZJY5fkOuMbwFm/M5lir73Y4t7QSQsxgNjLKLaQbhXesCIoYVooEJFnOPBxraKU7dX7 Am1iomfERl9CCeEEwYTqdZdmNtt0RGm7AQ9Z4Gvio5GjsS3Gvoiah206R7hNh5X9Oi6lMdfNVGvP 2BY/kcEYYJjsu052j7oUaaacIKEuFWnnHdWllhmgniYETtukcdvFoQ15ad8FjlpfqmoHyic2oK12 TfXHSVvdXJ8lasXDoDLcoTJkruPxf8TlduLemPs9Uvbtc2/5luELIf62ZTTM/Y65bypM+Wv82hYP A+Uvg7Gf82q+5222ze+Xnf0PAAD//wMAUEsDBBQABgAIAAAAIQCP+tJO3QAAAAUBAAAPAAAAZHJz L2Rvd25yZXYueG1sTI9Ba8JAEIXvBf/DMgVvdROtomk2ImJ7kkK1ULyN2TEJZmdDdk3iv++2l/Yy 8HiP975J14OpRUetqywriCcRCOLc6ooLBZ/H16clCOeRNdaWScGdHKyz0UOKibY9f1B38IUIJewS VFB63yRSurwkg25iG+LgXWxr0AfZFlK32IdyU8tpFC2kwYrDQokNbUvKr4ebUfDWY7+Zxbtuf71s 76fj/P1rH5NS48dh8wLC0+D/wvCDH9AhC0xne2PtRK0gPOJ/b/BW0XQO4qzgOV4uQGap/E+ffQMA AP//AwBQSwECLQAUAAYACAAAACEAtoM4kv4AAADhAQAAEwAAAAAAAAAAAAAAAAAAAAAAW0NvbnRl bnRfVHlwZXNdLnhtbFBLAQItABQABgAIAAAAIQA4/SH/1gAAAJQBAAALAAAAAAAAAAAAAAAAAC8B AABfcmVscy8ucmVsc1BLAQItABQABgAIAAAAIQCi5U6wbggAAAdNAAAOAAAAAAAAAAAAAAAAAC4C AABkcnMvZTJvRG9jLnhtbFBLAQItABQABgAIAAAAIQCP+tJO3QAAAAUBAAAPAAAAAAAAAAAAAAAA AMgKAABkcnMvZG93bnJldi54bWxQSwUGAAAAAAQABADzAAAA0gsAAAAA ">
                      <v:shape id="_x0000_s1029" type="#_x0000_t202" style="position:absolute;top:3144;width:7161;height:195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nA24wwAAANoAAAAPAAAAZHJzL2Rvd25yZXYueG1sRI/RasJA FETfC/7DcoW+lGZTsbGNbkItVHw19QNustckmL0bsquJf98VhD4OM3OG2eST6cSVBtdaVvAWxSCI K6tbrhUcf39eP0A4j6yxs0wKbuQgz2ZPG0y1HflA18LXIkDYpaig8b5PpXRVQwZdZHvi4J3sYNAH OdRSDzgGuOnkIo4TabDlsNBgT98NVefiYhSc9uPL++dY7vxxdVgmW2xXpb0p9TyfvtYgPE3+P/xo 77WCBdyvhBsgsz8AAAD//wMAUEsBAi0AFAAGAAgAAAAhANvh9svuAAAAhQEAABMAAAAAAAAAAAAA AAAAAAAAAFtDb250ZW50X1R5cGVzXS54bWxQSwECLQAUAAYACAAAACEAWvQsW78AAAAVAQAACwAA AAAAAAAAAAAAAAAfAQAAX3JlbHMvLnJlbHNQSwECLQAUAAYACAAAACEAKZwNuMMAAADaAAAADwAA AAAAAAAAAAAAAAAHAgAAZHJzL2Rvd25yZXYueG1sUEsFBgAAAAADAAMAtwAAAPcCAAAAAA== " stroked="f">
                        <v:textbox>
                          <w:txbxContent>
                            <w:p w14:paraId="506087BF" w14:textId="77777777" w:rsidR="005E4C85" w:rsidRDefault="005E4C85" w:rsidP="005E4C85">
                              <w:pPr>
                                <w:pStyle w:val="NormalWeb"/>
                              </w:pPr>
                              <w:r>
                                <w:rPr>
                                  <w:rFonts w:cstheme="minorBidi"/>
                                  <w:color w:val="000000" w:themeColor="text1"/>
                                  <w:kern w:val="24"/>
                                  <w:sz w:val="18"/>
                                  <w:szCs w:val="18"/>
                                </w:rPr>
                                <w:t>Study day</w:t>
                              </w:r>
                            </w:p>
                          </w:txbxContent>
                        </v:textbox>
                      </v:shape>
                      <v:shape id="_x0000_s1030" type="#_x0000_t202" style="position:absolute;left:11923;top:476;width:9048;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0KgjwgAAANoAAAAPAAAAZHJzL2Rvd25yZXYueG1sRI/RisIw FETfBf8hXGFfZE111WrXKO6C4quuH3DbXNuyzU1poq1/bwTBx2FmzjCrTWcqcaPGlZYVjEcRCOLM 6pJzBee/3ecChPPIGivLpOBODjbrfm+FibYtH+l28rkIEHYJKii8rxMpXVaQQTeyNXHwLrYx6INs cqkbbAPcVHISRXNpsOSwUGBNvwVl/6erUXA5tMPZsk33/hwfp/MfLOPU3pX6GHTbbxCeOv8Ov9oH reALnlfCDZDrBwAAAP//AwBQSwECLQAUAAYACAAAACEA2+H2y+4AAACFAQAAEwAAAAAAAAAAAAAA AAAAAAAAW0NvbnRlbnRfVHlwZXNdLnhtbFBLAQItABQABgAIAAAAIQBa9CxbvwAAABUBAAALAAAA AAAAAAAAAAAAAB8BAABfcmVscy8ucmVsc1BLAQItABQABgAIAAAAIQBG0KgjwgAAANoAAAAPAAAA AAAAAAAAAAAAAAcCAABkcnMvZG93bnJldi54bWxQSwUGAAAAAAMAAwC3AAAA9gIAAAAA " stroked="f">
                        <v:textbox>
                          <w:txbxContent>
                            <w:p w14:paraId="224493F6" w14:textId="77777777" w:rsidR="005E4C85" w:rsidRDefault="005E4C85" w:rsidP="005E4C85">
                              <w:pPr>
                                <w:pStyle w:val="NormalWeb"/>
                                <w:jc w:val="center"/>
                              </w:pPr>
                              <w:r>
                                <w:rPr>
                                  <w:rFonts w:cstheme="minorBidi"/>
                                  <w:color w:val="000000" w:themeColor="text1"/>
                                  <w:kern w:val="24"/>
                                  <w:sz w:val="18"/>
                                  <w:szCs w:val="18"/>
                                </w:rPr>
                                <w:t>Check-in</w:t>
                              </w:r>
                            </w:p>
                          </w:txbxContent>
                        </v:textbox>
                      </v:shape>
                      <v:shapetype id="_x0000_t32" coordsize="21600,21600" o:spt="32" o:oned="t" path="m,l21600,21600e" filled="f">
                        <v:path arrowok="t" fillok="f" o:connecttype="none"/>
                        <o:lock v:ext="edit" shapetype="t"/>
                      </v:shapetype>
                      <v:shape id="Straight Arrow Connector 4" o:spid="_x0000_s1031" type="#_x0000_t32" style="position:absolute;left:3517;top:10188;width:13094;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Zj1oxAAAANoAAAAPAAAAZHJzL2Rvd25yZXYueG1sRI9Ba8JA FITvhf6H5RV6KXVTKVqiq7SKYA89NNb7I/vMpmbfxuyrSf99tyB4HGbmG2a+HHyjztTFOrCBp1EG irgMtubKwNdu8/gCKgqyxSYwGfilCMvF7c0ccxt6/qRzIZVKEI45GnAiba51LB15jKPQEifvEDqP kmRXadthn+C+0eMsm2iPNacFhy2tHJXH4scb6N33LsgJV/vmTd6PH6fpev8wNeb+bnidgRIa5Bq+ tLfWwDP8X0k3QC/+AAAA//8DAFBLAQItABQABgAIAAAAIQDb4fbL7gAAAIUBAAATAAAAAAAAAAAA AAAAAAAAAABbQ29udGVudF9UeXBlc10ueG1sUEsBAi0AFAAGAAgAAAAhAFr0LFu/AAAAFQEAAAsA AAAAAAAAAAAAAAAAHwEAAF9yZWxzLy5yZWxzUEsBAi0AFAAGAAgAAAAhAIBmPWjEAAAA2gAAAA8A AAAAAAAAAAAAAAAABwIAAGRycy9kb3ducmV2LnhtbFBLBQYAAAAAAwADALcAAAD4AgAAAAA= " strokecolor="windowText">
                        <v:stroke startarrow="open" endarrow="open"/>
                      </v:shape>
                      <v:shape id="Straight Arrow Connector 6" o:spid="_x0000_s1032" type="#_x0000_t32" style="position:absolute;left:3580;top:8379;width:42192;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AaExAAAANoAAAAPAAAAZHJzL2Rvd25yZXYueG1sRI/NbsIw EITvlfoO1iL1UhWnPQBKMYhSIdFDD+XnvoqXOBCvQ7yQ8PZ1pUocRzPzjWY6732trtTGKrCB12EG irgItuLSwG67epmAioJssQ5MBm4UYT57fJhibkPHP3TdSKkShGOOBpxIk2sdC0ce4zA0xMk7hNaj JNmW2rbYJbiv9VuWjbTHitOCw4aWjorT5uINdO64DXLG5b7+kK/T93n8uX8eG/M06BfvoIR6uYf/ 22trYAR/V9IN0LNfAAAA//8DAFBLAQItABQABgAIAAAAIQDb4fbL7gAAAIUBAAATAAAAAAAAAAAA AAAAAAAAAABbQ29udGVudF9UeXBlc10ueG1sUEsBAi0AFAAGAAgAAAAhAFr0LFu/AAAAFQEAAAsA AAAAAAAAAAAAAAAAHwEAAF9yZWxzLy5yZWxzUEsBAi0AFAAGAAgAAAAhAB/4BoTEAAAA2gAAAA8A AAAAAAAAAAAAAAAABwIAAGRycy9kb3ducmV2LnhtbFBLBQYAAAAAAwADALcAAAD4AgAAAAA= " strokecolor="windowText">
                        <v:stroke startarrow="open" endarrow="open"/>
                      </v:shape>
                      <v:line id="Straight Connector 7" o:spid="_x0000_s1033" style="position:absolute;visibility:visible;mso-wrap-style:square" from="20972,6790" to="20972,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SWOpwwAAANoAAAAPAAAAZHJzL2Rvd25yZXYueG1sRI9Bi8Iw FITvC/6H8Ba8yJoqotI1ioiCR61SPD6aZ1u3ealN1Lq/fiMIexxm5htmtmhNJe7UuNKygkE/AkGc WV1yruB42HxNQTiPrLGyTAqe5GAx73zMMNb2wXu6Jz4XAcIuRgWF93UspcsKMuj6tiYO3tk2Bn2Q TS51g48AN5UcRtFYGiw5LBRY06qg7Ce5GQX56tK7npLL78iP11O7Ge3S9LxUqvvZLr9BeGr9f/jd 3moFE3hdCTdAzv8AAAD//wMAUEsBAi0AFAAGAAgAAAAhANvh9svuAAAAhQEAABMAAAAAAAAAAAAA AAAAAAAAAFtDb250ZW50X1R5cGVzXS54bWxQSwECLQAUAAYACAAAACEAWvQsW78AAAAVAQAACwAA AAAAAAAAAAAAAAAfAQAAX3JlbHMvLnJlbHNQSwECLQAUAAYACAAAACEA+kljqcMAAADaAAAADwAA AAAAAAAAAAAAAAAHAgAAZHJzL2Rvd25yZXYueG1sUEsFBgAAAAADAAMAtwAAAPcCAAAAAA== " strokecolor="windowText"/>
                      <v:shape id="_x0000_s1034" type="#_x0000_t202" style="position:absolute;left:19263;top:4667;width:3429;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e5rCvgAAANoAAAAPAAAAZHJzL2Rvd25yZXYueG1sRE/LisIw FN0L/kO4gjtNHBzRahRxEFzNYH2Au0tzbYvNTWmirX8/WQzM8nDeq01nK/GixpeONUzGCgRx5kzJ uYbzaT+ag/AB2WDlmDS8ycNm3e+tMDGu5SO90pCLGMI+QQ1FCHUipc8KsujHriaO3N01FkOETS5N g20Mt5X8UGomLZYcGwqsaVdQ9kifVsPl+367TtVP/mU/69Z1SrJdSK2Hg267BBGoC//iP/fBaIhb 45V4A+T6FwAA//8DAFBLAQItABQABgAIAAAAIQDb4fbL7gAAAIUBAAATAAAAAAAAAAAAAAAAAAAA AABbQ29udGVudF9UeXBlc10ueG1sUEsBAi0AFAAGAAgAAAAhAFr0LFu/AAAAFQEAAAsAAAAAAAAA AAAAAAAAHwEAAF9yZWxzLy5yZWxzUEsBAi0AFAAGAAgAAAAhAFt7msK+AAAA2gAAAA8AAAAAAAAA AAAAAAAABwIAAGRycy9kb3ducmV2LnhtbFBLBQYAAAAAAwADALcAAADyAgAAAAA= " filled="f" stroked="f">
                        <v:textbox>
                          <w:txbxContent>
                            <w:p w14:paraId="3BED1B96" w14:textId="77777777" w:rsidR="005E4C85" w:rsidRDefault="005E4C85" w:rsidP="005E4C85">
                              <w:pPr>
                                <w:pStyle w:val="NormalWeb"/>
                                <w:jc w:val="center"/>
                              </w:pPr>
                              <w:r>
                                <w:rPr>
                                  <w:rFonts w:cstheme="minorBidi"/>
                                  <w:color w:val="000000" w:themeColor="text1"/>
                                  <w:kern w:val="24"/>
                                  <w:sz w:val="18"/>
                                  <w:szCs w:val="18"/>
                                </w:rPr>
                                <w:t>1</w:t>
                              </w:r>
                            </w:p>
                          </w:txbxContent>
                        </v:textbox>
                      </v:shape>
                      <v:line id="Straight Connector 9" o:spid="_x0000_s1035" style="position:absolute;visibility:visible;mso-wrap-style:square" from="24972,6790" to="24972,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mlJAwwAAANoAAAAPAAAAZHJzL2Rvd25yZXYueG1sRI9Bi8Iw FITvC/6H8Ba8yJoqIrVrFBEFj1pFPD6aZ1u3ealN1Lq/fiMIexxm5htmOm9NJe7UuNKygkE/AkGc WV1yruCwX3/FIJxH1lhZJgVPcjCfdT6mmGj74B3dU5+LAGGXoILC+zqR0mUFGXR9WxMH72wbgz7I Jpe6wUeAm0oOo2gsDZYcFgqsaVlQ9pPejIJ8eeldT+nld+THq9iuR9vj8bxQqvvZLr5BeGr9f/jd 3mgFE3hdCTdAzv4AAAD//wMAUEsBAi0AFAAGAAgAAAAhANvh9svuAAAAhQEAABMAAAAAAAAAAAAA AAAAAAAAAFtDb250ZW50X1R5cGVzXS54bWxQSwECLQAUAAYACAAAACEAWvQsW78AAAAVAQAACwAA AAAAAAAAAAAAAAAfAQAAX3JlbHMvLnJlbHNQSwECLQAUAAYACAAAACEA5JpSQMMAAADaAAAADwAA AAAAAAAAAAAAAAAHAgAAZHJzL2Rvd25yZXYueG1sUEsFBgAAAAADAAMAtwAAAPcCAAAAAA== " strokecolor="windowText"/>
                      <v:shape id="_x0000_s1036" type="#_x0000_t202" style="position:absolute;left:23353;top:4667;width:3429;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gNX5xAAAANsAAAAPAAAAZHJzL2Rvd25yZXYueG1sRI9Pa8JA EMXvQr/DMgVvuttiRaOrlJaCpxbjH/A2ZMckNDsbslsTv33nUOhthvfmvd+st4Nv1I26WAe28DQ1 oIiL4GouLRwPH5MFqJiQHTaBycKdImw3D6M1Zi70vKdbnkolIRwztFCl1GZax6Iij3EaWmLRrqHz mGTtSu067CXcN/rZmLn2WLM0VNjSW0XFd/7jLZw+r5fzzHyV7/6l7cNgNPultnb8OLyuQCUa0r/5 73rnBF/o5RcZQG9+AQAA//8DAFBLAQItABQABgAIAAAAIQDb4fbL7gAAAIUBAAATAAAAAAAAAAAA AAAAAAAAAABbQ29udGVudF9UeXBlc10ueG1sUEsBAi0AFAAGAAgAAAAhAFr0LFu/AAAAFQEAAAsA AAAAAAAAAAAAAAAAHwEAAF9yZWxzLy5yZWxzUEsBAi0AFAAGAAgAAAAhAFyA1fnEAAAA2wAAAA8A AAAAAAAAAAAAAAAABwIAAGRycy9kb3ducmV2LnhtbFBLBQYAAAAAAwADALcAAAD4AgAAAAA= " filled="f" stroked="f">
                        <v:textbox>
                          <w:txbxContent>
                            <w:p w14:paraId="12480D75" w14:textId="77777777" w:rsidR="005E4C85" w:rsidRDefault="005E4C85" w:rsidP="005E4C85">
                              <w:pPr>
                                <w:pStyle w:val="NormalWeb"/>
                                <w:jc w:val="center"/>
                              </w:pPr>
                              <w:r>
                                <w:rPr>
                                  <w:rFonts w:cstheme="minorBidi"/>
                                  <w:color w:val="000000" w:themeColor="text1"/>
                                  <w:kern w:val="24"/>
                                  <w:sz w:val="18"/>
                                  <w:szCs w:val="18"/>
                                </w:rPr>
                                <w:t>2</w:t>
                              </w:r>
                            </w:p>
                          </w:txbxContent>
                        </v:textbox>
                      </v:shape>
                      <v:line id="Straight Connector 11" o:spid="_x0000_s1037" style="position:absolute;visibility:visible;mso-wrap-style:square" from="29163,6790" to="29163,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c7rkwgAAANsAAAAPAAAAZHJzL2Rvd25yZXYueG1sRE9La8JA EL4X/A/LCF5K3UREJLoRCQoebVqkxyE75mF2NmZXjf313UKht/n4nrPeDKYVd+pdbVlBPI1AEBdW 11wq+PzYvy1BOI+ssbVMCp7kYJOOXtaYaPvgd7rnvhQhhF2CCirvu0RKV1Rk0E1tRxy4s+0N+gD7 UuoeHyHctHIWRQtpsObQUGFHWUXFJb8ZBWXWvF6/8uZ77he7pd3Pj6fTeavUZDxsVyA8Df5f/Oc+ 6DA/ht9fwgEy/QEAAP//AwBQSwECLQAUAAYACAAAACEA2+H2y+4AAACFAQAAEwAAAAAAAAAAAAAA AAAAAAAAW0NvbnRlbnRfVHlwZXNdLnhtbFBLAQItABQABgAIAAAAIQBa9CxbvwAAABUBAAALAAAA AAAAAAAAAAAAAB8BAABfcmVscy8ucmVsc1BLAQItABQABgAIAAAAIQBKc7rkwgAAANsAAAAPAAAA AAAAAAAAAAAAAAcCAABkcnMvZG93bnJldi54bWxQSwUGAAAAAAMAAwC3AAAA9gIAAAAA " strokecolor="windowText"/>
                      <v:shape id="_x0000_s1038" type="#_x0000_t202" style="position:absolute;left:27544;top:4667;width:3429;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Hu4VwAAAANsAAAAPAAAAZHJzL2Rvd25yZXYueG1sRE9Li8Iw EL4L/ocwgjdNFBW3GkV2ETwpPnZhb0MztsVmUppo6783Cwve5uN7znLd2lI8qPaFYw2joQJBnDpT cKbhct4O5iB8QDZYOiYNT/KwXnU7S0yMa/hIj1PIRAxhn6CGPIQqkdKnOVn0Q1cRR+7qaoshwjqT psYmhttSjpWaSYsFx4YcK/rMKb2d7lbD9/76+zNRh+zLTqvGtUqy/ZBa93vtZgEiUBve4n/3zsT5 Y/j7JR4gVy8AAAD//wMAUEsBAi0AFAAGAAgAAAAhANvh9svuAAAAhQEAABMAAAAAAAAAAAAAAAAA AAAAAFtDb250ZW50X1R5cGVzXS54bWxQSwECLQAUAAYACAAAACEAWvQsW78AAAAVAQAACwAAAAAA AAAAAAAAAAAfAQAAX3JlbHMvLnJlbHNQSwECLQAUAAYACAAAACEAwx7uFcAAAADbAAAADwAAAAAA AAAAAAAAAAAHAgAAZHJzL2Rvd25yZXYueG1sUEsFBgAAAAADAAMAtwAAAPQCAAAAAA== " filled="f" stroked="f">
                        <v:textbox>
                          <w:txbxContent>
                            <w:p w14:paraId="7138EB50" w14:textId="77777777" w:rsidR="005E4C85" w:rsidRDefault="005E4C85" w:rsidP="005E4C85">
                              <w:pPr>
                                <w:pStyle w:val="NormalWeb"/>
                                <w:jc w:val="center"/>
                              </w:pPr>
                              <w:r>
                                <w:rPr>
                                  <w:rFonts w:cstheme="minorBidi"/>
                                  <w:color w:val="000000" w:themeColor="text1"/>
                                  <w:kern w:val="24"/>
                                  <w:sz w:val="18"/>
                                  <w:szCs w:val="18"/>
                                </w:rPr>
                                <w:t>3</w:t>
                              </w:r>
                            </w:p>
                          </w:txbxContent>
                        </v:textbox>
                      </v:shape>
                      <v:line id="Straight Connector 13" o:spid="_x0000_s1039" style="position:absolute;visibility:visible;mso-wrap-style:square" from="40212,6790" to="40212,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7YEIwQAAANsAAAAPAAAAZHJzL2Rvd25yZXYueG1sRE9Ni8Iw EL0L/ocwghfRVFdEqlFEFDzuVhGPQzO21WZSm6h1f/1mQfA2j/c582VjSvGg2hWWFQwHEQji1OqC MwWH/bY/BeE8ssbSMil4kYPlot2aY6ztk3/okfhMhBB2MSrIva9iKV2ak0E3sBVx4M62NugDrDOp a3yGcFPKURRNpMGCQ0OOFa1zSq/J3SjI1pfe7ZRcfsd+spna7fj7eDyvlOp2mtUMhKfGf8Rv906H +V/w/0s4QC7+AAAA//8DAFBLAQItABQABgAIAAAAIQDb4fbL7gAAAIUBAAATAAAAAAAAAAAAAAAA AAAAAABbQ29udGVudF9UeXBlc10ueG1sUEsBAi0AFAAGAAgAAAAhAFr0LFu/AAAAFQEAAAsAAAAA AAAAAAAAAAAAHwEAAF9yZWxzLy5yZWxzUEsBAi0AFAAGAAgAAAAhANXtgQjBAAAA2wAAAA8AAAAA AAAAAAAAAAAABwIAAGRycy9kb3ducmV2LnhtbFBLBQYAAAAAAwADALcAAAD1AgAAAAA= " strokecolor="windowText"/>
                      <v:shape id="_x0000_s1040" type="#_x0000_t202" style="position:absolute;left:37282;top:4667;width:6000;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u9P6wAAAANsAAAAPAAAAZHJzL2Rvd25yZXYueG1sRE9Li8Iw EL4L/ocwgjdNFBW3GkUUYU8uPnZhb0MztsVmUppou/9+Iwje5uN7znLd2lI8qPaFYw2joQJBnDpT cKbhct4P5iB8QDZYOiYNf+Rhvep2lpgY1/CRHqeQiRjCPkENeQhVIqVPc7Loh64ijtzV1RZDhHUm TY1NDLelHCs1kxYLjg05VrTNKb2d7lbD9+H6+zNRX9nOTqvGtUqy/ZBa93vtZgEiUBve4pf708T5 E3j+Eg+Qq38AAAD//wMAUEsBAi0AFAAGAAgAAAAhANvh9svuAAAAhQEAABMAAAAAAAAAAAAAAAAA AAAAAFtDb250ZW50X1R5cGVzXS54bWxQSwECLQAUAAYACAAAACEAWvQsW78AAAAVAQAACwAAAAAA AAAAAAAAAAAfAQAAX3JlbHMvLnJlbHNQSwECLQAUAAYACAAAACEAI7vT+sAAAADbAAAADwAAAAAA AAAAAAAAAAAHAgAAZHJzL2Rvd25yZXYueG1sUEsFBgAAAAADAAMAtwAAAPQCAAAAAA== " filled="f" stroked="f">
                        <v:textbox>
                          <w:txbxContent>
                            <w:p w14:paraId="2FA8438A" w14:textId="56A6AC57" w:rsidR="005E4C85" w:rsidRPr="004E7850" w:rsidRDefault="00925CEB" w:rsidP="005E4C85">
                              <w:pPr>
                                <w:pStyle w:val="NormalWeb"/>
                                <w:jc w:val="center"/>
                              </w:pPr>
                              <w:r>
                                <w:rPr>
                                  <w:rFonts w:cstheme="minorBidi"/>
                                  <w:kern w:val="24"/>
                                  <w:sz w:val="18"/>
                                  <w:szCs w:val="18"/>
                                </w:rPr>
                                <w:t xml:space="preserve">4 to 7</w:t>
                              </w:r>
                            </w:p>
                          </w:txbxContent>
                        </v:textbox>
                      </v:shape>
                      <v:group id="Group 15" o:spid="_x0000_s1041" style="position:absolute;left:6589;top:7239;width:3048;height:2095" coordorigin="6589,7239" coordsize="3048,20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SmGCwwAAANsAAAAPAAAAZHJzL2Rvd25yZXYueG1sRE9Na8JA EL0X/A/LCL3VTVpSSnQNQaz0EIRqQbwN2TEJZmdDdk3iv+8Khd7m8T5nlU2mFQP1rrGsIF5EIIhL qxuuFPwcP18+QDiPrLG1TAru5CBbz55WmGo78jcNB1+JEMIuRQW1910qpStrMugWtiMO3MX2Bn2A fSV1j2MIN618jaJ3abDh0FBjR5uayuvhZhTsRhzzt3g7FNfL5n4+JvtTEZNSz/MpX4LwNPl/8Z/7 S4f5CTx+CQfI9S8AAAD//wMAUEsBAi0AFAAGAAgAAAAhANvh9svuAAAAhQEAABMAAAAAAAAAAAAA AAAAAAAAAFtDb250ZW50X1R5cGVzXS54bWxQSwECLQAUAAYACAAAACEAWvQsW78AAAAVAQAACwAA AAAAAAAAAAAAAAAfAQAAX3JlbHMvLnJlbHNQSwECLQAUAAYACAAAACEA/UphgsMAAADbAAAADwAA AAAAAAAAAAAAAAAHAgAAZHJzL2Rvd25yZXYueG1sUEsFBgAAAAADAAMAtwAAAPcCAAAAAA== ">
                        <v:line id="Straight Connector 37" o:spid="_x0000_s1042" style="position:absolute;flip:x;visibility:visible;mso-wrap-style:square" from="6589,7239" to="8780,93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rLAxgAAANsAAAAPAAAAZHJzL2Rvd25yZXYueG1sRI9Ba8JA FITvBf/D8gRvdaOFVlJXqVrBk1XrJbdn9plNk30bsqum/vpuodDjMDPfMNN5Z2txpdaXjhWMhgkI 4tzpkgsFx8/14wSED8gaa8ek4Js8zGe9hymm2t14T9dDKESEsE9RgQmhSaX0uSGLfuga4uidXWsx RNkWUrd4i3Bby3GSPEuLJccFgw0tDeXV4WIVrO67aptl2biqP8xx9L5ovlanTKlBv3t7BRGoC//h v/ZGK3h6gd8v8QfI2Q8AAAD//wMAUEsBAi0AFAAGAAgAAAAhANvh9svuAAAAhQEAABMAAAAAAAAA AAAAAAAAAAAAAFtDb250ZW50X1R5cGVzXS54bWxQSwECLQAUAAYACAAAACEAWvQsW78AAAAVAQAA CwAAAAAAAAAAAAAAAAAfAQAAX3JlbHMvLnJlbHNQSwECLQAUAAYACAAAACEA1pKywMYAAADbAAAA DwAAAAAAAAAAAAAAAAAHAgAAZHJzL2Rvd25yZXYueG1sUEsFBgAAAAADAAMAtwAAAPoCAAAAAA== " strokecolor="windowText"/>
                        <v:line id="Straight Connector 38" o:spid="_x0000_s1043" style="position:absolute;flip:x;visibility:visible;mso-wrap-style:square" from="7446,7239" to="9637,93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DSaywwAAANsAAAAPAAAAZHJzL2Rvd25yZXYueG1sRE89b8Iw EN2R+h+sq8QGDlSqqoAT0dJKTJRSlmxHfMRp4nMUG0j76/FQifHpfS/zwbbiQr2vHSuYTRMQxKXT NVcKDt8fkxcQPiBrbB2Tgl/ykGcPoyWm2l35iy77UIkYwj5FBSaELpXSl4Ys+qnriCN3cr3FEGFf Sd3jNYbbVs6T5FlarDk2GOzozVDZ7M9Wwfpv12yLopg37ac5zN5fu5/1sVBq/DisFiACDeEu/ndv tIKnODZ+iT9AZjcAAAD//wMAUEsBAi0AFAAGAAgAAAAhANvh9svuAAAAhQEAABMAAAAAAAAAAAAA AAAAAAAAAFtDb250ZW50X1R5cGVzXS54bWxQSwECLQAUAAYACAAAACEAWvQsW78AAAAVAQAACwAA AAAAAAAAAAAAAAAfAQAAX3JlbHMvLnJlbHNQSwECLQAUAAYACAAAACEApw0mssMAAADbAAAADwAA AAAAAAAAAAAAAAAHAgAAZHJzL2Rvd25yZXYueG1sUEsFBgAAAAADAAMAtwAAAPcCAAAAAA== " strokecolor="windowText"/>
                      </v:group>
                      <v:shape id="_x0000_s1044" type="#_x0000_t202" style="position:absolute;left:1389;top:4953;width:4382;height:238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xMaSvwAAANsAAAAPAAAAZHJzL2Rvd25yZXYueG1sRE/LqsIw EN1f8B/CCG4umireqtUoKihufXzA2IxtsZmUJtr690YQ7m4O5zmLVWtK8aTaFZYVDAcRCOLU6oIz BZfzrj8F4TyyxtIyKXiRg9Wy87PARNuGj/Q8+UyEEHYJKsi9rxIpXZqTQTewFXHgbrY26AOsM6lr bEK4KeUoimJpsODQkGNF25zS++lhFNwOze/frLnu/WVyHMcbLCZX+1Kq123XcxCeWv8v/roPOsyP 4fNLOEAu3wAAAP//AwBQSwECLQAUAAYACAAAACEA2+H2y+4AAACFAQAAEwAAAAAAAAAAAAAAAAAA AAAAW0NvbnRlbnRfVHlwZXNdLnhtbFBLAQItABQABgAIAAAAIQBa9CxbvwAAABUBAAALAAAAAAAA AAAAAAAAAB8BAABfcmVscy8ucmVsc1BLAQItABQABgAIAAAAIQBtxMaSvwAAANsAAAAPAAAAAAAA AAAAAAAAAAcCAABkcnMvZG93bnJldi54bWxQSwUGAAAAAAMAAwC3AAAA8wIAAAAA " stroked="f">
                        <v:textbox>
                          <w:txbxContent>
                            <w:p w14:paraId="6533D920" w14:textId="77777777" w:rsidR="005E4C85" w:rsidRDefault="005E4C85" w:rsidP="005E4C85">
                              <w:pPr>
                                <w:pStyle w:val="NormalWeb"/>
                                <w:jc w:val="center"/>
                              </w:pPr>
                              <w:r>
                                <w:rPr>
                                  <w:rFonts w:cstheme="minorBidi"/>
                                  <w:color w:val="000000" w:themeColor="text1"/>
                                  <w:kern w:val="24"/>
                                  <w:sz w:val="18"/>
                                  <w:szCs w:val="18"/>
                                </w:rPr>
                                <w:t>-</w:t>
                              </w:r>
                              <w:r>
                                <w:rPr>
                                  <w:rFonts w:cstheme="minorBidi"/>
                                  <w:kern w:val="24"/>
                                  <w:sz w:val="18"/>
                                  <w:szCs w:val="18"/>
                                </w:rPr>
                                <w:t>28</w:t>
                              </w:r>
                            </w:p>
                          </w:txbxContent>
                        </v:textbox>
                      </v:shape>
                      <v:shape id="_x0000_s1045" type="#_x0000_t202" style="position:absolute;left:16779;top:-1396;width:8477;height:210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iGMJvwAAANsAAAAPAAAAZHJzL2Rvd25yZXYueG1sRE/LqsIw EN1f8B/CCG4umipeq9UoKihufXzA2IxtsZmUJtr690YQ7m4O5zmLVWtK8aTaFZYVDAcRCOLU6oIz BZfzrj8F4TyyxtIyKXiRg9Wy87PARNuGj/Q8+UyEEHYJKsi9rxIpXZqTQTewFXHgbrY26AOsM6lr bEK4KeUoiibSYMGhIceKtjml99PDKLgdmt+/WXPd+0t8HE82WMRX+1Kq123XcxCeWv8v/roPOsyP 4fNLOEAu3wAAAP//AwBQSwECLQAUAAYACAAAACEA2+H2y+4AAACFAQAAEwAAAAAAAAAAAAAAAAAA AAAAW0NvbnRlbnRfVHlwZXNdLnhtbFBLAQItABQABgAIAAAAIQBa9CxbvwAAABUBAAALAAAAAAAA AAAAAAAAAB8BAABfcmVscy8ucmVsc1BLAQItABQABgAIAAAAIQACiGMJvwAAANsAAAAPAAAAAAAA AAAAAAAAAAcCAABkcnMvZG93bnJldi54bWxQSwUGAAAAAAMAAwC3AAAA8wIAAAAA " stroked="f">
                        <v:textbox>
                          <w:txbxContent>
                            <w:p w14:paraId="111D9238" w14:textId="77777777" w:rsidR="005E4C85" w:rsidRPr="004E7850" w:rsidRDefault="005E4C85" w:rsidP="005E4C85">
                              <w:pPr>
                                <w:pStyle w:val="NormalWeb"/>
                                <w:jc w:val="center"/>
                              </w:pPr>
                              <w:r>
                                <w:rPr>
                                  <w:rFonts w:cstheme="minorBidi"/>
                                  <w:kern w:val="24"/>
                                  <w:sz w:val="18"/>
                                  <w:szCs w:val="18"/>
                                </w:rPr>
                                <w:t>[</w:t>
                              </w:r>
                              <w:r>
                                <w:rPr>
                                  <w:rFonts w:cstheme="minorBidi"/>
                                  <w:kern w:val="24"/>
                                  <w:sz w:val="18"/>
                                  <w:szCs w:val="18"/>
                                  <w:vertAlign w:val="superscript"/>
                                </w:rPr>
                                <w:t>14</w:t>
                              </w:r>
                              <w:r>
                                <w:rPr>
                                  <w:rFonts w:cstheme="minorBidi"/>
                                  <w:kern w:val="24"/>
                                  <w:sz w:val="18"/>
                                  <w:szCs w:val="18"/>
                                </w:rPr>
                                <w:t>C]-CYB003</w:t>
                              </w:r>
                            </w:p>
                          </w:txbxContent>
                        </v:textbox>
                      </v:shape>
                      <v:shape id="_x0000_s1046" type="#_x0000_t202" style="position:absolute;left:37247;top:175;width:6035;height:295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F/d7wgAAANsAAAAPAAAAZHJzL2Rvd25yZXYueG1sRI/NbsJA DITvSH2HlSv1gmDTit/AglokEFd+HsBkTRKR9UbZLQlvjw9I3GzNeObzct25St2pCaVnA9/DBBRx 5m3JuYHzaTuYgQoR2WLlmQw8KMB69dFbYmp9ywe6H2OuJIRDigaKGOtU65AV5DAMfU0s2tU3DqOs Ta5tg62Eu0r/JMlEOyxZGgqsaVNQdjv+OwPXfdsfz9vLLp6nh9HkD8vpxT+M+frsfhegInXxbX5d 763gC6z8IgPo1RMAAP//AwBQSwECLQAUAAYACAAAACEA2+H2y+4AAACFAQAAEwAAAAAAAAAAAAAA AAAAAAAAW0NvbnRlbnRfVHlwZXNdLnhtbFBLAQItABQABgAIAAAAIQBa9CxbvwAAABUBAAALAAAA AAAAAAAAAAAAAB8BAABfcmVscy8ucmVsc1BLAQItABQABgAIAAAAIQBzF/d7wgAAANsAAAAPAAAA AAAAAAAAAAAAAAcCAABkcnMvZG93bnJldi54bWxQSwUGAAAAAAMAAwC3AAAA9gIAAAAA " stroked="f">
                        <v:textbox>
                          <w:txbxContent>
                            <w:p w14:paraId="367F2FE8" w14:textId="77777777" w:rsidR="005E4C85" w:rsidRDefault="005E4C85" w:rsidP="005E4C85">
                              <w:pPr>
                                <w:pStyle w:val="NormalWeb"/>
                                <w:jc w:val="center"/>
                              </w:pPr>
                              <w:r>
                                <w:rPr>
                                  <w:rFonts w:cstheme="minorBidi"/>
                                  <w:color w:val="000000" w:themeColor="text1"/>
                                  <w:kern w:val="24"/>
                                  <w:sz w:val="18"/>
                                  <w:szCs w:val="18"/>
                                </w:rPr>
                                <w:t>Discharge</w:t>
                              </w:r>
                            </w:p>
                          </w:txbxContent>
                        </v:textbox>
                      </v:shape>
                      <v:shape id="_x0000_s1047" type="#_x0000_t202" style="position:absolute;left:3517;top:11483;width:13094;height:257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W1LgvwAAANsAAAAPAAAAZHJzL2Rvd25yZXYueG1sRE/bisIw EH0X/Icwgi+yTZX1Vo2yCoqvun7AtBnbYjMpTdbWvzcLgm9zONdZbztTiQc1rrSsYBzFIIgzq0vO FVx/D18LEM4ja6wsk4InOdhu+r01Jtq2fKbHxecihLBLUEHhfZ1I6bKCDLrI1sSBu9nGoA+wyaVu sA3hppKTOJ5JgyWHhgJr2heU3S9/RsHt1I6myzY9+uv8/D3bYTlP7VOp4aD7WYHw1PmP+O0+6TB/ Cf+/hAPk5gUAAP//AwBQSwECLQAUAAYACAAAACEA2+H2y+4AAACFAQAAEwAAAAAAAAAAAAAAAAAA AAAAW0NvbnRlbnRfVHlwZXNdLnhtbFBLAQItABQABgAIAAAAIQBa9CxbvwAAABUBAAALAAAAAAAA AAAAAAAAAB8BAABfcmVscy8ucmVsc1BLAQItABQABgAIAAAAIQAcW1LgvwAAANsAAAAPAAAAAAAA AAAAAAAAAAcCAABkcnMvZG93bnJldi54bWxQSwUGAAAAAAMAAwC3AAAA8wIAAAAA " stroked="f">
                        <v:textbox>
                          <w:txbxContent>
                            <w:p w14:paraId="485DAEA6" w14:textId="77777777" w:rsidR="005E4C85" w:rsidRDefault="005E4C85" w:rsidP="005E4C85">
                              <w:pPr>
                                <w:pStyle w:val="NormalWeb"/>
                                <w:jc w:val="center"/>
                              </w:pPr>
                              <w:r>
                                <w:rPr>
                                  <w:rFonts w:cstheme="minorBidi"/>
                                  <w:color w:val="000000" w:themeColor="text1"/>
                                  <w:kern w:val="24"/>
                                  <w:sz w:val="18"/>
                                  <w:szCs w:val="18"/>
                                </w:rPr>
                                <w:t>Screening</w:t>
                              </w:r>
                            </w:p>
                          </w:txbxContent>
                        </v:textbox>
                      </v:shape>
                      <v:shape id="Straight Arrow Connector 20" o:spid="_x0000_s1048" type="#_x0000_t32" style="position:absolute;left:20970;top:10191;width:19120;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Q7PwQAAANsAAAAPAAAAZHJzL2Rvd25yZXYueG1sRE89b8Iw EN2R+A/WIXVBxSlDQSkGAVWlduhAgP0UX+OU+BziK0n/fT1UYnx636vN4Bt1oy7WgQ08zTJQxGWw NVcGTse3xyWoKMgWm8Bk4JcibNbj0QpzG3o+0K2QSqUQjjkacCJtrnUsHXmMs9ASJ+4rdB4lwa7S tsM+hftGz7PsWXusOTU4bGnvqLwUP95A776PQa64Pzc7+bh8Xhev5+nCmIfJsH0BJTTIXfzvfrcG 5ml9+pJ+gF7/AQAA//8DAFBLAQItABQABgAIAAAAIQDb4fbL7gAAAIUBAAATAAAAAAAAAAAAAAAA AAAAAABbQ29udGVudF9UeXBlc10ueG1sUEsBAi0AFAAGAAgAAAAhAFr0LFu/AAAAFQEAAAsAAAAA AAAAAAAAAAAAHwEAAF9yZWxzLy5yZWxzUEsBAi0AFAAGAAgAAAAhACj5Ds/BAAAA2wAAAA8AAAAA AAAAAAAAAAAABwIAAGRycy9kb3ducmV2LnhtbFBLBQYAAAAAAwADALcAAAD1AgAAAAA= " strokecolor="windowText">
                        <v:stroke startarrow="open" endarrow="open"/>
                      </v:shape>
                      <v:shape id="Text Box 103" o:spid="_x0000_s1049" type="#_x0000_t202" style="position:absolute;left:20075;top:11026;width:29281;height:257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oLrfwgAAANsAAAAPAAAAZHJzL2Rvd25yZXYueG1sRI9Bi8Iw FITvwv6H8ARvmigq2jXKoix4UtRdYW+P5tkWm5fSZG3990YQPA4z8w2zWLW2FDeqfeFYw3CgQBCn zhScafg5ffdnIHxANlg6Jg138rBafnQWmBjX8IFux5CJCGGfoIY8hCqR0qc5WfQDVxFH7+JqiyHK OpOmxibCbSlHSk2lxYLjQo4VrXNKr8d/q+F3d/k7j9U+29hJ1bhWSbZzqXWv2359ggjUhnf41d4a DaMhPL/EHyCXDwAAAP//AwBQSwECLQAUAAYACAAAACEA2+H2y+4AAACFAQAAEwAAAAAAAAAAAAAA AAAAAAAAW0NvbnRlbnRfVHlwZXNdLnhtbFBLAQItABQABgAIAAAAIQBa9CxbvwAAABUBAAALAAAA AAAAAAAAAAAAAB8BAABfcmVscy8ucmVsc1BLAQItABQABgAIAAAAIQD9oLrfwgAAANsAAAAPAAAA AAAAAAAAAAAAAAcCAABkcnMvZG93bnJldi54bWxQSwUGAAAAAAMAAwC3AAAA9gIAAAAA " filled="f" stroked="f">
                        <v:textbox>
                          <w:txbxContent>
                            <w:p w14:paraId="4D01E833" w14:textId="4FA5D744" w:rsidR="005E4C85" w:rsidRDefault="005E4C85" w:rsidP="005E4C85">
                              <w:pPr>
                                <w:pStyle w:val="NormalWeb"/>
                                <w:kinsoku w:val="0"/>
                                <w:overflowPunct w:val="0"/>
                                <w:textAlignment w:val="baseline"/>
                              </w:pPr>
                              <w:r>
                                <w:rPr>
                                  <w:color w:val="000000" w:themeColor="text1"/>
                                  <w:kern w:val="24"/>
                                  <w:sz w:val="18"/>
                                  <w:szCs w:val="18"/>
                                </w:rPr>
                                <w:t>Blood samples for pharmacokinetics and total radioactivity</w:t>
                              </w:r>
                            </w:p>
                          </w:txbxContent>
                        </v:textbox>
                      </v:shape>
                      <v:shape id="Straight Arrow Connector 22" o:spid="_x0000_s1050" type="#_x0000_t32" style="position:absolute;left:20969;top:14055;width:19241;height:16;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TBqQwwAAANsAAAAPAAAAZHJzL2Rvd25yZXYueG1sRI9BawIx FITvhf6H8ARvNesW7LI1ihQLBQ+i9tDeHslzs7h5WZJU139vBKHHYWa+YebLwXXiTCG2nhVMJwUI Yu1Ny42C78PnSwUiJmSDnWdScKUIy8Xz0xxr4y+8o/M+NSJDONaowKbU11JGbclhnPieOHtHHxym LEMjTcBLhrtOlkUxkw5bzgsWe/qwpE/7P6fgZxXs9ERam991Va1fzWZbXt+UGo+G1TuIREP6Dz/a X0ZBWcL9S/4BcnEDAAD//wMAUEsBAi0AFAAGAAgAAAAhANvh9svuAAAAhQEAABMAAAAAAAAAAAAA AAAAAAAAAFtDb250ZW50X1R5cGVzXS54bWxQSwECLQAUAAYACAAAACEAWvQsW78AAAAVAQAACwAA AAAAAAAAAAAAAAAfAQAAX3JlbHMvLnJlbHNQSwECLQAUAAYACAAAACEATUwakMMAAADbAAAADwAA AAAAAAAAAAAAAAAHAgAAZHJzL2Rvd25yZXYueG1sUEsFBgAAAAADAAMAtwAAAPcCAAAAAA== " strokecolor="windowText">
                        <v:stroke startarrow="open" endarrow="open"/>
                      </v:shape>
                      <v:shape id="Text Box 106" o:spid="_x0000_s1051" type="#_x0000_t202" style="position:absolute;left:20075;top:14954;width:16574;height:257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PoEzxAAAANsAAAAPAAAAZHJzL2Rvd25yZXYueG1sRI9Ba8JA FITvBf/D8gRvuqu2RdNsRJRCTy2mKnh7ZJ9JaPZtyG5N+u+7BaHHYWa+YdLNYBtxo87XjjXMZwoE ceFMzaWG4+frdAXCB2SDjWPS8EMeNtnoIcXEuJ4PdMtDKSKEfYIaqhDaREpfVGTRz1xLHL2r6yyG KLtSmg77CLeNXCj1LC3WHBcqbGlXUfGVf1sNp/fr5fyoPsq9fWp7NyjJdi21noyH7QuIQEP4D9/b b0bDYgl/X+IPkNkvAAAA//8DAFBLAQItABQABgAIAAAAIQDb4fbL7gAAAIUBAAATAAAAAAAAAAAA AAAAAAAAAABbQ29udGVudF9UeXBlc10ueG1sUEsBAi0AFAAGAAgAAAAhAFr0LFu/AAAAFQEAAAsA AAAAAAAAAAAAAAAAHwEAAF9yZWxzLy5yZWxzUEsBAi0AFAAGAAgAAAAhAGI+gTPEAAAA2wAAAA8A AAAAAAAAAAAAAAAABwIAAGRycy9kb3ducmV2LnhtbFBLBQYAAAAAAwADALcAAAD4AgAAAAA= " filled="f" stroked="f">
                        <v:textbox>
                          <w:txbxContent>
                            <w:p w14:paraId="5D35DAD2" w14:textId="77777777" w:rsidR="005E4C85" w:rsidRDefault="005E4C85" w:rsidP="005E4C85">
                              <w:pPr>
                                <w:pStyle w:val="NormalWeb"/>
                                <w:textAlignment w:val="baseline"/>
                              </w:pPr>
                              <w:r>
                                <w:rPr>
                                  <w:color w:val="000000" w:themeColor="text1"/>
                                  <w:kern w:val="24"/>
                                  <w:sz w:val="18"/>
                                  <w:szCs w:val="18"/>
                                </w:rPr>
                                <w:t>Blood samples for metabolites</w:t>
                              </w:r>
                            </w:p>
                          </w:txbxContent>
                        </v:textbox>
                      </v:shape>
                      <v:shape id="Straight Arrow Connector 24" o:spid="_x0000_s1052" type="#_x0000_t32" style="position:absolute;left:20972;top:18002;width:19335;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wgjMxAAAANsAAAAPAAAAZHJzL2Rvd25yZXYueG1sRI9Ba8JA FITvgv9heYIX0U1Faomu0loK7aGHar0/sq/Z1OzbmH2a+O+7hUKPw8x8w6y3va/VldpYBTZwN8tA ERfBVlwa+Dy8TB9ARUG2WAcmAzeKsN0MB2vMbej4g657KVWCcMzRgBNpcq1j4chjnIWGOHlfofUo Sbalti12Ce5rPc+ye+2x4rTgsKGdo+K0v3gDnfs+BDnj7lg/ydvp/bx8Pk6WxoxH/eMKlFAv/+G/ 9qs1MF/A75f0A/TmBwAA//8DAFBLAQItABQABgAIAAAAIQDb4fbL7gAAAIUBAAATAAAAAAAAAAAA AAAAAAAAAABbQ29udGVudF9UeXBlc10ueG1sUEsBAi0AFAAGAAgAAAAhAFr0LFu/AAAAFQEAAAsA AAAAAAAAAAAAAAAAHwEAAF9yZWxzLy5yZWxzUEsBAi0AFAAGAAgAAAAhAFfCCMzEAAAA2wAAAA8A AAAAAAAAAAAAAAAABwIAAGRycy9kb3ducmV2LnhtbFBLBQYAAAAAAwADALcAAAD4AgAAAAA= " strokecolor="windowText">
                        <v:stroke startarrow="open" endarrow="open"/>
                      </v:shape>
                      <v:shape id="Text Box 61" o:spid="_x0000_s1053" type="#_x0000_t202" style="position:absolute;left:20072;top:18921;width:26766;height:257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m7zcwgAAANsAAAAPAAAAZHJzL2Rvd25yZXYueG1sRI9Bi8Iw FITvgv8hPMGbJorK2jXKsiJ4UnR3hb09mmdbbF5KE23990YQPA4z8w2zWLW2FDeqfeFYw2ioQBCn zhScafj92Qw+QPiAbLB0TBru5GG17HYWmBjX8IFux5CJCGGfoIY8hCqR0qc5WfRDVxFH7+xqiyHK OpOmxibCbSnHSs2kxYLjQo4VfeeUXo5Xq+Fvd/4/TdQ+W9tp1bhWSbZzqXW/1359ggjUhnf41d4a DeMpPL/EHyCXDwAAAP//AwBQSwECLQAUAAYACAAAACEA2+H2y+4AAACFAQAAEwAAAAAAAAAAAAAA AAAAAAAAW0NvbnRlbnRfVHlwZXNdLnhtbFBLAQItABQABgAIAAAAIQBa9CxbvwAAABUBAAALAAAA AAAAAAAAAAAAAB8BAABfcmVscy8ucmVsc1BLAQItABQABgAIAAAAIQCCm7zcwgAAANsAAAAPAAAA AAAAAAAAAAAAAAcCAABkcnMvZG93bnJldi54bWxQSwUGAAAAAAMAAwC3AAAA9gIAAAAA " filled="f" stroked="f">
                        <v:textbox>
                          <w:txbxContent>
                            <w:p w14:paraId="76189283" w14:textId="77777777" w:rsidR="005E4C85" w:rsidRDefault="005E4C85" w:rsidP="005E4C85">
                              <w:pPr>
                                <w:pStyle w:val="NormalWeb"/>
                                <w:textAlignment w:val="baseline"/>
                              </w:pPr>
                              <w:r>
                                <w:rPr>
                                  <w:color w:val="000000" w:themeColor="text1"/>
                                  <w:kern w:val="24"/>
                                  <w:sz w:val="18"/>
                                  <w:szCs w:val="18"/>
                                </w:rPr>
                                <w:t>Urine and feces samples for total radioactivity and metabolites</w:t>
                              </w:r>
                            </w:p>
                          </w:txbxContent>
                        </v:textbox>
                      </v:shape>
                      <v:shape id="Straight Arrow Connector 26" o:spid="_x0000_s1054" type="#_x0000_t32" style="position:absolute;left:16612;top:2353;width:0;height:2476;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p5wVxAAAANsAAAAPAAAAZHJzL2Rvd25yZXYueG1sRI9Ba8JA FITvhf6H5RW8NRsFRaKbUMUWQQptWu+P7DNJzb4Nu6tGf71bKPQ4zMw3zLIYTCfO5HxrWcE4SUEQ V1a3XCv4/np9noPwAVljZ5kUXMlDkT8+LDHT9sKfdC5DLSKEfYYKmhD6TEpfNWTQJ7Ynjt7BOoMh SldL7fAS4aaTkzSdSYMtx4UGe1o3VB3Lk1FgV4eT3k/tau7eq3LzIX+uu7ebUqOn4WUBItAQ/sN/ 7a1WMJnB75f4A2R+BwAA//8DAFBLAQItABQABgAIAAAAIQDb4fbL7gAAAIUBAAATAAAAAAAAAAAA AAAAAAAAAABbQ29udGVudF9UeXBlc10ueG1sUEsBAi0AFAAGAAgAAAAhAFr0LFu/AAAAFQEAAAsA AAAAAAAAAAAAAAAAHwEAAF9yZWxzLy5yZWxzUEsBAi0AFAAGAAgAAAAhAFWnnBXEAAAA2wAAAA8A AAAAAAAAAAAAAAAABwIAAGRycy9kb3ducmV2LnhtbFBLBQYAAAAAAwADALcAAAD4AgAAAAA= " strokecolor="windowText">
                        <v:stroke endarrow="open"/>
                      </v:shape>
                      <v:shape id="_x0000_s1055" type="#_x0000_t202" style="position:absolute;left:14421;top:4667;width:4382;height:238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BYcwxAAAANsAAAAPAAAAZHJzL2Rvd25yZXYueG1sRI9Ba8JA FITvBf/D8gRvuqvYVtNsRJRCTy2mKnh7ZJ9JaPZtyG5N+u+7BaHHYWa+YdLNYBtxo87XjjXMZwoE ceFMzaWG4+frdAXCB2SDjWPS8EMeNtnoIcXEuJ4PdMtDKSKEfYIaqhDaREpfVGTRz1xLHL2r6yyG KLtSmg77CLeNXCj1JC3WHBcqbGlXUfGVf1sNp/fr5bxUH+XePra9G5Rku5ZaT8bD9gVEoCH8h+/t N6Nh8Qx/X+IPkNkvAAAA//8DAFBLAQItABQABgAIAAAAIQDb4fbL7gAAAIUBAAATAAAAAAAAAAAA AAAAAAAAAABbQ29udGVudF9UeXBlc10ueG1sUEsBAi0AFAAGAAgAAAAhAFr0LFu/AAAAFQEAAAsA AAAAAAAAAAAAAAAAHwEAAF9yZWxzLy5yZWxzUEsBAi0AFAAGAAgAAAAhAB0FhzDEAAAA2wAAAA8A AAAAAAAAAAAAAAAABwIAAGRycy9kb3ducmV2LnhtbFBLBQYAAAAAAwADALcAAAD4AgAAAAA= " filled="f" stroked="f">
                        <v:textbox>
                          <w:txbxContent>
                            <w:p w14:paraId="170F12F2" w14:textId="77777777" w:rsidR="005E4C85" w:rsidRDefault="005E4C85" w:rsidP="005E4C85">
                              <w:pPr>
                                <w:pStyle w:val="NormalWeb"/>
                                <w:jc w:val="center"/>
                              </w:pPr>
                              <w:r>
                                <w:rPr>
                                  <w:rFonts w:cstheme="minorBidi"/>
                                  <w:color w:val="000000" w:themeColor="text1"/>
                                  <w:kern w:val="24"/>
                                  <w:sz w:val="18"/>
                                  <w:szCs w:val="18"/>
                                </w:rPr>
                                <w:t>-1</w:t>
                              </w:r>
                            </w:p>
                          </w:txbxContent>
                        </v:textbox>
                      </v:shape>
                      <v:shape id="Straight Arrow Connector 28" o:spid="_x0000_s1056" type="#_x0000_t32" style="position:absolute;left:40212;top:2353;width:0;height:2476;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dK38wAAAANsAAAAPAAAAZHJzL2Rvd25yZXYueG1sRE9Ni8Iw EL0L/ocwgjdNFRTpGmUVd1lYBK3ufWjGtmszKUnU6q83B8Hj433Pl62pxZWcrywrGA0TEMS51RUX Co6Hr8EMhA/IGmvLpOBOHpaLbmeOqbY33tM1C4WIIexTVFCG0KRS+rwkg35oG+LInawzGCJ0hdQO bzHc1HKcJFNpsOLYUGJD65Lyc3YxCuzqdNF/E7uauW2ebXby//77/VCq32s/P0AEasNb/HL/aAXj ODZ+iT9ALp4AAAD//wMAUEsBAi0AFAAGAAgAAAAhANvh9svuAAAAhQEAABMAAAAAAAAAAAAAAAAA AAAAAFtDb250ZW50X1R5cGVzXS54bWxQSwECLQAUAAYACAAAACEAWvQsW78AAAAVAQAACwAAAAAA AAAAAAAAAAAfAQAAX3JlbHMvLnJlbHNQSwECLQAUAAYACAAAACEAS3St/MAAAADbAAAADwAAAAAA AAAAAAAAAAAHAgAAZHJzL2Rvd25yZXYueG1sUEsFBgAAAAADAAMAtwAAAPQCAAAAAA== " strokecolor="windowText">
                        <v:stroke endarrow="open"/>
                      </v:shape>
                      <v:shape id="Straight Arrow Connector 29" o:spid="_x0000_s1057" type="#_x0000_t32" style="position:absolute;left:20971;top:705;width:47;height:4123;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vYpixQAAANsAAAAPAAAAZHJzL2Rvd25yZXYueG1sRI9PawIx FMTvgt8hvEJvmu0K/tkaRQWhh160pe3xsXndXbp5WZMYt/30jSB4HGbmN8xy3ZtWRHK+sazgaZyB IC6tbrhS8P62H81B+ICssbVMCn7Jw3o1HCyx0PbCB4rHUIkEYV+ggjqErpDSlzUZ9GPbESfv2zqD IUlXSe3wkuCmlXmWTaXBhtNCjR3taip/jmej4ONvEhez0k3j5+l8OOVf8XW+jUo9PvSbZxCB+nAP 39ovWkG+gOuX9APk6h8AAP//AwBQSwECLQAUAAYACAAAACEA2+H2y+4AAACFAQAAEwAAAAAAAAAA AAAAAAAAAAAAW0NvbnRlbnRfVHlwZXNdLnhtbFBLAQItABQABgAIAAAAIQBa9CxbvwAAABUBAAAL AAAAAAAAAAAAAAAAAB8BAABfcmVscy8ucmVsc1BLAQItABQABgAIAAAAIQCwvYpixQAAANsAAAAP AAAAAAAAAAAAAAAAAAcCAABkcnMvZG93bnJldi54bWxQSwUGAAAAAAMAAwC3AAAA+QIAAAAA " strokecolor="windowText">
                        <v:stroke endarrow="open"/>
                      </v:shape>
                      <v:line id="Straight Connector 30" o:spid="_x0000_s1058" style="position:absolute;visibility:visible;mso-wrap-style:square" from="3517,6790" to="3517,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ikMfwQAAANsAAAAPAAAAZHJzL2Rvd25yZXYueG1sRE/LisIw FN0P+A/hDrgZxtQHIp1GEVFwqVXE5aW5fTjNTW2iVr/eLAZmeTjvZNGZWtypdZVlBcNBBII4s7ri QsHxsPmegXAeWWNtmRQ8ycFi3vtIMNb2wXu6p74QIYRdjApK75tYSpeVZNANbEMcuNy2Bn2AbSF1 i48Qbmo5iqKpNFhxaCixoVVJ2W96MwqK1eXrek4vr4mfrmd2M9mdTvlSqf5nt/wB4anz/+I/91Yr GIf14Uv4AXL+BgAA//8DAFBLAQItABQABgAIAAAAIQDb4fbL7gAAAIUBAAATAAAAAAAAAAAAAAAA AAAAAABbQ29udGVudF9UeXBlc10ueG1sUEsBAi0AFAAGAAgAAAAhAFr0LFu/AAAAFQEAAAsAAAAA AAAAAAAAAAAAHwEAAF9yZWxzLy5yZWxzUEsBAi0AFAAGAAgAAAAhAG6KQx/BAAAA2wAAAA8AAAAA AAAAAAAAAAAABwIAAGRycy9kb3ducmV2LnhtbFBLBQYAAAAAAwADALcAAAD1AgAAAAA= " strokecolor="windowText"/>
                      <v:line id="Straight Connector 31" o:spid="_x0000_s1059" style="position:absolute;visibility:visible;mso-wrap-style:square" from="16612,6790" to="16612,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xuaExgAAANsAAAAPAAAAZHJzL2Rvd25yZXYueG1sRI9Pa8JA FMTvhX6H5Qm9SLOxSpDUVUQq9KixSI+P7Msfzb5Ns9sk7afvCkKPw8z8hlltRtOInjpXW1Ywi2IQ xLnVNZcKPk775yUI55E1NpZJwQ852KwfH1aYajvwkfrMlyJA2KWooPK+TaV0eUUGXWRb4uAVtjPo g+xKqTscAtw08iWOE2mw5rBQYUu7ivJr9m0UlLvL9Oszu/wufPK2tPvF4Xwutko9TcbtKwhPo/8P 39vvWsF8Brcv4QfI9R8AAAD//wMAUEsBAi0AFAAGAAgAAAAhANvh9svuAAAAhQEAABMAAAAAAAAA AAAAAAAAAAAAAFtDb250ZW50X1R5cGVzXS54bWxQSwECLQAUAAYACAAAACEAWvQsW78AAAAVAQAA CwAAAAAAAAAAAAAAAAAfAQAAX3JlbHMvLnJlbHNQSwECLQAUAAYACAAAACEAAcbmhMYAAADbAAAA DwAAAAAAAAAAAAAAAAAHAgAAZHJzL2Rvd25yZXYueG1sUEsFBgAAAAADAAMAtwAAAPoCAAAAAA== " strokecolor="windowText"/>
                      <v:group id="Group 32" o:spid="_x0000_s1060" style="position:absolute;left:32973;top:7239;width:3048;height:2095" coordorigin="32973,7239" coordsize="3048,20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FqWWxAAAANsAAAAPAAAAZHJzL2Rvd25yZXYueG1sRI9Bi8Iw FITvgv8hPMGbplUU6RpFZFc8yIJ1Ydnbo3m2xealNLGt/94sCB6HmfmGWW97U4mWGldaVhBPIxDE mdUl5wp+Ll+TFQjnkTVWlknBgxxsN8PBGhNtOz5Tm/pcBAi7BBUU3teJlC4ryKCb2po4eFfbGPRB NrnUDXYBbio5i6KlNFhyWCiwpn1B2S29GwWHDrvdPP5sT7fr/vF3WXz/nmJSajzqdx8gPPX+HX61 j1rBfAb/X8IPkJsnAAAA//8DAFBLAQItABQABgAIAAAAIQDb4fbL7gAAAIUBAAATAAAAAAAAAAAA AAAAAAAAAABbQ29udGVudF9UeXBlc10ueG1sUEsBAi0AFAAGAAgAAAAhAFr0LFu/AAAAFQEAAAsA AAAAAAAAAAAAAAAAHwEAAF9yZWxzLy5yZWxzUEsBAi0AFAAGAAgAAAAhADkWpZbEAAAA2wAAAA8A AAAAAAAAAAAAAAAABwIAAGRycy9kb3ducmV2LnhtbFBLBQYAAAAAAwADALcAAAD4AgAAAAA= ">
                        <v:line id="Straight Connector 35" o:spid="_x0000_s1061" style="position:absolute;flip:x;visibility:visible;mso-wrap-style:square" from="32973,7239" to="35164,93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DIksxgAAANsAAAAPAAAAZHJzL2Rvd25yZXYueG1sRI9Ba8JA FITvBf/D8gRvdaOlRVJXqVrBk1XrJbdn9plNk30bsqum/vpuodDjMDPfMNN5Z2txpdaXjhWMhgkI 4tzpkgsFx8/14wSED8gaa8ek4Js8zGe9hymm2t14T9dDKESEsE9RgQmhSaX0uSGLfuga4uidXWsx RNkWUrd4i3Bby3GSvEiLJccFgw0tDeXV4WIVrO67aptl2biqP8xx9L5ovlanTKlBv3t7BRGoC//h v/ZGK3h6ht8v8QfI2Q8AAAD//wMAUEsBAi0AFAAGAAgAAAAhANvh9svuAAAAhQEAABMAAAAAAAAA AAAAAAAAAAAAAFtDb250ZW50X1R5cGVzXS54bWxQSwECLQAUAAYACAAAACEAWvQsW78AAAAVAQAA CwAAAAAAAAAAAAAAAAAfAQAAX3JlbHMvLnJlbHNQSwECLQAUAAYACAAAACEASQyJLMYAAADbAAAA DwAAAAAAAAAAAAAAAAAHAgAAZHJzL2Rvd25yZXYueG1sUEsFBgAAAAADAAMAtwAAAPoCAAAAAA== " strokecolor="windowText"/>
                        <v:line id="Straight Connector 36" o:spid="_x0000_s1062" style="position:absolute;flip:x;visibility:visible;mso-wrap-style:square" from="33830,7239" to="36021,93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3hdbxQAAANsAAAAPAAAAZHJzL2Rvd25yZXYueG1sRI9Ba8JA FITvBf/D8oTe6kYLIqmrWLXgyWrqJbfX7DObJvs2ZLea9td3BaHHYWa+YebL3jbiQp2vHCsYjxIQ xIXTFZcKTh9vTzMQPiBrbByTgh/ysFwMHuaYanflI12yUIoIYZ+iAhNCm0rpC0MW/ci1xNE7u85i iLIrpe7wGuG2kZMkmUqLFccFgy2tDRV19m0VbH4P9T7P80ndvJvTePvafm0+c6Ueh/3qBUSgPvyH 7+2dVvA8hduX+APk4g8AAP//AwBQSwECLQAUAAYACAAAACEA2+H2y+4AAACFAQAAEwAAAAAAAAAA AAAAAAAAAAAAW0NvbnRlbnRfVHlwZXNdLnhtbFBLAQItABQABgAIAAAAIQBa9CxbvwAAABUBAAAL AAAAAAAAAAAAAAAAAB8BAABfcmVscy8ucmVsc1BLAQItABQABgAIAAAAIQC53hdbxQAAANsAAAAP AAAAAAAAAAAAAAAAAAcCAABkcnMvZG93bnJldi54bWxQSwUGAAAAAAMAAwC3AAAA+QIAAAAA " strokecolor="windowText"/>
                      </v:group>
                      <w10:anchorlock/>
                    </v:group>
                  </w:pict>
                </mc:Fallback>
              </mc:AlternateContent>
            </w:r>
          </w:p>
          <w:p w14:paraId="12E9E664" w14:textId="4346B6D1" w:rsidR="005E4C85" w:rsidRPr="00AA7909" w:rsidRDefault="005E4C85" w:rsidP="005E4C85">
            <w:pPr>
              <w:pStyle w:val="TableEntry"/>
              <w:spacing w:before="60"/>
              <w:rPr>
                <w:rFonts w:ascii="Times New Roman" w:hAnsi="Times New Roman" w:cs="Times New Roman"/>
              </w:rPr>
            </w:pPr>
            <w:r>
              <w:rPr>
                <w:rFonts w:ascii="Times New Roman" w:hAnsi="Times New Roman" w:cs="Times New Roman"/>
              </w:rPr>
              <w:t xml:space="preserve">Participants will be confined to the study site until at least Day 4. Participants will be eligible for discharge from the study site on Day 4 if the following criteria are met:</w:t>
            </w:r>
          </w:p>
          <w:p w14:paraId="2999E343" w14:textId="77777777" w:rsidR="005E4C85" w:rsidRPr="00AA7909" w:rsidRDefault="005E4C85" w:rsidP="00822093">
            <w:pPr>
              <w:pStyle w:val="TableEntry"/>
              <w:numPr>
                <w:ilvl w:val="1"/>
                <w:numId w:val="55"/>
              </w:numPr>
              <w:spacing w:before="60"/>
              <w:rPr>
                <w:rFonts w:ascii="Times New Roman" w:hAnsi="Times New Roman" w:cs="Times New Roman"/>
              </w:rPr>
            </w:pPr>
            <w:commentRangeStart w:id="48"/>
            <w:del w:id="9009" w:author="Tairan Yang" w:date="2026-10-13T12:00:00Z">
              <w:r>
                <w:rPr>
                  <w:rFonts w:ascii="Times New Roman" w:hAnsi="Times New Roman" w:cs="Times New Roman"/>
                </w:rPr>
                <w:delText xml:space="preserve">90% mass balance recovery in urine and feces, and</w:delText>
              </w:r>
            </w:del>
            <w:ins w:id="9010" w:author="Tairan Yang" w:date="2026-10-13T12:00:00Z">
              <w:r>
                <w:rPr>
                  <w:rFonts w:ascii="Times New Roman" w:hAnsi="Times New Roman" w:cs="Times New Roman"/>
                </w:rPr>
                <w:t xml:space="preserve">≥90% of the administered radioactive dose recovered in urine and feces combined, or</w:t>
              </w:r>
            </w:ins>
            <w:commentRangeEnd w:id="48"/>
            <w:r>
              <w:rPr>
                <w:rStyle w:val="CommentReference"/>
              </w:rPr>
              <w:commentReference w:id="48"/>
            </w:r>
          </w:p>
          <w:p w14:paraId="71E9A2E6" w14:textId="710EA352" w:rsidR="00831575" w:rsidRPr="00AA7909" w:rsidRDefault="005E4C85" w:rsidP="005E4C85">
            <w:pPr>
              <w:pStyle w:val="TableEntry"/>
              <w:numPr>
                <w:ilvl w:val="1"/>
                <w:numId w:val="55"/>
              </w:numPr>
              <w:spacing w:before="60"/>
              <w:rPr>
                <w:rFonts w:ascii="Times New Roman" w:hAnsi="Times New Roman" w:cs="Times New Roman"/>
              </w:rPr>
            </w:pPr>
            <w:del w:id="9011" w:author="Tairan Yang" w:date="2026-10-13T12:00:00Z">
              <w:r>
                <w:rPr>
                  <w:rFonts w:ascii="Times New Roman" w:hAnsi="Times New Roman" w:cs="Times New Roman"/>
                </w:rPr>
                <w:delText xml:space="preserve">&lt;1% of the total radioactive dose is recovered in combined excreta (urine and feces) in 2 consecutive 24-hour periods</w:delText>
              </w:r>
            </w:del>
            <w:ins w:id="9012" w:author="Tairan Yang" w:date="2026-10-13T12:00:00Z">
              <w:r>
                <w:rPr>
                  <w:rFonts w:ascii="Times New Roman" w:hAnsi="Times New Roman" w:cs="Times New Roman"/>
                </w:rPr>
                <w:t xml:space="preserve">&lt;1% of the administered radioactive dose recovered in combined excreta (urine and feces) in each of 2 consecutive 24-hour collection periods</w:t>
              </w:r>
            </w:ins>
          </w:p>
          <w:p w14:paraId="2CE0C5BC" w14:textId="06C40692" w:rsidR="005856B1" w:rsidRPr="00AA7909" w:rsidRDefault="005856B1" w:rsidP="005856B1">
            <w:pPr>
              <w:pStyle w:val="TableEntry"/>
              <w:spacing w:before="60"/>
              <w:rPr>
                <w:rFonts w:ascii="Times New Roman" w:hAnsi="Times New Roman" w:cs="Times New Roman"/>
              </w:rPr>
            </w:pPr>
            <w:r>
              <w:rPr>
                <w:rFonts w:ascii="Times New Roman" w:hAnsi="Times New Roman" w:cs="Times New Roman"/>
              </w:rPr>
              <w:t xml:space="preserve">If these criteria are not met by Day 4, participants will remain at the study site until all discharge criteria are met, up to a maximum of Day 7 to continue 24-hour blood, urine, and feces collections for total radioactivity, unless otherwise agreed upon by the sponsor and investigator. </w:t>
            </w:r>
            <w:commentRangeStart w:id="49"/>
            <w:del w:id="9013" w:author="Tairan Yang" w:date="2026-10-13T12:00:00Z">
              <w:r>
                <w:rPr>
                  <w:rFonts w:ascii="Times New Roman" w:hAnsi="Times New Roman" w:cs="Times New Roman"/>
                </w:rPr>
                <w:delText xml:space="preserve">A follow-up call will occur 8 (+3) days postdose</w:delText>
              </w:r>
            </w:del>
            <w:ins w:id="9014" w:author="Tairan Yang" w:date="2026-10-13T12:00:00Z">
              <w:r>
                <w:rPr>
                  <w:rFonts w:ascii="Times New Roman" w:hAnsi="Times New Roman" w:cs="Times New Roman"/>
                </w:rPr>
                <w:t xml:space="preserve">If the discharge criteria have still not been met on Day 7, the participant will be discharged on Day 7 after completion of the Day 7 collections, and the Sponsor and Investigator will agree whether additional 24-hour outpatient urine and feces collections are required. A follow-up call will occur on Day 8 (+3 days; i.e., Day 8 to Day 11)</w:t>
              </w:r>
            </w:ins>
            <w:commentRangeEnd w:id="49"/>
            <w:r>
              <w:rPr>
                <w:rStyle w:val="CommentReference"/>
              </w:rPr>
              <w:commentReference w:id="49"/>
            </w:r>
            <w:r>
              <w:rPr>
                <w:rFonts w:ascii="Times New Roman" w:hAnsi="Times New Roman" w:cs="Times New Roman"/>
              </w:rPr>
              <w:t xml:space="preserve"> for recording of new/ongoing AEs and concomitant medication.</w:t>
            </w:r>
          </w:p>
          <w:p w14:paraId="49B736FD" w14:textId="3AD769EE" w:rsidR="005856B1" w:rsidRPr="00AA7909" w:rsidRDefault="005856B1" w:rsidP="005856B1">
            <w:pPr>
              <w:pStyle w:val="TableEntry"/>
              <w:spacing w:before="60"/>
              <w:rPr>
                <w:rFonts w:ascii="Times New Roman" w:hAnsi="Times New Roman" w:cs="Times New Roman"/>
              </w:rPr>
            </w:pPr>
            <w:commentRangeStart w:id="50"/>
            <w:del w:id="9015" w:author="Tairan Yang" w:date="2026-10-13T12:00:00Z">
              <w:r>
                <w:rPr>
                  <w:rFonts w:ascii="Times New Roman" w:hAnsi="Times New Roman" w:cs="Times New Roman"/>
                </w:rPr>
                <w:delText xml:space="preserve">Participants experiencing emesis during the first 4 hours postdose may be discharged from the study site on the same day, following discussion with the sponsor, provided there are no safety concerns, and after discharge study procedures are performed.</w:delText>
              </w:r>
            </w:del>
            <w:ins w:id="9016" w:author="Tairan Yang" w:date="2026-10-13T12:00:00Z">
              <w:r>
                <w:rPr>
                  <w:rFonts w:ascii="Times New Roman" w:hAnsi="Times New Roman" w:cs="Times New Roman"/>
                </w:rPr>
                <w:t xml:space="preserve">Participants experiencing emesis within the first 4 hours postdose will be considered non-evaluable for mass balance and PK and may be replaced. Following discussion with the Sponsor, and provided there are no safety concerns, such participants may be discharged from the study site on the same day, but no earlier than 8 hours postdose and only after completion of the Discharge Checklist and discharge study procedures. Any vomitus collected will be analyzed for total radioactivity.</w:t>
              </w:r>
            </w:ins>
            <w:commentRangeEnd w:id="50"/>
            <w:r>
              <w:rPr>
                <w:rStyle w:val="CommentReference"/>
              </w:rPr>
              <w:commentReference w:id="50"/>
            </w:r>
          </w:p>
          <w:p w14:paraId="7460EA8B" w14:textId="2CC20FF4" w:rsidR="00DA611A" w:rsidRPr="00AA7909" w:rsidRDefault="00C271A1" w:rsidP="005856B1">
            <w:pPr>
              <w:pStyle w:val="TableEntry"/>
              <w:spacing w:before="60"/>
              <w:rPr>
                <w:rFonts w:ascii="Times New Roman" w:hAnsi="Times New Roman" w:cs="Times New Roman"/>
              </w:rPr>
            </w:pPr>
            <w:r>
              <w:rPr>
                <w:rFonts w:ascii="Times New Roman" w:hAnsi="Times New Roman" w:cs="Times New Roman"/>
              </w:rPr>
              <w:t xml:space="preserve">NB: Participants can only be discharged from the CRU pending satisfactory completion of discharge criteria (above) and discharge checklist (performed by the Investigator).</w:t>
            </w:r>
          </w:p>
          <w:p w14:paraId="6CD222C2" w14:textId="77777777" w:rsidR="00DA611A" w:rsidRPr="00AA7909" w:rsidRDefault="00DA611A" w:rsidP="005856B1">
            <w:pPr>
              <w:pStyle w:val="TableEntry"/>
              <w:spacing w:before="60"/>
              <w:rPr>
                <w:rFonts w:ascii="Times New Roman" w:hAnsi="Times New Roman" w:cs="Times New Roman"/>
              </w:rPr>
            </w:pPr>
          </w:p>
          <w:p w14:paraId="16535AB8" w14:textId="77777777" w:rsidR="00831575" w:rsidRPr="00AA7909" w:rsidRDefault="00831575" w:rsidP="00831575">
            <w:pPr>
              <w:pStyle w:val="TableEntry"/>
              <w:spacing w:before="60"/>
              <w:rPr>
                <w:rFonts w:ascii="Times New Roman" w:hAnsi="Times New Roman" w:cs="Times New Roman"/>
                <w:szCs w:val="20"/>
              </w:rPr>
            </w:pPr>
            <w:r>
              <w:rPr>
                <w:rFonts w:ascii="Times New Roman" w:hAnsi="Times New Roman" w:cs="Times New Roman"/>
                <w:b/>
                <w:bCs/>
                <w:szCs w:val="20"/>
                <w:u w:val="single"/>
              </w:rPr>
              <w:t>Screening Visit</w:t>
            </w:r>
            <w:r>
              <w:rPr>
                <w:rFonts w:ascii="Times New Roman" w:hAnsi="Times New Roman" w:cs="Times New Roman"/>
                <w:b/>
                <w:bCs/>
                <w:szCs w:val="20"/>
              </w:rPr>
              <w:t>:</w:t>
            </w:r>
            <w:r>
              <w:rPr>
                <w:rFonts w:ascii="Times New Roman" w:hAnsi="Times New Roman" w:cs="Times New Roman"/>
                <w:szCs w:val="20"/>
              </w:rPr>
              <w:t xml:space="preserve"> </w:t>
            </w:r>
          </w:p>
          <w:p w14:paraId="29B1C652" w14:textId="739FDDA2" w:rsidR="00813BF5" w:rsidRDefault="00831575" w:rsidP="00632FBF">
            <w:pPr>
              <w:pStyle w:val="TableEntry"/>
              <w:spacing w:before="60"/>
              <w:rPr>
                <w:rFonts w:ascii="Times New Roman" w:hAnsi="Times New Roman" w:cs="Times New Roman"/>
                <w:lang w:val="en-GB"/>
              </w:rPr>
            </w:pPr>
            <w:r>
              <w:rPr>
                <w:rFonts w:ascii="Times New Roman" w:hAnsi="Times New Roman" w:cs="Times New Roman"/>
              </w:rPr>
              <w:t xml:space="preserve">All participants will have a Screening visit between 28 and 2 days prior to Day 1 study medication dosing. </w:t>
            </w:r>
            <w:r>
              <w:rPr>
                <w:rFonts w:ascii="Times New Roman" w:hAnsi="Times New Roman" w:cs="Times New Roman"/>
                <w:lang w:val="en-GB"/>
              </w:rPr>
              <w:t xml:space="preserve">Participants will complete screening procedures during a visit to the research clinic and undergo a psychiatric interview. This interview may be performed by the psychiatrist onsite or via telehealth videocall, and should take place prior to the pre-dose psychological support session.</w:t>
            </w:r>
          </w:p>
          <w:p w14:paraId="24120711" w14:textId="7BD1DFED" w:rsidR="00813BF5" w:rsidRDefault="00813BF5" w:rsidP="00813BF5">
            <w:pPr>
              <w:pStyle w:val="TableEntry"/>
              <w:spacing w:before="120" w:after="120"/>
              <w:rPr>
                <w:rFonts w:ascii="Times New Roman" w:hAnsi="Times New Roman" w:cs="Times New Roman"/>
              </w:rPr>
            </w:pPr>
            <w:r>
              <w:rPr>
                <w:rFonts w:ascii="Times New Roman" w:hAnsi="Times New Roman" w:cs="Times New Roman"/>
              </w:rPr>
              <w:t xml:space="preserve">Once all screening assessments are reviewed and participants are tentatively confirmed eligible by the Investigator, participants will undergo a pre-dose psychological support session (up to 60 minutes in duration). This session must be conducted with enough time for the outcome of the session to be discussed with the Principal Investigator. Participants must complete this session to be confirmed as eligible to receive any study medication. This pre-dose session will be performed by a trained Lead Session Monitor and may be performed onsite or remotely. </w:t>
            </w:r>
          </w:p>
          <w:p w14:paraId="7C23723E" w14:textId="77777777" w:rsidR="004E75A1" w:rsidRPr="00AA7909" w:rsidRDefault="004E75A1" w:rsidP="00831575">
            <w:pPr>
              <w:pStyle w:val="TableEntry"/>
              <w:spacing w:before="60"/>
              <w:rPr>
                <w:rFonts w:ascii="Times New Roman" w:hAnsi="Times New Roman" w:cs="Times New Roman"/>
              </w:rPr>
            </w:pPr>
          </w:p>
          <w:p w14:paraId="4C5BC25D" w14:textId="5679BF1D" w:rsidR="00831575" w:rsidRPr="00AA7909" w:rsidRDefault="00A77E15" w:rsidP="00831575">
            <w:pPr>
              <w:pStyle w:val="TableEntry"/>
              <w:spacing w:before="60"/>
              <w:rPr>
                <w:rFonts w:ascii="Times New Roman" w:hAnsi="Times New Roman" w:cs="Times New Roman"/>
                <w:b/>
                <w:bCs/>
                <w:szCs w:val="20"/>
              </w:rPr>
            </w:pPr>
            <w:del w:id="9017" w:author="Tairan Yang" w:date="2026-10-13T12:00:00Z">
              <w:r>
                <w:rPr>
                  <w:rFonts w:ascii="Times New Roman" w:hAnsi="Times New Roman" w:cs="Times New Roman"/>
                  <w:b/>
                  <w:bCs/>
                  <w:szCs w:val="20"/>
                  <w:u w:val="single"/>
                </w:rPr>
                <w:delText xml:space="preserve">In-Clinic Treatment Period (Day -1 to Day 4)</w:delText>
              </w:r>
            </w:del>
            <w:ins w:id="9018" w:author="Tairan Yang" w:date="2026-10-13T12:00:00Z">
              <w:r>
                <w:rPr>
                  <w:rFonts w:ascii="Times New Roman" w:hAnsi="Times New Roman" w:cs="Times New Roman"/>
                  <w:b/>
                  <w:bCs/>
                  <w:szCs w:val="20"/>
                  <w:u w:val="single"/>
                </w:rPr>
                <w:t xml:space="preserve">In-Clinic Treatment Period (Day -1 to Day 4; up to Day 7 if discharge criteria are not met)</w:t>
              </w:r>
            </w:ins>
            <w:r>
              <w:rPr>
                <w:rFonts w:ascii="Times New Roman" w:hAnsi="Times New Roman" w:cs="Times New Roman"/>
                <w:b/>
                <w:bCs/>
                <w:szCs w:val="20"/>
              </w:rPr>
              <w:t>:</w:t>
            </w:r>
          </w:p>
          <w:p w14:paraId="773C5109" w14:textId="0DD8FB40" w:rsidR="00831575" w:rsidRPr="00AA7909" w:rsidRDefault="00A77E15" w:rsidP="00831575">
            <w:pPr>
              <w:pStyle w:val="TableEntry"/>
              <w:spacing w:before="60"/>
              <w:rPr>
                <w:rFonts w:ascii="Times New Roman" w:hAnsi="Times New Roman" w:cs="Times New Roman"/>
              </w:rPr>
            </w:pPr>
            <w:bookmarkStart w:id="18" w:name="_Hlk178120162"/>
            <w:r>
              <w:rPr>
                <w:rFonts w:ascii="Times New Roman" w:hAnsi="Times New Roman" w:cs="Times New Roman"/>
              </w:rPr>
              <w:t xml:space="preserve">Eligible participants will check-in to the Clinical Research Unit (CRU) early in the morning of Day </w:t>
              <w:noBreakHyphen/>
              <w:t xml:space="preserve">1. They will complete check-in procedures to re-confirm eligibility.</w:t>
            </w:r>
          </w:p>
          <w:p w14:paraId="34269E12" w14:textId="7200D4E0" w:rsidR="005B5ED8" w:rsidRPr="00AA7909" w:rsidRDefault="00831575" w:rsidP="00141A2D">
            <w:pPr>
              <w:pStyle w:val="TableEntry"/>
              <w:spacing w:before="60"/>
              <w:rPr>
                <w:rFonts w:ascii="Times New Roman" w:hAnsi="Times New Roman" w:cs="Times New Roman"/>
                <w:szCs w:val="20"/>
              </w:rPr>
            </w:pPr>
            <w:r>
              <w:rPr>
                <w:rFonts w:ascii="Times New Roman" w:hAnsi="Times New Roman" w:cs="Times New Roman"/>
              </w:rPr>
              <w:lastRenderedPageBreak/>
              <w:t xml:space="preserve">Participants will receive study </w:t>
            </w:r>
            <w:r>
              <w:rPr>
                <w:rFonts w:ascii="Times New Roman" w:hAnsi="Times New Roman" w:cs="Times New Roman"/>
                <w:szCs w:val="20"/>
              </w:rPr>
              <w:t xml:space="preserve">medication (CYB003) at approximately 08:00-10:00 hours on Day 1, and will be administered in a fasted state </w:t>
            </w:r>
            <w:r>
              <w:rPr>
                <w:rFonts w:ascii="Times New Roman" w:hAnsi="Times New Roman" w:cs="Times New Roman"/>
                <w:szCs w:val="20"/>
              </w:rPr>
              <w:t xml:space="preserve">(at least a 10-hour overnight fast and continue fasting for 4 hours postdose). </w:t>
            </w:r>
            <w:ins w:id="9019" w:author="Tairan Yang" w:date="2026-10-13T12:00:00Z">
              <w:r>
                <w:rPr>
                  <w:rFonts w:ascii="Times New Roman" w:hAnsi="Times New Roman" w:cs="Times New Roman"/>
                  <w:szCs w:val="20"/>
                </w:rPr>
                <w:t xml:space="preserve"> Water will be restricted from 1 hour before until 1 hour after dosing, except for the water administered with the dose. Standardized meals will be provided during confinement.</w:t>
              </w:r>
            </w:ins>
          </w:p>
          <w:p w14:paraId="4F8417FB" w14:textId="6A49BCB5" w:rsidR="00831575" w:rsidRPr="00AA7909" w:rsidRDefault="00831575" w:rsidP="00141A2D">
            <w:pPr>
              <w:pStyle w:val="TableEntry"/>
              <w:spacing w:before="60"/>
              <w:rPr>
                <w:rFonts w:ascii="Times New Roman" w:hAnsi="Times New Roman" w:cs="Times New Roman"/>
              </w:rPr>
            </w:pPr>
            <w:r>
              <w:rPr>
                <w:rFonts w:ascii="Times New Roman" w:hAnsi="Times New Roman" w:cs="Times New Roman"/>
                <w:szCs w:val="20"/>
              </w:rPr>
              <w:t xml:space="preserve">Psychological support will be provided by two (the Lead and assistant) Session Monitors during the dosing session. </w:t>
            </w:r>
            <w:r>
              <w:rPr>
                <w:rFonts w:ascii="Times New Roman" w:hAnsi="Times New Roman" w:cs="Times New Roman"/>
              </w:rPr>
              <w:t xml:space="preserve"> The Lead and Assistant Session Monitors must be in the room with the participant for at least 8 hours (or the Lead Session monitor in the room, with the Assistant Session Monitor watching via live, real-time video with the capacity to intervene if necessary At approximately 8 h after dosing, the Discharge Checklist will be completed by the PI/Sub-PI to determine that participants are safe to be released from the dosing room/ into their private room (i.e. not require continuous monitoring). The Discharge Checklist will include the Modified Observer’s Assessment of Alertness and Sedation (MOAA/S) score and assessment of serotonin toxicity using the Hunter criteria. The Hunter criteria may be assessed by the PI at any additional time that serotonin toxicity is suspected following CYB003 administration. </w:t>
            </w:r>
          </w:p>
          <w:p w14:paraId="4A45C932" w14:textId="78292C5C" w:rsidR="00831575" w:rsidRPr="00AA7909" w:rsidRDefault="00DE0C04" w:rsidP="00831575">
            <w:pPr>
              <w:pStyle w:val="TableEntry"/>
              <w:spacing w:before="60"/>
              <w:rPr>
                <w:rFonts w:ascii="Times New Roman" w:hAnsi="Times New Roman" w:cs="Times New Roman"/>
              </w:rPr>
            </w:pPr>
            <w:r>
              <w:rPr>
                <w:rFonts w:ascii="Times New Roman" w:hAnsi="Times New Roman" w:cs="Times New Roman"/>
              </w:rPr>
              <w:t xml:space="preserve">Respiratory rate and supine </w:t>
            </w:r>
            <w:commentRangeStart w:id="19"/>
            <w:commentRangeStart w:id="51"/>
            <w:del w:id="9020" w:author="Tairan Yang" w:date="2026-10-13T12:00:00Z">
              <w:r>
                <w:rPr>
                  <w:rFonts w:ascii="Times New Roman" w:hAnsi="Times New Roman" w:cs="Times New Roman"/>
                </w:rPr>
                <w:delText xml:space="preserve">and standing </w:delText>
              </w:r>
            </w:del>
            <w:commentRangeEnd w:id="51"/>
            <w:commentRangeEnd w:id="19"/>
            <w:r>
              <w:rPr>
                <w:rStyle w:val="CommentReference"/>
                <w:rFonts w:ascii="Times New Roman" w:eastAsia="Times New Roman" w:hAnsi="Times New Roman" w:cs="Times New Roman"/>
              </w:rPr>
              <w:commentReference w:id="19"/>
            </w:r>
            <w:r>
              <w:rPr>
                <w:rStyle w:val="CommentReference"/>
              </w:rPr>
              <w:commentReference w:id="51"/>
            </w:r>
            <w:r>
              <w:rPr>
                <w:rFonts w:ascii="Times New Roman" w:hAnsi="Times New Roman" w:cs="Times New Roman"/>
              </w:rPr>
              <w:t xml:space="preserve">blood pressure and pulse rate will be measured at </w:t>
            </w:r>
            <w:commentRangeStart w:id="20"/>
            <w:commentRangeStart w:id="52"/>
            <w:del w:id="9021" w:author="Tairan Yang" w:date="2026-10-13T12:00:00Z">
              <w:r>
                <w:rPr>
                  <w:rFonts w:ascii="Times New Roman" w:hAnsi="Times New Roman" w:cs="Times New Roman"/>
                </w:rPr>
                <w:delText xml:space="preserve">baseline (within 1 hr prior to dose) and at 0.5, 1, 4, and 8 </w:delText>
              </w:r>
            </w:del>
            <w:ins w:id="9022" w:author="Tairan Yang" w:date="2026-10-13T12:00:00Z">
              <w:r>
                <w:rPr>
                  <w:rFonts w:ascii="Times New Roman" w:hAnsi="Times New Roman" w:cs="Times New Roman"/>
                </w:rPr>
                <w:t xml:space="preserve">baseline (within 1 h prior to dose) and at 1, 2, 4, and 8 </w:t>
              </w:r>
            </w:ins>
            <w:commentRangeEnd w:id="52"/>
            <w:commentRangeEnd w:id="20"/>
            <w:r>
              <w:rPr>
                <w:rStyle w:val="CommentReference"/>
                <w:rFonts w:ascii="Times New Roman" w:eastAsia="Times New Roman" w:hAnsi="Times New Roman" w:cs="Times New Roman"/>
              </w:rPr>
              <w:commentReference w:id="20"/>
            </w:r>
            <w:r>
              <w:rPr>
                <w:rStyle w:val="CommentReference"/>
              </w:rPr>
              <w:commentReference w:id="52"/>
            </w:r>
            <w:del w:id="9023" w:author="Tairan Yang" w:date="2026-10-13T12:00:00Z">
              <w:r>
                <w:rPr>
                  <w:rFonts w:ascii="Times New Roman" w:hAnsi="Times New Roman" w:cs="Times New Roman"/>
                </w:rPr>
                <w:delText xml:space="preserve">h after dosing on Day 1 and anytime on Day 4 (or the day of discharge), prior to discharge. Oral temperature will be measured at baseline (within 1 hr prior to dose) and at 1 hr after dosing and before discharge on Day 4 (or the day of discharge).</w:delText>
              </w:r>
            </w:del>
            <w:ins w:id="9024" w:author="Tairan Yang" w:date="2026-10-13T12:00:00Z">
              <w:r>
                <w:rPr>
                  <w:rFonts w:ascii="Times New Roman" w:hAnsi="Times New Roman" w:cs="Times New Roman"/>
                </w:rPr>
                <w:t xml:space="preserve">h after dosing on Day 1, at 24 h postdose on Day 2, and prior to discharge from the CRU (Day 4 to Day 7). Oral temperature will be measured at the same time points.</w:t>
              </w:r>
            </w:ins>
          </w:p>
          <w:bookmarkEnd w:id="18"/>
          <w:p w14:paraId="6FD8AFCB" w14:textId="5B650765" w:rsidR="00831575" w:rsidRPr="00AA7909" w:rsidRDefault="00831575" w:rsidP="00831575">
            <w:pPr>
              <w:pStyle w:val="TableEntry"/>
              <w:spacing w:before="60"/>
              <w:rPr>
                <w:rFonts w:ascii="Times New Roman" w:hAnsi="Times New Roman" w:cs="Times New Roman"/>
              </w:rPr>
            </w:pPr>
            <w:r>
              <w:rPr>
                <w:rFonts w:ascii="Times New Roman" w:hAnsi="Times New Roman" w:cs="Times New Roman"/>
              </w:rPr>
              <w:t xml:space="preserve">For safety assessment, resting 12-lead ECG recordings will be performed </w:t>
            </w:r>
            <w:del w:id="9025" w:author="Tairan Yang" w:date="2026-10-13T12:00:00Z">
              <w:r>
                <w:rPr>
                  <w:rFonts w:ascii="Times New Roman" w:hAnsi="Times New Roman" w:cs="Times New Roman"/>
                </w:rPr>
                <w:delText xml:space="preserve">within 60 min pre-dose and at </w:delText>
              </w:r>
            </w:del>
            <w:ins w:id="9026" w:author="Tairan Yang" w:date="2026-10-13T12:00:00Z">
              <w:r>
                <w:rPr>
                  <w:rFonts w:ascii="Times New Roman" w:hAnsi="Times New Roman" w:cs="Times New Roman"/>
                </w:rPr>
                <w:t xml:space="preserve">within 1 h pre-dose and at </w:t>
              </w:r>
            </w:ins>
            <w:commentRangeStart w:id="21"/>
            <w:commentRangeStart w:id="53"/>
            <w:commentRangeStart w:id="22"/>
            <w:del w:id="9027" w:author="Tairan Yang" w:date="2026-10-13T12:00:00Z">
              <w:r>
                <w:rPr>
                  <w:rFonts w:ascii="Times New Roman" w:hAnsi="Times New Roman" w:cs="Times New Roman"/>
                </w:rPr>
                <w:delText xml:space="preserve">2, 4 and 8 h after dosing</w:delText>
              </w:r>
            </w:del>
            <w:ins w:id="9028" w:author="Tairan Yang" w:date="2026-10-13T12:00:00Z">
              <w:r>
                <w:rPr>
                  <w:rFonts w:ascii="Times New Roman" w:hAnsi="Times New Roman" w:cs="Times New Roman"/>
                </w:rPr>
                <w:t xml:space="preserve">2, 4 and 8 h after dosing on Day 1, at 24 h postdose on Day 2, and prior to discharge from the CRU (Day 4 to Day 7)</w:t>
              </w:r>
            </w:ins>
            <w:commentRangeEnd w:id="53"/>
            <w:commentRangeEnd w:id="21"/>
            <w:r>
              <w:rPr>
                <w:rStyle w:val="CommentReference"/>
                <w:rFonts w:ascii="Times New Roman" w:hAnsi="Times New Roman" w:cs="Times New Roman"/>
                <w:sz w:val="20"/>
                <w:szCs w:val="22"/>
              </w:rPr>
              <w:commentReference w:id="21"/>
            </w:r>
            <w:r>
              <w:rPr>
                <w:rStyle w:val="CommentReference"/>
              </w:rPr>
              <w:commentReference w:id="53"/>
            </w:r>
            <w:commentRangeEnd w:id="22"/>
            <w:r>
              <w:rPr>
                <w:rStyle w:val="CommentReference"/>
                <w:rFonts w:ascii="Times New Roman" w:eastAsia="Times New Roman" w:hAnsi="Times New Roman" w:cs="Times New Roman"/>
              </w:rPr>
              <w:commentReference w:id="22"/>
            </w:r>
            <w:del w:id="9029" w:author="Tairan Yang" w:date="2026-10-13T12:00:00Z">
              <w:r>
                <w:rPr>
                  <w:rFonts w:ascii="Times New Roman" w:hAnsi="Times New Roman" w:cs="Times New Roman"/>
                </w:rPr>
                <w:delText xml:space="preserve"> on Day 1. </w:delText>
              </w:r>
            </w:del>
            <w:ins w:id="9030" w:author="Tairan Yang" w:date="2026-10-13T12:00:00Z">
              <w:r>
                <w:rPr>
                  <w:rFonts w:ascii="Times New Roman" w:hAnsi="Times New Roman" w:cs="Times New Roman"/>
                </w:rPr>
                <w:t xml:space="preserve">. </w:t>
              </w:r>
            </w:ins>
          </w:p>
          <w:p w14:paraId="058C85BF" w14:textId="63430872" w:rsidR="00831575" w:rsidRPr="00AA7909" w:rsidRDefault="00831575" w:rsidP="00831575">
            <w:pPr>
              <w:pStyle w:val="TableEntry"/>
              <w:spacing w:before="60"/>
              <w:rPr>
                <w:rFonts w:ascii="Times New Roman" w:hAnsi="Times New Roman" w:cs="Times New Roman"/>
              </w:rPr>
            </w:pPr>
            <w:r>
              <w:rPr>
                <w:rFonts w:ascii="Times New Roman" w:hAnsi="Times New Roman" w:cs="Times New Roman"/>
                <w:lang w:val="en-GB"/>
              </w:rPr>
              <w:t xml:space="preserve">Participants will have one post-dose psychological support session following CYB003 administration, preferably done approximately 24 hours post-dose (Day 2), but within 48 hours post-dose. Additional pre-dose and post-dose sessions may be conducted by the Session Monitor(s) at the Investigator’s discretion.</w:t>
            </w:r>
            <w:r>
              <w:rPr>
                <w:rFonts w:ascii="Times New Roman" w:hAnsi="Times New Roman" w:cs="Times New Roman"/>
              </w:rPr>
              <w:t xml:space="preserve"> </w:t>
            </w:r>
          </w:p>
          <w:p w14:paraId="5DAB00BA" w14:textId="77777777" w:rsidR="00831575" w:rsidRPr="00AA7909" w:rsidRDefault="00831575" w:rsidP="00831575">
            <w:pPr>
              <w:pStyle w:val="TableEntry"/>
              <w:spacing w:before="60"/>
              <w:rPr>
                <w:rFonts w:ascii="Times New Roman" w:hAnsi="Times New Roman" w:cs="Times New Roman"/>
              </w:rPr>
            </w:pPr>
          </w:p>
          <w:p w14:paraId="78C00C91" w14:textId="75ADFFB0" w:rsidR="00831575" w:rsidRPr="00AA7909" w:rsidRDefault="00831575" w:rsidP="00831575">
            <w:pPr>
              <w:pStyle w:val="TableEntry"/>
              <w:spacing w:before="60"/>
              <w:rPr>
                <w:rFonts w:ascii="Times New Roman" w:hAnsi="Times New Roman" w:cs="Times New Roman"/>
                <w:b/>
                <w:bCs/>
                <w:u w:val="single"/>
              </w:rPr>
            </w:pPr>
            <w:r>
              <w:rPr>
                <w:rFonts w:ascii="Times New Roman" w:hAnsi="Times New Roman" w:cs="Times New Roman"/>
                <w:b/>
                <w:bCs/>
                <w:u w:val="single"/>
              </w:rPr>
              <w:t>Pharmacokinetic Sampling</w:t>
            </w:r>
          </w:p>
          <w:p w14:paraId="2F12B578" w14:textId="365ADE70" w:rsidR="00831575" w:rsidRPr="00AA7909" w:rsidRDefault="00A26D63" w:rsidP="00831575">
            <w:pPr>
              <w:pStyle w:val="TableEntry"/>
              <w:spacing w:before="60"/>
              <w:rPr>
                <w:rFonts w:ascii="Times New Roman" w:hAnsi="Times New Roman" w:cs="Times New Roman"/>
                <w:b/>
                <w:bCs/>
                <w:u w:val="single"/>
              </w:rPr>
            </w:pPr>
            <w:r>
              <w:rPr>
                <w:rFonts w:ascii="Times New Roman" w:hAnsi="Times New Roman" w:cs="Times New Roman"/>
                <w:b/>
                <w:bCs/>
              </w:rPr>
              <w:t>Blood:</w:t>
            </w:r>
            <w:r>
              <w:rPr>
                <w:rFonts w:ascii="Times New Roman" w:hAnsi="Times New Roman" w:cs="Times New Roman"/>
              </w:rPr>
              <w:t xml:space="preserve"> For all participants, serial blood samples for </w:t>
            </w:r>
            <w:commentRangeStart w:id="54"/>
            <w:del w:id="9031" w:author="Tairan Yang" w:date="2026-10-13T12:00:00Z">
              <w:r>
                <w:rPr>
                  <w:rFonts w:ascii="Times New Roman" w:hAnsi="Times New Roman" w:cs="Times New Roman"/>
                </w:rPr>
                <w:delText xml:space="preserve">quantification of CYB003 total radioactivity in whole blood and plasma, will be collected on Day 1 within 1 h pre-dose and at 0.5, 1, 2,</w:delText>
              </w:r>
            </w:del>
            <w:ins w:id="9032" w:author="Tairan Yang" w:date="2026-10-13T12:00:00Z">
              <w:r>
                <w:rPr>
                  <w:rFonts w:ascii="Times New Roman" w:hAnsi="Times New Roman" w:cs="Times New Roman"/>
                </w:rPr>
                <w:t xml:space="preserve">quantification of total radioactivity in whole blood and plasma, and of CYB003 and its major metabolites in plasma, will be collected within 1 h pre-dose on Day 1 and at 0.5, 1, 1.5, 2,</w:t>
              </w:r>
            </w:ins>
            <w:commentRangeEnd w:id="54"/>
            <w:r>
              <w:rPr>
                <w:rStyle w:val="CommentReference"/>
              </w:rPr>
              <w:commentReference w:id="54"/>
            </w:r>
            <w:r>
              <w:rPr>
                <w:rFonts w:ascii="Times New Roman" w:hAnsi="Times New Roman" w:cs="Times New Roman"/>
              </w:rPr>
              <w:t xml:space="preserve"> 3, 4, 6, 8, 12, 24, 36, 48, and </w:t>
            </w:r>
            <w:r>
              <w:rPr>
                <w:rFonts w:ascii="Times New Roman" w:hAnsi="Times New Roman" w:cs="Times New Roman"/>
              </w:rPr>
              <w:t xml:space="preserve">72 h postdose. </w:t>
            </w:r>
            <w:ins w:id="9033" w:author="Tairan Yang" w:date="2026-10-13T12:00:00Z">
              <w:r>
                <w:rPr>
                  <w:rFonts w:ascii="Times New Roman" w:hAnsi="Times New Roman" w:cs="Times New Roman"/>
                </w:rPr>
                <w:t xml:space="preserve"> Additional blood volume will be collected at selected time points for metabolite profiling; plasma samples may be pooled across time points (AUC-weighted) and/or across participants for metabolite profiling and identification. For participants remaining in the CRU beyond Day 4, blood samples will continue to be collected at 24-hour intervals until discharge.</w:t>
              </w:r>
            </w:ins>
          </w:p>
          <w:p w14:paraId="76415AEE" w14:textId="7DDAD861" w:rsidR="006A5CC0" w:rsidRPr="00AA7909" w:rsidRDefault="00A26D63" w:rsidP="00831575">
            <w:pPr>
              <w:pStyle w:val="TableEntry"/>
              <w:spacing w:before="60"/>
              <w:rPr>
                <w:rFonts w:ascii="Times New Roman" w:hAnsi="Times New Roman" w:cs="Times New Roman"/>
              </w:rPr>
            </w:pPr>
            <w:r>
              <w:rPr>
                <w:rFonts w:ascii="Times New Roman" w:hAnsi="Times New Roman" w:cs="Times New Roman"/>
                <w:b/>
                <w:bCs/>
              </w:rPr>
              <w:t>Urine:</w:t>
            </w:r>
            <w:r>
              <w:rPr>
                <w:rFonts w:ascii="Times New Roman" w:hAnsi="Times New Roman" w:cs="Times New Roman"/>
              </w:rPr>
              <w:t xml:space="preserve"> For all participants, urine samples will be collected (-12 to 0) pre-dose on Day 1 and during the following time collection intervals post-dose (0 to 3 h, 3 to 6 h, 6 h to 12h, 12 – 24h, 24 – 48h, and 48 – </w:t>
            </w:r>
            <w:commentRangeStart w:id="23"/>
            <w:commentRangeStart w:id="24"/>
            <w:r>
              <w:rPr>
                <w:rFonts w:ascii="Times New Roman" w:hAnsi="Times New Roman" w:cs="Times New Roman"/>
              </w:rPr>
              <w:t>72h</w:t>
            </w:r>
            <w:commentRangeEnd w:id="23"/>
            <w:r>
              <w:rPr>
                <w:rStyle w:val="CommentReference"/>
                <w:rFonts w:ascii="Times New Roman" w:eastAsia="Times New Roman" w:hAnsi="Times New Roman" w:cs="Times New Roman"/>
              </w:rPr>
              <w:commentReference w:id="23"/>
            </w:r>
            <w:commentRangeEnd w:id="24"/>
            <w:r>
              <w:rPr>
                <w:rStyle w:val="CommentReference"/>
                <w:rFonts w:ascii="Times New Roman" w:eastAsia="Times New Roman" w:hAnsi="Times New Roman" w:cs="Times New Roman"/>
              </w:rPr>
              <w:commentReference w:id="24"/>
            </w:r>
            <w:r>
              <w:rPr>
                <w:rFonts w:ascii="Times New Roman" w:hAnsi="Times New Roman" w:cs="Times New Roman"/>
              </w:rPr>
              <w:t xml:space="preserve">). All urine voided during a time collection interval will be pooled for that interval. The total volume of urine collected for each interval will be recorded. </w:t>
            </w:r>
          </w:p>
          <w:p w14:paraId="7154D14E" w14:textId="574BE2DD" w:rsidR="00831575" w:rsidRPr="00AA7909" w:rsidRDefault="004038A4" w:rsidP="00831575">
            <w:pPr>
              <w:pStyle w:val="TableEntry"/>
              <w:spacing w:before="60"/>
              <w:rPr>
                <w:rFonts w:ascii="Times New Roman" w:hAnsi="Times New Roman" w:cs="Times New Roman"/>
              </w:rPr>
            </w:pPr>
            <w:r>
              <w:rPr>
                <w:rFonts w:ascii="Times New Roman" w:hAnsi="Times New Roman" w:cs="Times New Roman"/>
                <w:b/>
                <w:bCs/>
              </w:rPr>
              <w:t>Feces:</w:t>
            </w:r>
            <w:r>
              <w:rPr>
                <w:rFonts w:ascii="Times New Roman" w:hAnsi="Times New Roman" w:cs="Times New Roman"/>
              </w:rPr>
              <w:t xml:space="preserve"> Fecal samples will be collected during the following intervals: </w:t>
            </w:r>
            <w:commentRangeStart w:id="55"/>
            <w:del w:id="9034" w:author="Tairan Yang" w:date="2026-10-13T12:00:00Z">
              <w:r>
                <w:rPr>
                  <w:rFonts w:ascii="Times New Roman" w:hAnsi="Times New Roman" w:cs="Times New Roman"/>
                </w:rPr>
                <w:delText xml:space="preserve">(-12 to 0 h) prior to dosing</w:delText>
              </w:r>
            </w:del>
            <w:ins w:id="9035" w:author="Tairan Yang" w:date="2026-10-13T12:00:00Z">
              <w:r>
                <w:rPr>
                  <w:rFonts w:ascii="Times New Roman" w:hAnsi="Times New Roman" w:cs="Times New Roman"/>
                </w:rPr>
                <w:t xml:space="preserve">from admission on Day -1 until dosing (pre-dose sample)</w:t>
              </w:r>
            </w:ins>
            <w:commentRangeEnd w:id="55"/>
            <w:r>
              <w:rPr>
                <w:rStyle w:val="CommentReference"/>
              </w:rPr>
              <w:commentReference w:id="55"/>
            </w:r>
            <w:r>
              <w:rPr>
                <w:rFonts w:ascii="Times New Roman" w:hAnsi="Times New Roman" w:cs="Times New Roman"/>
              </w:rPr>
              <w:t xml:space="preserve"> and during the following time collection intervals post-dose (0 – 24h, 24 – 48h, and 48 – 72h). </w:t>
            </w:r>
            <w:del w:id="9036" w:author="Tairan Yang" w:date="2026-10-13T12:00:00Z">
              <w:r>
                <w:rPr>
                  <w:rFonts w:ascii="Times New Roman" w:hAnsi="Times New Roman" w:cs="Times New Roman"/>
                </w:rPr>
                <w:delText xml:space="preserve">All feces voided</w:delText>
              </w:r>
            </w:del>
            <w:ins w:id="9037" w:author="Tairan Yang" w:date="2026-10-13T12:00:00Z">
              <w:r>
                <w:rPr>
                  <w:rFonts w:ascii="Times New Roman" w:hAnsi="Times New Roman" w:cs="Times New Roman"/>
                </w:rPr>
                <w:t xml:space="preserve">All feces passed</w:t>
              </w:r>
            </w:ins>
            <w:r>
              <w:rPr>
                <w:rFonts w:ascii="Times New Roman" w:hAnsi="Times New Roman" w:cs="Times New Roman"/>
              </w:rPr>
              <w:t xml:space="preserve"> during a time collection interval will be pooled for that interval. The total weight of feces collected for each interval will be recorded.</w:t>
            </w:r>
          </w:p>
          <w:p w14:paraId="1440276F" w14:textId="011AFAE9" w:rsidR="00CD6CDE" w:rsidRPr="00AA7909" w:rsidRDefault="00E21FB6" w:rsidP="00831575">
            <w:pPr>
              <w:pStyle w:val="TableEntry"/>
              <w:spacing w:before="60"/>
              <w:rPr>
                <w:rFonts w:ascii="Times New Roman" w:hAnsi="Times New Roman" w:cs="Times New Roman"/>
              </w:rPr>
            </w:pPr>
            <w:r>
              <w:rPr>
                <w:rFonts w:ascii="Times New Roman" w:hAnsi="Times New Roman" w:cs="Times New Roman"/>
                <w:b/>
                <w:bCs/>
              </w:rPr>
              <w:t>Vomitus:</w:t>
            </w:r>
            <w:r>
              <w:rPr>
                <w:rFonts w:ascii="Times New Roman" w:hAnsi="Times New Roman" w:cs="Times New Roman"/>
              </w:rPr>
              <w:t xml:space="preserve"> For participants experiencing emesis within 4 hours following oral dosing, vomitus will be collected and stored for possible analysis as deemed appropriate. Every effort will be made to collect vomitus from participants experiencing emesis </w:t>
            </w:r>
            <w:commentRangeStart w:id="56"/>
            <w:del w:id="9038" w:author="Tairan Yang" w:date="2026-10-13T12:00:00Z">
              <w:r>
                <w:rPr>
                  <w:rFonts w:ascii="Times New Roman" w:hAnsi="Times New Roman" w:cs="Times New Roman"/>
                </w:rPr>
                <w:delText xml:space="preserve">after 4 hours postdose and up to 24 hours postdose</w:delText>
              </w:r>
            </w:del>
            <w:ins w:id="9039" w:author="Tairan Yang" w:date="2026-10-13T12:00:00Z">
              <w:r>
                <w:rPr>
                  <w:rFonts w:ascii="Times New Roman" w:hAnsi="Times New Roman" w:cs="Times New Roman"/>
                </w:rPr>
                <w:t xml:space="preserve">after 4 hours postdose and throughout the confinement period</w:t>
              </w:r>
            </w:ins>
            <w:commentRangeEnd w:id="56"/>
            <w:r>
              <w:rPr>
                <w:rStyle w:val="CommentReference"/>
              </w:rPr>
              <w:commentReference w:id="56"/>
            </w:r>
            <w:r>
              <w:rPr>
                <w:rFonts w:ascii="Times New Roman" w:hAnsi="Times New Roman" w:cs="Times New Roman"/>
              </w:rPr>
              <w:t xml:space="preserve">, any collected vomit will be included in the total [</w:t>
            </w:r>
            <w:r>
              <w:rPr>
                <w:rFonts w:ascii="Times New Roman" w:hAnsi="Times New Roman" w:cs="Times New Roman"/>
                <w:vertAlign w:val="superscript"/>
              </w:rPr>
              <w:t>14</w:t>
            </w:r>
            <w:r>
              <w:rPr>
                <w:rFonts w:ascii="Times New Roman" w:hAnsi="Times New Roman" w:cs="Times New Roman"/>
              </w:rPr>
              <w:t>C]-radioactivity measurements and in the determination of the mass balance. The exact times of vomit production will be recorded in the eCRF.</w:t>
            </w:r>
          </w:p>
          <w:p w14:paraId="0F9AB1C9" w14:textId="77777777" w:rsidR="00F02E75" w:rsidRDefault="003650B2" w:rsidP="004218D8">
            <w:pPr>
              <w:pStyle w:val="TableEntry"/>
              <w:spacing w:before="60"/>
              <w:rPr>
                <w:rFonts w:ascii="Times New Roman" w:hAnsi="Times New Roman" w:cs="Times New Roman"/>
              </w:rPr>
            </w:pPr>
            <w:r>
              <w:rPr>
                <w:rFonts w:ascii="Times New Roman" w:hAnsi="Times New Roman" w:cs="Times New Roman"/>
              </w:rPr>
              <w:t xml:space="preserve">Following collection of the final urine and fecal samples (at 48-72 h post dose) </w:t>
            </w:r>
            <w:del w:id="9040" w:author="Tairan Yang" w:date="2026-10-13T12:00:00Z">
              <w:r>
                <w:rPr>
                  <w:rFonts w:ascii="Times New Roman" w:hAnsi="Times New Roman" w:cs="Times New Roman"/>
                </w:rPr>
                <w:delText xml:space="preserve">subjects may be eligible</w:delText>
              </w:r>
            </w:del>
            <w:ins w:id="9041" w:author="Tairan Yang" w:date="2026-10-13T12:00:00Z">
              <w:r>
                <w:rPr>
                  <w:rFonts w:ascii="Times New Roman" w:hAnsi="Times New Roman" w:cs="Times New Roman"/>
                </w:rPr>
                <w:t xml:space="preserve">participants may be eligible</w:t>
              </w:r>
            </w:ins>
            <w:r>
              <w:rPr>
                <w:rFonts w:ascii="Times New Roman" w:hAnsi="Times New Roman" w:cs="Times New Roman"/>
              </w:rPr>
              <w:t xml:space="preserve"> for discharge if the discharge criteria described above are met. If participants do not meet discharge criteria, blood, urine and fecal samples </w:t>
            </w:r>
            <w:del w:id="9042" w:author="Tairan Yang" w:date="2026-10-13T12:00:00Z">
              <w:r>
                <w:rPr>
                  <w:rFonts w:ascii="Times New Roman" w:hAnsi="Times New Roman" w:cs="Times New Roman"/>
                </w:rPr>
                <w:delText xml:space="preserve">will be continue to be taken</w:delText>
              </w:r>
            </w:del>
            <w:ins w:id="9043" w:author="Tairan Yang" w:date="2026-10-13T12:00:00Z">
              <w:r>
                <w:rPr>
                  <w:rFonts w:ascii="Times New Roman" w:hAnsi="Times New Roman" w:cs="Times New Roman"/>
                </w:rPr>
                <w:t xml:space="preserve">will continue to be collected</w:t>
              </w:r>
            </w:ins>
            <w:r>
              <w:rPr>
                <w:rFonts w:ascii="Times New Roman" w:hAnsi="Times New Roman" w:cs="Times New Roman"/>
              </w:rPr>
              <w:t xml:space="preserve"> at 24-hour periods up until discharge (i.e. 72 - 96, 96 – 120, 120 – 144 h post dose). </w:t>
            </w:r>
          </w:p>
          <w:p w14:paraId="6A2D3E8A" w14:textId="7AB868D5" w:rsidR="004218D8" w:rsidRPr="00AA7909" w:rsidRDefault="00F51862" w:rsidP="004218D8">
            <w:pPr>
              <w:pStyle w:val="TableEntry"/>
              <w:spacing w:before="60"/>
              <w:rPr>
                <w:rFonts w:ascii="Times New Roman" w:hAnsi="Times New Roman" w:cs="Times New Roman"/>
              </w:rPr>
            </w:pPr>
            <w:r>
              <w:rPr>
                <w:rFonts w:ascii="Times New Roman" w:hAnsi="Times New Roman" w:cs="Times New Roman"/>
              </w:rPr>
              <w:t xml:space="preserve">Prior to discharge on Day 4-7, the Discharge Checklist will be repeated to ensure participants are safe for discharge. Participants may remain in the CRU longer at the discretion of the Investigator to monitor them for safety.</w:t>
            </w:r>
          </w:p>
          <w:p w14:paraId="00D2E93C" w14:textId="4605FEDE" w:rsidR="00831575" w:rsidRPr="00AA7909" w:rsidRDefault="00831575" w:rsidP="00831575">
            <w:pPr>
              <w:pStyle w:val="TableEntry"/>
              <w:spacing w:before="60"/>
              <w:rPr>
                <w:rFonts w:ascii="Times New Roman" w:hAnsi="Times New Roman" w:cs="Times New Roman"/>
              </w:rPr>
            </w:pPr>
            <w:r>
              <w:rPr>
                <w:rFonts w:ascii="Times New Roman" w:hAnsi="Times New Roman" w:cs="Times New Roman"/>
              </w:rPr>
              <w:t>Adverse event and concomitant medication usage will be monitored and recorded throughout the study, from Screening until the final follow-up.</w:t>
            </w:r>
          </w:p>
          <w:p w14:paraId="364A4BA2" w14:textId="0A08D86C" w:rsidR="00831575" w:rsidRPr="00AA7909" w:rsidRDefault="00831575" w:rsidP="00831575">
            <w:pPr>
              <w:pStyle w:val="TableEntry"/>
              <w:spacing w:before="60"/>
              <w:rPr>
                <w:rFonts w:ascii="Times New Roman" w:hAnsi="Times New Roman" w:cs="Times New Roman"/>
              </w:rPr>
            </w:pPr>
            <w:r>
              <w:rPr>
                <w:rFonts w:ascii="Times New Roman" w:hAnsi="Times New Roman" w:cs="Times New Roman"/>
              </w:rPr>
              <w:t xml:space="preserve">Additional study procedures and details for all procedures are presented in </w:t>
            </w:r>
            <w:r>
              <w:rPr>
                <w:rFonts w:ascii="Times New Roman" w:hAnsi="Times New Roman" w:cs="Times New Roman"/>
                <w:color w:val="0000FF"/>
              </w:rPr>
              <w:fldChar w:fldCharType="begin"/>
              <w:instrText xml:space="preserve"> REF  _Ref97422020 \h  \* MERGEFORMAT </w:instrText>
              <w:fldChar w:fldCharType="separate"/>
              <w:t>Table 4</w:t>
              <w:noBreakHyphen/>
              <w:t>1</w:t>
              <w:fldChar w:fldCharType="end"/>
            </w:r>
            <w:r>
              <w:rPr>
                <w:rFonts w:ascii="Times New Roman" w:hAnsi="Times New Roman" w:cs="Times New Roman"/>
              </w:rPr>
              <w:t>.</w:t>
            </w:r>
          </w:p>
          <w:p w14:paraId="2640A5BD" w14:textId="77777777" w:rsidR="00831575" w:rsidRPr="00AA7909" w:rsidRDefault="00831575" w:rsidP="00831575">
            <w:pPr>
              <w:pStyle w:val="TableEntry"/>
              <w:spacing w:before="60"/>
              <w:rPr>
                <w:rFonts w:ascii="Times New Roman" w:hAnsi="Times New Roman" w:cs="Times New Roman"/>
                <w:b/>
                <w:bCs/>
                <w:szCs w:val="20"/>
              </w:rPr>
            </w:pPr>
            <w:r>
              <w:rPr>
                <w:rFonts w:ascii="Times New Roman" w:hAnsi="Times New Roman" w:cs="Times New Roman"/>
                <w:b/>
                <w:bCs/>
                <w:szCs w:val="20"/>
                <w:u w:val="single"/>
              </w:rPr>
              <w:t>Follow-Up Assessments</w:t>
            </w:r>
            <w:r>
              <w:rPr>
                <w:rFonts w:ascii="Times New Roman" w:hAnsi="Times New Roman" w:cs="Times New Roman"/>
                <w:b/>
                <w:bCs/>
                <w:szCs w:val="20"/>
              </w:rPr>
              <w:t>:</w:t>
            </w:r>
          </w:p>
          <w:p w14:paraId="3ACD5B12" w14:textId="04AE441D" w:rsidR="006C7BCC" w:rsidRPr="00AA7909" w:rsidRDefault="00831575" w:rsidP="00FB3D9B">
            <w:pPr>
              <w:pStyle w:val="TableEntry"/>
              <w:spacing w:before="60"/>
            </w:pPr>
            <w:r>
              <w:rPr>
                <w:rFonts w:ascii="Times New Roman" w:hAnsi="Times New Roman" w:cs="Times New Roman"/>
                <w:szCs w:val="20"/>
              </w:rPr>
              <w:lastRenderedPageBreak/>
              <w:t xml:space="preserve">All participants have a final follow-up safety assessment (including C-SSRS completion) via telephone or video call between 7 to 10 days following dosing (i.e., on Day 8 to Day 11). </w:t>
            </w:r>
          </w:p>
        </w:tc>
      </w:tr>
      <w:bookmarkEnd w:id="16"/>
      <w:tr w:rsidR="00831575" w:rsidRPr="00A46389" w14:paraId="4A03CC4C" w14:textId="77777777" w:rsidTr="156BCEF9">
        <w:tc>
          <w:tcPr>
            <w:tcW w:w="5000" w:type="pct"/>
            <w:gridSpan w:val="3"/>
            <w:tcBorders>
              <w:top w:val="double" w:sz="4" w:space="0" w:color="auto"/>
              <w:left w:val="double" w:sz="4" w:space="0" w:color="auto"/>
              <w:bottom w:val="double" w:sz="4" w:space="0" w:color="auto"/>
              <w:right w:val="double" w:sz="4" w:space="0" w:color="auto"/>
            </w:tcBorders>
          </w:tcPr>
          <w:p w14:paraId="0BFEABF7" w14:textId="70BD6C65" w:rsidR="00831575" w:rsidRPr="00AA7909" w:rsidRDefault="00831575" w:rsidP="00831575">
            <w:pPr>
              <w:pStyle w:val="TableEntry"/>
              <w:spacing w:before="40" w:after="40"/>
              <w:rPr>
                <w:rFonts w:ascii="Times New Roman" w:hAnsi="Times New Roman" w:cs="Times New Roman"/>
                <w:b/>
                <w:szCs w:val="20"/>
              </w:rPr>
            </w:pPr>
            <w:r>
              <w:rPr>
                <w:rFonts w:ascii="Times New Roman" w:hAnsi="Times New Roman" w:cs="Times New Roman"/>
                <w:b/>
                <w:szCs w:val="20"/>
              </w:rPr>
              <w:lastRenderedPageBreak/>
              <w:t xml:space="preserve">Study Population: </w:t>
            </w:r>
          </w:p>
          <w:p w14:paraId="2BF7CE00" w14:textId="794FF88A" w:rsidR="00831575" w:rsidRPr="00AA7909" w:rsidRDefault="00831575" w:rsidP="00831575">
            <w:pPr>
              <w:pStyle w:val="TableEntry"/>
              <w:spacing w:before="40" w:after="40"/>
              <w:rPr>
                <w:rFonts w:ascii="Times New Roman" w:hAnsi="Times New Roman" w:cs="Times New Roman"/>
                <w:b/>
                <w:szCs w:val="20"/>
                <w:u w:val="single"/>
              </w:rPr>
            </w:pPr>
            <w:r>
              <w:rPr>
                <w:rFonts w:ascii="Times New Roman" w:hAnsi="Times New Roman" w:cs="Times New Roman"/>
                <w:b/>
                <w:szCs w:val="20"/>
                <w:u w:val="single"/>
              </w:rPr>
              <w:t>Inclusion Criteria</w:t>
            </w:r>
          </w:p>
          <w:p w14:paraId="28BC0F52" w14:textId="77777777" w:rsidR="00D47DC7" w:rsidRDefault="00831575" w:rsidP="00D47DC7">
            <w:pPr>
              <w:spacing w:before="120" w:after="120"/>
              <w:rPr>
                <w:sz w:val="20"/>
                <w:szCs w:val="20"/>
              </w:rPr>
            </w:pPr>
            <w:r>
              <w:rPr>
                <w:sz w:val="20"/>
                <w:szCs w:val="20"/>
              </w:rPr>
              <w:t xml:space="preserve">Participants must meet all the following </w:t>
            </w:r>
            <w:bookmarkStart w:id="25" w:name="_Hlk116484643"/>
            <w:r>
              <w:rPr>
                <w:sz w:val="20"/>
                <w:szCs w:val="20"/>
              </w:rPr>
              <w:t xml:space="preserve">criteria throughout the screening period </w:t>
            </w:r>
            <w:bookmarkEnd w:id="25"/>
            <w:r>
              <w:rPr>
                <w:sz w:val="20"/>
                <w:szCs w:val="20"/>
              </w:rPr>
              <w:t xml:space="preserve">and at Day -1 to be eligible for enrollment in this study: </w:t>
            </w:r>
          </w:p>
          <w:p w14:paraId="79CC477C" w14:textId="77777777" w:rsidR="00D47DC7" w:rsidRDefault="00D47DC7" w:rsidP="00D47DC7">
            <w:pPr>
              <w:pStyle w:val="ListParagraph"/>
              <w:numPr>
                <w:ilvl w:val="0"/>
                <w:numId w:val="56"/>
              </w:numPr>
              <w:spacing w:before="120" w:after="120"/>
              <w:rPr>
                <w:sz w:val="20"/>
                <w:szCs w:val="20"/>
              </w:rPr>
            </w:pPr>
            <w:r>
              <w:rPr>
                <w:sz w:val="20"/>
                <w:szCs w:val="20"/>
              </w:rPr>
              <w:t>Participant provides written informed consent, which includes understanding of, and agreement with, respect to the compliance of the study requirements and restrictions listed in the consent form.</w:t>
            </w:r>
          </w:p>
          <w:p w14:paraId="3CCCDD2B" w14:textId="77777777" w:rsidR="00D47DC7" w:rsidRDefault="00831575" w:rsidP="00D47DC7">
            <w:pPr>
              <w:pStyle w:val="ListParagraph"/>
              <w:numPr>
                <w:ilvl w:val="0"/>
                <w:numId w:val="56"/>
              </w:numPr>
              <w:spacing w:before="120" w:after="120"/>
              <w:rPr>
                <w:sz w:val="20"/>
                <w:szCs w:val="20"/>
              </w:rPr>
            </w:pPr>
            <w:r>
              <w:rPr>
                <w:sz w:val="20"/>
                <w:szCs w:val="20"/>
              </w:rPr>
              <w:t>Willingness and ability to comply with the study procedures and visit schedule and ability to follow verbal and written instructions.</w:t>
            </w:r>
          </w:p>
          <w:p w14:paraId="4486EC27" w14:textId="77777777" w:rsidR="00D47DC7" w:rsidRDefault="00831575" w:rsidP="00D47DC7">
            <w:pPr>
              <w:pStyle w:val="ListParagraph"/>
              <w:numPr>
                <w:ilvl w:val="0"/>
                <w:numId w:val="56"/>
              </w:numPr>
              <w:spacing w:before="120" w:after="120"/>
              <w:rPr>
                <w:sz w:val="20"/>
                <w:szCs w:val="20"/>
              </w:rPr>
            </w:pPr>
            <w:r>
              <w:rPr>
                <w:sz w:val="20"/>
                <w:szCs w:val="20"/>
              </w:rPr>
              <w:t>Participant is assigned male at birth and is not taking hormone therapy for the purpose of gender reassignment or any other purpose</w:t>
            </w:r>
          </w:p>
          <w:p w14:paraId="5B9A8054" w14:textId="77777777" w:rsidR="00D47DC7" w:rsidRDefault="00831575" w:rsidP="00D47DC7">
            <w:pPr>
              <w:pStyle w:val="ListParagraph"/>
              <w:numPr>
                <w:ilvl w:val="0"/>
                <w:numId w:val="56"/>
              </w:numPr>
              <w:spacing w:before="120" w:after="120"/>
              <w:rPr>
                <w:sz w:val="20"/>
                <w:szCs w:val="20"/>
              </w:rPr>
            </w:pPr>
            <w:r>
              <w:rPr>
                <w:sz w:val="20"/>
                <w:szCs w:val="20"/>
              </w:rPr>
              <w:t xml:space="preserve">Participant is aged between 18 to 55 years of age, inclusive, at screening.</w:t>
            </w:r>
          </w:p>
          <w:p w14:paraId="188A64D6" w14:textId="4FF0953F" w:rsidR="00FD0634" w:rsidRPr="00FD0634" w:rsidRDefault="00831575" w:rsidP="00FD0634">
            <w:pPr>
              <w:pStyle w:val="ListParagraph"/>
              <w:numPr>
                <w:ilvl w:val="0"/>
                <w:numId w:val="56"/>
              </w:numPr>
              <w:spacing w:before="120" w:after="120"/>
              <w:rPr>
                <w:sz w:val="20"/>
                <w:szCs w:val="20"/>
              </w:rPr>
            </w:pPr>
            <w:r>
              <w:rPr>
                <w:sz w:val="20"/>
                <w:szCs w:val="20"/>
              </w:rPr>
              <w:t xml:space="preserve">Participant has a </w:t>
            </w:r>
            <w:bookmarkStart w:id="26" w:name="_Hlk116485542"/>
            <w:r>
              <w:rPr>
                <w:sz w:val="20"/>
                <w:szCs w:val="20"/>
              </w:rPr>
              <w:t>BMI between ≥18 kg/m</w:t>
            </w:r>
            <w:r>
              <w:rPr>
                <w:sz w:val="20"/>
                <w:szCs w:val="20"/>
                <w:vertAlign w:val="superscript"/>
              </w:rPr>
              <w:t>2</w:t>
            </w:r>
            <w:r>
              <w:rPr>
                <w:sz w:val="20"/>
                <w:szCs w:val="20"/>
              </w:rPr>
              <w:t xml:space="preserve"> and &lt;32 kg/m</w:t>
            </w:r>
            <w:r>
              <w:rPr>
                <w:sz w:val="20"/>
                <w:szCs w:val="20"/>
                <w:vertAlign w:val="superscript"/>
              </w:rPr>
              <w:t>2</w:t>
            </w:r>
            <w:bookmarkEnd w:id="26"/>
            <w:ins w:id="9048" w:author="Tairan Yang" w:date="2026-10-13T12:00:00Z">
              <w:r>
                <w:t xml:space="preserve">, and a body weight ≥50 kg</w:t>
              </w:r>
            </w:ins>
          </w:p>
          <w:p w14:paraId="53D0C6FF" w14:textId="77777777" w:rsidR="005517E8" w:rsidRDefault="00D70889" w:rsidP="005517E8">
            <w:pPr>
              <w:pStyle w:val="ListParagraph"/>
              <w:numPr>
                <w:ilvl w:val="0"/>
                <w:numId w:val="56"/>
              </w:numPr>
              <w:rPr>
                <w:sz w:val="20"/>
                <w:szCs w:val="20"/>
              </w:rPr>
            </w:pPr>
            <w:bookmarkStart w:id="27" w:name="_Ref213402730"/>
            <w:r>
              <w:rPr>
                <w:sz w:val="20"/>
                <w:szCs w:val="20"/>
              </w:rPr>
              <w:t xml:space="preserve">Participant is in good health determined on the basis of a clinical history, physical examination, 12-lead ECG, vital signs, laboratory tests of blood and urine, Mini-International Neuropsychiatric Interview (MINI) and Columbia Suicide Severity Rating Scale (C-SSRS) at screening or Day -1 check-in.</w:t>
            </w:r>
            <w:bookmarkEnd w:id="27"/>
          </w:p>
          <w:p w14:paraId="3DB82FC2" w14:textId="77777777" w:rsidR="00D621F6" w:rsidRDefault="00D70889" w:rsidP="00D621F6">
            <w:pPr>
              <w:pStyle w:val="ListParagraph"/>
              <w:numPr>
                <w:ilvl w:val="0"/>
                <w:numId w:val="56"/>
              </w:numPr>
              <w:rPr>
                <w:sz w:val="20"/>
                <w:szCs w:val="20"/>
              </w:rPr>
            </w:pPr>
            <w:r>
              <w:rPr>
                <w:sz w:val="20"/>
                <w:szCs w:val="20"/>
              </w:rPr>
              <w:t>Participants capable of producing sperm must use a condom and spermicide during the trial and for 3 months after their final dose of trial medication, if their partner is a person of childbearing potential. In addition, their partner of childbearing potential must use a highly effective method of contraception (i.e., failure rate less than 1% when used consistently and correctly) from first dosing until 3 months following final dosing.</w:t>
            </w:r>
          </w:p>
          <w:p w14:paraId="3FE4DD1F" w14:textId="0885A5D9" w:rsidR="00831575" w:rsidRPr="00D621F6" w:rsidRDefault="00831575" w:rsidP="00D621F6">
            <w:pPr>
              <w:pStyle w:val="ListParagraph"/>
              <w:numPr>
                <w:ilvl w:val="0"/>
                <w:numId w:val="56"/>
              </w:numPr>
              <w:rPr>
                <w:sz w:val="20"/>
                <w:szCs w:val="20"/>
              </w:rPr>
            </w:pPr>
            <w:r>
              <w:rPr>
                <w:sz w:val="20"/>
                <w:szCs w:val="20"/>
              </w:rPr>
              <w:t xml:space="preserve">Participants must be willing to comply with dietary and lifestyle restrictions as outlined in </w:t>
            </w:r>
            <w:commentRangeStart w:id="61"/>
            <w:r>
              <w:rPr>
                <w:sz w:val="20"/>
                <w:szCs w:val="20"/>
              </w:rPr>
              <w:t xml:space="preserve">Section X (full protocol)</w:t>
            </w:r>
            <w:commentRangeEnd w:id="61"/>
            <w:r>
              <w:rPr>
                <w:rStyle w:val="CommentReference"/>
              </w:rPr>
              <w:commentReference w:id="61"/>
            </w:r>
          </w:p>
          <w:p>
            <w:pPr>
              <w:pStyle w:val="ListParagraph"/>
              <w:numPr>
                <w:ilvl w:val="0"/>
                <w:numId w:val="56"/>
              </w:numPr>
              <w:rPr>
                <w:ins w:id="9049" w:author="Tairan Yang" w:date="2026-10-13T12:00:00Z"/>
                <w:sz w:val="20"/>
                <w:szCs w:val="20"/>
              </w:rPr>
            </w:pPr>
            <w:commentRangeStart w:id="60"/>
            <w:ins w:id="9050" w:author="Tairan Yang" w:date="2026-10-13T12:00:00Z">
              <w:r>
                <w:rPr>
                  <w:sz w:val="20"/>
                  <w:szCs w:val="20"/>
                </w:rPr>
                <w:t xml:space="preserve">Participant has a regular bowel habit (on average at least one bowel movement per day) and no history of constipation or chronic diarrhea.</w:t>
              </w:r>
            </w:ins>
            <w:commentRangeEnd w:id="60"/>
            <w:r>
              <w:rPr>
                <w:rStyle w:val="CommentReference"/>
              </w:rPr>
              <w:commentReference w:id="60"/>
            </w:r>
          </w:p>
        </w:tc>
      </w:tr>
      <w:tr w:rsidR="00831575" w:rsidRPr="00A46389" w14:paraId="49CAB457" w14:textId="77777777" w:rsidTr="00B93E8A">
        <w:tc>
          <w:tcPr>
            <w:tcW w:w="5000" w:type="pct"/>
            <w:gridSpan w:val="3"/>
            <w:tcBorders>
              <w:top w:val="double" w:sz="4" w:space="0" w:color="auto"/>
              <w:left w:val="double" w:sz="4" w:space="0" w:color="auto"/>
              <w:bottom w:val="double" w:sz="4" w:space="0" w:color="auto"/>
              <w:right w:val="double" w:sz="4" w:space="0" w:color="auto"/>
            </w:tcBorders>
          </w:tcPr>
          <w:p w14:paraId="00753A1D" w14:textId="1AFB2549" w:rsidR="00831575" w:rsidRPr="00A46389" w:rsidRDefault="00831575" w:rsidP="00831575">
            <w:pPr>
              <w:spacing w:before="60" w:after="60"/>
              <w:rPr>
                <w:b/>
                <w:bCs/>
                <w:sz w:val="20"/>
                <w:szCs w:val="20"/>
                <w:u w:val="single"/>
              </w:rPr>
            </w:pPr>
            <w:r>
              <w:rPr>
                <w:b/>
                <w:bCs/>
                <w:sz w:val="20"/>
                <w:szCs w:val="20"/>
                <w:u w:val="single"/>
              </w:rPr>
              <w:t>Exclusion Criteria</w:t>
            </w:r>
          </w:p>
          <w:p w14:paraId="1D247059" w14:textId="77777777" w:rsidR="00831575" w:rsidRPr="00730704" w:rsidRDefault="00831575" w:rsidP="00831575">
            <w:pPr>
              <w:spacing w:before="40" w:after="40"/>
              <w:ind w:left="360" w:hanging="360"/>
              <w:rPr>
                <w:sz w:val="20"/>
                <w:szCs w:val="20"/>
              </w:rPr>
            </w:pPr>
            <w:r>
              <w:rPr>
                <w:sz w:val="20"/>
                <w:szCs w:val="20"/>
              </w:rPr>
              <w:t>Participants with the following will be excluded from study participation:</w:t>
            </w:r>
          </w:p>
          <w:p w14:paraId="64AD85D4" w14:textId="77777777" w:rsidR="00200AB5" w:rsidRPr="00C37330" w:rsidRDefault="00831575" w:rsidP="00256725">
            <w:pPr>
              <w:pStyle w:val="ListParagraph"/>
              <w:numPr>
                <w:ilvl w:val="0"/>
                <w:numId w:val="57"/>
              </w:numPr>
              <w:spacing w:after="120"/>
              <w:rPr>
                <w:rFonts w:eastAsia="Arial"/>
                <w:sz w:val="20"/>
                <w:szCs w:val="20"/>
              </w:rPr>
            </w:pPr>
            <w:r>
              <w:rPr>
                <w:sz w:val="20"/>
                <w:szCs w:val="20"/>
                <w:lang w:val="en-GB"/>
              </w:rPr>
              <w:t xml:space="preserve">Current or previously diagnosed mental health disorder as defined by DSM-5-TR criteria </w:t>
            </w:r>
            <w:r>
              <w:rPr>
                <w:sz w:val="20"/>
                <w:szCs w:val="20"/>
              </w:rPr>
              <w:t>as assessed by a structured clinical interview (Mini International Neuropsychiatric Interview [MINI], Version 7.0.2) and medical history</w:t>
            </w:r>
            <w:r>
              <w:rPr>
                <w:sz w:val="20"/>
                <w:szCs w:val="20"/>
                <w:lang w:val="en-GB"/>
              </w:rPr>
              <w:t>.</w:t>
            </w:r>
            <w:bookmarkStart w:id="28" w:name="_Ref213402809"/>
          </w:p>
          <w:p w14:paraId="0BEEA680" w14:textId="77777777" w:rsidR="00C37330" w:rsidRPr="00200AB5" w:rsidRDefault="00C37330" w:rsidP="00C37330">
            <w:pPr>
              <w:pStyle w:val="ListParagraph"/>
              <w:spacing w:after="120"/>
              <w:ind w:left="360"/>
              <w:rPr>
                <w:rFonts w:eastAsia="Arial"/>
                <w:sz w:val="20"/>
                <w:szCs w:val="20"/>
              </w:rPr>
            </w:pPr>
          </w:p>
          <w:p w14:paraId="7D9A7816" w14:textId="2353087B" w:rsidR="00C37330" w:rsidRPr="005A4F33" w:rsidRDefault="00831575" w:rsidP="005A4F33">
            <w:pPr>
              <w:pStyle w:val="ListParagraph"/>
              <w:numPr>
                <w:ilvl w:val="0"/>
                <w:numId w:val="57"/>
              </w:numPr>
              <w:spacing w:after="120"/>
              <w:rPr>
                <w:rFonts w:eastAsia="Arial"/>
                <w:sz w:val="20"/>
                <w:szCs w:val="20"/>
              </w:rPr>
            </w:pPr>
            <w:r>
              <w:rPr>
                <w:sz w:val="20"/>
                <w:szCs w:val="20"/>
                <w:lang w:val="en-GB"/>
              </w:rPr>
              <w:t>Any issue identified during the pre-dose psychological support sessions by the Session Monitor(s), or from results of the ACE questionnaire, that may pose an unacceptable safety risk to the participant in the opinion of the Investigator, such as prior psychological trauma or posttraumatic stress disorder.</w:t>
            </w:r>
            <w:bookmarkEnd w:id="28"/>
          </w:p>
          <w:p w14:paraId="00ED5EBA" w14:textId="77777777" w:rsidR="005A4F33" w:rsidRPr="00B638BF" w:rsidRDefault="005A4F33" w:rsidP="005A4F33">
            <w:pPr>
              <w:numPr>
                <w:ilvl w:val="0"/>
                <w:numId w:val="57"/>
              </w:numPr>
              <w:spacing w:after="120"/>
              <w:rPr>
                <w:rFonts w:eastAsia="Arial"/>
                <w:sz w:val="20"/>
                <w:szCs w:val="20"/>
              </w:rPr>
            </w:pPr>
            <w:r>
              <w:rPr>
                <w:rFonts w:eastAsia="Arial"/>
                <w:sz w:val="20"/>
                <w:szCs w:val="20"/>
              </w:rPr>
              <w:t xml:space="preserve">Participant who is a moderate to heavy tobacco smoker (e.g., &gt;10 cigarettes per day), or is unable to refrain from smoking cigarettes, e-cigarettes or other use of tobacco or nicotine-containing products from 24 hours prior to dosing, and while in the CRU.</w:t>
            </w:r>
          </w:p>
          <w:p w14:paraId="3BCE2317" w14:textId="77777777" w:rsidR="00F23CB4" w:rsidRPr="00F23CB4" w:rsidRDefault="00F23CB4" w:rsidP="00256725">
            <w:pPr>
              <w:pStyle w:val="ListParagraph"/>
              <w:numPr>
                <w:ilvl w:val="0"/>
                <w:numId w:val="57"/>
              </w:numPr>
              <w:spacing w:after="120"/>
              <w:rPr>
                <w:rFonts w:eastAsia="Arial"/>
                <w:sz w:val="20"/>
                <w:szCs w:val="20"/>
              </w:rPr>
            </w:pPr>
            <w:r>
              <w:rPr>
                <w:sz w:val="20"/>
                <w:szCs w:val="20"/>
                <w:lang w:val="en-GB"/>
              </w:rPr>
              <w:t xml:space="preserve">Participant has used serotonergic psychedelic drugs (e.g., dimethyltryptamine (DMT), psilocybin/psilocin, ayahuasca, mescaline, or d-lysergic acid diethylamide [LSD]) in the past 6 weeks prior to Screening and is unwilling to refrain from use of psychedelic drugs (with the exception of study drug) for the duration of the trial.</w:t>
            </w:r>
          </w:p>
          <w:p w14:paraId="5A3FDDA3" w14:textId="77777777" w:rsidR="00256725" w:rsidRDefault="00256725" w:rsidP="00256725">
            <w:pPr>
              <w:pStyle w:val="InclusionExclusionCriteria"/>
              <w:numPr>
                <w:ilvl w:val="0"/>
                <w:numId w:val="57"/>
              </w:numPr>
              <w:spacing w:before="120" w:after="120"/>
              <w:jc w:val="left"/>
              <w:rPr>
                <w:sz w:val="20"/>
                <w:szCs w:val="20"/>
              </w:rPr>
            </w:pPr>
            <w:r>
              <w:rPr>
                <w:sz w:val="20"/>
                <w:szCs w:val="20"/>
              </w:rPr>
              <w:t xml:space="preserve">Use of any prescription medicine or over the-counter (OTC) medicine, including 5-hydroxytryptophan, St John’s Wort or any drug known to inhibit monoamine oxidase, inhibit or induce UGT1A9 and/or UGT1A10, during the 28 days before dosing (or 5 half-lives, whichever is longer). </w:t>
            </w:r>
          </w:p>
          <w:p w14:paraId="5F269AEB" w14:textId="77777777" w:rsidR="00256725" w:rsidRDefault="00256725" w:rsidP="00256725">
            <w:pPr>
              <w:pStyle w:val="InclusionExclusionCriteria"/>
              <w:numPr>
                <w:ilvl w:val="0"/>
                <w:numId w:val="0"/>
              </w:numPr>
              <w:spacing w:before="120" w:after="120"/>
              <w:ind w:left="360"/>
              <w:jc w:val="left"/>
              <w:rPr>
                <w:sz w:val="20"/>
                <w:szCs w:val="20"/>
              </w:rPr>
            </w:pPr>
            <w:r>
              <w:rPr>
                <w:sz w:val="20"/>
                <w:szCs w:val="20"/>
              </w:rPr>
              <w:t xml:space="preserve">The use of any other nutritional or herbal supplements is also prohibited during the 14 days (or 5 half-lives, whichever is longer) before dosing and for the duration of the study. </w:t>
            </w:r>
          </w:p>
          <w:p w14:paraId="67120801" w14:textId="77777777" w:rsidR="00256725" w:rsidRDefault="00256725" w:rsidP="00256725">
            <w:pPr>
              <w:pStyle w:val="InclusionExclusionCriteria"/>
              <w:numPr>
                <w:ilvl w:val="0"/>
                <w:numId w:val="0"/>
              </w:numPr>
              <w:spacing w:before="120" w:after="120"/>
              <w:ind w:left="360"/>
              <w:jc w:val="left"/>
              <w:rPr>
                <w:sz w:val="20"/>
                <w:szCs w:val="20"/>
              </w:rPr>
            </w:pPr>
            <w:r>
              <w:rPr>
                <w:sz w:val="20"/>
                <w:szCs w:val="20"/>
              </w:rPr>
              <w:t xml:space="preserve">Participants who present a need for, or unwillingness to abstain from these medications for the duration of the study will also be excluded. </w:t>
            </w:r>
          </w:p>
          <w:p w14:paraId="39C9F803" w14:textId="77777777" w:rsidR="00D7115F" w:rsidRDefault="00256725" w:rsidP="00D7115F">
            <w:pPr>
              <w:pStyle w:val="InclusionExclusionCriteria"/>
              <w:numPr>
                <w:ilvl w:val="0"/>
                <w:numId w:val="0"/>
              </w:numPr>
              <w:spacing w:before="120" w:after="120"/>
              <w:ind w:left="360"/>
              <w:jc w:val="left"/>
              <w:rPr>
                <w:sz w:val="20"/>
                <w:szCs w:val="20"/>
              </w:rPr>
            </w:pPr>
            <w:r>
              <w:rPr>
                <w:sz w:val="20"/>
                <w:szCs w:val="20"/>
              </w:rPr>
              <w:t>Acetaminophen/paracetamol and ibuprofen (≤ 4 g/day) may be taken up to 72 hours prior to dosing.</w:t>
            </w:r>
          </w:p>
          <w:p w14:paraId="4329CE66" w14:textId="77777777" w:rsidR="00D7115F" w:rsidRPr="00D7115F" w:rsidRDefault="00D7115F" w:rsidP="00D7115F">
            <w:pPr>
              <w:numPr>
                <w:ilvl w:val="0"/>
                <w:numId w:val="57"/>
              </w:numPr>
              <w:spacing w:after="120"/>
              <w:rPr>
                <w:sz w:val="20"/>
                <w:szCs w:val="20"/>
              </w:rPr>
            </w:pPr>
            <w:commentRangeStart w:id="29"/>
            <w:commentRangeStart w:id="62"/>
            <w:r>
              <w:rPr>
                <w:sz w:val="20"/>
                <w:szCs w:val="20"/>
              </w:rPr>
              <w:lastRenderedPageBreak/>
            </w:r>
            <w:del w:id="9051" w:author="Tairan Yang" w:date="2026-10-13T12:00:00Z">
              <w:r>
                <w:rPr>
                  <w:sz w:val="20"/>
                  <w:szCs w:val="20"/>
                </w:rPr>
                <w:delText xml:space="preserve">Clinically significant </w:delText>
              </w:r>
            </w:del>
            <w:commentRangeEnd w:id="62"/>
            <w:commentRangeEnd w:id="29"/>
            <w:r>
              <w:rPr>
                <w:rStyle w:val="CommentReference"/>
              </w:rPr>
              <w:commentReference w:id="29"/>
            </w:r>
            <w:r>
              <w:rPr>
                <w:rStyle w:val="CommentReference"/>
              </w:rPr>
              <w:commentReference w:id="62"/>
            </w:r>
            <w:del w:id="9052" w:author="Tairan Yang" w:date="2026-10-13T12:00:00Z">
              <w:r>
                <w:rPr>
                  <w:sz w:val="20"/>
                  <w:szCs w:val="20"/>
                </w:rPr>
                <w:delText xml:space="preserve">risk of suicidality, as determined through a comprehensive psychiatric interview that incorporates the Columbia Suicide Severity Rating Scale (C-SSRS); an answer of “yes” to items 4 or 5 on the suicidal ideation subscale of C-SSRS (lifetime) or any suicidal behavior (lifetime), would be exclusionary.</w:delText>
              </w:r>
            </w:del>
            <w:ins w:id="9053" w:author="Tairan Yang" w:date="2026-10-13T12:00:00Z">
              <w:r>
                <w:rPr>
                  <w:sz w:val="20"/>
                  <w:szCs w:val="20"/>
                </w:rPr>
                <w:t xml:space="preserve">Answer of “yes” to item 4 or 5 on the suicidal ideation subscale of the Columbia Suicide Severity Rating Scale (C-SSRS, lifetime version) at Screening, or any suicidal behavior (lifetime).</w:t>
              </w:r>
            </w:ins>
          </w:p>
          <w:p w14:paraId="35DFF021" w14:textId="77777777" w:rsidR="00D7115F" w:rsidRPr="00D7115F" w:rsidRDefault="00D7115F" w:rsidP="00D7115F">
            <w:pPr>
              <w:numPr>
                <w:ilvl w:val="0"/>
                <w:numId w:val="57"/>
              </w:numPr>
              <w:spacing w:after="120"/>
              <w:rPr>
                <w:sz w:val="20"/>
                <w:szCs w:val="20"/>
              </w:rPr>
            </w:pPr>
            <w:r>
              <w:rPr>
                <w:sz w:val="20"/>
                <w:szCs w:val="20"/>
              </w:rPr>
              <w:t>Clinically significant history of abnormal physical health interfering with the study as determined by medical history and physical examinations obtained during Screening as judged by the Investigator (including [but not limited to], neurological, endocrine, cardiovascular, respiratory, gastrointestinal (including dyspepsia or gastroesophageal reflux disease, hepatic, or a renal disorder).</w:t>
            </w:r>
          </w:p>
          <w:p w14:paraId="6B0BE9FE" w14:textId="77777777" w:rsidR="00D7115F" w:rsidRPr="00D7115F" w:rsidRDefault="00D7115F" w:rsidP="00D7115F">
            <w:pPr>
              <w:numPr>
                <w:ilvl w:val="0"/>
                <w:numId w:val="57"/>
              </w:numPr>
              <w:spacing w:after="120"/>
              <w:rPr>
                <w:sz w:val="20"/>
                <w:szCs w:val="20"/>
              </w:rPr>
            </w:pPr>
            <w:r>
              <w:rPr>
                <w:sz w:val="20"/>
                <w:szCs w:val="20"/>
              </w:rPr>
              <w:t xml:space="preserve">Participants with renal insufficiency (estimated glomerular filtration rate [eGFR] ≤ 59 mL/min/1.73 m2)). </w:t>
            </w:r>
          </w:p>
          <w:p w14:paraId="431CA478" w14:textId="77777777" w:rsidR="00D7115F" w:rsidRPr="00D7115F" w:rsidRDefault="00D7115F" w:rsidP="00D7115F">
            <w:pPr>
              <w:numPr>
                <w:ilvl w:val="0"/>
                <w:numId w:val="57"/>
              </w:numPr>
              <w:spacing w:after="120"/>
              <w:rPr>
                <w:sz w:val="20"/>
                <w:szCs w:val="20"/>
              </w:rPr>
            </w:pPr>
            <w:r>
              <w:rPr>
                <w:sz w:val="20"/>
                <w:szCs w:val="20"/>
              </w:rPr>
              <w:t xml:space="preserve">Current diagnosis of uncontrolled hypertension or an arrhythmia, or clinically abnormal results for heart rate (resting supine heart rate &gt;100 bpm) or blood pressure (resting supine systolic blood pressure (SBP) above 139 mmHg or diastolic blood pressure (DBP) above 89 mmHg) at screening. Screening supine SBP, DBP and heart rate for evaluation will be the average of 3 readings obtained after at least 5 minutes rest. </w:t>
            </w:r>
          </w:p>
          <w:p w14:paraId="3CDE585A" w14:textId="77777777" w:rsidR="00D7115F" w:rsidRPr="00D7115F" w:rsidRDefault="00D7115F" w:rsidP="00D7115F">
            <w:pPr>
              <w:numPr>
                <w:ilvl w:val="0"/>
                <w:numId w:val="57"/>
              </w:numPr>
              <w:spacing w:after="120"/>
              <w:rPr>
                <w:sz w:val="20"/>
                <w:szCs w:val="20"/>
              </w:rPr>
            </w:pPr>
            <w:r>
              <w:rPr>
                <w:sz w:val="20"/>
                <w:szCs w:val="20"/>
              </w:rPr>
              <w:t xml:space="preserve">History of hypothyroidism and/or current abnormal thyroid function tests. In case of uncertain or questionable screening thyroid function test results, the TSH test may be repeated once during screening. The TSH test must be reviewed to ensure that it is within </w:t>
            </w:r>
            <w:commentRangeStart w:id="30"/>
            <w:commentRangeStart w:id="63"/>
            <w:del w:id="9054" w:author="Tairan Yang" w:date="2026-10-13T12:00:00Z">
              <w:r>
                <w:rPr>
                  <w:sz w:val="20"/>
                  <w:szCs w:val="20"/>
                </w:rPr>
                <w:delText xml:space="preserve">normal limits </w:delText>
              </w:r>
            </w:del>
            <w:ins w:id="9055" w:author="Tairan Yang" w:date="2026-10-13T12:00:00Z">
              <w:r>
                <w:rPr>
                  <w:sz w:val="20"/>
                  <w:szCs w:val="20"/>
                </w:rPr>
                <w:t xml:space="preserve">the study site laboratory reference range </w:t>
              </w:r>
            </w:ins>
            <w:commentRangeEnd w:id="63"/>
            <w:commentRangeEnd w:id="30"/>
            <w:r>
              <w:rPr>
                <w:rStyle w:val="CommentReference"/>
              </w:rPr>
              <w:commentReference w:id="30"/>
            </w:r>
            <w:r>
              <w:rPr>
                <w:rStyle w:val="CommentReference"/>
              </w:rPr>
              <w:commentReference w:id="63"/>
            </w:r>
            <w:del w:id="9056" w:author="Tairan Yang" w:date="2026-10-13T12:00:00Z">
              <w:r>
                <w:rPr>
                  <w:sz w:val="20"/>
                  <w:szCs w:val="20"/>
                </w:rPr>
                <w:delText xml:space="preserve">before randomizing a participant into the study.</w:delText>
              </w:r>
            </w:del>
            <w:ins w:id="9057" w:author="Tairan Yang" w:date="2026-10-13T12:00:00Z">
              <w:r>
                <w:rPr>
                  <w:sz w:val="20"/>
                  <w:szCs w:val="20"/>
                </w:rPr>
                <w:t xml:space="preserve">before a participant is dosed.</w:t>
              </w:r>
            </w:ins>
          </w:p>
          <w:p w14:paraId="38F0367C" w14:textId="77777777" w:rsidR="00D7115F" w:rsidRPr="00D7115F" w:rsidRDefault="00D7115F" w:rsidP="00D7115F">
            <w:pPr>
              <w:numPr>
                <w:ilvl w:val="0"/>
                <w:numId w:val="57"/>
              </w:numPr>
              <w:spacing w:after="120"/>
              <w:rPr>
                <w:sz w:val="20"/>
                <w:szCs w:val="20"/>
              </w:rPr>
            </w:pPr>
            <w:r>
              <w:rPr>
                <w:sz w:val="20"/>
                <w:szCs w:val="20"/>
              </w:rPr>
              <w:t>Diagnosis of acute or chronic infection.</w:t>
            </w:r>
          </w:p>
          <w:p w14:paraId="7266F8F4" w14:textId="77777777" w:rsidR="00D7115F" w:rsidRPr="00D7115F" w:rsidRDefault="00D7115F" w:rsidP="00D7115F">
            <w:pPr>
              <w:numPr>
                <w:ilvl w:val="0"/>
                <w:numId w:val="57"/>
              </w:numPr>
              <w:spacing w:after="120"/>
              <w:rPr>
                <w:sz w:val="20"/>
                <w:szCs w:val="20"/>
              </w:rPr>
            </w:pPr>
            <w:r>
              <w:rPr>
                <w:sz w:val="20"/>
                <w:szCs w:val="20"/>
              </w:rPr>
              <w:t xml:space="preserve">Clinically relevant abnormal laboratory results (including hepatic and renal panels, complete blood count, chemistry panel and urinalysis) at Screening. In case of uncertain or questionable results, tests performed during Screening may be repeated once to confirm eligibility or judged to be clinically irrelevant for healthy participants. </w:t>
            </w:r>
          </w:p>
          <w:p w14:paraId="73699489" w14:textId="77777777" w:rsidR="00D7115F" w:rsidRPr="00D7115F" w:rsidRDefault="00D7115F" w:rsidP="00D7115F">
            <w:pPr>
              <w:numPr>
                <w:ilvl w:val="0"/>
                <w:numId w:val="57"/>
              </w:numPr>
              <w:spacing w:after="120"/>
              <w:rPr>
                <w:sz w:val="20"/>
                <w:szCs w:val="20"/>
              </w:rPr>
            </w:pPr>
            <w:r>
              <w:rPr>
                <w:sz w:val="20"/>
                <w:szCs w:val="20"/>
              </w:rPr>
              <w:t>A family history of schizophrenia or schizoaffective disorder (first degree relative), or bipolar disorder type 1 (first degree relative).</w:t>
            </w:r>
          </w:p>
          <w:p w14:paraId="34743B30" w14:textId="77777777" w:rsidR="00D7115F" w:rsidRPr="00D7115F" w:rsidRDefault="00D7115F" w:rsidP="00D7115F">
            <w:pPr>
              <w:numPr>
                <w:ilvl w:val="0"/>
                <w:numId w:val="57"/>
              </w:numPr>
              <w:spacing w:after="120"/>
              <w:rPr>
                <w:sz w:val="20"/>
                <w:szCs w:val="20"/>
              </w:rPr>
            </w:pPr>
            <w:r>
              <w:rPr>
                <w:sz w:val="20"/>
                <w:szCs w:val="20"/>
              </w:rPr>
              <w:t xml:space="preserve">Other eligibility considerations (i.e., participant personal circumstances, disposition, behavior, and/or any history or current problem that might interfere with participation or that is incompatible with establishment of rapport or safe exposure to CYB003), as judged by the Investigator.</w:t>
            </w:r>
          </w:p>
          <w:p w14:paraId="6A0F7E2C" w14:textId="77777777" w:rsidR="00D7115F" w:rsidRPr="00D7115F" w:rsidRDefault="00D7115F" w:rsidP="00D7115F">
            <w:pPr>
              <w:numPr>
                <w:ilvl w:val="0"/>
                <w:numId w:val="57"/>
              </w:numPr>
              <w:spacing w:after="120"/>
              <w:rPr>
                <w:sz w:val="20"/>
                <w:szCs w:val="20"/>
              </w:rPr>
            </w:pPr>
            <w:commentRangeStart w:id="64"/>
            <w:del w:id="9058" w:author="Tairan Yang" w:date="2026-10-13T12:00:00Z">
              <w:r>
                <w:rPr>
                  <w:sz w:val="20"/>
                  <w:szCs w:val="20"/>
                </w:rPr>
                <w:delText xml:space="preserve">History, or presence of QTcF interval &gt;450 msec for males and &gt;470 msec for females at Screening</w:delText>
              </w:r>
            </w:del>
            <w:ins w:id="9059" w:author="Tairan Yang" w:date="2026-10-13T12:00:00Z">
              <w:r>
                <w:rPr>
                  <w:sz w:val="20"/>
                  <w:szCs w:val="20"/>
                </w:rPr>
                <w:t xml:space="preserve">History, or presence of QTcF interval &gt;450 msec at Screening</w:t>
              </w:r>
            </w:ins>
            <w:commentRangeEnd w:id="64"/>
            <w:r>
              <w:rPr>
                <w:rStyle w:val="CommentReference"/>
              </w:rPr>
              <w:commentReference w:id="64"/>
            </w:r>
            <w:r>
              <w:rPr>
                <w:sz w:val="20"/>
                <w:szCs w:val="20"/>
              </w:rPr>
              <w:t xml:space="preserve"> following triplicate ECG readings (based on the average of the triplicate readings). </w:t>
            </w:r>
          </w:p>
          <w:p w14:paraId="3923AD14" w14:textId="77777777" w:rsidR="00B638BF" w:rsidRPr="00B638BF" w:rsidRDefault="00B638BF" w:rsidP="00B638BF">
            <w:pPr>
              <w:numPr>
                <w:ilvl w:val="0"/>
                <w:numId w:val="57"/>
              </w:numPr>
              <w:spacing w:after="120"/>
              <w:rPr>
                <w:rFonts w:eastAsia="Arial"/>
                <w:sz w:val="20"/>
                <w:szCs w:val="20"/>
              </w:rPr>
            </w:pPr>
            <w:r>
              <w:rPr>
                <w:rFonts w:eastAsia="Arial"/>
                <w:sz w:val="20"/>
                <w:szCs w:val="20"/>
              </w:rPr>
              <w:t xml:space="preserve">History or presence of any other ECG abnormalities at the Screening, which in the Investigator’s opinion, is clinically significant;</w:t>
            </w:r>
          </w:p>
          <w:p w14:paraId="28B3A00C" w14:textId="77777777" w:rsidR="00B638BF" w:rsidRPr="00B638BF" w:rsidRDefault="00B638BF" w:rsidP="00B638BF">
            <w:pPr>
              <w:numPr>
                <w:ilvl w:val="0"/>
                <w:numId w:val="57"/>
              </w:numPr>
              <w:spacing w:after="120"/>
              <w:rPr>
                <w:rFonts w:eastAsia="Arial"/>
                <w:sz w:val="20"/>
                <w:szCs w:val="20"/>
              </w:rPr>
            </w:pPr>
            <w:r>
              <w:rPr>
                <w:rFonts w:eastAsia="Arial"/>
                <w:sz w:val="20"/>
                <w:szCs w:val="20"/>
              </w:rPr>
              <w:t>Family history of long QTc syndrome.</w:t>
            </w:r>
          </w:p>
          <w:p w14:paraId="0E0FC6A7" w14:textId="77777777" w:rsidR="00B638BF" w:rsidRPr="00B638BF" w:rsidRDefault="00B638BF" w:rsidP="00B638BF">
            <w:pPr>
              <w:numPr>
                <w:ilvl w:val="0"/>
                <w:numId w:val="57"/>
              </w:numPr>
              <w:spacing w:after="120"/>
              <w:rPr>
                <w:rFonts w:eastAsia="Arial"/>
                <w:sz w:val="20"/>
                <w:szCs w:val="20"/>
              </w:rPr>
            </w:pPr>
            <w:r>
              <w:rPr>
                <w:rFonts w:eastAsia="Arial"/>
                <w:sz w:val="20"/>
                <w:szCs w:val="20"/>
              </w:rPr>
              <w:t>Any other concomitant disease or condition that could interfere with, or for which the treatment might interfere with, the conduct of the study as outlined in this Protocol or that would, in the opinion of the Investigator, pose an unacceptable risk to the participant in this study.</w:t>
            </w:r>
          </w:p>
          <w:p w14:paraId="7A3E4D42" w14:textId="77777777" w:rsidR="00B638BF" w:rsidRPr="00B638BF" w:rsidRDefault="00B638BF" w:rsidP="00B638BF">
            <w:pPr>
              <w:numPr>
                <w:ilvl w:val="0"/>
                <w:numId w:val="57"/>
              </w:numPr>
              <w:spacing w:after="120"/>
              <w:rPr>
                <w:rFonts w:eastAsia="Arial"/>
                <w:sz w:val="20"/>
                <w:szCs w:val="20"/>
              </w:rPr>
            </w:pPr>
            <w:r>
              <w:rPr>
                <w:rFonts w:eastAsia="Arial"/>
                <w:sz w:val="20"/>
                <w:szCs w:val="20"/>
              </w:rPr>
              <w:t>Participant is not fluent in English.</w:t>
            </w:r>
          </w:p>
          <w:p w14:paraId="4326D3D0" w14:textId="77777777" w:rsidR="00B638BF" w:rsidRPr="00B638BF" w:rsidRDefault="00B638BF" w:rsidP="00B638BF">
            <w:pPr>
              <w:numPr>
                <w:ilvl w:val="0"/>
                <w:numId w:val="57"/>
              </w:numPr>
              <w:spacing w:after="120"/>
              <w:rPr>
                <w:rFonts w:eastAsia="Arial"/>
                <w:sz w:val="20"/>
                <w:szCs w:val="20"/>
              </w:rPr>
            </w:pPr>
            <w:r>
              <w:rPr>
                <w:rFonts w:eastAsia="Arial"/>
                <w:sz w:val="20"/>
                <w:szCs w:val="20"/>
              </w:rPr>
              <w:t xml:space="preserve">Participant has a presence or relevant history of any of the following medical conditions: hypertension, cardiac arrythmia, organic brain disorders (e.g., epilepsy, seizure, intracranial hypertension, intracranial bleed and aneurysmal disease, brain tumor or other medical conditions associated with seizures or convulsions).</w:t>
            </w:r>
          </w:p>
          <w:p w14:paraId="4398AFB3" w14:textId="77777777" w:rsidR="00B638BF" w:rsidRPr="00B638BF" w:rsidRDefault="00B638BF" w:rsidP="00B638BF">
            <w:pPr>
              <w:numPr>
                <w:ilvl w:val="0"/>
                <w:numId w:val="57"/>
              </w:numPr>
              <w:spacing w:after="120"/>
              <w:rPr>
                <w:rFonts w:eastAsia="Arial"/>
                <w:sz w:val="20"/>
                <w:szCs w:val="20"/>
              </w:rPr>
            </w:pPr>
            <w:r>
              <w:rPr>
                <w:rFonts w:eastAsia="Arial"/>
                <w:sz w:val="20"/>
                <w:szCs w:val="20"/>
              </w:rPr>
              <w:t>Aspartate aminotransferase (AST), alanine transaminase (ALT), gamma-glutamyl transferase (GGT) or total bilirubin levels ≥1.5 x the upper limit of normal (ULN) at Screening. These laboratory evaluations may be repeated once at the discretion of the Investigator. If the repeat test is within the reference range, the participant may be included only if the Investigator considers that the previous finding will not introduce additional risk factors and will not interfere with interpretation of safety data.</w:t>
            </w:r>
          </w:p>
          <w:p w14:paraId="53993766" w14:textId="77777777" w:rsidR="00B638BF" w:rsidRPr="00B638BF" w:rsidRDefault="00B638BF" w:rsidP="00B638BF">
            <w:pPr>
              <w:numPr>
                <w:ilvl w:val="0"/>
                <w:numId w:val="57"/>
              </w:numPr>
              <w:spacing w:after="120"/>
              <w:rPr>
                <w:rFonts w:eastAsia="Arial"/>
                <w:sz w:val="20"/>
                <w:szCs w:val="20"/>
              </w:rPr>
            </w:pPr>
            <w:r>
              <w:rPr>
                <w:rFonts w:eastAsia="Arial"/>
                <w:sz w:val="20"/>
                <w:szCs w:val="20"/>
              </w:rPr>
              <w:lastRenderedPageBreak/>
              <w:t xml:space="preserve">Positive test for hepatitis B surface antigen (HBsAg), anti-hepatitis C antibody (anti-HCV) or human immunodeficiency virus I and II (anti-HIV I/II) at Screening. </w:t>
            </w:r>
          </w:p>
          <w:p w14:paraId="37EF27EF" w14:textId="5E97AB2C" w:rsidR="00B638BF" w:rsidRPr="00B638BF" w:rsidRDefault="00B638BF" w:rsidP="00B638BF">
            <w:pPr>
              <w:numPr>
                <w:ilvl w:val="0"/>
                <w:numId w:val="57"/>
              </w:numPr>
              <w:spacing w:after="120"/>
              <w:rPr>
                <w:rFonts w:eastAsia="Arial"/>
                <w:sz w:val="20"/>
                <w:szCs w:val="20"/>
              </w:rPr>
            </w:pPr>
            <w:r>
              <w:rPr>
                <w:rFonts w:eastAsia="Arial"/>
                <w:sz w:val="20"/>
                <w:szCs w:val="20"/>
              </w:rPr>
              <w:t>Positive urine test for drugs of abuse or alcohol breath test at Screening or at dosing visit check-in admission days. A positive test for cannabinoids (e.g., marijuana) at Screening may not exclude a participant if after evaluation by the Investigator, the participant agrees not to use any marijuana or other cannabinoid products during the study. If allowed to participate, the participant must test negative for cannabinoids on check-in days of Day -1.</w:t>
            </w:r>
          </w:p>
          <w:p w14:paraId="6CDBDA88" w14:textId="77777777" w:rsidR="00B638BF" w:rsidRPr="00B638BF" w:rsidRDefault="00B638BF" w:rsidP="00B638BF">
            <w:pPr>
              <w:numPr>
                <w:ilvl w:val="0"/>
                <w:numId w:val="57"/>
              </w:numPr>
              <w:spacing w:after="120"/>
              <w:rPr>
                <w:rFonts w:eastAsia="Arial"/>
                <w:sz w:val="20"/>
                <w:szCs w:val="20"/>
              </w:rPr>
            </w:pPr>
            <w:r>
              <w:rPr>
                <w:rFonts w:eastAsia="Arial"/>
                <w:sz w:val="20"/>
                <w:szCs w:val="20"/>
              </w:rPr>
              <w:t>History of excessive alcohol use determined by self-report, defined as intake of &gt;21 units of alcohol weekly, and the inability to refrain from alcohol use from 48 hours before Screening and each scheduled visit until discharge from the study site. One unit is equivalent to a 285 mL glass of full-strength beer or 1 (30 mL) measure of spirits or 1 glass (100 mL) of wine.</w:t>
            </w:r>
          </w:p>
          <w:p w14:paraId="495B8406" w14:textId="77777777" w:rsidR="00B638BF" w:rsidRPr="00B638BF" w:rsidRDefault="00B638BF" w:rsidP="00B638BF">
            <w:pPr>
              <w:numPr>
                <w:ilvl w:val="0"/>
                <w:numId w:val="57"/>
              </w:numPr>
              <w:spacing w:after="120"/>
              <w:rPr>
                <w:rFonts w:eastAsia="Arial"/>
                <w:sz w:val="20"/>
                <w:szCs w:val="20"/>
              </w:rPr>
            </w:pPr>
            <w:r>
              <w:rPr>
                <w:rFonts w:eastAsia="Arial"/>
                <w:sz w:val="20"/>
                <w:szCs w:val="20"/>
              </w:rPr>
              <w:t xml:space="preserve">Participant has participated in a clinical study and has received a medication or a new chemical entity within 12 weeks prior to dosing of current study medication.</w:t>
            </w:r>
          </w:p>
          <w:p w14:paraId="1EE674F9" w14:textId="77777777" w:rsidR="00B638BF" w:rsidRPr="00B638BF" w:rsidRDefault="00B638BF" w:rsidP="00B638BF">
            <w:pPr>
              <w:numPr>
                <w:ilvl w:val="0"/>
                <w:numId w:val="57"/>
              </w:numPr>
              <w:spacing w:after="120"/>
              <w:rPr>
                <w:rFonts w:eastAsia="Arial"/>
                <w:sz w:val="20"/>
                <w:szCs w:val="20"/>
              </w:rPr>
            </w:pPr>
            <w:r>
              <w:rPr>
                <w:rFonts w:eastAsia="Arial"/>
                <w:sz w:val="20"/>
                <w:szCs w:val="20"/>
              </w:rPr>
              <w:t>History of food or drug hypersensitivity reactions, including without limitation, anaphylaxis, angioedema, urticaria, or rash.</w:t>
            </w:r>
          </w:p>
          <w:p w14:paraId="0A223D5E" w14:textId="77777777" w:rsidR="00B638BF" w:rsidRPr="00B638BF" w:rsidRDefault="00B638BF" w:rsidP="00B638BF">
            <w:pPr>
              <w:numPr>
                <w:ilvl w:val="0"/>
                <w:numId w:val="57"/>
              </w:numPr>
              <w:spacing w:after="120"/>
              <w:rPr>
                <w:rFonts w:eastAsia="Arial"/>
                <w:sz w:val="20"/>
                <w:szCs w:val="20"/>
              </w:rPr>
            </w:pPr>
            <w:r>
              <w:rPr>
                <w:rFonts w:eastAsia="Arial"/>
                <w:sz w:val="20"/>
                <w:szCs w:val="20"/>
              </w:rPr>
              <w:t xml:space="preserve">Known sensitivity to psilocin, CYB003 and/or any excipients present in the formulation. </w:t>
            </w:r>
          </w:p>
          <w:p w14:paraId="2B1CA742" w14:textId="77777777" w:rsidR="00B638BF" w:rsidRPr="00B638BF" w:rsidRDefault="00B638BF" w:rsidP="00B638BF">
            <w:pPr>
              <w:numPr>
                <w:ilvl w:val="0"/>
                <w:numId w:val="57"/>
              </w:numPr>
              <w:spacing w:after="120"/>
              <w:rPr>
                <w:rFonts w:eastAsia="Arial"/>
                <w:sz w:val="20"/>
                <w:szCs w:val="20"/>
              </w:rPr>
            </w:pPr>
            <w:r>
              <w:rPr>
                <w:rFonts w:eastAsia="Arial"/>
                <w:sz w:val="20"/>
                <w:szCs w:val="20"/>
              </w:rPr>
              <w:t xml:space="preserve">Participant has consumed and is unwilling to abstain from the consumption of </w:t>
            </w:r>
            <w:commentRangeStart w:id="65"/>
            <w:r>
              <w:rPr>
                <w:rFonts w:eastAsia="Arial"/>
                <w:sz w:val="20"/>
                <w:szCs w:val="20"/>
              </w:rPr>
              <w:t xml:space="preserve">grapefruit or Seville oranges</w:t>
            </w:r>
            <w:commentRangeEnd w:id="65"/>
            <w:r>
              <w:rPr>
                <w:rStyle w:val="CommentReference"/>
              </w:rPr>
              <w:commentReference w:id="65"/>
            </w:r>
            <w:r>
              <w:rPr>
                <w:rFonts w:eastAsia="Arial"/>
                <w:sz w:val="20"/>
                <w:szCs w:val="20"/>
              </w:rPr>
              <w:t xml:space="preserve"> within 7 days of each study drug administration.</w:t>
            </w:r>
          </w:p>
          <w:p w14:paraId="05495543" w14:textId="77777777" w:rsidR="00B638BF" w:rsidRPr="00B638BF" w:rsidRDefault="00B638BF" w:rsidP="00B638BF">
            <w:pPr>
              <w:numPr>
                <w:ilvl w:val="0"/>
                <w:numId w:val="57"/>
              </w:numPr>
              <w:spacing w:after="120"/>
              <w:rPr>
                <w:rFonts w:eastAsia="Arial"/>
                <w:sz w:val="20"/>
                <w:szCs w:val="20"/>
              </w:rPr>
            </w:pPr>
            <w:r>
              <w:rPr>
                <w:rFonts w:eastAsia="Arial"/>
                <w:sz w:val="20"/>
                <w:szCs w:val="20"/>
              </w:rPr>
              <w:t xml:space="preserve">Strenuous exercise within 48 hours prior to each visit, and while at the study site. </w:t>
            </w:r>
          </w:p>
          <w:p w14:paraId="6958AD59" w14:textId="77777777" w:rsidR="00B638BF" w:rsidRPr="00B638BF" w:rsidRDefault="00B638BF" w:rsidP="00B638BF">
            <w:pPr>
              <w:numPr>
                <w:ilvl w:val="0"/>
                <w:numId w:val="57"/>
              </w:numPr>
              <w:spacing w:after="120"/>
              <w:rPr>
                <w:rFonts w:eastAsia="Arial"/>
                <w:sz w:val="20"/>
                <w:szCs w:val="20"/>
              </w:rPr>
            </w:pPr>
            <w:r>
              <w:rPr>
                <w:rFonts w:eastAsia="Arial"/>
                <w:sz w:val="20"/>
                <w:szCs w:val="20"/>
              </w:rPr>
              <w:t xml:space="preserve">Donation of blood or plasma of &gt;400 mL </w:t>
            </w:r>
            <w:commentRangeStart w:id="66"/>
            <w:del w:id="9060" w:author="Tairan Yang" w:date="2026-10-13T12:00:00Z">
              <w:r>
                <w:rPr>
                  <w:rFonts w:eastAsia="Arial"/>
                  <w:sz w:val="20"/>
                  <w:szCs w:val="20"/>
                </w:rPr>
                <w:delText xml:space="preserve">within 1 month prior to first dosing until 4 weeks after final dosing.</w:delText>
              </w:r>
            </w:del>
            <w:ins w:id="9061" w:author="Tairan Yang" w:date="2026-10-13T12:00:00Z">
              <w:r>
                <w:rPr>
                  <w:rFonts w:eastAsia="Arial"/>
                  <w:sz w:val="20"/>
                  <w:szCs w:val="20"/>
                </w:rPr>
                <w:t xml:space="preserve">within 3 months prior to dosing, or unwillingness to refrain from blood or plasma donation until 3 months after dosing.</w:t>
              </w:r>
            </w:ins>
            <w:commentRangeEnd w:id="66"/>
            <w:r>
              <w:rPr>
                <w:rStyle w:val="CommentReference"/>
              </w:rPr>
              <w:commentReference w:id="66"/>
            </w:r>
          </w:p>
          <w:p w14:paraId="70EE32DD" w14:textId="77777777" w:rsidR="00C37330" w:rsidRPr="00C37330" w:rsidRDefault="00C37330" w:rsidP="00C37330">
            <w:pPr>
              <w:numPr>
                <w:ilvl w:val="0"/>
                <w:numId w:val="57"/>
              </w:numPr>
              <w:spacing w:after="120"/>
              <w:rPr>
                <w:rFonts w:eastAsia="Arial"/>
                <w:sz w:val="20"/>
                <w:szCs w:val="20"/>
              </w:rPr>
            </w:pPr>
            <w:r>
              <w:rPr>
                <w:rFonts w:eastAsia="Arial"/>
                <w:sz w:val="20"/>
                <w:szCs w:val="20"/>
              </w:rPr>
              <w:t>Participants capable of producing sperm who will not abstain from sperm donation between first dosing and 12 weeks after final dosing.</w:t>
            </w:r>
          </w:p>
          <w:p w14:paraId="2618C29C" w14:textId="77777777" w:rsidR="00C37330" w:rsidRPr="00C37330" w:rsidRDefault="00C37330" w:rsidP="00C37330">
            <w:pPr>
              <w:numPr>
                <w:ilvl w:val="0"/>
                <w:numId w:val="57"/>
              </w:numPr>
              <w:spacing w:after="120"/>
              <w:rPr>
                <w:rFonts w:eastAsia="Arial"/>
                <w:sz w:val="20"/>
                <w:szCs w:val="20"/>
              </w:rPr>
            </w:pPr>
            <w:r>
              <w:rPr>
                <w:rFonts w:eastAsia="Arial"/>
                <w:sz w:val="20"/>
                <w:szCs w:val="20"/>
              </w:rPr>
              <w:t>Known difficulty with obtaining intravenous access.</w:t>
            </w:r>
          </w:p>
          <w:p w14:paraId="1EEE9B56" w14:textId="77777777" w:rsidR="00C37330" w:rsidRPr="00C37330" w:rsidRDefault="00C37330" w:rsidP="00C37330">
            <w:pPr>
              <w:numPr>
                <w:ilvl w:val="0"/>
                <w:numId w:val="57"/>
              </w:numPr>
              <w:spacing w:after="120"/>
              <w:rPr>
                <w:rFonts w:eastAsia="Arial"/>
                <w:sz w:val="20"/>
                <w:szCs w:val="20"/>
              </w:rPr>
            </w:pPr>
            <w:r>
              <w:rPr>
                <w:rFonts w:eastAsia="Arial"/>
                <w:sz w:val="20"/>
                <w:szCs w:val="20"/>
              </w:rPr>
              <w:t>History of serotonin syndrome.</w:t>
            </w:r>
          </w:p>
          <w:p w14:paraId="21BE94BB" w14:textId="42CA02B7" w:rsidR="00D7115F" w:rsidRPr="00D7115F" w:rsidRDefault="00C37330" w:rsidP="00C37330">
            <w:pPr>
              <w:numPr>
                <w:ilvl w:val="0"/>
                <w:numId w:val="57"/>
              </w:numPr>
              <w:spacing w:after="120"/>
              <w:rPr>
                <w:rFonts w:eastAsia="Arial"/>
                <w:sz w:val="20"/>
                <w:szCs w:val="20"/>
                <w:lang w:val="en-GB"/>
              </w:rPr>
            </w:pPr>
            <w:r>
              <w:rPr>
                <w:rFonts w:eastAsia="Arial"/>
                <w:sz w:val="20"/>
                <w:szCs w:val="20"/>
                <w:lang w:val="en-GB"/>
              </w:rPr>
              <w:t>Unwilling to consent to audio and video recording of psychological support and dosing sessions.</w:t>
            </w:r>
          </w:p>
          <w:p w14:paraId="702AE3A6" w14:textId="00445589" w:rsidR="00B561E3" w:rsidRPr="00A46389" w:rsidRDefault="00831575" w:rsidP="00256725">
            <w:pPr>
              <w:numPr>
                <w:ilvl w:val="0"/>
                <w:numId w:val="57"/>
              </w:numPr>
              <w:spacing w:after="120"/>
              <w:rPr>
                <w:rFonts w:eastAsia="Arial"/>
                <w:sz w:val="20"/>
                <w:szCs w:val="20"/>
              </w:rPr>
            </w:pPr>
            <w:r>
              <w:rPr>
                <w:sz w:val="20"/>
                <w:szCs w:val="20"/>
              </w:rPr>
              <w:t xml:space="preserve">History or clinical evidence of any disease and/or existence of any surgical or medical condition which might interfere with the absorption, distribution, metabolism or excretion (ADME) of the study drug. Including evidence of a</w:t>
            </w:r>
            <w:r>
              <w:rPr>
                <w:rFonts w:eastAsia="Arial"/>
                <w:sz w:val="20"/>
                <w:szCs w:val="20"/>
              </w:rPr>
              <w:t xml:space="preserve">cute gastrointestinal symptoms (e.g., nausea, vomiting, diarrhea) at time of screening or admission or a clinical diagnosis of IBS per the Rome criteria: </w:t>
            </w:r>
          </w:p>
          <w:p w14:paraId="386C3E55" w14:textId="77777777" w:rsidR="00B561E3" w:rsidRPr="00A46389" w:rsidRDefault="00B561E3" w:rsidP="00B561E3">
            <w:pPr>
              <w:ind w:left="720"/>
              <w:rPr>
                <w:rFonts w:eastAsia="Arial"/>
                <w:sz w:val="20"/>
                <w:szCs w:val="20"/>
              </w:rPr>
            </w:pPr>
            <w:r>
              <w:rPr>
                <w:rFonts w:eastAsia="Arial"/>
                <w:sz w:val="20"/>
                <w:szCs w:val="20"/>
              </w:rPr>
              <w:t>Recurrent abdominal pain on average at least 1 day/week in the last 3 months, associated with 2 or more of the following criteria:</w:t>
            </w:r>
          </w:p>
          <w:p w14:paraId="2BA0136E" w14:textId="77777777" w:rsidR="00B561E3" w:rsidRPr="00A46389" w:rsidRDefault="00B561E3" w:rsidP="00256725">
            <w:pPr>
              <w:pStyle w:val="ListParagraph"/>
              <w:widowControl w:val="0"/>
              <w:numPr>
                <w:ilvl w:val="1"/>
                <w:numId w:val="57"/>
              </w:numPr>
              <w:autoSpaceDE w:val="0"/>
              <w:autoSpaceDN w:val="0"/>
              <w:spacing w:after="120"/>
              <w:contextualSpacing w:val="0"/>
              <w:rPr>
                <w:rFonts w:eastAsia="Arial"/>
                <w:sz w:val="20"/>
                <w:szCs w:val="20"/>
              </w:rPr>
            </w:pPr>
            <w:r>
              <w:rPr>
                <w:rFonts w:eastAsia="Arial"/>
                <w:sz w:val="20"/>
                <w:szCs w:val="20"/>
              </w:rPr>
              <w:t>Related to defecation</w:t>
            </w:r>
          </w:p>
          <w:p w14:paraId="3716208E" w14:textId="77777777" w:rsidR="00B561E3" w:rsidRPr="00A46389" w:rsidRDefault="00B561E3" w:rsidP="00256725">
            <w:pPr>
              <w:pStyle w:val="ListParagraph"/>
              <w:widowControl w:val="0"/>
              <w:numPr>
                <w:ilvl w:val="1"/>
                <w:numId w:val="57"/>
              </w:numPr>
              <w:autoSpaceDE w:val="0"/>
              <w:autoSpaceDN w:val="0"/>
              <w:spacing w:after="120"/>
              <w:contextualSpacing w:val="0"/>
              <w:rPr>
                <w:rFonts w:eastAsia="Arial"/>
                <w:sz w:val="20"/>
                <w:szCs w:val="20"/>
              </w:rPr>
            </w:pPr>
            <w:r>
              <w:rPr>
                <w:rFonts w:eastAsia="Arial"/>
                <w:sz w:val="20"/>
                <w:szCs w:val="20"/>
              </w:rPr>
              <w:t xml:space="preserve">Associated with a change in the frequency of stool</w:t>
            </w:r>
          </w:p>
          <w:p w14:paraId="66EBA6E6" w14:textId="77777777" w:rsidR="00B561E3" w:rsidRPr="00A46389" w:rsidRDefault="00B561E3" w:rsidP="00256725">
            <w:pPr>
              <w:pStyle w:val="ListParagraph"/>
              <w:widowControl w:val="0"/>
              <w:numPr>
                <w:ilvl w:val="1"/>
                <w:numId w:val="57"/>
              </w:numPr>
              <w:autoSpaceDE w:val="0"/>
              <w:autoSpaceDN w:val="0"/>
              <w:spacing w:after="120"/>
              <w:contextualSpacing w:val="0"/>
              <w:rPr>
                <w:rFonts w:eastAsia="Arial"/>
                <w:sz w:val="20"/>
                <w:szCs w:val="20"/>
              </w:rPr>
            </w:pPr>
            <w:r>
              <w:rPr>
                <w:rFonts w:eastAsia="Arial"/>
                <w:sz w:val="20"/>
                <w:szCs w:val="20"/>
              </w:rPr>
              <w:t>Associated with a change in the form (appearance of stool)</w:t>
            </w:r>
          </w:p>
          <w:p w14:paraId="3184AC17" w14:textId="53C4AA89" w:rsidR="00831575" w:rsidRPr="006F5445" w:rsidRDefault="00C00DCD" w:rsidP="00256725">
            <w:pPr>
              <w:pStyle w:val="ListParagraph"/>
              <w:widowControl w:val="0"/>
              <w:numPr>
                <w:ilvl w:val="0"/>
                <w:numId w:val="57"/>
              </w:numPr>
              <w:autoSpaceDE w:val="0"/>
              <w:autoSpaceDN w:val="0"/>
              <w:spacing w:after="120"/>
              <w:contextualSpacing w:val="0"/>
              <w:rPr>
                <w:sz w:val="20"/>
                <w:szCs w:val="20"/>
              </w:rPr>
            </w:pPr>
            <w:commentRangeStart w:id="31"/>
            <w:commentRangeStart w:id="67"/>
            <w:commentRangeStart w:id="32"/>
            <w:del w:id="9062" w:author="Tairan Yang" w:date="2026-10-13T12:00:00Z">
              <w:r>
                <w:rPr>
                  <w:sz w:val="20"/>
                  <w:szCs w:val="20"/>
                </w:rPr>
                <w:delText xml:space="preserve">Participants who have participated in more than 3 radiolabeled drug studies in the last 12 months (the most recent study must have completed ≥4 months prior to study site check-in if exposure data from that study are available to the investigator, or ≥ 6 months prior to check-in if exposure data from that study are not available to the investigator). The total cumulative radiation exposure from this study and up to 2 other prior radiolabeled studies within 4-12 months prior to this study must not exceed </w:delText>
              </w:r>
            </w:del>
            <w:ins w:id="9063" w:author="Tairan Yang" w:date="2026-10-13T12:00:00Z">
              <w:r>
                <w:rPr>
                  <w:sz w:val="20"/>
                  <w:szCs w:val="20"/>
                </w:rPr>
                <w:t xml:space="preserve">Participation in a radiolabeled ([¹⁴C]) drug study within the 12 months prior to dosing; occupational exposure to ionizing radiation (classified radiation workers); or exposure to diagnostic, therapeutic or occupational ionizing radiation such that the total effective dose, including this study, would exceed </w:t>
              </w:r>
            </w:ins>
            <w:del w:id="9064" w:author="Tairan Yang" w:date="2026-10-13T12:00:00Z">
              <w:r>
                <w:rPr>
                  <w:sz w:val="20"/>
                  <w:szCs w:val="20"/>
                  <w:highlight w:val="yellow"/>
                </w:rPr>
                <w:delText xml:space="preserve">XXX</w:delText>
              </w:r>
            </w:del>
            <w:ins w:id="9065" w:author="Tairan Yang" w:date="2026-10-13T12:00:00Z">
              <w:r>
                <w:rPr>
                  <w:sz w:val="20"/>
                  <w:szCs w:val="20"/>
                  <w:highlight w:val="yellow"/>
                </w:rPr>
                <w:t xml:space="preserve">[10 mSv over the previous 3 years / 5 mSv over the previous 12 months - limits to be confirmed with the Phase 1 unit against national regulations]</w:t>
              </w:r>
            </w:ins>
            <w:commentRangeEnd w:id="67"/>
            <w:commentRangeEnd w:id="31"/>
            <w:r>
              <w:rPr>
                <w:rStyle w:val="CommentReference"/>
                <w:sz w:val="20"/>
                <w:szCs w:val="20"/>
                <w:highlight w:val="yellow"/>
              </w:rPr>
              <w:commentReference w:id="31"/>
            </w:r>
            <w:r>
              <w:rPr>
                <w:rStyle w:val="CommentReference"/>
              </w:rPr>
              <w:commentReference w:id="67"/>
            </w:r>
            <w:commentRangeEnd w:id="32"/>
            <w:r>
              <w:rPr>
                <w:rStyle w:val="CommentReference"/>
                <w:sz w:val="20"/>
                <w:szCs w:val="20"/>
                <w:highlight w:val="yellow"/>
              </w:rPr>
              <w:commentReference w:id="32"/>
            </w:r>
            <w:r>
              <w:rPr>
                <w:sz w:val="20"/>
                <w:szCs w:val="20"/>
                <w:highlight w:val="yellow"/>
              </w:rPr>
              <w:t>.</w:t>
            </w:r>
          </w:p>
        </w:tc>
      </w:tr>
      <w:tr w:rsidR="00831575" w:rsidRPr="00A46389" w14:paraId="08181DBF" w14:textId="77777777" w:rsidTr="156BCEF9">
        <w:trPr>
          <w:cantSplit/>
        </w:trPr>
        <w:tc>
          <w:tcPr>
            <w:tcW w:w="5000" w:type="pct"/>
            <w:gridSpan w:val="3"/>
          </w:tcPr>
          <w:p w14:paraId="6932F46D" w14:textId="77777777" w:rsidR="00831575" w:rsidRPr="00A46389" w:rsidRDefault="00831575" w:rsidP="00831575">
            <w:pPr>
              <w:pStyle w:val="TableEntry"/>
              <w:spacing w:before="60"/>
              <w:rPr>
                <w:rFonts w:ascii="Times New Roman" w:hAnsi="Times New Roman" w:cs="Times New Roman"/>
                <w:b/>
                <w:szCs w:val="20"/>
              </w:rPr>
            </w:pPr>
            <w:r>
              <w:rPr>
                <w:rFonts w:ascii="Times New Roman" w:hAnsi="Times New Roman" w:cs="Times New Roman"/>
                <w:b/>
                <w:szCs w:val="20"/>
              </w:rPr>
              <w:lastRenderedPageBreak/>
              <w:t xml:space="preserve">Planned Number of Participants:  </w:t>
            </w:r>
          </w:p>
          <w:p w14:paraId="0AAF7495" w14:textId="26A709DB" w:rsidR="00831575" w:rsidRPr="00A46389" w:rsidRDefault="00831575" w:rsidP="00831575">
            <w:pPr>
              <w:pStyle w:val="TableEntry"/>
              <w:spacing w:before="60"/>
              <w:rPr>
                <w:rFonts w:ascii="Times New Roman" w:hAnsi="Times New Roman" w:cs="Times New Roman"/>
              </w:rPr>
            </w:pPr>
            <w:r>
              <w:rPr>
                <w:rFonts w:ascii="Times New Roman" w:hAnsi="Times New Roman" w:cs="Times New Roman"/>
              </w:rPr>
              <w:t xml:space="preserve">Enrolment of up to 8 healthy male participants. </w:t>
            </w:r>
            <w:commentRangeStart w:id="58"/>
            <w:del w:id="9044" w:author="Tairan Yang" w:date="2026-10-13T12:00:00Z">
              <w:r>
                <w:rPr>
                  <w:rFonts w:ascii="Times New Roman" w:hAnsi="Times New Roman" w:cs="Times New Roman"/>
                </w:rPr>
                <w:delText xml:space="preserve">Randomized participants will receive a single oral dose of 16 mg containing 45 µCi of [</w:delText>
              </w:r>
            </w:del>
            <w:ins w:id="9045" w:author="Tairan Yang" w:date="2026-10-13T12:00:00Z">
              <w:r>
                <w:rPr>
                  <w:rFonts w:ascii="Times New Roman" w:hAnsi="Times New Roman" w:cs="Times New Roman"/>
                </w:rPr>
                <w:t xml:space="preserve">Enrolled participants will receive a single oral dose of 16 mg CYB003 containing approximately 1.65 MBq (45 µCi) of [</w:t>
              </w:r>
            </w:ins>
            <w:commentRangeEnd w:id="58"/>
            <w:r>
              <w:rPr>
                <w:rStyle w:val="CommentReference"/>
              </w:rPr>
              <w:commentReference w:id="58"/>
            </w:r>
            <w:r>
              <w:rPr>
                <w:rFonts w:ascii="Times New Roman" w:hAnsi="Times New Roman" w:cs="Times New Roman"/>
                <w:vertAlign w:val="superscript"/>
              </w:rPr>
              <w:t>14</w:t>
            </w:r>
            <w:r>
              <w:rPr>
                <w:rFonts w:ascii="Times New Roman" w:hAnsi="Times New Roman" w:cs="Times New Roman"/>
              </w:rPr>
              <w:t xml:space="preserve">C]-CYB003. All participants will receive CYB003 following a 10 h overnight fast and will not receive food until at least 4 hours post-dose. </w:t>
            </w:r>
          </w:p>
        </w:tc>
      </w:tr>
      <w:tr w:rsidR="00831575" w:rsidRPr="00A46389" w14:paraId="6ABEBE68" w14:textId="77777777" w:rsidTr="004F303E">
        <w:trPr>
          <w:cantSplit/>
        </w:trPr>
        <w:tc>
          <w:tcPr>
            <w:tcW w:w="5000" w:type="pct"/>
            <w:gridSpan w:val="3"/>
          </w:tcPr>
          <w:p w14:paraId="1BA6EB8B" w14:textId="77777777" w:rsidR="00831575" w:rsidRPr="00A46389" w:rsidRDefault="00831575" w:rsidP="00831575">
            <w:pPr>
              <w:pStyle w:val="TableEntry"/>
              <w:spacing w:before="60"/>
              <w:rPr>
                <w:rFonts w:ascii="Times New Roman" w:hAnsi="Times New Roman" w:cs="Times New Roman"/>
                <w:szCs w:val="20"/>
              </w:rPr>
            </w:pPr>
            <w:r>
              <w:rPr>
                <w:rFonts w:ascii="Times New Roman" w:hAnsi="Times New Roman" w:cs="Times New Roman"/>
                <w:b/>
                <w:bCs/>
                <w:szCs w:val="20"/>
              </w:rPr>
              <w:lastRenderedPageBreak/>
              <w:t>Test Product, Dose, and Mode of Administration:</w:t>
            </w:r>
            <w:r>
              <w:rPr>
                <w:rFonts w:ascii="Times New Roman" w:hAnsi="Times New Roman" w:cs="Times New Roman"/>
                <w:szCs w:val="20"/>
              </w:rPr>
              <w:t xml:space="preserve"> </w:t>
            </w:r>
          </w:p>
          <w:p w14:paraId="2821B706" w14:textId="2F0E840F" w:rsidR="00831575" w:rsidRPr="00A46389" w:rsidRDefault="001744E6" w:rsidP="00831575">
            <w:pPr>
              <w:spacing w:before="60" w:after="60"/>
              <w:rPr>
                <w:sz w:val="20"/>
                <w:szCs w:val="20"/>
                <w:lang w:val="en-GB"/>
              </w:rPr>
            </w:pPr>
            <w:commentRangeStart w:id="57"/>
            <w:r>
              <w:rPr>
                <w:sz w:val="20"/>
                <w:szCs w:val="20"/>
                <w:highlight w:val="yellow"/>
                <w:lang w:val="en-GB"/>
              </w:rPr>
              <w:t xml:space="preserve">[Details of [</w:t>
            </w:r>
            <w:commentRangeEnd w:id="57"/>
            <w:r>
              <w:rPr>
                <w:rStyle w:val="CommentReference"/>
              </w:rPr>
              <w:commentReference w:id="57"/>
            </w:r>
            <w:r>
              <w:rPr>
                <w:sz w:val="20"/>
                <w:szCs w:val="20"/>
                <w:highlight w:val="yellow"/>
                <w:vertAlign w:val="superscript"/>
                <w:lang w:val="en-GB"/>
              </w:rPr>
              <w:t>14</w:t>
            </w:r>
            <w:r>
              <w:rPr>
                <w:sz w:val="20"/>
                <w:szCs w:val="20"/>
                <w:highlight w:val="yellow"/>
                <w:lang w:val="en-GB"/>
              </w:rPr>
              <w:t xml:space="preserve">C]-CYB003 study drug tbd]</w:t>
            </w:r>
          </w:p>
          <w:p w14:paraId="190833FA" w14:textId="719AF765" w:rsidR="00831575" w:rsidRPr="00A46389" w:rsidRDefault="00831575" w:rsidP="00831575">
            <w:pPr>
              <w:spacing w:before="60" w:after="60"/>
              <w:rPr>
                <w:sz w:val="20"/>
                <w:szCs w:val="20"/>
              </w:rPr>
            </w:pPr>
            <w:r>
              <w:rPr>
                <w:sz w:val="20"/>
                <w:szCs w:val="20"/>
              </w:rPr>
              <w:t xml:space="preserve">Participants will ingest the dose of [</w:t>
            </w:r>
            <w:r>
              <w:rPr>
                <w:sz w:val="20"/>
                <w:szCs w:val="20"/>
                <w:vertAlign w:val="superscript"/>
              </w:rPr>
              <w:t>14</w:t>
            </w:r>
            <w:r>
              <w:rPr>
                <w:sz w:val="20"/>
                <w:szCs w:val="20"/>
              </w:rPr>
              <w:t xml:space="preserve">C]-CYB003 with approximately 240 mL of room-temperature water (dose volume + container rinses + chaser water) and will be administered to participants in the fasted state</w:t>
            </w:r>
          </w:p>
        </w:tc>
      </w:tr>
      <w:tr w:rsidR="00831575" w:rsidRPr="00A46389" w14:paraId="0ED6EC18" w14:textId="77777777" w:rsidTr="156BCEF9">
        <w:trPr>
          <w:cantSplit/>
        </w:trPr>
        <w:tc>
          <w:tcPr>
            <w:tcW w:w="5000" w:type="pct"/>
            <w:gridSpan w:val="3"/>
          </w:tcPr>
          <w:p w14:paraId="74EAA29A" w14:textId="77777777" w:rsidR="00831575" w:rsidRPr="00A46389" w:rsidRDefault="00831575" w:rsidP="00831575">
            <w:pPr>
              <w:pStyle w:val="TableText"/>
              <w:spacing w:before="60" w:after="60"/>
              <w:rPr>
                <w:lang w:val="en-US"/>
              </w:rPr>
            </w:pPr>
            <w:r>
              <w:rPr>
                <w:b/>
                <w:lang w:val="en-US"/>
              </w:rPr>
              <w:t>Duration of Treatment:</w:t>
            </w:r>
            <w:r>
              <w:rPr>
                <w:lang w:val="en-US"/>
              </w:rPr>
              <w:t xml:space="preserve"> </w:t>
            </w:r>
          </w:p>
          <w:p w14:paraId="64FB1163" w14:textId="1C1B3281" w:rsidR="00831575" w:rsidRPr="00A46389" w:rsidRDefault="00831575" w:rsidP="00831575">
            <w:pPr>
              <w:pStyle w:val="TableText"/>
              <w:spacing w:before="60" w:after="60"/>
              <w:rPr>
                <w:lang w:val="en-US"/>
              </w:rPr>
            </w:pPr>
            <w:r>
              <w:rPr>
                <w:lang w:val="en-US"/>
              </w:rPr>
              <w:t xml:space="preserve">The treatment consists of a single oral dose of [</w:t>
            </w:r>
            <w:r>
              <w:rPr>
                <w:vertAlign w:val="superscript"/>
                <w:lang w:val="en-US"/>
              </w:rPr>
              <w:t>14</w:t>
            </w:r>
            <w:r>
              <w:rPr>
                <w:lang w:val="en-US"/>
              </w:rPr>
              <w:t>C]-CYB003 and will be administered on Day 1.</w:t>
            </w:r>
          </w:p>
        </w:tc>
      </w:tr>
      <w:tr w:rsidR="00831575" w:rsidRPr="00A46389" w14:paraId="7AAAFFB7" w14:textId="77777777" w:rsidTr="004F303E">
        <w:trPr>
          <w:cantSplit/>
        </w:trPr>
        <w:tc>
          <w:tcPr>
            <w:tcW w:w="5000" w:type="pct"/>
            <w:gridSpan w:val="3"/>
          </w:tcPr>
          <w:p w14:paraId="0D210A71" w14:textId="0E0DEFCC" w:rsidR="00831575" w:rsidRPr="00A46389" w:rsidRDefault="00831575" w:rsidP="00831575">
            <w:pPr>
              <w:pStyle w:val="TableEntry"/>
              <w:spacing w:before="60"/>
              <w:rPr>
                <w:rFonts w:ascii="Times New Roman" w:hAnsi="Times New Roman" w:cs="Times New Roman"/>
                <w:szCs w:val="20"/>
              </w:rPr>
            </w:pPr>
            <w:r>
              <w:rPr>
                <w:rFonts w:ascii="Times New Roman" w:hAnsi="Times New Roman" w:cs="Times New Roman"/>
                <w:b/>
                <w:szCs w:val="20"/>
              </w:rPr>
              <w:t>Duration of Study Participation:</w:t>
            </w:r>
          </w:p>
          <w:p w14:paraId="223231BE" w14:textId="42BF8EDC" w:rsidR="008436D8" w:rsidRPr="009F0CC0" w:rsidRDefault="00831575" w:rsidP="00831575">
            <w:pPr>
              <w:pStyle w:val="TableText"/>
              <w:spacing w:before="60" w:after="60"/>
              <w:rPr>
                <w:lang w:val="en-US"/>
              </w:rPr>
            </w:pPr>
            <w:r>
              <w:rPr>
                <w:lang w:val="en-US"/>
              </w:rPr>
              <w:t xml:space="preserve">The duration of the study for individual participants is approximately 5.5 weeks (up to 39 days), including a screening visit and preparatory period of up to 4 weeks and an in-clinic dosing visit and </w:t>
            </w:r>
            <w:commentRangeStart w:id="59"/>
            <w:del w:id="9046" w:author="Tairan Yang" w:date="2026-10-13T12:00:00Z">
              <w:r>
                <w:rPr>
                  <w:lang w:val="en-US"/>
                </w:rPr>
                <w:delText xml:space="preserve">follow-up period of 9 – 11 days (Day -1 up to Day 10)</w:delText>
              </w:r>
            </w:del>
            <w:ins w:id="9047" w:author="Tairan Yang" w:date="2026-10-13T12:00:00Z">
              <w:r>
                <w:rPr>
                  <w:lang w:val="en-US"/>
                </w:rPr>
                <w:t xml:space="preserve">follow-up period of up to 12 days (Day -1 up to Day 11)</w:t>
              </w:r>
            </w:ins>
            <w:commentRangeEnd w:id="59"/>
            <w:r>
              <w:rPr>
                <w:rStyle w:val="CommentReference"/>
              </w:rPr>
              <w:commentReference w:id="59"/>
            </w:r>
            <w:r>
              <w:rPr>
                <w:lang w:val="en-US"/>
              </w:rPr>
              <w:t xml:space="preserve">.</w:t>
            </w:r>
          </w:p>
        </w:tc>
      </w:tr>
      <w:tr w:rsidR="00831575" w:rsidRPr="00A46389" w14:paraId="26F6A07B" w14:textId="77777777" w:rsidTr="002A2D8A">
        <w:tc>
          <w:tcPr>
            <w:tcW w:w="5000" w:type="pct"/>
            <w:gridSpan w:val="3"/>
            <w:tcBorders>
              <w:top w:val="double" w:sz="4" w:space="0" w:color="auto"/>
              <w:left w:val="double" w:sz="4" w:space="0" w:color="auto"/>
              <w:bottom w:val="double" w:sz="4" w:space="0" w:color="auto"/>
              <w:right w:val="double" w:sz="4" w:space="0" w:color="auto"/>
            </w:tcBorders>
          </w:tcPr>
          <w:p w14:paraId="674D628C" w14:textId="34DC72A8" w:rsidR="00831575" w:rsidRPr="00A46389" w:rsidRDefault="00831575" w:rsidP="00831575">
            <w:pPr>
              <w:pStyle w:val="TableEntry"/>
              <w:spacing w:before="60"/>
              <w:rPr>
                <w:rFonts w:ascii="Times New Roman" w:hAnsi="Times New Roman" w:cs="Times New Roman"/>
                <w:b/>
                <w:szCs w:val="20"/>
              </w:rPr>
            </w:pPr>
            <w:r>
              <w:rPr>
                <w:rFonts w:ascii="Times New Roman" w:hAnsi="Times New Roman" w:cs="Times New Roman"/>
                <w:b/>
                <w:szCs w:val="20"/>
              </w:rPr>
              <w:t>Trial Stopping Rules</w:t>
            </w:r>
          </w:p>
          <w:p w14:paraId="64623776" w14:textId="582974F8" w:rsidR="009D41F3" w:rsidRPr="00A25186" w:rsidRDefault="00831575" w:rsidP="009D41F3">
            <w:pPr>
              <w:pStyle w:val="TableText"/>
              <w:spacing w:before="60" w:after="60"/>
              <w:rPr>
                <w:rFonts w:eastAsia="Calibri"/>
                <w:lang w:val="en-US"/>
              </w:rPr>
            </w:pPr>
            <w:r>
              <w:rPr>
                <w:rFonts w:eastAsia="Calibri"/>
                <w:lang w:val="en-US"/>
              </w:rPr>
              <w:t>The Sponsor will terminate the study if the occurrence of AEs or other findings suggests an unacceptable risk to the health of the participants. The study may also be terminated by regulatory authorities for safety or administrative reasons.</w:t>
            </w:r>
          </w:p>
        </w:tc>
      </w:tr>
      <w:tr w:rsidR="00976C05" w:rsidRPr="00A46389" w14:paraId="3A754547" w14:textId="77777777" w:rsidTr="00DC564F">
        <w:tc>
          <w:tcPr>
            <w:tcW w:w="5000" w:type="pct"/>
            <w:gridSpan w:val="3"/>
          </w:tcPr>
          <w:p w14:paraId="720B7455" w14:textId="77777777" w:rsidR="00976C05" w:rsidRPr="00A46389" w:rsidRDefault="00976C05" w:rsidP="00976C05">
            <w:pPr>
              <w:pStyle w:val="BodyTextIndent"/>
              <w:tabs>
                <w:tab w:val="left" w:pos="360"/>
              </w:tabs>
              <w:spacing w:before="60" w:after="60"/>
              <w:ind w:left="0"/>
              <w:rPr>
                <w:sz w:val="20"/>
                <w:lang w:val="en-US"/>
              </w:rPr>
            </w:pPr>
            <w:r>
              <w:rPr>
                <w:b/>
                <w:sz w:val="20"/>
                <w:lang w:val="en-US"/>
              </w:rPr>
              <w:t>Statistical Methods and Planned Analysis:</w:t>
            </w:r>
          </w:p>
          <w:p w14:paraId="3C7AC3EF" w14:textId="77777777" w:rsidR="00976C05" w:rsidRPr="005A1EDB" w:rsidRDefault="00976C05" w:rsidP="00976C05">
            <w:pPr>
              <w:pStyle w:val="Text"/>
              <w:spacing w:before="60" w:after="60" w:line="240" w:lineRule="auto"/>
              <w:rPr>
                <w:rFonts w:ascii="Times New Roman" w:hAnsi="Times New Roman"/>
                <w:sz w:val="20"/>
              </w:rPr>
            </w:pPr>
            <w:r>
              <w:rPr>
                <w:rFonts w:ascii="Times New Roman" w:hAnsi="Times New Roman"/>
                <w:sz w:val="20"/>
              </w:rPr>
              <w:t>Data collected in this study will be presented using summary tables and participant data listings. Continuous variables will be summarized using descriptive statistics, specifically the mean, median, standard deviation (SD), minimum and maximum. Categorical variables will be summarized by frequencies and percentages.</w:t>
            </w:r>
          </w:p>
          <w:p w14:paraId="4CBB86C2" w14:textId="77777777" w:rsidR="00976C05" w:rsidRPr="00A46389" w:rsidRDefault="00976C05" w:rsidP="00976C05">
            <w:pPr>
              <w:pStyle w:val="BodyTextIndent"/>
              <w:tabs>
                <w:tab w:val="left" w:pos="0"/>
                <w:tab w:val="left" w:pos="360"/>
              </w:tabs>
              <w:spacing w:before="60" w:after="60"/>
              <w:ind w:left="0"/>
              <w:rPr>
                <w:sz w:val="20"/>
                <w:lang w:val="en-US"/>
              </w:rPr>
            </w:pPr>
            <w:r>
              <w:rPr>
                <w:sz w:val="20"/>
                <w:lang w:val="en-US"/>
              </w:rPr>
              <w:t>Full details with respect to statistical methods will be prepared in a Statistical Analysis Plan.</w:t>
            </w:r>
          </w:p>
          <w:p w14:paraId="512D9FA3" w14:textId="77777777" w:rsidR="00976C05" w:rsidRPr="00A46389" w:rsidRDefault="00976C05" w:rsidP="00976C05">
            <w:pPr>
              <w:pStyle w:val="BodyTextIndent"/>
              <w:tabs>
                <w:tab w:val="left" w:pos="0"/>
                <w:tab w:val="left" w:pos="360"/>
              </w:tabs>
              <w:spacing w:before="60" w:after="60"/>
              <w:ind w:left="0"/>
              <w:rPr>
                <w:b/>
                <w:bCs/>
                <w:sz w:val="20"/>
                <w:lang w:val="en-US"/>
              </w:rPr>
            </w:pPr>
            <w:r>
              <w:rPr>
                <w:b/>
                <w:bCs/>
                <w:sz w:val="20"/>
                <w:lang w:val="en-US"/>
              </w:rPr>
              <w:t>Sample Size Determination:</w:t>
            </w:r>
          </w:p>
          <w:p w14:paraId="5E51FDEA" w14:textId="1B7CC8A0" w:rsidR="00976C05" w:rsidRPr="00A46389" w:rsidRDefault="00976C05" w:rsidP="00976C05">
            <w:pPr>
              <w:pStyle w:val="TableEntry"/>
              <w:spacing w:before="60"/>
              <w:rPr>
                <w:rFonts w:ascii="Times New Roman" w:hAnsi="Times New Roman" w:cs="Times New Roman"/>
              </w:rPr>
            </w:pPr>
            <w:r>
              <w:rPr>
                <w:rFonts w:ascii="Times New Roman" w:hAnsi="Times New Roman" w:cs="Times New Roman"/>
              </w:rPr>
              <w:t xml:space="preserve">A sample size of at least 6 evaluable healthy male participants will be used in this study (up to n=8 may be enrolled to ensure sufficient number of evaluable participants). Given the exploratory nature of this study, the sample size is not based on power calculations. The number of participants to be included is typical for human radiolabeled study, and the results give sufficient safety and tolerability data, in addition to adequate description of the metabolite profiling, radioactivity excretion, and PK parameters.</w:t>
            </w:r>
          </w:p>
          <w:p w14:paraId="4B626110" w14:textId="77777777" w:rsidR="00976B97" w:rsidRPr="00A46389" w:rsidRDefault="00976B97" w:rsidP="00976B97">
            <w:pPr>
              <w:pStyle w:val="TableText"/>
              <w:spacing w:before="60" w:after="60"/>
              <w:rPr>
                <w:b/>
                <w:lang w:val="en-US"/>
              </w:rPr>
            </w:pPr>
            <w:r>
              <w:rPr>
                <w:b/>
                <w:lang w:val="en-US"/>
              </w:rPr>
              <w:t>Safety:</w:t>
            </w:r>
          </w:p>
          <w:p w14:paraId="18327456" w14:textId="77777777" w:rsidR="00976B97" w:rsidRDefault="00976B97" w:rsidP="00976B97">
            <w:pPr>
              <w:pStyle w:val="TableText"/>
              <w:tabs>
                <w:tab w:val="left" w:pos="3552"/>
              </w:tabs>
              <w:spacing w:before="60" w:after="60"/>
              <w:rPr>
                <w:lang w:val="en-US"/>
              </w:rPr>
            </w:pPr>
            <w:r>
              <w:rPr>
                <w:color w:val="000000"/>
                <w:lang w:val="en-US"/>
              </w:rPr>
              <w:t xml:space="preserve">The occurrence of treatment-emergent adverse events (TEAEs) and serious AEs (SAEs), reported through the completion of study will be collected and evaluated. AEs will be categorized by severity (intensity), and relationship to study medication. Clinical laboratory parameters </w:t>
            </w:r>
            <w:del w:id="9074" w:author="Tairan Yang" w:date="2026-10-13T12:00:00Z">
              <w:r>
                <w:rPr>
                  <w:color w:val="000000"/>
                  <w:lang w:val="en-US"/>
                </w:rPr>
                <w:delText xml:space="preserve">(hematology, chemistry, urinalysis)</w:delText>
              </w:r>
            </w:del>
            <w:ins w:id="9075" w:author="Tairan Yang" w:date="2026-10-13T12:00:00Z">
              <w:r>
                <w:rPr>
                  <w:color w:val="000000"/>
                  <w:lang w:val="en-US"/>
                </w:rPr>
                <w:t xml:space="preserve">(hematology, chemistry, coagulation, urinalysis)</w:t>
              </w:r>
            </w:ins>
            <w:r>
              <w:rPr>
                <w:color w:val="000000"/>
                <w:lang w:val="en-US"/>
              </w:rPr>
              <w:t xml:space="preserve">, ECG parameters, vital signs </w:t>
            </w:r>
            <w:del w:id="9076" w:author="Tairan Yang" w:date="2026-10-13T12:00:00Z">
              <w:r>
                <w:rPr>
                  <w:color w:val="000000"/>
                  <w:lang w:val="en-US"/>
                </w:rPr>
                <w:delText xml:space="preserve">(supine and standing SBP, DBP and pulse rate)</w:delText>
              </w:r>
            </w:del>
            <w:ins w:id="9077" w:author="Tairan Yang" w:date="2026-10-13T12:00:00Z">
              <w:r>
                <w:rPr>
                  <w:color w:val="000000"/>
                  <w:lang w:val="en-US"/>
                </w:rPr>
                <w:t xml:space="preserve">(supine SBP, DBP and pulse rate)</w:t>
              </w:r>
            </w:ins>
            <w:r>
              <w:rPr>
                <w:color w:val="000000"/>
                <w:lang w:val="en-US"/>
              </w:rPr>
              <w:t xml:space="preserve">, and physical examination data will be collected and </w:t>
            </w:r>
            <w:r>
              <w:rPr>
                <w:lang w:val="en-US"/>
              </w:rPr>
              <w:t>evaluated relative to baseline values.</w:t>
            </w:r>
          </w:p>
          <w:p w14:paraId="0A86E1B6" w14:textId="3BC604C8" w:rsidR="00976C05" w:rsidRPr="00A46389" w:rsidRDefault="00593F02" w:rsidP="00976C05">
            <w:pPr>
              <w:pStyle w:val="TableEntry"/>
              <w:spacing w:before="60"/>
              <w:rPr>
                <w:rFonts w:ascii="Times New Roman" w:hAnsi="Times New Roman" w:cs="Times New Roman"/>
                <w:b/>
                <w:bCs/>
                <w:szCs w:val="20"/>
              </w:rPr>
            </w:pPr>
            <w:r>
              <w:rPr>
                <w:rFonts w:ascii="Times New Roman" w:hAnsi="Times New Roman" w:cs="Times New Roman"/>
                <w:b/>
                <w:bCs/>
                <w:szCs w:val="20"/>
              </w:rPr>
              <w:t>Mass balance/Extent of excretion</w:t>
            </w:r>
          </w:p>
          <w:p w14:paraId="0DB61B62" w14:textId="5AA8C2A3" w:rsidR="00C15E2D" w:rsidRDefault="00C15E2D" w:rsidP="00B63D51">
            <w:pPr>
              <w:ind w:right="886"/>
              <w:jc w:val="both"/>
              <w:rPr>
                <w:sz w:val="20"/>
                <w:szCs w:val="20"/>
              </w:rPr>
            </w:pPr>
            <w:r>
              <w:rPr>
                <w:sz w:val="20"/>
                <w:szCs w:val="20"/>
              </w:rPr>
              <w:t xml:space="preserve">Total radioactivity will be measured to determine the routes and extent of excretion following [</w:t>
            </w:r>
            <w:r>
              <w:rPr>
                <w:sz w:val="20"/>
                <w:szCs w:val="20"/>
                <w:vertAlign w:val="superscript"/>
              </w:rPr>
              <w:t>14</w:t>
            </w:r>
            <w:r>
              <w:rPr>
                <w:sz w:val="20"/>
                <w:szCs w:val="20"/>
              </w:rPr>
              <w:t xml:space="preserve">C]-CYB003 administration. </w:t>
            </w:r>
            <w:del w:id="9066" w:author="Tairan Yang" w:date="2026-10-13T12:00:00Z">
              <w:r>
                <w:rPr>
                  <w:sz w:val="20"/>
                  <w:szCs w:val="20"/>
                </w:rPr>
                <w:delText xml:space="preserve">Radioactivity will be quantified in plasma, urine and feces samples</w:delText>
              </w:r>
            </w:del>
            <w:ins w:id="9067" w:author="Tairan Yang" w:date="2026-10-13T12:00:00Z">
              <w:r>
                <w:rPr>
                  <w:sz w:val="20"/>
                  <w:szCs w:val="20"/>
                </w:rPr>
                <w:t xml:space="preserve">Radioactivity will be quantified in whole blood, plasma, urine, feces and (if applicable) vomitus samples</w:t>
              </w:r>
            </w:ins>
            <w:r>
              <w:rPr>
                <w:sz w:val="20"/>
                <w:szCs w:val="20"/>
              </w:rPr>
              <w:t xml:space="preserve"> by using liquid scintillation counting, with combustion as necessary. Cumulative percent recovery of total radioactivity in urine and feces will be calculated for each individual and summarized descriptively.</w:t>
            </w:r>
          </w:p>
          <w:p w14:paraId="2BF7DBFF" w14:textId="586EC811" w:rsidR="00D7102A" w:rsidRDefault="00D7102A" w:rsidP="00B63D51">
            <w:pPr>
              <w:ind w:right="886"/>
              <w:jc w:val="both"/>
              <w:rPr>
                <w:sz w:val="20"/>
                <w:szCs w:val="20"/>
              </w:rPr>
            </w:pPr>
            <w:r>
              <w:rPr>
                <w:sz w:val="20"/>
                <w:szCs w:val="20"/>
              </w:rPr>
              <w:t xml:space="preserve">Mass balance will be assessed as a total percentage of administered radioactive dose recovered in urine and feces. The relative contributions of renal and fecal excretion will be expressed as percentages of administered dose, and excretion rates (Ae₀–t, dAe/dt) will be tabulated by collection interval.</w:t>
            </w:r>
          </w:p>
          <w:p w14:paraId="2630B0EB" w14:textId="53555813" w:rsidR="00A51815" w:rsidRPr="00A51815" w:rsidRDefault="00A51815" w:rsidP="00A51815">
            <w:pPr>
              <w:pStyle w:val="TableEntry"/>
              <w:spacing w:before="60"/>
              <w:rPr>
                <w:rFonts w:ascii="Times New Roman" w:hAnsi="Times New Roman" w:cs="Times New Roman"/>
                <w:b/>
                <w:bCs/>
                <w:szCs w:val="20"/>
              </w:rPr>
            </w:pPr>
            <w:r>
              <w:rPr>
                <w:rFonts w:ascii="Times New Roman" w:hAnsi="Times New Roman" w:cs="Times New Roman"/>
                <w:b/>
                <w:bCs/>
                <w:szCs w:val="20"/>
              </w:rPr>
              <w:t>Metabolite Profiling/Identification:</w:t>
            </w:r>
          </w:p>
          <w:p w14:paraId="6408ABA0" w14:textId="156E5D17" w:rsidR="00652A33" w:rsidRDefault="00A51815" w:rsidP="00652A33">
            <w:pPr>
              <w:ind w:right="886"/>
              <w:jc w:val="both"/>
              <w:rPr>
                <w:sz w:val="20"/>
                <w:szCs w:val="20"/>
              </w:rPr>
            </w:pPr>
            <w:commentRangeStart w:id="68"/>
            <w:del w:id="9068" w:author="Tairan Yang" w:date="2026-10-13T12:00:00Z">
              <w:r>
                <w:rPr>
                  <w:sz w:val="20"/>
                  <w:szCs w:val="20"/>
                </w:rPr>
                <w:delText xml:space="preserve">The metabolite profile of CYB003 will be performed in plasma, urine and feces will be determined using standard lab equipment by the Sponsor and will be documented in the analysis report.</w:delText>
              </w:r>
            </w:del>
            <w:ins w:id="9069" w:author="Tairan Yang" w:date="2026-10-13T12:00:00Z">
              <w:r>
                <w:rPr>
                  <w:sz w:val="20"/>
                  <w:szCs w:val="20"/>
                </w:rPr>
                <w:t xml:space="preserve">Metabolite profiling and identification of CYB003 in plasma, urine and feces will be performed by a specialized bioanalytical laboratory on behalf of the Sponsor using HPLC with radiometric detection and high-resolution mass spectrometry, and will be documented in a separate metabolite profiling report.</w:t>
              </w:r>
            </w:ins>
            <w:commentRangeEnd w:id="68"/>
            <w:r>
              <w:rPr>
                <w:rStyle w:val="CommentReference"/>
              </w:rPr>
              <w:commentReference w:id="68"/>
            </w:r>
            <w:r>
              <w:rPr>
                <w:sz w:val="20"/>
                <w:szCs w:val="20"/>
              </w:rPr>
              <w:t xml:space="preserve"> Quantitative metabolite profiles will be prepared to identify metabolites contributing ≥10% of total drug-related exposure (AUC) in plasma or </w:t>
            </w:r>
            <w:commentRangeStart w:id="69"/>
            <w:del w:id="9070" w:author="Tairan Yang" w:date="2026-10-13T12:00:00Z">
              <w:r>
                <w:rPr>
                  <w:sz w:val="20"/>
                  <w:szCs w:val="20"/>
                </w:rPr>
                <w:delText xml:space="preserve">≥10% of administered dose in excreta.</w:delText>
              </w:r>
            </w:del>
            <w:ins w:id="9071" w:author="Tairan Yang" w:date="2026-10-13T12:00:00Z">
              <w:r>
                <w:rPr>
                  <w:sz w:val="20"/>
                  <w:szCs w:val="20"/>
                </w:rPr>
                <w:t xml:space="preserve">≥10% of administered dose in excreta, in line with ICH M3(R2) and FDA guidance on the safety testing of drug metabolites. Known metabolites for which reference standards are available (e.g., CYB003-O-glucuronide and the deuterated 4-hydroxyindole-3-acetic acid analog) will additionally be quantified in plasma and urine by validated LC-MS/MS.</w:t>
              </w:r>
            </w:ins>
            <w:commentRangeEnd w:id="69"/>
            <w:r>
              <w:rPr>
                <w:rStyle w:val="CommentReference"/>
              </w:rPr>
              <w:commentReference w:id="69"/>
            </w:r>
            <w:r>
              <w:rPr>
                <w:sz w:val="20"/>
                <w:szCs w:val="20"/>
              </w:rPr>
              <w:t xml:space="preserve"> Structural identification and characterization of metabolites exceeding these thresholds will be performed. The identity, relative abundance, and metabolic pathways of [¹⁴C]-CYB003 will be summarized in tabular and schematic formats.</w:t>
            </w:r>
          </w:p>
          <w:p w14:paraId="4FAFDEBD" w14:textId="5B34D8DA" w:rsidR="00976C05" w:rsidRDefault="00976C05" w:rsidP="00976C05">
            <w:pPr>
              <w:pStyle w:val="TableEntry"/>
              <w:spacing w:before="60"/>
              <w:rPr>
                <w:rFonts w:ascii="Times New Roman" w:hAnsi="Times New Roman" w:cs="Times New Roman"/>
                <w:b/>
                <w:bCs/>
                <w:szCs w:val="20"/>
              </w:rPr>
            </w:pPr>
            <w:r>
              <w:rPr>
                <w:rFonts w:ascii="Times New Roman" w:hAnsi="Times New Roman" w:cs="Times New Roman"/>
                <w:b/>
                <w:bCs/>
                <w:szCs w:val="20"/>
              </w:rPr>
              <w:lastRenderedPageBreak/>
              <w:t>Pharmacokinetics:</w:t>
            </w:r>
          </w:p>
          <w:p w14:paraId="3329FCAF" w14:textId="770BE7B6" w:rsidR="00945EE8" w:rsidRPr="004661AB" w:rsidRDefault="00A51815" w:rsidP="00976C05">
            <w:pPr>
              <w:pStyle w:val="TableEntry"/>
              <w:spacing w:before="60"/>
              <w:rPr>
                <w:rFonts w:ascii="Times New Roman" w:hAnsi="Times New Roman" w:cs="Times New Roman"/>
                <w:szCs w:val="20"/>
              </w:rPr>
            </w:pPr>
            <w:r>
              <w:rPr>
                <w:rFonts w:ascii="Times New Roman" w:hAnsi="Times New Roman" w:cs="Times New Roman"/>
                <w:szCs w:val="20"/>
              </w:rPr>
              <w:t xml:space="preserve">PK analyses will be conducted for both total radioactivity and CYB003, as well as for any major metabolites. The following plasma PK parameters will be calculated using a non-compartmental analysis method: Cmax, tmax, AUClast, AUCinf, λz, t½, </w:t>
            </w:r>
            <w:r>
              <w:rPr>
                <w:rFonts w:ascii="Times New Roman" w:hAnsi="Times New Roman" w:cs="Times New Roman"/>
                <w:szCs w:val="20"/>
              </w:rPr>
              <w:t xml:space="preserve">CL/F (parent drug only), and Vz/F (parent drug only).</w:t>
            </w:r>
            <w:ins w:id="9072" w:author="Tairan Yang" w:date="2026-10-13T12:00:00Z">
              <w:r>
                <w:rPr>
                  <w:rFonts w:ascii="Times New Roman" w:hAnsi="Times New Roman" w:cs="Times New Roman"/>
                  <w:szCs w:val="20"/>
                </w:rPr>
                <w:t xml:space="preserve"> The whole blood-to-plasma ratio of total radioactivity (based on Cmax and AUC) and the ratio of CYB003 AUC to total radioactivity AUC in plasma will also be derived.</w:t>
              </w:r>
            </w:ins>
          </w:p>
          <w:p w14:paraId="04C98E41" w14:textId="468338E1" w:rsidR="00A51815" w:rsidRPr="00945EE8" w:rsidRDefault="00945EE8" w:rsidP="00976C05">
            <w:pPr>
              <w:pStyle w:val="TableEntry"/>
              <w:spacing w:before="60"/>
              <w:rPr>
                <w:rFonts w:ascii="Times New Roman" w:hAnsi="Times New Roman" w:cs="Times New Roman"/>
                <w:szCs w:val="20"/>
              </w:rPr>
            </w:pPr>
            <w:r>
              <w:rPr>
                <w:rFonts w:ascii="Times New Roman" w:hAnsi="Times New Roman" w:cs="Times New Roman"/>
                <w:szCs w:val="20"/>
              </w:rPr>
              <w:t xml:space="preserve">Urine pharmacokinetic parameters will be calculated using noncompartmental analysis methods, and will include </w:t>
            </w:r>
            <w:r>
              <w:rPr>
                <w:rFonts w:ascii="Times New Roman" w:hAnsi="Times New Roman" w:cs="Times New Roman"/>
                <w:color w:val="000000" w:themeColor="text1"/>
                <w:szCs w:val="20"/>
              </w:rPr>
              <w:t xml:space="preserve">Ae(i), Ae(0-t), </w:t>
            </w:r>
            <w:r>
              <w:rPr>
                <w:rFonts w:ascii="Times New Roman" w:hAnsi="Times New Roman" w:cs="Times New Roman"/>
                <w:szCs w:val="20"/>
              </w:rPr>
              <w:t>Ae</w:t>
            </w:r>
            <w:r>
              <w:rPr>
                <w:rFonts w:ascii="Times New Roman" w:hAnsi="Times New Roman" w:cs="Times New Roman"/>
                <w:szCs w:val="20"/>
                <w:vertAlign w:val="subscript"/>
              </w:rPr>
              <w:t xml:space="preserve">%, </w:t>
            </w:r>
            <w:r>
              <w:rPr>
                <w:rFonts w:ascii="Times New Roman" w:hAnsi="Times New Roman" w:cs="Times New Roman"/>
                <w:szCs w:val="20"/>
              </w:rPr>
              <w:t>and</w:t>
            </w:r>
            <w:r>
              <w:rPr>
                <w:rFonts w:ascii="Times New Roman" w:hAnsi="Times New Roman" w:cs="Times New Roman"/>
                <w:szCs w:val="20"/>
                <w:vertAlign w:val="subscript"/>
              </w:rPr>
              <w:t xml:space="preserve"> </w:t>
            </w:r>
            <w:r>
              <w:rPr>
                <w:rFonts w:ascii="Times New Roman" w:hAnsi="Times New Roman" w:cs="Times New Roman"/>
                <w:color w:val="000000" w:themeColor="text1"/>
                <w:szCs w:val="20"/>
              </w:rPr>
              <w:t>CL(R).</w:t>
            </w:r>
          </w:p>
          <w:p w14:paraId="25597690" w14:textId="3A00D40C" w:rsidR="00464D4A" w:rsidRPr="00A51815" w:rsidRDefault="00464D4A" w:rsidP="00976C05">
            <w:pPr>
              <w:pStyle w:val="TableEntry"/>
              <w:spacing w:before="60"/>
              <w:rPr>
                <w:rFonts w:ascii="Times New Roman" w:hAnsi="Times New Roman" w:cs="Times New Roman"/>
                <w:szCs w:val="20"/>
              </w:rPr>
            </w:pPr>
            <w:r>
              <w:rPr>
                <w:rFonts w:ascii="Times New Roman" w:hAnsi="Times New Roman" w:cs="Times New Roman"/>
                <w:szCs w:val="20"/>
              </w:rPr>
              <w:t xml:space="preserve">Plasma and whole blood concentrations of radioactivity will also be summarized to assess the systemic distribution of total drug related material.</w:t>
            </w:r>
            <w:ins w:id="9073" w:author="Tairan Yang" w:date="2026-10-13T12:00:00Z">
              <w:r>
                <w:rPr>
                  <w:rFonts w:ascii="Times New Roman" w:hAnsi="Times New Roman" w:cs="Times New Roman"/>
                  <w:szCs w:val="20"/>
                </w:rPr>
                <w:t xml:space="preserve"> Interval and cumulative excretion of total radioactivity in urine and feces, and total recovery (urine + feces), will be expressed as amount and as percentage of the administered radioactive dose (fe).</w:t>
              </w:r>
            </w:ins>
          </w:p>
          <w:p w14:paraId="0CB0ECF2" w14:textId="77777777" w:rsidR="00976C05" w:rsidRPr="00A46389" w:rsidRDefault="00976C05" w:rsidP="00976C05">
            <w:pPr>
              <w:pStyle w:val="TableEntry"/>
              <w:spacing w:before="60"/>
              <w:rPr>
                <w:rFonts w:ascii="Times New Roman" w:hAnsi="Times New Roman" w:cs="Times New Roman"/>
                <w:b/>
                <w:bCs/>
                <w:szCs w:val="20"/>
              </w:rPr>
            </w:pPr>
            <w:r>
              <w:rPr>
                <w:rFonts w:ascii="Times New Roman" w:hAnsi="Times New Roman" w:cs="Times New Roman"/>
                <w:b/>
                <w:bCs/>
                <w:szCs w:val="20"/>
              </w:rPr>
              <w:t>Safety Analyses:</w:t>
            </w:r>
          </w:p>
          <w:p w14:paraId="7A7EB2DD" w14:textId="77777777" w:rsidR="00976C05" w:rsidRPr="00A46389" w:rsidRDefault="00976C05" w:rsidP="00976C05">
            <w:pPr>
              <w:spacing w:before="60" w:after="60"/>
              <w:rPr>
                <w:sz w:val="20"/>
                <w:szCs w:val="20"/>
              </w:rPr>
            </w:pPr>
            <w:r>
              <w:rPr>
                <w:sz w:val="20"/>
                <w:szCs w:val="20"/>
              </w:rPr>
              <w:t xml:space="preserve">The safety and tolerability of a CYB003 will be assessed by the evaluation of treatment-emergent adverse events (TEAEs), including serious and non-serious AEs, safety ECG parameter results, laboratory test results, vital signs and physical examination findings. </w:t>
            </w:r>
          </w:p>
          <w:p w14:paraId="69A0B5E7" w14:textId="77777777" w:rsidR="00976C05" w:rsidRPr="00A46389" w:rsidRDefault="00976C05" w:rsidP="00976C05">
            <w:pPr>
              <w:spacing w:before="60" w:after="60"/>
              <w:rPr>
                <w:sz w:val="20"/>
                <w:szCs w:val="20"/>
              </w:rPr>
            </w:pPr>
            <w:r>
              <w:rPr>
                <w:sz w:val="20"/>
                <w:szCs w:val="20"/>
              </w:rPr>
              <w:t xml:space="preserve">Treatment-emergent AEs (TEAEs) will be </w:t>
            </w:r>
            <w:r>
              <w:rPr>
                <w:color w:val="000000" w:themeColor="text1"/>
                <w:sz w:val="20"/>
                <w:szCs w:val="20"/>
              </w:rPr>
              <w:t xml:space="preserve">categorized based on the onset date and time relative to CYB003 dosing.</w:t>
            </w:r>
            <w:r>
              <w:rPr>
                <w:sz w:val="20"/>
                <w:szCs w:val="20"/>
              </w:rPr>
              <w:t xml:space="preserve"> All TEAEs will be summarized and presented in data listings.</w:t>
            </w:r>
          </w:p>
          <w:p w14:paraId="556F553B" w14:textId="77777777" w:rsidR="00976C05" w:rsidRPr="00A46389" w:rsidRDefault="00976C05" w:rsidP="00976C05">
            <w:pPr>
              <w:autoSpaceDE w:val="0"/>
              <w:autoSpaceDN w:val="0"/>
              <w:adjustRightInd w:val="0"/>
              <w:spacing w:before="60" w:after="60"/>
              <w:rPr>
                <w:sz w:val="20"/>
                <w:szCs w:val="20"/>
              </w:rPr>
            </w:pPr>
            <w:r>
              <w:rPr>
                <w:sz w:val="20"/>
                <w:szCs w:val="20"/>
              </w:rPr>
              <w:t xml:space="preserve">Potential abuse-related TEAEs will be summarized using MedDRA Preferred Terms, with reference to the Controlled Substance Staff (CSS) recommended list.</w:t>
            </w:r>
          </w:p>
          <w:p w14:paraId="2B258B02" w14:textId="77777777" w:rsidR="00976C05" w:rsidRPr="00A46389" w:rsidRDefault="00976C05" w:rsidP="00976C05">
            <w:pPr>
              <w:spacing w:before="60" w:after="60"/>
              <w:rPr>
                <w:sz w:val="20"/>
                <w:szCs w:val="20"/>
              </w:rPr>
            </w:pPr>
            <w:r>
              <w:rPr>
                <w:sz w:val="20"/>
                <w:szCs w:val="20"/>
              </w:rPr>
              <w:t xml:space="preserve">For safety 12-lead ECGs, observed ECG parameters at each time point and the change from baseline at the post baseline time point for heart rate (HR), PR, QRS, QT, QTc, and QT corrected with the Fridericia’s formula (QTcF), will be summarized in data listings. The number and percentage of participants with clinically noteworthy QTcF outliers will be summarized </w:t>
            </w:r>
            <w:r>
              <w:rPr>
                <w:color w:val="000000" w:themeColor="text1"/>
                <w:sz w:val="20"/>
                <w:szCs w:val="20"/>
              </w:rPr>
              <w:t>in accordance with the following categories:</w:t>
            </w:r>
            <w:r>
              <w:rPr>
                <w:sz w:val="20"/>
                <w:szCs w:val="20"/>
              </w:rPr>
              <w:t xml:space="preserve"> : post-dose QTcF values of &gt;450 and ≤480 msec, &gt;480 and ≤500 msec, &gt;500 msec, post-dose QTcF increase from baseline of &gt;30 and ≤60 msec and &gt;60 msec.</w:t>
            </w:r>
          </w:p>
          <w:p w14:paraId="5A5285A5" w14:textId="77777777" w:rsidR="00976C05" w:rsidRPr="00A46389" w:rsidRDefault="00976C05" w:rsidP="00976C05">
            <w:pPr>
              <w:autoSpaceDE w:val="0"/>
              <w:autoSpaceDN w:val="0"/>
              <w:adjustRightInd w:val="0"/>
              <w:spacing w:before="40" w:after="40"/>
              <w:rPr>
                <w:color w:val="000000" w:themeColor="text1"/>
                <w:sz w:val="20"/>
                <w:szCs w:val="20"/>
              </w:rPr>
            </w:pPr>
            <w:r>
              <w:rPr>
                <w:color w:val="000000" w:themeColor="text1"/>
                <w:sz w:val="20"/>
                <w:szCs w:val="20"/>
              </w:rPr>
              <w:t xml:space="preserve">Clinical safety laboratory tests will be summarized by study day and change from baseline (last laboratory test result prior to Day 1) and will be presented in data listings. </w:t>
            </w:r>
          </w:p>
          <w:p w14:paraId="2ADDF471" w14:textId="77777777" w:rsidR="00976C05" w:rsidRPr="00A46389" w:rsidRDefault="00976C05" w:rsidP="00976C05">
            <w:pPr>
              <w:autoSpaceDE w:val="0"/>
              <w:autoSpaceDN w:val="0"/>
              <w:adjustRightInd w:val="0"/>
              <w:spacing w:before="40" w:after="40"/>
              <w:rPr>
                <w:color w:val="000000" w:themeColor="text1"/>
                <w:sz w:val="20"/>
                <w:szCs w:val="20"/>
              </w:rPr>
            </w:pPr>
            <w:r>
              <w:rPr>
                <w:color w:val="000000" w:themeColor="text1"/>
                <w:sz w:val="20"/>
                <w:szCs w:val="20"/>
              </w:rPr>
              <w:t xml:space="preserve">Vital signs will be summarized by study day and time point and change from baseline (baseline for vital signs will be pre-dose values on the day of each respective dosing) and presented in data listings. The number and percentage of participants with potentially clinically significant vital signs will be summarized by period and timepoint. </w:t>
            </w:r>
          </w:p>
          <w:p w14:paraId="57B79FAB" w14:textId="1FF7634D" w:rsidR="00976C05" w:rsidRPr="00A46389" w:rsidRDefault="00976C05" w:rsidP="00976C05">
            <w:pPr>
              <w:pStyle w:val="TableText"/>
              <w:spacing w:before="60" w:after="60"/>
              <w:rPr>
                <w:b/>
                <w:lang w:val="en-US"/>
              </w:rPr>
            </w:pPr>
            <w:r>
              <w:rPr>
                <w:color w:val="000000" w:themeColor="text1"/>
              </w:rPr>
              <w:t>Physical examination, prior and concomitant medications, C-SSRS and other safety assessments will be presented in data listings.</w:t>
            </w:r>
            <w:r>
              <w:rPr>
                <w:lang w:val="en-US"/>
              </w:rPr>
              <w:t xml:space="preserve"> Psychological assessments of the Session Monitors may also be presented in data listings.</w:t>
            </w:r>
          </w:p>
        </w:tc>
      </w:tr>
    </w:tbl>
    <w:p w14:paraId="05C1515D" w14:textId="76CAA9E0" w:rsidR="00BB639E" w:rsidRPr="00A46389" w:rsidRDefault="00BB639E" w:rsidP="00CB422B">
      <w:pPr>
        <w:sectPr w:rsidR="00BB639E" w:rsidRPr="00A46389" w:rsidSect="00FB37C6">
          <w:headerReference w:type="even" r:id="rId15"/>
          <w:headerReference w:type="default" r:id="rId16"/>
          <w:footerReference w:type="default" r:id="rId17"/>
          <w:pgSz w:w="12240" w:h="15840"/>
          <w:pgMar w:top="1440" w:right="1440" w:bottom="1440" w:left="1440" w:header="720" w:footer="720" w:gutter="0"/>
          <w:cols w:space="720"/>
          <w:docGrid w:linePitch="360"/>
        </w:sectPr>
      </w:pPr>
    </w:p>
    <w:p w14:paraId="645B1A73" w14:textId="0A5F2FFB" w:rsidR="00BB639E" w:rsidRPr="00A46389" w:rsidRDefault="00BB639E" w:rsidP="009C0EA6">
      <w:pPr>
        <w:pStyle w:val="Heading1"/>
        <w:numPr>
          <w:ilvl w:val="0"/>
          <w:numId w:val="1"/>
        </w:numPr>
        <w:spacing w:before="0" w:after="120" w:line="312" w:lineRule="exact"/>
        <w:ind w:left="432"/>
        <w:rPr>
          <w:rFonts w:ascii="Times New Roman" w:hAnsi="Times New Roman" w:cs="Times New Roman"/>
          <w:sz w:val="28"/>
        </w:rPr>
      </w:pPr>
      <w:bookmarkStart w:id="33" w:name="_SCHEDULE_OF_PROCEDURES"/>
      <w:bookmarkStart w:id="34" w:name="_Toc451724847"/>
      <w:bookmarkStart w:id="35" w:name="_Ref461540718"/>
      <w:bookmarkStart w:id="36" w:name="_Ref95170694"/>
      <w:bookmarkStart w:id="37" w:name="_Toc115394460"/>
      <w:bookmarkStart w:id="38" w:name="_Toc121614140"/>
      <w:bookmarkStart w:id="39" w:name="_Toc195686201"/>
      <w:bookmarkEnd w:id="33"/>
      <w:r>
        <w:rPr>
          <w:rFonts w:ascii="Times New Roman" w:hAnsi="Times New Roman" w:cs="Times New Roman"/>
          <w:sz w:val="28"/>
        </w:rPr>
        <w:lastRenderedPageBreak/>
        <w:t xml:space="preserve">SCHEDULE OF </w:t>
      </w:r>
      <w:bookmarkEnd w:id="34"/>
      <w:bookmarkEnd w:id="35"/>
      <w:bookmarkEnd w:id="36"/>
      <w:bookmarkEnd w:id="37"/>
      <w:bookmarkEnd w:id="38"/>
      <w:r>
        <w:rPr>
          <w:rFonts w:ascii="Times New Roman" w:hAnsi="Times New Roman" w:cs="Times New Roman"/>
          <w:sz w:val="28"/>
        </w:rPr>
        <w:t>ASSESSMENTS</w:t>
      </w:r>
      <w:bookmarkEnd w:id="39"/>
      <w:r>
        <w:rPr>
          <w:rFonts w:ascii="Times New Roman" w:hAnsi="Times New Roman" w:cs="Times New Roman"/>
          <w:sz w:val="28"/>
        </w:rPr>
        <w:t xml:space="preserve"> </w:t>
      </w:r>
    </w:p>
    <w:p w14:paraId="107BEC9B" w14:textId="77777777" w:rsidR="00F71A67" w:rsidRPr="00CB5FA0" w:rsidRDefault="00F71A67" w:rsidP="00F71A67">
      <w:pPr>
        <w:pStyle w:val="Caption"/>
      </w:pPr>
      <w:bookmarkStart w:id="40" w:name="_Ref183077166"/>
      <w:bookmarkStart w:id="41" w:name="_Ref173274531"/>
      <w:bookmarkStart w:id="42" w:name="_Hlk101904786"/>
      <w:r>
        <w:t xml:space="preserve">Table </w:t>
      </w:r>
      <w:fldSimple w:instr="SEQ Table \* ARABIC \* MERGEFORMAT">
        <w:r>
          <w:rPr>
            <w:noProof/>
          </w:rPr>
          <w:t>1</w:t>
        </w:r>
      </w:fldSimple>
      <w:bookmarkEnd w:id="40"/>
      <w:r>
        <w:t>:</w:t>
        <w:tab/>
      </w:r>
      <w:bookmarkEnd w:id="41"/>
      <w:r>
        <w:t>Schedule of Assessments</w:t>
      </w:r>
    </w:p>
    <w:tbl>
      <w:tblPr>
        <w:tblStyle w:val="TableGrid"/>
        <w:tblW w:w="12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6"/>
        <w:gridCol w:w="1330"/>
        <w:gridCol w:w="1310"/>
        <w:gridCol w:w="1309"/>
        <w:gridCol w:w="1310"/>
        <w:gridCol w:w="1309"/>
        <w:gridCol w:w="1401"/>
      </w:tblGrid>
      <w:tr w:rsidR="00B63CDE" w:rsidRPr="00CB5FA0" w14:paraId="223B3D04" w14:textId="77777777" w:rsidTr="00AC7B38">
        <w:trPr>
          <w:trHeight w:val="858"/>
          <w:tblHeader/>
        </w:trPr>
        <w:tc>
          <w:tcPr>
            <w:tcW w:w="4826" w:type="dxa"/>
            <w:vAlign w:val="bottom"/>
          </w:tcPr>
          <w:p w14:paraId="7D30AFB3" w14:textId="77777777" w:rsidR="0063731F" w:rsidRPr="00CB5FA0" w:rsidRDefault="0063731F" w:rsidP="004517E9">
            <w:pPr>
              <w:spacing w:before="40" w:after="40"/>
              <w:rPr>
                <w:sz w:val="20"/>
                <w:szCs w:val="20"/>
              </w:rPr>
            </w:pPr>
          </w:p>
        </w:tc>
        <w:tc>
          <w:tcPr>
            <w:tcW w:w="1330" w:type="dxa"/>
            <w:vAlign w:val="center"/>
          </w:tcPr>
          <w:p w14:paraId="4FD16B79" w14:textId="77777777" w:rsidR="0063731F" w:rsidRPr="00CB5FA0" w:rsidRDefault="0063731F" w:rsidP="004517E9">
            <w:pPr>
              <w:spacing w:before="40" w:after="40"/>
              <w:jc w:val="center"/>
              <w:rPr>
                <w:b/>
                <w:bCs/>
                <w:sz w:val="20"/>
                <w:szCs w:val="20"/>
              </w:rPr>
            </w:pPr>
            <w:r>
              <w:rPr>
                <w:b/>
                <w:bCs/>
                <w:sz w:val="20"/>
                <w:szCs w:val="20"/>
              </w:rPr>
              <w:t>Screening</w:t>
            </w:r>
            <w:r>
              <w:rPr>
                <w:b/>
                <w:bCs/>
                <w:sz w:val="20"/>
                <w:szCs w:val="20"/>
                <w:vertAlign w:val="superscript"/>
              </w:rPr>
              <w:t>1</w:t>
            </w:r>
          </w:p>
        </w:tc>
        <w:tc>
          <w:tcPr>
            <w:tcW w:w="5238" w:type="dxa"/>
            <w:gridSpan w:val="4"/>
            <w:vAlign w:val="center"/>
          </w:tcPr>
          <w:p w14:paraId="58E7AAD6" w14:textId="6E8C7D36" w:rsidR="0063731F" w:rsidRPr="00CB5FA0" w:rsidRDefault="00BA4AC5" w:rsidP="004517E9">
            <w:pPr>
              <w:spacing w:before="40" w:after="40"/>
              <w:jc w:val="center"/>
              <w:rPr>
                <w:b/>
                <w:bCs/>
                <w:sz w:val="20"/>
                <w:szCs w:val="20"/>
              </w:rPr>
            </w:pPr>
            <w:r>
              <w:rPr>
                <w:b/>
                <w:bCs/>
                <w:sz w:val="20"/>
                <w:szCs w:val="20"/>
              </w:rPr>
              <w:t>In-Clinic Study Session</w:t>
            </w:r>
          </w:p>
          <w:p w14:paraId="4A91B5E6" w14:textId="51F4E625" w:rsidR="0063731F" w:rsidRPr="005A1EDB" w:rsidRDefault="0063731F" w:rsidP="004517E9">
            <w:pPr>
              <w:spacing w:before="40" w:after="40"/>
              <w:jc w:val="center"/>
              <w:rPr>
                <w:b/>
                <w:sz w:val="20"/>
              </w:rPr>
            </w:pPr>
            <w:r>
              <w:rPr>
                <w:b/>
                <w:bCs/>
                <w:sz w:val="20"/>
                <w:szCs w:val="20"/>
              </w:rPr>
              <w:t>(on site)</w:t>
            </w:r>
          </w:p>
        </w:tc>
        <w:tc>
          <w:tcPr>
            <w:tcW w:w="1401" w:type="dxa"/>
          </w:tcPr>
          <w:p w14:paraId="5555582F" w14:textId="4FFF743B" w:rsidR="0063731F" w:rsidRPr="00CB5FA0" w:rsidRDefault="0063731F" w:rsidP="004517E9">
            <w:pPr>
              <w:spacing w:before="40" w:after="40"/>
              <w:jc w:val="center"/>
              <w:rPr>
                <w:b/>
                <w:bCs/>
                <w:sz w:val="20"/>
                <w:szCs w:val="20"/>
              </w:rPr>
            </w:pPr>
            <w:r>
              <w:rPr>
                <w:b/>
                <w:bCs/>
                <w:sz w:val="20"/>
                <w:szCs w:val="20"/>
              </w:rPr>
              <w:t>Follow-up (remote)</w:t>
            </w:r>
          </w:p>
        </w:tc>
      </w:tr>
      <w:tr w:rsidR="00B63CDE" w:rsidRPr="00CB5FA0" w14:paraId="0A29C6F1" w14:textId="77777777" w:rsidTr="00AC7B38">
        <w:trPr>
          <w:trHeight w:val="718"/>
          <w:tblHeader/>
        </w:trPr>
        <w:tc>
          <w:tcPr>
            <w:tcW w:w="4826" w:type="dxa"/>
            <w:vAlign w:val="bottom"/>
          </w:tcPr>
          <w:p w14:paraId="72F75A4C" w14:textId="7068F399" w:rsidR="0063731F" w:rsidRPr="00CB5FA0" w:rsidRDefault="0063731F" w:rsidP="00FE3155">
            <w:pPr>
              <w:spacing w:before="40" w:after="40"/>
              <w:rPr>
                <w:b/>
                <w:bCs/>
                <w:sz w:val="20"/>
                <w:szCs w:val="20"/>
              </w:rPr>
            </w:pPr>
            <w:r>
              <w:rPr>
                <w:sz w:val="20"/>
                <w:szCs w:val="20"/>
              </w:rPr>
              <w:br w:type="page"/>
            </w:r>
            <w:r>
              <w:rPr>
                <w:b/>
                <w:bCs/>
                <w:sz w:val="20"/>
                <w:szCs w:val="20"/>
              </w:rPr>
              <w:t xml:space="preserve">Study Days Evaluations</w:t>
            </w:r>
          </w:p>
        </w:tc>
        <w:tc>
          <w:tcPr>
            <w:tcW w:w="1330" w:type="dxa"/>
            <w:vAlign w:val="center"/>
          </w:tcPr>
          <w:p w14:paraId="16501690" w14:textId="0C8091AD" w:rsidR="0063731F" w:rsidRPr="00CB5FA0" w:rsidRDefault="0063731F" w:rsidP="004517E9">
            <w:pPr>
              <w:spacing w:before="40" w:after="40"/>
              <w:jc w:val="center"/>
              <w:rPr>
                <w:b/>
                <w:bCs/>
                <w:sz w:val="20"/>
                <w:szCs w:val="20"/>
              </w:rPr>
            </w:pPr>
            <w:r>
              <w:rPr>
                <w:b/>
                <w:bCs/>
                <w:sz w:val="20"/>
                <w:szCs w:val="20"/>
              </w:rPr>
              <w:t xml:space="preserve">Day -28 to </w:t>
            </w:r>
          </w:p>
          <w:p w14:paraId="197E5D05" w14:textId="544E3622" w:rsidR="0063731F" w:rsidRPr="00CB5FA0" w:rsidRDefault="0063731F" w:rsidP="004517E9">
            <w:pPr>
              <w:spacing w:before="40" w:after="40"/>
              <w:jc w:val="center"/>
              <w:rPr>
                <w:b/>
                <w:bCs/>
                <w:sz w:val="20"/>
                <w:szCs w:val="20"/>
              </w:rPr>
            </w:pPr>
            <w:r>
              <w:rPr>
                <w:b/>
                <w:bCs/>
                <w:sz w:val="20"/>
                <w:szCs w:val="20"/>
              </w:rPr>
              <w:t>D-2</w:t>
            </w:r>
          </w:p>
        </w:tc>
        <w:tc>
          <w:tcPr>
            <w:tcW w:w="1310" w:type="dxa"/>
            <w:vAlign w:val="center"/>
          </w:tcPr>
          <w:p w14:paraId="17A3EE16" w14:textId="43E5B0CF" w:rsidR="0063731F" w:rsidRPr="00CB5FA0" w:rsidRDefault="0063731F" w:rsidP="004517E9">
            <w:pPr>
              <w:spacing w:before="40" w:after="40"/>
              <w:jc w:val="center"/>
              <w:rPr>
                <w:b/>
                <w:bCs/>
                <w:sz w:val="20"/>
                <w:szCs w:val="20"/>
              </w:rPr>
            </w:pPr>
            <w:r>
              <w:rPr>
                <w:b/>
                <w:bCs/>
                <w:sz w:val="20"/>
                <w:szCs w:val="20"/>
              </w:rPr>
              <w:t xml:space="preserve">Day -1</w:t>
            </w:r>
          </w:p>
        </w:tc>
        <w:tc>
          <w:tcPr>
            <w:tcW w:w="1309" w:type="dxa"/>
            <w:vAlign w:val="center"/>
          </w:tcPr>
          <w:p w14:paraId="06F188BA" w14:textId="5CC64601" w:rsidR="0063731F" w:rsidRPr="00CB5FA0" w:rsidRDefault="0063731F" w:rsidP="004517E9">
            <w:pPr>
              <w:spacing w:before="40" w:after="40"/>
              <w:jc w:val="center"/>
              <w:rPr>
                <w:b/>
                <w:bCs/>
                <w:sz w:val="20"/>
                <w:szCs w:val="20"/>
              </w:rPr>
            </w:pPr>
            <w:r>
              <w:rPr>
                <w:b/>
                <w:bCs/>
                <w:sz w:val="20"/>
                <w:szCs w:val="20"/>
              </w:rPr>
              <w:t xml:space="preserve">Day 1</w:t>
            </w:r>
          </w:p>
        </w:tc>
        <w:tc>
          <w:tcPr>
            <w:tcW w:w="1310" w:type="dxa"/>
            <w:vAlign w:val="center"/>
          </w:tcPr>
          <w:p w14:paraId="7B170D07" w14:textId="57941956" w:rsidR="0063731F" w:rsidRPr="00CB5FA0" w:rsidRDefault="0063731F" w:rsidP="004517E9">
            <w:pPr>
              <w:spacing w:before="40" w:after="40"/>
              <w:jc w:val="center"/>
              <w:rPr>
                <w:b/>
                <w:bCs/>
                <w:sz w:val="20"/>
                <w:szCs w:val="20"/>
              </w:rPr>
            </w:pPr>
            <w:r>
              <w:rPr>
                <w:b/>
                <w:bCs/>
                <w:sz w:val="20"/>
                <w:szCs w:val="20"/>
              </w:rPr>
              <w:t>Day 2-3</w:t>
            </w:r>
          </w:p>
        </w:tc>
        <w:tc>
          <w:tcPr>
            <w:tcW w:w="1309" w:type="dxa"/>
            <w:vAlign w:val="center"/>
          </w:tcPr>
          <w:p w14:paraId="3E5BADFE" w14:textId="483F9A24" w:rsidR="0063731F" w:rsidRPr="00CB5FA0" w:rsidRDefault="0063731F" w:rsidP="004517E9">
            <w:pPr>
              <w:spacing w:before="40" w:after="40"/>
              <w:jc w:val="center"/>
              <w:rPr>
                <w:b/>
                <w:bCs/>
                <w:sz w:val="20"/>
                <w:szCs w:val="20"/>
              </w:rPr>
            </w:pPr>
            <w:r>
              <w:rPr>
                <w:b/>
                <w:bCs/>
                <w:sz w:val="20"/>
                <w:szCs w:val="20"/>
              </w:rPr>
              <w:t xml:space="preserve">Day 4-7</w:t>
            </w:r>
          </w:p>
        </w:tc>
        <w:tc>
          <w:tcPr>
            <w:tcW w:w="1401" w:type="dxa"/>
          </w:tcPr>
          <w:p w14:paraId="2B42E79B" w14:textId="77777777" w:rsidR="00F009D9" w:rsidRDefault="00F009D9" w:rsidP="004517E9">
            <w:pPr>
              <w:spacing w:before="40" w:after="40"/>
              <w:jc w:val="center"/>
              <w:rPr>
                <w:b/>
                <w:bCs/>
                <w:sz w:val="20"/>
                <w:szCs w:val="20"/>
              </w:rPr>
            </w:pPr>
          </w:p>
          <w:p w14:paraId="062ADAA0" w14:textId="7A1C5056" w:rsidR="0063731F" w:rsidRPr="00CB5FA0" w:rsidRDefault="00B63CDE" w:rsidP="004517E9">
            <w:pPr>
              <w:spacing w:before="40" w:after="40"/>
              <w:jc w:val="center"/>
              <w:rPr>
                <w:b/>
                <w:bCs/>
                <w:sz w:val="20"/>
                <w:szCs w:val="20"/>
              </w:rPr>
            </w:pPr>
            <w:r>
              <w:rPr>
                <w:b/>
                <w:bCs/>
                <w:sz w:val="20"/>
                <w:szCs w:val="20"/>
              </w:rPr>
              <w:t>Day 8 - 11</w:t>
            </w:r>
          </w:p>
        </w:tc>
      </w:tr>
      <w:tr w:rsidR="00417B9D" w:rsidRPr="00CB5FA0" w14:paraId="7E00001D" w14:textId="77777777" w:rsidTr="00AC7B38">
        <w:trPr>
          <w:trHeight w:val="260"/>
        </w:trPr>
        <w:tc>
          <w:tcPr>
            <w:tcW w:w="4826" w:type="dxa"/>
          </w:tcPr>
          <w:p w14:paraId="3F5366A9" w14:textId="354E1F8F" w:rsidR="00417B9D" w:rsidRPr="00CB5FA0" w:rsidRDefault="00417B9D" w:rsidP="004517E9">
            <w:pPr>
              <w:spacing w:before="20" w:after="20"/>
              <w:rPr>
                <w:sz w:val="20"/>
                <w:szCs w:val="20"/>
              </w:rPr>
            </w:pPr>
            <w:r>
              <w:rPr>
                <w:sz w:val="20"/>
                <w:szCs w:val="20"/>
              </w:rPr>
              <w:t>Admission</w:t>
            </w:r>
          </w:p>
        </w:tc>
        <w:tc>
          <w:tcPr>
            <w:tcW w:w="1330" w:type="dxa"/>
            <w:vAlign w:val="center"/>
          </w:tcPr>
          <w:p w14:paraId="7D963D1A" w14:textId="77777777" w:rsidR="00417B9D" w:rsidRPr="00CB5FA0" w:rsidRDefault="00417B9D" w:rsidP="004517E9">
            <w:pPr>
              <w:spacing w:before="20" w:after="20"/>
              <w:jc w:val="center"/>
              <w:rPr>
                <w:sz w:val="20"/>
                <w:szCs w:val="20"/>
              </w:rPr>
            </w:pPr>
          </w:p>
        </w:tc>
        <w:tc>
          <w:tcPr>
            <w:tcW w:w="1310" w:type="dxa"/>
            <w:vAlign w:val="center"/>
          </w:tcPr>
          <w:p w14:paraId="07B31B3D" w14:textId="6EE6919A" w:rsidR="00417B9D" w:rsidRPr="00CB5FA0" w:rsidRDefault="00417B9D" w:rsidP="004517E9">
            <w:pPr>
              <w:spacing w:before="20" w:after="20"/>
              <w:jc w:val="center"/>
              <w:rPr>
                <w:sz w:val="20"/>
                <w:szCs w:val="20"/>
              </w:rPr>
            </w:pPr>
            <w:r>
              <w:rPr>
                <w:sz w:val="20"/>
                <w:szCs w:val="20"/>
              </w:rPr>
              <w:t>X</w:t>
            </w:r>
          </w:p>
        </w:tc>
        <w:tc>
          <w:tcPr>
            <w:tcW w:w="1309" w:type="dxa"/>
            <w:vAlign w:val="center"/>
          </w:tcPr>
          <w:p w14:paraId="7D28B252" w14:textId="77777777" w:rsidR="00417B9D" w:rsidRPr="00CB5FA0" w:rsidRDefault="00417B9D" w:rsidP="004517E9">
            <w:pPr>
              <w:spacing w:before="20" w:after="20"/>
              <w:jc w:val="center"/>
              <w:rPr>
                <w:sz w:val="20"/>
                <w:szCs w:val="20"/>
              </w:rPr>
            </w:pPr>
          </w:p>
        </w:tc>
        <w:tc>
          <w:tcPr>
            <w:tcW w:w="1310" w:type="dxa"/>
            <w:vAlign w:val="center"/>
          </w:tcPr>
          <w:p w14:paraId="1D4DF8B7" w14:textId="77777777" w:rsidR="00417B9D" w:rsidRPr="00CB5FA0" w:rsidRDefault="00417B9D" w:rsidP="004517E9">
            <w:pPr>
              <w:spacing w:before="20" w:after="20"/>
              <w:jc w:val="center"/>
              <w:rPr>
                <w:sz w:val="20"/>
                <w:szCs w:val="20"/>
              </w:rPr>
            </w:pPr>
          </w:p>
        </w:tc>
        <w:tc>
          <w:tcPr>
            <w:tcW w:w="1309" w:type="dxa"/>
            <w:vAlign w:val="center"/>
          </w:tcPr>
          <w:p w14:paraId="534B40F2" w14:textId="77777777" w:rsidR="00417B9D" w:rsidRPr="00CB5FA0" w:rsidRDefault="00417B9D" w:rsidP="004517E9">
            <w:pPr>
              <w:spacing w:before="20" w:after="20"/>
              <w:jc w:val="center"/>
              <w:rPr>
                <w:sz w:val="20"/>
                <w:szCs w:val="20"/>
              </w:rPr>
            </w:pPr>
          </w:p>
        </w:tc>
        <w:tc>
          <w:tcPr>
            <w:tcW w:w="1401" w:type="dxa"/>
          </w:tcPr>
          <w:p w14:paraId="09077429" w14:textId="77777777" w:rsidR="00417B9D" w:rsidRPr="00CB5FA0" w:rsidRDefault="00417B9D" w:rsidP="004517E9">
            <w:pPr>
              <w:spacing w:before="20" w:after="20"/>
              <w:jc w:val="center"/>
              <w:rPr>
                <w:sz w:val="20"/>
                <w:szCs w:val="20"/>
              </w:rPr>
            </w:pPr>
          </w:p>
        </w:tc>
      </w:tr>
      <w:tr w:rsidR="00417B9D" w:rsidRPr="00CB5FA0" w14:paraId="12F30896" w14:textId="77777777" w:rsidTr="00AC7B38">
        <w:trPr>
          <w:trHeight w:val="260"/>
        </w:trPr>
        <w:tc>
          <w:tcPr>
            <w:tcW w:w="4826" w:type="dxa"/>
          </w:tcPr>
          <w:p w14:paraId="611153B7" w14:textId="641565B0" w:rsidR="00417B9D" w:rsidRPr="00CB5FA0" w:rsidRDefault="00417B9D" w:rsidP="004517E9">
            <w:pPr>
              <w:spacing w:before="20" w:after="20"/>
              <w:rPr>
                <w:sz w:val="20"/>
                <w:szCs w:val="20"/>
              </w:rPr>
            </w:pPr>
            <w:r>
              <w:rPr>
                <w:sz w:val="20"/>
                <w:szCs w:val="20"/>
              </w:rPr>
              <w:t xml:space="preserve">Discharge </w:t>
            </w:r>
          </w:p>
        </w:tc>
        <w:tc>
          <w:tcPr>
            <w:tcW w:w="1330" w:type="dxa"/>
            <w:vAlign w:val="center"/>
          </w:tcPr>
          <w:p w14:paraId="70C584FF" w14:textId="77777777" w:rsidR="00417B9D" w:rsidRPr="00CB5FA0" w:rsidRDefault="00417B9D" w:rsidP="004517E9">
            <w:pPr>
              <w:spacing w:before="20" w:after="20"/>
              <w:jc w:val="center"/>
              <w:rPr>
                <w:sz w:val="20"/>
                <w:szCs w:val="20"/>
              </w:rPr>
            </w:pPr>
          </w:p>
        </w:tc>
        <w:tc>
          <w:tcPr>
            <w:tcW w:w="1310" w:type="dxa"/>
            <w:vAlign w:val="center"/>
          </w:tcPr>
          <w:p w14:paraId="648C0B98" w14:textId="77777777" w:rsidR="00417B9D" w:rsidRPr="00CB5FA0" w:rsidRDefault="00417B9D" w:rsidP="004517E9">
            <w:pPr>
              <w:spacing w:before="20" w:after="20"/>
              <w:jc w:val="center"/>
              <w:rPr>
                <w:sz w:val="20"/>
                <w:szCs w:val="20"/>
              </w:rPr>
            </w:pPr>
          </w:p>
        </w:tc>
        <w:tc>
          <w:tcPr>
            <w:tcW w:w="1309" w:type="dxa"/>
            <w:vAlign w:val="center"/>
          </w:tcPr>
          <w:p w14:paraId="6BA5A1DB" w14:textId="77777777" w:rsidR="00417B9D" w:rsidRPr="00CB5FA0" w:rsidRDefault="00417B9D" w:rsidP="004517E9">
            <w:pPr>
              <w:spacing w:before="20" w:after="20"/>
              <w:jc w:val="center"/>
              <w:rPr>
                <w:sz w:val="20"/>
                <w:szCs w:val="20"/>
              </w:rPr>
            </w:pPr>
          </w:p>
        </w:tc>
        <w:tc>
          <w:tcPr>
            <w:tcW w:w="1310" w:type="dxa"/>
            <w:vAlign w:val="center"/>
          </w:tcPr>
          <w:p w14:paraId="4C3F2E04" w14:textId="77777777" w:rsidR="00417B9D" w:rsidRPr="00CB5FA0" w:rsidRDefault="00417B9D" w:rsidP="004517E9">
            <w:pPr>
              <w:spacing w:before="20" w:after="20"/>
              <w:jc w:val="center"/>
              <w:rPr>
                <w:sz w:val="20"/>
                <w:szCs w:val="20"/>
              </w:rPr>
            </w:pPr>
          </w:p>
        </w:tc>
        <w:tc>
          <w:tcPr>
            <w:tcW w:w="1309" w:type="dxa"/>
            <w:vAlign w:val="center"/>
          </w:tcPr>
          <w:p w14:paraId="22A4AD53" w14:textId="77777777" w:rsidR="003D51BA" w:rsidRDefault="00B27E89" w:rsidP="004517E9">
            <w:pPr>
              <w:spacing w:before="20" w:after="20"/>
              <w:jc w:val="center"/>
              <w:rPr>
                <w:sz w:val="20"/>
                <w:szCs w:val="20"/>
              </w:rPr>
            </w:pPr>
            <w:r>
              <w:rPr>
                <w:sz w:val="20"/>
                <w:szCs w:val="20"/>
              </w:rPr>
              <w:t xml:space="preserve">X </w:t>
            </w:r>
          </w:p>
          <w:p w14:paraId="2ED5392E" w14:textId="2C4D0AD1" w:rsidR="00417B9D" w:rsidRPr="00CB5FA0" w:rsidRDefault="003D51BA" w:rsidP="004517E9">
            <w:pPr>
              <w:spacing w:before="20" w:after="20"/>
              <w:jc w:val="center"/>
              <w:rPr>
                <w:sz w:val="20"/>
                <w:szCs w:val="20"/>
              </w:rPr>
            </w:pPr>
            <w:r>
              <w:rPr>
                <w:sz w:val="20"/>
                <w:szCs w:val="20"/>
              </w:rPr>
              <w:t>(from unit)</w:t>
            </w:r>
          </w:p>
        </w:tc>
        <w:tc>
          <w:tcPr>
            <w:tcW w:w="1401" w:type="dxa"/>
          </w:tcPr>
          <w:p w14:paraId="46C93844" w14:textId="77777777" w:rsidR="003D51BA" w:rsidRDefault="003D51BA" w:rsidP="004517E9">
            <w:pPr>
              <w:spacing w:before="20" w:after="20"/>
              <w:jc w:val="center"/>
              <w:rPr>
                <w:sz w:val="20"/>
                <w:szCs w:val="20"/>
              </w:rPr>
            </w:pPr>
            <w:r>
              <w:rPr>
                <w:sz w:val="20"/>
                <w:szCs w:val="20"/>
              </w:rPr>
              <w:t xml:space="preserve">X </w:t>
            </w:r>
          </w:p>
          <w:p w14:paraId="44FF5880" w14:textId="5D23F05E" w:rsidR="00417B9D" w:rsidRPr="00CB5FA0" w:rsidRDefault="003D51BA" w:rsidP="004517E9">
            <w:pPr>
              <w:spacing w:before="20" w:after="20"/>
              <w:jc w:val="center"/>
              <w:rPr>
                <w:sz w:val="20"/>
                <w:szCs w:val="20"/>
              </w:rPr>
            </w:pPr>
            <w:r>
              <w:rPr>
                <w:sz w:val="20"/>
                <w:szCs w:val="20"/>
              </w:rPr>
              <w:t>(from study)</w:t>
            </w:r>
          </w:p>
        </w:tc>
      </w:tr>
      <w:tr w:rsidR="00B63CDE" w:rsidRPr="00CB5FA0" w14:paraId="3C09C068" w14:textId="77777777" w:rsidTr="00AC7B38">
        <w:trPr>
          <w:trHeight w:val="260"/>
        </w:trPr>
        <w:tc>
          <w:tcPr>
            <w:tcW w:w="4826" w:type="dxa"/>
          </w:tcPr>
          <w:p w14:paraId="469E8911" w14:textId="77777777" w:rsidR="0063731F" w:rsidRPr="00CB5FA0" w:rsidRDefault="0063731F" w:rsidP="004517E9">
            <w:pPr>
              <w:spacing w:before="20" w:after="20"/>
              <w:rPr>
                <w:sz w:val="20"/>
                <w:szCs w:val="20"/>
              </w:rPr>
            </w:pPr>
            <w:r>
              <w:rPr>
                <w:sz w:val="20"/>
                <w:szCs w:val="20"/>
              </w:rPr>
              <w:t>Informed Consent</w:t>
            </w:r>
          </w:p>
        </w:tc>
        <w:tc>
          <w:tcPr>
            <w:tcW w:w="1330" w:type="dxa"/>
            <w:vAlign w:val="center"/>
          </w:tcPr>
          <w:p w14:paraId="4AFD203A"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2ACC7F13" w14:textId="77777777" w:rsidR="0063731F" w:rsidRPr="00CB5FA0" w:rsidRDefault="0063731F" w:rsidP="004517E9">
            <w:pPr>
              <w:spacing w:before="20" w:after="20"/>
              <w:jc w:val="center"/>
              <w:rPr>
                <w:sz w:val="20"/>
                <w:szCs w:val="20"/>
              </w:rPr>
            </w:pPr>
          </w:p>
        </w:tc>
        <w:tc>
          <w:tcPr>
            <w:tcW w:w="1309" w:type="dxa"/>
            <w:vAlign w:val="center"/>
          </w:tcPr>
          <w:p w14:paraId="0233B59A" w14:textId="77777777" w:rsidR="0063731F" w:rsidRPr="00CB5FA0" w:rsidRDefault="0063731F" w:rsidP="004517E9">
            <w:pPr>
              <w:spacing w:before="20" w:after="20"/>
              <w:jc w:val="center"/>
              <w:rPr>
                <w:sz w:val="20"/>
                <w:szCs w:val="20"/>
              </w:rPr>
            </w:pPr>
          </w:p>
        </w:tc>
        <w:tc>
          <w:tcPr>
            <w:tcW w:w="1310" w:type="dxa"/>
            <w:vAlign w:val="center"/>
          </w:tcPr>
          <w:p w14:paraId="14CA832E" w14:textId="77777777" w:rsidR="0063731F" w:rsidRPr="00CB5FA0" w:rsidRDefault="0063731F" w:rsidP="004517E9">
            <w:pPr>
              <w:spacing w:before="20" w:after="20"/>
              <w:jc w:val="center"/>
              <w:rPr>
                <w:sz w:val="20"/>
                <w:szCs w:val="20"/>
              </w:rPr>
            </w:pPr>
          </w:p>
        </w:tc>
        <w:tc>
          <w:tcPr>
            <w:tcW w:w="1309" w:type="dxa"/>
            <w:vAlign w:val="center"/>
          </w:tcPr>
          <w:p w14:paraId="381731F6" w14:textId="77777777" w:rsidR="0063731F" w:rsidRPr="00CB5FA0" w:rsidRDefault="0063731F" w:rsidP="004517E9">
            <w:pPr>
              <w:spacing w:before="20" w:after="20"/>
              <w:jc w:val="center"/>
              <w:rPr>
                <w:sz w:val="20"/>
                <w:szCs w:val="20"/>
              </w:rPr>
            </w:pPr>
          </w:p>
        </w:tc>
        <w:tc>
          <w:tcPr>
            <w:tcW w:w="1401" w:type="dxa"/>
          </w:tcPr>
          <w:p w14:paraId="38FE8EEB" w14:textId="77777777" w:rsidR="0063731F" w:rsidRPr="00CB5FA0" w:rsidRDefault="0063731F" w:rsidP="004517E9">
            <w:pPr>
              <w:spacing w:before="20" w:after="20"/>
              <w:jc w:val="center"/>
              <w:rPr>
                <w:sz w:val="20"/>
                <w:szCs w:val="20"/>
              </w:rPr>
            </w:pPr>
          </w:p>
        </w:tc>
      </w:tr>
      <w:tr w:rsidR="00B63CDE" w:rsidRPr="00CB5FA0" w14:paraId="7C19DB5C" w14:textId="77777777" w:rsidTr="00AC7B38">
        <w:trPr>
          <w:trHeight w:val="500"/>
        </w:trPr>
        <w:tc>
          <w:tcPr>
            <w:tcW w:w="4826" w:type="dxa"/>
          </w:tcPr>
          <w:p w14:paraId="270453A9" w14:textId="577F8BC5" w:rsidR="0063731F" w:rsidRPr="00CB5FA0" w:rsidRDefault="0063731F" w:rsidP="004517E9">
            <w:pPr>
              <w:spacing w:before="20" w:after="20"/>
              <w:rPr>
                <w:sz w:val="20"/>
                <w:szCs w:val="20"/>
              </w:rPr>
            </w:pPr>
            <w:r>
              <w:rPr>
                <w:sz w:val="20"/>
                <w:szCs w:val="20"/>
              </w:rPr>
              <w:t xml:space="preserve">Inclusion/ Exclusion Criteria evaluation</w:t>
            </w:r>
          </w:p>
        </w:tc>
        <w:tc>
          <w:tcPr>
            <w:tcW w:w="1330" w:type="dxa"/>
            <w:vAlign w:val="center"/>
          </w:tcPr>
          <w:p w14:paraId="6C0A4027"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311A9608" w14:textId="30825F84" w:rsidR="0063731F" w:rsidRPr="00CB5FA0" w:rsidRDefault="00642F23" w:rsidP="004517E9">
            <w:pPr>
              <w:spacing w:before="20" w:after="20"/>
              <w:jc w:val="center"/>
              <w:rPr>
                <w:sz w:val="20"/>
                <w:szCs w:val="20"/>
              </w:rPr>
            </w:pPr>
            <w:r>
              <w:rPr>
                <w:sz w:val="20"/>
                <w:szCs w:val="20"/>
              </w:rPr>
              <w:t>X</w:t>
            </w:r>
          </w:p>
        </w:tc>
        <w:tc>
          <w:tcPr>
            <w:tcW w:w="1309" w:type="dxa"/>
            <w:vAlign w:val="center"/>
          </w:tcPr>
          <w:p w14:paraId="63FA8772" w14:textId="77777777" w:rsidR="0063731F" w:rsidRPr="00CB5FA0" w:rsidRDefault="0063731F" w:rsidP="004517E9">
            <w:pPr>
              <w:spacing w:before="20" w:after="20"/>
              <w:jc w:val="center"/>
              <w:rPr>
                <w:sz w:val="20"/>
                <w:szCs w:val="20"/>
              </w:rPr>
            </w:pPr>
          </w:p>
        </w:tc>
        <w:tc>
          <w:tcPr>
            <w:tcW w:w="1310" w:type="dxa"/>
            <w:vAlign w:val="center"/>
          </w:tcPr>
          <w:p w14:paraId="1D2B18C0" w14:textId="77777777" w:rsidR="0063731F" w:rsidRPr="00CB5FA0" w:rsidRDefault="0063731F" w:rsidP="004517E9">
            <w:pPr>
              <w:spacing w:before="20" w:after="20"/>
              <w:jc w:val="center"/>
              <w:rPr>
                <w:sz w:val="20"/>
                <w:szCs w:val="20"/>
              </w:rPr>
            </w:pPr>
          </w:p>
        </w:tc>
        <w:tc>
          <w:tcPr>
            <w:tcW w:w="1309" w:type="dxa"/>
            <w:vAlign w:val="center"/>
          </w:tcPr>
          <w:p w14:paraId="19614CA7" w14:textId="77777777" w:rsidR="0063731F" w:rsidRPr="00CB5FA0" w:rsidRDefault="0063731F" w:rsidP="004517E9">
            <w:pPr>
              <w:spacing w:before="20" w:after="20"/>
              <w:jc w:val="center"/>
              <w:rPr>
                <w:sz w:val="20"/>
                <w:szCs w:val="20"/>
              </w:rPr>
            </w:pPr>
          </w:p>
        </w:tc>
        <w:tc>
          <w:tcPr>
            <w:tcW w:w="1401" w:type="dxa"/>
          </w:tcPr>
          <w:p w14:paraId="22AC54E4" w14:textId="77777777" w:rsidR="0063731F" w:rsidRPr="00CB5FA0" w:rsidRDefault="0063731F" w:rsidP="004517E9">
            <w:pPr>
              <w:spacing w:before="20" w:after="20"/>
              <w:jc w:val="center"/>
              <w:rPr>
                <w:sz w:val="20"/>
                <w:szCs w:val="20"/>
              </w:rPr>
            </w:pPr>
          </w:p>
        </w:tc>
      </w:tr>
      <w:tr w:rsidR="00B63CDE" w:rsidRPr="00CB5FA0" w14:paraId="523C1175" w14:textId="77777777" w:rsidTr="00AC7B38">
        <w:trPr>
          <w:trHeight w:val="500"/>
        </w:trPr>
        <w:tc>
          <w:tcPr>
            <w:tcW w:w="4826" w:type="dxa"/>
          </w:tcPr>
          <w:p w14:paraId="21AFBE1B" w14:textId="5321E11A" w:rsidR="0063731F" w:rsidRPr="00CB5FA0" w:rsidRDefault="0063731F" w:rsidP="004517E9">
            <w:pPr>
              <w:spacing w:before="20" w:after="20"/>
              <w:rPr>
                <w:sz w:val="20"/>
                <w:szCs w:val="20"/>
              </w:rPr>
            </w:pPr>
            <w:r>
              <w:rPr>
                <w:sz w:val="20"/>
                <w:szCs w:val="20"/>
              </w:rPr>
              <w:t xml:space="preserve">Medical History / Demographics </w:t>
            </w:r>
          </w:p>
        </w:tc>
        <w:tc>
          <w:tcPr>
            <w:tcW w:w="1330" w:type="dxa"/>
            <w:vAlign w:val="center"/>
          </w:tcPr>
          <w:p w14:paraId="6E1CC774"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46601A13" w14:textId="77777777" w:rsidR="0063731F" w:rsidRPr="00CB5FA0" w:rsidRDefault="0063731F" w:rsidP="004517E9">
            <w:pPr>
              <w:spacing w:before="20" w:after="20"/>
              <w:jc w:val="center"/>
              <w:rPr>
                <w:sz w:val="20"/>
                <w:szCs w:val="20"/>
              </w:rPr>
            </w:pPr>
          </w:p>
        </w:tc>
        <w:tc>
          <w:tcPr>
            <w:tcW w:w="1309" w:type="dxa"/>
            <w:vAlign w:val="center"/>
          </w:tcPr>
          <w:p w14:paraId="6FD53838" w14:textId="77777777" w:rsidR="0063731F" w:rsidRPr="00CB5FA0" w:rsidRDefault="0063731F" w:rsidP="004517E9">
            <w:pPr>
              <w:spacing w:before="20" w:after="20"/>
              <w:jc w:val="center"/>
              <w:rPr>
                <w:sz w:val="20"/>
                <w:szCs w:val="20"/>
              </w:rPr>
            </w:pPr>
          </w:p>
        </w:tc>
        <w:tc>
          <w:tcPr>
            <w:tcW w:w="1310" w:type="dxa"/>
            <w:vAlign w:val="center"/>
          </w:tcPr>
          <w:p w14:paraId="61DABD12" w14:textId="77777777" w:rsidR="0063731F" w:rsidRPr="00CB5FA0" w:rsidRDefault="0063731F" w:rsidP="004517E9">
            <w:pPr>
              <w:spacing w:before="20" w:after="20"/>
              <w:jc w:val="center"/>
              <w:rPr>
                <w:sz w:val="20"/>
                <w:szCs w:val="20"/>
              </w:rPr>
            </w:pPr>
          </w:p>
        </w:tc>
        <w:tc>
          <w:tcPr>
            <w:tcW w:w="1309" w:type="dxa"/>
            <w:vAlign w:val="center"/>
          </w:tcPr>
          <w:p w14:paraId="1F9437C7" w14:textId="77777777" w:rsidR="0063731F" w:rsidRPr="00CB5FA0" w:rsidRDefault="0063731F" w:rsidP="004517E9">
            <w:pPr>
              <w:spacing w:before="20" w:after="20"/>
              <w:jc w:val="center"/>
              <w:rPr>
                <w:sz w:val="20"/>
                <w:szCs w:val="20"/>
              </w:rPr>
            </w:pPr>
          </w:p>
        </w:tc>
        <w:tc>
          <w:tcPr>
            <w:tcW w:w="1401" w:type="dxa"/>
          </w:tcPr>
          <w:p w14:paraId="750364FC" w14:textId="77777777" w:rsidR="0063731F" w:rsidRPr="00CB5FA0" w:rsidRDefault="0063731F" w:rsidP="004517E9">
            <w:pPr>
              <w:spacing w:before="20" w:after="20"/>
              <w:jc w:val="center"/>
              <w:rPr>
                <w:sz w:val="20"/>
                <w:szCs w:val="20"/>
              </w:rPr>
            </w:pPr>
          </w:p>
        </w:tc>
      </w:tr>
      <w:tr w:rsidR="00B63CDE" w:rsidRPr="00CB5FA0" w14:paraId="5AA763EF" w14:textId="77777777" w:rsidTr="00AC7B38">
        <w:trPr>
          <w:trHeight w:val="260"/>
        </w:trPr>
        <w:tc>
          <w:tcPr>
            <w:tcW w:w="4826" w:type="dxa"/>
          </w:tcPr>
          <w:p w14:paraId="5288D5B2" w14:textId="161DD899" w:rsidR="0063731F" w:rsidRPr="00CB5FA0" w:rsidRDefault="0063731F" w:rsidP="004517E9">
            <w:pPr>
              <w:spacing w:before="20" w:after="20"/>
              <w:rPr>
                <w:sz w:val="20"/>
                <w:szCs w:val="20"/>
              </w:rPr>
            </w:pPr>
            <w:r>
              <w:rPr>
                <w:sz w:val="20"/>
                <w:szCs w:val="20"/>
              </w:rPr>
              <w:t>Height and weight</w:t>
            </w:r>
          </w:p>
        </w:tc>
        <w:tc>
          <w:tcPr>
            <w:tcW w:w="1330" w:type="dxa"/>
            <w:vAlign w:val="center"/>
          </w:tcPr>
          <w:p w14:paraId="667AF8CF"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6E1B62D1" w14:textId="77777777" w:rsidR="0063731F" w:rsidRPr="00CB5FA0" w:rsidRDefault="0063731F" w:rsidP="004517E9">
            <w:pPr>
              <w:spacing w:before="20" w:after="20"/>
              <w:jc w:val="center"/>
              <w:rPr>
                <w:sz w:val="20"/>
                <w:szCs w:val="20"/>
              </w:rPr>
            </w:pPr>
          </w:p>
        </w:tc>
        <w:tc>
          <w:tcPr>
            <w:tcW w:w="1309" w:type="dxa"/>
            <w:vAlign w:val="center"/>
          </w:tcPr>
          <w:p w14:paraId="2BAAD787" w14:textId="77777777" w:rsidR="0063731F" w:rsidRPr="00CB5FA0" w:rsidRDefault="0063731F" w:rsidP="004517E9">
            <w:pPr>
              <w:spacing w:before="20" w:after="20"/>
              <w:jc w:val="center"/>
              <w:rPr>
                <w:sz w:val="20"/>
                <w:szCs w:val="20"/>
              </w:rPr>
            </w:pPr>
          </w:p>
        </w:tc>
        <w:tc>
          <w:tcPr>
            <w:tcW w:w="1310" w:type="dxa"/>
            <w:vAlign w:val="center"/>
          </w:tcPr>
          <w:p w14:paraId="541B0EC3" w14:textId="77777777" w:rsidR="0063731F" w:rsidRPr="00CB5FA0" w:rsidRDefault="0063731F" w:rsidP="004517E9">
            <w:pPr>
              <w:spacing w:before="20" w:after="20"/>
              <w:jc w:val="center"/>
              <w:rPr>
                <w:sz w:val="20"/>
                <w:szCs w:val="20"/>
              </w:rPr>
            </w:pPr>
          </w:p>
        </w:tc>
        <w:tc>
          <w:tcPr>
            <w:tcW w:w="1309" w:type="dxa"/>
            <w:vAlign w:val="center"/>
          </w:tcPr>
          <w:p w14:paraId="2D123BF0" w14:textId="77777777" w:rsidR="0063731F" w:rsidRPr="00CB5FA0" w:rsidRDefault="0063731F" w:rsidP="004517E9">
            <w:pPr>
              <w:spacing w:before="20" w:after="20"/>
              <w:jc w:val="center"/>
              <w:rPr>
                <w:sz w:val="20"/>
                <w:szCs w:val="20"/>
              </w:rPr>
            </w:pPr>
          </w:p>
        </w:tc>
        <w:tc>
          <w:tcPr>
            <w:tcW w:w="1401" w:type="dxa"/>
          </w:tcPr>
          <w:p w14:paraId="1F6D1C52" w14:textId="77777777" w:rsidR="0063731F" w:rsidRPr="00CB5FA0" w:rsidRDefault="0063731F" w:rsidP="004517E9">
            <w:pPr>
              <w:spacing w:before="20" w:after="20"/>
              <w:jc w:val="center"/>
              <w:rPr>
                <w:sz w:val="20"/>
                <w:szCs w:val="20"/>
              </w:rPr>
            </w:pPr>
          </w:p>
        </w:tc>
      </w:tr>
      <w:tr w:rsidR="00597D3A" w:rsidRPr="00CB5FA0" w14:paraId="4E69FB65" w14:textId="77777777" w:rsidTr="00AC7B38">
        <w:trPr>
          <w:trHeight w:val="260"/>
        </w:trPr>
        <w:tc>
          <w:tcPr>
            <w:tcW w:w="4826" w:type="dxa"/>
          </w:tcPr>
          <w:p w14:paraId="7FC093F7" w14:textId="4F4324D0" w:rsidR="00597D3A" w:rsidRPr="00CB5FA0" w:rsidRDefault="008D10F4" w:rsidP="004517E9">
            <w:pPr>
              <w:spacing w:before="20" w:after="20"/>
              <w:rPr>
                <w:sz w:val="20"/>
                <w:szCs w:val="20"/>
              </w:rPr>
            </w:pPr>
            <w:commentRangeStart w:id="70"/>
            <w:r>
              <w:rPr>
                <w:sz w:val="20"/>
                <w:szCs w:val="20"/>
              </w:rPr>
              <w:t xml:space="preserve">Pharmacogenetic testing sample</w:t>
            </w:r>
            <w:commentRangeEnd w:id="70"/>
            <w:r>
              <w:rPr>
                <w:rStyle w:val="CommentReference"/>
              </w:rPr>
              <w:commentReference w:id="70"/>
            </w:r>
          </w:p>
        </w:tc>
        <w:tc>
          <w:tcPr>
            <w:tcW w:w="1330" w:type="dxa"/>
            <w:vAlign w:val="center"/>
          </w:tcPr>
          <w:p w14:paraId="19F97221" w14:textId="77777777" w:rsidR="00597D3A" w:rsidRPr="00CB5FA0" w:rsidRDefault="00597D3A" w:rsidP="004517E9">
            <w:pPr>
              <w:spacing w:before="20" w:after="20"/>
              <w:jc w:val="center"/>
              <w:rPr>
                <w:sz w:val="20"/>
                <w:szCs w:val="20"/>
              </w:rPr>
            </w:pPr>
          </w:p>
        </w:tc>
        <w:tc>
          <w:tcPr>
            <w:tcW w:w="1310" w:type="dxa"/>
            <w:vAlign w:val="center"/>
          </w:tcPr>
          <w:p w14:paraId="119C1829" w14:textId="764B8628" w:rsidR="00597D3A" w:rsidRPr="00CB5FA0" w:rsidRDefault="00597D3A" w:rsidP="004517E9">
            <w:pPr>
              <w:spacing w:before="20" w:after="20"/>
              <w:jc w:val="center"/>
              <w:rPr>
                <w:sz w:val="20"/>
                <w:szCs w:val="20"/>
              </w:rPr>
            </w:pPr>
          </w:p>
        </w:tc>
        <w:tc>
          <w:tcPr>
            <w:tcW w:w="1309" w:type="dxa"/>
            <w:vAlign w:val="center"/>
          </w:tcPr>
          <w:p w14:paraId="2C578AE7" w14:textId="50FFF6E7" w:rsidR="00597D3A" w:rsidRPr="00CB5FA0" w:rsidRDefault="002D057C" w:rsidP="004517E9">
            <w:pPr>
              <w:spacing w:before="20" w:after="20"/>
              <w:jc w:val="center"/>
              <w:rPr>
                <w:sz w:val="20"/>
                <w:szCs w:val="20"/>
              </w:rPr>
            </w:pPr>
            <w:r>
              <w:rPr>
                <w:sz w:val="20"/>
                <w:szCs w:val="20"/>
              </w:rPr>
              <w:t>X</w:t>
            </w:r>
          </w:p>
        </w:tc>
        <w:tc>
          <w:tcPr>
            <w:tcW w:w="1310" w:type="dxa"/>
            <w:vAlign w:val="center"/>
          </w:tcPr>
          <w:p w14:paraId="357887A0" w14:textId="77777777" w:rsidR="00597D3A" w:rsidRPr="00CB5FA0" w:rsidRDefault="00597D3A" w:rsidP="004517E9">
            <w:pPr>
              <w:spacing w:before="20" w:after="20"/>
              <w:jc w:val="center"/>
              <w:rPr>
                <w:sz w:val="20"/>
                <w:szCs w:val="20"/>
              </w:rPr>
            </w:pPr>
          </w:p>
        </w:tc>
        <w:tc>
          <w:tcPr>
            <w:tcW w:w="1309" w:type="dxa"/>
            <w:vAlign w:val="center"/>
          </w:tcPr>
          <w:p w14:paraId="6BF7D871" w14:textId="77777777" w:rsidR="00597D3A" w:rsidRPr="00CB5FA0" w:rsidRDefault="00597D3A" w:rsidP="004517E9">
            <w:pPr>
              <w:spacing w:before="20" w:after="20"/>
              <w:jc w:val="center"/>
              <w:rPr>
                <w:sz w:val="20"/>
                <w:szCs w:val="20"/>
              </w:rPr>
            </w:pPr>
          </w:p>
        </w:tc>
        <w:tc>
          <w:tcPr>
            <w:tcW w:w="1401" w:type="dxa"/>
          </w:tcPr>
          <w:p w14:paraId="1E3766A8" w14:textId="77777777" w:rsidR="00597D3A" w:rsidRPr="00CB5FA0" w:rsidRDefault="00597D3A" w:rsidP="004517E9">
            <w:pPr>
              <w:spacing w:before="20" w:after="20"/>
              <w:jc w:val="center"/>
              <w:rPr>
                <w:sz w:val="20"/>
                <w:szCs w:val="20"/>
              </w:rPr>
            </w:pPr>
          </w:p>
        </w:tc>
      </w:tr>
      <w:tr w:rsidR="00283A6E" w:rsidRPr="00CB5FA0" w14:paraId="2FB686C4" w14:textId="77777777" w:rsidTr="00AC7B38">
        <w:trPr>
          <w:trHeight w:val="271"/>
        </w:trPr>
        <w:tc>
          <w:tcPr>
            <w:tcW w:w="12795" w:type="dxa"/>
            <w:gridSpan w:val="7"/>
          </w:tcPr>
          <w:p w14:paraId="0FB862E4" w14:textId="263A7C4C" w:rsidR="00283A6E" w:rsidRPr="00FE3155" w:rsidRDefault="00283A6E" w:rsidP="00FE3155">
            <w:pPr>
              <w:spacing w:before="20" w:after="20"/>
              <w:rPr>
                <w:b/>
                <w:bCs/>
                <w:i/>
                <w:iCs/>
                <w:sz w:val="20"/>
                <w:szCs w:val="20"/>
              </w:rPr>
            </w:pPr>
            <w:r>
              <w:rPr>
                <w:b/>
                <w:bCs/>
                <w:i/>
                <w:iCs/>
                <w:sz w:val="20"/>
                <w:szCs w:val="20"/>
              </w:rPr>
              <w:t>Safety assessments</w:t>
            </w:r>
          </w:p>
        </w:tc>
      </w:tr>
      <w:tr w:rsidR="00B63CDE" w:rsidRPr="00CB5FA0" w14:paraId="32538F96" w14:textId="77777777" w:rsidTr="00AC7B38">
        <w:trPr>
          <w:trHeight w:val="271"/>
        </w:trPr>
        <w:tc>
          <w:tcPr>
            <w:tcW w:w="4826" w:type="dxa"/>
          </w:tcPr>
          <w:p w14:paraId="1EBDBC96" w14:textId="120B1AEF" w:rsidR="0063731F" w:rsidRPr="00CB5FA0" w:rsidRDefault="0063731F" w:rsidP="004517E9">
            <w:pPr>
              <w:spacing w:before="20" w:after="20"/>
              <w:rPr>
                <w:sz w:val="20"/>
                <w:szCs w:val="20"/>
              </w:rPr>
            </w:pPr>
            <w:r>
              <w:rPr>
                <w:sz w:val="20"/>
                <w:szCs w:val="20"/>
              </w:rPr>
              <w:t>Physical Examination</w:t>
            </w:r>
          </w:p>
        </w:tc>
        <w:tc>
          <w:tcPr>
            <w:tcW w:w="1330" w:type="dxa"/>
            <w:vAlign w:val="center"/>
          </w:tcPr>
          <w:p w14:paraId="6FF8910B"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00281F31"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1E414FC7" w14:textId="77777777" w:rsidR="0063731F" w:rsidRPr="00CB5FA0" w:rsidRDefault="0063731F" w:rsidP="004517E9">
            <w:pPr>
              <w:spacing w:before="20" w:after="20"/>
              <w:jc w:val="center"/>
              <w:rPr>
                <w:sz w:val="20"/>
                <w:szCs w:val="20"/>
              </w:rPr>
            </w:pPr>
          </w:p>
        </w:tc>
        <w:tc>
          <w:tcPr>
            <w:tcW w:w="1310" w:type="dxa"/>
            <w:vAlign w:val="center"/>
          </w:tcPr>
          <w:p w14:paraId="4A9E48E1"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355EC1D2" w14:textId="77777777" w:rsidR="0063731F" w:rsidRPr="00CB5FA0" w:rsidRDefault="0063731F" w:rsidP="004517E9">
            <w:pPr>
              <w:spacing w:before="20" w:after="20"/>
              <w:jc w:val="center"/>
              <w:rPr>
                <w:sz w:val="20"/>
                <w:szCs w:val="20"/>
              </w:rPr>
            </w:pPr>
          </w:p>
        </w:tc>
        <w:tc>
          <w:tcPr>
            <w:tcW w:w="1401" w:type="dxa"/>
          </w:tcPr>
          <w:p w14:paraId="78015B58" w14:textId="77777777" w:rsidR="0063731F" w:rsidRPr="00CB5FA0" w:rsidRDefault="0063731F" w:rsidP="004517E9">
            <w:pPr>
              <w:spacing w:before="20" w:after="20"/>
              <w:jc w:val="center"/>
              <w:rPr>
                <w:sz w:val="20"/>
                <w:szCs w:val="20"/>
              </w:rPr>
            </w:pPr>
          </w:p>
        </w:tc>
      </w:tr>
      <w:tr w:rsidR="00B63CDE" w:rsidRPr="00CB5FA0" w14:paraId="0393FE46" w14:textId="77777777" w:rsidTr="00AC7B38">
        <w:trPr>
          <w:trHeight w:val="271"/>
        </w:trPr>
        <w:tc>
          <w:tcPr>
            <w:tcW w:w="4826" w:type="dxa"/>
          </w:tcPr>
          <w:p w14:paraId="04F0E71F" w14:textId="4F1502E3" w:rsidR="0063731F" w:rsidRPr="00CB5FA0" w:rsidRDefault="0063731F" w:rsidP="004517E9">
            <w:pPr>
              <w:spacing w:before="20" w:after="20"/>
              <w:rPr>
                <w:sz w:val="20"/>
                <w:szCs w:val="20"/>
              </w:rPr>
            </w:pPr>
            <w:r>
              <w:rPr>
                <w:sz w:val="20"/>
                <w:szCs w:val="20"/>
              </w:rPr>
              <w:t>Vital Signs</w:t>
            </w:r>
          </w:p>
        </w:tc>
        <w:tc>
          <w:tcPr>
            <w:tcW w:w="1330" w:type="dxa"/>
            <w:vAlign w:val="center"/>
          </w:tcPr>
          <w:p w14:paraId="28DF32BB"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7E952336"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3A74D2A5"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2EC1C7C1"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5B18F959" w14:textId="4FF8370E" w:rsidR="0063731F" w:rsidRPr="00CB5FA0" w:rsidRDefault="00B63CDE" w:rsidP="004517E9">
            <w:pPr>
              <w:spacing w:before="20" w:after="20"/>
              <w:jc w:val="center"/>
              <w:rPr>
                <w:sz w:val="20"/>
                <w:szCs w:val="20"/>
              </w:rPr>
            </w:pPr>
            <w:r>
              <w:rPr>
                <w:sz w:val="20"/>
                <w:szCs w:val="20"/>
              </w:rPr>
              <w:t>X</w:t>
            </w:r>
          </w:p>
        </w:tc>
        <w:tc>
          <w:tcPr>
            <w:tcW w:w="1401" w:type="dxa"/>
          </w:tcPr>
          <w:p w14:paraId="485E1A60" w14:textId="77777777" w:rsidR="0063731F" w:rsidRPr="00CB5FA0" w:rsidRDefault="0063731F" w:rsidP="004517E9">
            <w:pPr>
              <w:spacing w:before="20" w:after="20"/>
              <w:jc w:val="center"/>
              <w:rPr>
                <w:sz w:val="20"/>
                <w:szCs w:val="20"/>
              </w:rPr>
            </w:pPr>
          </w:p>
        </w:tc>
      </w:tr>
      <w:tr w:rsidR="00B63CDE" w:rsidRPr="00CB5FA0" w14:paraId="1C3B0F09" w14:textId="77777777" w:rsidTr="00AC7B38">
        <w:trPr>
          <w:trHeight w:val="260"/>
        </w:trPr>
        <w:tc>
          <w:tcPr>
            <w:tcW w:w="4826" w:type="dxa"/>
          </w:tcPr>
          <w:p w14:paraId="663450AA" w14:textId="77777777" w:rsidR="0063731F" w:rsidRPr="00CB5FA0" w:rsidRDefault="0063731F" w:rsidP="004517E9">
            <w:pPr>
              <w:spacing w:before="20" w:after="20"/>
              <w:rPr>
                <w:sz w:val="20"/>
                <w:szCs w:val="20"/>
              </w:rPr>
            </w:pPr>
            <w:commentRangeStart w:id="71"/>
            <w:r>
              <w:rPr>
                <w:sz w:val="20"/>
                <w:szCs w:val="20"/>
              </w:rPr>
              <w:t xml:space="preserve">Clinical Laboratory Tests</w:t>
            </w:r>
            <w:commentRangeEnd w:id="71"/>
            <w:r>
              <w:rPr>
                <w:rStyle w:val="CommentReference"/>
              </w:rPr>
              <w:commentReference w:id="71"/>
            </w:r>
          </w:p>
        </w:tc>
        <w:tc>
          <w:tcPr>
            <w:tcW w:w="1330" w:type="dxa"/>
            <w:vAlign w:val="center"/>
          </w:tcPr>
          <w:p w14:paraId="0007835F"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2BC39E15"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0A945895" w14:textId="77777777" w:rsidR="0063731F" w:rsidRPr="00CB5FA0" w:rsidRDefault="0063731F" w:rsidP="004517E9">
            <w:pPr>
              <w:spacing w:before="20" w:after="20"/>
              <w:jc w:val="center"/>
              <w:rPr>
                <w:sz w:val="20"/>
                <w:szCs w:val="20"/>
              </w:rPr>
            </w:pPr>
          </w:p>
        </w:tc>
        <w:tc>
          <w:tcPr>
            <w:tcW w:w="1310" w:type="dxa"/>
            <w:vAlign w:val="center"/>
          </w:tcPr>
          <w:p w14:paraId="78171482"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287AAAE6" w14:textId="77777777" w:rsidR="0063731F" w:rsidRPr="00CB5FA0" w:rsidRDefault="0063731F" w:rsidP="004517E9">
            <w:pPr>
              <w:spacing w:before="20" w:after="20"/>
              <w:jc w:val="center"/>
              <w:rPr>
                <w:sz w:val="20"/>
                <w:szCs w:val="20"/>
              </w:rPr>
            </w:pPr>
          </w:p>
        </w:tc>
        <w:tc>
          <w:tcPr>
            <w:tcW w:w="1401" w:type="dxa"/>
          </w:tcPr>
          <w:p w14:paraId="7EC807B7" w14:textId="77777777" w:rsidR="0063731F" w:rsidRPr="00CB5FA0" w:rsidRDefault="0063731F" w:rsidP="004517E9">
            <w:pPr>
              <w:spacing w:before="20" w:after="20"/>
              <w:jc w:val="center"/>
              <w:rPr>
                <w:sz w:val="20"/>
                <w:szCs w:val="20"/>
              </w:rPr>
            </w:pPr>
          </w:p>
        </w:tc>
      </w:tr>
      <w:tr w:rsidR="00B63CDE" w:rsidRPr="00CB5FA0" w14:paraId="797F0FE6" w14:textId="77777777" w:rsidTr="00AC7B38">
        <w:trPr>
          <w:trHeight w:val="271"/>
        </w:trPr>
        <w:tc>
          <w:tcPr>
            <w:tcW w:w="4826" w:type="dxa"/>
          </w:tcPr>
          <w:p w14:paraId="6F75A699" w14:textId="741CA3EA" w:rsidR="0063731F" w:rsidRPr="00CB5FA0" w:rsidRDefault="0063731F" w:rsidP="004517E9">
            <w:pPr>
              <w:spacing w:before="20" w:after="20"/>
              <w:rPr>
                <w:sz w:val="20"/>
                <w:szCs w:val="20"/>
              </w:rPr>
            </w:pPr>
            <w:r>
              <w:rPr>
                <w:sz w:val="20"/>
                <w:szCs w:val="20"/>
              </w:rPr>
              <w:t>TSH</w:t>
            </w:r>
          </w:p>
        </w:tc>
        <w:tc>
          <w:tcPr>
            <w:tcW w:w="1330" w:type="dxa"/>
            <w:vAlign w:val="center"/>
          </w:tcPr>
          <w:p w14:paraId="0F8530D9"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7B889943" w14:textId="77777777" w:rsidR="0063731F" w:rsidRPr="00CB5FA0" w:rsidRDefault="0063731F" w:rsidP="004517E9">
            <w:pPr>
              <w:spacing w:before="20" w:after="20"/>
              <w:jc w:val="center"/>
              <w:rPr>
                <w:sz w:val="20"/>
                <w:szCs w:val="20"/>
              </w:rPr>
            </w:pPr>
          </w:p>
        </w:tc>
        <w:tc>
          <w:tcPr>
            <w:tcW w:w="1309" w:type="dxa"/>
            <w:vAlign w:val="center"/>
          </w:tcPr>
          <w:p w14:paraId="426C9AF9" w14:textId="77777777" w:rsidR="0063731F" w:rsidRPr="00CB5FA0" w:rsidRDefault="0063731F" w:rsidP="004517E9">
            <w:pPr>
              <w:spacing w:before="20" w:after="20"/>
              <w:jc w:val="center"/>
              <w:rPr>
                <w:sz w:val="20"/>
                <w:szCs w:val="20"/>
              </w:rPr>
            </w:pPr>
          </w:p>
        </w:tc>
        <w:tc>
          <w:tcPr>
            <w:tcW w:w="1310" w:type="dxa"/>
            <w:vAlign w:val="center"/>
          </w:tcPr>
          <w:p w14:paraId="5B821135" w14:textId="77777777" w:rsidR="0063731F" w:rsidRPr="00CB5FA0" w:rsidRDefault="0063731F" w:rsidP="004517E9">
            <w:pPr>
              <w:spacing w:before="20" w:after="20"/>
              <w:jc w:val="center"/>
              <w:rPr>
                <w:sz w:val="20"/>
                <w:szCs w:val="20"/>
              </w:rPr>
            </w:pPr>
          </w:p>
        </w:tc>
        <w:tc>
          <w:tcPr>
            <w:tcW w:w="1309" w:type="dxa"/>
            <w:vAlign w:val="center"/>
          </w:tcPr>
          <w:p w14:paraId="27DAF46C" w14:textId="77777777" w:rsidR="0063731F" w:rsidRPr="00CB5FA0" w:rsidRDefault="0063731F" w:rsidP="004517E9">
            <w:pPr>
              <w:spacing w:before="20" w:after="20"/>
              <w:jc w:val="center"/>
              <w:rPr>
                <w:sz w:val="20"/>
                <w:szCs w:val="20"/>
              </w:rPr>
            </w:pPr>
            <w:r>
              <w:rPr>
                <w:sz w:val="20"/>
                <w:szCs w:val="20"/>
              </w:rPr>
              <w:t>X</w:t>
            </w:r>
          </w:p>
        </w:tc>
        <w:tc>
          <w:tcPr>
            <w:tcW w:w="1401" w:type="dxa"/>
          </w:tcPr>
          <w:p w14:paraId="56156141" w14:textId="77777777" w:rsidR="0063731F" w:rsidRPr="00CB5FA0" w:rsidRDefault="0063731F" w:rsidP="004517E9">
            <w:pPr>
              <w:spacing w:before="20" w:after="20"/>
              <w:jc w:val="center"/>
              <w:rPr>
                <w:sz w:val="20"/>
                <w:szCs w:val="20"/>
              </w:rPr>
            </w:pPr>
          </w:p>
        </w:tc>
      </w:tr>
      <w:tr w:rsidR="00B63CDE" w:rsidRPr="00CB5FA0" w14:paraId="5E00A263" w14:textId="77777777" w:rsidTr="00AC7B38">
        <w:trPr>
          <w:trHeight w:val="271"/>
        </w:trPr>
        <w:tc>
          <w:tcPr>
            <w:tcW w:w="4826" w:type="dxa"/>
          </w:tcPr>
          <w:p w14:paraId="4E214936" w14:textId="2E02553C" w:rsidR="0063731F" w:rsidRPr="000D7053" w:rsidRDefault="0063731F" w:rsidP="004517E9">
            <w:pPr>
              <w:spacing w:before="20" w:after="20"/>
              <w:rPr>
                <w:sz w:val="20"/>
                <w:szCs w:val="20"/>
              </w:rPr>
            </w:pPr>
            <w:r>
              <w:rPr>
                <w:sz w:val="20"/>
                <w:szCs w:val="20"/>
              </w:rPr>
              <w:t xml:space="preserve">Serology (HIV, Hepatitis B and C)</w:t>
            </w:r>
          </w:p>
        </w:tc>
        <w:tc>
          <w:tcPr>
            <w:tcW w:w="1330" w:type="dxa"/>
            <w:vAlign w:val="center"/>
          </w:tcPr>
          <w:p w14:paraId="6E0274CE"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72A43544" w14:textId="77777777" w:rsidR="0063731F" w:rsidRPr="000D7053" w:rsidRDefault="0063731F" w:rsidP="004517E9">
            <w:pPr>
              <w:spacing w:before="20" w:after="20"/>
              <w:jc w:val="center"/>
              <w:rPr>
                <w:sz w:val="20"/>
                <w:szCs w:val="20"/>
              </w:rPr>
            </w:pPr>
          </w:p>
        </w:tc>
        <w:tc>
          <w:tcPr>
            <w:tcW w:w="1309" w:type="dxa"/>
            <w:vAlign w:val="center"/>
          </w:tcPr>
          <w:p w14:paraId="209C767A" w14:textId="77777777" w:rsidR="0063731F" w:rsidRPr="000D7053" w:rsidRDefault="0063731F" w:rsidP="004517E9">
            <w:pPr>
              <w:spacing w:before="20" w:after="20"/>
              <w:jc w:val="center"/>
              <w:rPr>
                <w:sz w:val="20"/>
                <w:szCs w:val="20"/>
              </w:rPr>
            </w:pPr>
          </w:p>
        </w:tc>
        <w:tc>
          <w:tcPr>
            <w:tcW w:w="1310" w:type="dxa"/>
            <w:vAlign w:val="center"/>
          </w:tcPr>
          <w:p w14:paraId="2D79FB11" w14:textId="77777777" w:rsidR="0063731F" w:rsidRPr="000D7053" w:rsidRDefault="0063731F" w:rsidP="004517E9">
            <w:pPr>
              <w:spacing w:before="20" w:after="20"/>
              <w:jc w:val="center"/>
              <w:rPr>
                <w:sz w:val="20"/>
                <w:szCs w:val="20"/>
              </w:rPr>
            </w:pPr>
          </w:p>
        </w:tc>
        <w:tc>
          <w:tcPr>
            <w:tcW w:w="1309" w:type="dxa"/>
            <w:vAlign w:val="center"/>
          </w:tcPr>
          <w:p w14:paraId="3BA17F5C" w14:textId="77777777" w:rsidR="0063731F" w:rsidRPr="000D7053" w:rsidRDefault="0063731F" w:rsidP="004517E9">
            <w:pPr>
              <w:spacing w:before="20" w:after="20"/>
              <w:jc w:val="center"/>
              <w:rPr>
                <w:sz w:val="20"/>
                <w:szCs w:val="20"/>
              </w:rPr>
            </w:pPr>
          </w:p>
        </w:tc>
        <w:tc>
          <w:tcPr>
            <w:tcW w:w="1401" w:type="dxa"/>
          </w:tcPr>
          <w:p w14:paraId="5E721AFD" w14:textId="77777777" w:rsidR="0063731F" w:rsidRPr="00CB5FA0" w:rsidRDefault="0063731F" w:rsidP="004517E9">
            <w:pPr>
              <w:spacing w:before="20" w:after="20"/>
              <w:jc w:val="center"/>
              <w:rPr>
                <w:sz w:val="20"/>
                <w:szCs w:val="20"/>
              </w:rPr>
            </w:pPr>
          </w:p>
        </w:tc>
      </w:tr>
      <w:tr w:rsidR="00B63CDE" w:rsidRPr="00CB5FA0" w14:paraId="7D3E119D" w14:textId="77777777" w:rsidTr="00AC7B38">
        <w:trPr>
          <w:trHeight w:val="500"/>
        </w:trPr>
        <w:tc>
          <w:tcPr>
            <w:tcW w:w="4826" w:type="dxa"/>
          </w:tcPr>
          <w:p w14:paraId="59207153" w14:textId="07E90FEC" w:rsidR="0063731F" w:rsidRPr="000D7053" w:rsidRDefault="0063731F" w:rsidP="004517E9">
            <w:pPr>
              <w:spacing w:before="20" w:after="20"/>
              <w:rPr>
                <w:sz w:val="20"/>
                <w:szCs w:val="20"/>
              </w:rPr>
            </w:pPr>
            <w:r>
              <w:rPr>
                <w:sz w:val="20"/>
                <w:szCs w:val="20"/>
              </w:rPr>
              <w:t xml:space="preserve">Drugs of Abuse (urine) and alcohol (breathalyzer) tests </w:t>
            </w:r>
          </w:p>
        </w:tc>
        <w:tc>
          <w:tcPr>
            <w:tcW w:w="1330" w:type="dxa"/>
            <w:vAlign w:val="center"/>
          </w:tcPr>
          <w:p w14:paraId="4CA851BF"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360B2498"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6487AC70" w14:textId="77777777" w:rsidR="0063731F" w:rsidRPr="000D7053" w:rsidRDefault="0063731F" w:rsidP="004517E9">
            <w:pPr>
              <w:spacing w:before="20" w:after="20"/>
              <w:jc w:val="center"/>
              <w:rPr>
                <w:sz w:val="20"/>
                <w:szCs w:val="20"/>
              </w:rPr>
            </w:pPr>
          </w:p>
        </w:tc>
        <w:tc>
          <w:tcPr>
            <w:tcW w:w="1310" w:type="dxa"/>
            <w:vAlign w:val="center"/>
          </w:tcPr>
          <w:p w14:paraId="43EF40FE" w14:textId="77777777" w:rsidR="0063731F" w:rsidRPr="000D7053" w:rsidRDefault="0063731F" w:rsidP="004517E9">
            <w:pPr>
              <w:spacing w:before="20" w:after="20"/>
              <w:jc w:val="center"/>
              <w:rPr>
                <w:sz w:val="20"/>
                <w:szCs w:val="20"/>
              </w:rPr>
            </w:pPr>
          </w:p>
        </w:tc>
        <w:tc>
          <w:tcPr>
            <w:tcW w:w="1309" w:type="dxa"/>
            <w:vAlign w:val="center"/>
          </w:tcPr>
          <w:p w14:paraId="4C9D3739" w14:textId="77777777" w:rsidR="0063731F" w:rsidRPr="000D7053" w:rsidRDefault="0063731F" w:rsidP="004517E9">
            <w:pPr>
              <w:spacing w:before="20" w:after="20"/>
              <w:jc w:val="center"/>
              <w:rPr>
                <w:sz w:val="20"/>
                <w:szCs w:val="20"/>
              </w:rPr>
            </w:pPr>
          </w:p>
        </w:tc>
        <w:tc>
          <w:tcPr>
            <w:tcW w:w="1401" w:type="dxa"/>
          </w:tcPr>
          <w:p w14:paraId="7192CC75" w14:textId="77777777" w:rsidR="0063731F" w:rsidRPr="00CB5FA0" w:rsidRDefault="0063731F" w:rsidP="004517E9">
            <w:pPr>
              <w:spacing w:before="20" w:after="20"/>
              <w:jc w:val="center"/>
              <w:rPr>
                <w:sz w:val="20"/>
                <w:szCs w:val="20"/>
              </w:rPr>
            </w:pPr>
          </w:p>
        </w:tc>
      </w:tr>
      <w:tr w:rsidR="00B63CDE" w:rsidRPr="00CB5FA0" w14:paraId="6A2D66A4" w14:textId="77777777" w:rsidTr="00AC7B38">
        <w:trPr>
          <w:trHeight w:val="260"/>
        </w:trPr>
        <w:tc>
          <w:tcPr>
            <w:tcW w:w="4826" w:type="dxa"/>
          </w:tcPr>
          <w:p w14:paraId="7AA894F2" w14:textId="77777777" w:rsidR="0063731F" w:rsidRPr="000D7053" w:rsidRDefault="0063731F" w:rsidP="004517E9">
            <w:pPr>
              <w:spacing w:before="20" w:after="20"/>
              <w:rPr>
                <w:sz w:val="20"/>
                <w:szCs w:val="20"/>
              </w:rPr>
            </w:pPr>
            <w:r>
              <w:rPr>
                <w:sz w:val="20"/>
                <w:szCs w:val="20"/>
              </w:rPr>
              <w:t>Urine Cotinine</w:t>
            </w:r>
          </w:p>
        </w:tc>
        <w:tc>
          <w:tcPr>
            <w:tcW w:w="1330" w:type="dxa"/>
            <w:vAlign w:val="center"/>
          </w:tcPr>
          <w:p w14:paraId="3066FAA1"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745F37D8" w14:textId="77777777" w:rsidR="0063731F" w:rsidRPr="000D7053" w:rsidRDefault="0063731F" w:rsidP="004517E9">
            <w:pPr>
              <w:spacing w:before="20" w:after="20"/>
              <w:jc w:val="center"/>
              <w:rPr>
                <w:sz w:val="20"/>
                <w:szCs w:val="20"/>
              </w:rPr>
            </w:pPr>
          </w:p>
        </w:tc>
        <w:tc>
          <w:tcPr>
            <w:tcW w:w="1309" w:type="dxa"/>
            <w:vAlign w:val="center"/>
          </w:tcPr>
          <w:p w14:paraId="03EE52DB" w14:textId="77777777" w:rsidR="0063731F" w:rsidRPr="000D7053" w:rsidRDefault="0063731F" w:rsidP="004517E9">
            <w:pPr>
              <w:spacing w:before="20" w:after="20"/>
              <w:jc w:val="center"/>
              <w:rPr>
                <w:sz w:val="20"/>
                <w:szCs w:val="20"/>
              </w:rPr>
            </w:pPr>
          </w:p>
        </w:tc>
        <w:tc>
          <w:tcPr>
            <w:tcW w:w="1310" w:type="dxa"/>
            <w:vAlign w:val="center"/>
          </w:tcPr>
          <w:p w14:paraId="68ED58EC" w14:textId="77777777" w:rsidR="0063731F" w:rsidRPr="000D7053" w:rsidRDefault="0063731F" w:rsidP="004517E9">
            <w:pPr>
              <w:spacing w:before="20" w:after="20"/>
              <w:jc w:val="center"/>
              <w:rPr>
                <w:sz w:val="20"/>
                <w:szCs w:val="20"/>
              </w:rPr>
            </w:pPr>
          </w:p>
        </w:tc>
        <w:tc>
          <w:tcPr>
            <w:tcW w:w="1309" w:type="dxa"/>
            <w:vAlign w:val="center"/>
          </w:tcPr>
          <w:p w14:paraId="74794CDE" w14:textId="77777777" w:rsidR="0063731F" w:rsidRPr="000D7053" w:rsidRDefault="0063731F" w:rsidP="004517E9">
            <w:pPr>
              <w:spacing w:before="20" w:after="20"/>
              <w:jc w:val="center"/>
              <w:rPr>
                <w:sz w:val="20"/>
                <w:szCs w:val="20"/>
              </w:rPr>
            </w:pPr>
          </w:p>
        </w:tc>
        <w:tc>
          <w:tcPr>
            <w:tcW w:w="1401" w:type="dxa"/>
          </w:tcPr>
          <w:p w14:paraId="6FF16F64" w14:textId="77777777" w:rsidR="0063731F" w:rsidRPr="00CB5FA0" w:rsidRDefault="0063731F" w:rsidP="004517E9">
            <w:pPr>
              <w:spacing w:before="20" w:after="20"/>
              <w:jc w:val="center"/>
              <w:rPr>
                <w:sz w:val="20"/>
                <w:szCs w:val="20"/>
              </w:rPr>
            </w:pPr>
          </w:p>
        </w:tc>
      </w:tr>
      <w:tr w:rsidR="00B63CDE" w:rsidRPr="00CB5FA0" w14:paraId="774B43F4" w14:textId="77777777" w:rsidTr="00AC7B38">
        <w:trPr>
          <w:trHeight w:val="271"/>
        </w:trPr>
        <w:tc>
          <w:tcPr>
            <w:tcW w:w="4826" w:type="dxa"/>
          </w:tcPr>
          <w:p w14:paraId="0B3A85C0" w14:textId="1314772D" w:rsidR="0063731F" w:rsidRPr="000D7053" w:rsidRDefault="0063731F" w:rsidP="004517E9">
            <w:pPr>
              <w:spacing w:before="20" w:after="20"/>
              <w:rPr>
                <w:sz w:val="20"/>
                <w:szCs w:val="20"/>
              </w:rPr>
            </w:pPr>
            <w:r>
              <w:rPr>
                <w:sz w:val="20"/>
                <w:szCs w:val="20"/>
              </w:rPr>
              <w:t>ACE Questionnaire</w:t>
            </w:r>
          </w:p>
        </w:tc>
        <w:tc>
          <w:tcPr>
            <w:tcW w:w="1330" w:type="dxa"/>
            <w:vAlign w:val="center"/>
          </w:tcPr>
          <w:p w14:paraId="5F29DE9B"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41A1DB41" w14:textId="77777777" w:rsidR="0063731F" w:rsidRPr="000D7053" w:rsidRDefault="0063731F" w:rsidP="004517E9">
            <w:pPr>
              <w:spacing w:before="20" w:after="20"/>
              <w:jc w:val="center"/>
              <w:rPr>
                <w:sz w:val="20"/>
                <w:szCs w:val="20"/>
              </w:rPr>
            </w:pPr>
          </w:p>
        </w:tc>
        <w:tc>
          <w:tcPr>
            <w:tcW w:w="1309" w:type="dxa"/>
            <w:vAlign w:val="center"/>
          </w:tcPr>
          <w:p w14:paraId="796511EC" w14:textId="77777777" w:rsidR="0063731F" w:rsidRPr="000D7053" w:rsidRDefault="0063731F" w:rsidP="004517E9">
            <w:pPr>
              <w:spacing w:before="20" w:after="20"/>
              <w:jc w:val="center"/>
              <w:rPr>
                <w:sz w:val="20"/>
                <w:szCs w:val="20"/>
              </w:rPr>
            </w:pPr>
          </w:p>
        </w:tc>
        <w:tc>
          <w:tcPr>
            <w:tcW w:w="1310" w:type="dxa"/>
            <w:vAlign w:val="center"/>
          </w:tcPr>
          <w:p w14:paraId="356D70B6" w14:textId="77777777" w:rsidR="0063731F" w:rsidRPr="000D7053" w:rsidRDefault="0063731F" w:rsidP="004517E9">
            <w:pPr>
              <w:spacing w:before="20" w:after="20"/>
              <w:jc w:val="center"/>
              <w:rPr>
                <w:sz w:val="20"/>
                <w:szCs w:val="20"/>
              </w:rPr>
            </w:pPr>
          </w:p>
        </w:tc>
        <w:tc>
          <w:tcPr>
            <w:tcW w:w="1309" w:type="dxa"/>
            <w:vAlign w:val="center"/>
          </w:tcPr>
          <w:p w14:paraId="4289D833" w14:textId="77777777" w:rsidR="0063731F" w:rsidRPr="000D7053" w:rsidRDefault="0063731F" w:rsidP="004517E9">
            <w:pPr>
              <w:spacing w:before="20" w:after="20"/>
              <w:jc w:val="center"/>
              <w:rPr>
                <w:sz w:val="20"/>
                <w:szCs w:val="20"/>
              </w:rPr>
            </w:pPr>
          </w:p>
        </w:tc>
        <w:tc>
          <w:tcPr>
            <w:tcW w:w="1401" w:type="dxa"/>
          </w:tcPr>
          <w:p w14:paraId="34DCBAA4" w14:textId="77777777" w:rsidR="0063731F" w:rsidRPr="00CB5FA0" w:rsidRDefault="0063731F" w:rsidP="004517E9">
            <w:pPr>
              <w:spacing w:before="20" w:after="20"/>
              <w:jc w:val="center"/>
              <w:rPr>
                <w:sz w:val="20"/>
                <w:szCs w:val="20"/>
              </w:rPr>
            </w:pPr>
          </w:p>
        </w:tc>
      </w:tr>
      <w:tr w:rsidR="00B63CDE" w:rsidRPr="00CB5FA0" w14:paraId="6B95BFA8" w14:textId="77777777" w:rsidTr="00AC7B38">
        <w:trPr>
          <w:trHeight w:val="271"/>
        </w:trPr>
        <w:tc>
          <w:tcPr>
            <w:tcW w:w="4826" w:type="dxa"/>
          </w:tcPr>
          <w:p w14:paraId="2FBF334F" w14:textId="77777777" w:rsidR="0063731F" w:rsidRPr="000D7053" w:rsidRDefault="0063731F" w:rsidP="004517E9">
            <w:pPr>
              <w:spacing w:before="20" w:after="20"/>
              <w:rPr>
                <w:sz w:val="20"/>
                <w:szCs w:val="20"/>
              </w:rPr>
            </w:pPr>
            <w:r>
              <w:rPr>
                <w:sz w:val="20"/>
                <w:szCs w:val="20"/>
              </w:rPr>
              <w:t>C-SSRS-Lifetime</w:t>
            </w:r>
          </w:p>
        </w:tc>
        <w:tc>
          <w:tcPr>
            <w:tcW w:w="1330" w:type="dxa"/>
            <w:vAlign w:val="center"/>
          </w:tcPr>
          <w:p w14:paraId="55202687"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6C1763FF" w14:textId="77777777" w:rsidR="0063731F" w:rsidRPr="000D7053" w:rsidRDefault="0063731F" w:rsidP="004517E9">
            <w:pPr>
              <w:spacing w:before="20" w:after="20"/>
              <w:jc w:val="center"/>
              <w:rPr>
                <w:sz w:val="20"/>
                <w:szCs w:val="20"/>
              </w:rPr>
            </w:pPr>
          </w:p>
        </w:tc>
        <w:tc>
          <w:tcPr>
            <w:tcW w:w="1309" w:type="dxa"/>
            <w:vAlign w:val="center"/>
          </w:tcPr>
          <w:p w14:paraId="586431A9" w14:textId="77777777" w:rsidR="0063731F" w:rsidRPr="000D7053" w:rsidRDefault="0063731F" w:rsidP="004517E9">
            <w:pPr>
              <w:spacing w:before="20" w:after="20"/>
              <w:jc w:val="center"/>
              <w:rPr>
                <w:sz w:val="20"/>
                <w:szCs w:val="20"/>
              </w:rPr>
            </w:pPr>
          </w:p>
        </w:tc>
        <w:tc>
          <w:tcPr>
            <w:tcW w:w="1310" w:type="dxa"/>
            <w:vAlign w:val="center"/>
          </w:tcPr>
          <w:p w14:paraId="16D1FC56" w14:textId="77777777" w:rsidR="0063731F" w:rsidRPr="000D7053" w:rsidRDefault="0063731F" w:rsidP="004517E9">
            <w:pPr>
              <w:spacing w:before="20" w:after="20"/>
              <w:jc w:val="center"/>
              <w:rPr>
                <w:sz w:val="20"/>
                <w:szCs w:val="20"/>
              </w:rPr>
            </w:pPr>
          </w:p>
        </w:tc>
        <w:tc>
          <w:tcPr>
            <w:tcW w:w="1309" w:type="dxa"/>
            <w:vAlign w:val="center"/>
          </w:tcPr>
          <w:p w14:paraId="10CA1DDA" w14:textId="77777777" w:rsidR="0063731F" w:rsidRPr="000D7053" w:rsidRDefault="0063731F" w:rsidP="004517E9">
            <w:pPr>
              <w:spacing w:before="20" w:after="20"/>
              <w:jc w:val="center"/>
              <w:rPr>
                <w:sz w:val="20"/>
                <w:szCs w:val="20"/>
              </w:rPr>
            </w:pPr>
          </w:p>
        </w:tc>
        <w:tc>
          <w:tcPr>
            <w:tcW w:w="1401" w:type="dxa"/>
          </w:tcPr>
          <w:p w14:paraId="2F69AC2D" w14:textId="77777777" w:rsidR="0063731F" w:rsidRPr="00CB5FA0" w:rsidRDefault="0063731F" w:rsidP="004517E9">
            <w:pPr>
              <w:spacing w:before="20" w:after="20"/>
              <w:jc w:val="center"/>
              <w:rPr>
                <w:sz w:val="20"/>
                <w:szCs w:val="20"/>
              </w:rPr>
            </w:pPr>
          </w:p>
        </w:tc>
      </w:tr>
      <w:tr w:rsidR="00B63CDE" w:rsidRPr="00CB5FA0" w14:paraId="734F789C" w14:textId="77777777" w:rsidTr="00AC7B38">
        <w:trPr>
          <w:trHeight w:val="260"/>
        </w:trPr>
        <w:tc>
          <w:tcPr>
            <w:tcW w:w="4826" w:type="dxa"/>
          </w:tcPr>
          <w:p w14:paraId="6D7BFFEE" w14:textId="77777777" w:rsidR="0063731F" w:rsidRPr="000D7053" w:rsidRDefault="0063731F" w:rsidP="004517E9">
            <w:pPr>
              <w:spacing w:before="20" w:after="20"/>
              <w:rPr>
                <w:sz w:val="20"/>
                <w:szCs w:val="20"/>
              </w:rPr>
            </w:pPr>
            <w:r>
              <w:rPr>
                <w:sz w:val="20"/>
                <w:szCs w:val="20"/>
              </w:rPr>
              <w:t>C-SSRS-SLV</w:t>
            </w:r>
          </w:p>
        </w:tc>
        <w:tc>
          <w:tcPr>
            <w:tcW w:w="1330" w:type="dxa"/>
            <w:vAlign w:val="center"/>
          </w:tcPr>
          <w:p w14:paraId="49163C94" w14:textId="77777777" w:rsidR="0063731F" w:rsidRPr="000D7053" w:rsidRDefault="0063731F" w:rsidP="004517E9">
            <w:pPr>
              <w:spacing w:before="20" w:after="20"/>
              <w:jc w:val="center"/>
              <w:rPr>
                <w:sz w:val="20"/>
                <w:szCs w:val="20"/>
              </w:rPr>
            </w:pPr>
          </w:p>
        </w:tc>
        <w:tc>
          <w:tcPr>
            <w:tcW w:w="1310" w:type="dxa"/>
            <w:vAlign w:val="center"/>
          </w:tcPr>
          <w:p w14:paraId="43B0C7DF"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6FF07DF1"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781C6EC6" w14:textId="77777777" w:rsidR="0063731F" w:rsidRPr="000D7053" w:rsidRDefault="0063731F" w:rsidP="004517E9">
            <w:pPr>
              <w:spacing w:before="20" w:after="20"/>
              <w:jc w:val="center"/>
              <w:rPr>
                <w:sz w:val="20"/>
                <w:szCs w:val="20"/>
              </w:rPr>
            </w:pPr>
          </w:p>
        </w:tc>
        <w:tc>
          <w:tcPr>
            <w:tcW w:w="1309" w:type="dxa"/>
            <w:vAlign w:val="center"/>
          </w:tcPr>
          <w:p w14:paraId="75D2953E" w14:textId="31C85BEE" w:rsidR="0063731F" w:rsidRPr="000D7053" w:rsidRDefault="00EB0200" w:rsidP="004517E9">
            <w:pPr>
              <w:spacing w:before="20" w:after="20"/>
              <w:jc w:val="center"/>
              <w:rPr>
                <w:sz w:val="20"/>
                <w:szCs w:val="20"/>
              </w:rPr>
            </w:pPr>
            <w:r>
              <w:rPr>
                <w:sz w:val="20"/>
                <w:szCs w:val="20"/>
              </w:rPr>
              <w:t>X</w:t>
            </w:r>
          </w:p>
        </w:tc>
        <w:tc>
          <w:tcPr>
            <w:tcW w:w="1401" w:type="dxa"/>
          </w:tcPr>
          <w:p w14:paraId="2E2B331A" w14:textId="2C76CCA6" w:rsidR="0063731F" w:rsidRPr="00CB5FA0" w:rsidRDefault="0063731F" w:rsidP="004517E9">
            <w:pPr>
              <w:spacing w:before="20" w:after="20"/>
              <w:jc w:val="center"/>
              <w:rPr>
                <w:sz w:val="20"/>
                <w:szCs w:val="20"/>
              </w:rPr>
            </w:pPr>
            <w:r>
              <w:rPr>
                <w:sz w:val="20"/>
                <w:szCs w:val="20"/>
              </w:rPr>
              <w:t>X</w:t>
            </w:r>
          </w:p>
        </w:tc>
      </w:tr>
      <w:tr w:rsidR="00B63CDE" w:rsidRPr="00CB5FA0" w14:paraId="696CA07F" w14:textId="77777777" w:rsidTr="00AC7B38">
        <w:trPr>
          <w:trHeight w:val="500"/>
        </w:trPr>
        <w:tc>
          <w:tcPr>
            <w:tcW w:w="4826" w:type="dxa"/>
          </w:tcPr>
          <w:p w14:paraId="13486116" w14:textId="34FA404C" w:rsidR="0063731F" w:rsidRPr="000D7053" w:rsidRDefault="00586C21" w:rsidP="004517E9">
            <w:pPr>
              <w:spacing w:before="20" w:after="20"/>
              <w:rPr>
                <w:sz w:val="20"/>
              </w:rPr>
            </w:pPr>
            <w:r>
              <w:rPr>
                <w:sz w:val="20"/>
              </w:rPr>
              <w:t xml:space="preserve">Psychiatric interview </w:t>
            </w:r>
          </w:p>
        </w:tc>
        <w:tc>
          <w:tcPr>
            <w:tcW w:w="1330" w:type="dxa"/>
            <w:vAlign w:val="center"/>
          </w:tcPr>
          <w:p w14:paraId="5AC13A25" w14:textId="77777777" w:rsidR="0063731F" w:rsidRPr="000D7053" w:rsidRDefault="0063731F" w:rsidP="004517E9">
            <w:pPr>
              <w:spacing w:before="20" w:after="20"/>
              <w:jc w:val="center"/>
              <w:rPr>
                <w:sz w:val="20"/>
              </w:rPr>
            </w:pPr>
            <w:r>
              <w:rPr>
                <w:sz w:val="20"/>
              </w:rPr>
              <w:t>X</w:t>
            </w:r>
          </w:p>
        </w:tc>
        <w:tc>
          <w:tcPr>
            <w:tcW w:w="1310" w:type="dxa"/>
            <w:vAlign w:val="center"/>
          </w:tcPr>
          <w:p w14:paraId="17D6F600" w14:textId="1922940F" w:rsidR="0063731F" w:rsidRPr="000D7053" w:rsidRDefault="0063731F" w:rsidP="004517E9">
            <w:pPr>
              <w:spacing w:before="20" w:after="20"/>
              <w:jc w:val="center"/>
              <w:rPr>
                <w:sz w:val="20"/>
                <w:szCs w:val="20"/>
              </w:rPr>
            </w:pPr>
          </w:p>
        </w:tc>
        <w:tc>
          <w:tcPr>
            <w:tcW w:w="1309" w:type="dxa"/>
            <w:vAlign w:val="center"/>
          </w:tcPr>
          <w:p w14:paraId="2CA82B2D" w14:textId="77777777" w:rsidR="0063731F" w:rsidRPr="000D7053" w:rsidRDefault="0063731F" w:rsidP="004517E9">
            <w:pPr>
              <w:spacing w:before="20" w:after="20"/>
              <w:jc w:val="center"/>
              <w:rPr>
                <w:sz w:val="20"/>
                <w:szCs w:val="20"/>
              </w:rPr>
            </w:pPr>
          </w:p>
        </w:tc>
        <w:tc>
          <w:tcPr>
            <w:tcW w:w="1310" w:type="dxa"/>
            <w:vAlign w:val="center"/>
          </w:tcPr>
          <w:p w14:paraId="4A8D3AA2" w14:textId="77777777" w:rsidR="0063731F" w:rsidRPr="000D7053" w:rsidRDefault="0063731F" w:rsidP="004517E9">
            <w:pPr>
              <w:spacing w:before="20" w:after="20"/>
              <w:jc w:val="center"/>
              <w:rPr>
                <w:sz w:val="20"/>
                <w:szCs w:val="20"/>
              </w:rPr>
            </w:pPr>
          </w:p>
        </w:tc>
        <w:tc>
          <w:tcPr>
            <w:tcW w:w="1309" w:type="dxa"/>
            <w:vAlign w:val="center"/>
          </w:tcPr>
          <w:p w14:paraId="270F382A" w14:textId="77777777" w:rsidR="0063731F" w:rsidRPr="000D7053" w:rsidRDefault="0063731F" w:rsidP="004517E9">
            <w:pPr>
              <w:spacing w:before="20" w:after="20"/>
              <w:jc w:val="center"/>
              <w:rPr>
                <w:sz w:val="20"/>
                <w:szCs w:val="20"/>
              </w:rPr>
            </w:pPr>
          </w:p>
        </w:tc>
        <w:tc>
          <w:tcPr>
            <w:tcW w:w="1401" w:type="dxa"/>
          </w:tcPr>
          <w:p w14:paraId="5589F9A4" w14:textId="77777777" w:rsidR="0063731F" w:rsidRPr="00FE3155" w:rsidRDefault="0063731F" w:rsidP="004517E9">
            <w:pPr>
              <w:spacing w:before="20" w:after="20"/>
              <w:jc w:val="center"/>
              <w:rPr>
                <w:sz w:val="20"/>
                <w:szCs w:val="20"/>
                <w:highlight w:val="yellow"/>
              </w:rPr>
            </w:pPr>
          </w:p>
        </w:tc>
      </w:tr>
      <w:tr w:rsidR="00B63CDE" w:rsidRPr="00CB5FA0" w14:paraId="38D47D89" w14:textId="77777777" w:rsidTr="00AC7B38">
        <w:trPr>
          <w:trHeight w:val="271"/>
        </w:trPr>
        <w:tc>
          <w:tcPr>
            <w:tcW w:w="4826" w:type="dxa"/>
          </w:tcPr>
          <w:p w14:paraId="4B9F5237" w14:textId="75A48959" w:rsidR="0063731F" w:rsidRPr="000D7053" w:rsidRDefault="00586C21" w:rsidP="004517E9">
            <w:pPr>
              <w:spacing w:before="20" w:after="20"/>
              <w:rPr>
                <w:sz w:val="20"/>
              </w:rPr>
            </w:pPr>
            <w:r>
              <w:rPr>
                <w:sz w:val="20"/>
              </w:rPr>
              <w:lastRenderedPageBreak/>
              <w:t>Pre-Dose Psychological Support Session</w:t>
            </w:r>
          </w:p>
        </w:tc>
        <w:tc>
          <w:tcPr>
            <w:tcW w:w="1330" w:type="dxa"/>
            <w:vAlign w:val="center"/>
          </w:tcPr>
          <w:p w14:paraId="3A21D2FC" w14:textId="77777777" w:rsidR="0063731F" w:rsidRPr="000D7053" w:rsidRDefault="0063731F" w:rsidP="004517E9">
            <w:pPr>
              <w:spacing w:before="20" w:after="20"/>
              <w:jc w:val="center"/>
              <w:rPr>
                <w:sz w:val="20"/>
              </w:rPr>
            </w:pPr>
            <w:r>
              <w:rPr>
                <w:sz w:val="20"/>
              </w:rPr>
              <w:t>X</w:t>
            </w:r>
          </w:p>
        </w:tc>
        <w:tc>
          <w:tcPr>
            <w:tcW w:w="1310" w:type="dxa"/>
            <w:vAlign w:val="center"/>
          </w:tcPr>
          <w:p w14:paraId="60347CF1" w14:textId="77777777" w:rsidR="0063731F" w:rsidRPr="000D7053" w:rsidRDefault="0063731F" w:rsidP="004517E9">
            <w:pPr>
              <w:spacing w:before="20" w:after="20"/>
              <w:jc w:val="center"/>
              <w:rPr>
                <w:sz w:val="20"/>
                <w:szCs w:val="20"/>
              </w:rPr>
            </w:pPr>
          </w:p>
        </w:tc>
        <w:tc>
          <w:tcPr>
            <w:tcW w:w="1309" w:type="dxa"/>
            <w:vAlign w:val="center"/>
          </w:tcPr>
          <w:p w14:paraId="58AA172B" w14:textId="77777777" w:rsidR="0063731F" w:rsidRPr="000D7053" w:rsidRDefault="0063731F" w:rsidP="004517E9">
            <w:pPr>
              <w:spacing w:before="20" w:after="20"/>
              <w:jc w:val="center"/>
              <w:rPr>
                <w:sz w:val="20"/>
                <w:szCs w:val="20"/>
              </w:rPr>
            </w:pPr>
          </w:p>
        </w:tc>
        <w:tc>
          <w:tcPr>
            <w:tcW w:w="1310" w:type="dxa"/>
            <w:vAlign w:val="center"/>
          </w:tcPr>
          <w:p w14:paraId="1047C2DC" w14:textId="77777777" w:rsidR="0063731F" w:rsidRPr="000D7053" w:rsidRDefault="0063731F" w:rsidP="004517E9">
            <w:pPr>
              <w:spacing w:before="20" w:after="20"/>
              <w:jc w:val="center"/>
              <w:rPr>
                <w:sz w:val="20"/>
                <w:szCs w:val="20"/>
              </w:rPr>
            </w:pPr>
          </w:p>
        </w:tc>
        <w:tc>
          <w:tcPr>
            <w:tcW w:w="1309" w:type="dxa"/>
            <w:vAlign w:val="center"/>
          </w:tcPr>
          <w:p w14:paraId="2C0B3D87" w14:textId="77777777" w:rsidR="0063731F" w:rsidRPr="000D7053" w:rsidRDefault="0063731F" w:rsidP="004517E9">
            <w:pPr>
              <w:spacing w:before="20" w:after="20"/>
              <w:jc w:val="center"/>
              <w:rPr>
                <w:sz w:val="20"/>
                <w:szCs w:val="20"/>
              </w:rPr>
            </w:pPr>
          </w:p>
        </w:tc>
        <w:tc>
          <w:tcPr>
            <w:tcW w:w="1401" w:type="dxa"/>
          </w:tcPr>
          <w:p w14:paraId="4FB64F28" w14:textId="77777777" w:rsidR="0063731F" w:rsidRPr="00FE3155" w:rsidRDefault="0063731F" w:rsidP="004517E9">
            <w:pPr>
              <w:spacing w:before="20" w:after="20"/>
              <w:jc w:val="center"/>
              <w:rPr>
                <w:sz w:val="20"/>
                <w:szCs w:val="20"/>
                <w:highlight w:val="yellow"/>
              </w:rPr>
            </w:pPr>
          </w:p>
        </w:tc>
      </w:tr>
      <w:tr w:rsidR="00B63CDE" w:rsidRPr="00CB5FA0" w14:paraId="13E1F171" w14:textId="77777777" w:rsidTr="00AC7B38">
        <w:trPr>
          <w:trHeight w:val="260"/>
        </w:trPr>
        <w:tc>
          <w:tcPr>
            <w:tcW w:w="4826" w:type="dxa"/>
          </w:tcPr>
          <w:p w14:paraId="5788C5C9" w14:textId="77777777" w:rsidR="0063731F" w:rsidRPr="000D7053" w:rsidRDefault="0063731F" w:rsidP="004517E9">
            <w:pPr>
              <w:spacing w:before="20" w:after="20"/>
              <w:rPr>
                <w:sz w:val="20"/>
                <w:szCs w:val="20"/>
              </w:rPr>
            </w:pPr>
            <w:commentRangeStart w:id="73"/>
            <w:r>
              <w:rPr>
                <w:sz w:val="20"/>
                <w:szCs w:val="20"/>
              </w:rPr>
              <w:t xml:space="preserve">ECG</w:t>
            </w:r>
            <w:commentRangeEnd w:id="73"/>
            <w:r>
              <w:rPr>
                <w:rStyle w:val="CommentReference"/>
              </w:rPr>
              <w:commentReference w:id="73"/>
            </w:r>
            <w:r>
              <w:rPr>
                <w:sz w:val="20"/>
                <w:szCs w:val="20"/>
                <w:vertAlign w:val="superscript"/>
              </w:rPr>
              <w:t>13</w:t>
            </w:r>
          </w:p>
        </w:tc>
        <w:tc>
          <w:tcPr>
            <w:tcW w:w="1330" w:type="dxa"/>
            <w:vAlign w:val="center"/>
          </w:tcPr>
          <w:p w14:paraId="3518A44F"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6EDB67A6" w14:textId="77777777" w:rsidR="0063731F" w:rsidRPr="000D7053" w:rsidRDefault="0063731F" w:rsidP="004517E9">
            <w:pPr>
              <w:spacing w:before="20" w:after="20"/>
              <w:jc w:val="center"/>
              <w:rPr>
                <w:sz w:val="20"/>
                <w:szCs w:val="20"/>
              </w:rPr>
            </w:pPr>
          </w:p>
        </w:tc>
        <w:tc>
          <w:tcPr>
            <w:tcW w:w="1309" w:type="dxa"/>
            <w:vAlign w:val="center"/>
          </w:tcPr>
          <w:p w14:paraId="72243540"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721BD275"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3065B63C" w14:textId="77777777" w:rsidR="0063731F" w:rsidRPr="000D7053" w:rsidRDefault="0063731F" w:rsidP="004517E9">
            <w:pPr>
              <w:spacing w:before="20" w:after="20"/>
              <w:jc w:val="center"/>
              <w:rPr>
                <w:sz w:val="20"/>
                <w:szCs w:val="20"/>
              </w:rPr>
            </w:pPr>
          </w:p>
        </w:tc>
        <w:tc>
          <w:tcPr>
            <w:tcW w:w="1401" w:type="dxa"/>
          </w:tcPr>
          <w:p w14:paraId="064E321E" w14:textId="77777777" w:rsidR="0063731F" w:rsidRPr="00CB5FA0" w:rsidRDefault="0063731F" w:rsidP="004517E9">
            <w:pPr>
              <w:spacing w:before="20" w:after="20"/>
              <w:jc w:val="center"/>
              <w:rPr>
                <w:sz w:val="20"/>
                <w:szCs w:val="20"/>
              </w:rPr>
            </w:pPr>
          </w:p>
        </w:tc>
      </w:tr>
      <w:tr w:rsidR="00B41ECD" w:rsidRPr="00CB5FA0" w:rsidDel="00417B9D" w14:paraId="6190B32B" w14:textId="77777777" w:rsidTr="00AC7B38">
        <w:trPr>
          <w:trHeight w:val="271"/>
        </w:trPr>
        <w:tc>
          <w:tcPr>
            <w:tcW w:w="4826" w:type="dxa"/>
          </w:tcPr>
          <w:p w14:paraId="5A2F2177" w14:textId="07889750" w:rsidR="00B41ECD" w:rsidRPr="000D7053" w:rsidRDefault="00B41ECD" w:rsidP="00B41ECD">
            <w:pPr>
              <w:spacing w:before="20" w:after="20"/>
              <w:rPr>
                <w:sz w:val="20"/>
                <w:szCs w:val="20"/>
              </w:rPr>
            </w:pPr>
            <w:r>
              <w:rPr>
                <w:sz w:val="20"/>
                <w:szCs w:val="20"/>
              </w:rPr>
              <w:t>Discharge Checklist</w:t>
            </w:r>
          </w:p>
        </w:tc>
        <w:tc>
          <w:tcPr>
            <w:tcW w:w="1330" w:type="dxa"/>
            <w:vAlign w:val="center"/>
          </w:tcPr>
          <w:p w14:paraId="5D23C9BD" w14:textId="77777777" w:rsidR="00B41ECD" w:rsidRPr="000D7053" w:rsidDel="00417B9D" w:rsidRDefault="00B41ECD" w:rsidP="00B41ECD">
            <w:pPr>
              <w:spacing w:before="20" w:after="20"/>
              <w:jc w:val="center"/>
              <w:rPr>
                <w:sz w:val="20"/>
                <w:szCs w:val="20"/>
              </w:rPr>
            </w:pPr>
          </w:p>
        </w:tc>
        <w:tc>
          <w:tcPr>
            <w:tcW w:w="1310" w:type="dxa"/>
            <w:vAlign w:val="center"/>
          </w:tcPr>
          <w:p w14:paraId="40FF4D00" w14:textId="77777777" w:rsidR="00B41ECD" w:rsidRPr="000D7053" w:rsidDel="00417B9D" w:rsidRDefault="00B41ECD" w:rsidP="00B41ECD">
            <w:pPr>
              <w:spacing w:before="20" w:after="20"/>
              <w:jc w:val="center"/>
              <w:rPr>
                <w:sz w:val="20"/>
                <w:szCs w:val="20"/>
              </w:rPr>
            </w:pPr>
          </w:p>
        </w:tc>
        <w:tc>
          <w:tcPr>
            <w:tcW w:w="1309" w:type="dxa"/>
            <w:vAlign w:val="center"/>
          </w:tcPr>
          <w:p w14:paraId="1D39BDB6" w14:textId="7005D94C" w:rsidR="00B41ECD" w:rsidRPr="000D7053" w:rsidRDefault="00B41ECD" w:rsidP="00B41ECD">
            <w:pPr>
              <w:spacing w:before="20" w:after="20"/>
              <w:jc w:val="center"/>
              <w:rPr>
                <w:sz w:val="20"/>
                <w:szCs w:val="20"/>
              </w:rPr>
            </w:pPr>
            <w:r>
              <w:rPr>
                <w:sz w:val="20"/>
                <w:szCs w:val="20"/>
              </w:rPr>
              <w:t>X</w:t>
            </w:r>
          </w:p>
        </w:tc>
        <w:tc>
          <w:tcPr>
            <w:tcW w:w="1310" w:type="dxa"/>
            <w:vAlign w:val="center"/>
          </w:tcPr>
          <w:p w14:paraId="4B2FB83F" w14:textId="77777777" w:rsidR="00B41ECD" w:rsidRPr="000D7053" w:rsidDel="00417B9D" w:rsidRDefault="00B41ECD" w:rsidP="00B41ECD">
            <w:pPr>
              <w:spacing w:before="20" w:after="20"/>
              <w:jc w:val="center"/>
              <w:rPr>
                <w:sz w:val="20"/>
                <w:szCs w:val="20"/>
              </w:rPr>
            </w:pPr>
          </w:p>
        </w:tc>
        <w:tc>
          <w:tcPr>
            <w:tcW w:w="1309" w:type="dxa"/>
            <w:vAlign w:val="center"/>
          </w:tcPr>
          <w:p w14:paraId="00BC2D85" w14:textId="2B6E2BDA" w:rsidR="00B41ECD" w:rsidRPr="000D7053" w:rsidDel="00417B9D" w:rsidRDefault="00B41ECD" w:rsidP="00B41ECD">
            <w:pPr>
              <w:spacing w:before="20" w:after="20"/>
              <w:jc w:val="center"/>
              <w:rPr>
                <w:sz w:val="20"/>
                <w:szCs w:val="20"/>
              </w:rPr>
            </w:pPr>
            <w:r>
              <w:rPr>
                <w:sz w:val="20"/>
                <w:szCs w:val="20"/>
              </w:rPr>
              <w:t>X</w:t>
            </w:r>
          </w:p>
        </w:tc>
        <w:tc>
          <w:tcPr>
            <w:tcW w:w="1401" w:type="dxa"/>
          </w:tcPr>
          <w:p w14:paraId="4E2AF89E" w14:textId="77777777" w:rsidR="00B41ECD" w:rsidRPr="00CB5FA0" w:rsidDel="00417B9D" w:rsidRDefault="00B41ECD" w:rsidP="00B41ECD">
            <w:pPr>
              <w:spacing w:before="20" w:after="20"/>
              <w:jc w:val="center"/>
              <w:rPr>
                <w:sz w:val="20"/>
                <w:szCs w:val="20"/>
              </w:rPr>
            </w:pPr>
          </w:p>
        </w:tc>
      </w:tr>
      <w:tr w:rsidR="00807980" w:rsidRPr="00CB5FA0" w14:paraId="7B373D16" w14:textId="77777777" w:rsidTr="00AC7B38">
        <w:trPr>
          <w:trHeight w:val="489"/>
        </w:trPr>
        <w:tc>
          <w:tcPr>
            <w:tcW w:w="12795" w:type="dxa"/>
            <w:gridSpan w:val="7"/>
          </w:tcPr>
          <w:p w14:paraId="2193B2B1" w14:textId="00C42BE0" w:rsidR="00807980" w:rsidRPr="000D7053" w:rsidRDefault="00807980" w:rsidP="004517E9">
            <w:pPr>
              <w:spacing w:before="20" w:after="20"/>
              <w:jc w:val="center"/>
              <w:rPr>
                <w:b/>
                <w:bCs/>
                <w:i/>
                <w:iCs/>
                <w:sz w:val="20"/>
                <w:szCs w:val="20"/>
              </w:rPr>
            </w:pPr>
            <w:r>
              <w:rPr>
                <w:b/>
                <w:bCs/>
                <w:i/>
                <w:iCs/>
                <w:sz w:val="20"/>
                <w:szCs w:val="20"/>
              </w:rPr>
              <w:t>Dosing</w:t>
            </w:r>
          </w:p>
        </w:tc>
      </w:tr>
      <w:tr w:rsidR="00807980" w:rsidRPr="00CB5FA0" w14:paraId="29CB1D46" w14:textId="77777777" w:rsidTr="00AC7B38">
        <w:trPr>
          <w:trHeight w:val="500"/>
        </w:trPr>
        <w:tc>
          <w:tcPr>
            <w:tcW w:w="4826" w:type="dxa"/>
          </w:tcPr>
          <w:p w14:paraId="112F646A" w14:textId="4DCFFFE9" w:rsidR="00807980" w:rsidRPr="000D7053" w:rsidRDefault="00975F43" w:rsidP="00807980">
            <w:pPr>
              <w:spacing w:before="20" w:after="20"/>
              <w:rPr>
                <w:sz w:val="20"/>
                <w:szCs w:val="20"/>
              </w:rPr>
            </w:pPr>
            <w:r>
              <w:rPr>
                <w:sz w:val="20"/>
                <w:szCs w:val="20"/>
              </w:rPr>
              <w:t xml:space="preserve">Study drug administration</w:t>
            </w:r>
          </w:p>
        </w:tc>
        <w:tc>
          <w:tcPr>
            <w:tcW w:w="1330" w:type="dxa"/>
            <w:vAlign w:val="center"/>
          </w:tcPr>
          <w:p w14:paraId="622BEDE1" w14:textId="77777777" w:rsidR="00807980" w:rsidRPr="000D7053" w:rsidRDefault="00807980" w:rsidP="00807980">
            <w:pPr>
              <w:spacing w:before="20" w:after="20"/>
              <w:jc w:val="center"/>
              <w:rPr>
                <w:sz w:val="20"/>
                <w:szCs w:val="20"/>
              </w:rPr>
            </w:pPr>
          </w:p>
        </w:tc>
        <w:tc>
          <w:tcPr>
            <w:tcW w:w="1310" w:type="dxa"/>
            <w:vAlign w:val="center"/>
          </w:tcPr>
          <w:p w14:paraId="39E63A70" w14:textId="77777777" w:rsidR="00807980" w:rsidRPr="000D7053" w:rsidRDefault="00807980" w:rsidP="00807980">
            <w:pPr>
              <w:spacing w:before="20" w:after="20"/>
              <w:jc w:val="center"/>
              <w:rPr>
                <w:sz w:val="20"/>
                <w:szCs w:val="20"/>
              </w:rPr>
            </w:pPr>
          </w:p>
        </w:tc>
        <w:tc>
          <w:tcPr>
            <w:tcW w:w="1309" w:type="dxa"/>
            <w:vAlign w:val="center"/>
          </w:tcPr>
          <w:p w14:paraId="505CA9E3" w14:textId="7FDC95C8" w:rsidR="00807980" w:rsidRPr="000D7053" w:rsidRDefault="00807980" w:rsidP="00807980">
            <w:pPr>
              <w:spacing w:before="20" w:after="20"/>
              <w:jc w:val="center"/>
              <w:rPr>
                <w:sz w:val="20"/>
                <w:szCs w:val="20"/>
              </w:rPr>
            </w:pPr>
            <w:r>
              <w:rPr>
                <w:sz w:val="20"/>
                <w:szCs w:val="20"/>
              </w:rPr>
              <w:t>X</w:t>
            </w:r>
          </w:p>
        </w:tc>
        <w:tc>
          <w:tcPr>
            <w:tcW w:w="1310" w:type="dxa"/>
            <w:vAlign w:val="center"/>
          </w:tcPr>
          <w:p w14:paraId="0DEE4315" w14:textId="77777777" w:rsidR="00807980" w:rsidRPr="000D7053" w:rsidRDefault="00807980" w:rsidP="00807980">
            <w:pPr>
              <w:spacing w:before="20" w:after="20"/>
              <w:jc w:val="center"/>
              <w:rPr>
                <w:sz w:val="20"/>
                <w:szCs w:val="20"/>
              </w:rPr>
            </w:pPr>
          </w:p>
        </w:tc>
        <w:tc>
          <w:tcPr>
            <w:tcW w:w="1309" w:type="dxa"/>
            <w:vAlign w:val="center"/>
          </w:tcPr>
          <w:p w14:paraId="08903966" w14:textId="77777777" w:rsidR="00807980" w:rsidRPr="000D7053" w:rsidRDefault="00807980" w:rsidP="00807980">
            <w:pPr>
              <w:spacing w:before="20" w:after="20"/>
              <w:jc w:val="center"/>
              <w:rPr>
                <w:sz w:val="20"/>
                <w:szCs w:val="20"/>
              </w:rPr>
            </w:pPr>
          </w:p>
        </w:tc>
        <w:tc>
          <w:tcPr>
            <w:tcW w:w="1401" w:type="dxa"/>
          </w:tcPr>
          <w:p w14:paraId="49C679B0" w14:textId="77777777" w:rsidR="00807980" w:rsidRPr="00CB5FA0" w:rsidRDefault="00807980" w:rsidP="00807980">
            <w:pPr>
              <w:spacing w:before="20" w:after="20"/>
              <w:jc w:val="center"/>
              <w:rPr>
                <w:sz w:val="20"/>
                <w:szCs w:val="20"/>
              </w:rPr>
            </w:pPr>
          </w:p>
        </w:tc>
      </w:tr>
      <w:tr w:rsidR="00B63CDE" w:rsidRPr="00CB5FA0" w14:paraId="3B72F886" w14:textId="77777777" w:rsidTr="00AC7B38">
        <w:trPr>
          <w:trHeight w:val="271"/>
        </w:trPr>
        <w:tc>
          <w:tcPr>
            <w:tcW w:w="4826" w:type="dxa"/>
          </w:tcPr>
          <w:p w14:paraId="702EC37E" w14:textId="4C6B1A4F" w:rsidR="0063731F" w:rsidRPr="000D7053" w:rsidRDefault="0063731F" w:rsidP="004517E9">
            <w:pPr>
              <w:spacing w:before="20" w:after="20"/>
              <w:rPr>
                <w:sz w:val="20"/>
                <w:szCs w:val="20"/>
              </w:rPr>
            </w:pPr>
            <w:r>
              <w:rPr>
                <w:sz w:val="20"/>
                <w:szCs w:val="20"/>
              </w:rPr>
              <w:t>Blood PK sampling</w:t>
            </w:r>
          </w:p>
        </w:tc>
        <w:tc>
          <w:tcPr>
            <w:tcW w:w="1330" w:type="dxa"/>
            <w:vAlign w:val="center"/>
          </w:tcPr>
          <w:p w14:paraId="4D0EBA66" w14:textId="77777777" w:rsidR="0063731F" w:rsidRPr="000D7053" w:rsidRDefault="0063731F" w:rsidP="004517E9">
            <w:pPr>
              <w:spacing w:before="20" w:after="20"/>
              <w:jc w:val="center"/>
              <w:rPr>
                <w:sz w:val="20"/>
                <w:szCs w:val="20"/>
              </w:rPr>
            </w:pPr>
          </w:p>
        </w:tc>
        <w:tc>
          <w:tcPr>
            <w:tcW w:w="1310" w:type="dxa"/>
            <w:vAlign w:val="center"/>
          </w:tcPr>
          <w:p w14:paraId="2499726A" w14:textId="77777777" w:rsidR="0063731F" w:rsidRPr="000D7053" w:rsidRDefault="0063731F" w:rsidP="004517E9">
            <w:pPr>
              <w:spacing w:before="20" w:after="20"/>
              <w:jc w:val="center"/>
              <w:rPr>
                <w:sz w:val="20"/>
                <w:szCs w:val="20"/>
              </w:rPr>
            </w:pPr>
          </w:p>
        </w:tc>
        <w:tc>
          <w:tcPr>
            <w:tcW w:w="1309" w:type="dxa"/>
            <w:vAlign w:val="center"/>
          </w:tcPr>
          <w:p w14:paraId="2DC70169"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468DD5C3"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4A4E71A8" w14:textId="08711AAC" w:rsidR="0063731F" w:rsidRPr="000D7053" w:rsidRDefault="00A767A9" w:rsidP="004517E9">
            <w:pPr>
              <w:spacing w:before="20" w:after="20"/>
              <w:jc w:val="center"/>
              <w:rPr>
                <w:sz w:val="20"/>
                <w:szCs w:val="20"/>
              </w:rPr>
            </w:pPr>
            <w:r>
              <w:rPr>
                <w:sz w:val="20"/>
                <w:szCs w:val="20"/>
              </w:rPr>
              <w:t>X</w:t>
            </w:r>
          </w:p>
        </w:tc>
        <w:tc>
          <w:tcPr>
            <w:tcW w:w="1401" w:type="dxa"/>
          </w:tcPr>
          <w:p w14:paraId="7DD0734F" w14:textId="77777777" w:rsidR="0063731F" w:rsidRPr="00CB5FA0" w:rsidRDefault="0063731F" w:rsidP="004517E9">
            <w:pPr>
              <w:spacing w:before="20" w:after="20"/>
              <w:jc w:val="center"/>
              <w:rPr>
                <w:sz w:val="20"/>
                <w:szCs w:val="20"/>
              </w:rPr>
            </w:pPr>
          </w:p>
        </w:tc>
      </w:tr>
      <w:tr w:rsidR="007E77D7" w:rsidRPr="00CB5FA0" w14:paraId="504ACB95" w14:textId="77777777" w:rsidTr="00AC7B38">
        <w:trPr>
          <w:trHeight w:val="271"/>
        </w:trPr>
        <w:tc>
          <w:tcPr>
            <w:tcW w:w="4826" w:type="dxa"/>
          </w:tcPr>
          <w:p w14:paraId="39D67584" w14:textId="6E41A29D" w:rsidR="007E77D7" w:rsidRPr="000D7053" w:rsidRDefault="007E77D7" w:rsidP="004517E9">
            <w:pPr>
              <w:spacing w:before="20" w:after="20"/>
              <w:rPr>
                <w:sz w:val="20"/>
                <w:szCs w:val="20"/>
              </w:rPr>
            </w:pPr>
            <w:commentRangeStart w:id="72"/>
            <w:r>
              <w:rPr>
                <w:sz w:val="20"/>
                <w:szCs w:val="20"/>
              </w:rPr>
              <w:t xml:space="preserve">Urine and Fecal sampling</w:t>
            </w:r>
            <w:commentRangeEnd w:id="72"/>
            <w:r>
              <w:rPr>
                <w:rStyle w:val="CommentReference"/>
              </w:rPr>
              <w:commentReference w:id="72"/>
            </w:r>
          </w:p>
        </w:tc>
        <w:tc>
          <w:tcPr>
            <w:tcW w:w="1330" w:type="dxa"/>
            <w:vAlign w:val="center"/>
          </w:tcPr>
          <w:p w14:paraId="73670E7C" w14:textId="77777777" w:rsidR="007E77D7" w:rsidRPr="000D7053" w:rsidRDefault="007E77D7" w:rsidP="004517E9">
            <w:pPr>
              <w:spacing w:before="20" w:after="20"/>
              <w:jc w:val="center"/>
              <w:rPr>
                <w:sz w:val="20"/>
                <w:szCs w:val="20"/>
              </w:rPr>
            </w:pPr>
          </w:p>
        </w:tc>
        <w:tc>
          <w:tcPr>
            <w:tcW w:w="1310" w:type="dxa"/>
            <w:vAlign w:val="center"/>
          </w:tcPr>
          <w:p w14:paraId="53A39A77" w14:textId="77777777" w:rsidR="007E77D7" w:rsidRPr="000D7053" w:rsidRDefault="007E77D7" w:rsidP="004517E9">
            <w:pPr>
              <w:spacing w:before="20" w:after="20"/>
              <w:jc w:val="center"/>
              <w:rPr>
                <w:sz w:val="20"/>
                <w:szCs w:val="20"/>
              </w:rPr>
            </w:pPr>
          </w:p>
        </w:tc>
        <w:tc>
          <w:tcPr>
            <w:tcW w:w="1309" w:type="dxa"/>
            <w:vAlign w:val="center"/>
          </w:tcPr>
          <w:p w14:paraId="4669A4F7" w14:textId="1B98E0D1" w:rsidR="007E77D7" w:rsidRPr="000D7053" w:rsidRDefault="007E77D7" w:rsidP="004517E9">
            <w:pPr>
              <w:spacing w:before="20" w:after="20"/>
              <w:jc w:val="center"/>
              <w:rPr>
                <w:sz w:val="20"/>
                <w:szCs w:val="20"/>
              </w:rPr>
            </w:pPr>
            <w:r>
              <w:rPr>
                <w:sz w:val="20"/>
                <w:szCs w:val="20"/>
              </w:rPr>
              <w:t>X</w:t>
            </w:r>
          </w:p>
        </w:tc>
        <w:tc>
          <w:tcPr>
            <w:tcW w:w="1310" w:type="dxa"/>
            <w:vAlign w:val="center"/>
          </w:tcPr>
          <w:p w14:paraId="5DEA7A7C" w14:textId="75A48185" w:rsidR="007E77D7" w:rsidRPr="000D7053" w:rsidRDefault="007E77D7" w:rsidP="004517E9">
            <w:pPr>
              <w:spacing w:before="20" w:after="20"/>
              <w:jc w:val="center"/>
              <w:rPr>
                <w:sz w:val="20"/>
                <w:szCs w:val="20"/>
              </w:rPr>
            </w:pPr>
            <w:r>
              <w:rPr>
                <w:sz w:val="20"/>
                <w:szCs w:val="20"/>
              </w:rPr>
              <w:t>X</w:t>
            </w:r>
          </w:p>
        </w:tc>
        <w:tc>
          <w:tcPr>
            <w:tcW w:w="1309" w:type="dxa"/>
            <w:vAlign w:val="center"/>
          </w:tcPr>
          <w:p w14:paraId="0769D053" w14:textId="7523C683" w:rsidR="007E77D7" w:rsidRPr="000D7053" w:rsidRDefault="007E77D7" w:rsidP="004517E9">
            <w:pPr>
              <w:spacing w:before="20" w:after="20"/>
              <w:jc w:val="center"/>
              <w:rPr>
                <w:sz w:val="20"/>
                <w:szCs w:val="20"/>
              </w:rPr>
            </w:pPr>
            <w:r>
              <w:rPr>
                <w:sz w:val="20"/>
                <w:szCs w:val="20"/>
              </w:rPr>
              <w:t>X</w:t>
            </w:r>
          </w:p>
        </w:tc>
        <w:tc>
          <w:tcPr>
            <w:tcW w:w="1401" w:type="dxa"/>
          </w:tcPr>
          <w:p w14:paraId="0169BB80" w14:textId="77777777" w:rsidR="007E77D7" w:rsidRPr="00CB5FA0" w:rsidRDefault="007E77D7" w:rsidP="004517E9">
            <w:pPr>
              <w:spacing w:before="20" w:after="20"/>
              <w:jc w:val="center"/>
              <w:rPr>
                <w:sz w:val="20"/>
                <w:szCs w:val="20"/>
              </w:rPr>
            </w:pPr>
          </w:p>
        </w:tc>
      </w:tr>
      <w:tr w:rsidR="00C048F0" w:rsidRPr="00CB5FA0" w14:paraId="2A96DA3F" w14:textId="77777777" w:rsidTr="00AC7B38">
        <w:trPr>
          <w:trHeight w:val="271"/>
        </w:trPr>
        <w:tc>
          <w:tcPr>
            <w:tcW w:w="4826" w:type="dxa"/>
          </w:tcPr>
          <w:p w14:paraId="6D9686F2" w14:textId="2A710971" w:rsidR="00C048F0" w:rsidRPr="000D7053" w:rsidRDefault="00250B5D" w:rsidP="004517E9">
            <w:pPr>
              <w:spacing w:before="20" w:after="20"/>
              <w:rPr>
                <w:sz w:val="20"/>
                <w:szCs w:val="20"/>
              </w:rPr>
            </w:pPr>
            <w:r>
              <w:rPr>
                <w:sz w:val="20"/>
                <w:szCs w:val="20"/>
              </w:rPr>
              <w:t>Vomit collection</w:t>
            </w:r>
          </w:p>
        </w:tc>
        <w:tc>
          <w:tcPr>
            <w:tcW w:w="1330" w:type="dxa"/>
            <w:vAlign w:val="center"/>
          </w:tcPr>
          <w:p w14:paraId="42C3E754" w14:textId="77777777" w:rsidR="00C048F0" w:rsidRPr="000D7053" w:rsidRDefault="00C048F0" w:rsidP="004517E9">
            <w:pPr>
              <w:spacing w:before="20" w:after="20"/>
              <w:jc w:val="center"/>
              <w:rPr>
                <w:sz w:val="20"/>
                <w:szCs w:val="20"/>
              </w:rPr>
            </w:pPr>
          </w:p>
        </w:tc>
        <w:tc>
          <w:tcPr>
            <w:tcW w:w="1310" w:type="dxa"/>
            <w:vAlign w:val="center"/>
          </w:tcPr>
          <w:p w14:paraId="708E4D44" w14:textId="77777777" w:rsidR="00C048F0" w:rsidRPr="000D7053" w:rsidRDefault="00C048F0" w:rsidP="004517E9">
            <w:pPr>
              <w:spacing w:before="20" w:after="20"/>
              <w:jc w:val="center"/>
              <w:rPr>
                <w:sz w:val="20"/>
                <w:szCs w:val="20"/>
              </w:rPr>
            </w:pPr>
          </w:p>
        </w:tc>
        <w:tc>
          <w:tcPr>
            <w:tcW w:w="1309" w:type="dxa"/>
            <w:vAlign w:val="center"/>
          </w:tcPr>
          <w:p w14:paraId="1E371C0C" w14:textId="13AEEA2E" w:rsidR="00C048F0" w:rsidRPr="000D7053" w:rsidRDefault="00250B5D" w:rsidP="004517E9">
            <w:pPr>
              <w:spacing w:before="20" w:after="20"/>
              <w:jc w:val="center"/>
              <w:rPr>
                <w:sz w:val="20"/>
                <w:szCs w:val="20"/>
              </w:rPr>
            </w:pPr>
            <w:r>
              <w:rPr>
                <w:sz w:val="20"/>
                <w:szCs w:val="20"/>
              </w:rPr>
              <w:t>X</w:t>
            </w:r>
          </w:p>
        </w:tc>
        <w:tc>
          <w:tcPr>
            <w:tcW w:w="1310" w:type="dxa"/>
            <w:vAlign w:val="center"/>
          </w:tcPr>
          <w:p w14:paraId="433BB307" w14:textId="4361F424" w:rsidR="00C048F0" w:rsidRPr="000D7053" w:rsidRDefault="00250B5D" w:rsidP="004517E9">
            <w:pPr>
              <w:spacing w:before="20" w:after="20"/>
              <w:jc w:val="center"/>
              <w:rPr>
                <w:sz w:val="20"/>
                <w:szCs w:val="20"/>
              </w:rPr>
            </w:pPr>
            <w:r>
              <w:rPr>
                <w:sz w:val="20"/>
                <w:szCs w:val="20"/>
              </w:rPr>
              <w:t>X</w:t>
            </w:r>
          </w:p>
        </w:tc>
        <w:tc>
          <w:tcPr>
            <w:tcW w:w="1309" w:type="dxa"/>
            <w:vAlign w:val="center"/>
          </w:tcPr>
          <w:p w14:paraId="644FF5FF" w14:textId="592233B1" w:rsidR="00C048F0" w:rsidRPr="000D7053" w:rsidRDefault="00250B5D" w:rsidP="004517E9">
            <w:pPr>
              <w:spacing w:before="20" w:after="20"/>
              <w:jc w:val="center"/>
              <w:rPr>
                <w:sz w:val="20"/>
                <w:szCs w:val="20"/>
              </w:rPr>
            </w:pPr>
            <w:r>
              <w:rPr>
                <w:sz w:val="20"/>
                <w:szCs w:val="20"/>
              </w:rPr>
              <w:t>X</w:t>
            </w:r>
          </w:p>
        </w:tc>
        <w:tc>
          <w:tcPr>
            <w:tcW w:w="1401" w:type="dxa"/>
          </w:tcPr>
          <w:p w14:paraId="6A9D2B66" w14:textId="77777777" w:rsidR="00C048F0" w:rsidRPr="00CB5FA0" w:rsidRDefault="00C048F0" w:rsidP="004517E9">
            <w:pPr>
              <w:spacing w:before="20" w:after="20"/>
              <w:jc w:val="center"/>
              <w:rPr>
                <w:sz w:val="20"/>
                <w:szCs w:val="20"/>
              </w:rPr>
            </w:pPr>
          </w:p>
        </w:tc>
      </w:tr>
      <w:tr w:rsidR="00B63CDE" w:rsidRPr="00CB5FA0" w14:paraId="5B68761A" w14:textId="77777777" w:rsidTr="00AC7B38">
        <w:trPr>
          <w:trHeight w:val="500"/>
        </w:trPr>
        <w:tc>
          <w:tcPr>
            <w:tcW w:w="4826" w:type="dxa"/>
          </w:tcPr>
          <w:p w14:paraId="44B50ACA" w14:textId="14D0A1D3" w:rsidR="0063731F" w:rsidRPr="000D7053" w:rsidRDefault="0063731F" w:rsidP="004517E9">
            <w:pPr>
              <w:spacing w:before="20" w:after="20"/>
              <w:rPr>
                <w:sz w:val="20"/>
                <w:szCs w:val="20"/>
              </w:rPr>
            </w:pPr>
            <w:r>
              <w:rPr>
                <w:sz w:val="20"/>
                <w:szCs w:val="20"/>
              </w:rPr>
              <w:t>Psychological Support Session during dosing</w:t>
            </w:r>
          </w:p>
        </w:tc>
        <w:tc>
          <w:tcPr>
            <w:tcW w:w="1330" w:type="dxa"/>
            <w:vAlign w:val="center"/>
          </w:tcPr>
          <w:p w14:paraId="706BC69D" w14:textId="77777777" w:rsidR="0063731F" w:rsidRPr="000D7053" w:rsidRDefault="0063731F" w:rsidP="004517E9">
            <w:pPr>
              <w:spacing w:before="20" w:after="20"/>
              <w:jc w:val="center"/>
              <w:rPr>
                <w:sz w:val="20"/>
                <w:szCs w:val="20"/>
              </w:rPr>
            </w:pPr>
          </w:p>
        </w:tc>
        <w:tc>
          <w:tcPr>
            <w:tcW w:w="1310" w:type="dxa"/>
            <w:vAlign w:val="center"/>
          </w:tcPr>
          <w:p w14:paraId="32666E35" w14:textId="77777777" w:rsidR="0063731F" w:rsidRPr="000D7053" w:rsidRDefault="0063731F" w:rsidP="004517E9">
            <w:pPr>
              <w:spacing w:before="20" w:after="20"/>
              <w:jc w:val="center"/>
              <w:rPr>
                <w:sz w:val="20"/>
                <w:szCs w:val="20"/>
              </w:rPr>
            </w:pPr>
          </w:p>
        </w:tc>
        <w:tc>
          <w:tcPr>
            <w:tcW w:w="1309" w:type="dxa"/>
            <w:vAlign w:val="center"/>
          </w:tcPr>
          <w:p w14:paraId="1E9EAAC4"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4809EDEE" w14:textId="77777777" w:rsidR="0063731F" w:rsidRPr="000D7053" w:rsidRDefault="0063731F" w:rsidP="004517E9">
            <w:pPr>
              <w:spacing w:before="20" w:after="20"/>
              <w:jc w:val="center"/>
              <w:rPr>
                <w:sz w:val="20"/>
                <w:szCs w:val="20"/>
              </w:rPr>
            </w:pPr>
          </w:p>
        </w:tc>
        <w:tc>
          <w:tcPr>
            <w:tcW w:w="1309" w:type="dxa"/>
            <w:vAlign w:val="center"/>
          </w:tcPr>
          <w:p w14:paraId="3FF99D4D" w14:textId="77777777" w:rsidR="0063731F" w:rsidRPr="000D7053" w:rsidRDefault="0063731F" w:rsidP="004517E9">
            <w:pPr>
              <w:spacing w:before="20" w:after="20"/>
              <w:jc w:val="center"/>
              <w:rPr>
                <w:sz w:val="20"/>
                <w:szCs w:val="20"/>
              </w:rPr>
            </w:pPr>
          </w:p>
        </w:tc>
        <w:tc>
          <w:tcPr>
            <w:tcW w:w="1401" w:type="dxa"/>
          </w:tcPr>
          <w:p w14:paraId="4FF0569D" w14:textId="77777777" w:rsidR="0063731F" w:rsidRPr="00FE3155" w:rsidRDefault="0063731F" w:rsidP="004517E9">
            <w:pPr>
              <w:spacing w:before="20" w:after="20"/>
              <w:jc w:val="center"/>
              <w:rPr>
                <w:sz w:val="20"/>
                <w:szCs w:val="20"/>
                <w:highlight w:val="yellow"/>
              </w:rPr>
            </w:pPr>
          </w:p>
        </w:tc>
      </w:tr>
      <w:tr w:rsidR="00B63CDE" w:rsidRPr="00CB5FA0" w14:paraId="3BF1A41E" w14:textId="77777777" w:rsidTr="00AC7B38">
        <w:trPr>
          <w:trHeight w:val="489"/>
        </w:trPr>
        <w:tc>
          <w:tcPr>
            <w:tcW w:w="4826" w:type="dxa"/>
          </w:tcPr>
          <w:p w14:paraId="5187B58F" w14:textId="22DCE802" w:rsidR="0063731F" w:rsidRPr="000D7053" w:rsidRDefault="0063731F" w:rsidP="004517E9">
            <w:pPr>
              <w:spacing w:before="20" w:after="20"/>
              <w:rPr>
                <w:sz w:val="20"/>
                <w:szCs w:val="20"/>
              </w:rPr>
            </w:pPr>
            <w:r>
              <w:rPr>
                <w:sz w:val="20"/>
                <w:szCs w:val="20"/>
              </w:rPr>
              <w:t>Post-Dose Psychological Support Session</w:t>
            </w:r>
          </w:p>
        </w:tc>
        <w:tc>
          <w:tcPr>
            <w:tcW w:w="1330" w:type="dxa"/>
            <w:vAlign w:val="center"/>
          </w:tcPr>
          <w:p w14:paraId="5E4D214A" w14:textId="77777777" w:rsidR="0063731F" w:rsidRPr="000D7053" w:rsidRDefault="0063731F" w:rsidP="004517E9">
            <w:pPr>
              <w:spacing w:before="20" w:after="20"/>
              <w:jc w:val="center"/>
              <w:rPr>
                <w:sz w:val="20"/>
                <w:szCs w:val="20"/>
              </w:rPr>
            </w:pPr>
          </w:p>
        </w:tc>
        <w:tc>
          <w:tcPr>
            <w:tcW w:w="1310" w:type="dxa"/>
            <w:vAlign w:val="center"/>
          </w:tcPr>
          <w:p w14:paraId="7B0CE66A" w14:textId="77777777" w:rsidR="0063731F" w:rsidRPr="000D7053" w:rsidRDefault="0063731F" w:rsidP="004517E9">
            <w:pPr>
              <w:spacing w:before="20" w:after="20"/>
              <w:jc w:val="center"/>
              <w:rPr>
                <w:sz w:val="20"/>
                <w:szCs w:val="20"/>
              </w:rPr>
            </w:pPr>
          </w:p>
        </w:tc>
        <w:tc>
          <w:tcPr>
            <w:tcW w:w="1309" w:type="dxa"/>
            <w:vAlign w:val="center"/>
          </w:tcPr>
          <w:p w14:paraId="38F0767B" w14:textId="77777777" w:rsidR="0063731F" w:rsidRPr="000D7053" w:rsidRDefault="0063731F" w:rsidP="004517E9">
            <w:pPr>
              <w:spacing w:before="20" w:after="20"/>
              <w:jc w:val="center"/>
              <w:rPr>
                <w:sz w:val="20"/>
                <w:szCs w:val="20"/>
              </w:rPr>
            </w:pPr>
          </w:p>
        </w:tc>
        <w:tc>
          <w:tcPr>
            <w:tcW w:w="1310" w:type="dxa"/>
            <w:vAlign w:val="center"/>
          </w:tcPr>
          <w:p w14:paraId="7BFE295E"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6085EF6F" w14:textId="77777777" w:rsidR="0063731F" w:rsidRPr="000D7053" w:rsidRDefault="0063731F" w:rsidP="004517E9">
            <w:pPr>
              <w:spacing w:before="20" w:after="20"/>
              <w:jc w:val="center"/>
              <w:rPr>
                <w:sz w:val="20"/>
                <w:szCs w:val="20"/>
              </w:rPr>
            </w:pPr>
          </w:p>
        </w:tc>
        <w:tc>
          <w:tcPr>
            <w:tcW w:w="1401" w:type="dxa"/>
          </w:tcPr>
          <w:p w14:paraId="1A6D9947" w14:textId="77777777" w:rsidR="0063731F" w:rsidRPr="00FE3155" w:rsidRDefault="0063731F" w:rsidP="004517E9">
            <w:pPr>
              <w:spacing w:before="20" w:after="20"/>
              <w:jc w:val="center"/>
              <w:rPr>
                <w:sz w:val="20"/>
                <w:szCs w:val="20"/>
                <w:highlight w:val="yellow"/>
              </w:rPr>
            </w:pPr>
          </w:p>
        </w:tc>
      </w:tr>
      <w:tr w:rsidR="007E77D7" w:rsidRPr="00CB5FA0" w14:paraId="52A154EE" w14:textId="77777777" w:rsidTr="00AC7B38">
        <w:trPr>
          <w:trHeight w:val="271"/>
        </w:trPr>
        <w:tc>
          <w:tcPr>
            <w:tcW w:w="12795" w:type="dxa"/>
            <w:gridSpan w:val="7"/>
          </w:tcPr>
          <w:p w14:paraId="41081B32" w14:textId="59F0B77E" w:rsidR="007E77D7" w:rsidRPr="00FE3155" w:rsidRDefault="007E77D7" w:rsidP="004517E9">
            <w:pPr>
              <w:spacing w:before="20" w:after="20"/>
              <w:jc w:val="center"/>
              <w:rPr>
                <w:b/>
                <w:bCs/>
                <w:i/>
                <w:iCs/>
                <w:sz w:val="20"/>
                <w:szCs w:val="20"/>
              </w:rPr>
            </w:pPr>
            <w:r>
              <w:rPr>
                <w:b/>
                <w:bCs/>
                <w:i/>
                <w:iCs/>
                <w:sz w:val="20"/>
                <w:szCs w:val="20"/>
              </w:rPr>
              <w:t>Ongoing participant review</w:t>
            </w:r>
          </w:p>
        </w:tc>
      </w:tr>
    </w:tbl>
    <w:tbl>
      <w:tblPr>
        <w:tblStyle w:val="TableGrid"/>
        <w:tblW w:w="12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7980"/>
      </w:tblGrid>
      <w:tr w:rsidR="00B63CDE" w:rsidRPr="00CB5FA0" w14:paraId="00206CA6" w14:textId="77777777" w:rsidTr="00632FBF">
        <w:trPr>
          <w:trHeight w:val="347"/>
        </w:trPr>
        <w:tc>
          <w:tcPr>
            <w:tcW w:w="4815" w:type="dxa"/>
          </w:tcPr>
          <w:p w14:paraId="12440C33" w14:textId="77777777" w:rsidR="00B63CDE" w:rsidRPr="00CB5FA0" w:rsidRDefault="00B63CDE" w:rsidP="004517E9">
            <w:pPr>
              <w:spacing w:before="60" w:after="60"/>
              <w:rPr>
                <w:sz w:val="20"/>
                <w:szCs w:val="20"/>
              </w:rPr>
            </w:pPr>
            <w:r>
              <w:rPr>
                <w:sz w:val="20"/>
                <w:szCs w:val="20"/>
              </w:rPr>
              <w:t>AE Monitoring</w:t>
            </w:r>
          </w:p>
        </w:tc>
        <w:tc>
          <w:tcPr>
            <w:tcW w:w="7980" w:type="dxa"/>
          </w:tcPr>
          <w:p w14:paraId="4F8049E7" w14:textId="4D914AD7" w:rsidR="00B63CDE" w:rsidRPr="00CB5FA0" w:rsidRDefault="00B63CDE" w:rsidP="004517E9">
            <w:pPr>
              <w:spacing w:before="20" w:after="20"/>
              <w:jc w:val="center"/>
              <w:rPr>
                <w:sz w:val="20"/>
                <w:szCs w:val="20"/>
              </w:rPr>
            </w:pPr>
            <w:r>
              <w:rPr>
                <w:sz w:val="20"/>
                <w:szCs w:val="20"/>
              </w:rPr>
              <w:t>X</w:t>
            </w:r>
          </w:p>
        </w:tc>
      </w:tr>
      <w:tr w:rsidR="00B63CDE" w:rsidRPr="00CB5FA0" w14:paraId="228BD5E3" w14:textId="77777777" w:rsidTr="00632FBF">
        <w:trPr>
          <w:trHeight w:val="500"/>
        </w:trPr>
        <w:tc>
          <w:tcPr>
            <w:tcW w:w="4815" w:type="dxa"/>
          </w:tcPr>
          <w:p w14:paraId="76F4D7A5" w14:textId="77777777" w:rsidR="00B63CDE" w:rsidRPr="00CB5FA0" w:rsidRDefault="00B63CDE" w:rsidP="004517E9">
            <w:pPr>
              <w:spacing w:before="20" w:after="20"/>
              <w:rPr>
                <w:sz w:val="20"/>
                <w:szCs w:val="20"/>
              </w:rPr>
            </w:pPr>
            <w:r>
              <w:rPr>
                <w:sz w:val="20"/>
                <w:szCs w:val="20"/>
              </w:rPr>
              <w:t>Concomitant Medication Usage Recording / Review</w:t>
            </w:r>
          </w:p>
        </w:tc>
        <w:tc>
          <w:tcPr>
            <w:tcW w:w="7980" w:type="dxa"/>
            <w:vAlign w:val="center"/>
          </w:tcPr>
          <w:p w14:paraId="27CC381C" w14:textId="21194704" w:rsidR="00B63CDE" w:rsidRPr="00CB5FA0" w:rsidRDefault="007E77D7" w:rsidP="004517E9">
            <w:pPr>
              <w:spacing w:before="20" w:after="20"/>
              <w:jc w:val="center"/>
              <w:rPr>
                <w:sz w:val="20"/>
                <w:szCs w:val="20"/>
              </w:rPr>
            </w:pPr>
            <w:r>
              <w:rPr>
                <w:sz w:val="20"/>
                <w:szCs w:val="20"/>
              </w:rPr>
              <w:t>X</w:t>
            </w:r>
          </w:p>
        </w:tc>
      </w:tr>
    </w:tbl>
    <w:p w14:paraId="78FF9FB6" w14:textId="266B2BA1" w:rsidR="00F71A67" w:rsidRPr="00CB5FA0" w:rsidRDefault="00F71A67" w:rsidP="00F71A67">
      <w:pPr>
        <w:spacing w:before="60" w:after="40"/>
        <w:rPr>
          <w:rFonts w:eastAsia="Calibri"/>
          <w:sz w:val="20"/>
          <w:szCs w:val="20"/>
        </w:rPr>
      </w:pPr>
      <w:r>
        <w:rPr>
          <w:rFonts w:eastAsia="Calibri"/>
          <w:sz w:val="20"/>
          <w:szCs w:val="20"/>
        </w:rPr>
        <w:t xml:space="preserve">Abbreviations: ACE – Adverse Childhood Experiences; AE – adverse event; C-SSRS – Columbia-Suicide Severity Rating Scale; C-SSRS-SLV – Columbia Suicide Severity Rating Scale – Since Last Visit; ECG – electrocardiogram; PK – pharmacokinetics.</w:t>
      </w:r>
    </w:p>
    <w:p w14:paraId="60E9DD3A" w14:textId="5B51282B" w:rsidR="00FA00FD" w:rsidRPr="00A25186" w:rsidRDefault="00F71A67" w:rsidP="00A25186">
      <w:pPr>
        <w:tabs>
          <w:tab w:val="left" w:pos="360"/>
        </w:tabs>
        <w:autoSpaceDE w:val="0"/>
        <w:autoSpaceDN w:val="0"/>
        <w:spacing w:before="40" w:after="40"/>
        <w:ind w:right="116"/>
        <w:rPr>
          <w:sz w:val="20"/>
          <w:szCs w:val="20"/>
        </w:rPr>
      </w:pPr>
      <w:r>
        <w:rPr>
          <w:sz w:val="20"/>
        </w:rPr>
        <w:t xml:space="preserve">Screening Period will be up to 28 days duration (Day -28 to -2), participants will be seen at the research clinic for screening procedures, individual assessment (psychiatric interview) and a pre-dose psychological support session (with the Lead and Assistant Session Monitors). The pre-dose psychological support session should be performed only after the participant is otherwise confirmed to be eligible. The pre-dose session should be scheduled with sufficient time (at least a week), to perform the session and allow Investigator and Session Monitors review of results to confirm the participant remains eligible or should be excluded from dosing if an exclusionary criterion is met.    </w:t>
      </w:r>
      <w:r>
        <w:rPr>
          <w:sz w:val="20"/>
          <w:szCs w:val="20"/>
        </w:rPr>
        <w:tab/>
      </w:r>
    </w:p>
    <w:p w14:paraId="2A047523" w14:textId="31533A21" w:rsidR="00F71A67" w:rsidRPr="00FA00FD" w:rsidRDefault="00F71A67" w:rsidP="00FA00FD">
      <w:pPr>
        <w:tabs>
          <w:tab w:val="left" w:pos="360"/>
        </w:tabs>
        <w:autoSpaceDE w:val="0"/>
        <w:autoSpaceDN w:val="0"/>
        <w:spacing w:before="40" w:after="40"/>
        <w:ind w:left="360" w:right="116"/>
        <w:rPr>
          <w:sz w:val="20"/>
          <w:szCs w:val="20"/>
        </w:rPr>
      </w:pPr>
      <w:r>
        <w:rPr>
          <w:sz w:val="20"/>
          <w:szCs w:val="20"/>
        </w:rPr>
        <w:t xml:space="preserve">A follow-up telephone or video call safety assessment will occur within 7 to 10 days (Days 8 to 11) following the Day 1 dosing.</w:t>
      </w:r>
    </w:p>
    <w:p w14:paraId="080E94FD" w14:textId="74E01913" w:rsidR="00F71A67" w:rsidRPr="00CB5FA0" w:rsidRDefault="00F71A67" w:rsidP="00F71A67">
      <w:pPr>
        <w:tabs>
          <w:tab w:val="left" w:pos="360"/>
        </w:tabs>
        <w:autoSpaceDE w:val="0"/>
        <w:autoSpaceDN w:val="0"/>
        <w:spacing w:before="40" w:after="40"/>
        <w:ind w:left="360" w:right="116" w:hanging="241"/>
        <w:rPr>
          <w:sz w:val="20"/>
          <w:szCs w:val="20"/>
        </w:rPr>
      </w:pPr>
      <w:r>
        <w:rPr>
          <w:sz w:val="20"/>
          <w:highlight w:val="yellow"/>
        </w:rPr>
        <w:t xml:space="preserve">For timepoints with multiple assessments, the ECG will be collected first, then vital signs, then the PK blood draw (the PK sample should be collected at the scheduled time post-dose, </w:t>
      </w:r>
      <w:r>
        <w:rPr>
          <w:sz w:val="20"/>
          <w:szCs w:val="20"/>
          <w:highlight w:val="yellow"/>
        </w:rPr>
        <w:t>other procedures should be done as close as possible to the scheduled time point</w:t>
      </w:r>
      <w:r>
        <w:rPr>
          <w:sz w:val="20"/>
          <w:highlight w:val="yellow"/>
        </w:rPr>
        <w:t>).</w:t>
      </w:r>
    </w:p>
    <w:p w14:paraId="76442D7B" w14:textId="4043A783" w:rsidR="003C07DF" w:rsidRDefault="003C07DF" w:rsidP="008D10F4">
      <w:pPr>
        <w:tabs>
          <w:tab w:val="left" w:pos="360"/>
        </w:tabs>
        <w:autoSpaceDE w:val="0"/>
        <w:autoSpaceDN w:val="0"/>
        <w:spacing w:before="40" w:after="40"/>
        <w:ind w:left="360" w:right="116" w:hanging="241"/>
        <w:rPr>
          <w:sz w:val="20"/>
          <w:szCs w:val="20"/>
        </w:rPr>
      </w:pPr>
      <w:r>
        <w:rPr>
          <w:sz w:val="20"/>
          <w:szCs w:val="20"/>
        </w:rPr>
        <w:lastRenderedPageBreak/>
      </w:r>
      <w:commentRangeStart w:id="78"/>
      <w:r>
        <w:rPr>
          <w:sz w:val="20"/>
          <w:szCs w:val="20"/>
        </w:rPr>
        <w:t xml:space="preserve">A blood (or saliva) sample will be taken on Day -1</w:t>
      </w:r>
      <w:commentRangeEnd w:id="78"/>
      <w:r>
        <w:rPr>
          <w:rStyle w:val="CommentReference"/>
        </w:rPr>
        <w:commentReference w:id="78"/>
      </w:r>
      <w:r>
        <w:rPr>
          <w:sz w:val="20"/>
          <w:szCs w:val="20"/>
        </w:rPr>
        <w:t xml:space="preserve"> for optional pharmacogenetic testing </w:t>
      </w:r>
    </w:p>
    <w:p w14:paraId="00D3B80A" w14:textId="5265B9FD" w:rsidR="00F71A67" w:rsidRPr="00CB5FA0" w:rsidRDefault="00F71A67" w:rsidP="008D10F4">
      <w:pPr>
        <w:tabs>
          <w:tab w:val="left" w:pos="360"/>
        </w:tabs>
        <w:autoSpaceDE w:val="0"/>
        <w:autoSpaceDN w:val="0"/>
        <w:spacing w:before="40" w:after="40"/>
        <w:ind w:left="360" w:right="116" w:hanging="241"/>
        <w:rPr>
          <w:sz w:val="20"/>
          <w:szCs w:val="20"/>
        </w:rPr>
      </w:pPr>
      <w:r>
        <w:rPr>
          <w:sz w:val="20"/>
          <w:szCs w:val="20"/>
        </w:rPr>
        <w:t xml:space="preserve">A complete physical examination will be performed at Screening and on Day 2. Body weight and height will be measured, and BMI calculated at Screening only. An abbreviated physical examination will be performed on Day -1: evaluation of general appearance, lungs, heart and musculoskeletal system, and any other symptom-directed system.</w:t>
      </w:r>
    </w:p>
    <w:p w14:paraId="55480F01" w14:textId="792994F0" w:rsidR="00F71A67" w:rsidRPr="00CB5FA0" w:rsidRDefault="00F71A67" w:rsidP="00F71A67">
      <w:pPr>
        <w:tabs>
          <w:tab w:val="left" w:pos="360"/>
          <w:tab w:val="left" w:pos="7132"/>
        </w:tabs>
        <w:autoSpaceDE w:val="0"/>
        <w:autoSpaceDN w:val="0"/>
        <w:spacing w:before="40" w:after="40"/>
        <w:ind w:left="360" w:right="114" w:hanging="241"/>
        <w:rPr>
          <w:sz w:val="20"/>
          <w:szCs w:val="20"/>
        </w:rPr>
      </w:pPr>
      <w:r>
        <w:rPr>
          <w:sz w:val="20"/>
          <w:szCs w:val="20"/>
        </w:rPr>
        <w:t xml:space="preserve">Vital signs measurements include BP, pulse rate, oral temperature and respiratory rate. </w:t>
      </w:r>
      <w:del w:id="9078" w:author="Tairan Yang" w:date="2026-10-13T12:00:00Z">
        <w:r>
          <w:rPr>
            <w:sz w:val="20"/>
            <w:szCs w:val="20"/>
          </w:rPr>
          <w:delText xml:space="preserve">BP and pulse rate will be measured in either the supine position, or supine </w:delText>
        </w:r>
      </w:del>
      <w:ins w:id="9079" w:author="Tairan Yang" w:date="2026-10-13T12:00:00Z">
        <w:r>
          <w:rPr>
            <w:sz w:val="20"/>
            <w:szCs w:val="20"/>
          </w:rPr>
          <w:t xml:space="preserve">BP and pulse rate will be measured in the supine position</w:t>
        </w:r>
      </w:ins>
      <w:commentRangeStart w:id="43"/>
      <w:commentRangeStart w:id="74"/>
      <w:del w:id="9080" w:author="Tairan Yang" w:date="2026-10-13T12:00:00Z">
        <w:r>
          <w:rPr>
            <w:sz w:val="20"/>
            <w:szCs w:val="20"/>
          </w:rPr>
          <w:delText xml:space="preserve">and standing positions to assess orthostatic hypotension</w:delText>
        </w:r>
      </w:del>
      <w:commentRangeEnd w:id="74"/>
      <w:commentRangeEnd w:id="43"/>
      <w:r>
        <w:rPr>
          <w:rStyle w:val="CommentReference"/>
        </w:rPr>
        <w:commentReference w:id="43"/>
      </w:r>
      <w:r>
        <w:rPr>
          <w:rStyle w:val="CommentReference"/>
        </w:rPr>
        <w:commentReference w:id="74"/>
      </w:r>
      <w:del w:id="9081" w:author="Tairan Yang" w:date="2026-10-13T12:00:00Z">
        <w:r>
          <w:rPr>
            <w:sz w:val="20"/>
            <w:szCs w:val="20"/>
          </w:rPr>
          <w:delText xml:space="preserve">.  Supine BP and pulse rate will be recorded after the participant has rested for at least 5 min. Standing recordings will be made after supine recordings and after participants have been in the standing position for 3 minutes. Respiratory rate measurements</w:delText>
        </w:r>
      </w:del>
      <w:ins w:id="9082" w:author="Tairan Yang" w:date="2026-10-13T12:00:00Z">
        <w:r>
          <w:rPr>
            <w:sz w:val="20"/>
            <w:szCs w:val="20"/>
          </w:rPr>
          <w:t xml:space="preserve">. Supine BP and pulse rate will be recorded after the participant has rested for at least 5 min. Respiratory rate measurements</w:t>
        </w:r>
      </w:ins>
      <w:r>
        <w:rPr>
          <w:sz w:val="20"/>
          <w:szCs w:val="20"/>
        </w:rPr>
        <w:t xml:space="preserve"> will be obtained after participants have rested in the supine position for at least 5 minutes.</w:t>
      </w:r>
      <w:r>
        <w:rPr>
          <w:sz w:val="20"/>
          <w:szCs w:val="20"/>
          <w:vertAlign w:val="superscript"/>
        </w:rPr>
        <w:t xml:space="preserve"> </w:t>
      </w:r>
    </w:p>
    <w:p w14:paraId="48747C1F" w14:textId="1E4DCF13" w:rsidR="00F71A67" w:rsidRPr="005A1EDB" w:rsidRDefault="00F71A67" w:rsidP="00F71A67">
      <w:pPr>
        <w:tabs>
          <w:tab w:val="left" w:pos="360"/>
          <w:tab w:val="left" w:pos="7132"/>
        </w:tabs>
        <w:autoSpaceDE w:val="0"/>
        <w:autoSpaceDN w:val="0"/>
        <w:spacing w:before="40" w:after="40"/>
        <w:ind w:left="360" w:right="114" w:hanging="241"/>
        <w:rPr>
          <w:sz w:val="20"/>
        </w:rPr>
      </w:pPr>
      <w:r>
        <w:rPr>
          <w:sz w:val="20"/>
          <w:szCs w:val="20"/>
        </w:rPr>
        <w:t xml:space="preserve">At Screening, </w:t>
      </w:r>
      <w:commentRangeStart w:id="75"/>
      <w:del w:id="9083" w:author="Tairan Yang" w:date="2026-10-13T12:00:00Z">
        <w:r>
          <w:rPr>
            <w:sz w:val="20"/>
          </w:rPr>
          <w:delText xml:space="preserve">supine and standing BP, supine and standing pulse rate, oral temperature and respiratory rate will be measured. On Day -1, vital sign measurements will be taken during check-in procedures for inclusion criteria #</w:delText>
        </w:r>
      </w:del>
      <w:ins w:id="9084" w:author="Tairan Yang" w:date="2026-10-13T12:00:00Z">
        <w:r>
          <w:rPr>
            <w:sz w:val="20"/>
          </w:rPr>
          <w:t xml:space="preserve">supine BP, supine pulse rate, oral temperature and respiratory rate will be measured. On Day -1, vital sign measurements will be taken during check-in procedures for eligibility assessment (exclusion criterion #</w:t>
        </w:r>
      </w:ins>
      <w:commentRangeEnd w:id="75"/>
      <w:r>
        <w:rPr>
          <w:rStyle w:val="CommentReference"/>
        </w:rPr>
        <w:commentReference w:id="75"/>
      </w:r>
      <w:r>
        <w:rPr>
          <w:sz w:val="20"/>
        </w:rPr>
        <w:fldChar w:fldCharType="begin"/>
        <w:instrText xml:space="preserve"> REF _Ref213402730 \r \h </w:instrText>
        <w:fldChar w:fldCharType="separate"/>
        <w:t>8</w:t>
        <w:fldChar w:fldCharType="end"/>
      </w:r>
      <w:del w:id="9085" w:author="Tairan Yang" w:date="2026-10-13T12:00:00Z">
        <w:r>
          <w:rPr>
            <w:sz w:val="20"/>
          </w:rPr>
          <w:delText xml:space="preserve"> assessment. On Day 1, supine and standing BP, supine and standing pulse rate, oral temperature and respiratory rate will be measured pre-dose (within 0.5 h) and at 0.5, 1.0, 4.0, and 8.0 hours post-dose. </w:delText>
        </w:r>
      </w:del>
      <w:ins w:id="9086" w:author="Tairan Yang" w:date="2026-10-13T12:00:00Z">
        <w:r>
          <w:rPr>
            <w:sz w:val="20"/>
          </w:rPr>
          <w:t xml:space="preserve">). On Day 1, supine BP, supine pulse rate, oral temperature and respiratory rate will be measured pre-dose (within 1 h) and at 1, 2, 4, and 8 hours post-dose. </w:t>
        </w:r>
      </w:ins>
      <w:del w:id="9087" w:author="Tairan Yang" w:date="2026-10-13T12:00:00Z">
        <w:r>
          <w:rPr>
            <w:sz w:val="20"/>
            <w:szCs w:val="20"/>
          </w:rPr>
          <w:delText xml:space="preserve">The post-dose standing BP readings will only be done if it is safe and feasible to do so. </w:delText>
        </w:r>
      </w:del>
      <w:r>
        <w:rPr>
          <w:sz w:val="20"/>
        </w:rPr>
        <w:t xml:space="preserve">On Day 2, supine BP, supine pulse rate, oral temperature and respiratory rate will be measured at 24 hours post-dose.</w:t>
      </w:r>
      <w:ins w:id="9088" w:author="Tairan Yang" w:date="2026-10-13T12:00:00Z">
        <w:r>
          <w:rPr>
            <w:sz w:val="20"/>
          </w:rPr>
          <w:t xml:space="preserve"> Vital signs will also be measured prior to discharge from the CRU (Day 4 to Day 7).</w:t>
        </w:r>
      </w:ins>
      <w:r>
        <w:rPr>
          <w:sz w:val="20"/>
          <w:szCs w:val="20"/>
        </w:rPr>
        <w:t xml:space="preserve"> All collection timepoints are </w:t>
      </w:r>
      <w:r>
        <w:rPr>
          <w:sz w:val="20"/>
        </w:rPr>
        <w:t>±10 min.</w:t>
      </w:r>
    </w:p>
    <w:p w14:paraId="37CA7FA3" w14:textId="5872AC48" w:rsidR="00F71A67" w:rsidRPr="00CB5FA0" w:rsidRDefault="00F71A67" w:rsidP="00F71A67">
      <w:pPr>
        <w:tabs>
          <w:tab w:val="left" w:pos="360"/>
        </w:tabs>
        <w:autoSpaceDE w:val="0"/>
        <w:autoSpaceDN w:val="0"/>
        <w:spacing w:before="40" w:after="40"/>
        <w:ind w:left="360" w:right="116" w:hanging="241"/>
        <w:rPr>
          <w:sz w:val="20"/>
          <w:szCs w:val="20"/>
        </w:rPr>
      </w:pPr>
      <w:commentRangeStart w:id="77"/>
      <w:r>
        <w:rPr>
          <w:sz w:val="20"/>
        </w:rPr>
        <w:t xml:space="preserve">Blood sample for serum TSH</w:t>
      </w:r>
      <w:commentRangeEnd w:id="77"/>
      <w:r>
        <w:rPr>
          <w:rStyle w:val="CommentReference"/>
        </w:rPr>
        <w:commentReference w:id="77"/>
      </w:r>
      <w:r>
        <w:rPr>
          <w:sz w:val="20"/>
        </w:rPr>
        <w:t xml:space="preserve"> will be obtained at Screening and prior to discharge from the CRU (between Day 4- 7).</w:t>
      </w:r>
    </w:p>
    <w:p w14:paraId="6E8F69E7" w14:textId="4D0C4C7D" w:rsidR="00F71A67" w:rsidRPr="00CB5FA0" w:rsidRDefault="00F71A67" w:rsidP="00F71A67">
      <w:pPr>
        <w:tabs>
          <w:tab w:val="left" w:pos="360"/>
        </w:tabs>
        <w:autoSpaceDE w:val="0"/>
        <w:autoSpaceDN w:val="0"/>
        <w:spacing w:before="40" w:after="40"/>
        <w:ind w:left="360" w:hanging="241"/>
        <w:rPr>
          <w:sz w:val="20"/>
        </w:rPr>
      </w:pPr>
      <w:r>
        <w:rPr>
          <w:sz w:val="20"/>
        </w:rPr>
        <w:t xml:space="preserve">Urine dipsticks may be used on Day -1 for drugs of abuse testing. A breathalyser may be used on Day -1 for alcohol testing.</w:t>
      </w:r>
    </w:p>
    <w:p w14:paraId="0EDEAD05" w14:textId="79E6C42D" w:rsidR="00F71A67" w:rsidRPr="00CB5FA0" w:rsidRDefault="00F71A67" w:rsidP="00F71A67">
      <w:pPr>
        <w:tabs>
          <w:tab w:val="left" w:pos="360"/>
        </w:tabs>
        <w:autoSpaceDE w:val="0"/>
        <w:autoSpaceDN w:val="0"/>
        <w:spacing w:before="40" w:after="40"/>
        <w:ind w:left="360" w:hanging="241"/>
        <w:rPr>
          <w:sz w:val="20"/>
        </w:rPr>
      </w:pPr>
      <w:r>
        <w:rPr>
          <w:sz w:val="20"/>
        </w:rPr>
        <w:t xml:space="preserve">The ACE questionnaire will be administered </w:t>
      </w:r>
      <w:r>
        <w:rPr>
          <w:sz w:val="20"/>
          <w:szCs w:val="20"/>
        </w:rPr>
        <w:t>during the psychiatric interview by the psychiatrist</w:t>
      </w:r>
      <w:r>
        <w:rPr>
          <w:sz w:val="20"/>
        </w:rPr>
        <w:t xml:space="preserve"> and will be used to determine participant suitability per exclusion #</w:t>
        <w:fldChar w:fldCharType="begin"/>
        <w:instrText xml:space="preserve"> REF _Ref213402809 \r \h </w:instrText>
        <w:fldChar w:fldCharType="separate"/>
        <w:t>2</w:t>
        <w:fldChar w:fldCharType="end"/>
        <w:t xml:space="preserve"> </w:t>
      </w:r>
    </w:p>
    <w:p w14:paraId="0FA05417" w14:textId="14B4E4B1" w:rsidR="00F71A67" w:rsidRPr="00CB5FA0" w:rsidRDefault="00F71A67" w:rsidP="00F71A67">
      <w:pPr>
        <w:tabs>
          <w:tab w:val="left" w:pos="360"/>
        </w:tabs>
        <w:autoSpaceDE w:val="0"/>
        <w:autoSpaceDN w:val="0"/>
        <w:spacing w:before="40" w:after="40"/>
        <w:ind w:left="360" w:hanging="241"/>
        <w:rPr>
          <w:sz w:val="20"/>
        </w:rPr>
      </w:pPr>
      <w:r>
        <w:rPr>
          <w:sz w:val="20"/>
          <w:szCs w:val="20"/>
        </w:rPr>
        <w:t xml:space="preserve">Structured psychiatric interview will be done by the study psychiatrist and the MINI Screen questionnaire (MINI 7.0.2) and ACE questionnaire will be administered. If warranted as per the guidelines of the MINI Screen, the relevant module(s) from the standard MINI may be completed to assess whether the participant is eligible. This interview may be performed by the psychiatrist onsite or via telehealth videocall, and should take place prior to the pre-dose psychological support session.</w:t>
      </w:r>
    </w:p>
    <w:p w14:paraId="14C69D79" w14:textId="6E40CCA0" w:rsidR="00F71A67" w:rsidRPr="00CB5FA0" w:rsidRDefault="00F71A67" w:rsidP="00F71A67">
      <w:pPr>
        <w:tabs>
          <w:tab w:val="left" w:pos="270"/>
          <w:tab w:val="left" w:pos="360"/>
        </w:tabs>
        <w:autoSpaceDE w:val="0"/>
        <w:autoSpaceDN w:val="0"/>
        <w:spacing w:before="40" w:after="40"/>
        <w:ind w:left="360" w:right="116" w:hanging="241"/>
        <w:rPr>
          <w:sz w:val="20"/>
          <w:szCs w:val="20"/>
        </w:rPr>
      </w:pPr>
      <w:r>
        <w:rPr>
          <w:sz w:val="20"/>
          <w:szCs w:val="20"/>
        </w:rPr>
        <w:t xml:space="preserve">The Screening 12-lead ECG will be obtained in triplicate with 2 minutes between recordings and the results averaged to evaluate the average QTcF for eligibility or exclusion criteria. Subsequent 12-lead safety ECGs during the study will be obtained as single ECG recordings. ECGs will be obtained after participants have rested in the supine position </w:t>
      </w:r>
      <w:r>
        <w:rPr>
          <w:sz w:val="20"/>
          <w:szCs w:val="20"/>
          <w:highlight w:val="yellow"/>
        </w:rPr>
        <w:t xml:space="preserve">for at least 10 minutes at the following time points on Day 1: within 1 h pre-dose and at 2, 4 and 8 hours post-dose; </w:t>
      </w:r>
      <w:r>
        <w:rPr>
          <w:sz w:val="20"/>
          <w:szCs w:val="20"/>
          <w:highlight w:val="yellow"/>
        </w:rPr>
        <w:t xml:space="preserve">on Day 2, a 12-lead ECG will be obtained at 24 hours post-dose, immediately before the PK sample</w:t>
      </w:r>
      <w:ins w:id="9089" w:author="Tairan Yang" w:date="2026-10-13T12:00:00Z">
        <w:r>
          <w:rPr>
            <w:sz w:val="20"/>
            <w:szCs w:val="20"/>
            <w:highlight w:val="yellow"/>
          </w:rPr>
          <w:t xml:space="preserve">; a further 12-lead ECG will be obtained prior to discharge from the CRU (Day 4 to Day 7)</w:t>
        </w:r>
      </w:ins>
      <w:r>
        <w:rPr>
          <w:sz w:val="20"/>
          <w:szCs w:val="20"/>
        </w:rPr>
        <w:t xml:space="preserve">. All collection timepoints are </w:t>
      </w:r>
      <w:r>
        <w:rPr>
          <w:sz w:val="20"/>
        </w:rPr>
        <w:t xml:space="preserve">±15 min. </w:t>
      </w:r>
      <w:r>
        <w:rPr>
          <w:sz w:val="20"/>
          <w:szCs w:val="20"/>
        </w:rPr>
        <w:t xml:space="preserve">When ECG recordings coincide with vital signs assessment and blood draws, procedures will be carried out in said order (footnote #4).</w:t>
      </w:r>
      <w:r>
        <w:rPr>
          <w:spacing w:val="-5"/>
          <w:sz w:val="20"/>
          <w:szCs w:val="20"/>
        </w:rPr>
        <w:t xml:space="preserve"> </w:t>
      </w:r>
    </w:p>
    <w:p w14:paraId="2293D764" w14:textId="4AA4ACB4" w:rsidR="00F71A67" w:rsidRPr="00AA7909" w:rsidRDefault="00F71A67" w:rsidP="00F71A67">
      <w:pPr>
        <w:tabs>
          <w:tab w:val="left" w:pos="270"/>
          <w:tab w:val="left" w:pos="360"/>
        </w:tabs>
        <w:autoSpaceDE w:val="0"/>
        <w:autoSpaceDN w:val="0"/>
        <w:spacing w:before="40" w:after="40"/>
        <w:ind w:left="360" w:right="120" w:hanging="241"/>
        <w:rPr>
          <w:sz w:val="20"/>
          <w:szCs w:val="20"/>
        </w:rPr>
      </w:pPr>
      <w:r>
        <w:rPr>
          <w:sz w:val="20"/>
          <w:szCs w:val="20"/>
        </w:rPr>
        <w:t xml:space="preserve">Study drug will be administered in the fasting state (following an overnight fast of at least 10 hours). On Day 1 CYB003 will be ingested with approximately 240 mL water. </w:t>
      </w:r>
    </w:p>
    <w:p w14:paraId="5C4ED8B5" w14:textId="7354F7CF" w:rsidR="00F71A67" w:rsidRPr="005A1EDB" w:rsidRDefault="00F71A67" w:rsidP="00F71A67">
      <w:pPr>
        <w:spacing w:before="40" w:after="40"/>
        <w:ind w:left="360" w:right="115" w:hanging="245"/>
        <w:rPr>
          <w:sz w:val="20"/>
        </w:rPr>
      </w:pPr>
      <w:commentRangeStart w:id="76"/>
      <w:del w:id="9090" w:author="Tairan Yang" w:date="2026-10-13T12:00:00Z">
        <w:r>
          <w:rPr>
            <w:sz w:val="20"/>
          </w:rPr>
          <w:delText xml:space="preserve">PK blood samples will be obtained at pre-dose (within 0.5 h prior to dosing on Day 1), and at 0.5, 1, 2,</w:delText>
        </w:r>
      </w:del>
      <w:ins w:id="9091" w:author="Tairan Yang" w:date="2026-10-13T12:00:00Z">
        <w:r>
          <w:rPr>
            <w:sz w:val="20"/>
          </w:rPr>
          <w:t xml:space="preserve">PK blood samples will be obtained at pre-dose (within 1 h prior to dosing on Day 1), and at 0.5, 1, 1.5, 2,</w:t>
        </w:r>
      </w:ins>
      <w:commentRangeEnd w:id="76"/>
      <w:r>
        <w:rPr>
          <w:rStyle w:val="CommentReference"/>
        </w:rPr>
        <w:commentReference w:id="76"/>
      </w:r>
      <w:r>
        <w:rPr>
          <w:sz w:val="20"/>
        </w:rPr>
        <w:t xml:space="preserve"> 3, 4, 6, 8, 12, 24, 36, </w:t>
      </w:r>
      <w:r>
        <w:rPr>
          <w:sz w:val="20"/>
        </w:rPr>
        <w:t xml:space="preserve">48, and 72 hours post-dose. </w:t>
      </w:r>
      <w:ins w:id="9092" w:author="Tairan Yang" w:date="2026-10-13T12:00:00Z">
        <w:r>
          <w:rPr>
            <w:sz w:val="20"/>
          </w:rPr>
          <w:t xml:space="preserve"> For participants remaining in the CRU beyond Day 4, blood samples will continue to be collected at 24-hour intervals until discharge.</w:t>
        </w:r>
      </w:ins>
    </w:p>
    <w:p w14:paraId="2712F909" w14:textId="77777777" w:rsidR="00746B1B" w:rsidRDefault="00746B1B" w:rsidP="00F71A67">
      <w:pPr>
        <w:spacing w:before="40" w:after="40"/>
        <w:ind w:left="360" w:right="115" w:hanging="245"/>
        <w:rPr>
          <w:sz w:val="20"/>
          <w:szCs w:val="20"/>
        </w:rPr>
      </w:pPr>
      <w:r>
        <w:rPr>
          <w:sz w:val="20"/>
          <w:szCs w:val="20"/>
        </w:rPr>
        <w:t xml:space="preserve">If produced, vomit will be collected from oral dose intake </w:t>
      </w:r>
      <w:del w:id="9093" w:author="Tairan Yang" w:date="2026-10-13T12:00:00Z">
        <w:r>
          <w:rPr>
            <w:sz w:val="20"/>
            <w:szCs w:val="20"/>
          </w:rPr>
          <w:delText xml:space="preserve">up to 24 hours after dose intake</w:delText>
        </w:r>
      </w:del>
      <w:ins w:id="9094" w:author="Tairan Yang" w:date="2026-10-13T12:00:00Z">
        <w:r>
          <w:rPr>
            <w:sz w:val="20"/>
            <w:szCs w:val="20"/>
          </w:rPr>
          <w:t xml:space="preserve">throughout the confinement period</w:t>
        </w:r>
      </w:ins>
      <w:r>
        <w:rPr>
          <w:sz w:val="20"/>
          <w:szCs w:val="20"/>
        </w:rPr>
        <w:t xml:space="preserve"> for total [14C]-radioactivity determination.</w:t>
      </w:r>
    </w:p>
    <w:p w14:paraId="57DC7BA2" w14:textId="0C47519F" w:rsidR="00F71A67" w:rsidRPr="00CB5FA0" w:rsidRDefault="00F71A67" w:rsidP="00F71A67">
      <w:pPr>
        <w:spacing w:before="40" w:after="40"/>
        <w:ind w:left="360" w:right="115" w:hanging="245"/>
        <w:rPr>
          <w:sz w:val="20"/>
          <w:szCs w:val="20"/>
        </w:rPr>
      </w:pPr>
      <w:r>
        <w:rPr>
          <w:sz w:val="20"/>
          <w:szCs w:val="20"/>
        </w:rPr>
        <w:t xml:space="preserve">Participants will receive psychological support during the dosing session from two trained Session Monitors. From the start of dosing until 8 hours post-dose, the Lead and Assistant Session Monitors must be in the room (or the Lead Session monitor in the room, with the Assistant Session Monitor watching via live, real-time video with the capacity to intervene if necessary).</w:t>
      </w:r>
    </w:p>
    <w:p w14:paraId="407FD490" w14:textId="7702CAD1" w:rsidR="00F71A67" w:rsidRPr="00CB5FA0" w:rsidRDefault="00F71A67" w:rsidP="00F71A67">
      <w:pPr>
        <w:spacing w:before="40" w:after="40"/>
        <w:ind w:left="360" w:right="115" w:hanging="245"/>
        <w:rPr>
          <w:sz w:val="20"/>
          <w:szCs w:val="20"/>
        </w:rPr>
      </w:pPr>
      <w:r>
        <w:rPr>
          <w:sz w:val="20"/>
          <w:szCs w:val="20"/>
        </w:rPr>
        <w:t xml:space="preserve">The post-dose psychological support session, where the participant discusses their dosing experience, will be conducted by the Lead Session Monitor. This session should occur approximately 24 h after Day 1 dosing, but not more than 48 h post-dose, and should be up to 1 h in duration. This session may be performed remotely via videocall. Additional post-dose sessions may be conducted by the Session Monitor(s) at the Investigator’s discretion.</w:t>
      </w:r>
    </w:p>
    <w:p w14:paraId="40742EBD" w14:textId="0CBA5883" w:rsidR="00F71A67" w:rsidRPr="00CB5FA0" w:rsidRDefault="00F71A67" w:rsidP="00F71A67">
      <w:pPr>
        <w:tabs>
          <w:tab w:val="left" w:pos="270"/>
          <w:tab w:val="left" w:pos="360"/>
        </w:tabs>
        <w:autoSpaceDE w:val="0"/>
        <w:autoSpaceDN w:val="0"/>
        <w:spacing w:before="40" w:after="40"/>
        <w:ind w:left="360" w:right="120" w:hanging="241"/>
        <w:rPr>
          <w:sz w:val="20"/>
          <w:szCs w:val="20"/>
        </w:rPr>
      </w:pPr>
      <w:r>
        <w:rPr>
          <w:sz w:val="20"/>
          <w:szCs w:val="20"/>
        </w:rPr>
        <w:lastRenderedPageBreak/>
        <w:t xml:space="preserve">Approximately 8 hours after dosing on Day 1 (and following the 8 h blood sample collection), the Discharge Checklist will be completed by the PI/Sub-I, in order to conclude whether participants are safe to be released from the dosing room/ to their private room (with no monitoring). If participants do not meet all the criteria set out in the Discharge Checklist at 8 hours post-dose, they must remain within common areas of the CRU, and will continue to be evaluated until all criteria are met. The Discharge Checklist will be repeated once determined eligible for discharge based on radioactivity recovery criteria, between Day 4-7. Participants must satisfy all Discharge criteria and checklist in order to be discharged from the CRU. </w:t>
      </w:r>
    </w:p>
    <w:p w14:paraId="4BDDDF55" w14:textId="7BB116C6" w:rsidR="00CD4B8F" w:rsidRPr="00A46389" w:rsidRDefault="00CD4B8F" w:rsidP="00CD4B8F">
      <w:pPr>
        <w:pStyle w:val="Date"/>
        <w:tabs>
          <w:tab w:val="left" w:pos="1800"/>
        </w:tabs>
        <w:ind w:left="1800" w:hanging="1800"/>
        <w:jc w:val="both"/>
        <w:rPr>
          <w:sz w:val="24"/>
          <w:szCs w:val="24"/>
        </w:rPr>
      </w:pPr>
      <w:bookmarkStart w:id="44" w:name="_Toc52552019"/>
      <w:bookmarkEnd w:id="42"/>
    </w:p>
    <w:tbl>
      <w:tblPr>
        <w:tblW w:w="0" w:type="auto"/>
        <w:tblInd w:w="24" w:type="dxa"/>
        <w:tblLayout w:type="fixed"/>
        <w:tblLook w:val="0000" w:firstRow="0" w:lastRow="0" w:firstColumn="0" w:lastColumn="0" w:noHBand="0" w:noVBand="0"/>
      </w:tblPr>
      <w:tblGrid>
        <w:gridCol w:w="5574"/>
        <w:gridCol w:w="3258"/>
      </w:tblGrid>
      <w:tr w:rsidR="000D4B71" w:rsidRPr="00A46389" w14:paraId="50700D74" w14:textId="77777777" w:rsidTr="000D4B71">
        <w:trPr>
          <w:trHeight w:val="293"/>
        </w:trPr>
        <w:tc>
          <w:tcPr>
            <w:tcW w:w="5574" w:type="dxa"/>
          </w:tcPr>
          <w:p w14:paraId="453A99E8" w14:textId="77777777" w:rsidR="000D4B71" w:rsidRPr="00A46389" w:rsidRDefault="000D4B71" w:rsidP="006E4662"/>
        </w:tc>
        <w:tc>
          <w:tcPr>
            <w:tcW w:w="3258" w:type="dxa"/>
          </w:tcPr>
          <w:p w14:paraId="742F2A20" w14:textId="77777777" w:rsidR="000D4B71" w:rsidRPr="00A46389" w:rsidRDefault="000D4B71" w:rsidP="000D4B71"/>
        </w:tc>
      </w:tr>
      <w:bookmarkEnd w:id="44"/>
    </w:tbl>
    <w:p w14:paraId="75C0F07B" w14:textId="77777777" w:rsidR="000D4B71" w:rsidRPr="00A46389" w:rsidRDefault="000D4B71" w:rsidP="000D4B71">
      <w:pPr>
        <w:rPr>
          <w:szCs w:val="22"/>
        </w:rPr>
      </w:pPr>
    </w:p>
    <w:sectPr w:rsidR="000D4B71" w:rsidRPr="00A46389" w:rsidSect="00FE3155">
      <w:headerReference w:type="default" r:id="rId18"/>
      <w:footerReference w:type="default" r:id="rId19"/>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Zelah Joel" w:date="2025-11-11T12:32:00Z" w:initials="ZJ">
    <w:p w14:paraId="2467E67C" w14:textId="77777777" w:rsidR="00207F8D" w:rsidRDefault="00207F8D" w:rsidP="00207F8D">
      <w:pPr>
        <w:pStyle w:val="CommentText"/>
      </w:pPr>
      <w:r>
        <w:rPr>
          <w:rStyle w:val="CommentReference"/>
        </w:rPr>
        <w:annotationRef/>
      </w:r>
      <w:r>
        <w:rPr>
          <w:lang w:val="en-GB"/>
        </w:rPr>
        <w:t xml:space="preserve">I think for this study we do not need to assess orthostatic hypotension. We will have ample data on this from 101 and 102. </w:t>
      </w:r>
      <w:r>
        <w:rPr>
          <w:highlight w:val="green"/>
          <w:lang w:val="en-GB"/>
        </w:rPr>
        <w:t>@CYBIN TEAM</w:t>
      </w:r>
    </w:p>
  </w:comment>
  <w:comment w:id="17" w:author="Rosa Luo" w:date="2025-10-21T22:56:00Z" w:initials="RL">
    <w:p w14:paraId="2B2DF784" w14:textId="525D4F01" w:rsidR="00042477" w:rsidRDefault="0039651A" w:rsidP="00042477">
      <w:pPr>
        <w:pStyle w:val="CommentText"/>
      </w:pPr>
      <w:r>
        <w:rPr>
          <w:rStyle w:val="CommentReference"/>
        </w:rPr>
        <w:annotationRef/>
      </w:r>
      <w:r w:rsidR="00042477">
        <w:t>The E(50) value obtained for oral dministration of [14C]-CYB003 to a reference person is 6.07 x 10-11 Sv Bq-1. On this basis, the maximum administered activity that would comply with the WHO recommendation of a 0.5 mSv maximum for Category 1 projects would be 8.24 MBq (223 μCi). To comply with the ICRP Category 1 limit of 0.1 mSv, the maximum activity would be 1.65 MBq (45 μCi).</w:t>
      </w:r>
    </w:p>
  </w:comment>
  <w:comment w:id="19" w:author="Zelah Joel" w:date="2025-11-11T13:09:00Z" w:initials="ZJ">
    <w:p w14:paraId="08F2812C" w14:textId="77777777" w:rsidR="002D49BE" w:rsidRDefault="002D49BE" w:rsidP="002D49BE">
      <w:pPr>
        <w:pStyle w:val="CommentText"/>
      </w:pPr>
      <w:r>
        <w:rPr>
          <w:rStyle w:val="CommentReference"/>
        </w:rPr>
        <w:annotationRef/>
      </w:r>
      <w:r>
        <w:rPr>
          <w:lang w:val="en-GB"/>
        </w:rPr>
        <w:t xml:space="preserve">Believe we can remove standing assessments </w:t>
      </w:r>
      <w:r>
        <w:rPr>
          <w:highlight w:val="green"/>
          <w:lang w:val="en-GB"/>
        </w:rPr>
        <w:t>@CYBIN TEAM</w:t>
      </w:r>
    </w:p>
  </w:comment>
  <w:comment w:id="20" w:author="Zelah Joel" w:date="2025-11-11T13:10:00Z" w:initials="ZJ">
    <w:p w14:paraId="6850EE9B" w14:textId="77777777" w:rsidR="00FB6E4F" w:rsidRDefault="00FB6E4F" w:rsidP="00FB6E4F">
      <w:pPr>
        <w:pStyle w:val="CommentText"/>
      </w:pPr>
      <w:r>
        <w:rPr>
          <w:rStyle w:val="CommentReference"/>
        </w:rPr>
        <w:annotationRef/>
      </w:r>
      <w:r>
        <w:rPr>
          <w:lang w:val="en-GB"/>
        </w:rPr>
        <w:t xml:space="preserve">102 times: </w:t>
      </w:r>
      <w:r>
        <w:t xml:space="preserve">baseline (within 1 h prior to dose) and at 1, 3, 6 and 8 h after dosing </w:t>
      </w:r>
    </w:p>
  </w:comment>
  <w:comment w:id="21" w:author="Meghan Good" w:date="2025-11-07T15:26:00Z" w:initials="MG">
    <w:p w14:paraId="41A488CB" w14:textId="77777777" w:rsidR="004C59FE" w:rsidRDefault="00AC7B38" w:rsidP="004C59FE">
      <w:pPr>
        <w:pStyle w:val="CommentText"/>
      </w:pPr>
      <w:r>
        <w:rPr>
          <w:rStyle w:val="CommentReference"/>
        </w:rPr>
        <w:annotationRef/>
      </w:r>
      <w:r w:rsidR="004C59FE">
        <w:t>Exact timepoints tbd. 1 predose and 2-3 postdose</w:t>
      </w:r>
    </w:p>
  </w:comment>
  <w:comment w:id="22" w:author="Zelah Joel" w:date="2025-11-11T13:11:00Z" w:initials="ZJ">
    <w:p w14:paraId="3E184488" w14:textId="7F2DF576" w:rsidR="00E54D9D" w:rsidRDefault="00E54D9D" w:rsidP="00E54D9D">
      <w:pPr>
        <w:pStyle w:val="CommentText"/>
      </w:pPr>
      <w:r>
        <w:rPr>
          <w:rStyle w:val="CommentReference"/>
        </w:rPr>
        <w:annotationRef/>
      </w:r>
      <w:r>
        <w:rPr>
          <w:lang w:val="en-GB"/>
        </w:rPr>
        <w:t xml:space="preserve">102: </w:t>
      </w:r>
      <w:r>
        <w:t xml:space="preserve">within 1 h pre-dose and at 1, 3, 6 and 8 h after dosing </w:t>
      </w:r>
    </w:p>
  </w:comment>
  <w:comment w:id="23" w:author="Zelah Joel" w:date="2025-11-11T13:13:00Z" w:initials="ZJ">
    <w:p w14:paraId="6027B30C" w14:textId="77777777" w:rsidR="001F3F90" w:rsidRDefault="001F3F90" w:rsidP="001F3F90">
      <w:pPr>
        <w:pStyle w:val="CommentText"/>
      </w:pPr>
      <w:r>
        <w:rPr>
          <w:rStyle w:val="CommentReference"/>
        </w:rPr>
        <w:annotationRef/>
      </w:r>
      <w:r>
        <w:rPr>
          <w:lang w:val="en-GB"/>
        </w:rPr>
        <w:t>Do we not have to specify past 72 hr collection windows? Perhaps say in 24 hour collection intervals thereafter?</w:t>
      </w:r>
    </w:p>
  </w:comment>
  <w:comment w:id="24" w:author="Meghan Good" w:date="2025-11-13T12:46:00Z" w:initials="MG">
    <w:p w14:paraId="5F5C11A7" w14:textId="77777777" w:rsidR="00F02E75" w:rsidRDefault="00F02E75" w:rsidP="00F02E75">
      <w:pPr>
        <w:pStyle w:val="CommentText"/>
      </w:pPr>
      <w:r>
        <w:rPr>
          <w:rStyle w:val="CommentReference"/>
        </w:rPr>
        <w:annotationRef/>
      </w:r>
      <w:r>
        <w:t>Added below</w:t>
      </w:r>
    </w:p>
  </w:comment>
  <w:comment w:id="29" w:author="Zelah Joel" w:date="2025-11-11T13:18:00Z" w:initials="ZJ">
    <w:p w14:paraId="2D81873E" w14:textId="2BD084DA" w:rsidR="00D63028" w:rsidRDefault="00D63028" w:rsidP="00D63028">
      <w:pPr>
        <w:pStyle w:val="CommentText"/>
      </w:pPr>
      <w:r>
        <w:rPr>
          <w:rStyle w:val="CommentReference"/>
        </w:rPr>
        <w:annotationRef/>
      </w:r>
      <w:r>
        <w:rPr>
          <w:lang w:val="en-GB"/>
        </w:rPr>
        <w:t>Tom would say not to leave this to human judgement. Just state the C-SSRS score</w:t>
      </w:r>
    </w:p>
  </w:comment>
  <w:comment w:id="30" w:author="Zelah Joel" w:date="2025-11-11T13:19:00Z" w:initials="ZJ">
    <w:p w14:paraId="6C9B87AF" w14:textId="77777777" w:rsidR="00584A63" w:rsidRDefault="00584A63" w:rsidP="00584A63">
      <w:pPr>
        <w:pStyle w:val="CommentText"/>
      </w:pPr>
      <w:r>
        <w:rPr>
          <w:rStyle w:val="CommentReference"/>
        </w:rPr>
        <w:annotationRef/>
      </w:r>
      <w:r>
        <w:rPr>
          <w:lang w:val="en-GB"/>
        </w:rPr>
        <w:t>We should probably state the range, so whether someone can be included or not isn’t up for debate</w:t>
      </w:r>
    </w:p>
  </w:comment>
  <w:comment w:id="31" w:author="Rosa Luo" w:date="2025-10-25T21:58:00Z" w:initials="RL">
    <w:p w14:paraId="08072CAB" w14:textId="6C29D750" w:rsidR="00777EAA" w:rsidRDefault="00777EAA" w:rsidP="00777EAA">
      <w:pPr>
        <w:pStyle w:val="CommentText"/>
      </w:pPr>
      <w:r>
        <w:rPr>
          <w:rStyle w:val="CommentReference"/>
        </w:rPr>
        <w:annotationRef/>
      </w:r>
      <w:r>
        <w:t>Please check with Phase 1 unit based on applicable government regulations on radiation exposures.</w:t>
      </w:r>
    </w:p>
  </w:comment>
  <w:comment w:id="32" w:author="Meghan Good" w:date="2025-11-05T16:37:00Z" w:initials="MG">
    <w:p w14:paraId="1A42F9AE" w14:textId="77777777" w:rsidR="002B470B" w:rsidRDefault="0064354D" w:rsidP="002B470B">
      <w:pPr>
        <w:pStyle w:val="CommentText"/>
      </w:pPr>
      <w:r>
        <w:rPr>
          <w:rStyle w:val="CommentReference"/>
        </w:rPr>
        <w:annotationRef/>
      </w:r>
      <w:r w:rsidR="002B470B">
        <w:rPr>
          <w:highlight w:val="yellow"/>
        </w:rPr>
        <w:t>CRO site discussion</w:t>
      </w:r>
    </w:p>
  </w:comment>
  <w:comment w:id="43" w:author="Zelah Joel" w:date="2025-11-11T13:30:00Z" w:initials="ZJ">
    <w:p w14:paraId="17057F53" w14:textId="77777777" w:rsidR="004E2DCC" w:rsidRDefault="004E2DCC" w:rsidP="004E2DCC">
      <w:pPr>
        <w:pStyle w:val="CommentText"/>
      </w:pPr>
      <w:r>
        <w:rPr>
          <w:rStyle w:val="CommentReference"/>
        </w:rPr>
        <w:annotationRef/>
      </w:r>
      <w:r>
        <w:rPr>
          <w:lang w:val="en-GB"/>
        </w:rPr>
        <w:t>See other comment, I don’t think this is needed u this study</w:t>
      </w:r>
    </w:p>
  </w:comment>
  <w:comment w:id="44" w:author="Tairan Yang" w:date="2026-10-13T19:06:51Z" w:initials="TY">
    <w:p w14:paraId="1B788D94" w14:textId="77777777">
      <w:r>
        <w:rPr>
          <w:rStyle w:val="CommentReference"/>
        </w:rPr>
        <w:annotationRef/>
      </w:r>
      <w:r>
        <w:rPr>
          <w:color w:val="000000"/>
          <w:sz w:val="20"/>
          <w:szCs w:val="20"/>
        </w:rPr>
        <w:t xml:space="preserve">Timelines are stale (it is now Oct 2026). Suggest re-baselining FPI/LPO. Critical path items to allow for: GMP [14C]-CYB003 synthesis and release (incl. radiochemical purity/stability), dosimetry report, and ARSAC/competent-authority + ethics approval at the European site.</w:t>
      </w:r>
    </w:p>
  </w:comment>
  <w:comment w:id="45" w:author="Tairan Yang" w:date="2026-10-13T19:06:51Z" w:initials="TY">
    <w:p w14:paraId="403C9F23" w14:textId="77777777">
      <w:r>
        <w:rPr>
          <w:rStyle w:val="CommentReference"/>
        </w:rPr>
        <w:annotationRef/>
      </w:r>
      <w:r>
        <w:rPr>
          <w:color w:val="000000"/>
          <w:sz w:val="20"/>
          <w:szCs w:val="20"/>
        </w:rPr>
        <w:t xml:space="preserve">Blood:plasma ratio and the parent fraction of total drug-related material are standard mass balance deliverables and are needed for the MIST assessment, so suggest listing them explicitly as endpoints.</w:t>
      </w:r>
    </w:p>
  </w:comment>
  <w:comment w:id="46" w:author="Tairan Yang" w:date="2026-10-13T19:06:52Z" w:initials="TY">
    <w:p w14:paraId="06195F33" w14:textId="77777777">
      <w:r>
        <w:rPr>
          <w:rStyle w:val="CommentReference"/>
        </w:rPr>
        <w:annotationRef/>
      </w:r>
      <w:r>
        <w:rPr>
          <w:color w:val="000000"/>
          <w:sz w:val="20"/>
          <w:szCs w:val="20"/>
        </w:rPr>
        <w:t xml:space="preserve">Agree. Standing/orthostatic assessments removed throughout (endpoints, design text, statistics and SoA footnotes); supine-only resting vital signs, consistent with 102.</w:t>
      </w:r>
    </w:p>
  </w:comment>
  <w:comment w:id="47" w:author="Tairan Yang" w:date="2026-10-13T19:06:52Z" w:initials="TY">
    <w:p w14:paraId="4F6E00BF" w14:textId="77777777">
      <w:r>
        <w:rPr>
          <w:rStyle w:val="CommentReference"/>
        </w:rPr>
        <w:annotationRef/>
      </w:r>
      <w:r>
        <w:rPr>
          <w:color w:val="000000"/>
          <w:sz w:val="20"/>
          <w:szCs w:val="20"/>
        </w:rPr>
        <w:t xml:space="preserve">Thanks Rosa. Two clin pharm points on the activity: (1) 45 µCi (1.65 MBq) at 16 mg gives a specific activity of only ~6 dpm/ng (~0.10 MBq/mg). If CYB003 Cmax at 16 mg is in the tens of ng/mL (please check 101/102), parent alone is only ~100-250 dpm/mL at Cmax; total radioactivity will be higher, but with a typical LSC LLOQ of ~2x background (~40-60 dpm per 1 mL plasma) the plasma TRA profile will likely drop below LLOQ by ~12-24 h and the pooled-plasma radio-profiles will be sensitivity-limited. Excreta are not a concern. (2) Options: raise the activity into ICRP Category IIa (0.1-1 mSv), e.g. 100 µCi/3.7 MBq = ~0.22 mSv using the E(50) above - routinely accepted for ADME studies in the EU/UK - or keep 45 µCi and use AMS for plasma. Recommend we ask the bioanalytical lab to confirm plasma LLOQ requirements against a predicted TRA profile before fixing the activity; wording changed to 'approximately' so the final value can follow the dosimetry/sensitivity review.</w:t>
      </w:r>
    </w:p>
  </w:comment>
  <w:comment w:id="48" w:author="Tairan Yang" w:date="2026-10-13T19:06:52Z" w:initials="TY">
    <w:p w14:paraId="6C2EFB6D" w14:textId="77777777">
      <w:r>
        <w:rPr>
          <w:rStyle w:val="CommentReference"/>
        </w:rPr>
        <w:annotationRef/>
      </w:r>
      <w:r>
        <w:rPr>
          <w:color w:val="000000"/>
          <w:sz w:val="20"/>
          <w:szCs w:val="20"/>
        </w:rPr>
        <w:t xml:space="preserve">Changed 'and' to 'or' - this is the conventional criterion (either condition shows that further collection adds little). With 'and', a participant at e.g. 88% recovery and &lt;1%/day would be held to Day 7 for no gain. Please confirm the team intends 'or'.</w:t>
      </w:r>
    </w:p>
  </w:comment>
  <w:comment w:id="49" w:author="Tairan Yang" w:date="2026-10-13T19:06:52Z" w:initials="TY">
    <w:p w14:paraId="549BE2D9" w14:textId="77777777">
      <w:r>
        <w:rPr>
          <w:rStyle w:val="CommentReference"/>
        </w:rPr>
        <w:annotationRef/>
      </w:r>
      <w:r>
        <w:rPr>
          <w:color w:val="000000"/>
          <w:sz w:val="20"/>
          <w:szCs w:val="20"/>
        </w:rPr>
        <w:t xml:space="preserve">Added what happens if criteria are not met by Day 7 (currently undefined) and harmonised the follow-up window with the Follow-Up section (Day 8-11).</w:t>
      </w:r>
    </w:p>
  </w:comment>
  <w:comment w:id="50" w:author="Tairan Yang" w:date="2026-10-13T19:06:52Z" w:initials="TY">
    <w:p w14:paraId="6CAF4698" w14:textId="77777777">
      <w:r>
        <w:rPr>
          <w:rStyle w:val="CommentReference"/>
        </w:rPr>
        <w:annotationRef/>
      </w:r>
      <w:r>
        <w:rPr>
          <w:color w:val="000000"/>
          <w:sz w:val="20"/>
          <w:szCs w:val="20"/>
        </w:rPr>
        <w:t xml:space="preserve">Two points: (1) 'same day' discharge must still respect the 8 h psychological-support/Discharge Checklist requirement for CYB003. (2) Suggest the full protocol defines an 'evaluable participant' (e.g., no emesis within 4 h postdose [~2x tmax], collections completed to at least Day 4) and the replacement rule, since the sample size is 6 evaluable. Nausea/vomiting is a known effect of psilocin at 16 mg fasted, so a replacement is realistic.</w:t>
      </w:r>
    </w:p>
  </w:comment>
  <w:comment w:id="51" w:author="Tairan Yang" w:date="2026-10-13T19:06:52Z" w:initials="TY">
    <w:p w14:paraId="29C7A35D" w14:textId="77777777">
      <w:r>
        <w:rPr>
          <w:rStyle w:val="CommentReference"/>
        </w:rPr>
        <w:annotationRef/>
      </w:r>
      <w:r>
        <w:rPr>
          <w:color w:val="000000"/>
          <w:sz w:val="20"/>
          <w:szCs w:val="20"/>
        </w:rPr>
        <w:t xml:space="preserve">Agree - removed.</w:t>
      </w:r>
    </w:p>
  </w:comment>
  <w:comment w:id="52" w:author="Tairan Yang" w:date="2026-10-13T19:06:52Z" w:initials="TY">
    <w:p w14:paraId="611CEC55" w14:textId="77777777">
      <w:r>
        <w:rPr>
          <w:rStyle w:val="CommentReference"/>
        </w:rPr>
        <w:annotationRef/>
      </w:r>
      <w:r>
        <w:rPr>
          <w:color w:val="000000"/>
          <w:sz w:val="20"/>
          <w:szCs w:val="20"/>
        </w:rPr>
        <w:t xml:space="preserve">Aligned to the 102 timepoints (predose, 1, 2, 4, 8 h): these bracket CYB003 tmax (~1.5-2 h), where the sympathomimetic BP/HR effects peak; 0.5 h adds little. Added 24 h and pre-discharge because confinement here is longer than in 102. Same timepoints now used in the SoA footnote.</w:t>
      </w:r>
    </w:p>
  </w:comment>
  <w:comment w:id="53" w:author="Tairan Yang" w:date="2026-10-13T19:06:52Z" w:initials="TY">
    <w:p w14:paraId="74642D0B" w14:textId="77777777">
      <w:r>
        <w:rPr>
          <w:rStyle w:val="CommentReference"/>
        </w:rPr>
        <w:annotationRef/>
      </w:r>
      <w:r>
        <w:rPr>
          <w:color w:val="000000"/>
          <w:sz w:val="20"/>
          <w:szCs w:val="20"/>
        </w:rPr>
        <w:t xml:space="preserve">Proposal: predose (within 1 h), 2, 4 and 8 h on Day 1; 24 h on Day 2; and pre-discharge. 2 h covers tmax; the 1 h ECG in 102 is not needed here because 102 already provides dense Holter/triplicate ECG data and a C-QTc analysis at 16 mg. Pre-discharge ECG added given the longer confinement. Text and SoA footnote now match.</w:t>
      </w:r>
    </w:p>
  </w:comment>
  <w:comment w:id="54" w:author="Tairan Yang" w:date="2026-10-13T19:06:52Z" w:initials="TY">
    <w:p w14:paraId="3C480CC8" w14:textId="77777777">
      <w:r>
        <w:rPr>
          <w:rStyle w:val="CommentReference"/>
        </w:rPr>
        <w:annotationRef/>
      </w:r>
      <w:r>
        <w:rPr>
          <w:color w:val="000000"/>
          <w:sz w:val="20"/>
          <w:szCs w:val="20"/>
        </w:rPr>
        <w:t xml:space="preserve">(1) Reworded - the original read as 'CYB003 total radioactivity'. (2) Added 1.5 h to capture Cmax (CYB003 tmax ~1.5-2 h; please confirm against 101/102). Parent t1/2 is ~2-3 h, so LC-MS/MS for CYB003 beyond 24-36 h will mostly be BLQ, whereas total radioactivity (glucuronide, 4-HIAA analog) persists longer - fine, as long as the 36-72 h samples are understood to be for TRA/profiling. (3) Psilocin is oxidation-labile: please carry over the 101/102 stabilisation procedure (e.g., ascorbic acid, light protection, immediate freezing) and confirm it is compatible with LSC and radio-HPLC. (4) Suggest the protocol states the total blood volume (PK + profiling + safety labs over up to 7 days) - relevant to exclusion #30 and a minimum body weight.</w:t>
      </w:r>
    </w:p>
  </w:comment>
  <w:comment w:id="55" w:author="Tairan Yang" w:date="2026-10-13T19:06:52Z" w:initials="TY">
    <w:p w14:paraId="0BF0B553" w14:textId="77777777">
      <w:r>
        <w:rPr>
          <w:rStyle w:val="CommentReference"/>
        </w:rPr>
        <w:annotationRef/>
      </w:r>
      <w:r>
        <w:rPr>
          <w:color w:val="000000"/>
          <w:sz w:val="20"/>
          <w:szCs w:val="20"/>
        </w:rPr>
        <w:t xml:space="preserve">A timed -12 to 0 h fecal window is not realistic; the usual approach is any sample passed between admission and dosing. SoA: please add an X on Day -1 for the pre-dose urine and feces samples.</w:t>
      </w:r>
    </w:p>
  </w:comment>
  <w:comment w:id="56" w:author="Tairan Yang" w:date="2026-10-13T19:06:52Z" w:initials="TY">
    <w:p w14:paraId="47380C46" w14:textId="77777777">
      <w:r>
        <w:rPr>
          <w:rStyle w:val="CommentReference"/>
        </w:rPr>
        <w:annotationRef/>
      </w:r>
      <w:r>
        <w:rPr>
          <w:color w:val="000000"/>
          <w:sz w:val="20"/>
          <w:szCs w:val="20"/>
        </w:rPr>
        <w:t xml:space="preserve">Any emesis during confinement contains drug-related material, so collection should not stop at 24 h. SoA 'Vomit collection' row already shows Day 2-7; footnote updated to match.</w:t>
      </w:r>
    </w:p>
  </w:comment>
  <w:comment w:id="57" w:author="Tairan Yang" w:date="2026-10-13T19:06:52Z" w:initials="TY">
    <w:p w14:paraId="36188B19" w14:textId="77777777">
      <w:r>
        <w:rPr>
          <w:rStyle w:val="CommentReference"/>
        </w:rPr>
        <w:annotationRef/>
      </w:r>
      <w:r>
        <w:rPr>
          <w:color w:val="000000"/>
          <w:sz w:val="20"/>
          <w:szCs w:val="20"/>
        </w:rPr>
        <w:t xml:space="preserve">Items to capture here from a clin pharm/CMC standpoint: (1) Position of the 14C label - it must sit on the indole ring (metabolically stable), not on the deuterated ethylamine/N-methyl side chain, which is cleaved by MAO-A; label loss there would under-recover the dose. (2) If the label is ring-positioned and the rat/non-clinical ADME showed negligible expired 14CO2, state explicitly that expired air will not be collected. (3) Dosage form: 102 used capsules. If a [14C] oral solution/suspension is used here, note psilocin's susceptibility to oxidation (solution stability, antioxidant, preparation-to-dosing time) and that absorption rate may differ from the capsule - the 16 mg fasted arm of 102 (Cohort 2, Period 2) is the comparator to confirm the [14C] formulation behaves like the clinical product. (4) State radiochemical purity (typically ≥98%), specific activity, and that the administered activity will be determined from the dispensed dose and container rinse. (5) Confirm whether 16 mg refers to free base.</w:t>
      </w:r>
    </w:p>
  </w:comment>
  <w:comment w:id="58" w:author="Tairan Yang" w:date="2026-10-13T19:06:52Z" w:initials="TY">
    <w:p w14:paraId="1CA72363" w14:textId="77777777">
      <w:r>
        <w:rPr>
          <w:rStyle w:val="CommentReference"/>
        </w:rPr>
        <w:annotationRef/>
      </w:r>
      <w:r>
        <w:rPr>
          <w:color w:val="000000"/>
          <w:sz w:val="20"/>
          <w:szCs w:val="20"/>
        </w:rPr>
        <w:t xml:space="preserve">No randomisation in a single-arm open-label study.</w:t>
      </w:r>
    </w:p>
  </w:comment>
  <w:comment w:id="59" w:author="Tairan Yang" w:date="2026-10-13T19:06:52Z" w:initials="TY">
    <w:p w14:paraId="35FAEE6B" w14:textId="77777777">
      <w:r>
        <w:rPr>
          <w:rStyle w:val="CommentReference"/>
        </w:rPr>
        <w:annotationRef/>
      </w:r>
      <w:r>
        <w:rPr>
          <w:color w:val="000000"/>
          <w:sz w:val="20"/>
          <w:szCs w:val="20"/>
        </w:rPr>
        <w:t xml:space="preserve">Confinement can run to Day 7 and the follow-up call is Day 8-11, so the in-clinic + follow-up window is Day -1 to Day 11 (12 days). Day -28 to Day 11 = 39 days, so the total is unchanged.</w:t>
      </w:r>
    </w:p>
  </w:comment>
  <w:comment w:id="60" w:author="Tairan Yang" w:date="2026-10-13T19:06:52Z" w:initials="TY">
    <w:p w14:paraId="7554B49F" w14:textId="77777777">
      <w:r>
        <w:rPr>
          <w:rStyle w:val="CommentReference"/>
        </w:rPr>
        <w:annotationRef/>
      </w:r>
      <w:r>
        <w:rPr>
          <w:color w:val="000000"/>
          <w:sz w:val="20"/>
          <w:szCs w:val="20"/>
        </w:rPr>
        <w:t xml:space="preserve">Standard inclusion for mass balance studies - irregular bowel habit delays fecal recovery and prolongs confinement. Minimum body weight (≥50 kg) added to #5 because of the blood volume required for PK + profiling.</w:t>
      </w:r>
    </w:p>
  </w:comment>
  <w:comment w:id="61" w:author="Tairan Yang" w:date="2026-10-13T19:06:52Z" w:initials="TY">
    <w:p w14:paraId="22600084" w14:textId="77777777">
      <w:r>
        <w:rPr>
          <w:rStyle w:val="CommentReference"/>
        </w:rPr>
        <w:annotationRef/>
      </w:r>
      <w:r>
        <w:rPr>
          <w:color w:val="000000"/>
          <w:sz w:val="20"/>
          <w:szCs w:val="20"/>
        </w:rPr>
        <w:t xml:space="preserve">Placeholder cross-reference. For the full protocol, suggest the restrictions cover: alcohol, caffeine/xanthine-containing products and strenuous exercise from 48 h predose until discharge; standardized meals; water restriction 1 h pre- to 1 h postdose; no nicotine (already in #3).</w:t>
      </w:r>
    </w:p>
  </w:comment>
  <w:comment w:id="62" w:author="Tairan Yang" w:date="2026-10-13T19:06:52Z" w:initials="TY">
    <w:p w14:paraId="4B19C8D5" w14:textId="77777777">
      <w:r>
        <w:rPr>
          <w:rStyle w:val="CommentReference"/>
        </w:rPr>
        <w:annotationRef/>
      </w:r>
      <w:r>
        <w:rPr>
          <w:color w:val="000000"/>
          <w:sz w:val="20"/>
          <w:szCs w:val="20"/>
        </w:rPr>
        <w:t xml:space="preserve">Agree - reduced to the objective C-SSRS criterion. Investigator judgement on broader psychiatric suitability is already covered by exclusions #2 and #14.</w:t>
      </w:r>
    </w:p>
  </w:comment>
  <w:comment w:id="63" w:author="Tairan Yang" w:date="2026-10-13T19:06:52Z" w:initials="TY">
    <w:p w14:paraId="6C42DE0C" w14:textId="77777777">
      <w:r>
        <w:rPr>
          <w:rStyle w:val="CommentReference"/>
        </w:rPr>
        <w:annotationRef/>
      </w:r>
      <w:r>
        <w:rPr>
          <w:color w:val="000000"/>
          <w:sz w:val="20"/>
          <w:szCs w:val="20"/>
        </w:rPr>
        <w:t xml:space="preserve">Agree. Suggest anchoring to the site laboratory's reference range rather than a hard-coded number (ranges differ between labs); if a number is preferred, ~0.4-4.0 mIU/L is typical. Also, is the pre-discharge TSH in the SoA needed? 102 only did TSH at screening and there is no thyroid signal with CYB003.</w:t>
      </w:r>
    </w:p>
  </w:comment>
  <w:comment w:id="64" w:author="Tairan Yang" w:date="2026-10-13T19:06:52Z" w:initials="TY">
    <w:p w14:paraId="08183BDE" w14:textId="77777777">
      <w:r>
        <w:rPr>
          <w:rStyle w:val="CommentReference"/>
        </w:rPr>
        <w:annotationRef/>
      </w:r>
      <w:r>
        <w:rPr>
          <w:color w:val="000000"/>
          <w:sz w:val="20"/>
          <w:szCs w:val="20"/>
        </w:rPr>
        <w:t xml:space="preserve">Male-only study.</w:t>
      </w:r>
    </w:p>
  </w:comment>
  <w:comment w:id="65" w:author="Tairan Yang" w:date="2026-10-13T19:06:52Z" w:initials="TY">
    <w:p w14:paraId="64ADE068" w14:textId="77777777">
      <w:r>
        <w:rPr>
          <w:rStyle w:val="CommentReference"/>
        </w:rPr>
        <w:annotationRef/>
      </w:r>
      <w:r>
        <w:rPr>
          <w:color w:val="000000"/>
          <w:sz w:val="20"/>
          <w:szCs w:val="20"/>
        </w:rPr>
        <w:t xml:space="preserve">Grapefruit/Seville orange restrictions target CYP3A4/OATP. CYB003 clearance is via UGT1A9/1A10 glucuronidation and MAO-A, so this is not mechanistically required; harmless to keep for consistency with 101/102, but it could be dropped to simplify.</w:t>
      </w:r>
    </w:p>
  </w:comment>
  <w:comment w:id="66" w:author="Tairan Yang" w:date="2026-10-13T19:06:52Z" w:initials="TY">
    <w:p w14:paraId="06F6F191" w14:textId="77777777">
      <w:r>
        <w:rPr>
          <w:rStyle w:val="CommentReference"/>
        </w:rPr>
        <w:annotationRef/>
      </w:r>
      <w:r>
        <w:rPr>
          <w:color w:val="000000"/>
          <w:sz w:val="20"/>
          <w:szCs w:val="20"/>
        </w:rPr>
        <w:t xml:space="preserve">Aligned with 102 (3 months). The post-dose part is a restriction rather than an eligibility criterion but is kept here for completeness. Please also check the total study blood volume against the site's limit.</w:t>
      </w:r>
    </w:p>
  </w:comment>
  <w:comment w:id="67" w:author="Tairan Yang" w:date="2026-10-13T19:06:52Z" w:initials="TY">
    <w:p w14:paraId="03986D46" w14:textId="77777777">
      <w:r>
        <w:rPr>
          <w:rStyle w:val="CommentReference"/>
        </w:rPr>
        <w:annotationRef/>
      </w:r>
      <w:r>
        <w:rPr>
          <w:color w:val="000000"/>
          <w:sz w:val="20"/>
          <w:szCs w:val="20"/>
        </w:rPr>
        <w:t xml:space="preserve">Proposed wording with placeholders. The original ('more than 3 radiolabeled studies in 12 months') is unusually permissive - most EU/UK units apply 'no 14C study in the preceding 12 months' plus a cumulative effective-dose cap (commonly 10 mSv/3 years or 5 mSv/12 months, including diagnostic exposures) and exclude radiation workers. Site to confirm.</w:t>
      </w:r>
    </w:p>
  </w:comment>
  <w:comment w:id="68" w:author="Tairan Yang" w:date="2026-10-13T19:06:52Z" w:initials="TY">
    <w:p w14:paraId="07978C67" w14:textId="77777777">
      <w:r>
        <w:rPr>
          <w:rStyle w:val="CommentReference"/>
        </w:rPr>
        <w:annotationRef/>
      </w:r>
      <w:r>
        <w:rPr>
          <w:color w:val="000000"/>
          <w:sz w:val="20"/>
          <w:szCs w:val="20"/>
        </w:rPr>
        <w:t xml:space="preserve">Expected pathways to anticipate in the profiling plan: O-glucuronidation (UGT1A9/1A10) to CYB003-glucuronide and MAO-A oxidative deamination to the deuterated 4-HIAA / 4-hydroxytryptophol analogs. Note that 4-HIAA is also an endogenous serotonin metabolite - the 14C and residual deuterium (the CD2 next to the carboxylate survives deamination) distinguish drug-derived material. Deuterium KIE on the MAO-A pathway may shift the glucuronide:4-HIAA ratio relative to psilocybin literature.</w:t>
      </w:r>
    </w:p>
  </w:comment>
  <w:comment w:id="69" w:author="Tairan Yang" w:date="2026-10-13T19:06:52Z" w:initials="TY">
    <w:p w14:paraId="009E4E44" w14:textId="77777777">
      <w:r>
        <w:rPr>
          <w:rStyle w:val="CommentReference"/>
        </w:rPr>
        <w:annotationRef/>
      </w:r>
      <w:r>
        <w:rPr>
          <w:color w:val="000000"/>
          <w:sz w:val="20"/>
          <w:szCs w:val="20"/>
        </w:rPr>
        <w:t xml:space="preserve">Endpoint (c) 'PK parameters for major metabolites in plasma and urine' needs concentration data (ng/mL), which radio-profiling alone cannot give at this activity; hence the LC-MS/MS sentence. Please confirm which metabolite standards exist.</w:t>
      </w:r>
    </w:p>
  </w:comment>
  <w:comment w:id="70" w:author="Tairan Yang" w:date="2026-10-13T19:06:52Z" w:initials="TY">
    <w:p w14:paraId="23741C54" w14:textId="77777777">
      <w:r>
        <w:rPr>
          <w:rStyle w:val="CommentReference"/>
        </w:rPr>
        <w:annotationRef/>
      </w:r>
      <w:r>
        <w:rPr>
          <w:color w:val="000000"/>
          <w:sz w:val="20"/>
          <w:szCs w:val="20"/>
        </w:rPr>
        <w:t xml:space="preserve">Inconsistent: SoA shows Day 1, footnote says Day -1 (102 allowed Day -2 to Day 1 predose) - suggest 'Day -1 or predose Day 1'. Also, PGx is not in the objectives; suggest adding an exploratory objective (UGT1A9/UGT1A10 and MAOA genotype vs CYB003 disposition and metabolite profile), as in 102.</w:t>
      </w:r>
    </w:p>
  </w:comment>
  <w:comment w:id="71" w:author="Tairan Yang" w:date="2026-10-13T19:06:52Z" w:initials="TY">
    <w:p w14:paraId="7BAF4590" w14:textId="77777777">
      <w:r>
        <w:rPr>
          <w:rStyle w:val="CommentReference"/>
        </w:rPr>
        <w:annotationRef/>
      </w:r>
      <w:r>
        <w:rPr>
          <w:color w:val="000000"/>
          <w:sz w:val="20"/>
          <w:szCs w:val="20"/>
        </w:rPr>
        <w:t xml:space="preserve">Labs are shown at Screening, Day -1 and Day 2 only. With confinement to Day 4-7, suggest adding safety labs prior to discharge (102 did Day -1, 4 h postdose and pre-discharge). Consider whether the 4 h postdose sample from 102 is wanted here.</w:t>
      </w:r>
    </w:p>
  </w:comment>
  <w:comment w:id="72" w:author="Tairan Yang" w:date="2026-10-13T19:06:52Z" w:initials="TY">
    <w:p w14:paraId="10167CA5" w14:textId="77777777">
      <w:r>
        <w:rPr>
          <w:rStyle w:val="CommentReference"/>
        </w:rPr>
        <w:annotationRef/>
      </w:r>
      <w:r>
        <w:rPr>
          <w:color w:val="000000"/>
          <w:sz w:val="20"/>
          <w:szCs w:val="20"/>
        </w:rPr>
        <w:t xml:space="preserve">Add X on Day -1 for the pre-dose urine (-12 to 0 h) and pre-dose fecal sample.</w:t>
      </w:r>
    </w:p>
  </w:comment>
  <w:comment w:id="73" w:author="Tairan Yang" w:date="2026-10-13T19:06:52Z" w:initials="TY">
    <w:p w14:paraId="58861C14" w14:textId="77777777">
      <w:r>
        <w:rPr>
          <w:rStyle w:val="CommentReference"/>
        </w:rPr>
        <w:annotationRef/>
      </w:r>
      <w:r>
        <w:rPr>
          <w:color w:val="000000"/>
          <w:sz w:val="20"/>
          <w:szCs w:val="20"/>
        </w:rPr>
        <w:t xml:space="preserve">Add X in the Day 4-7 column for the pre-discharge ECG (see footnote).</w:t>
      </w:r>
    </w:p>
  </w:comment>
  <w:comment w:id="74" w:author="Tairan Yang" w:date="2026-10-13T19:06:52Z" w:initials="TY">
    <w:p w14:paraId="5F136A54" w14:textId="77777777">
      <w:r>
        <w:rPr>
          <w:rStyle w:val="CommentReference"/>
        </w:rPr>
        <w:annotationRef/>
      </w:r>
      <w:r>
        <w:rPr>
          <w:color w:val="000000"/>
          <w:sz w:val="20"/>
          <w:szCs w:val="20"/>
        </w:rPr>
        <w:t xml:space="preserve">Agree - removed; supine only.</w:t>
      </w:r>
    </w:p>
  </w:comment>
  <w:comment w:id="75" w:author="Tairan Yang" w:date="2026-10-13T19:06:52Z" w:initials="TY">
    <w:p w14:paraId="3852AF7F" w14:textId="77777777">
      <w:r>
        <w:rPr>
          <w:rStyle w:val="CommentReference"/>
        </w:rPr>
        <w:annotationRef/>
      </w:r>
      <w:r>
        <w:rPr>
          <w:color w:val="000000"/>
          <w:sz w:val="20"/>
          <w:szCs w:val="20"/>
        </w:rPr>
        <w:t xml:space="preserve">The REF field that follows currently resolves to '8' (inclusion #8 = dietary restrictions). The BP/HR limits are in exclusion #9 - please re-point the cross-reference so this reads 'exclusion criterion #9)'.</w:t>
      </w:r>
    </w:p>
  </w:comment>
  <w:comment w:id="76" w:author="Tairan Yang" w:date="2026-10-13T19:06:52Z" w:initials="TY">
    <w:p w14:paraId="25A23027" w14:textId="77777777">
      <w:r>
        <w:rPr>
          <w:rStyle w:val="CommentReference"/>
        </w:rPr>
        <w:annotationRef/>
      </w:r>
      <w:r>
        <w:rPr>
          <w:color w:val="000000"/>
          <w:sz w:val="20"/>
          <w:szCs w:val="20"/>
        </w:rPr>
        <w:t xml:space="preserve">Pre-dose window harmonised with the synopsis body (within 1 h) and 1.5 h added.</w:t>
      </w:r>
    </w:p>
  </w:comment>
  <w:comment w:id="77" w:author="Tairan Yang" w:date="2026-10-13T19:06:52Z" w:initials="TY">
    <w:p w14:paraId="19646EB7" w14:textId="77777777">
      <w:r>
        <w:rPr>
          <w:rStyle w:val="CommentReference"/>
        </w:rPr>
        <w:annotationRef/>
      </w:r>
      <w:r>
        <w:rPr>
          <w:color w:val="000000"/>
          <w:sz w:val="20"/>
          <w:szCs w:val="20"/>
        </w:rPr>
        <w:t xml:space="preserve">Is the pre-discharge TSH needed? 102 did TSH at screening only and there is no thyroid signal for CYB003. Suggest removing (and the Day 4-7 X in the SoA) unless there is a specific rationale.</w:t>
      </w:r>
    </w:p>
  </w:comment>
  <w:comment w:id="78" w:author="Tairan Yang" w:date="2026-10-13T19:06:52Z" w:initials="TY">
    <w:p w14:paraId="608FA53B" w14:textId="77777777">
      <w:r>
        <w:rPr>
          <w:rStyle w:val="CommentReference"/>
        </w:rPr>
        <w:annotationRef/>
      </w:r>
      <w:r>
        <w:rPr>
          <w:color w:val="000000"/>
          <w:sz w:val="20"/>
          <w:szCs w:val="20"/>
        </w:rPr>
        <w:t xml:space="preserve">See comment on the SoA row - Day -1 here vs Day 1 in the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67E67C" w15:done="0"/>
  <w15:commentEx w15:paraId="2B2DF784" w15:done="0"/>
  <w15:commentEx w15:paraId="08F2812C" w15:done="0"/>
  <w15:commentEx w15:paraId="6850EE9B" w15:done="0"/>
  <w15:commentEx w15:paraId="41A488CB" w15:done="0"/>
  <w15:commentEx w15:paraId="3E184488" w15:paraIdParent="41A488CB" w15:done="0"/>
  <w15:commentEx w15:paraId="6027B30C" w15:done="1"/>
  <w15:commentEx w15:paraId="5F5C11A7" w15:paraIdParent="6027B30C" w15:done="1"/>
  <w15:commentEx w15:paraId="2D81873E" w15:done="0"/>
  <w15:commentEx w15:paraId="6C9B87AF" w15:done="0"/>
  <w15:commentEx w15:paraId="08072CAB" w15:done="0"/>
  <w15:commentEx w15:paraId="1A42F9AE" w15:paraIdParent="08072CAB" w15:done="0"/>
  <w15:commentEx w15:paraId="17057F53" w15:done="0"/>
  <w15:commentEx w15:paraId="1B788D94" w15:done="0"/>
  <w15:commentEx w15:paraId="403C9F23" w15:done="0"/>
  <w15:commentEx w15:paraId="06195F33" w15:paraIdParent="2467E67C" w15:done="0"/>
  <w15:commentEx w15:paraId="4F6E00BF" w15:paraIdParent="2B2DF784" w15:done="0"/>
  <w15:commentEx w15:paraId="6C2EFB6D" w15:done="0"/>
  <w15:commentEx w15:paraId="549BE2D9" w15:done="0"/>
  <w15:commentEx w15:paraId="6CAF4698" w15:done="0"/>
  <w15:commentEx w15:paraId="29C7A35D" w15:paraIdParent="08F2812C" w15:done="0"/>
  <w15:commentEx w15:paraId="611CEC55" w15:paraIdParent="6850EE9B" w15:done="0"/>
  <w15:commentEx w15:paraId="74642D0B" w15:paraIdParent="41A488CB" w15:done="0"/>
  <w15:commentEx w15:paraId="3C480CC8" w15:done="0"/>
  <w15:commentEx w15:paraId="0BF0B553" w15:done="0"/>
  <w15:commentEx w15:paraId="47380C46" w15:done="0"/>
  <w15:commentEx w15:paraId="36188B19" w15:done="0"/>
  <w15:commentEx w15:paraId="1CA72363" w15:done="0"/>
  <w15:commentEx w15:paraId="35FAEE6B" w15:done="0"/>
  <w15:commentEx w15:paraId="7554B49F" w15:done="0"/>
  <w15:commentEx w15:paraId="22600084" w15:done="0"/>
  <w15:commentEx w15:paraId="4B19C8D5" w15:paraIdParent="2D81873E" w15:done="0"/>
  <w15:commentEx w15:paraId="6C42DE0C" w15:paraIdParent="6C9B87AF" w15:done="0"/>
  <w15:commentEx w15:paraId="08183BDE" w15:done="0"/>
  <w15:commentEx w15:paraId="64ADE068" w15:done="0"/>
  <w15:commentEx w15:paraId="06F6F191" w15:done="0"/>
  <w15:commentEx w15:paraId="03986D46" w15:paraIdParent="08072CAB" w15:done="0"/>
  <w15:commentEx w15:paraId="07978C67" w15:done="0"/>
  <w15:commentEx w15:paraId="009E4E44" w15:done="0"/>
  <w15:commentEx w15:paraId="23741C54" w15:done="0"/>
  <w15:commentEx w15:paraId="7BAF4590" w15:done="0"/>
  <w15:commentEx w15:paraId="10167CA5" w15:done="0"/>
  <w15:commentEx w15:paraId="58861C14" w15:done="0"/>
  <w15:commentEx w15:paraId="5F136A54" w15:paraIdParent="17057F53" w15:done="0"/>
  <w15:commentEx w15:paraId="3852AF7F" w15:done="0"/>
  <w15:commentEx w15:paraId="25A23027" w15:done="0"/>
  <w15:commentEx w15:paraId="19646EB7" w15:done="0"/>
  <w15:commentEx w15:paraId="608FA5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85D87A" w16cex:dateUtc="2025-11-11T12:32:00Z"/>
  <w16cex:commentExtensible w16cex:durableId="5C94EB51" w16cex:dateUtc="2025-10-22T05:56:00Z"/>
  <w16cex:commentExtensible w16cex:durableId="41BF3B61" w16cex:dateUtc="2025-11-11T13:09:00Z"/>
  <w16cex:commentExtensible w16cex:durableId="78CC01C6" w16cex:dateUtc="2025-11-11T13:10:00Z"/>
  <w16cex:commentExtensible w16cex:durableId="38E7923C" w16cex:dateUtc="2025-11-07T15:26:00Z"/>
  <w16cex:commentExtensible w16cex:durableId="63AA597A" w16cex:dateUtc="2025-11-11T13:11:00Z"/>
  <w16cex:commentExtensible w16cex:durableId="4C7FF4AE" w16cex:dateUtc="2025-11-11T13:13:00Z"/>
  <w16cex:commentExtensible w16cex:durableId="79096441" w16cex:dateUtc="2025-11-13T12:46:00Z"/>
  <w16cex:commentExtensible w16cex:durableId="6676B663" w16cex:dateUtc="2025-11-11T13:18:00Z"/>
  <w16cex:commentExtensible w16cex:durableId="3D486FFD" w16cex:dateUtc="2025-11-11T13:19:00Z"/>
  <w16cex:commentExtensible w16cex:durableId="24A2BD51" w16cex:dateUtc="2025-10-26T04:58:00Z"/>
  <w16cex:commentExtensible w16cex:durableId="4CB6A7BC" w16cex:dateUtc="2025-11-05T16:37:00Z"/>
  <w16cex:commentExtensible w16cex:durableId="22818A55" w16cex:dateUtc="2025-11-11T13:30:00Z"/>
  <w16cex:commentExtensible w16cex:durableId="65DB1A71" w16cex:dateUtc="2026-10-13T19:06:51Z"/>
  <w16cex:commentExtensible w16cex:durableId="32E6C06E" w16cex:dateUtc="2026-10-13T19:06:51Z"/>
  <w16cex:commentExtensible w16cex:durableId="5CACE702" w16cex:dateUtc="2026-10-13T19:06:52Z"/>
  <w16cex:commentExtensible w16cex:durableId="2449F49C" w16cex:dateUtc="2026-10-13T19:06:52Z"/>
  <w16cex:commentExtensible w16cex:durableId="74EE29B7" w16cex:dateUtc="2026-10-13T19:06:52Z"/>
  <w16cex:commentExtensible w16cex:durableId="60F9860C" w16cex:dateUtc="2026-10-13T19:06:52Z"/>
  <w16cex:commentExtensible w16cex:durableId="1219C30B" w16cex:dateUtc="2026-10-13T19:06:52Z"/>
  <w16cex:commentExtensible w16cex:durableId="166B6960" w16cex:dateUtc="2026-10-13T19:06:52Z"/>
  <w16cex:commentExtensible w16cex:durableId="2A3239B7" w16cex:dateUtc="2026-10-13T19:06:52Z"/>
  <w16cex:commentExtensible w16cex:durableId="31DDB273" w16cex:dateUtc="2026-10-13T19:06:52Z"/>
  <w16cex:commentExtensible w16cex:durableId="3AFE0235" w16cex:dateUtc="2026-10-13T19:06:52Z"/>
  <w16cex:commentExtensible w16cex:durableId="72340E52" w16cex:dateUtc="2026-10-13T19:06:52Z"/>
  <w16cex:commentExtensible w16cex:durableId="0469A859" w16cex:dateUtc="2026-10-13T19:06:52Z"/>
  <w16cex:commentExtensible w16cex:durableId="5CC5C456" w16cex:dateUtc="2026-10-13T19:06:52Z"/>
  <w16cex:commentExtensible w16cex:durableId="67A95AE5" w16cex:dateUtc="2026-10-13T19:06:52Z"/>
  <w16cex:commentExtensible w16cex:durableId="22F6DFBC" w16cex:dateUtc="2026-10-13T19:06:52Z"/>
  <w16cex:commentExtensible w16cex:durableId="32F5B7E7" w16cex:dateUtc="2026-10-13T19:06:52Z"/>
  <w16cex:commentExtensible w16cex:durableId="400D1D46" w16cex:dateUtc="2026-10-13T19:06:52Z"/>
  <w16cex:commentExtensible w16cex:durableId="4E55B3F6" w16cex:dateUtc="2026-10-13T19:06:52Z"/>
  <w16cex:commentExtensible w16cex:durableId="6CC0A015" w16cex:dateUtc="2026-10-13T19:06:52Z"/>
  <w16cex:commentExtensible w16cex:durableId="4A36E01F" w16cex:dateUtc="2026-10-13T19:06:52Z"/>
  <w16cex:commentExtensible w16cex:durableId="6C3C69DA" w16cex:dateUtc="2026-10-13T19:06:52Z"/>
  <w16cex:commentExtensible w16cex:durableId="53337960" w16cex:dateUtc="2026-10-13T19:06:52Z"/>
  <w16cex:commentExtensible w16cex:durableId="41D62064" w16cex:dateUtc="2026-10-13T19:06:52Z"/>
  <w16cex:commentExtensible w16cex:durableId="4352B1F1" w16cex:dateUtc="2026-10-13T19:06:52Z"/>
  <w16cex:commentExtensible w16cex:durableId="3A04C48C" w16cex:dateUtc="2026-10-13T19:06:52Z"/>
  <w16cex:commentExtensible w16cex:durableId="5BE39741" w16cex:dateUtc="2026-10-13T19:06:52Z"/>
  <w16cex:commentExtensible w16cex:durableId="2C21297A" w16cex:dateUtc="2026-10-13T19:06:52Z"/>
  <w16cex:commentExtensible w16cex:durableId="5A3E1748" w16cex:dateUtc="2026-10-13T19:06:52Z"/>
  <w16cex:commentExtensible w16cex:durableId="3735E70A" w16cex:dateUtc="2026-10-13T19:06:52Z"/>
  <w16cex:commentExtensible w16cex:durableId="4128784F" w16cex:dateUtc="2026-10-13T19:06:52Z"/>
  <w16cex:commentExtensible w16cex:durableId="45079E9C" w16cex:dateUtc="2026-10-13T19:06:52Z"/>
  <w16cex:commentExtensible w16cex:durableId="6FECC84F" w16cex:dateUtc="2026-10-13T19:06:52Z"/>
  <w16cex:commentExtensible w16cex:durableId="408DE8DF" w16cex:dateUtc="2026-10-13T19:06:52Z"/>
  <w16cex:commentExtensible w16cex:durableId="034C35DB" w16cex:dateUtc="2026-10-13T19:06:5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67E67C" w16cid:durableId="7985D87A"/>
  <w16cid:commentId w16cid:paraId="2B2DF784" w16cid:durableId="5C94EB51"/>
  <w16cid:commentId w16cid:paraId="08F2812C" w16cid:durableId="41BF3B61"/>
  <w16cid:commentId w16cid:paraId="6850EE9B" w16cid:durableId="78CC01C6"/>
  <w16cid:commentId w16cid:paraId="41A488CB" w16cid:durableId="38E7923C"/>
  <w16cid:commentId w16cid:paraId="3E184488" w16cid:durableId="63AA597A"/>
  <w16cid:commentId w16cid:paraId="6027B30C" w16cid:durableId="4C7FF4AE"/>
  <w16cid:commentId w16cid:paraId="5F5C11A7" w16cid:durableId="79096441"/>
  <w16cid:commentId w16cid:paraId="2D81873E" w16cid:durableId="6676B663"/>
  <w16cid:commentId w16cid:paraId="6C9B87AF" w16cid:durableId="3D486FFD"/>
  <w16cid:commentId w16cid:paraId="08072CAB" w16cid:durableId="24A2BD51"/>
  <w16cid:commentId w16cid:paraId="1A42F9AE" w16cid:durableId="4CB6A7BC"/>
  <w16cid:commentId w16cid:paraId="17057F53" w16cid:durableId="22818A55"/>
  <w16cid:commentId w16cid:paraId="1B788D94" w16cid:durableId="65DB1A71"/>
  <w16cid:commentId w16cid:paraId="403C9F23" w16cid:durableId="32E6C06E"/>
  <w16cid:commentId w16cid:paraId="06195F33" w16cid:durableId="5CACE702"/>
  <w16cid:commentId w16cid:paraId="4F6E00BF" w16cid:durableId="2449F49C"/>
  <w16cid:commentId w16cid:paraId="6C2EFB6D" w16cid:durableId="74EE29B7"/>
  <w16cid:commentId w16cid:paraId="549BE2D9" w16cid:durableId="60F9860C"/>
  <w16cid:commentId w16cid:paraId="6CAF4698" w16cid:durableId="1219C30B"/>
  <w16cid:commentId w16cid:paraId="29C7A35D" w16cid:durableId="166B6960"/>
  <w16cid:commentId w16cid:paraId="611CEC55" w16cid:durableId="2A3239B7"/>
  <w16cid:commentId w16cid:paraId="74642D0B" w16cid:durableId="31DDB273"/>
  <w16cid:commentId w16cid:paraId="3C480CC8" w16cid:durableId="3AFE0235"/>
  <w16cid:commentId w16cid:paraId="0BF0B553" w16cid:durableId="72340E52"/>
  <w16cid:commentId w16cid:paraId="47380C46" w16cid:durableId="0469A859"/>
  <w16cid:commentId w16cid:paraId="36188B19" w16cid:durableId="5CC5C456"/>
  <w16cid:commentId w16cid:paraId="1CA72363" w16cid:durableId="67A95AE5"/>
  <w16cid:commentId w16cid:paraId="35FAEE6B" w16cid:durableId="22F6DFBC"/>
  <w16cid:commentId w16cid:paraId="7554B49F" w16cid:durableId="32F5B7E7"/>
  <w16cid:commentId w16cid:paraId="22600084" w16cid:durableId="400D1D46"/>
  <w16cid:commentId w16cid:paraId="4B19C8D5" w16cid:durableId="4E55B3F6"/>
  <w16cid:commentId w16cid:paraId="6C42DE0C" w16cid:durableId="6CC0A015"/>
  <w16cid:commentId w16cid:paraId="08183BDE" w16cid:durableId="4A36E01F"/>
  <w16cid:commentId w16cid:paraId="64ADE068" w16cid:durableId="6C3C69DA"/>
  <w16cid:commentId w16cid:paraId="06F6F191" w16cid:durableId="53337960"/>
  <w16cid:commentId w16cid:paraId="03986D46" w16cid:durableId="41D62064"/>
  <w16cid:commentId w16cid:paraId="07978C67" w16cid:durableId="4352B1F1"/>
  <w16cid:commentId w16cid:paraId="009E4E44" w16cid:durableId="3A04C48C"/>
  <w16cid:commentId w16cid:paraId="23741C54" w16cid:durableId="5BE39741"/>
  <w16cid:commentId w16cid:paraId="7BAF4590" w16cid:durableId="2C21297A"/>
  <w16cid:commentId w16cid:paraId="10167CA5" w16cid:durableId="5A3E1748"/>
  <w16cid:commentId w16cid:paraId="58861C14" w16cid:durableId="3735E70A"/>
  <w16cid:commentId w16cid:paraId="5F136A54" w16cid:durableId="4128784F"/>
  <w16cid:commentId w16cid:paraId="3852AF7F" w16cid:durableId="45079E9C"/>
  <w16cid:commentId w16cid:paraId="25A23027" w16cid:durableId="6FECC84F"/>
  <w16cid:commentId w16cid:paraId="19646EB7" w16cid:durableId="408DE8DF"/>
  <w16cid:commentId w16cid:paraId="608FA53B" w16cid:durableId="034C35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8663" w14:textId="77777777" w:rsidR="00F76FA8" w:rsidRDefault="00F76FA8">
      <w:r>
        <w:separator/>
      </w:r>
    </w:p>
  </w:endnote>
  <w:endnote w:type="continuationSeparator" w:id="0">
    <w:p w14:paraId="64A55A5B" w14:textId="77777777" w:rsidR="00F76FA8" w:rsidRDefault="00F76FA8">
      <w:r>
        <w:continuationSeparator/>
      </w:r>
    </w:p>
  </w:endnote>
  <w:endnote w:type="continuationNotice" w:id="1">
    <w:p w14:paraId="230E6D1F" w14:textId="77777777" w:rsidR="00F76FA8" w:rsidRDefault="00F76F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roman"/>
    <w:notTrueType/>
    <w:pitch w:val="default"/>
  </w:font>
  <w:font w:name="Calibri-Italic">
    <w:altName w:val="Calibri"/>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51FB" w14:textId="095DB0A8" w:rsidR="00B7214F" w:rsidRPr="00A46188" w:rsidRDefault="00B7214F" w:rsidP="00426B01">
    <w:pPr>
      <w:pStyle w:val="Footer"/>
      <w:tabs>
        <w:tab w:val="clear" w:pos="8640"/>
        <w:tab w:val="right" w:pos="9360"/>
      </w:tabs>
      <w:rPr>
        <w:sz w:val="20"/>
        <w:szCs w:val="20"/>
      </w:rPr>
    </w:pPr>
    <w:r w:rsidRPr="00A46188">
      <w:rPr>
        <w:sz w:val="20"/>
        <w:szCs w:val="20"/>
      </w:rPr>
      <w:t>Confidential</w:t>
    </w:r>
    <w:r w:rsidRPr="00A46188">
      <w:rPr>
        <w:sz w:val="20"/>
        <w:szCs w:val="20"/>
      </w:rPr>
      <w:tab/>
    </w:r>
    <w:r w:rsidRPr="00A46188">
      <w:rPr>
        <w:sz w:val="20"/>
        <w:szCs w:val="20"/>
      </w:rPr>
      <w:tab/>
    </w:r>
    <w:r w:rsidR="00F1518D" w:rsidRPr="00A46188">
      <w:rPr>
        <w:sz w:val="20"/>
        <w:szCs w:val="20"/>
      </w:rPr>
      <w:t xml:space="preserve">Page </w:t>
    </w:r>
    <w:r w:rsidR="00F1518D" w:rsidRPr="00A46188">
      <w:rPr>
        <w:sz w:val="20"/>
        <w:szCs w:val="20"/>
      </w:rPr>
      <w:fldChar w:fldCharType="begin"/>
    </w:r>
    <w:r w:rsidR="00F1518D" w:rsidRPr="00A46188">
      <w:rPr>
        <w:sz w:val="20"/>
        <w:szCs w:val="20"/>
      </w:rPr>
      <w:instrText xml:space="preserve"> PAGE </w:instrText>
    </w:r>
    <w:r w:rsidR="00F1518D" w:rsidRPr="00A46188">
      <w:rPr>
        <w:sz w:val="20"/>
        <w:szCs w:val="20"/>
      </w:rPr>
      <w:fldChar w:fldCharType="separate"/>
    </w:r>
    <w:r w:rsidR="00F1518D">
      <w:rPr>
        <w:sz w:val="20"/>
        <w:szCs w:val="20"/>
      </w:rPr>
      <w:t>5</w:t>
    </w:r>
    <w:r w:rsidR="00F1518D" w:rsidRPr="00A46188">
      <w:rPr>
        <w:sz w:val="20"/>
        <w:szCs w:val="20"/>
      </w:rPr>
      <w:fldChar w:fldCharType="end"/>
    </w:r>
    <w:r w:rsidR="00F1518D" w:rsidRPr="00A46188">
      <w:rPr>
        <w:sz w:val="20"/>
        <w:szCs w:val="20"/>
      </w:rPr>
      <w:t xml:space="preserve"> of </w:t>
    </w:r>
    <w:r w:rsidR="00F1518D" w:rsidRPr="00A46188">
      <w:rPr>
        <w:sz w:val="20"/>
        <w:szCs w:val="20"/>
      </w:rPr>
      <w:fldChar w:fldCharType="begin"/>
    </w:r>
    <w:r w:rsidR="00F1518D" w:rsidRPr="00A46188">
      <w:rPr>
        <w:sz w:val="20"/>
        <w:szCs w:val="20"/>
      </w:rPr>
      <w:instrText xml:space="preserve"> NUMPAGES </w:instrText>
    </w:r>
    <w:r w:rsidR="00F1518D" w:rsidRPr="00A46188">
      <w:rPr>
        <w:sz w:val="20"/>
        <w:szCs w:val="20"/>
      </w:rPr>
      <w:fldChar w:fldCharType="separate"/>
    </w:r>
    <w:r w:rsidR="00F1518D">
      <w:rPr>
        <w:sz w:val="20"/>
        <w:szCs w:val="20"/>
      </w:rPr>
      <w:t>74</w:t>
    </w:r>
    <w:r w:rsidR="00F1518D" w:rsidRPr="00A46188">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3154" w14:textId="77777777" w:rsidR="00DA7013" w:rsidRDefault="00DA7013" w:rsidP="00D04091">
    <w:pPr>
      <w:pStyle w:val="Footer"/>
      <w:tabs>
        <w:tab w:val="clear" w:pos="8640"/>
        <w:tab w:val="right" w:pos="12960"/>
      </w:tabs>
      <w:rPr>
        <w:sz w:val="20"/>
        <w:szCs w:val="20"/>
      </w:rPr>
    </w:pPr>
  </w:p>
  <w:p w14:paraId="38DB7BD0" w14:textId="6C029009" w:rsidR="00673117" w:rsidRPr="00AD4C3A" w:rsidRDefault="00F1518D" w:rsidP="00AD4C3A">
    <w:pPr>
      <w:pStyle w:val="Footer"/>
      <w:tabs>
        <w:tab w:val="clear" w:pos="8640"/>
        <w:tab w:val="right" w:pos="12960"/>
      </w:tabs>
      <w:rPr>
        <w:sz w:val="20"/>
        <w:szCs w:val="20"/>
      </w:rPr>
    </w:pPr>
    <w:r w:rsidRPr="00A46188">
      <w:rPr>
        <w:sz w:val="20"/>
        <w:szCs w:val="20"/>
      </w:rPr>
      <w:t>Confidential</w:t>
    </w:r>
    <w:r w:rsidRPr="00A46188">
      <w:rPr>
        <w:sz w:val="20"/>
        <w:szCs w:val="20"/>
      </w:rPr>
      <w:tab/>
    </w:r>
    <w:r w:rsidRPr="00A46188">
      <w:rPr>
        <w:sz w:val="20"/>
        <w:szCs w:val="20"/>
      </w:rPr>
      <w:tab/>
      <w:t xml:space="preserve">Page </w:t>
    </w:r>
    <w:r w:rsidRPr="00A46188">
      <w:rPr>
        <w:sz w:val="20"/>
        <w:szCs w:val="20"/>
      </w:rPr>
      <w:fldChar w:fldCharType="begin"/>
    </w:r>
    <w:r w:rsidRPr="00A46188">
      <w:rPr>
        <w:sz w:val="20"/>
        <w:szCs w:val="20"/>
      </w:rPr>
      <w:instrText xml:space="preserve"> PAGE </w:instrText>
    </w:r>
    <w:r w:rsidRPr="00A46188">
      <w:rPr>
        <w:sz w:val="20"/>
        <w:szCs w:val="20"/>
      </w:rPr>
      <w:fldChar w:fldCharType="separate"/>
    </w:r>
    <w:r>
      <w:rPr>
        <w:sz w:val="20"/>
        <w:szCs w:val="20"/>
      </w:rPr>
      <w:t>5</w:t>
    </w:r>
    <w:r w:rsidRPr="00A46188">
      <w:rPr>
        <w:sz w:val="20"/>
        <w:szCs w:val="20"/>
      </w:rPr>
      <w:fldChar w:fldCharType="end"/>
    </w:r>
    <w:r w:rsidRPr="00A46188">
      <w:rPr>
        <w:sz w:val="20"/>
        <w:szCs w:val="20"/>
      </w:rPr>
      <w:t xml:space="preserve"> of </w:t>
    </w:r>
    <w:r w:rsidRPr="00A46188">
      <w:rPr>
        <w:sz w:val="20"/>
        <w:szCs w:val="20"/>
      </w:rPr>
      <w:fldChar w:fldCharType="begin"/>
    </w:r>
    <w:r w:rsidRPr="00A46188">
      <w:rPr>
        <w:sz w:val="20"/>
        <w:szCs w:val="20"/>
      </w:rPr>
      <w:instrText xml:space="preserve"> NUMPAGES </w:instrText>
    </w:r>
    <w:r w:rsidRPr="00A46188">
      <w:rPr>
        <w:sz w:val="20"/>
        <w:szCs w:val="20"/>
      </w:rPr>
      <w:fldChar w:fldCharType="separate"/>
    </w:r>
    <w:r>
      <w:rPr>
        <w:sz w:val="20"/>
        <w:szCs w:val="20"/>
      </w:rPr>
      <w:t>74</w:t>
    </w:r>
    <w:r w:rsidRPr="00A4618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3B03D" w14:textId="77777777" w:rsidR="00F76FA8" w:rsidRDefault="00F76FA8">
      <w:r>
        <w:separator/>
      </w:r>
    </w:p>
  </w:footnote>
  <w:footnote w:type="continuationSeparator" w:id="0">
    <w:p w14:paraId="7F5EF6EA" w14:textId="77777777" w:rsidR="00F76FA8" w:rsidRDefault="00F76FA8">
      <w:r>
        <w:continuationSeparator/>
      </w:r>
    </w:p>
  </w:footnote>
  <w:footnote w:type="continuationNotice" w:id="1">
    <w:p w14:paraId="424FFE31" w14:textId="77777777" w:rsidR="00F76FA8" w:rsidRDefault="00F76F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61CC" w14:textId="766A1361" w:rsidR="00B7214F" w:rsidRDefault="00704A7C" w:rsidP="0033006E">
    <w:pPr>
      <w:pStyle w:val="Header"/>
      <w:framePr w:wrap="around" w:vAnchor="text" w:hAnchor="margin" w:xAlign="center" w:y="1"/>
      <w:rPr>
        <w:rStyle w:val="PageNumber"/>
      </w:rPr>
    </w:pPr>
    <w:r>
      <w:rPr>
        <w:rStyle w:val="PageNumber"/>
      </w:rPr>
      <w:fldChar w:fldCharType="begin"/>
    </w:r>
    <w:r w:rsidR="00B7214F">
      <w:rPr>
        <w:rStyle w:val="PageNumber"/>
      </w:rPr>
      <w:instrText xml:space="preserve">PAGE  </w:instrText>
    </w:r>
    <w:r>
      <w:rPr>
        <w:rStyle w:val="PageNumber"/>
      </w:rPr>
      <w:fldChar w:fldCharType="separate"/>
    </w:r>
    <w:r w:rsidR="00D03894">
      <w:rPr>
        <w:rStyle w:val="PageNumber"/>
        <w:noProof/>
      </w:rPr>
      <w:t>2</w:t>
    </w:r>
    <w:r>
      <w:rPr>
        <w:rStyle w:val="PageNumber"/>
      </w:rPr>
      <w:fldChar w:fldCharType="end"/>
    </w:r>
  </w:p>
  <w:p w14:paraId="3C9D9684" w14:textId="77777777" w:rsidR="00B7214F" w:rsidRDefault="00B721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D991" w14:textId="2BCA2E9C" w:rsidR="00B7214F" w:rsidRPr="00737C1F" w:rsidRDefault="00737C1F" w:rsidP="000D7053">
    <w:pPr>
      <w:pStyle w:val="Header"/>
      <w:tabs>
        <w:tab w:val="left" w:pos="8640"/>
        <w:tab w:val="right" w:pos="9360"/>
      </w:tabs>
      <w:rPr>
        <w:rStyle w:val="PageNumber"/>
        <w:sz w:val="20"/>
        <w:szCs w:val="20"/>
        <w:lang w:val="fr-FR"/>
      </w:rPr>
    </w:pPr>
    <w:proofErr w:type="spellStart"/>
    <w:r w:rsidRPr="00737C1F">
      <w:rPr>
        <w:rStyle w:val="PageNumber"/>
        <w:sz w:val="20"/>
        <w:szCs w:val="20"/>
        <w:lang w:val="fr-FR"/>
      </w:rPr>
      <w:t>Cybin</w:t>
    </w:r>
    <w:proofErr w:type="spellEnd"/>
    <w:r w:rsidR="00B7214F" w:rsidRPr="00737C1F">
      <w:rPr>
        <w:rStyle w:val="PageNumber"/>
        <w:sz w:val="20"/>
        <w:szCs w:val="20"/>
        <w:lang w:val="fr-FR"/>
      </w:rPr>
      <w:tab/>
    </w:r>
    <w:r w:rsidR="007049B6" w:rsidRPr="00737C1F">
      <w:rPr>
        <w:rStyle w:val="PageNumber"/>
        <w:sz w:val="20"/>
        <w:szCs w:val="20"/>
        <w:lang w:val="fr-FR"/>
      </w:rPr>
      <w:tab/>
    </w:r>
    <w:r w:rsidR="000D7053">
      <w:rPr>
        <w:rStyle w:val="PageNumber"/>
        <w:sz w:val="20"/>
        <w:szCs w:val="20"/>
        <w:lang w:val="fr-FR"/>
      </w:rPr>
      <w:tab/>
    </w:r>
    <w:r w:rsidRPr="00737C1F">
      <w:rPr>
        <w:rStyle w:val="PageNumber"/>
        <w:sz w:val="20"/>
        <w:szCs w:val="20"/>
        <w:lang w:val="fr-FR"/>
      </w:rPr>
      <w:t>CYB00</w:t>
    </w:r>
    <w:r w:rsidR="00105F8C">
      <w:rPr>
        <w:rStyle w:val="PageNumber"/>
        <w:sz w:val="20"/>
        <w:szCs w:val="20"/>
        <w:lang w:val="fr-FR"/>
      </w:rPr>
      <w:t>3</w:t>
    </w:r>
  </w:p>
  <w:p w14:paraId="2A334E78" w14:textId="14757325" w:rsidR="00B7214F" w:rsidRPr="00826DE8" w:rsidRDefault="00B7214F" w:rsidP="007049B6">
    <w:pPr>
      <w:pStyle w:val="Header"/>
      <w:pBdr>
        <w:bottom w:val="single" w:sz="4" w:space="1" w:color="auto"/>
      </w:pBdr>
      <w:tabs>
        <w:tab w:val="clear" w:pos="8640"/>
        <w:tab w:val="right" w:pos="9360"/>
      </w:tabs>
      <w:rPr>
        <w:sz w:val="20"/>
        <w:szCs w:val="20"/>
      </w:rPr>
    </w:pPr>
    <w:r w:rsidRPr="00826DE8">
      <w:rPr>
        <w:sz w:val="20"/>
        <w:szCs w:val="20"/>
      </w:rPr>
      <w:t xml:space="preserve">Protocol </w:t>
    </w:r>
    <w:r w:rsidR="00737C1F" w:rsidRPr="00826DE8">
      <w:rPr>
        <w:sz w:val="20"/>
        <w:szCs w:val="20"/>
      </w:rPr>
      <w:t>CYB00</w:t>
    </w:r>
    <w:r w:rsidR="006C7E96">
      <w:rPr>
        <w:sz w:val="20"/>
        <w:szCs w:val="20"/>
      </w:rPr>
      <w:t>3</w:t>
    </w:r>
    <w:r w:rsidR="0006029C">
      <w:rPr>
        <w:sz w:val="20"/>
        <w:szCs w:val="20"/>
      </w:rPr>
      <w:t>-10</w:t>
    </w:r>
    <w:r w:rsidR="004A502D">
      <w:rPr>
        <w:sz w:val="20"/>
        <w:szCs w:val="20"/>
      </w:rPr>
      <w:t>3</w:t>
    </w:r>
    <w:r w:rsidR="00F61BFA" w:rsidRPr="00826DE8">
      <w:rPr>
        <w:sz w:val="20"/>
        <w:szCs w:val="20"/>
      </w:rPr>
      <w:t>, Version</w:t>
    </w:r>
    <w:r w:rsidR="003D51BA">
      <w:rPr>
        <w:sz w:val="20"/>
        <w:szCs w:val="20"/>
      </w:rPr>
      <w:t xml:space="preserve"> </w:t>
    </w:r>
    <w:r w:rsidR="004A128E">
      <w:rPr>
        <w:sz w:val="20"/>
        <w:szCs w:val="20"/>
      </w:rPr>
      <w:t>0</w:t>
    </w:r>
    <w:r w:rsidR="00872887">
      <w:rPr>
        <w:sz w:val="20"/>
        <w:szCs w:val="20"/>
      </w:rPr>
      <w:t>.</w:t>
    </w:r>
    <w:r w:rsidR="00F43411">
      <w:rPr>
        <w:sz w:val="20"/>
        <w:szCs w:val="20"/>
      </w:rPr>
      <w:t>3</w:t>
    </w:r>
    <w:r w:rsidRPr="00826DE8">
      <w:rPr>
        <w:sz w:val="20"/>
        <w:szCs w:val="20"/>
      </w:rPr>
      <w:tab/>
    </w:r>
    <w:r w:rsidRPr="00826DE8">
      <w:rPr>
        <w:sz w:val="20"/>
        <w:szCs w:val="20"/>
      </w:rPr>
      <w:tab/>
    </w:r>
    <w:r w:rsidR="001804FC">
      <w:rPr>
        <w:sz w:val="20"/>
        <w:szCs w:val="20"/>
      </w:rPr>
      <w:t xml:space="preserve">November </w:t>
    </w:r>
    <w:r w:rsidR="009B66ED">
      <w:rPr>
        <w:sz w:val="20"/>
        <w:szCs w:val="20"/>
      </w:rPr>
      <w:t>202</w:t>
    </w:r>
    <w:r w:rsidR="00BC0832">
      <w:rPr>
        <w:sz w:val="20"/>
        <w:szCs w:val="20"/>
      </w:rPr>
      <w:t>5</w:t>
    </w:r>
  </w:p>
  <w:p w14:paraId="0D560D51" w14:textId="0EA5177E" w:rsidR="00B7214F" w:rsidRPr="00826DE8" w:rsidRDefault="00B7214F">
    <w:pPr>
      <w:pStyle w:val="Header"/>
      <w:rPr>
        <w:sz w:val="20"/>
        <w:szCs w:val="20"/>
      </w:rPr>
    </w:pPr>
  </w:p>
  <w:p w14:paraId="6E83017B" w14:textId="77777777" w:rsidR="009E734E" w:rsidRPr="00826DE8" w:rsidRDefault="009E734E">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76EE" w14:textId="4A8646A6" w:rsidR="00A15C08" w:rsidRPr="00737C1F" w:rsidRDefault="00A15C08" w:rsidP="00A15C08">
    <w:pPr>
      <w:pStyle w:val="Header"/>
      <w:tabs>
        <w:tab w:val="left" w:pos="8640"/>
        <w:tab w:val="right" w:pos="9360"/>
      </w:tabs>
      <w:rPr>
        <w:rStyle w:val="PageNumber"/>
        <w:sz w:val="20"/>
        <w:szCs w:val="20"/>
        <w:lang w:val="fr-FR"/>
      </w:rPr>
    </w:pPr>
    <w:proofErr w:type="spellStart"/>
    <w:r w:rsidRPr="00737C1F">
      <w:rPr>
        <w:rStyle w:val="PageNumber"/>
        <w:sz w:val="20"/>
        <w:szCs w:val="20"/>
        <w:lang w:val="fr-FR"/>
      </w:rPr>
      <w:t>Cybin</w:t>
    </w:r>
    <w:proofErr w:type="spellEnd"/>
    <w:r w:rsidRPr="00737C1F">
      <w:rPr>
        <w:rStyle w:val="PageNumber"/>
        <w:sz w:val="20"/>
        <w:szCs w:val="20"/>
        <w:lang w:val="fr-FR"/>
      </w:rPr>
      <w:tab/>
    </w:r>
    <w:r w:rsidRPr="00737C1F">
      <w:rPr>
        <w:rStyle w:val="PageNumber"/>
        <w:sz w:val="20"/>
        <w:szCs w:val="20"/>
        <w:lang w:val="fr-FR"/>
      </w:rPr>
      <w:tab/>
    </w:r>
    <w:r>
      <w:rPr>
        <w:rStyle w:val="PageNumber"/>
        <w:sz w:val="20"/>
        <w:szCs w:val="20"/>
        <w:lang w:val="fr-FR"/>
      </w:rPr>
      <w:tab/>
    </w:r>
    <w:r>
      <w:rPr>
        <w:rStyle w:val="PageNumber"/>
        <w:sz w:val="20"/>
        <w:szCs w:val="20"/>
        <w:lang w:val="fr-FR"/>
      </w:rPr>
      <w:tab/>
    </w:r>
    <w:r>
      <w:rPr>
        <w:rStyle w:val="PageNumber"/>
        <w:sz w:val="20"/>
        <w:szCs w:val="20"/>
        <w:lang w:val="fr-FR"/>
      </w:rPr>
      <w:tab/>
    </w:r>
    <w:r>
      <w:rPr>
        <w:rStyle w:val="PageNumber"/>
        <w:sz w:val="20"/>
        <w:szCs w:val="20"/>
        <w:lang w:val="fr-FR"/>
      </w:rPr>
      <w:tab/>
    </w:r>
    <w:r>
      <w:rPr>
        <w:rStyle w:val="PageNumber"/>
        <w:sz w:val="20"/>
        <w:szCs w:val="20"/>
        <w:lang w:val="fr-FR"/>
      </w:rPr>
      <w:tab/>
    </w:r>
    <w:r w:rsidRPr="00737C1F">
      <w:rPr>
        <w:rStyle w:val="PageNumber"/>
        <w:sz w:val="20"/>
        <w:szCs w:val="20"/>
        <w:lang w:val="fr-FR"/>
      </w:rPr>
      <w:t>CYB00</w:t>
    </w:r>
    <w:r>
      <w:rPr>
        <w:rStyle w:val="PageNumber"/>
        <w:sz w:val="20"/>
        <w:szCs w:val="20"/>
        <w:lang w:val="fr-FR"/>
      </w:rPr>
      <w:t>3</w:t>
    </w:r>
  </w:p>
  <w:p w14:paraId="34E89D7A" w14:textId="44E2FA1D" w:rsidR="00A15C08" w:rsidRPr="00826DE8" w:rsidRDefault="00A15C08" w:rsidP="00A15C08">
    <w:pPr>
      <w:pStyle w:val="Header"/>
      <w:pBdr>
        <w:bottom w:val="single" w:sz="4" w:space="1" w:color="auto"/>
      </w:pBdr>
      <w:tabs>
        <w:tab w:val="clear" w:pos="8640"/>
        <w:tab w:val="right" w:pos="9360"/>
      </w:tabs>
      <w:rPr>
        <w:sz w:val="20"/>
        <w:szCs w:val="20"/>
      </w:rPr>
    </w:pPr>
    <w:r w:rsidRPr="00826DE8">
      <w:rPr>
        <w:sz w:val="20"/>
        <w:szCs w:val="20"/>
      </w:rPr>
      <w:t>Protocol CYB00</w:t>
    </w:r>
    <w:r>
      <w:rPr>
        <w:sz w:val="20"/>
        <w:szCs w:val="20"/>
      </w:rPr>
      <w:t>3-103</w:t>
    </w:r>
    <w:r w:rsidRPr="00826DE8">
      <w:rPr>
        <w:sz w:val="20"/>
        <w:szCs w:val="20"/>
      </w:rPr>
      <w:t>, Version</w:t>
    </w:r>
    <w:r>
      <w:rPr>
        <w:sz w:val="20"/>
        <w:szCs w:val="20"/>
      </w:rPr>
      <w:t xml:space="preserve"> 0.3</w:t>
    </w:r>
    <w:r w:rsidRPr="00826DE8">
      <w:rPr>
        <w:sz w:val="20"/>
        <w:szCs w:val="20"/>
      </w:rPr>
      <w:tab/>
    </w:r>
    <w:r w:rsidRPr="00826DE8">
      <w:rPr>
        <w:sz w:val="20"/>
        <w:szCs w:val="20"/>
      </w:rPr>
      <w:tab/>
    </w:r>
    <w:r>
      <w:rPr>
        <w:sz w:val="20"/>
        <w:szCs w:val="20"/>
      </w:rPr>
      <w:tab/>
    </w:r>
    <w:r>
      <w:rPr>
        <w:sz w:val="20"/>
        <w:szCs w:val="20"/>
      </w:rPr>
      <w:tab/>
      <w:t xml:space="preserve"> </w:t>
    </w:r>
    <w:proofErr w:type="gramStart"/>
    <w:r>
      <w:rPr>
        <w:sz w:val="20"/>
        <w:szCs w:val="20"/>
      </w:rPr>
      <w:tab/>
      <w:t xml:space="preserve">  November</w:t>
    </w:r>
    <w:proofErr w:type="gramEnd"/>
    <w:r>
      <w:rPr>
        <w:sz w:val="20"/>
        <w:szCs w:val="20"/>
      </w:rPr>
      <w:t xml:space="preserve"> 2025</w:t>
    </w:r>
  </w:p>
  <w:p w14:paraId="5AEE2E28" w14:textId="77777777" w:rsidR="00A15C08" w:rsidRPr="00826DE8" w:rsidRDefault="00A15C08" w:rsidP="00A15C08">
    <w:pPr>
      <w:pStyle w:val="Header"/>
      <w:rPr>
        <w:sz w:val="20"/>
        <w:szCs w:val="20"/>
      </w:rPr>
    </w:pPr>
  </w:p>
  <w:p w14:paraId="50684E21" w14:textId="77777777" w:rsidR="00673117" w:rsidRPr="00A15C08" w:rsidRDefault="00673117" w:rsidP="00A15C08">
    <w:pPr>
      <w:pStyle w:val="Header"/>
    </w:pPr>
  </w:p>
</w:hdr>
</file>

<file path=word/intelligence.xml><?xml version="1.0" encoding="utf-8"?>
<int:Intelligence xmlns:int="http://schemas.microsoft.com/office/intelligence/2019/intelligence">
  <int:IntelligenceSettings/>
  <int:Manifest>
    <int:ParagraphRange paragraphId="1901821299" textId="1695800576" start="211" length="33" invalidationStart="211" invalidationLength="33" id="lhVrP51V"/>
    <int:ParagraphRange paragraphId="1828060476" textId="2004318071" start="33" length="19" invalidationStart="33" invalidationLength="19" id="2XrdY77O"/>
    <int:ParagraphRange paragraphId="2067398275" textId="2004318071" start="63" length="22" invalidationStart="63" invalidationLength="22" id="LVlRxeRj"/>
    <int:ParagraphRange paragraphId="378785042" textId="672782482" start="230" length="16" invalidationStart="230" invalidationLength="16" id="XEaU7S9B"/>
    <int:ParagraphRange paragraphId="1838957666" textId="1755602785" start="158" length="19" invalidationStart="158" invalidationLength="19" id="O2yOlNFp"/>
    <int:ParagraphRange paragraphId="1333044336" textId="2004318071" start="124" length="6" invalidationStart="124" invalidationLength="6" id="9qUYRBGA"/>
    <int:ParagraphRange paragraphId="976699667" textId="2004318071" start="34" length="9" invalidationStart="34" invalidationLength="9" id="2xoyEZJ1"/>
    <int:WordHash hashCode="ewnzblLx/mgkkY" id="kEkd2Ssb"/>
    <int:ParagraphRange paragraphId="316739539" textId="232328013" start="104" length="7" invalidationStart="104" invalidationLength="7" id="Gx8AZ66c"/>
    <int:ParagraphRange paragraphId="837067014" textId="2004318071" start="0" length="14" invalidationStart="0" invalidationLength="14" id="05IoaZiL"/>
    <int:ParagraphRange paragraphId="1949800745" textId="2004318071" start="211" length="33" invalidationStart="211" invalidationLength="33" id="8DWbnLEZ"/>
    <int:ParagraphRange paragraphId="1877873041" textId="824442270" start="33" length="19" invalidationStart="33" invalidationLength="19" id="EzE24vfj"/>
    <int:ParagraphRange paragraphId="1607870934" textId="510059667" start="230" length="16" invalidationStart="230" invalidationLength="16" id="DyidxcCs"/>
    <int:WordHash hashCode="r5zVXEvh0EUYVg" id="GkZnlOy7"/>
    <int:ParagraphRange paragraphId="256840519" textId="700672169" start="49" length="13" invalidationStart="49" invalidationLength="13" id="2RhNbPtz"/>
  </int:Manifest>
  <int:Observations>
    <int:Content id="lhVrP51V">
      <int:Rejection type="LegacyProofing"/>
    </int:Content>
    <int:Content id="2XrdY77O">
      <int:Rejection type="LegacyProofing"/>
    </int:Content>
    <int:Content id="LVlRxeRj">
      <int:Rejection type="LegacyProofing"/>
    </int:Content>
    <int:Content id="XEaU7S9B">
      <int:Rejection type="LegacyProofing"/>
    </int:Content>
    <int:Content id="O2yOlNFp">
      <int:Rejection type="LegacyProofing"/>
    </int:Content>
    <int:Content id="9qUYRBGA">
      <int:Rejection type="LegacyProofing"/>
    </int:Content>
    <int:Content id="2xoyEZJ1">
      <int:Rejection type="LegacyProofing"/>
    </int:Content>
    <int:Content id="kEkd2Ssb">
      <int:Rejection type="LegacyProofing"/>
    </int:Content>
    <int:Content id="Gx8AZ66c">
      <int:Rejection type="LegacyProofing"/>
    </int:Content>
    <int:Content id="05IoaZiL">
      <int:Rejection type="LegacyProofing"/>
    </int:Content>
    <int:Content id="8DWbnLEZ">
      <int:Rejection type="LegacyProofing"/>
    </int:Content>
    <int:Content id="EzE24vfj">
      <int:Rejection type="LegacyProofing"/>
    </int:Content>
    <int:Content id="DyidxcCs">
      <int:Rejection type="LegacyProofing"/>
    </int:Content>
    <int:Content id="GkZnlOy7">
      <int:Rejection type="LegacyProofing"/>
    </int:Content>
    <int:Content id="2RhNbPtz">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DC2"/>
    <w:multiLevelType w:val="hybridMultilevel"/>
    <w:tmpl w:val="09206BCA"/>
    <w:lvl w:ilvl="0" w:tplc="66A08304">
      <w:start w:val="1"/>
      <w:numFmt w:val="decimal"/>
      <w:pStyle w:val="InclusionExclusionCriteria"/>
      <w:lvlText w:val="%1."/>
      <w:lvlJc w:val="left"/>
      <w:pPr>
        <w:ind w:left="643" w:hanging="360"/>
      </w:pPr>
      <w:rPr>
        <w:rFonts w:hint="default"/>
      </w:rPr>
    </w:lvl>
    <w:lvl w:ilvl="1" w:tplc="08090019">
      <w:start w:val="1"/>
      <w:numFmt w:val="lowerLetter"/>
      <w:lvlText w:val="%2."/>
      <w:lvlJc w:val="left"/>
      <w:pPr>
        <w:ind w:left="1363" w:hanging="360"/>
      </w:pPr>
    </w:lvl>
    <w:lvl w:ilvl="2" w:tplc="0809001B">
      <w:start w:val="1"/>
      <w:numFmt w:val="lowerRoman"/>
      <w:lvlText w:val="%3."/>
      <w:lvlJc w:val="right"/>
      <w:pPr>
        <w:ind w:left="2083" w:hanging="180"/>
      </w:pPr>
    </w:lvl>
    <w:lvl w:ilvl="3" w:tplc="0809000F">
      <w:start w:val="1"/>
      <w:numFmt w:val="decimal"/>
      <w:lvlText w:val="%4."/>
      <w:lvlJc w:val="left"/>
      <w:pPr>
        <w:ind w:left="2803" w:hanging="360"/>
      </w:pPr>
    </w:lvl>
    <w:lvl w:ilvl="4" w:tplc="08090019">
      <w:start w:val="1"/>
      <w:numFmt w:val="lowerLetter"/>
      <w:lvlText w:val="%5."/>
      <w:lvlJc w:val="left"/>
      <w:pPr>
        <w:ind w:left="3523" w:hanging="360"/>
      </w:pPr>
    </w:lvl>
    <w:lvl w:ilvl="5" w:tplc="0809001B">
      <w:start w:val="1"/>
      <w:numFmt w:val="lowerRoman"/>
      <w:lvlText w:val="%6."/>
      <w:lvlJc w:val="right"/>
      <w:pPr>
        <w:ind w:left="4243" w:hanging="180"/>
      </w:pPr>
    </w:lvl>
    <w:lvl w:ilvl="6" w:tplc="0809000F">
      <w:start w:val="1"/>
      <w:numFmt w:val="decimal"/>
      <w:lvlText w:val="%7."/>
      <w:lvlJc w:val="left"/>
      <w:pPr>
        <w:ind w:left="4963" w:hanging="360"/>
      </w:pPr>
    </w:lvl>
    <w:lvl w:ilvl="7" w:tplc="08090019">
      <w:start w:val="1"/>
      <w:numFmt w:val="lowerLetter"/>
      <w:lvlText w:val="%8."/>
      <w:lvlJc w:val="left"/>
      <w:pPr>
        <w:ind w:left="5683" w:hanging="360"/>
      </w:pPr>
    </w:lvl>
    <w:lvl w:ilvl="8" w:tplc="0809001B">
      <w:start w:val="1"/>
      <w:numFmt w:val="lowerRoman"/>
      <w:lvlText w:val="%9."/>
      <w:lvlJc w:val="right"/>
      <w:pPr>
        <w:ind w:left="6403" w:hanging="180"/>
      </w:pPr>
    </w:lvl>
  </w:abstractNum>
  <w:abstractNum w:abstractNumId="1" w15:restartNumberingAfterBreak="0">
    <w:nsid w:val="024425E6"/>
    <w:multiLevelType w:val="hybridMultilevel"/>
    <w:tmpl w:val="5332F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005B21"/>
    <w:multiLevelType w:val="hybridMultilevel"/>
    <w:tmpl w:val="B1F2090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F20D6F"/>
    <w:multiLevelType w:val="multilevel"/>
    <w:tmpl w:val="72302932"/>
    <w:lvl w:ilvl="0">
      <w:start w:val="1"/>
      <w:numFmt w:val="decimal"/>
      <w:lvlText w:val="%1."/>
      <w:lvlJc w:val="left"/>
      <w:pPr>
        <w:ind w:left="360" w:hanging="360"/>
      </w:pPr>
      <w:rPr>
        <w:rFonts w:hint="default"/>
      </w:rPr>
    </w:lvl>
    <w:lvl w:ilvl="1">
      <w:start w:val="1"/>
      <w:numFmt w:val="lowerLetter"/>
      <w:lvlText w:val="%2."/>
      <w:lvlJc w:val="left"/>
      <w:pPr>
        <w:ind w:left="360" w:hanging="360"/>
      </w:pPr>
      <w:rPr>
        <w:rFonts w:ascii="Times New Roman" w:hAnsi="Times New Roman" w:hint="default"/>
        <w:b w:val="0"/>
        <w:bCs w:val="0"/>
        <w:i w:val="0"/>
        <w:iCs w:val="0"/>
        <w:caps w:val="0"/>
        <w:strike w:val="0"/>
        <w:dstrike w:val="0"/>
        <w:vanish w:val="0"/>
        <w:spacing w:val="0"/>
        <w:w w:val="100"/>
        <w:kern w:val="0"/>
        <w:position w:val="0"/>
        <w:sz w:val="22"/>
        <w:szCs w:val="20"/>
        <w:vertAlign w:val="baseline"/>
        <w14:cntxtAlts w14:val="0"/>
      </w:rPr>
    </w:lvl>
    <w:lvl w:ilvl="2">
      <w:start w:val="1"/>
      <w:numFmt w:val="lowerLetter"/>
      <w:lvlText w:val="%3."/>
      <w:lvlJc w:val="left"/>
      <w:pPr>
        <w:ind w:left="360" w:hanging="360"/>
      </w:pPr>
      <w:rPr>
        <w:rFonts w:hint="default"/>
        <w:sz w:val="2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4" w15:restartNumberingAfterBreak="0">
    <w:nsid w:val="08FF5F95"/>
    <w:multiLevelType w:val="hybridMultilevel"/>
    <w:tmpl w:val="24262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B146C"/>
    <w:multiLevelType w:val="hybridMultilevel"/>
    <w:tmpl w:val="4B3A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7E7527"/>
    <w:multiLevelType w:val="hybridMultilevel"/>
    <w:tmpl w:val="4448DAE6"/>
    <w:lvl w:ilvl="0" w:tplc="27FEA80C">
      <w:start w:val="1"/>
      <w:numFmt w:val="decimal"/>
      <w:lvlText w:val="%1)"/>
      <w:lvlJc w:val="left"/>
      <w:pPr>
        <w:ind w:left="1080" w:hanging="360"/>
      </w:pPr>
    </w:lvl>
    <w:lvl w:ilvl="1" w:tplc="7EE6E50E">
      <w:start w:val="1"/>
      <w:numFmt w:val="decimal"/>
      <w:lvlText w:val="%2)"/>
      <w:lvlJc w:val="left"/>
      <w:pPr>
        <w:ind w:left="1080" w:hanging="360"/>
      </w:pPr>
    </w:lvl>
    <w:lvl w:ilvl="2" w:tplc="EFA0528C">
      <w:start w:val="1"/>
      <w:numFmt w:val="decimal"/>
      <w:lvlText w:val="%3)"/>
      <w:lvlJc w:val="left"/>
      <w:pPr>
        <w:ind w:left="1080" w:hanging="360"/>
      </w:pPr>
    </w:lvl>
    <w:lvl w:ilvl="3" w:tplc="29786634">
      <w:start w:val="1"/>
      <w:numFmt w:val="decimal"/>
      <w:lvlText w:val="%4)"/>
      <w:lvlJc w:val="left"/>
      <w:pPr>
        <w:ind w:left="1080" w:hanging="360"/>
      </w:pPr>
    </w:lvl>
    <w:lvl w:ilvl="4" w:tplc="59B87284">
      <w:start w:val="1"/>
      <w:numFmt w:val="decimal"/>
      <w:lvlText w:val="%5)"/>
      <w:lvlJc w:val="left"/>
      <w:pPr>
        <w:ind w:left="1080" w:hanging="360"/>
      </w:pPr>
    </w:lvl>
    <w:lvl w:ilvl="5" w:tplc="CCF2D4D6">
      <w:start w:val="1"/>
      <w:numFmt w:val="decimal"/>
      <w:lvlText w:val="%6)"/>
      <w:lvlJc w:val="left"/>
      <w:pPr>
        <w:ind w:left="1080" w:hanging="360"/>
      </w:pPr>
    </w:lvl>
    <w:lvl w:ilvl="6" w:tplc="A79A3D92">
      <w:start w:val="1"/>
      <w:numFmt w:val="decimal"/>
      <w:lvlText w:val="%7)"/>
      <w:lvlJc w:val="left"/>
      <w:pPr>
        <w:ind w:left="1080" w:hanging="360"/>
      </w:pPr>
    </w:lvl>
    <w:lvl w:ilvl="7" w:tplc="60147D4C">
      <w:start w:val="1"/>
      <w:numFmt w:val="decimal"/>
      <w:lvlText w:val="%8)"/>
      <w:lvlJc w:val="left"/>
      <w:pPr>
        <w:ind w:left="1080" w:hanging="360"/>
      </w:pPr>
    </w:lvl>
    <w:lvl w:ilvl="8" w:tplc="6E9251DC">
      <w:start w:val="1"/>
      <w:numFmt w:val="decimal"/>
      <w:lvlText w:val="%9)"/>
      <w:lvlJc w:val="left"/>
      <w:pPr>
        <w:ind w:left="1080" w:hanging="360"/>
      </w:pPr>
    </w:lvl>
  </w:abstractNum>
  <w:abstractNum w:abstractNumId="7" w15:restartNumberingAfterBreak="0">
    <w:nsid w:val="151E47F3"/>
    <w:multiLevelType w:val="multilevel"/>
    <w:tmpl w:val="0A001CAC"/>
    <w:lvl w:ilvl="0">
      <w:start w:val="1"/>
      <w:numFmt w:val="decimal"/>
      <w:lvlText w:val="%1."/>
      <w:lvlJc w:val="left"/>
      <w:pPr>
        <w:tabs>
          <w:tab w:val="num" w:pos="1152"/>
        </w:tabs>
        <w:ind w:left="1152" w:hanging="432"/>
      </w:pPr>
      <w:rPr>
        <w:rFonts w:hint="default"/>
        <w:b/>
        <w:i w:val="0"/>
      </w:rPr>
    </w:lvl>
    <w:lvl w:ilvl="1">
      <w:start w:val="1"/>
      <w:numFmt w:val="decimal"/>
      <w:pStyle w:val="Heading2"/>
      <w:lvlText w:val="%1.%2."/>
      <w:lvlJc w:val="left"/>
      <w:pPr>
        <w:tabs>
          <w:tab w:val="num" w:pos="1872"/>
        </w:tabs>
        <w:ind w:left="1872" w:hanging="792"/>
      </w:pPr>
      <w:rPr>
        <w:rFonts w:ascii="Times New Roman" w:hAnsi="Times New Roman" w:cs="Times New Roman" w:hint="default"/>
        <w:i w:val="0"/>
      </w:rPr>
    </w:lvl>
    <w:lvl w:ilvl="2">
      <w:start w:val="1"/>
      <w:numFmt w:val="decimal"/>
      <w:pStyle w:val="Heading3"/>
      <w:lvlText w:val="%1.%2.%3."/>
      <w:lvlJc w:val="left"/>
      <w:pPr>
        <w:tabs>
          <w:tab w:val="num" w:pos="2160"/>
        </w:tabs>
        <w:ind w:left="2160" w:hanging="1440"/>
      </w:pPr>
      <w:rPr>
        <w:rFonts w:hint="default"/>
      </w:rPr>
    </w:lvl>
    <w:lvl w:ilvl="3">
      <w:start w:val="1"/>
      <w:numFmt w:val="decimal"/>
      <w:pStyle w:val="Heading4"/>
      <w:lvlText w:val="%1.%2.%3.%4."/>
      <w:lvlJc w:val="left"/>
      <w:pPr>
        <w:tabs>
          <w:tab w:val="num" w:pos="2520"/>
        </w:tabs>
        <w:ind w:left="2520" w:hanging="1800"/>
      </w:pPr>
      <w:rPr>
        <w:rFonts w:hint="default"/>
      </w:rPr>
    </w:lvl>
    <w:lvl w:ilvl="4">
      <w:start w:val="1"/>
      <w:numFmt w:val="decimal"/>
      <w:lvlText w:val="%1.%2.%3.%4.%5."/>
      <w:lvlJc w:val="left"/>
      <w:pPr>
        <w:tabs>
          <w:tab w:val="num" w:pos="3240"/>
        </w:tabs>
        <w:ind w:left="3240" w:hanging="2520"/>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8" w15:restartNumberingAfterBreak="0">
    <w:nsid w:val="16F320BC"/>
    <w:multiLevelType w:val="hybridMultilevel"/>
    <w:tmpl w:val="20827620"/>
    <w:lvl w:ilvl="0" w:tplc="306AD2EE">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8982FA9"/>
    <w:multiLevelType w:val="hybridMultilevel"/>
    <w:tmpl w:val="57D8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96313D"/>
    <w:multiLevelType w:val="hybridMultilevel"/>
    <w:tmpl w:val="5BE49B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EF051E"/>
    <w:multiLevelType w:val="hybridMultilevel"/>
    <w:tmpl w:val="1BCA9C4E"/>
    <w:lvl w:ilvl="0" w:tplc="0B728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9A0D21"/>
    <w:multiLevelType w:val="hybridMultilevel"/>
    <w:tmpl w:val="ADB68CD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DB14280"/>
    <w:multiLevelType w:val="hybridMultilevel"/>
    <w:tmpl w:val="DE08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1518F"/>
    <w:multiLevelType w:val="hybridMultilevel"/>
    <w:tmpl w:val="5B72A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FD7B98"/>
    <w:multiLevelType w:val="hybridMultilevel"/>
    <w:tmpl w:val="42982EAA"/>
    <w:lvl w:ilvl="0" w:tplc="04090001">
      <w:start w:val="1"/>
      <w:numFmt w:val="bullet"/>
      <w:lvlText w:val=""/>
      <w:lvlJc w:val="left"/>
      <w:pPr>
        <w:ind w:left="460" w:hanging="360"/>
      </w:pPr>
      <w:rPr>
        <w:rFonts w:ascii="Symbol" w:hAnsi="Symbol" w:hint="default"/>
        <w:w w:val="100"/>
      </w:rPr>
    </w:lvl>
    <w:lvl w:ilvl="1" w:tplc="DD62B4EE">
      <w:numFmt w:val="bullet"/>
      <w:lvlText w:val=""/>
      <w:lvlJc w:val="left"/>
      <w:pPr>
        <w:ind w:left="1180" w:hanging="360"/>
      </w:pPr>
      <w:rPr>
        <w:rFonts w:ascii="Symbol" w:eastAsia="Symbol" w:hAnsi="Symbol" w:cs="Symbol" w:hint="default"/>
        <w:w w:val="100"/>
        <w:sz w:val="24"/>
        <w:szCs w:val="24"/>
      </w:rPr>
    </w:lvl>
    <w:lvl w:ilvl="2" w:tplc="B134A1E4">
      <w:numFmt w:val="bullet"/>
      <w:lvlText w:val="•"/>
      <w:lvlJc w:val="left"/>
      <w:pPr>
        <w:ind w:left="2113" w:hanging="360"/>
      </w:pPr>
      <w:rPr>
        <w:rFonts w:hint="default"/>
      </w:rPr>
    </w:lvl>
    <w:lvl w:ilvl="3" w:tplc="1A2080C4">
      <w:numFmt w:val="bullet"/>
      <w:lvlText w:val="•"/>
      <w:lvlJc w:val="left"/>
      <w:pPr>
        <w:ind w:left="3046" w:hanging="360"/>
      </w:pPr>
      <w:rPr>
        <w:rFonts w:hint="default"/>
      </w:rPr>
    </w:lvl>
    <w:lvl w:ilvl="4" w:tplc="63FA0642">
      <w:numFmt w:val="bullet"/>
      <w:lvlText w:val="•"/>
      <w:lvlJc w:val="left"/>
      <w:pPr>
        <w:ind w:left="3980" w:hanging="360"/>
      </w:pPr>
      <w:rPr>
        <w:rFonts w:hint="default"/>
      </w:rPr>
    </w:lvl>
    <w:lvl w:ilvl="5" w:tplc="8B6C2710">
      <w:numFmt w:val="bullet"/>
      <w:lvlText w:val="•"/>
      <w:lvlJc w:val="left"/>
      <w:pPr>
        <w:ind w:left="4913" w:hanging="360"/>
      </w:pPr>
      <w:rPr>
        <w:rFonts w:hint="default"/>
      </w:rPr>
    </w:lvl>
    <w:lvl w:ilvl="6" w:tplc="16180BC4">
      <w:numFmt w:val="bullet"/>
      <w:lvlText w:val="•"/>
      <w:lvlJc w:val="left"/>
      <w:pPr>
        <w:ind w:left="5846" w:hanging="360"/>
      </w:pPr>
      <w:rPr>
        <w:rFonts w:hint="default"/>
      </w:rPr>
    </w:lvl>
    <w:lvl w:ilvl="7" w:tplc="C30A1078">
      <w:numFmt w:val="bullet"/>
      <w:lvlText w:val="•"/>
      <w:lvlJc w:val="left"/>
      <w:pPr>
        <w:ind w:left="6780" w:hanging="360"/>
      </w:pPr>
      <w:rPr>
        <w:rFonts w:hint="default"/>
      </w:rPr>
    </w:lvl>
    <w:lvl w:ilvl="8" w:tplc="447815DA">
      <w:numFmt w:val="bullet"/>
      <w:lvlText w:val="•"/>
      <w:lvlJc w:val="left"/>
      <w:pPr>
        <w:ind w:left="7713" w:hanging="360"/>
      </w:pPr>
      <w:rPr>
        <w:rFonts w:hint="default"/>
      </w:rPr>
    </w:lvl>
  </w:abstractNum>
  <w:abstractNum w:abstractNumId="16" w15:restartNumberingAfterBreak="0">
    <w:nsid w:val="225F5FF6"/>
    <w:multiLevelType w:val="hybridMultilevel"/>
    <w:tmpl w:val="3508D7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83049F"/>
    <w:multiLevelType w:val="hybridMultilevel"/>
    <w:tmpl w:val="03226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8" w15:restartNumberingAfterBreak="0">
    <w:nsid w:val="23D14D8D"/>
    <w:multiLevelType w:val="hybridMultilevel"/>
    <w:tmpl w:val="B4D4C2B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5A84A4E"/>
    <w:multiLevelType w:val="hybridMultilevel"/>
    <w:tmpl w:val="BDCAA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4702E"/>
    <w:multiLevelType w:val="hybridMultilevel"/>
    <w:tmpl w:val="AC62BD0E"/>
    <w:lvl w:ilvl="0" w:tplc="7BD870AC">
      <w:start w:val="1"/>
      <w:numFmt w:val="decimal"/>
      <w:lvlText w:val="%1)"/>
      <w:lvlJc w:val="left"/>
      <w:pPr>
        <w:ind w:left="720" w:hanging="360"/>
      </w:pPr>
    </w:lvl>
    <w:lvl w:ilvl="1" w:tplc="E620214A">
      <w:start w:val="1"/>
      <w:numFmt w:val="decimal"/>
      <w:lvlText w:val="%2)"/>
      <w:lvlJc w:val="left"/>
      <w:pPr>
        <w:ind w:left="720" w:hanging="360"/>
      </w:pPr>
    </w:lvl>
    <w:lvl w:ilvl="2" w:tplc="841EFA5C">
      <w:start w:val="1"/>
      <w:numFmt w:val="decimal"/>
      <w:lvlText w:val="%3)"/>
      <w:lvlJc w:val="left"/>
      <w:pPr>
        <w:ind w:left="720" w:hanging="360"/>
      </w:pPr>
    </w:lvl>
    <w:lvl w:ilvl="3" w:tplc="5036A0AA">
      <w:start w:val="1"/>
      <w:numFmt w:val="decimal"/>
      <w:lvlText w:val="%4)"/>
      <w:lvlJc w:val="left"/>
      <w:pPr>
        <w:ind w:left="720" w:hanging="360"/>
      </w:pPr>
    </w:lvl>
    <w:lvl w:ilvl="4" w:tplc="258E324A">
      <w:start w:val="1"/>
      <w:numFmt w:val="decimal"/>
      <w:lvlText w:val="%5)"/>
      <w:lvlJc w:val="left"/>
      <w:pPr>
        <w:ind w:left="720" w:hanging="360"/>
      </w:pPr>
    </w:lvl>
    <w:lvl w:ilvl="5" w:tplc="9F3890DC">
      <w:start w:val="1"/>
      <w:numFmt w:val="decimal"/>
      <w:lvlText w:val="%6)"/>
      <w:lvlJc w:val="left"/>
      <w:pPr>
        <w:ind w:left="720" w:hanging="360"/>
      </w:pPr>
    </w:lvl>
    <w:lvl w:ilvl="6" w:tplc="DA7C70CE">
      <w:start w:val="1"/>
      <w:numFmt w:val="decimal"/>
      <w:lvlText w:val="%7)"/>
      <w:lvlJc w:val="left"/>
      <w:pPr>
        <w:ind w:left="720" w:hanging="360"/>
      </w:pPr>
    </w:lvl>
    <w:lvl w:ilvl="7" w:tplc="236AEAB2">
      <w:start w:val="1"/>
      <w:numFmt w:val="decimal"/>
      <w:lvlText w:val="%8)"/>
      <w:lvlJc w:val="left"/>
      <w:pPr>
        <w:ind w:left="720" w:hanging="360"/>
      </w:pPr>
    </w:lvl>
    <w:lvl w:ilvl="8" w:tplc="5B1221E4">
      <w:start w:val="1"/>
      <w:numFmt w:val="decimal"/>
      <w:lvlText w:val="%9)"/>
      <w:lvlJc w:val="left"/>
      <w:pPr>
        <w:ind w:left="720" w:hanging="360"/>
      </w:pPr>
    </w:lvl>
  </w:abstractNum>
  <w:abstractNum w:abstractNumId="21" w15:restartNumberingAfterBreak="0">
    <w:nsid w:val="28BB36E5"/>
    <w:multiLevelType w:val="hybridMultilevel"/>
    <w:tmpl w:val="59C2CA30"/>
    <w:lvl w:ilvl="0" w:tplc="08090001">
      <w:start w:val="1"/>
      <w:numFmt w:val="bullet"/>
      <w:lvlText w:val=""/>
      <w:lvlJc w:val="left"/>
      <w:pPr>
        <w:tabs>
          <w:tab w:val="num" w:pos="330"/>
        </w:tabs>
        <w:ind w:left="330" w:hanging="360"/>
      </w:pPr>
      <w:rPr>
        <w:rFonts w:ascii="Symbol" w:hAnsi="Symbol" w:hint="default"/>
        <w:color w:val="000000"/>
      </w:rPr>
    </w:lvl>
    <w:lvl w:ilvl="1" w:tplc="FFFFFFFF">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22" w15:restartNumberingAfterBreak="0">
    <w:nsid w:val="2B4952B1"/>
    <w:multiLevelType w:val="hybridMultilevel"/>
    <w:tmpl w:val="1BC81712"/>
    <w:lvl w:ilvl="0" w:tplc="1BC82028">
      <w:start w:val="1"/>
      <w:numFmt w:val="decimal"/>
      <w:lvlText w:val="%1."/>
      <w:lvlJc w:val="left"/>
      <w:pPr>
        <w:tabs>
          <w:tab w:val="num" w:pos="330"/>
        </w:tabs>
        <w:ind w:left="330" w:hanging="360"/>
      </w:pPr>
      <w:rPr>
        <w:rFonts w:hint="default"/>
        <w:color w:val="000000"/>
      </w:rPr>
    </w:lvl>
    <w:lvl w:ilvl="1" w:tplc="04090019" w:tentative="1">
      <w:start w:val="1"/>
      <w:numFmt w:val="lowerLetter"/>
      <w:lvlText w:val="%2."/>
      <w:lvlJc w:val="left"/>
      <w:pPr>
        <w:tabs>
          <w:tab w:val="num" w:pos="1050"/>
        </w:tabs>
        <w:ind w:left="1050" w:hanging="360"/>
      </w:pPr>
    </w:lvl>
    <w:lvl w:ilvl="2" w:tplc="0409001B" w:tentative="1">
      <w:start w:val="1"/>
      <w:numFmt w:val="lowerRoman"/>
      <w:lvlText w:val="%3."/>
      <w:lvlJc w:val="right"/>
      <w:pPr>
        <w:tabs>
          <w:tab w:val="num" w:pos="1770"/>
        </w:tabs>
        <w:ind w:left="1770" w:hanging="180"/>
      </w:pPr>
    </w:lvl>
    <w:lvl w:ilvl="3" w:tplc="0409000F" w:tentative="1">
      <w:start w:val="1"/>
      <w:numFmt w:val="decimal"/>
      <w:lvlText w:val="%4."/>
      <w:lvlJc w:val="left"/>
      <w:pPr>
        <w:tabs>
          <w:tab w:val="num" w:pos="2490"/>
        </w:tabs>
        <w:ind w:left="2490" w:hanging="360"/>
      </w:pPr>
    </w:lvl>
    <w:lvl w:ilvl="4" w:tplc="04090019" w:tentative="1">
      <w:start w:val="1"/>
      <w:numFmt w:val="lowerLetter"/>
      <w:lvlText w:val="%5."/>
      <w:lvlJc w:val="left"/>
      <w:pPr>
        <w:tabs>
          <w:tab w:val="num" w:pos="3210"/>
        </w:tabs>
        <w:ind w:left="3210" w:hanging="360"/>
      </w:pPr>
    </w:lvl>
    <w:lvl w:ilvl="5" w:tplc="0409001B" w:tentative="1">
      <w:start w:val="1"/>
      <w:numFmt w:val="lowerRoman"/>
      <w:lvlText w:val="%6."/>
      <w:lvlJc w:val="right"/>
      <w:pPr>
        <w:tabs>
          <w:tab w:val="num" w:pos="3930"/>
        </w:tabs>
        <w:ind w:left="3930" w:hanging="180"/>
      </w:pPr>
    </w:lvl>
    <w:lvl w:ilvl="6" w:tplc="0409000F" w:tentative="1">
      <w:start w:val="1"/>
      <w:numFmt w:val="decimal"/>
      <w:lvlText w:val="%7."/>
      <w:lvlJc w:val="left"/>
      <w:pPr>
        <w:tabs>
          <w:tab w:val="num" w:pos="4650"/>
        </w:tabs>
        <w:ind w:left="4650" w:hanging="360"/>
      </w:pPr>
    </w:lvl>
    <w:lvl w:ilvl="7" w:tplc="04090019" w:tentative="1">
      <w:start w:val="1"/>
      <w:numFmt w:val="lowerLetter"/>
      <w:lvlText w:val="%8."/>
      <w:lvlJc w:val="left"/>
      <w:pPr>
        <w:tabs>
          <w:tab w:val="num" w:pos="5370"/>
        </w:tabs>
        <w:ind w:left="5370" w:hanging="360"/>
      </w:pPr>
    </w:lvl>
    <w:lvl w:ilvl="8" w:tplc="0409001B" w:tentative="1">
      <w:start w:val="1"/>
      <w:numFmt w:val="lowerRoman"/>
      <w:lvlText w:val="%9."/>
      <w:lvlJc w:val="right"/>
      <w:pPr>
        <w:tabs>
          <w:tab w:val="num" w:pos="6090"/>
        </w:tabs>
        <w:ind w:left="6090" w:hanging="180"/>
      </w:pPr>
    </w:lvl>
  </w:abstractNum>
  <w:abstractNum w:abstractNumId="23" w15:restartNumberingAfterBreak="0">
    <w:nsid w:val="2B506005"/>
    <w:multiLevelType w:val="hybridMultilevel"/>
    <w:tmpl w:val="D918FA7A"/>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D247D59"/>
    <w:multiLevelType w:val="hybridMultilevel"/>
    <w:tmpl w:val="11E4D5E4"/>
    <w:lvl w:ilvl="0" w:tplc="30EE61AA">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7C1ACC"/>
    <w:multiLevelType w:val="hybridMultilevel"/>
    <w:tmpl w:val="5504D7E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98A1931"/>
    <w:multiLevelType w:val="hybridMultilevel"/>
    <w:tmpl w:val="3EE8A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BE2087C"/>
    <w:multiLevelType w:val="hybridMultilevel"/>
    <w:tmpl w:val="5B58A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ED11A4"/>
    <w:multiLevelType w:val="hybridMultilevel"/>
    <w:tmpl w:val="FF38A0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4D6957"/>
    <w:multiLevelType w:val="hybridMultilevel"/>
    <w:tmpl w:val="EE68B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9894A1A"/>
    <w:multiLevelType w:val="multilevel"/>
    <w:tmpl w:val="B0761D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AE57BC8"/>
    <w:multiLevelType w:val="hybridMultilevel"/>
    <w:tmpl w:val="6A746B16"/>
    <w:lvl w:ilvl="0" w:tplc="08090001">
      <w:start w:val="1"/>
      <w:numFmt w:val="bullet"/>
      <w:lvlText w:val=""/>
      <w:lvlJc w:val="left"/>
      <w:pPr>
        <w:ind w:left="360" w:hanging="360"/>
      </w:pPr>
      <w:rPr>
        <w:rFonts w:ascii="Symbol" w:hAnsi="Symbol" w:hint="default"/>
      </w:rPr>
    </w:lvl>
    <w:lvl w:ilvl="1" w:tplc="0A2480FA">
      <w:numFmt w:val="bullet"/>
      <w:lvlText w:val=""/>
      <w:lvlJc w:val="left"/>
      <w:pPr>
        <w:ind w:left="1080" w:hanging="360"/>
      </w:pPr>
      <w:rPr>
        <w:rFonts w:ascii="Wingdings" w:eastAsiaTheme="minorEastAsia" w:hAnsi="Wingdings"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BE83727"/>
    <w:multiLevelType w:val="hybridMultilevel"/>
    <w:tmpl w:val="6A14F24C"/>
    <w:lvl w:ilvl="0" w:tplc="C09C9E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F704FF"/>
    <w:multiLevelType w:val="hybridMultilevel"/>
    <w:tmpl w:val="34E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B33EF0"/>
    <w:multiLevelType w:val="hybridMultilevel"/>
    <w:tmpl w:val="4DAE7D64"/>
    <w:lvl w:ilvl="0" w:tplc="08090001">
      <w:start w:val="1"/>
      <w:numFmt w:val="bullet"/>
      <w:lvlText w:val=""/>
      <w:lvlJc w:val="left"/>
      <w:pPr>
        <w:ind w:left="720" w:hanging="360"/>
      </w:pPr>
      <w:rPr>
        <w:rFonts w:ascii="Symbol" w:hAnsi="Symbol" w:hint="default"/>
        <w:color w:val="auto"/>
      </w:rPr>
    </w:lvl>
    <w:lvl w:ilvl="1" w:tplc="7696B696">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1F605C"/>
    <w:multiLevelType w:val="hybridMultilevel"/>
    <w:tmpl w:val="7EB09E08"/>
    <w:lvl w:ilvl="0" w:tplc="63AC53DC">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D93463F"/>
    <w:multiLevelType w:val="hybridMultilevel"/>
    <w:tmpl w:val="EE40C8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283811"/>
    <w:multiLevelType w:val="multilevel"/>
    <w:tmpl w:val="6F9405B0"/>
    <w:lvl w:ilvl="0">
      <w:start w:val="1"/>
      <w:numFmt w:val="decimal"/>
      <w:lvlText w:val="%1."/>
      <w:lvlJc w:val="left"/>
      <w:pPr>
        <w:ind w:left="360" w:hanging="360"/>
      </w:pPr>
      <w:rPr>
        <w:rFonts w:hint="default"/>
      </w:rPr>
    </w:lvl>
    <w:lvl w:ilvl="1">
      <w:start w:val="1"/>
      <w:numFmt w:val="lowerLetter"/>
      <w:lvlText w:val="%2."/>
      <w:lvlJc w:val="left"/>
      <w:pPr>
        <w:ind w:left="360" w:hanging="360"/>
      </w:pPr>
      <w:rPr>
        <w:rFonts w:ascii="Times New Roman" w:eastAsia="Times New Roman" w:hAnsi="Times New Roman" w:cs="Times New Roman"/>
        <w:b w:val="0"/>
        <w:bCs w:val="0"/>
        <w:i w:val="0"/>
        <w:iCs w:val="0"/>
        <w:caps w:val="0"/>
        <w:strike w:val="0"/>
        <w:dstrike w:val="0"/>
        <w:vanish w:val="0"/>
        <w:spacing w:val="0"/>
        <w:w w:val="100"/>
        <w:kern w:val="0"/>
        <w:position w:val="0"/>
        <w:sz w:val="22"/>
        <w:szCs w:val="20"/>
        <w:vertAlign w:val="baseline"/>
        <w14:cntxtAlts w14:val="0"/>
      </w:rPr>
    </w:lvl>
    <w:lvl w:ilvl="2">
      <w:start w:val="2"/>
      <w:numFmt w:val="decimal"/>
      <w:isLgl/>
      <w:lvlText w:val="%1.%2.%3"/>
      <w:lvlJc w:val="left"/>
      <w:pPr>
        <w:ind w:left="720" w:hanging="720"/>
      </w:pPr>
      <w:rPr>
        <w:rFonts w:hint="default"/>
        <w:i w:val="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38" w15:restartNumberingAfterBreak="0">
    <w:nsid w:val="54E06538"/>
    <w:multiLevelType w:val="hybridMultilevel"/>
    <w:tmpl w:val="D8D02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5DC1D6C"/>
    <w:multiLevelType w:val="multilevel"/>
    <w:tmpl w:val="B076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6507B1"/>
    <w:multiLevelType w:val="multilevel"/>
    <w:tmpl w:val="7D163C4E"/>
    <w:lvl w:ilvl="0">
      <w:start w:val="1"/>
      <w:numFmt w:val="decimal"/>
      <w:lvlText w:val="%1."/>
      <w:lvlJc w:val="left"/>
      <w:pPr>
        <w:ind w:left="360" w:hanging="360"/>
      </w:pPr>
      <w:rPr>
        <w:rFonts w:hint="default"/>
      </w:rPr>
    </w:lvl>
    <w:lvl w:ilvl="1">
      <w:start w:val="1"/>
      <w:numFmt w:val="lowerLetter"/>
      <w:lvlText w:val="%2."/>
      <w:lvlJc w:val="left"/>
      <w:pPr>
        <w:ind w:left="360" w:hanging="360"/>
      </w:pPr>
      <w:rPr>
        <w:rFonts w:ascii="Times New Roman" w:hAnsi="Times New Roman" w:hint="default"/>
        <w:b w:val="0"/>
        <w:bCs w:val="0"/>
        <w:i w:val="0"/>
        <w:iCs w:val="0"/>
        <w:caps w:val="0"/>
        <w:strike w:val="0"/>
        <w:dstrike w:val="0"/>
        <w:vanish w:val="0"/>
        <w:spacing w:val="0"/>
        <w:w w:val="100"/>
        <w:kern w:val="0"/>
        <w:position w:val="0"/>
        <w:sz w:val="22"/>
        <w:szCs w:val="20"/>
        <w:vertAlign w:val="baseline"/>
        <w14:cntxtAlts w14:val="0"/>
      </w:rPr>
    </w:lvl>
    <w:lvl w:ilvl="2">
      <w:start w:val="2"/>
      <w:numFmt w:val="decimal"/>
      <w:isLgl/>
      <w:lvlText w:val="%1.%2.%3"/>
      <w:lvlJc w:val="left"/>
      <w:pPr>
        <w:ind w:left="720" w:hanging="720"/>
      </w:pPr>
      <w:rPr>
        <w:rFonts w:hint="default"/>
        <w:i w:val="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41" w15:restartNumberingAfterBreak="0">
    <w:nsid w:val="5C421E12"/>
    <w:multiLevelType w:val="hybridMultilevel"/>
    <w:tmpl w:val="D0B4114C"/>
    <w:lvl w:ilvl="0" w:tplc="08090001">
      <w:start w:val="1"/>
      <w:numFmt w:val="bullet"/>
      <w:lvlText w:val=""/>
      <w:lvlJc w:val="left"/>
      <w:pPr>
        <w:tabs>
          <w:tab w:val="num" w:pos="330"/>
        </w:tabs>
        <w:ind w:left="330" w:hanging="360"/>
      </w:pPr>
      <w:rPr>
        <w:rFonts w:ascii="Symbol" w:hAnsi="Symbol" w:hint="default"/>
        <w:color w:val="000000"/>
      </w:rPr>
    </w:lvl>
    <w:lvl w:ilvl="1" w:tplc="FFFFFFFF" w:tentative="1">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42" w15:restartNumberingAfterBreak="0">
    <w:nsid w:val="62692C1E"/>
    <w:multiLevelType w:val="hybridMultilevel"/>
    <w:tmpl w:val="AA5C0E7C"/>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504"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6661547B"/>
    <w:multiLevelType w:val="hybridMultilevel"/>
    <w:tmpl w:val="EEEA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045416"/>
    <w:multiLevelType w:val="hybridMultilevel"/>
    <w:tmpl w:val="21CA8DE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6D854AA1"/>
    <w:multiLevelType w:val="hybridMultilevel"/>
    <w:tmpl w:val="A308015E"/>
    <w:lvl w:ilvl="0" w:tplc="CEB45566">
      <w:start w:val="1"/>
      <w:numFmt w:val="bullet"/>
      <w:pStyle w:val="EPBulletList1"/>
      <w:lvlText w:val=""/>
      <w:lvlJc w:val="left"/>
      <w:pPr>
        <w:tabs>
          <w:tab w:val="num" w:pos="357"/>
        </w:tabs>
        <w:ind w:left="357" w:hanging="357"/>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E0C01C9"/>
    <w:multiLevelType w:val="hybridMultilevel"/>
    <w:tmpl w:val="30E87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B322D7"/>
    <w:multiLevelType w:val="hybridMultilevel"/>
    <w:tmpl w:val="7CAEA68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722D721B"/>
    <w:multiLevelType w:val="hybridMultilevel"/>
    <w:tmpl w:val="4C64E8B6"/>
    <w:lvl w:ilvl="0" w:tplc="69F679E2">
      <w:start w:val="1"/>
      <w:numFmt w:val="decimal"/>
      <w:lvlText w:val="%1"/>
      <w:lvlJc w:val="left"/>
      <w:pPr>
        <w:ind w:left="479" w:hanging="360"/>
      </w:pPr>
      <w:rPr>
        <w:rFonts w:hint="default"/>
      </w:rPr>
    </w:lvl>
    <w:lvl w:ilvl="1" w:tplc="08090019" w:tentative="1">
      <w:start w:val="1"/>
      <w:numFmt w:val="lowerLetter"/>
      <w:lvlText w:val="%2."/>
      <w:lvlJc w:val="left"/>
      <w:pPr>
        <w:ind w:left="1199" w:hanging="360"/>
      </w:pPr>
    </w:lvl>
    <w:lvl w:ilvl="2" w:tplc="0809001B" w:tentative="1">
      <w:start w:val="1"/>
      <w:numFmt w:val="lowerRoman"/>
      <w:lvlText w:val="%3."/>
      <w:lvlJc w:val="right"/>
      <w:pPr>
        <w:ind w:left="1919" w:hanging="180"/>
      </w:pPr>
    </w:lvl>
    <w:lvl w:ilvl="3" w:tplc="0809000F" w:tentative="1">
      <w:start w:val="1"/>
      <w:numFmt w:val="decimal"/>
      <w:lvlText w:val="%4."/>
      <w:lvlJc w:val="left"/>
      <w:pPr>
        <w:ind w:left="2639" w:hanging="360"/>
      </w:pPr>
    </w:lvl>
    <w:lvl w:ilvl="4" w:tplc="08090019" w:tentative="1">
      <w:start w:val="1"/>
      <w:numFmt w:val="lowerLetter"/>
      <w:lvlText w:val="%5."/>
      <w:lvlJc w:val="left"/>
      <w:pPr>
        <w:ind w:left="3359" w:hanging="360"/>
      </w:pPr>
    </w:lvl>
    <w:lvl w:ilvl="5" w:tplc="0809001B" w:tentative="1">
      <w:start w:val="1"/>
      <w:numFmt w:val="lowerRoman"/>
      <w:lvlText w:val="%6."/>
      <w:lvlJc w:val="right"/>
      <w:pPr>
        <w:ind w:left="4079" w:hanging="180"/>
      </w:pPr>
    </w:lvl>
    <w:lvl w:ilvl="6" w:tplc="0809000F" w:tentative="1">
      <w:start w:val="1"/>
      <w:numFmt w:val="decimal"/>
      <w:lvlText w:val="%7."/>
      <w:lvlJc w:val="left"/>
      <w:pPr>
        <w:ind w:left="4799" w:hanging="360"/>
      </w:pPr>
    </w:lvl>
    <w:lvl w:ilvl="7" w:tplc="08090019" w:tentative="1">
      <w:start w:val="1"/>
      <w:numFmt w:val="lowerLetter"/>
      <w:lvlText w:val="%8."/>
      <w:lvlJc w:val="left"/>
      <w:pPr>
        <w:ind w:left="5519" w:hanging="360"/>
      </w:pPr>
    </w:lvl>
    <w:lvl w:ilvl="8" w:tplc="0809001B" w:tentative="1">
      <w:start w:val="1"/>
      <w:numFmt w:val="lowerRoman"/>
      <w:lvlText w:val="%9."/>
      <w:lvlJc w:val="right"/>
      <w:pPr>
        <w:ind w:left="6239" w:hanging="180"/>
      </w:pPr>
    </w:lvl>
  </w:abstractNum>
  <w:abstractNum w:abstractNumId="49" w15:restartNumberingAfterBreak="0">
    <w:nsid w:val="7602779A"/>
    <w:multiLevelType w:val="hybridMultilevel"/>
    <w:tmpl w:val="4C0025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9296ECC"/>
    <w:multiLevelType w:val="hybridMultilevel"/>
    <w:tmpl w:val="A928F1C8"/>
    <w:lvl w:ilvl="0" w:tplc="2084D310">
      <w:numFmt w:val="bullet"/>
      <w:lvlText w:val=""/>
      <w:lvlJc w:val="left"/>
      <w:pPr>
        <w:ind w:left="1048" w:hanging="360"/>
      </w:pPr>
      <w:rPr>
        <w:rFonts w:ascii="Symbol" w:eastAsia="Symbol" w:hAnsi="Symbol" w:cs="Symbol" w:hint="default"/>
        <w:b w:val="0"/>
        <w:bCs w:val="0"/>
        <w:i w:val="0"/>
        <w:iCs w:val="0"/>
        <w:spacing w:val="0"/>
        <w:w w:val="100"/>
        <w:sz w:val="24"/>
        <w:szCs w:val="24"/>
        <w:lang w:val="en-US" w:eastAsia="en-US" w:bidi="ar-SA"/>
      </w:rPr>
    </w:lvl>
    <w:lvl w:ilvl="1" w:tplc="C03EAD32">
      <w:numFmt w:val="bullet"/>
      <w:lvlText w:val="•"/>
      <w:lvlJc w:val="left"/>
      <w:pPr>
        <w:ind w:left="1862" w:hanging="360"/>
      </w:pPr>
      <w:rPr>
        <w:rFonts w:hint="default"/>
        <w:lang w:val="en-US" w:eastAsia="en-US" w:bidi="ar-SA"/>
      </w:rPr>
    </w:lvl>
    <w:lvl w:ilvl="2" w:tplc="D0AA9B20">
      <w:numFmt w:val="bullet"/>
      <w:lvlText w:val="•"/>
      <w:lvlJc w:val="left"/>
      <w:pPr>
        <w:ind w:left="2685" w:hanging="360"/>
      </w:pPr>
      <w:rPr>
        <w:rFonts w:hint="default"/>
        <w:lang w:val="en-US" w:eastAsia="en-US" w:bidi="ar-SA"/>
      </w:rPr>
    </w:lvl>
    <w:lvl w:ilvl="3" w:tplc="B264431C">
      <w:numFmt w:val="bullet"/>
      <w:lvlText w:val="•"/>
      <w:lvlJc w:val="left"/>
      <w:pPr>
        <w:ind w:left="3508" w:hanging="360"/>
      </w:pPr>
      <w:rPr>
        <w:rFonts w:hint="default"/>
        <w:lang w:val="en-US" w:eastAsia="en-US" w:bidi="ar-SA"/>
      </w:rPr>
    </w:lvl>
    <w:lvl w:ilvl="4" w:tplc="1FFA10FC">
      <w:numFmt w:val="bullet"/>
      <w:lvlText w:val="•"/>
      <w:lvlJc w:val="left"/>
      <w:pPr>
        <w:ind w:left="4331" w:hanging="360"/>
      </w:pPr>
      <w:rPr>
        <w:rFonts w:hint="default"/>
        <w:lang w:val="en-US" w:eastAsia="en-US" w:bidi="ar-SA"/>
      </w:rPr>
    </w:lvl>
    <w:lvl w:ilvl="5" w:tplc="0CB49A3C">
      <w:numFmt w:val="bullet"/>
      <w:lvlText w:val="•"/>
      <w:lvlJc w:val="left"/>
      <w:pPr>
        <w:ind w:left="5154" w:hanging="360"/>
      </w:pPr>
      <w:rPr>
        <w:rFonts w:hint="default"/>
        <w:lang w:val="en-US" w:eastAsia="en-US" w:bidi="ar-SA"/>
      </w:rPr>
    </w:lvl>
    <w:lvl w:ilvl="6" w:tplc="8110BACC">
      <w:numFmt w:val="bullet"/>
      <w:lvlText w:val="•"/>
      <w:lvlJc w:val="left"/>
      <w:pPr>
        <w:ind w:left="5976" w:hanging="360"/>
      </w:pPr>
      <w:rPr>
        <w:rFonts w:hint="default"/>
        <w:lang w:val="en-US" w:eastAsia="en-US" w:bidi="ar-SA"/>
      </w:rPr>
    </w:lvl>
    <w:lvl w:ilvl="7" w:tplc="C30887D6">
      <w:numFmt w:val="bullet"/>
      <w:lvlText w:val="•"/>
      <w:lvlJc w:val="left"/>
      <w:pPr>
        <w:ind w:left="6799" w:hanging="360"/>
      </w:pPr>
      <w:rPr>
        <w:rFonts w:hint="default"/>
        <w:lang w:val="en-US" w:eastAsia="en-US" w:bidi="ar-SA"/>
      </w:rPr>
    </w:lvl>
    <w:lvl w:ilvl="8" w:tplc="9B2C64CC">
      <w:numFmt w:val="bullet"/>
      <w:lvlText w:val="•"/>
      <w:lvlJc w:val="left"/>
      <w:pPr>
        <w:ind w:left="7622" w:hanging="360"/>
      </w:pPr>
      <w:rPr>
        <w:rFonts w:hint="default"/>
        <w:lang w:val="en-US" w:eastAsia="en-US" w:bidi="ar-SA"/>
      </w:rPr>
    </w:lvl>
  </w:abstractNum>
  <w:abstractNum w:abstractNumId="51" w15:restartNumberingAfterBreak="0">
    <w:nsid w:val="7ACB227F"/>
    <w:multiLevelType w:val="hybridMultilevel"/>
    <w:tmpl w:val="BD223402"/>
    <w:lvl w:ilvl="0" w:tplc="88849CD2">
      <w:start w:val="1"/>
      <w:numFmt w:val="decimal"/>
      <w:lvlText w:val="%1."/>
      <w:lvlJc w:val="left"/>
      <w:pPr>
        <w:ind w:left="720" w:hanging="360"/>
      </w:pPr>
      <w:rPr>
        <w:rFonts w:hint="default"/>
        <w:sz w:val="20"/>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D79674E"/>
    <w:multiLevelType w:val="hybridMultilevel"/>
    <w:tmpl w:val="5BE49B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E1F50A4"/>
    <w:multiLevelType w:val="hybridMultilevel"/>
    <w:tmpl w:val="E62CC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B47763"/>
    <w:multiLevelType w:val="multilevel"/>
    <w:tmpl w:val="B3901250"/>
    <w:lvl w:ilvl="0">
      <w:start w:val="1"/>
      <w:numFmt w:val="decimal"/>
      <w:pStyle w:val="EPNumberList"/>
      <w:lvlText w:val="%1."/>
      <w:lvlJc w:val="left"/>
      <w:pPr>
        <w:tabs>
          <w:tab w:val="num" w:pos="714"/>
        </w:tabs>
        <w:ind w:left="714" w:hanging="714"/>
      </w:pPr>
      <w:rPr>
        <w:rFonts w:hint="default"/>
      </w:r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num w:numId="1" w16cid:durableId="430710020">
    <w:abstractNumId w:val="7"/>
  </w:num>
  <w:num w:numId="2" w16cid:durableId="1557277934">
    <w:abstractNumId w:val="8"/>
  </w:num>
  <w:num w:numId="3" w16cid:durableId="2055886380">
    <w:abstractNumId w:val="23"/>
  </w:num>
  <w:num w:numId="4" w16cid:durableId="960108511">
    <w:abstractNumId w:val="29"/>
  </w:num>
  <w:num w:numId="5" w16cid:durableId="56905289">
    <w:abstractNumId w:val="1"/>
  </w:num>
  <w:num w:numId="6" w16cid:durableId="236213616">
    <w:abstractNumId w:val="10"/>
  </w:num>
  <w:num w:numId="7" w16cid:durableId="851650970">
    <w:abstractNumId w:val="51"/>
  </w:num>
  <w:num w:numId="8" w16cid:durableId="146871177">
    <w:abstractNumId w:val="11"/>
  </w:num>
  <w:num w:numId="9" w16cid:durableId="718088628">
    <w:abstractNumId w:val="35"/>
  </w:num>
  <w:num w:numId="10" w16cid:durableId="809060080">
    <w:abstractNumId w:val="54"/>
  </w:num>
  <w:num w:numId="11" w16cid:durableId="624896433">
    <w:abstractNumId w:val="45"/>
  </w:num>
  <w:num w:numId="12" w16cid:durableId="842285114">
    <w:abstractNumId w:val="12"/>
  </w:num>
  <w:num w:numId="13" w16cid:durableId="409543018">
    <w:abstractNumId w:val="26"/>
  </w:num>
  <w:num w:numId="14" w16cid:durableId="528683817">
    <w:abstractNumId w:val="37"/>
  </w:num>
  <w:num w:numId="15" w16cid:durableId="1651212228">
    <w:abstractNumId w:val="0"/>
  </w:num>
  <w:num w:numId="16" w16cid:durableId="883634848">
    <w:abstractNumId w:val="44"/>
  </w:num>
  <w:num w:numId="17" w16cid:durableId="1836023228">
    <w:abstractNumId w:val="43"/>
  </w:num>
  <w:num w:numId="18" w16cid:durableId="618531747">
    <w:abstractNumId w:val="17"/>
  </w:num>
  <w:num w:numId="19" w16cid:durableId="641741190">
    <w:abstractNumId w:val="14"/>
  </w:num>
  <w:num w:numId="20" w16cid:durableId="4015808">
    <w:abstractNumId w:val="53"/>
  </w:num>
  <w:num w:numId="21" w16cid:durableId="900210767">
    <w:abstractNumId w:val="19"/>
  </w:num>
  <w:num w:numId="22" w16cid:durableId="1054893144">
    <w:abstractNumId w:val="50"/>
  </w:num>
  <w:num w:numId="23" w16cid:durableId="2056271547">
    <w:abstractNumId w:val="40"/>
  </w:num>
  <w:num w:numId="24" w16cid:durableId="1461604615">
    <w:abstractNumId w:val="0"/>
    <w:lvlOverride w:ilvl="0">
      <w:startOverride w:val="1"/>
    </w:lvlOverride>
  </w:num>
  <w:num w:numId="25" w16cid:durableId="256377248">
    <w:abstractNumId w:val="3"/>
  </w:num>
  <w:num w:numId="26" w16cid:durableId="1853252972">
    <w:abstractNumId w:val="52"/>
  </w:num>
  <w:num w:numId="27" w16cid:durableId="1217862814">
    <w:abstractNumId w:val="5"/>
  </w:num>
  <w:num w:numId="28" w16cid:durableId="1767379406">
    <w:abstractNumId w:val="6"/>
  </w:num>
  <w:num w:numId="29" w16cid:durableId="1216241554">
    <w:abstractNumId w:val="20"/>
  </w:num>
  <w:num w:numId="30" w16cid:durableId="1335836618">
    <w:abstractNumId w:val="34"/>
  </w:num>
  <w:num w:numId="31" w16cid:durableId="6635564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2810232">
    <w:abstractNumId w:val="16"/>
  </w:num>
  <w:num w:numId="33" w16cid:durableId="2041003489">
    <w:abstractNumId w:val="18"/>
  </w:num>
  <w:num w:numId="34" w16cid:durableId="1704552372">
    <w:abstractNumId w:val="24"/>
  </w:num>
  <w:num w:numId="35" w16cid:durableId="511258920">
    <w:abstractNumId w:val="9"/>
  </w:num>
  <w:num w:numId="36" w16cid:durableId="1422070901">
    <w:abstractNumId w:val="36"/>
  </w:num>
  <w:num w:numId="37" w16cid:durableId="1299535613">
    <w:abstractNumId w:val="15"/>
  </w:num>
  <w:num w:numId="38" w16cid:durableId="1012074811">
    <w:abstractNumId w:val="27"/>
  </w:num>
  <w:num w:numId="39" w16cid:durableId="631209460">
    <w:abstractNumId w:val="32"/>
  </w:num>
  <w:num w:numId="40" w16cid:durableId="1515536327">
    <w:abstractNumId w:val="2"/>
  </w:num>
  <w:num w:numId="41" w16cid:durableId="1909225766">
    <w:abstractNumId w:val="4"/>
  </w:num>
  <w:num w:numId="42" w16cid:durableId="2007856463">
    <w:abstractNumId w:val="39"/>
  </w:num>
  <w:num w:numId="43" w16cid:durableId="68813694">
    <w:abstractNumId w:val="30"/>
  </w:num>
  <w:num w:numId="44" w16cid:durableId="1799493086">
    <w:abstractNumId w:val="22"/>
  </w:num>
  <w:num w:numId="45" w16cid:durableId="1871607899">
    <w:abstractNumId w:val="33"/>
  </w:num>
  <w:num w:numId="46" w16cid:durableId="2071077272">
    <w:abstractNumId w:val="46"/>
  </w:num>
  <w:num w:numId="47" w16cid:durableId="1075587732">
    <w:abstractNumId w:val="28"/>
  </w:num>
  <w:num w:numId="48" w16cid:durableId="1458378868">
    <w:abstractNumId w:val="38"/>
  </w:num>
  <w:num w:numId="49" w16cid:durableId="1505784877">
    <w:abstractNumId w:val="49"/>
  </w:num>
  <w:num w:numId="50" w16cid:durableId="492187632">
    <w:abstractNumId w:val="31"/>
  </w:num>
  <w:num w:numId="51" w16cid:durableId="580915355">
    <w:abstractNumId w:val="21"/>
  </w:num>
  <w:num w:numId="52" w16cid:durableId="1124468415">
    <w:abstractNumId w:val="41"/>
  </w:num>
  <w:num w:numId="53" w16cid:durableId="581456528">
    <w:abstractNumId w:val="48"/>
  </w:num>
  <w:num w:numId="54" w16cid:durableId="1479570790">
    <w:abstractNumId w:val="13"/>
  </w:num>
  <w:num w:numId="55" w16cid:durableId="794299227">
    <w:abstractNumId w:val="42"/>
  </w:num>
  <w:num w:numId="56" w16cid:durableId="1398481419">
    <w:abstractNumId w:val="25"/>
  </w:num>
  <w:num w:numId="57" w16cid:durableId="102504889">
    <w:abstractNumId w:val="4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lah Joel">
    <w15:presenceInfo w15:providerId="AD" w15:userId="S::zelah@cybin.com::5c0eb353-a70c-48aa-b663-742688cebfbb"/>
  </w15:person>
  <w15:person w15:author="Rosa Luo">
    <w15:presenceInfo w15:providerId="AD" w15:userId="S::rosa@a2-ai.com::d959e8e2-1917-4853-9eac-63e14e6c0a7e"/>
  </w15:person>
  <w15:person w15:author="Meghan Good">
    <w15:presenceInfo w15:providerId="AD" w15:userId="S::meghan@cybin.com::368955dc-8a9f-437f-840a-c0f3428416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1C"/>
    <w:rsid w:val="000002E1"/>
    <w:rsid w:val="00000398"/>
    <w:rsid w:val="000004E2"/>
    <w:rsid w:val="0000058F"/>
    <w:rsid w:val="000006E7"/>
    <w:rsid w:val="000008D8"/>
    <w:rsid w:val="00000B06"/>
    <w:rsid w:val="00000BE4"/>
    <w:rsid w:val="00000CF8"/>
    <w:rsid w:val="00000E25"/>
    <w:rsid w:val="0000105F"/>
    <w:rsid w:val="00001192"/>
    <w:rsid w:val="000011D9"/>
    <w:rsid w:val="0000126C"/>
    <w:rsid w:val="00001340"/>
    <w:rsid w:val="00001438"/>
    <w:rsid w:val="00001CF9"/>
    <w:rsid w:val="0000202F"/>
    <w:rsid w:val="00002BFF"/>
    <w:rsid w:val="00002DD5"/>
    <w:rsid w:val="000033BD"/>
    <w:rsid w:val="00003660"/>
    <w:rsid w:val="0000389A"/>
    <w:rsid w:val="00003A8E"/>
    <w:rsid w:val="00003B67"/>
    <w:rsid w:val="00003BDF"/>
    <w:rsid w:val="00003BF0"/>
    <w:rsid w:val="00003D60"/>
    <w:rsid w:val="00004C05"/>
    <w:rsid w:val="00004C8E"/>
    <w:rsid w:val="00004E94"/>
    <w:rsid w:val="00004ED1"/>
    <w:rsid w:val="00004FB9"/>
    <w:rsid w:val="000050FB"/>
    <w:rsid w:val="000052C0"/>
    <w:rsid w:val="000054B8"/>
    <w:rsid w:val="00005869"/>
    <w:rsid w:val="00005955"/>
    <w:rsid w:val="00005969"/>
    <w:rsid w:val="00005C0C"/>
    <w:rsid w:val="00005E19"/>
    <w:rsid w:val="00005F22"/>
    <w:rsid w:val="00005F86"/>
    <w:rsid w:val="00006029"/>
    <w:rsid w:val="0000620D"/>
    <w:rsid w:val="000063C5"/>
    <w:rsid w:val="000065F5"/>
    <w:rsid w:val="00006637"/>
    <w:rsid w:val="00006690"/>
    <w:rsid w:val="00006EBC"/>
    <w:rsid w:val="00007225"/>
    <w:rsid w:val="00007A73"/>
    <w:rsid w:val="00007E43"/>
    <w:rsid w:val="00007F83"/>
    <w:rsid w:val="00010167"/>
    <w:rsid w:val="000107C7"/>
    <w:rsid w:val="00010BF1"/>
    <w:rsid w:val="00010C5F"/>
    <w:rsid w:val="00010FFE"/>
    <w:rsid w:val="000110A3"/>
    <w:rsid w:val="000111C5"/>
    <w:rsid w:val="000114DA"/>
    <w:rsid w:val="00011586"/>
    <w:rsid w:val="0001159E"/>
    <w:rsid w:val="0001193C"/>
    <w:rsid w:val="0001196D"/>
    <w:rsid w:val="00011D26"/>
    <w:rsid w:val="00011F87"/>
    <w:rsid w:val="00012254"/>
    <w:rsid w:val="00012342"/>
    <w:rsid w:val="00012792"/>
    <w:rsid w:val="00012A03"/>
    <w:rsid w:val="00012A11"/>
    <w:rsid w:val="00012C08"/>
    <w:rsid w:val="00012FF0"/>
    <w:rsid w:val="00013715"/>
    <w:rsid w:val="0001396D"/>
    <w:rsid w:val="00013A78"/>
    <w:rsid w:val="00013B95"/>
    <w:rsid w:val="00013CD5"/>
    <w:rsid w:val="00013D97"/>
    <w:rsid w:val="000140EA"/>
    <w:rsid w:val="000141C3"/>
    <w:rsid w:val="00014370"/>
    <w:rsid w:val="000143E3"/>
    <w:rsid w:val="00014706"/>
    <w:rsid w:val="0001478C"/>
    <w:rsid w:val="00014B42"/>
    <w:rsid w:val="00014D37"/>
    <w:rsid w:val="00015037"/>
    <w:rsid w:val="0001503B"/>
    <w:rsid w:val="0001539F"/>
    <w:rsid w:val="00015492"/>
    <w:rsid w:val="00015699"/>
    <w:rsid w:val="000157CD"/>
    <w:rsid w:val="000157DA"/>
    <w:rsid w:val="00015DF5"/>
    <w:rsid w:val="00016182"/>
    <w:rsid w:val="000164B9"/>
    <w:rsid w:val="00016A1B"/>
    <w:rsid w:val="00016AF2"/>
    <w:rsid w:val="00016DAC"/>
    <w:rsid w:val="00016F82"/>
    <w:rsid w:val="0001710E"/>
    <w:rsid w:val="00017136"/>
    <w:rsid w:val="000171EE"/>
    <w:rsid w:val="000173C7"/>
    <w:rsid w:val="00017887"/>
    <w:rsid w:val="00017FA3"/>
    <w:rsid w:val="00020263"/>
    <w:rsid w:val="00020535"/>
    <w:rsid w:val="00020A23"/>
    <w:rsid w:val="00020B2C"/>
    <w:rsid w:val="00020B57"/>
    <w:rsid w:val="00021002"/>
    <w:rsid w:val="000211C6"/>
    <w:rsid w:val="00021236"/>
    <w:rsid w:val="000214E8"/>
    <w:rsid w:val="000216E7"/>
    <w:rsid w:val="00021772"/>
    <w:rsid w:val="00021C3C"/>
    <w:rsid w:val="00021E57"/>
    <w:rsid w:val="00021E8A"/>
    <w:rsid w:val="0002224C"/>
    <w:rsid w:val="0002255E"/>
    <w:rsid w:val="00022560"/>
    <w:rsid w:val="0002268C"/>
    <w:rsid w:val="00022797"/>
    <w:rsid w:val="00022E0C"/>
    <w:rsid w:val="000235EA"/>
    <w:rsid w:val="00023700"/>
    <w:rsid w:val="00023816"/>
    <w:rsid w:val="0002386F"/>
    <w:rsid w:val="0002389E"/>
    <w:rsid w:val="00023D78"/>
    <w:rsid w:val="00023FFD"/>
    <w:rsid w:val="00024180"/>
    <w:rsid w:val="00024223"/>
    <w:rsid w:val="00024280"/>
    <w:rsid w:val="000244FD"/>
    <w:rsid w:val="00024875"/>
    <w:rsid w:val="000248A5"/>
    <w:rsid w:val="00024A1F"/>
    <w:rsid w:val="00024A81"/>
    <w:rsid w:val="00024AAD"/>
    <w:rsid w:val="00024D10"/>
    <w:rsid w:val="00024E74"/>
    <w:rsid w:val="00025075"/>
    <w:rsid w:val="000250D7"/>
    <w:rsid w:val="00025294"/>
    <w:rsid w:val="00025302"/>
    <w:rsid w:val="00025480"/>
    <w:rsid w:val="00025591"/>
    <w:rsid w:val="0002565D"/>
    <w:rsid w:val="00025818"/>
    <w:rsid w:val="000258F4"/>
    <w:rsid w:val="000259D1"/>
    <w:rsid w:val="000259D3"/>
    <w:rsid w:val="00025D14"/>
    <w:rsid w:val="00025EB5"/>
    <w:rsid w:val="00025FA7"/>
    <w:rsid w:val="00026112"/>
    <w:rsid w:val="000264E4"/>
    <w:rsid w:val="000264E8"/>
    <w:rsid w:val="00026542"/>
    <w:rsid w:val="000266E1"/>
    <w:rsid w:val="00026B1D"/>
    <w:rsid w:val="00026BAB"/>
    <w:rsid w:val="00026EB4"/>
    <w:rsid w:val="00026EE7"/>
    <w:rsid w:val="0002744A"/>
    <w:rsid w:val="0002766E"/>
    <w:rsid w:val="0002775B"/>
    <w:rsid w:val="00027762"/>
    <w:rsid w:val="0002789D"/>
    <w:rsid w:val="00027CE9"/>
    <w:rsid w:val="00027F68"/>
    <w:rsid w:val="00030119"/>
    <w:rsid w:val="00030512"/>
    <w:rsid w:val="0003083D"/>
    <w:rsid w:val="00030AA0"/>
    <w:rsid w:val="00030ABC"/>
    <w:rsid w:val="0003101B"/>
    <w:rsid w:val="0003143A"/>
    <w:rsid w:val="000314A1"/>
    <w:rsid w:val="00031623"/>
    <w:rsid w:val="000317B1"/>
    <w:rsid w:val="00031F84"/>
    <w:rsid w:val="00032040"/>
    <w:rsid w:val="00032077"/>
    <w:rsid w:val="000320B7"/>
    <w:rsid w:val="000327E4"/>
    <w:rsid w:val="00032B8E"/>
    <w:rsid w:val="00032CBA"/>
    <w:rsid w:val="00032D19"/>
    <w:rsid w:val="0003314B"/>
    <w:rsid w:val="000331C8"/>
    <w:rsid w:val="000333AF"/>
    <w:rsid w:val="0003348E"/>
    <w:rsid w:val="00033508"/>
    <w:rsid w:val="000335AF"/>
    <w:rsid w:val="00033657"/>
    <w:rsid w:val="00033D79"/>
    <w:rsid w:val="0003407E"/>
    <w:rsid w:val="000340CB"/>
    <w:rsid w:val="000341AE"/>
    <w:rsid w:val="000344B2"/>
    <w:rsid w:val="000344E9"/>
    <w:rsid w:val="000345FB"/>
    <w:rsid w:val="00034603"/>
    <w:rsid w:val="00034899"/>
    <w:rsid w:val="0003494D"/>
    <w:rsid w:val="00034955"/>
    <w:rsid w:val="00034A99"/>
    <w:rsid w:val="00034B79"/>
    <w:rsid w:val="00034CDE"/>
    <w:rsid w:val="00035881"/>
    <w:rsid w:val="00035ABF"/>
    <w:rsid w:val="00035D39"/>
    <w:rsid w:val="00035F3F"/>
    <w:rsid w:val="00036160"/>
    <w:rsid w:val="00036215"/>
    <w:rsid w:val="0003623D"/>
    <w:rsid w:val="000364EF"/>
    <w:rsid w:val="000365B1"/>
    <w:rsid w:val="00036A62"/>
    <w:rsid w:val="00036E1D"/>
    <w:rsid w:val="00036F4B"/>
    <w:rsid w:val="00037098"/>
    <w:rsid w:val="00037468"/>
    <w:rsid w:val="0003771D"/>
    <w:rsid w:val="00037944"/>
    <w:rsid w:val="00037A88"/>
    <w:rsid w:val="00037B4A"/>
    <w:rsid w:val="00037C20"/>
    <w:rsid w:val="00037FCC"/>
    <w:rsid w:val="00037FE0"/>
    <w:rsid w:val="00040292"/>
    <w:rsid w:val="00040520"/>
    <w:rsid w:val="00040527"/>
    <w:rsid w:val="000408CB"/>
    <w:rsid w:val="00040A3E"/>
    <w:rsid w:val="00040D99"/>
    <w:rsid w:val="00040E3A"/>
    <w:rsid w:val="00040F79"/>
    <w:rsid w:val="00041158"/>
    <w:rsid w:val="000411AB"/>
    <w:rsid w:val="00041613"/>
    <w:rsid w:val="0004188E"/>
    <w:rsid w:val="00041EC2"/>
    <w:rsid w:val="000420E4"/>
    <w:rsid w:val="00042306"/>
    <w:rsid w:val="00042477"/>
    <w:rsid w:val="0004260D"/>
    <w:rsid w:val="00042960"/>
    <w:rsid w:val="00042BD4"/>
    <w:rsid w:val="00042D4D"/>
    <w:rsid w:val="00042D6A"/>
    <w:rsid w:val="00042E60"/>
    <w:rsid w:val="00042E79"/>
    <w:rsid w:val="000430D2"/>
    <w:rsid w:val="000432F3"/>
    <w:rsid w:val="000436C6"/>
    <w:rsid w:val="000437C7"/>
    <w:rsid w:val="000437CF"/>
    <w:rsid w:val="000439BD"/>
    <w:rsid w:val="00043D37"/>
    <w:rsid w:val="00044006"/>
    <w:rsid w:val="00044296"/>
    <w:rsid w:val="0004431C"/>
    <w:rsid w:val="00044CE0"/>
    <w:rsid w:val="0004525F"/>
    <w:rsid w:val="0004526A"/>
    <w:rsid w:val="000452D2"/>
    <w:rsid w:val="00045423"/>
    <w:rsid w:val="0004564C"/>
    <w:rsid w:val="0004565F"/>
    <w:rsid w:val="000457DB"/>
    <w:rsid w:val="0004593D"/>
    <w:rsid w:val="00045C9E"/>
    <w:rsid w:val="00045D25"/>
    <w:rsid w:val="00045E4B"/>
    <w:rsid w:val="0004605B"/>
    <w:rsid w:val="0004606E"/>
    <w:rsid w:val="00046160"/>
    <w:rsid w:val="0004617B"/>
    <w:rsid w:val="0004633E"/>
    <w:rsid w:val="000467BA"/>
    <w:rsid w:val="0004686E"/>
    <w:rsid w:val="00046870"/>
    <w:rsid w:val="00046AB6"/>
    <w:rsid w:val="00046CD3"/>
    <w:rsid w:val="00046D2B"/>
    <w:rsid w:val="00047239"/>
    <w:rsid w:val="00047344"/>
    <w:rsid w:val="0004770B"/>
    <w:rsid w:val="00047789"/>
    <w:rsid w:val="0004787C"/>
    <w:rsid w:val="00047969"/>
    <w:rsid w:val="0004799A"/>
    <w:rsid w:val="0004799E"/>
    <w:rsid w:val="000479F2"/>
    <w:rsid w:val="00047DDD"/>
    <w:rsid w:val="00047EF2"/>
    <w:rsid w:val="00050215"/>
    <w:rsid w:val="000506BB"/>
    <w:rsid w:val="00050A9D"/>
    <w:rsid w:val="00050B9C"/>
    <w:rsid w:val="00051363"/>
    <w:rsid w:val="00051378"/>
    <w:rsid w:val="00051422"/>
    <w:rsid w:val="000517E5"/>
    <w:rsid w:val="000518B8"/>
    <w:rsid w:val="00052136"/>
    <w:rsid w:val="0005223A"/>
    <w:rsid w:val="00052393"/>
    <w:rsid w:val="000524A1"/>
    <w:rsid w:val="000525AF"/>
    <w:rsid w:val="0005262D"/>
    <w:rsid w:val="00052672"/>
    <w:rsid w:val="0005272F"/>
    <w:rsid w:val="0005287D"/>
    <w:rsid w:val="0005295B"/>
    <w:rsid w:val="00052A46"/>
    <w:rsid w:val="00052DA0"/>
    <w:rsid w:val="00052E04"/>
    <w:rsid w:val="00052F67"/>
    <w:rsid w:val="00053133"/>
    <w:rsid w:val="000532FF"/>
    <w:rsid w:val="0005367D"/>
    <w:rsid w:val="000539A2"/>
    <w:rsid w:val="00053DB2"/>
    <w:rsid w:val="00053EDC"/>
    <w:rsid w:val="00054259"/>
    <w:rsid w:val="00054426"/>
    <w:rsid w:val="00054446"/>
    <w:rsid w:val="000544B2"/>
    <w:rsid w:val="00054592"/>
    <w:rsid w:val="000549EE"/>
    <w:rsid w:val="0005537B"/>
    <w:rsid w:val="00055614"/>
    <w:rsid w:val="00055631"/>
    <w:rsid w:val="000556B9"/>
    <w:rsid w:val="000556EE"/>
    <w:rsid w:val="00055BB1"/>
    <w:rsid w:val="00055BD8"/>
    <w:rsid w:val="00055FCD"/>
    <w:rsid w:val="0005620F"/>
    <w:rsid w:val="000563B8"/>
    <w:rsid w:val="000563EF"/>
    <w:rsid w:val="000564EC"/>
    <w:rsid w:val="00056502"/>
    <w:rsid w:val="00056512"/>
    <w:rsid w:val="0005685D"/>
    <w:rsid w:val="000568D6"/>
    <w:rsid w:val="0005699E"/>
    <w:rsid w:val="000569C9"/>
    <w:rsid w:val="00056FF6"/>
    <w:rsid w:val="00057266"/>
    <w:rsid w:val="000575CC"/>
    <w:rsid w:val="00057622"/>
    <w:rsid w:val="00057642"/>
    <w:rsid w:val="00057A15"/>
    <w:rsid w:val="00057E09"/>
    <w:rsid w:val="0006025D"/>
    <w:rsid w:val="0006029C"/>
    <w:rsid w:val="000605C4"/>
    <w:rsid w:val="00060912"/>
    <w:rsid w:val="00060D30"/>
    <w:rsid w:val="00060E13"/>
    <w:rsid w:val="0006110B"/>
    <w:rsid w:val="000617F6"/>
    <w:rsid w:val="00062015"/>
    <w:rsid w:val="00062091"/>
    <w:rsid w:val="000620AF"/>
    <w:rsid w:val="00062139"/>
    <w:rsid w:val="000624DA"/>
    <w:rsid w:val="0006290D"/>
    <w:rsid w:val="00062A71"/>
    <w:rsid w:val="00062B81"/>
    <w:rsid w:val="000631BF"/>
    <w:rsid w:val="00063221"/>
    <w:rsid w:val="000638D6"/>
    <w:rsid w:val="000639DA"/>
    <w:rsid w:val="00063E73"/>
    <w:rsid w:val="00063E7A"/>
    <w:rsid w:val="00063EFC"/>
    <w:rsid w:val="00063F1A"/>
    <w:rsid w:val="000644AC"/>
    <w:rsid w:val="000644B7"/>
    <w:rsid w:val="00064624"/>
    <w:rsid w:val="00064625"/>
    <w:rsid w:val="00064790"/>
    <w:rsid w:val="000647CC"/>
    <w:rsid w:val="000647E9"/>
    <w:rsid w:val="000649BF"/>
    <w:rsid w:val="00064C2A"/>
    <w:rsid w:val="00064C54"/>
    <w:rsid w:val="000653A5"/>
    <w:rsid w:val="00065487"/>
    <w:rsid w:val="000654CA"/>
    <w:rsid w:val="00065612"/>
    <w:rsid w:val="00065687"/>
    <w:rsid w:val="00065690"/>
    <w:rsid w:val="000659A7"/>
    <w:rsid w:val="00065B84"/>
    <w:rsid w:val="00065C44"/>
    <w:rsid w:val="000662E2"/>
    <w:rsid w:val="0006643C"/>
    <w:rsid w:val="00066639"/>
    <w:rsid w:val="0006689B"/>
    <w:rsid w:val="00066EE1"/>
    <w:rsid w:val="00066F0C"/>
    <w:rsid w:val="00066FE1"/>
    <w:rsid w:val="00067197"/>
    <w:rsid w:val="00067285"/>
    <w:rsid w:val="000674C9"/>
    <w:rsid w:val="0006760A"/>
    <w:rsid w:val="00067AFA"/>
    <w:rsid w:val="00067F71"/>
    <w:rsid w:val="000700C7"/>
    <w:rsid w:val="00070147"/>
    <w:rsid w:val="0007023B"/>
    <w:rsid w:val="00070248"/>
    <w:rsid w:val="00070FB5"/>
    <w:rsid w:val="000710D8"/>
    <w:rsid w:val="0007153E"/>
    <w:rsid w:val="000716BF"/>
    <w:rsid w:val="000719C7"/>
    <w:rsid w:val="000719E4"/>
    <w:rsid w:val="00071C15"/>
    <w:rsid w:val="00071D56"/>
    <w:rsid w:val="00071F39"/>
    <w:rsid w:val="0007211B"/>
    <w:rsid w:val="000722BF"/>
    <w:rsid w:val="000722DA"/>
    <w:rsid w:val="00072A6F"/>
    <w:rsid w:val="000732B2"/>
    <w:rsid w:val="000733D4"/>
    <w:rsid w:val="00073CB5"/>
    <w:rsid w:val="00074056"/>
    <w:rsid w:val="00074209"/>
    <w:rsid w:val="000742B8"/>
    <w:rsid w:val="0007470C"/>
    <w:rsid w:val="000747C5"/>
    <w:rsid w:val="00074881"/>
    <w:rsid w:val="00074D84"/>
    <w:rsid w:val="00074F81"/>
    <w:rsid w:val="00075323"/>
    <w:rsid w:val="000756F7"/>
    <w:rsid w:val="000758F4"/>
    <w:rsid w:val="00075C3B"/>
    <w:rsid w:val="00075CBD"/>
    <w:rsid w:val="00076195"/>
    <w:rsid w:val="00076376"/>
    <w:rsid w:val="000767FE"/>
    <w:rsid w:val="00076A0B"/>
    <w:rsid w:val="00076A26"/>
    <w:rsid w:val="00076B9F"/>
    <w:rsid w:val="00076BC1"/>
    <w:rsid w:val="00076BFF"/>
    <w:rsid w:val="00076C96"/>
    <w:rsid w:val="0007735C"/>
    <w:rsid w:val="0007759A"/>
    <w:rsid w:val="000776B6"/>
    <w:rsid w:val="00077C75"/>
    <w:rsid w:val="00077CC6"/>
    <w:rsid w:val="000803BA"/>
    <w:rsid w:val="00080573"/>
    <w:rsid w:val="0008083C"/>
    <w:rsid w:val="000811EA"/>
    <w:rsid w:val="000813E5"/>
    <w:rsid w:val="000819E8"/>
    <w:rsid w:val="0008209F"/>
    <w:rsid w:val="00082287"/>
    <w:rsid w:val="000822D2"/>
    <w:rsid w:val="00082350"/>
    <w:rsid w:val="000823C2"/>
    <w:rsid w:val="00082590"/>
    <w:rsid w:val="0008277D"/>
    <w:rsid w:val="0008287A"/>
    <w:rsid w:val="00082D14"/>
    <w:rsid w:val="00082D65"/>
    <w:rsid w:val="00083059"/>
    <w:rsid w:val="00083BE5"/>
    <w:rsid w:val="00083D32"/>
    <w:rsid w:val="0008407F"/>
    <w:rsid w:val="000842C8"/>
    <w:rsid w:val="0008449E"/>
    <w:rsid w:val="000848F1"/>
    <w:rsid w:val="00084939"/>
    <w:rsid w:val="00084BCB"/>
    <w:rsid w:val="00085127"/>
    <w:rsid w:val="0008517F"/>
    <w:rsid w:val="000852EF"/>
    <w:rsid w:val="00085A28"/>
    <w:rsid w:val="00085A31"/>
    <w:rsid w:val="00085A60"/>
    <w:rsid w:val="00085B5E"/>
    <w:rsid w:val="00085F7A"/>
    <w:rsid w:val="00085FB2"/>
    <w:rsid w:val="00085FC9"/>
    <w:rsid w:val="00085FEE"/>
    <w:rsid w:val="000860A9"/>
    <w:rsid w:val="0008646F"/>
    <w:rsid w:val="0008652C"/>
    <w:rsid w:val="00086544"/>
    <w:rsid w:val="000865E1"/>
    <w:rsid w:val="000866D2"/>
    <w:rsid w:val="000866D3"/>
    <w:rsid w:val="000867F9"/>
    <w:rsid w:val="00086A12"/>
    <w:rsid w:val="00086CEE"/>
    <w:rsid w:val="00086F03"/>
    <w:rsid w:val="000873D0"/>
    <w:rsid w:val="0008753D"/>
    <w:rsid w:val="000877C5"/>
    <w:rsid w:val="000877E0"/>
    <w:rsid w:val="00087DDF"/>
    <w:rsid w:val="00087E11"/>
    <w:rsid w:val="00087E9B"/>
    <w:rsid w:val="00090037"/>
    <w:rsid w:val="00090410"/>
    <w:rsid w:val="000906A0"/>
    <w:rsid w:val="00090BA3"/>
    <w:rsid w:val="00090EBD"/>
    <w:rsid w:val="00090FBB"/>
    <w:rsid w:val="00090FFF"/>
    <w:rsid w:val="00091202"/>
    <w:rsid w:val="000913AD"/>
    <w:rsid w:val="0009172A"/>
    <w:rsid w:val="000917E4"/>
    <w:rsid w:val="00091C04"/>
    <w:rsid w:val="00092011"/>
    <w:rsid w:val="00092012"/>
    <w:rsid w:val="000920A7"/>
    <w:rsid w:val="000921DF"/>
    <w:rsid w:val="000923B4"/>
    <w:rsid w:val="000924EB"/>
    <w:rsid w:val="000925BB"/>
    <w:rsid w:val="0009300F"/>
    <w:rsid w:val="000936AD"/>
    <w:rsid w:val="00093F0D"/>
    <w:rsid w:val="00094405"/>
    <w:rsid w:val="00094A4A"/>
    <w:rsid w:val="00094B3F"/>
    <w:rsid w:val="00095007"/>
    <w:rsid w:val="000953C2"/>
    <w:rsid w:val="0009579C"/>
    <w:rsid w:val="000958C8"/>
    <w:rsid w:val="00095FC6"/>
    <w:rsid w:val="000960B2"/>
    <w:rsid w:val="000960CB"/>
    <w:rsid w:val="00096535"/>
    <w:rsid w:val="000965CB"/>
    <w:rsid w:val="00096651"/>
    <w:rsid w:val="0009666B"/>
    <w:rsid w:val="000967F5"/>
    <w:rsid w:val="00096E23"/>
    <w:rsid w:val="00096F0E"/>
    <w:rsid w:val="00097275"/>
    <w:rsid w:val="00097495"/>
    <w:rsid w:val="0009766A"/>
    <w:rsid w:val="000979D5"/>
    <w:rsid w:val="00097BFC"/>
    <w:rsid w:val="00097D6F"/>
    <w:rsid w:val="000A0248"/>
    <w:rsid w:val="000A0257"/>
    <w:rsid w:val="000A0301"/>
    <w:rsid w:val="000A05CF"/>
    <w:rsid w:val="000A06C2"/>
    <w:rsid w:val="000A096C"/>
    <w:rsid w:val="000A0974"/>
    <w:rsid w:val="000A0B79"/>
    <w:rsid w:val="000A0CCC"/>
    <w:rsid w:val="000A0D68"/>
    <w:rsid w:val="000A0D7C"/>
    <w:rsid w:val="000A0EAB"/>
    <w:rsid w:val="000A161B"/>
    <w:rsid w:val="000A18D9"/>
    <w:rsid w:val="000A18DF"/>
    <w:rsid w:val="000A1B9F"/>
    <w:rsid w:val="000A1BD5"/>
    <w:rsid w:val="000A1CED"/>
    <w:rsid w:val="000A2A87"/>
    <w:rsid w:val="000A2AFE"/>
    <w:rsid w:val="000A2D45"/>
    <w:rsid w:val="000A2D79"/>
    <w:rsid w:val="000A2E0B"/>
    <w:rsid w:val="000A358C"/>
    <w:rsid w:val="000A38BA"/>
    <w:rsid w:val="000A39AE"/>
    <w:rsid w:val="000A3B59"/>
    <w:rsid w:val="000A45FD"/>
    <w:rsid w:val="000A4AD2"/>
    <w:rsid w:val="000A4B30"/>
    <w:rsid w:val="000A4C73"/>
    <w:rsid w:val="000A4E34"/>
    <w:rsid w:val="000A4F4C"/>
    <w:rsid w:val="000A507A"/>
    <w:rsid w:val="000A53CC"/>
    <w:rsid w:val="000A541F"/>
    <w:rsid w:val="000A5580"/>
    <w:rsid w:val="000A5D96"/>
    <w:rsid w:val="000A6882"/>
    <w:rsid w:val="000A6A3C"/>
    <w:rsid w:val="000A6B00"/>
    <w:rsid w:val="000A6E3A"/>
    <w:rsid w:val="000A6E76"/>
    <w:rsid w:val="000A6F51"/>
    <w:rsid w:val="000A76ED"/>
    <w:rsid w:val="000A7CDC"/>
    <w:rsid w:val="000A7EA2"/>
    <w:rsid w:val="000B0572"/>
    <w:rsid w:val="000B0797"/>
    <w:rsid w:val="000B0963"/>
    <w:rsid w:val="000B0AFA"/>
    <w:rsid w:val="000B0EF3"/>
    <w:rsid w:val="000B11E6"/>
    <w:rsid w:val="000B1705"/>
    <w:rsid w:val="000B17D1"/>
    <w:rsid w:val="000B184B"/>
    <w:rsid w:val="000B19DC"/>
    <w:rsid w:val="000B1C83"/>
    <w:rsid w:val="000B1C89"/>
    <w:rsid w:val="000B2229"/>
    <w:rsid w:val="000B23C6"/>
    <w:rsid w:val="000B2757"/>
    <w:rsid w:val="000B27CD"/>
    <w:rsid w:val="000B2A7D"/>
    <w:rsid w:val="000B2BED"/>
    <w:rsid w:val="000B2E5D"/>
    <w:rsid w:val="000B2FB6"/>
    <w:rsid w:val="000B3067"/>
    <w:rsid w:val="000B3360"/>
    <w:rsid w:val="000B3A93"/>
    <w:rsid w:val="000B3B71"/>
    <w:rsid w:val="000B4060"/>
    <w:rsid w:val="000B4076"/>
    <w:rsid w:val="000B43D6"/>
    <w:rsid w:val="000B47C6"/>
    <w:rsid w:val="000B4B60"/>
    <w:rsid w:val="000B4C96"/>
    <w:rsid w:val="000B4CB4"/>
    <w:rsid w:val="000B5107"/>
    <w:rsid w:val="000B53B8"/>
    <w:rsid w:val="000B5678"/>
    <w:rsid w:val="000B5AA7"/>
    <w:rsid w:val="000B5BF2"/>
    <w:rsid w:val="000B5CDA"/>
    <w:rsid w:val="000B5E3E"/>
    <w:rsid w:val="000B5E47"/>
    <w:rsid w:val="000B6154"/>
    <w:rsid w:val="000B6326"/>
    <w:rsid w:val="000B6456"/>
    <w:rsid w:val="000B6CA5"/>
    <w:rsid w:val="000B7534"/>
    <w:rsid w:val="000B7549"/>
    <w:rsid w:val="000B7A83"/>
    <w:rsid w:val="000B7D1C"/>
    <w:rsid w:val="000B7FD5"/>
    <w:rsid w:val="000C051A"/>
    <w:rsid w:val="000C09C0"/>
    <w:rsid w:val="000C0CDE"/>
    <w:rsid w:val="000C0D66"/>
    <w:rsid w:val="000C1029"/>
    <w:rsid w:val="000C1341"/>
    <w:rsid w:val="000C1383"/>
    <w:rsid w:val="000C138C"/>
    <w:rsid w:val="000C1676"/>
    <w:rsid w:val="000C1718"/>
    <w:rsid w:val="000C1783"/>
    <w:rsid w:val="000C1B75"/>
    <w:rsid w:val="000C1C60"/>
    <w:rsid w:val="000C20A1"/>
    <w:rsid w:val="000C20B9"/>
    <w:rsid w:val="000C2210"/>
    <w:rsid w:val="000C2301"/>
    <w:rsid w:val="000C25CE"/>
    <w:rsid w:val="000C27FD"/>
    <w:rsid w:val="000C289D"/>
    <w:rsid w:val="000C29E7"/>
    <w:rsid w:val="000C2AA1"/>
    <w:rsid w:val="000C339B"/>
    <w:rsid w:val="000C3C8E"/>
    <w:rsid w:val="000C3F0F"/>
    <w:rsid w:val="000C3F43"/>
    <w:rsid w:val="000C408A"/>
    <w:rsid w:val="000C425C"/>
    <w:rsid w:val="000C4655"/>
    <w:rsid w:val="000C48D7"/>
    <w:rsid w:val="000C4B69"/>
    <w:rsid w:val="000C4FA3"/>
    <w:rsid w:val="000C508A"/>
    <w:rsid w:val="000C5264"/>
    <w:rsid w:val="000C5307"/>
    <w:rsid w:val="000C5555"/>
    <w:rsid w:val="000C5857"/>
    <w:rsid w:val="000C5EC9"/>
    <w:rsid w:val="000C612B"/>
    <w:rsid w:val="000C6288"/>
    <w:rsid w:val="000C672C"/>
    <w:rsid w:val="000C67DB"/>
    <w:rsid w:val="000C6804"/>
    <w:rsid w:val="000C6823"/>
    <w:rsid w:val="000C69C8"/>
    <w:rsid w:val="000C6D60"/>
    <w:rsid w:val="000C6F12"/>
    <w:rsid w:val="000C71C2"/>
    <w:rsid w:val="000C727D"/>
    <w:rsid w:val="000C76AD"/>
    <w:rsid w:val="000C7E3A"/>
    <w:rsid w:val="000D00B2"/>
    <w:rsid w:val="000D01AE"/>
    <w:rsid w:val="000D01D3"/>
    <w:rsid w:val="000D0206"/>
    <w:rsid w:val="000D09A9"/>
    <w:rsid w:val="000D0A20"/>
    <w:rsid w:val="000D0A69"/>
    <w:rsid w:val="000D0BB3"/>
    <w:rsid w:val="000D0BEB"/>
    <w:rsid w:val="000D122A"/>
    <w:rsid w:val="000D153C"/>
    <w:rsid w:val="000D1727"/>
    <w:rsid w:val="000D1AED"/>
    <w:rsid w:val="000D1C99"/>
    <w:rsid w:val="000D1D8A"/>
    <w:rsid w:val="000D1E5B"/>
    <w:rsid w:val="000D1E8E"/>
    <w:rsid w:val="000D2314"/>
    <w:rsid w:val="000D26B8"/>
    <w:rsid w:val="000D27DB"/>
    <w:rsid w:val="000D2AB6"/>
    <w:rsid w:val="000D2F95"/>
    <w:rsid w:val="000D39B0"/>
    <w:rsid w:val="000D3A85"/>
    <w:rsid w:val="000D3B4F"/>
    <w:rsid w:val="000D3BCC"/>
    <w:rsid w:val="000D3DF5"/>
    <w:rsid w:val="000D3E6A"/>
    <w:rsid w:val="000D4A85"/>
    <w:rsid w:val="000D4B71"/>
    <w:rsid w:val="000D4BC6"/>
    <w:rsid w:val="000D4C40"/>
    <w:rsid w:val="000D5168"/>
    <w:rsid w:val="000D51F8"/>
    <w:rsid w:val="000D52E3"/>
    <w:rsid w:val="000D54EE"/>
    <w:rsid w:val="000D5627"/>
    <w:rsid w:val="000D56EA"/>
    <w:rsid w:val="000D5914"/>
    <w:rsid w:val="000D59DD"/>
    <w:rsid w:val="000D5BA0"/>
    <w:rsid w:val="000D5C80"/>
    <w:rsid w:val="000D5F17"/>
    <w:rsid w:val="000D63DE"/>
    <w:rsid w:val="000D6460"/>
    <w:rsid w:val="000D650C"/>
    <w:rsid w:val="000D6A6B"/>
    <w:rsid w:val="000D7053"/>
    <w:rsid w:val="000D73FA"/>
    <w:rsid w:val="000D76BB"/>
    <w:rsid w:val="000D7859"/>
    <w:rsid w:val="000D78EA"/>
    <w:rsid w:val="000D7B73"/>
    <w:rsid w:val="000D7DBC"/>
    <w:rsid w:val="000E0353"/>
    <w:rsid w:val="000E03D8"/>
    <w:rsid w:val="000E098A"/>
    <w:rsid w:val="000E0BDC"/>
    <w:rsid w:val="000E0C85"/>
    <w:rsid w:val="000E1061"/>
    <w:rsid w:val="000E1163"/>
    <w:rsid w:val="000E13AC"/>
    <w:rsid w:val="000E15BD"/>
    <w:rsid w:val="000E17D9"/>
    <w:rsid w:val="000E1BA0"/>
    <w:rsid w:val="000E1BDC"/>
    <w:rsid w:val="000E20E6"/>
    <w:rsid w:val="000E2264"/>
    <w:rsid w:val="000E2714"/>
    <w:rsid w:val="000E2A2D"/>
    <w:rsid w:val="000E2A73"/>
    <w:rsid w:val="000E2F3A"/>
    <w:rsid w:val="000E32CB"/>
    <w:rsid w:val="000E39C4"/>
    <w:rsid w:val="000E3A82"/>
    <w:rsid w:val="000E3E1F"/>
    <w:rsid w:val="000E3F65"/>
    <w:rsid w:val="000E42BF"/>
    <w:rsid w:val="000E43B0"/>
    <w:rsid w:val="000E452C"/>
    <w:rsid w:val="000E465E"/>
    <w:rsid w:val="000E47E1"/>
    <w:rsid w:val="000E4E81"/>
    <w:rsid w:val="000E4FAE"/>
    <w:rsid w:val="000E5203"/>
    <w:rsid w:val="000E5209"/>
    <w:rsid w:val="000E5466"/>
    <w:rsid w:val="000E56FE"/>
    <w:rsid w:val="000E5917"/>
    <w:rsid w:val="000E5935"/>
    <w:rsid w:val="000E599B"/>
    <w:rsid w:val="000E59C8"/>
    <w:rsid w:val="000E5A0E"/>
    <w:rsid w:val="000E5FB7"/>
    <w:rsid w:val="000E60F0"/>
    <w:rsid w:val="000E616A"/>
    <w:rsid w:val="000E639F"/>
    <w:rsid w:val="000E6548"/>
    <w:rsid w:val="000E6748"/>
    <w:rsid w:val="000E674D"/>
    <w:rsid w:val="000E69C9"/>
    <w:rsid w:val="000E6F91"/>
    <w:rsid w:val="000E70D1"/>
    <w:rsid w:val="000E74DD"/>
    <w:rsid w:val="000E7551"/>
    <w:rsid w:val="000E755F"/>
    <w:rsid w:val="000E75D9"/>
    <w:rsid w:val="000E7890"/>
    <w:rsid w:val="000E7EDF"/>
    <w:rsid w:val="000F0531"/>
    <w:rsid w:val="000F0928"/>
    <w:rsid w:val="000F09C6"/>
    <w:rsid w:val="000F0C84"/>
    <w:rsid w:val="000F0E1C"/>
    <w:rsid w:val="000F14CC"/>
    <w:rsid w:val="000F1811"/>
    <w:rsid w:val="000F1BD2"/>
    <w:rsid w:val="000F1F12"/>
    <w:rsid w:val="000F2347"/>
    <w:rsid w:val="000F2AE8"/>
    <w:rsid w:val="000F2BE8"/>
    <w:rsid w:val="000F2BFB"/>
    <w:rsid w:val="000F2FB7"/>
    <w:rsid w:val="000F319F"/>
    <w:rsid w:val="000F3539"/>
    <w:rsid w:val="000F36B7"/>
    <w:rsid w:val="000F3BAB"/>
    <w:rsid w:val="000F4399"/>
    <w:rsid w:val="000F43D3"/>
    <w:rsid w:val="000F45FE"/>
    <w:rsid w:val="000F461B"/>
    <w:rsid w:val="000F4834"/>
    <w:rsid w:val="000F4ABE"/>
    <w:rsid w:val="000F4AC3"/>
    <w:rsid w:val="000F4CCA"/>
    <w:rsid w:val="000F4EED"/>
    <w:rsid w:val="000F501B"/>
    <w:rsid w:val="000F52D8"/>
    <w:rsid w:val="000F5513"/>
    <w:rsid w:val="000F5BB2"/>
    <w:rsid w:val="000F5C23"/>
    <w:rsid w:val="000F5CCB"/>
    <w:rsid w:val="000F60AF"/>
    <w:rsid w:val="000F614F"/>
    <w:rsid w:val="000F6356"/>
    <w:rsid w:val="000F640F"/>
    <w:rsid w:val="000F6957"/>
    <w:rsid w:val="000F6A05"/>
    <w:rsid w:val="000F6DCA"/>
    <w:rsid w:val="000F6F89"/>
    <w:rsid w:val="000F7433"/>
    <w:rsid w:val="000F799F"/>
    <w:rsid w:val="000F7A15"/>
    <w:rsid w:val="000F7A5F"/>
    <w:rsid w:val="000F7B1D"/>
    <w:rsid w:val="000F7B24"/>
    <w:rsid w:val="000F7D07"/>
    <w:rsid w:val="000F7D1A"/>
    <w:rsid w:val="000F7ED7"/>
    <w:rsid w:val="000F7F0F"/>
    <w:rsid w:val="000F7F39"/>
    <w:rsid w:val="00100141"/>
    <w:rsid w:val="00100254"/>
    <w:rsid w:val="00100385"/>
    <w:rsid w:val="001005FB"/>
    <w:rsid w:val="0010079F"/>
    <w:rsid w:val="00100F0D"/>
    <w:rsid w:val="00101131"/>
    <w:rsid w:val="00101520"/>
    <w:rsid w:val="00101852"/>
    <w:rsid w:val="00101CDD"/>
    <w:rsid w:val="00101D3E"/>
    <w:rsid w:val="00101ECD"/>
    <w:rsid w:val="00101FE9"/>
    <w:rsid w:val="0010216B"/>
    <w:rsid w:val="001022E4"/>
    <w:rsid w:val="00102407"/>
    <w:rsid w:val="00102422"/>
    <w:rsid w:val="00102642"/>
    <w:rsid w:val="001027D4"/>
    <w:rsid w:val="001028A6"/>
    <w:rsid w:val="0010298E"/>
    <w:rsid w:val="00102C0D"/>
    <w:rsid w:val="00103053"/>
    <w:rsid w:val="00103372"/>
    <w:rsid w:val="00103597"/>
    <w:rsid w:val="0010361E"/>
    <w:rsid w:val="001039A1"/>
    <w:rsid w:val="00103C11"/>
    <w:rsid w:val="00103E10"/>
    <w:rsid w:val="00103E7F"/>
    <w:rsid w:val="001043CB"/>
    <w:rsid w:val="00104629"/>
    <w:rsid w:val="00104845"/>
    <w:rsid w:val="00104E2B"/>
    <w:rsid w:val="00105948"/>
    <w:rsid w:val="00105B21"/>
    <w:rsid w:val="00105B8C"/>
    <w:rsid w:val="00105C41"/>
    <w:rsid w:val="00105CAC"/>
    <w:rsid w:val="00105DD0"/>
    <w:rsid w:val="00105F8C"/>
    <w:rsid w:val="0010601C"/>
    <w:rsid w:val="00106256"/>
    <w:rsid w:val="001063FC"/>
    <w:rsid w:val="001064EE"/>
    <w:rsid w:val="00106757"/>
    <w:rsid w:val="00106992"/>
    <w:rsid w:val="00106CA0"/>
    <w:rsid w:val="00106D3E"/>
    <w:rsid w:val="00106E9B"/>
    <w:rsid w:val="0010717E"/>
    <w:rsid w:val="001079BD"/>
    <w:rsid w:val="00107ACB"/>
    <w:rsid w:val="00107BC2"/>
    <w:rsid w:val="00107D25"/>
    <w:rsid w:val="0011042C"/>
    <w:rsid w:val="0011080A"/>
    <w:rsid w:val="001109F0"/>
    <w:rsid w:val="00110AC3"/>
    <w:rsid w:val="00110AC8"/>
    <w:rsid w:val="00110B97"/>
    <w:rsid w:val="00110D03"/>
    <w:rsid w:val="00110D54"/>
    <w:rsid w:val="00110EE2"/>
    <w:rsid w:val="00111046"/>
    <w:rsid w:val="001110EE"/>
    <w:rsid w:val="00111164"/>
    <w:rsid w:val="001111BB"/>
    <w:rsid w:val="001113D5"/>
    <w:rsid w:val="00111438"/>
    <w:rsid w:val="00111762"/>
    <w:rsid w:val="001117CE"/>
    <w:rsid w:val="001118EF"/>
    <w:rsid w:val="00111D22"/>
    <w:rsid w:val="00111D67"/>
    <w:rsid w:val="00111E37"/>
    <w:rsid w:val="00111F1C"/>
    <w:rsid w:val="0011237C"/>
    <w:rsid w:val="00112506"/>
    <w:rsid w:val="00112739"/>
    <w:rsid w:val="0011279A"/>
    <w:rsid w:val="00112822"/>
    <w:rsid w:val="0011285B"/>
    <w:rsid w:val="00112AF9"/>
    <w:rsid w:val="00112D78"/>
    <w:rsid w:val="00112F65"/>
    <w:rsid w:val="00112FBF"/>
    <w:rsid w:val="001130C5"/>
    <w:rsid w:val="00113177"/>
    <w:rsid w:val="00113399"/>
    <w:rsid w:val="001133C8"/>
    <w:rsid w:val="001138B4"/>
    <w:rsid w:val="00113B01"/>
    <w:rsid w:val="00113B30"/>
    <w:rsid w:val="00113C43"/>
    <w:rsid w:val="001144CE"/>
    <w:rsid w:val="001148F7"/>
    <w:rsid w:val="00114BF5"/>
    <w:rsid w:val="00114F3E"/>
    <w:rsid w:val="00114F81"/>
    <w:rsid w:val="00115260"/>
    <w:rsid w:val="0011594D"/>
    <w:rsid w:val="00115A17"/>
    <w:rsid w:val="00115B1E"/>
    <w:rsid w:val="00115C3F"/>
    <w:rsid w:val="00116475"/>
    <w:rsid w:val="00116910"/>
    <w:rsid w:val="00116999"/>
    <w:rsid w:val="00117044"/>
    <w:rsid w:val="00117095"/>
    <w:rsid w:val="001172F7"/>
    <w:rsid w:val="0011743B"/>
    <w:rsid w:val="00117B09"/>
    <w:rsid w:val="00117B9E"/>
    <w:rsid w:val="00117C9F"/>
    <w:rsid w:val="00117DBE"/>
    <w:rsid w:val="001202AD"/>
    <w:rsid w:val="00120414"/>
    <w:rsid w:val="00120C76"/>
    <w:rsid w:val="00120D9D"/>
    <w:rsid w:val="00120E2E"/>
    <w:rsid w:val="00120FDD"/>
    <w:rsid w:val="0012102E"/>
    <w:rsid w:val="00121257"/>
    <w:rsid w:val="0012142A"/>
    <w:rsid w:val="001215EF"/>
    <w:rsid w:val="001217B7"/>
    <w:rsid w:val="001217D2"/>
    <w:rsid w:val="00121AF1"/>
    <w:rsid w:val="00121C3B"/>
    <w:rsid w:val="0012202C"/>
    <w:rsid w:val="001222D6"/>
    <w:rsid w:val="0012279B"/>
    <w:rsid w:val="001227A6"/>
    <w:rsid w:val="0012281D"/>
    <w:rsid w:val="00122886"/>
    <w:rsid w:val="001228F2"/>
    <w:rsid w:val="00122B6A"/>
    <w:rsid w:val="00122BA9"/>
    <w:rsid w:val="00122DC5"/>
    <w:rsid w:val="00123008"/>
    <w:rsid w:val="0012318A"/>
    <w:rsid w:val="0012327F"/>
    <w:rsid w:val="001233DB"/>
    <w:rsid w:val="00123582"/>
    <w:rsid w:val="00123647"/>
    <w:rsid w:val="00123713"/>
    <w:rsid w:val="00123A49"/>
    <w:rsid w:val="00123B65"/>
    <w:rsid w:val="00123BC8"/>
    <w:rsid w:val="00123E6F"/>
    <w:rsid w:val="00124190"/>
    <w:rsid w:val="001242B2"/>
    <w:rsid w:val="00124408"/>
    <w:rsid w:val="00124497"/>
    <w:rsid w:val="001245C9"/>
    <w:rsid w:val="00124655"/>
    <w:rsid w:val="00124811"/>
    <w:rsid w:val="0012481B"/>
    <w:rsid w:val="0012493F"/>
    <w:rsid w:val="00124959"/>
    <w:rsid w:val="00124B3D"/>
    <w:rsid w:val="0012514D"/>
    <w:rsid w:val="00125462"/>
    <w:rsid w:val="001255C4"/>
    <w:rsid w:val="001259A7"/>
    <w:rsid w:val="001259CB"/>
    <w:rsid w:val="00125EC6"/>
    <w:rsid w:val="00125EC8"/>
    <w:rsid w:val="00125FE6"/>
    <w:rsid w:val="00126047"/>
    <w:rsid w:val="00126314"/>
    <w:rsid w:val="0012648C"/>
    <w:rsid w:val="00126CB4"/>
    <w:rsid w:val="00126E1B"/>
    <w:rsid w:val="00126E78"/>
    <w:rsid w:val="001270C3"/>
    <w:rsid w:val="0012711E"/>
    <w:rsid w:val="0012719C"/>
    <w:rsid w:val="0012728B"/>
    <w:rsid w:val="0012729F"/>
    <w:rsid w:val="001272CE"/>
    <w:rsid w:val="001272D7"/>
    <w:rsid w:val="001272EC"/>
    <w:rsid w:val="00127624"/>
    <w:rsid w:val="00127836"/>
    <w:rsid w:val="00127B0D"/>
    <w:rsid w:val="00127DDC"/>
    <w:rsid w:val="0013006C"/>
    <w:rsid w:val="00130487"/>
    <w:rsid w:val="0013057B"/>
    <w:rsid w:val="001308ED"/>
    <w:rsid w:val="00130A14"/>
    <w:rsid w:val="00130B90"/>
    <w:rsid w:val="00130D52"/>
    <w:rsid w:val="00130E05"/>
    <w:rsid w:val="00130F3B"/>
    <w:rsid w:val="00131229"/>
    <w:rsid w:val="0013164E"/>
    <w:rsid w:val="00131706"/>
    <w:rsid w:val="00131717"/>
    <w:rsid w:val="00131B8B"/>
    <w:rsid w:val="00132009"/>
    <w:rsid w:val="00132559"/>
    <w:rsid w:val="00132809"/>
    <w:rsid w:val="00133012"/>
    <w:rsid w:val="001331EA"/>
    <w:rsid w:val="00133308"/>
    <w:rsid w:val="001338B9"/>
    <w:rsid w:val="00133A49"/>
    <w:rsid w:val="00133C01"/>
    <w:rsid w:val="00133E9B"/>
    <w:rsid w:val="00133EB2"/>
    <w:rsid w:val="00133F03"/>
    <w:rsid w:val="00134263"/>
    <w:rsid w:val="00134392"/>
    <w:rsid w:val="0013452D"/>
    <w:rsid w:val="001346A3"/>
    <w:rsid w:val="001346EE"/>
    <w:rsid w:val="00134CED"/>
    <w:rsid w:val="00134D08"/>
    <w:rsid w:val="001350E9"/>
    <w:rsid w:val="001358CE"/>
    <w:rsid w:val="00135CAE"/>
    <w:rsid w:val="00135CEF"/>
    <w:rsid w:val="001366F6"/>
    <w:rsid w:val="00136C99"/>
    <w:rsid w:val="00136ED4"/>
    <w:rsid w:val="00136FB1"/>
    <w:rsid w:val="00137030"/>
    <w:rsid w:val="001371B0"/>
    <w:rsid w:val="001372C2"/>
    <w:rsid w:val="001374BD"/>
    <w:rsid w:val="00137500"/>
    <w:rsid w:val="001375F5"/>
    <w:rsid w:val="0013777E"/>
    <w:rsid w:val="00137C80"/>
    <w:rsid w:val="00137C87"/>
    <w:rsid w:val="00137E31"/>
    <w:rsid w:val="001400CB"/>
    <w:rsid w:val="00140190"/>
    <w:rsid w:val="00140210"/>
    <w:rsid w:val="00140321"/>
    <w:rsid w:val="0014059A"/>
    <w:rsid w:val="001406AB"/>
    <w:rsid w:val="00140745"/>
    <w:rsid w:val="00140986"/>
    <w:rsid w:val="00140BD9"/>
    <w:rsid w:val="00140C89"/>
    <w:rsid w:val="00141028"/>
    <w:rsid w:val="00141125"/>
    <w:rsid w:val="001415DF"/>
    <w:rsid w:val="00141A2D"/>
    <w:rsid w:val="00141C26"/>
    <w:rsid w:val="00141C4F"/>
    <w:rsid w:val="00141C84"/>
    <w:rsid w:val="00141DE8"/>
    <w:rsid w:val="00141E1B"/>
    <w:rsid w:val="00141F2A"/>
    <w:rsid w:val="001420FC"/>
    <w:rsid w:val="0014263E"/>
    <w:rsid w:val="00142665"/>
    <w:rsid w:val="00142B50"/>
    <w:rsid w:val="00142BE4"/>
    <w:rsid w:val="00143246"/>
    <w:rsid w:val="00143A0F"/>
    <w:rsid w:val="00143BCC"/>
    <w:rsid w:val="00144780"/>
    <w:rsid w:val="0014487F"/>
    <w:rsid w:val="001451C4"/>
    <w:rsid w:val="001452F3"/>
    <w:rsid w:val="001453FB"/>
    <w:rsid w:val="00145437"/>
    <w:rsid w:val="00145D49"/>
    <w:rsid w:val="00145E55"/>
    <w:rsid w:val="001461C3"/>
    <w:rsid w:val="00146F8B"/>
    <w:rsid w:val="00146FAA"/>
    <w:rsid w:val="00147055"/>
    <w:rsid w:val="00147117"/>
    <w:rsid w:val="00147131"/>
    <w:rsid w:val="00147270"/>
    <w:rsid w:val="0014741B"/>
    <w:rsid w:val="001475E5"/>
    <w:rsid w:val="00147D2B"/>
    <w:rsid w:val="00147E20"/>
    <w:rsid w:val="001502BC"/>
    <w:rsid w:val="001502C7"/>
    <w:rsid w:val="00150340"/>
    <w:rsid w:val="001507FF"/>
    <w:rsid w:val="00150B07"/>
    <w:rsid w:val="00150B61"/>
    <w:rsid w:val="00150BAD"/>
    <w:rsid w:val="00150BC3"/>
    <w:rsid w:val="00151C39"/>
    <w:rsid w:val="00151C4B"/>
    <w:rsid w:val="001522AA"/>
    <w:rsid w:val="00152370"/>
    <w:rsid w:val="001524BE"/>
    <w:rsid w:val="001528FD"/>
    <w:rsid w:val="001529D6"/>
    <w:rsid w:val="00152A76"/>
    <w:rsid w:val="00152ACB"/>
    <w:rsid w:val="00152E92"/>
    <w:rsid w:val="00152E9C"/>
    <w:rsid w:val="001532AE"/>
    <w:rsid w:val="00153995"/>
    <w:rsid w:val="00153DC0"/>
    <w:rsid w:val="00153F7B"/>
    <w:rsid w:val="001542E3"/>
    <w:rsid w:val="001546BD"/>
    <w:rsid w:val="00154700"/>
    <w:rsid w:val="001547AC"/>
    <w:rsid w:val="00154807"/>
    <w:rsid w:val="0015480B"/>
    <w:rsid w:val="00154AC2"/>
    <w:rsid w:val="00154CF5"/>
    <w:rsid w:val="00154F74"/>
    <w:rsid w:val="00155115"/>
    <w:rsid w:val="00155467"/>
    <w:rsid w:val="0015553F"/>
    <w:rsid w:val="00155713"/>
    <w:rsid w:val="0015571D"/>
    <w:rsid w:val="0015573F"/>
    <w:rsid w:val="001557E5"/>
    <w:rsid w:val="00155972"/>
    <w:rsid w:val="0015639B"/>
    <w:rsid w:val="001565FF"/>
    <w:rsid w:val="001566BF"/>
    <w:rsid w:val="00156A83"/>
    <w:rsid w:val="00156A94"/>
    <w:rsid w:val="00156C15"/>
    <w:rsid w:val="00156FB6"/>
    <w:rsid w:val="0015726F"/>
    <w:rsid w:val="00157429"/>
    <w:rsid w:val="00157733"/>
    <w:rsid w:val="001578FC"/>
    <w:rsid w:val="001579DC"/>
    <w:rsid w:val="00157B39"/>
    <w:rsid w:val="00157D23"/>
    <w:rsid w:val="00157E0A"/>
    <w:rsid w:val="00160734"/>
    <w:rsid w:val="001609A3"/>
    <w:rsid w:val="00160AA1"/>
    <w:rsid w:val="00160ACB"/>
    <w:rsid w:val="00160DCF"/>
    <w:rsid w:val="00160DE4"/>
    <w:rsid w:val="00161F49"/>
    <w:rsid w:val="001621EC"/>
    <w:rsid w:val="0016236A"/>
    <w:rsid w:val="001626F3"/>
    <w:rsid w:val="001629D4"/>
    <w:rsid w:val="00162A45"/>
    <w:rsid w:val="00162BBA"/>
    <w:rsid w:val="00162DA0"/>
    <w:rsid w:val="001631A1"/>
    <w:rsid w:val="001632EB"/>
    <w:rsid w:val="001633AD"/>
    <w:rsid w:val="0016375D"/>
    <w:rsid w:val="00163AC2"/>
    <w:rsid w:val="00163B1B"/>
    <w:rsid w:val="00163D1E"/>
    <w:rsid w:val="00163E86"/>
    <w:rsid w:val="00163F64"/>
    <w:rsid w:val="00164000"/>
    <w:rsid w:val="001641AA"/>
    <w:rsid w:val="00164388"/>
    <w:rsid w:val="00164400"/>
    <w:rsid w:val="001647CF"/>
    <w:rsid w:val="00164883"/>
    <w:rsid w:val="00164AFB"/>
    <w:rsid w:val="00164BC7"/>
    <w:rsid w:val="00164D85"/>
    <w:rsid w:val="00165446"/>
    <w:rsid w:val="001656AC"/>
    <w:rsid w:val="001656CA"/>
    <w:rsid w:val="00165AC2"/>
    <w:rsid w:val="00165C64"/>
    <w:rsid w:val="00165D0C"/>
    <w:rsid w:val="00165DB7"/>
    <w:rsid w:val="00165E12"/>
    <w:rsid w:val="00165E89"/>
    <w:rsid w:val="001660B1"/>
    <w:rsid w:val="0016626A"/>
    <w:rsid w:val="0016630E"/>
    <w:rsid w:val="0016635B"/>
    <w:rsid w:val="00166BA3"/>
    <w:rsid w:val="00166BD0"/>
    <w:rsid w:val="00166C30"/>
    <w:rsid w:val="0016741E"/>
    <w:rsid w:val="00167797"/>
    <w:rsid w:val="00167A81"/>
    <w:rsid w:val="00167ABA"/>
    <w:rsid w:val="00167ADA"/>
    <w:rsid w:val="00167E8C"/>
    <w:rsid w:val="00167F1F"/>
    <w:rsid w:val="001704EC"/>
    <w:rsid w:val="001705AA"/>
    <w:rsid w:val="0017061E"/>
    <w:rsid w:val="00170954"/>
    <w:rsid w:val="0017119D"/>
    <w:rsid w:val="00171220"/>
    <w:rsid w:val="00171739"/>
    <w:rsid w:val="00171A79"/>
    <w:rsid w:val="00171B5C"/>
    <w:rsid w:val="00171C6F"/>
    <w:rsid w:val="00171D71"/>
    <w:rsid w:val="00171F79"/>
    <w:rsid w:val="001721F1"/>
    <w:rsid w:val="001728F7"/>
    <w:rsid w:val="0017291D"/>
    <w:rsid w:val="00172978"/>
    <w:rsid w:val="00172A72"/>
    <w:rsid w:val="00172A74"/>
    <w:rsid w:val="00172B6F"/>
    <w:rsid w:val="00172D8A"/>
    <w:rsid w:val="00172F49"/>
    <w:rsid w:val="001731EF"/>
    <w:rsid w:val="00173209"/>
    <w:rsid w:val="00173453"/>
    <w:rsid w:val="00173527"/>
    <w:rsid w:val="001735B5"/>
    <w:rsid w:val="00173765"/>
    <w:rsid w:val="00173A3C"/>
    <w:rsid w:val="00173AE1"/>
    <w:rsid w:val="00173CAD"/>
    <w:rsid w:val="00173D69"/>
    <w:rsid w:val="00173F19"/>
    <w:rsid w:val="00174088"/>
    <w:rsid w:val="001744E6"/>
    <w:rsid w:val="00174720"/>
    <w:rsid w:val="0017478C"/>
    <w:rsid w:val="00174C34"/>
    <w:rsid w:val="00174C7F"/>
    <w:rsid w:val="00174E36"/>
    <w:rsid w:val="00174ECD"/>
    <w:rsid w:val="00175106"/>
    <w:rsid w:val="0017556D"/>
    <w:rsid w:val="0017571F"/>
    <w:rsid w:val="00175868"/>
    <w:rsid w:val="001759E9"/>
    <w:rsid w:val="00175D82"/>
    <w:rsid w:val="00175DC0"/>
    <w:rsid w:val="00176165"/>
    <w:rsid w:val="00176273"/>
    <w:rsid w:val="0017661E"/>
    <w:rsid w:val="00176B6B"/>
    <w:rsid w:val="00176BE3"/>
    <w:rsid w:val="00176C48"/>
    <w:rsid w:val="00177016"/>
    <w:rsid w:val="001772A1"/>
    <w:rsid w:val="00177882"/>
    <w:rsid w:val="001778D8"/>
    <w:rsid w:val="001779D2"/>
    <w:rsid w:val="00177DAB"/>
    <w:rsid w:val="00177FB5"/>
    <w:rsid w:val="001800EF"/>
    <w:rsid w:val="00180314"/>
    <w:rsid w:val="001804FC"/>
    <w:rsid w:val="00180509"/>
    <w:rsid w:val="00180678"/>
    <w:rsid w:val="00180715"/>
    <w:rsid w:val="001809FE"/>
    <w:rsid w:val="00180A3E"/>
    <w:rsid w:val="00180C7C"/>
    <w:rsid w:val="00180D2E"/>
    <w:rsid w:val="00180D4E"/>
    <w:rsid w:val="00180EA4"/>
    <w:rsid w:val="00180FE1"/>
    <w:rsid w:val="0018144D"/>
    <w:rsid w:val="00181A71"/>
    <w:rsid w:val="00181D44"/>
    <w:rsid w:val="00181D8D"/>
    <w:rsid w:val="00181DA1"/>
    <w:rsid w:val="0018236F"/>
    <w:rsid w:val="00182A15"/>
    <w:rsid w:val="00182C85"/>
    <w:rsid w:val="00182D3E"/>
    <w:rsid w:val="00182EE1"/>
    <w:rsid w:val="00182F18"/>
    <w:rsid w:val="0018325E"/>
    <w:rsid w:val="00183744"/>
    <w:rsid w:val="0018381F"/>
    <w:rsid w:val="00183985"/>
    <w:rsid w:val="00183B99"/>
    <w:rsid w:val="00183E6F"/>
    <w:rsid w:val="00183FD7"/>
    <w:rsid w:val="0018415D"/>
    <w:rsid w:val="00184219"/>
    <w:rsid w:val="0018477E"/>
    <w:rsid w:val="00184BD4"/>
    <w:rsid w:val="00184BD5"/>
    <w:rsid w:val="00184C8D"/>
    <w:rsid w:val="00185009"/>
    <w:rsid w:val="001858FA"/>
    <w:rsid w:val="00185AF5"/>
    <w:rsid w:val="00185BB5"/>
    <w:rsid w:val="00185D34"/>
    <w:rsid w:val="00185F04"/>
    <w:rsid w:val="00185F13"/>
    <w:rsid w:val="00185F1D"/>
    <w:rsid w:val="001866EE"/>
    <w:rsid w:val="001873F7"/>
    <w:rsid w:val="001875B6"/>
    <w:rsid w:val="0018760C"/>
    <w:rsid w:val="001876A8"/>
    <w:rsid w:val="001877E4"/>
    <w:rsid w:val="0018783D"/>
    <w:rsid w:val="00187BB5"/>
    <w:rsid w:val="00187C14"/>
    <w:rsid w:val="0019016F"/>
    <w:rsid w:val="0019024E"/>
    <w:rsid w:val="0019027C"/>
    <w:rsid w:val="0019046B"/>
    <w:rsid w:val="00190A39"/>
    <w:rsid w:val="00190A73"/>
    <w:rsid w:val="00190BBB"/>
    <w:rsid w:val="00190BFE"/>
    <w:rsid w:val="001917D9"/>
    <w:rsid w:val="00191D9E"/>
    <w:rsid w:val="001921BC"/>
    <w:rsid w:val="00192223"/>
    <w:rsid w:val="001922CB"/>
    <w:rsid w:val="0019231A"/>
    <w:rsid w:val="001923B7"/>
    <w:rsid w:val="0019297C"/>
    <w:rsid w:val="00192AC5"/>
    <w:rsid w:val="00192B99"/>
    <w:rsid w:val="00192F2D"/>
    <w:rsid w:val="00192F82"/>
    <w:rsid w:val="0019304C"/>
    <w:rsid w:val="0019312A"/>
    <w:rsid w:val="0019395C"/>
    <w:rsid w:val="00193BE4"/>
    <w:rsid w:val="00193DBB"/>
    <w:rsid w:val="00193DEF"/>
    <w:rsid w:val="001940D6"/>
    <w:rsid w:val="001940F2"/>
    <w:rsid w:val="001941C2"/>
    <w:rsid w:val="00194229"/>
    <w:rsid w:val="00194495"/>
    <w:rsid w:val="001945F7"/>
    <w:rsid w:val="001948C4"/>
    <w:rsid w:val="00194D92"/>
    <w:rsid w:val="00194DA6"/>
    <w:rsid w:val="001950CD"/>
    <w:rsid w:val="0019510E"/>
    <w:rsid w:val="00195303"/>
    <w:rsid w:val="001956F3"/>
    <w:rsid w:val="00195782"/>
    <w:rsid w:val="00195873"/>
    <w:rsid w:val="00195D5E"/>
    <w:rsid w:val="0019628C"/>
    <w:rsid w:val="00196599"/>
    <w:rsid w:val="001966D4"/>
    <w:rsid w:val="001967D1"/>
    <w:rsid w:val="001967F8"/>
    <w:rsid w:val="00196ADC"/>
    <w:rsid w:val="00196CF2"/>
    <w:rsid w:val="00196DFD"/>
    <w:rsid w:val="00196EAF"/>
    <w:rsid w:val="0019723E"/>
    <w:rsid w:val="00197474"/>
    <w:rsid w:val="001979B5"/>
    <w:rsid w:val="001A002E"/>
    <w:rsid w:val="001A02B2"/>
    <w:rsid w:val="001A040D"/>
    <w:rsid w:val="001A06D7"/>
    <w:rsid w:val="001A0805"/>
    <w:rsid w:val="001A0F0A"/>
    <w:rsid w:val="001A14F2"/>
    <w:rsid w:val="001A17DC"/>
    <w:rsid w:val="001A1E68"/>
    <w:rsid w:val="001A1EFB"/>
    <w:rsid w:val="001A21EC"/>
    <w:rsid w:val="001A24C3"/>
    <w:rsid w:val="001A2761"/>
    <w:rsid w:val="001A30E0"/>
    <w:rsid w:val="001A3202"/>
    <w:rsid w:val="001A32F3"/>
    <w:rsid w:val="001A33AF"/>
    <w:rsid w:val="001A3980"/>
    <w:rsid w:val="001A3DA8"/>
    <w:rsid w:val="001A3E16"/>
    <w:rsid w:val="001A3E80"/>
    <w:rsid w:val="001A40E2"/>
    <w:rsid w:val="001A41A6"/>
    <w:rsid w:val="001A446D"/>
    <w:rsid w:val="001A4713"/>
    <w:rsid w:val="001A4A41"/>
    <w:rsid w:val="001A4C01"/>
    <w:rsid w:val="001A4C83"/>
    <w:rsid w:val="001A4D4D"/>
    <w:rsid w:val="001A4EA6"/>
    <w:rsid w:val="001A50C0"/>
    <w:rsid w:val="001A50C9"/>
    <w:rsid w:val="001A5484"/>
    <w:rsid w:val="001A55DD"/>
    <w:rsid w:val="001A5834"/>
    <w:rsid w:val="001A59B6"/>
    <w:rsid w:val="001A5A3B"/>
    <w:rsid w:val="001A6375"/>
    <w:rsid w:val="001A639A"/>
    <w:rsid w:val="001A63A9"/>
    <w:rsid w:val="001A646E"/>
    <w:rsid w:val="001A668E"/>
    <w:rsid w:val="001A6C8F"/>
    <w:rsid w:val="001A7304"/>
    <w:rsid w:val="001A73F5"/>
    <w:rsid w:val="001A7527"/>
    <w:rsid w:val="001A76F0"/>
    <w:rsid w:val="001A7987"/>
    <w:rsid w:val="001A7A0D"/>
    <w:rsid w:val="001B018B"/>
    <w:rsid w:val="001B044F"/>
    <w:rsid w:val="001B0667"/>
    <w:rsid w:val="001B08DF"/>
    <w:rsid w:val="001B0B13"/>
    <w:rsid w:val="001B0F4B"/>
    <w:rsid w:val="001B10BD"/>
    <w:rsid w:val="001B12BB"/>
    <w:rsid w:val="001B136B"/>
    <w:rsid w:val="001B17FF"/>
    <w:rsid w:val="001B18A8"/>
    <w:rsid w:val="001B1A50"/>
    <w:rsid w:val="001B1B6C"/>
    <w:rsid w:val="001B2086"/>
    <w:rsid w:val="001B23B4"/>
    <w:rsid w:val="001B2544"/>
    <w:rsid w:val="001B287A"/>
    <w:rsid w:val="001B2D1A"/>
    <w:rsid w:val="001B2D36"/>
    <w:rsid w:val="001B2F97"/>
    <w:rsid w:val="001B3058"/>
    <w:rsid w:val="001B3385"/>
    <w:rsid w:val="001B357F"/>
    <w:rsid w:val="001B3599"/>
    <w:rsid w:val="001B37CE"/>
    <w:rsid w:val="001B3A22"/>
    <w:rsid w:val="001B3A2A"/>
    <w:rsid w:val="001B3BC4"/>
    <w:rsid w:val="001B4182"/>
    <w:rsid w:val="001B4318"/>
    <w:rsid w:val="001B44B2"/>
    <w:rsid w:val="001B45BC"/>
    <w:rsid w:val="001B45E1"/>
    <w:rsid w:val="001B4844"/>
    <w:rsid w:val="001B49A4"/>
    <w:rsid w:val="001B4ABA"/>
    <w:rsid w:val="001B4F21"/>
    <w:rsid w:val="001B4FF6"/>
    <w:rsid w:val="001B502C"/>
    <w:rsid w:val="001B559D"/>
    <w:rsid w:val="001B56B4"/>
    <w:rsid w:val="001B5F50"/>
    <w:rsid w:val="001B60E1"/>
    <w:rsid w:val="001B6223"/>
    <w:rsid w:val="001B6231"/>
    <w:rsid w:val="001B637E"/>
    <w:rsid w:val="001B694B"/>
    <w:rsid w:val="001B69CA"/>
    <w:rsid w:val="001B7117"/>
    <w:rsid w:val="001B7252"/>
    <w:rsid w:val="001B7510"/>
    <w:rsid w:val="001B7615"/>
    <w:rsid w:val="001C0344"/>
    <w:rsid w:val="001C04A0"/>
    <w:rsid w:val="001C064F"/>
    <w:rsid w:val="001C0B9A"/>
    <w:rsid w:val="001C0C18"/>
    <w:rsid w:val="001C0C3E"/>
    <w:rsid w:val="001C0EAD"/>
    <w:rsid w:val="001C12D0"/>
    <w:rsid w:val="001C142A"/>
    <w:rsid w:val="001C1696"/>
    <w:rsid w:val="001C1944"/>
    <w:rsid w:val="001C19F3"/>
    <w:rsid w:val="001C1A4E"/>
    <w:rsid w:val="001C208A"/>
    <w:rsid w:val="001C210B"/>
    <w:rsid w:val="001C2239"/>
    <w:rsid w:val="001C2506"/>
    <w:rsid w:val="001C267A"/>
    <w:rsid w:val="001C28AF"/>
    <w:rsid w:val="001C2BF7"/>
    <w:rsid w:val="001C2EC8"/>
    <w:rsid w:val="001C3151"/>
    <w:rsid w:val="001C3222"/>
    <w:rsid w:val="001C3477"/>
    <w:rsid w:val="001C359F"/>
    <w:rsid w:val="001C36CA"/>
    <w:rsid w:val="001C3713"/>
    <w:rsid w:val="001C3901"/>
    <w:rsid w:val="001C3AF6"/>
    <w:rsid w:val="001C3BEC"/>
    <w:rsid w:val="001C3C26"/>
    <w:rsid w:val="001C3CB0"/>
    <w:rsid w:val="001C45C5"/>
    <w:rsid w:val="001C46D1"/>
    <w:rsid w:val="001C4D05"/>
    <w:rsid w:val="001C50A7"/>
    <w:rsid w:val="001C5111"/>
    <w:rsid w:val="001C525B"/>
    <w:rsid w:val="001C5387"/>
    <w:rsid w:val="001C53DB"/>
    <w:rsid w:val="001C55AB"/>
    <w:rsid w:val="001C5676"/>
    <w:rsid w:val="001C5807"/>
    <w:rsid w:val="001C5A10"/>
    <w:rsid w:val="001C5C24"/>
    <w:rsid w:val="001C5C6D"/>
    <w:rsid w:val="001C5F31"/>
    <w:rsid w:val="001C609A"/>
    <w:rsid w:val="001C62C4"/>
    <w:rsid w:val="001C63F9"/>
    <w:rsid w:val="001C6681"/>
    <w:rsid w:val="001C6A84"/>
    <w:rsid w:val="001C6FD8"/>
    <w:rsid w:val="001C7032"/>
    <w:rsid w:val="001C738D"/>
    <w:rsid w:val="001C74B5"/>
    <w:rsid w:val="001C764F"/>
    <w:rsid w:val="001C793F"/>
    <w:rsid w:val="001C7A8F"/>
    <w:rsid w:val="001C7BCC"/>
    <w:rsid w:val="001C7D2F"/>
    <w:rsid w:val="001D01EF"/>
    <w:rsid w:val="001D0565"/>
    <w:rsid w:val="001D0690"/>
    <w:rsid w:val="001D07C2"/>
    <w:rsid w:val="001D0844"/>
    <w:rsid w:val="001D09F7"/>
    <w:rsid w:val="001D0B59"/>
    <w:rsid w:val="001D0D8F"/>
    <w:rsid w:val="001D0D9A"/>
    <w:rsid w:val="001D0E5E"/>
    <w:rsid w:val="001D102F"/>
    <w:rsid w:val="001D12D4"/>
    <w:rsid w:val="001D12F4"/>
    <w:rsid w:val="001D1410"/>
    <w:rsid w:val="001D14B2"/>
    <w:rsid w:val="001D1631"/>
    <w:rsid w:val="001D172C"/>
    <w:rsid w:val="001D177B"/>
    <w:rsid w:val="001D1AFE"/>
    <w:rsid w:val="001D1BBE"/>
    <w:rsid w:val="001D1DE0"/>
    <w:rsid w:val="001D1E21"/>
    <w:rsid w:val="001D1ED2"/>
    <w:rsid w:val="001D2461"/>
    <w:rsid w:val="001D2584"/>
    <w:rsid w:val="001D2D23"/>
    <w:rsid w:val="001D3449"/>
    <w:rsid w:val="001D34B4"/>
    <w:rsid w:val="001D37C6"/>
    <w:rsid w:val="001D3975"/>
    <w:rsid w:val="001D399F"/>
    <w:rsid w:val="001D3D87"/>
    <w:rsid w:val="001D3ED2"/>
    <w:rsid w:val="001D3EF0"/>
    <w:rsid w:val="001D4123"/>
    <w:rsid w:val="001D43AC"/>
    <w:rsid w:val="001D4793"/>
    <w:rsid w:val="001D487A"/>
    <w:rsid w:val="001D4956"/>
    <w:rsid w:val="001D49CC"/>
    <w:rsid w:val="001D4C86"/>
    <w:rsid w:val="001D4DE2"/>
    <w:rsid w:val="001D5043"/>
    <w:rsid w:val="001D5092"/>
    <w:rsid w:val="001D54E3"/>
    <w:rsid w:val="001D5778"/>
    <w:rsid w:val="001D580F"/>
    <w:rsid w:val="001D5BBA"/>
    <w:rsid w:val="001D5C5A"/>
    <w:rsid w:val="001D5CF5"/>
    <w:rsid w:val="001D5E06"/>
    <w:rsid w:val="001D5FC1"/>
    <w:rsid w:val="001D6073"/>
    <w:rsid w:val="001D6130"/>
    <w:rsid w:val="001D6168"/>
    <w:rsid w:val="001D61D6"/>
    <w:rsid w:val="001D6290"/>
    <w:rsid w:val="001D67FE"/>
    <w:rsid w:val="001D696A"/>
    <w:rsid w:val="001D69D1"/>
    <w:rsid w:val="001D6AC2"/>
    <w:rsid w:val="001D6E21"/>
    <w:rsid w:val="001D6E63"/>
    <w:rsid w:val="001D715A"/>
    <w:rsid w:val="001D721C"/>
    <w:rsid w:val="001D733E"/>
    <w:rsid w:val="001D73E9"/>
    <w:rsid w:val="001D76EB"/>
    <w:rsid w:val="001D780F"/>
    <w:rsid w:val="001D7897"/>
    <w:rsid w:val="001D7AC9"/>
    <w:rsid w:val="001D7B09"/>
    <w:rsid w:val="001E05E0"/>
    <w:rsid w:val="001E07EA"/>
    <w:rsid w:val="001E084B"/>
    <w:rsid w:val="001E08B3"/>
    <w:rsid w:val="001E0D3D"/>
    <w:rsid w:val="001E0DA6"/>
    <w:rsid w:val="001E12E3"/>
    <w:rsid w:val="001E1399"/>
    <w:rsid w:val="001E1666"/>
    <w:rsid w:val="001E17E6"/>
    <w:rsid w:val="001E180B"/>
    <w:rsid w:val="001E1A03"/>
    <w:rsid w:val="001E1C0F"/>
    <w:rsid w:val="001E1CED"/>
    <w:rsid w:val="001E266E"/>
    <w:rsid w:val="001E2BEA"/>
    <w:rsid w:val="001E2C73"/>
    <w:rsid w:val="001E2E1B"/>
    <w:rsid w:val="001E2F8A"/>
    <w:rsid w:val="001E31B4"/>
    <w:rsid w:val="001E3287"/>
    <w:rsid w:val="001E32D1"/>
    <w:rsid w:val="001E357C"/>
    <w:rsid w:val="001E369B"/>
    <w:rsid w:val="001E3C28"/>
    <w:rsid w:val="001E3D47"/>
    <w:rsid w:val="001E3DEE"/>
    <w:rsid w:val="001E41E5"/>
    <w:rsid w:val="001E4C8B"/>
    <w:rsid w:val="001E4CE9"/>
    <w:rsid w:val="001E5024"/>
    <w:rsid w:val="001E5060"/>
    <w:rsid w:val="001E52CC"/>
    <w:rsid w:val="001E53F0"/>
    <w:rsid w:val="001E5485"/>
    <w:rsid w:val="001E57D8"/>
    <w:rsid w:val="001E5884"/>
    <w:rsid w:val="001E59F2"/>
    <w:rsid w:val="001E5C4B"/>
    <w:rsid w:val="001E5E1A"/>
    <w:rsid w:val="001E6426"/>
    <w:rsid w:val="001E64A9"/>
    <w:rsid w:val="001E660C"/>
    <w:rsid w:val="001E66DC"/>
    <w:rsid w:val="001E6708"/>
    <w:rsid w:val="001E6743"/>
    <w:rsid w:val="001E67ED"/>
    <w:rsid w:val="001E685A"/>
    <w:rsid w:val="001E687C"/>
    <w:rsid w:val="001E6A3A"/>
    <w:rsid w:val="001E6B8B"/>
    <w:rsid w:val="001E6CD8"/>
    <w:rsid w:val="001E6D85"/>
    <w:rsid w:val="001E6E0A"/>
    <w:rsid w:val="001E6E9F"/>
    <w:rsid w:val="001E6FD9"/>
    <w:rsid w:val="001E70D0"/>
    <w:rsid w:val="001E70DD"/>
    <w:rsid w:val="001E718F"/>
    <w:rsid w:val="001E748D"/>
    <w:rsid w:val="001E763D"/>
    <w:rsid w:val="001E773E"/>
    <w:rsid w:val="001E782B"/>
    <w:rsid w:val="001E7E32"/>
    <w:rsid w:val="001E7F2D"/>
    <w:rsid w:val="001F0284"/>
    <w:rsid w:val="001F0371"/>
    <w:rsid w:val="001F0D74"/>
    <w:rsid w:val="001F0D75"/>
    <w:rsid w:val="001F0D76"/>
    <w:rsid w:val="001F175D"/>
    <w:rsid w:val="001F1AEF"/>
    <w:rsid w:val="001F1B67"/>
    <w:rsid w:val="001F1C13"/>
    <w:rsid w:val="001F1D08"/>
    <w:rsid w:val="001F1EAE"/>
    <w:rsid w:val="001F2185"/>
    <w:rsid w:val="001F2200"/>
    <w:rsid w:val="001F2243"/>
    <w:rsid w:val="001F24A8"/>
    <w:rsid w:val="001F28D9"/>
    <w:rsid w:val="001F30C7"/>
    <w:rsid w:val="001F30CB"/>
    <w:rsid w:val="001F31C8"/>
    <w:rsid w:val="001F3785"/>
    <w:rsid w:val="001F3826"/>
    <w:rsid w:val="001F3896"/>
    <w:rsid w:val="001F38E1"/>
    <w:rsid w:val="001F3985"/>
    <w:rsid w:val="001F3A36"/>
    <w:rsid w:val="001F3C0F"/>
    <w:rsid w:val="001F3D5C"/>
    <w:rsid w:val="001F3F90"/>
    <w:rsid w:val="001F409D"/>
    <w:rsid w:val="001F4103"/>
    <w:rsid w:val="001F4331"/>
    <w:rsid w:val="001F4575"/>
    <w:rsid w:val="001F4850"/>
    <w:rsid w:val="001F49AA"/>
    <w:rsid w:val="001F4CF8"/>
    <w:rsid w:val="001F5492"/>
    <w:rsid w:val="001F55DF"/>
    <w:rsid w:val="001F57F0"/>
    <w:rsid w:val="001F58F0"/>
    <w:rsid w:val="001F5A8E"/>
    <w:rsid w:val="001F5C1D"/>
    <w:rsid w:val="001F5C4D"/>
    <w:rsid w:val="001F6503"/>
    <w:rsid w:val="001F6558"/>
    <w:rsid w:val="001F659D"/>
    <w:rsid w:val="001F6858"/>
    <w:rsid w:val="001F68ED"/>
    <w:rsid w:val="001F6987"/>
    <w:rsid w:val="001F6D05"/>
    <w:rsid w:val="001F7004"/>
    <w:rsid w:val="001F7407"/>
    <w:rsid w:val="001F76F5"/>
    <w:rsid w:val="001F7711"/>
    <w:rsid w:val="001F77B7"/>
    <w:rsid w:val="001F7CED"/>
    <w:rsid w:val="001F7D91"/>
    <w:rsid w:val="0020001A"/>
    <w:rsid w:val="00200168"/>
    <w:rsid w:val="0020025D"/>
    <w:rsid w:val="002002AF"/>
    <w:rsid w:val="00200939"/>
    <w:rsid w:val="00200AB5"/>
    <w:rsid w:val="00200FF0"/>
    <w:rsid w:val="0020122B"/>
    <w:rsid w:val="0020132E"/>
    <w:rsid w:val="002015A9"/>
    <w:rsid w:val="00201860"/>
    <w:rsid w:val="002020D8"/>
    <w:rsid w:val="00202114"/>
    <w:rsid w:val="00202B45"/>
    <w:rsid w:val="00202CC9"/>
    <w:rsid w:val="00202CF8"/>
    <w:rsid w:val="00203026"/>
    <w:rsid w:val="00203089"/>
    <w:rsid w:val="002033AC"/>
    <w:rsid w:val="00203484"/>
    <w:rsid w:val="002036CA"/>
    <w:rsid w:val="00203B85"/>
    <w:rsid w:val="00203C88"/>
    <w:rsid w:val="00203CAA"/>
    <w:rsid w:val="00203D9C"/>
    <w:rsid w:val="0020426D"/>
    <w:rsid w:val="002047CB"/>
    <w:rsid w:val="002049A1"/>
    <w:rsid w:val="00204A81"/>
    <w:rsid w:val="00204D3C"/>
    <w:rsid w:val="00204D92"/>
    <w:rsid w:val="0020509A"/>
    <w:rsid w:val="002051DF"/>
    <w:rsid w:val="002056BF"/>
    <w:rsid w:val="0020599C"/>
    <w:rsid w:val="002059D9"/>
    <w:rsid w:val="00205B54"/>
    <w:rsid w:val="00205B6C"/>
    <w:rsid w:val="00205B7B"/>
    <w:rsid w:val="00205F49"/>
    <w:rsid w:val="00205F74"/>
    <w:rsid w:val="0020617E"/>
    <w:rsid w:val="00206460"/>
    <w:rsid w:val="00206A64"/>
    <w:rsid w:val="00206B91"/>
    <w:rsid w:val="00206BB1"/>
    <w:rsid w:val="00206E2F"/>
    <w:rsid w:val="00207009"/>
    <w:rsid w:val="002077A8"/>
    <w:rsid w:val="002078FF"/>
    <w:rsid w:val="00207C45"/>
    <w:rsid w:val="00207C93"/>
    <w:rsid w:val="00207EE1"/>
    <w:rsid w:val="00207F8D"/>
    <w:rsid w:val="00210116"/>
    <w:rsid w:val="00210320"/>
    <w:rsid w:val="002106D3"/>
    <w:rsid w:val="002106E2"/>
    <w:rsid w:val="00210927"/>
    <w:rsid w:val="00210950"/>
    <w:rsid w:val="00210ABA"/>
    <w:rsid w:val="002112C0"/>
    <w:rsid w:val="002115B8"/>
    <w:rsid w:val="00211BB7"/>
    <w:rsid w:val="00211C4E"/>
    <w:rsid w:val="00211F2D"/>
    <w:rsid w:val="002120B3"/>
    <w:rsid w:val="0021211F"/>
    <w:rsid w:val="00212309"/>
    <w:rsid w:val="002123CC"/>
    <w:rsid w:val="002123E9"/>
    <w:rsid w:val="00212420"/>
    <w:rsid w:val="0021246A"/>
    <w:rsid w:val="0021257B"/>
    <w:rsid w:val="00212CBD"/>
    <w:rsid w:val="002130BB"/>
    <w:rsid w:val="00213200"/>
    <w:rsid w:val="002135CC"/>
    <w:rsid w:val="00213814"/>
    <w:rsid w:val="00213CA7"/>
    <w:rsid w:val="00214131"/>
    <w:rsid w:val="002144FB"/>
    <w:rsid w:val="00214742"/>
    <w:rsid w:val="00214C9F"/>
    <w:rsid w:val="0021518D"/>
    <w:rsid w:val="00215671"/>
    <w:rsid w:val="00215959"/>
    <w:rsid w:val="00215FDD"/>
    <w:rsid w:val="00216295"/>
    <w:rsid w:val="00216310"/>
    <w:rsid w:val="0021651C"/>
    <w:rsid w:val="0021668F"/>
    <w:rsid w:val="00216C1D"/>
    <w:rsid w:val="00216D6B"/>
    <w:rsid w:val="00216EED"/>
    <w:rsid w:val="00216F08"/>
    <w:rsid w:val="002171D7"/>
    <w:rsid w:val="002172F8"/>
    <w:rsid w:val="0021756A"/>
    <w:rsid w:val="00217C07"/>
    <w:rsid w:val="00217EAB"/>
    <w:rsid w:val="00217FC8"/>
    <w:rsid w:val="0022031C"/>
    <w:rsid w:val="00220332"/>
    <w:rsid w:val="002203C1"/>
    <w:rsid w:val="00220417"/>
    <w:rsid w:val="00220531"/>
    <w:rsid w:val="00220646"/>
    <w:rsid w:val="00220D2B"/>
    <w:rsid w:val="002210D5"/>
    <w:rsid w:val="002210F3"/>
    <w:rsid w:val="002211B5"/>
    <w:rsid w:val="002213A8"/>
    <w:rsid w:val="00221768"/>
    <w:rsid w:val="00221A2A"/>
    <w:rsid w:val="00221B6B"/>
    <w:rsid w:val="00221C04"/>
    <w:rsid w:val="00221D16"/>
    <w:rsid w:val="00221D4E"/>
    <w:rsid w:val="00221D72"/>
    <w:rsid w:val="00221E8A"/>
    <w:rsid w:val="00221FF8"/>
    <w:rsid w:val="002221F6"/>
    <w:rsid w:val="00222336"/>
    <w:rsid w:val="002227DE"/>
    <w:rsid w:val="00222925"/>
    <w:rsid w:val="00222A78"/>
    <w:rsid w:val="00222E2D"/>
    <w:rsid w:val="00223092"/>
    <w:rsid w:val="00223282"/>
    <w:rsid w:val="002235B7"/>
    <w:rsid w:val="00223607"/>
    <w:rsid w:val="002239A2"/>
    <w:rsid w:val="00223AC4"/>
    <w:rsid w:val="00223BB7"/>
    <w:rsid w:val="00223C5B"/>
    <w:rsid w:val="00223D27"/>
    <w:rsid w:val="002242D9"/>
    <w:rsid w:val="0022433A"/>
    <w:rsid w:val="00224911"/>
    <w:rsid w:val="002249F8"/>
    <w:rsid w:val="00224D69"/>
    <w:rsid w:val="00224EAF"/>
    <w:rsid w:val="00224F8E"/>
    <w:rsid w:val="00224FB9"/>
    <w:rsid w:val="00225458"/>
    <w:rsid w:val="002254DE"/>
    <w:rsid w:val="0022562B"/>
    <w:rsid w:val="00225981"/>
    <w:rsid w:val="00225DA1"/>
    <w:rsid w:val="00225DB1"/>
    <w:rsid w:val="00225FD5"/>
    <w:rsid w:val="00226ADE"/>
    <w:rsid w:val="00226BE1"/>
    <w:rsid w:val="0022711C"/>
    <w:rsid w:val="002277ED"/>
    <w:rsid w:val="00227A5B"/>
    <w:rsid w:val="00227DF2"/>
    <w:rsid w:val="00230270"/>
    <w:rsid w:val="002302F1"/>
    <w:rsid w:val="00230401"/>
    <w:rsid w:val="00230760"/>
    <w:rsid w:val="00230AF3"/>
    <w:rsid w:val="00230DCD"/>
    <w:rsid w:val="00230EBE"/>
    <w:rsid w:val="00230F65"/>
    <w:rsid w:val="002311D8"/>
    <w:rsid w:val="002312D9"/>
    <w:rsid w:val="002312EA"/>
    <w:rsid w:val="00231462"/>
    <w:rsid w:val="002317C2"/>
    <w:rsid w:val="0023187F"/>
    <w:rsid w:val="00231D38"/>
    <w:rsid w:val="0023215A"/>
    <w:rsid w:val="002327BE"/>
    <w:rsid w:val="00232AB8"/>
    <w:rsid w:val="0023316A"/>
    <w:rsid w:val="002336A9"/>
    <w:rsid w:val="002339D6"/>
    <w:rsid w:val="00233CF2"/>
    <w:rsid w:val="00233E75"/>
    <w:rsid w:val="00233F40"/>
    <w:rsid w:val="00234966"/>
    <w:rsid w:val="00234ACE"/>
    <w:rsid w:val="00234DFF"/>
    <w:rsid w:val="00234F5A"/>
    <w:rsid w:val="00235072"/>
    <w:rsid w:val="0023528A"/>
    <w:rsid w:val="0023546B"/>
    <w:rsid w:val="002354D1"/>
    <w:rsid w:val="00235A07"/>
    <w:rsid w:val="00235EC4"/>
    <w:rsid w:val="002360E3"/>
    <w:rsid w:val="002361CC"/>
    <w:rsid w:val="002362EF"/>
    <w:rsid w:val="0023639E"/>
    <w:rsid w:val="002363B0"/>
    <w:rsid w:val="00236B19"/>
    <w:rsid w:val="00236B9C"/>
    <w:rsid w:val="002371A2"/>
    <w:rsid w:val="0023726D"/>
    <w:rsid w:val="00237437"/>
    <w:rsid w:val="00237494"/>
    <w:rsid w:val="0023757D"/>
    <w:rsid w:val="00240120"/>
    <w:rsid w:val="0024072E"/>
    <w:rsid w:val="002409BB"/>
    <w:rsid w:val="00240CF7"/>
    <w:rsid w:val="0024107E"/>
    <w:rsid w:val="00241350"/>
    <w:rsid w:val="002418D3"/>
    <w:rsid w:val="0024191F"/>
    <w:rsid w:val="00241A3F"/>
    <w:rsid w:val="00241D57"/>
    <w:rsid w:val="002421E2"/>
    <w:rsid w:val="00242218"/>
    <w:rsid w:val="00242609"/>
    <w:rsid w:val="002429FE"/>
    <w:rsid w:val="00242B1F"/>
    <w:rsid w:val="00242BE7"/>
    <w:rsid w:val="002430E9"/>
    <w:rsid w:val="0024342B"/>
    <w:rsid w:val="002436DD"/>
    <w:rsid w:val="00243A26"/>
    <w:rsid w:val="00243A4A"/>
    <w:rsid w:val="00243AC0"/>
    <w:rsid w:val="00243C7E"/>
    <w:rsid w:val="002445D6"/>
    <w:rsid w:val="002446BB"/>
    <w:rsid w:val="0024479F"/>
    <w:rsid w:val="0024487C"/>
    <w:rsid w:val="00244AB9"/>
    <w:rsid w:val="00244CDE"/>
    <w:rsid w:val="00244E7A"/>
    <w:rsid w:val="0024504C"/>
    <w:rsid w:val="002456A0"/>
    <w:rsid w:val="00245F0D"/>
    <w:rsid w:val="002460F8"/>
    <w:rsid w:val="00246290"/>
    <w:rsid w:val="002462A4"/>
    <w:rsid w:val="002463F9"/>
    <w:rsid w:val="00246540"/>
    <w:rsid w:val="00246898"/>
    <w:rsid w:val="002468CC"/>
    <w:rsid w:val="0024695B"/>
    <w:rsid w:val="00246E85"/>
    <w:rsid w:val="00246FBD"/>
    <w:rsid w:val="0024738B"/>
    <w:rsid w:val="00247405"/>
    <w:rsid w:val="00247482"/>
    <w:rsid w:val="00247743"/>
    <w:rsid w:val="002478D6"/>
    <w:rsid w:val="00247B57"/>
    <w:rsid w:val="00247C88"/>
    <w:rsid w:val="00247F1F"/>
    <w:rsid w:val="00247F3E"/>
    <w:rsid w:val="00250241"/>
    <w:rsid w:val="00250496"/>
    <w:rsid w:val="002509A6"/>
    <w:rsid w:val="00250A38"/>
    <w:rsid w:val="00250B5D"/>
    <w:rsid w:val="00251041"/>
    <w:rsid w:val="00251071"/>
    <w:rsid w:val="002518B8"/>
    <w:rsid w:val="00251BCE"/>
    <w:rsid w:val="00251C10"/>
    <w:rsid w:val="00251C19"/>
    <w:rsid w:val="002521BA"/>
    <w:rsid w:val="00252487"/>
    <w:rsid w:val="002525E6"/>
    <w:rsid w:val="00252B31"/>
    <w:rsid w:val="00252DA1"/>
    <w:rsid w:val="0025311A"/>
    <w:rsid w:val="0025344F"/>
    <w:rsid w:val="002538DF"/>
    <w:rsid w:val="002539E4"/>
    <w:rsid w:val="00253B58"/>
    <w:rsid w:val="00253C3A"/>
    <w:rsid w:val="00253DBB"/>
    <w:rsid w:val="002544CC"/>
    <w:rsid w:val="002545C8"/>
    <w:rsid w:val="0025470E"/>
    <w:rsid w:val="0025477A"/>
    <w:rsid w:val="00254A1D"/>
    <w:rsid w:val="00254B20"/>
    <w:rsid w:val="00254B5E"/>
    <w:rsid w:val="00254C02"/>
    <w:rsid w:val="002552A9"/>
    <w:rsid w:val="002553C2"/>
    <w:rsid w:val="00255513"/>
    <w:rsid w:val="00255833"/>
    <w:rsid w:val="0025585A"/>
    <w:rsid w:val="00255A35"/>
    <w:rsid w:val="00256725"/>
    <w:rsid w:val="00256BA1"/>
    <w:rsid w:val="00256BDC"/>
    <w:rsid w:val="00256F72"/>
    <w:rsid w:val="00257215"/>
    <w:rsid w:val="002572E5"/>
    <w:rsid w:val="0025735C"/>
    <w:rsid w:val="002574DE"/>
    <w:rsid w:val="002577BD"/>
    <w:rsid w:val="00257A85"/>
    <w:rsid w:val="00257E5A"/>
    <w:rsid w:val="00257E6C"/>
    <w:rsid w:val="00260811"/>
    <w:rsid w:val="002608A2"/>
    <w:rsid w:val="0026115C"/>
    <w:rsid w:val="002612EE"/>
    <w:rsid w:val="002616F7"/>
    <w:rsid w:val="0026181C"/>
    <w:rsid w:val="00261CE8"/>
    <w:rsid w:val="00261F61"/>
    <w:rsid w:val="00262263"/>
    <w:rsid w:val="00262819"/>
    <w:rsid w:val="00262858"/>
    <w:rsid w:val="00262BE7"/>
    <w:rsid w:val="00262C7B"/>
    <w:rsid w:val="002634B6"/>
    <w:rsid w:val="002635FF"/>
    <w:rsid w:val="00263753"/>
    <w:rsid w:val="00263764"/>
    <w:rsid w:val="00263B62"/>
    <w:rsid w:val="00263ECD"/>
    <w:rsid w:val="00264217"/>
    <w:rsid w:val="002642BE"/>
    <w:rsid w:val="00264397"/>
    <w:rsid w:val="00264653"/>
    <w:rsid w:val="0026479C"/>
    <w:rsid w:val="00264E2D"/>
    <w:rsid w:val="00265226"/>
    <w:rsid w:val="00265434"/>
    <w:rsid w:val="0026576C"/>
    <w:rsid w:val="00265AE7"/>
    <w:rsid w:val="00265BF1"/>
    <w:rsid w:val="00265CE2"/>
    <w:rsid w:val="00265EE1"/>
    <w:rsid w:val="00266048"/>
    <w:rsid w:val="00266097"/>
    <w:rsid w:val="002663CE"/>
    <w:rsid w:val="002663D3"/>
    <w:rsid w:val="002667C3"/>
    <w:rsid w:val="00266943"/>
    <w:rsid w:val="00266B6B"/>
    <w:rsid w:val="00266E24"/>
    <w:rsid w:val="002675D9"/>
    <w:rsid w:val="00267A39"/>
    <w:rsid w:val="00267D5B"/>
    <w:rsid w:val="00270517"/>
    <w:rsid w:val="002708E1"/>
    <w:rsid w:val="00270AC8"/>
    <w:rsid w:val="00270CF6"/>
    <w:rsid w:val="00270E69"/>
    <w:rsid w:val="00270F19"/>
    <w:rsid w:val="00270FB3"/>
    <w:rsid w:val="00271443"/>
    <w:rsid w:val="00271640"/>
    <w:rsid w:val="002717B5"/>
    <w:rsid w:val="00271F23"/>
    <w:rsid w:val="0027234A"/>
    <w:rsid w:val="002723DB"/>
    <w:rsid w:val="00272587"/>
    <w:rsid w:val="0027292B"/>
    <w:rsid w:val="00272B7D"/>
    <w:rsid w:val="00272CF9"/>
    <w:rsid w:val="00272D60"/>
    <w:rsid w:val="00272DA5"/>
    <w:rsid w:val="00272FAD"/>
    <w:rsid w:val="0027313E"/>
    <w:rsid w:val="00273265"/>
    <w:rsid w:val="0027372D"/>
    <w:rsid w:val="00273818"/>
    <w:rsid w:val="00273B62"/>
    <w:rsid w:val="00273E69"/>
    <w:rsid w:val="00273FFC"/>
    <w:rsid w:val="002741EE"/>
    <w:rsid w:val="002749EC"/>
    <w:rsid w:val="00274C4F"/>
    <w:rsid w:val="00274DF2"/>
    <w:rsid w:val="00274ED1"/>
    <w:rsid w:val="002752EE"/>
    <w:rsid w:val="0027533D"/>
    <w:rsid w:val="002753E1"/>
    <w:rsid w:val="002758D9"/>
    <w:rsid w:val="00275ACC"/>
    <w:rsid w:val="00275BAD"/>
    <w:rsid w:val="00275C0B"/>
    <w:rsid w:val="00275E1D"/>
    <w:rsid w:val="00276009"/>
    <w:rsid w:val="002760C3"/>
    <w:rsid w:val="0027615E"/>
    <w:rsid w:val="002763BF"/>
    <w:rsid w:val="002764C8"/>
    <w:rsid w:val="0027689E"/>
    <w:rsid w:val="002769DD"/>
    <w:rsid w:val="002769E7"/>
    <w:rsid w:val="00276BCC"/>
    <w:rsid w:val="00276E23"/>
    <w:rsid w:val="00277130"/>
    <w:rsid w:val="00277B65"/>
    <w:rsid w:val="00277B92"/>
    <w:rsid w:val="00277D14"/>
    <w:rsid w:val="002801D9"/>
    <w:rsid w:val="002802B8"/>
    <w:rsid w:val="002807F6"/>
    <w:rsid w:val="00280AAC"/>
    <w:rsid w:val="00280B3E"/>
    <w:rsid w:val="00280C16"/>
    <w:rsid w:val="00280F49"/>
    <w:rsid w:val="00280FF8"/>
    <w:rsid w:val="0028106C"/>
    <w:rsid w:val="0028108C"/>
    <w:rsid w:val="002814ED"/>
    <w:rsid w:val="0028154C"/>
    <w:rsid w:val="0028166F"/>
    <w:rsid w:val="002816A5"/>
    <w:rsid w:val="00281795"/>
    <w:rsid w:val="00281B73"/>
    <w:rsid w:val="00281EB7"/>
    <w:rsid w:val="00281EBB"/>
    <w:rsid w:val="002823B3"/>
    <w:rsid w:val="00282567"/>
    <w:rsid w:val="002828AD"/>
    <w:rsid w:val="00282930"/>
    <w:rsid w:val="00282A2A"/>
    <w:rsid w:val="00282CC6"/>
    <w:rsid w:val="00282D4F"/>
    <w:rsid w:val="00283253"/>
    <w:rsid w:val="0028326C"/>
    <w:rsid w:val="0028379B"/>
    <w:rsid w:val="002838CC"/>
    <w:rsid w:val="00283A5B"/>
    <w:rsid w:val="00283A6E"/>
    <w:rsid w:val="00283C1F"/>
    <w:rsid w:val="00283E92"/>
    <w:rsid w:val="002843E5"/>
    <w:rsid w:val="0028457A"/>
    <w:rsid w:val="00284975"/>
    <w:rsid w:val="00285423"/>
    <w:rsid w:val="00285797"/>
    <w:rsid w:val="0028633A"/>
    <w:rsid w:val="00286513"/>
    <w:rsid w:val="00286619"/>
    <w:rsid w:val="00286627"/>
    <w:rsid w:val="002866C6"/>
    <w:rsid w:val="0028691D"/>
    <w:rsid w:val="0028702A"/>
    <w:rsid w:val="002874FE"/>
    <w:rsid w:val="00287595"/>
    <w:rsid w:val="00287A43"/>
    <w:rsid w:val="00287AD5"/>
    <w:rsid w:val="00287D17"/>
    <w:rsid w:val="00287E11"/>
    <w:rsid w:val="002903C1"/>
    <w:rsid w:val="002904C1"/>
    <w:rsid w:val="00290A86"/>
    <w:rsid w:val="00290CAC"/>
    <w:rsid w:val="00290FFE"/>
    <w:rsid w:val="002914A8"/>
    <w:rsid w:val="00291876"/>
    <w:rsid w:val="002918C1"/>
    <w:rsid w:val="00291B91"/>
    <w:rsid w:val="00291D1B"/>
    <w:rsid w:val="00291F09"/>
    <w:rsid w:val="002921A5"/>
    <w:rsid w:val="002921B4"/>
    <w:rsid w:val="00292225"/>
    <w:rsid w:val="002922B2"/>
    <w:rsid w:val="00292674"/>
    <w:rsid w:val="0029280D"/>
    <w:rsid w:val="00292DD3"/>
    <w:rsid w:val="0029315E"/>
    <w:rsid w:val="00293218"/>
    <w:rsid w:val="00293408"/>
    <w:rsid w:val="0029343A"/>
    <w:rsid w:val="00293498"/>
    <w:rsid w:val="0029394B"/>
    <w:rsid w:val="00293AE4"/>
    <w:rsid w:val="00293AF6"/>
    <w:rsid w:val="00293EE4"/>
    <w:rsid w:val="00294246"/>
    <w:rsid w:val="0029434D"/>
    <w:rsid w:val="00294458"/>
    <w:rsid w:val="00294DF4"/>
    <w:rsid w:val="00294E78"/>
    <w:rsid w:val="00294F39"/>
    <w:rsid w:val="00295246"/>
    <w:rsid w:val="00295254"/>
    <w:rsid w:val="00295979"/>
    <w:rsid w:val="002959D9"/>
    <w:rsid w:val="00295EE0"/>
    <w:rsid w:val="002960A2"/>
    <w:rsid w:val="0029618A"/>
    <w:rsid w:val="0029641B"/>
    <w:rsid w:val="00296D21"/>
    <w:rsid w:val="00296F00"/>
    <w:rsid w:val="0029710D"/>
    <w:rsid w:val="0029730D"/>
    <w:rsid w:val="0029764F"/>
    <w:rsid w:val="00297942"/>
    <w:rsid w:val="00297B9C"/>
    <w:rsid w:val="00297F74"/>
    <w:rsid w:val="00297FCA"/>
    <w:rsid w:val="002A0029"/>
    <w:rsid w:val="002A0689"/>
    <w:rsid w:val="002A0B72"/>
    <w:rsid w:val="002A0D9B"/>
    <w:rsid w:val="002A10EF"/>
    <w:rsid w:val="002A13BA"/>
    <w:rsid w:val="002A1424"/>
    <w:rsid w:val="002A1565"/>
    <w:rsid w:val="002A19CA"/>
    <w:rsid w:val="002A1F6F"/>
    <w:rsid w:val="002A22B5"/>
    <w:rsid w:val="002A2BBD"/>
    <w:rsid w:val="002A2D8A"/>
    <w:rsid w:val="002A327C"/>
    <w:rsid w:val="002A3691"/>
    <w:rsid w:val="002A37E7"/>
    <w:rsid w:val="002A3C96"/>
    <w:rsid w:val="002A3E1B"/>
    <w:rsid w:val="002A4577"/>
    <w:rsid w:val="002A4861"/>
    <w:rsid w:val="002A49B1"/>
    <w:rsid w:val="002A4B3C"/>
    <w:rsid w:val="002A547D"/>
    <w:rsid w:val="002A5546"/>
    <w:rsid w:val="002A5855"/>
    <w:rsid w:val="002A5976"/>
    <w:rsid w:val="002A5ADA"/>
    <w:rsid w:val="002A5C2B"/>
    <w:rsid w:val="002A5D6A"/>
    <w:rsid w:val="002A5DEC"/>
    <w:rsid w:val="002A5E48"/>
    <w:rsid w:val="002A62E8"/>
    <w:rsid w:val="002A65CC"/>
    <w:rsid w:val="002A66C8"/>
    <w:rsid w:val="002A6A47"/>
    <w:rsid w:val="002A6B42"/>
    <w:rsid w:val="002A6C49"/>
    <w:rsid w:val="002A6C66"/>
    <w:rsid w:val="002A6D06"/>
    <w:rsid w:val="002A6D0C"/>
    <w:rsid w:val="002A70E2"/>
    <w:rsid w:val="002A7788"/>
    <w:rsid w:val="002A79C8"/>
    <w:rsid w:val="002A7B42"/>
    <w:rsid w:val="002A7C7F"/>
    <w:rsid w:val="002A7F6A"/>
    <w:rsid w:val="002B0018"/>
    <w:rsid w:val="002B0103"/>
    <w:rsid w:val="002B0930"/>
    <w:rsid w:val="002B0A64"/>
    <w:rsid w:val="002B1066"/>
    <w:rsid w:val="002B1108"/>
    <w:rsid w:val="002B115F"/>
    <w:rsid w:val="002B126F"/>
    <w:rsid w:val="002B1456"/>
    <w:rsid w:val="002B18FD"/>
    <w:rsid w:val="002B195C"/>
    <w:rsid w:val="002B1A1E"/>
    <w:rsid w:val="002B1C16"/>
    <w:rsid w:val="002B1C23"/>
    <w:rsid w:val="002B1CC7"/>
    <w:rsid w:val="002B25E7"/>
    <w:rsid w:val="002B26CD"/>
    <w:rsid w:val="002B276F"/>
    <w:rsid w:val="002B287B"/>
    <w:rsid w:val="002B2D44"/>
    <w:rsid w:val="002B30A2"/>
    <w:rsid w:val="002B41DD"/>
    <w:rsid w:val="002B42E8"/>
    <w:rsid w:val="002B470B"/>
    <w:rsid w:val="002B50C4"/>
    <w:rsid w:val="002B5299"/>
    <w:rsid w:val="002B56A6"/>
    <w:rsid w:val="002B56F2"/>
    <w:rsid w:val="002B5920"/>
    <w:rsid w:val="002B5BA2"/>
    <w:rsid w:val="002B621D"/>
    <w:rsid w:val="002B6300"/>
    <w:rsid w:val="002B63F3"/>
    <w:rsid w:val="002B65DF"/>
    <w:rsid w:val="002B6A16"/>
    <w:rsid w:val="002B6A4D"/>
    <w:rsid w:val="002B6BA5"/>
    <w:rsid w:val="002B6BCF"/>
    <w:rsid w:val="002B6E2C"/>
    <w:rsid w:val="002B7252"/>
    <w:rsid w:val="002B76E6"/>
    <w:rsid w:val="002B7AA8"/>
    <w:rsid w:val="002B7C47"/>
    <w:rsid w:val="002C0322"/>
    <w:rsid w:val="002C0364"/>
    <w:rsid w:val="002C09E5"/>
    <w:rsid w:val="002C0A4B"/>
    <w:rsid w:val="002C0CB1"/>
    <w:rsid w:val="002C0DDD"/>
    <w:rsid w:val="002C0E7F"/>
    <w:rsid w:val="002C0F1B"/>
    <w:rsid w:val="002C0F32"/>
    <w:rsid w:val="002C0F82"/>
    <w:rsid w:val="002C0FB9"/>
    <w:rsid w:val="002C12E7"/>
    <w:rsid w:val="002C1310"/>
    <w:rsid w:val="002C160C"/>
    <w:rsid w:val="002C18BD"/>
    <w:rsid w:val="002C19AE"/>
    <w:rsid w:val="002C1B13"/>
    <w:rsid w:val="002C1B78"/>
    <w:rsid w:val="002C206B"/>
    <w:rsid w:val="002C29DD"/>
    <w:rsid w:val="002C2B74"/>
    <w:rsid w:val="002C2B7F"/>
    <w:rsid w:val="002C2BAE"/>
    <w:rsid w:val="002C3035"/>
    <w:rsid w:val="002C3260"/>
    <w:rsid w:val="002C32FE"/>
    <w:rsid w:val="002C338B"/>
    <w:rsid w:val="002C34AF"/>
    <w:rsid w:val="002C3591"/>
    <w:rsid w:val="002C362B"/>
    <w:rsid w:val="002C370F"/>
    <w:rsid w:val="002C3822"/>
    <w:rsid w:val="002C38F0"/>
    <w:rsid w:val="002C3FED"/>
    <w:rsid w:val="002C439E"/>
    <w:rsid w:val="002C43B5"/>
    <w:rsid w:val="002C4ABC"/>
    <w:rsid w:val="002C4D1D"/>
    <w:rsid w:val="002C5179"/>
    <w:rsid w:val="002C57E9"/>
    <w:rsid w:val="002C5B35"/>
    <w:rsid w:val="002C5C91"/>
    <w:rsid w:val="002C5FDA"/>
    <w:rsid w:val="002C6044"/>
    <w:rsid w:val="002C6342"/>
    <w:rsid w:val="002C6380"/>
    <w:rsid w:val="002C68FA"/>
    <w:rsid w:val="002C6C5D"/>
    <w:rsid w:val="002C6D95"/>
    <w:rsid w:val="002C6E99"/>
    <w:rsid w:val="002C701D"/>
    <w:rsid w:val="002C705E"/>
    <w:rsid w:val="002C7CD7"/>
    <w:rsid w:val="002C7F78"/>
    <w:rsid w:val="002C7FBA"/>
    <w:rsid w:val="002D0078"/>
    <w:rsid w:val="002D00A0"/>
    <w:rsid w:val="002D02C7"/>
    <w:rsid w:val="002D02FB"/>
    <w:rsid w:val="002D030A"/>
    <w:rsid w:val="002D057C"/>
    <w:rsid w:val="002D0830"/>
    <w:rsid w:val="002D0878"/>
    <w:rsid w:val="002D08C0"/>
    <w:rsid w:val="002D0BF0"/>
    <w:rsid w:val="002D0C68"/>
    <w:rsid w:val="002D0D2D"/>
    <w:rsid w:val="002D0EA6"/>
    <w:rsid w:val="002D1B0E"/>
    <w:rsid w:val="002D1C56"/>
    <w:rsid w:val="002D1CE0"/>
    <w:rsid w:val="002D1D9D"/>
    <w:rsid w:val="002D23C4"/>
    <w:rsid w:val="002D29C7"/>
    <w:rsid w:val="002D2BD0"/>
    <w:rsid w:val="002D2CD6"/>
    <w:rsid w:val="002D2F42"/>
    <w:rsid w:val="002D33CF"/>
    <w:rsid w:val="002D34F0"/>
    <w:rsid w:val="002D3954"/>
    <w:rsid w:val="002D3AF2"/>
    <w:rsid w:val="002D3B78"/>
    <w:rsid w:val="002D425A"/>
    <w:rsid w:val="002D44B1"/>
    <w:rsid w:val="002D457D"/>
    <w:rsid w:val="002D46A7"/>
    <w:rsid w:val="002D4719"/>
    <w:rsid w:val="002D49BE"/>
    <w:rsid w:val="002D4DBF"/>
    <w:rsid w:val="002D4DC2"/>
    <w:rsid w:val="002D5047"/>
    <w:rsid w:val="002D528F"/>
    <w:rsid w:val="002D5507"/>
    <w:rsid w:val="002D59C4"/>
    <w:rsid w:val="002D5C0A"/>
    <w:rsid w:val="002D5DBB"/>
    <w:rsid w:val="002D5F2B"/>
    <w:rsid w:val="002D606E"/>
    <w:rsid w:val="002D61E0"/>
    <w:rsid w:val="002D62D5"/>
    <w:rsid w:val="002D6840"/>
    <w:rsid w:val="002D69E2"/>
    <w:rsid w:val="002D6D12"/>
    <w:rsid w:val="002D6D81"/>
    <w:rsid w:val="002D6D8B"/>
    <w:rsid w:val="002D6FC8"/>
    <w:rsid w:val="002D7143"/>
    <w:rsid w:val="002D77F7"/>
    <w:rsid w:val="002D7B28"/>
    <w:rsid w:val="002E0235"/>
    <w:rsid w:val="002E0492"/>
    <w:rsid w:val="002E07E8"/>
    <w:rsid w:val="002E0844"/>
    <w:rsid w:val="002E0D5F"/>
    <w:rsid w:val="002E11C3"/>
    <w:rsid w:val="002E19F3"/>
    <w:rsid w:val="002E1C43"/>
    <w:rsid w:val="002E1C50"/>
    <w:rsid w:val="002E1D7B"/>
    <w:rsid w:val="002E2BEE"/>
    <w:rsid w:val="002E2C9F"/>
    <w:rsid w:val="002E2CA5"/>
    <w:rsid w:val="002E2F20"/>
    <w:rsid w:val="002E2F90"/>
    <w:rsid w:val="002E3070"/>
    <w:rsid w:val="002E3144"/>
    <w:rsid w:val="002E331B"/>
    <w:rsid w:val="002E35BD"/>
    <w:rsid w:val="002E3638"/>
    <w:rsid w:val="002E36C0"/>
    <w:rsid w:val="002E36DB"/>
    <w:rsid w:val="002E3877"/>
    <w:rsid w:val="002E3C64"/>
    <w:rsid w:val="002E3E23"/>
    <w:rsid w:val="002E41AA"/>
    <w:rsid w:val="002E45E1"/>
    <w:rsid w:val="002E4937"/>
    <w:rsid w:val="002E4976"/>
    <w:rsid w:val="002E4BF9"/>
    <w:rsid w:val="002E4D90"/>
    <w:rsid w:val="002E553A"/>
    <w:rsid w:val="002E55B3"/>
    <w:rsid w:val="002E58BE"/>
    <w:rsid w:val="002E592B"/>
    <w:rsid w:val="002E5A7F"/>
    <w:rsid w:val="002E640E"/>
    <w:rsid w:val="002E64F9"/>
    <w:rsid w:val="002E66B6"/>
    <w:rsid w:val="002E68A1"/>
    <w:rsid w:val="002E6A5F"/>
    <w:rsid w:val="002E7C64"/>
    <w:rsid w:val="002E7CF8"/>
    <w:rsid w:val="002E7D40"/>
    <w:rsid w:val="002E7F47"/>
    <w:rsid w:val="002F019B"/>
    <w:rsid w:val="002F032D"/>
    <w:rsid w:val="002F0428"/>
    <w:rsid w:val="002F0530"/>
    <w:rsid w:val="002F05A0"/>
    <w:rsid w:val="002F0C1E"/>
    <w:rsid w:val="002F0DD3"/>
    <w:rsid w:val="002F0F7B"/>
    <w:rsid w:val="002F12D9"/>
    <w:rsid w:val="002F136C"/>
    <w:rsid w:val="002F1506"/>
    <w:rsid w:val="002F18CD"/>
    <w:rsid w:val="002F1D46"/>
    <w:rsid w:val="002F1F97"/>
    <w:rsid w:val="002F2336"/>
    <w:rsid w:val="002F2502"/>
    <w:rsid w:val="002F2B88"/>
    <w:rsid w:val="002F2DFA"/>
    <w:rsid w:val="002F2E13"/>
    <w:rsid w:val="002F2E44"/>
    <w:rsid w:val="002F2E9C"/>
    <w:rsid w:val="002F323A"/>
    <w:rsid w:val="002F336D"/>
    <w:rsid w:val="002F34CA"/>
    <w:rsid w:val="002F378B"/>
    <w:rsid w:val="002F383E"/>
    <w:rsid w:val="002F39E8"/>
    <w:rsid w:val="002F3B13"/>
    <w:rsid w:val="002F3C8A"/>
    <w:rsid w:val="002F466D"/>
    <w:rsid w:val="002F46D7"/>
    <w:rsid w:val="002F48E5"/>
    <w:rsid w:val="002F4BD8"/>
    <w:rsid w:val="002F4C53"/>
    <w:rsid w:val="002F4D24"/>
    <w:rsid w:val="002F5065"/>
    <w:rsid w:val="002F5386"/>
    <w:rsid w:val="002F5559"/>
    <w:rsid w:val="002F56E3"/>
    <w:rsid w:val="002F5CD8"/>
    <w:rsid w:val="002F5D1F"/>
    <w:rsid w:val="002F5DA0"/>
    <w:rsid w:val="002F5F67"/>
    <w:rsid w:val="002F655B"/>
    <w:rsid w:val="002F675D"/>
    <w:rsid w:val="002F7378"/>
    <w:rsid w:val="002F76FF"/>
    <w:rsid w:val="002F7747"/>
    <w:rsid w:val="002F78D3"/>
    <w:rsid w:val="002F7E8B"/>
    <w:rsid w:val="003005A6"/>
    <w:rsid w:val="00300969"/>
    <w:rsid w:val="00300AF1"/>
    <w:rsid w:val="00301038"/>
    <w:rsid w:val="003011AC"/>
    <w:rsid w:val="00301559"/>
    <w:rsid w:val="00301561"/>
    <w:rsid w:val="003017FF"/>
    <w:rsid w:val="003018CB"/>
    <w:rsid w:val="00301A51"/>
    <w:rsid w:val="00301AA7"/>
    <w:rsid w:val="00301B35"/>
    <w:rsid w:val="00301CCE"/>
    <w:rsid w:val="0030211C"/>
    <w:rsid w:val="003023C3"/>
    <w:rsid w:val="00302425"/>
    <w:rsid w:val="00302491"/>
    <w:rsid w:val="00302C04"/>
    <w:rsid w:val="0030303B"/>
    <w:rsid w:val="003031C4"/>
    <w:rsid w:val="003033A3"/>
    <w:rsid w:val="00303792"/>
    <w:rsid w:val="00303965"/>
    <w:rsid w:val="0030401E"/>
    <w:rsid w:val="003048EF"/>
    <w:rsid w:val="00304A49"/>
    <w:rsid w:val="00304B51"/>
    <w:rsid w:val="00304C99"/>
    <w:rsid w:val="00304CC0"/>
    <w:rsid w:val="00304F8B"/>
    <w:rsid w:val="003050A7"/>
    <w:rsid w:val="00305323"/>
    <w:rsid w:val="00305A69"/>
    <w:rsid w:val="00305AC4"/>
    <w:rsid w:val="00305B80"/>
    <w:rsid w:val="0030643F"/>
    <w:rsid w:val="003067F4"/>
    <w:rsid w:val="00306B9B"/>
    <w:rsid w:val="00306D2D"/>
    <w:rsid w:val="00307026"/>
    <w:rsid w:val="00307032"/>
    <w:rsid w:val="0030704B"/>
    <w:rsid w:val="0030748F"/>
    <w:rsid w:val="0030768B"/>
    <w:rsid w:val="00307A73"/>
    <w:rsid w:val="003101C7"/>
    <w:rsid w:val="003101ED"/>
    <w:rsid w:val="003102FA"/>
    <w:rsid w:val="00310A57"/>
    <w:rsid w:val="00310B01"/>
    <w:rsid w:val="00310B9A"/>
    <w:rsid w:val="00310DCF"/>
    <w:rsid w:val="003116B8"/>
    <w:rsid w:val="00311743"/>
    <w:rsid w:val="00311A79"/>
    <w:rsid w:val="00311DDE"/>
    <w:rsid w:val="00312010"/>
    <w:rsid w:val="00312073"/>
    <w:rsid w:val="00312187"/>
    <w:rsid w:val="0031225F"/>
    <w:rsid w:val="00312415"/>
    <w:rsid w:val="00312A13"/>
    <w:rsid w:val="00312DDD"/>
    <w:rsid w:val="00312F4E"/>
    <w:rsid w:val="00312F7E"/>
    <w:rsid w:val="0031302F"/>
    <w:rsid w:val="0031311D"/>
    <w:rsid w:val="00313448"/>
    <w:rsid w:val="003135C0"/>
    <w:rsid w:val="003135C1"/>
    <w:rsid w:val="003139DA"/>
    <w:rsid w:val="00313F05"/>
    <w:rsid w:val="003140D1"/>
    <w:rsid w:val="00314137"/>
    <w:rsid w:val="0031437C"/>
    <w:rsid w:val="0031451F"/>
    <w:rsid w:val="003147F5"/>
    <w:rsid w:val="0031482F"/>
    <w:rsid w:val="00314AEE"/>
    <w:rsid w:val="00314B86"/>
    <w:rsid w:val="00314EE3"/>
    <w:rsid w:val="00315124"/>
    <w:rsid w:val="003151F3"/>
    <w:rsid w:val="00315205"/>
    <w:rsid w:val="003153F1"/>
    <w:rsid w:val="00315537"/>
    <w:rsid w:val="0031574F"/>
    <w:rsid w:val="00315A36"/>
    <w:rsid w:val="00315A7D"/>
    <w:rsid w:val="00315B25"/>
    <w:rsid w:val="00315B26"/>
    <w:rsid w:val="00315D21"/>
    <w:rsid w:val="0031661E"/>
    <w:rsid w:val="00316637"/>
    <w:rsid w:val="00316789"/>
    <w:rsid w:val="00316A7B"/>
    <w:rsid w:val="00316CA5"/>
    <w:rsid w:val="00316D46"/>
    <w:rsid w:val="00316DAE"/>
    <w:rsid w:val="00316EED"/>
    <w:rsid w:val="00317146"/>
    <w:rsid w:val="0031720C"/>
    <w:rsid w:val="0031740E"/>
    <w:rsid w:val="00317756"/>
    <w:rsid w:val="003179CE"/>
    <w:rsid w:val="00317AB9"/>
    <w:rsid w:val="00317C94"/>
    <w:rsid w:val="00317E99"/>
    <w:rsid w:val="003200A6"/>
    <w:rsid w:val="00320BB8"/>
    <w:rsid w:val="00320D57"/>
    <w:rsid w:val="00320E32"/>
    <w:rsid w:val="00320EB9"/>
    <w:rsid w:val="00320F76"/>
    <w:rsid w:val="00321131"/>
    <w:rsid w:val="00321337"/>
    <w:rsid w:val="00321B47"/>
    <w:rsid w:val="00321CAB"/>
    <w:rsid w:val="00321CC3"/>
    <w:rsid w:val="00321FAE"/>
    <w:rsid w:val="00321FB9"/>
    <w:rsid w:val="00321FCD"/>
    <w:rsid w:val="003220F7"/>
    <w:rsid w:val="0032223F"/>
    <w:rsid w:val="00322409"/>
    <w:rsid w:val="003224A8"/>
    <w:rsid w:val="003224BE"/>
    <w:rsid w:val="0032269F"/>
    <w:rsid w:val="00322A5F"/>
    <w:rsid w:val="00322DFD"/>
    <w:rsid w:val="00322E1B"/>
    <w:rsid w:val="00323036"/>
    <w:rsid w:val="00323138"/>
    <w:rsid w:val="00323D79"/>
    <w:rsid w:val="00323DDD"/>
    <w:rsid w:val="00323ED1"/>
    <w:rsid w:val="0032405D"/>
    <w:rsid w:val="00324620"/>
    <w:rsid w:val="00324732"/>
    <w:rsid w:val="003254B6"/>
    <w:rsid w:val="003257D4"/>
    <w:rsid w:val="00325B90"/>
    <w:rsid w:val="00325C9B"/>
    <w:rsid w:val="00325CD4"/>
    <w:rsid w:val="00326116"/>
    <w:rsid w:val="0032643D"/>
    <w:rsid w:val="00326830"/>
    <w:rsid w:val="00326902"/>
    <w:rsid w:val="0032733B"/>
    <w:rsid w:val="0032763E"/>
    <w:rsid w:val="003276CC"/>
    <w:rsid w:val="0032776D"/>
    <w:rsid w:val="00327A0D"/>
    <w:rsid w:val="00327A7C"/>
    <w:rsid w:val="00327DD0"/>
    <w:rsid w:val="0033006E"/>
    <w:rsid w:val="003300A0"/>
    <w:rsid w:val="00330226"/>
    <w:rsid w:val="00330762"/>
    <w:rsid w:val="00330820"/>
    <w:rsid w:val="00330DEA"/>
    <w:rsid w:val="00330FD3"/>
    <w:rsid w:val="00330FE2"/>
    <w:rsid w:val="0033120A"/>
    <w:rsid w:val="003314DC"/>
    <w:rsid w:val="00331765"/>
    <w:rsid w:val="00331A74"/>
    <w:rsid w:val="00331E0C"/>
    <w:rsid w:val="0033203C"/>
    <w:rsid w:val="003320B6"/>
    <w:rsid w:val="003324B7"/>
    <w:rsid w:val="0033262C"/>
    <w:rsid w:val="00332865"/>
    <w:rsid w:val="003328F9"/>
    <w:rsid w:val="00332B20"/>
    <w:rsid w:val="0033335F"/>
    <w:rsid w:val="0033362E"/>
    <w:rsid w:val="00333CA5"/>
    <w:rsid w:val="00333E44"/>
    <w:rsid w:val="003341A2"/>
    <w:rsid w:val="0033435A"/>
    <w:rsid w:val="00334858"/>
    <w:rsid w:val="003348AE"/>
    <w:rsid w:val="0033494D"/>
    <w:rsid w:val="00334CC4"/>
    <w:rsid w:val="00334E5C"/>
    <w:rsid w:val="0033520C"/>
    <w:rsid w:val="00335509"/>
    <w:rsid w:val="003355E9"/>
    <w:rsid w:val="00335679"/>
    <w:rsid w:val="003356C0"/>
    <w:rsid w:val="0033607F"/>
    <w:rsid w:val="00336AD7"/>
    <w:rsid w:val="00336FFE"/>
    <w:rsid w:val="00337848"/>
    <w:rsid w:val="0033794D"/>
    <w:rsid w:val="00337B18"/>
    <w:rsid w:val="00337CBB"/>
    <w:rsid w:val="00337DFD"/>
    <w:rsid w:val="00337FCC"/>
    <w:rsid w:val="0034011C"/>
    <w:rsid w:val="003401A7"/>
    <w:rsid w:val="003401FE"/>
    <w:rsid w:val="00340720"/>
    <w:rsid w:val="00340902"/>
    <w:rsid w:val="00340CBC"/>
    <w:rsid w:val="00340D77"/>
    <w:rsid w:val="0034134C"/>
    <w:rsid w:val="0034138E"/>
    <w:rsid w:val="00341A13"/>
    <w:rsid w:val="00341FD5"/>
    <w:rsid w:val="00341FF7"/>
    <w:rsid w:val="00342100"/>
    <w:rsid w:val="003425C0"/>
    <w:rsid w:val="0034271E"/>
    <w:rsid w:val="003427A4"/>
    <w:rsid w:val="0034317E"/>
    <w:rsid w:val="0034325F"/>
    <w:rsid w:val="003438D5"/>
    <w:rsid w:val="00343BCE"/>
    <w:rsid w:val="00343C3D"/>
    <w:rsid w:val="003442B6"/>
    <w:rsid w:val="003444F5"/>
    <w:rsid w:val="00344CAA"/>
    <w:rsid w:val="00344FEB"/>
    <w:rsid w:val="00345032"/>
    <w:rsid w:val="003453DF"/>
    <w:rsid w:val="0034580E"/>
    <w:rsid w:val="003458A2"/>
    <w:rsid w:val="00345AD6"/>
    <w:rsid w:val="00345EE4"/>
    <w:rsid w:val="00346040"/>
    <w:rsid w:val="003461D6"/>
    <w:rsid w:val="003463C2"/>
    <w:rsid w:val="00346427"/>
    <w:rsid w:val="003464F4"/>
    <w:rsid w:val="00346695"/>
    <w:rsid w:val="00346928"/>
    <w:rsid w:val="00346A67"/>
    <w:rsid w:val="00346C39"/>
    <w:rsid w:val="00346FB0"/>
    <w:rsid w:val="0034706C"/>
    <w:rsid w:val="0034712F"/>
    <w:rsid w:val="0034781F"/>
    <w:rsid w:val="00347964"/>
    <w:rsid w:val="00347998"/>
    <w:rsid w:val="003501FD"/>
    <w:rsid w:val="003505C7"/>
    <w:rsid w:val="003508D1"/>
    <w:rsid w:val="00350984"/>
    <w:rsid w:val="00350ACD"/>
    <w:rsid w:val="00350C32"/>
    <w:rsid w:val="003517B8"/>
    <w:rsid w:val="0035180E"/>
    <w:rsid w:val="003518CC"/>
    <w:rsid w:val="00351E25"/>
    <w:rsid w:val="00351E50"/>
    <w:rsid w:val="003525D2"/>
    <w:rsid w:val="00352731"/>
    <w:rsid w:val="0035286A"/>
    <w:rsid w:val="00352B3B"/>
    <w:rsid w:val="00352ED5"/>
    <w:rsid w:val="003530BC"/>
    <w:rsid w:val="003531E6"/>
    <w:rsid w:val="003531F7"/>
    <w:rsid w:val="003532EB"/>
    <w:rsid w:val="00353361"/>
    <w:rsid w:val="00353666"/>
    <w:rsid w:val="00353701"/>
    <w:rsid w:val="00353731"/>
    <w:rsid w:val="0035378E"/>
    <w:rsid w:val="00353A59"/>
    <w:rsid w:val="00353C22"/>
    <w:rsid w:val="00354138"/>
    <w:rsid w:val="0035415B"/>
    <w:rsid w:val="00354192"/>
    <w:rsid w:val="003541CC"/>
    <w:rsid w:val="00354493"/>
    <w:rsid w:val="003545C7"/>
    <w:rsid w:val="0035462B"/>
    <w:rsid w:val="003548D4"/>
    <w:rsid w:val="003549A1"/>
    <w:rsid w:val="00354AD3"/>
    <w:rsid w:val="00354B83"/>
    <w:rsid w:val="00354BBC"/>
    <w:rsid w:val="00355018"/>
    <w:rsid w:val="0035542A"/>
    <w:rsid w:val="0035561F"/>
    <w:rsid w:val="00355DE5"/>
    <w:rsid w:val="003562BB"/>
    <w:rsid w:val="00356517"/>
    <w:rsid w:val="003569D4"/>
    <w:rsid w:val="003569FF"/>
    <w:rsid w:val="00356C43"/>
    <w:rsid w:val="00356CCE"/>
    <w:rsid w:val="00356F78"/>
    <w:rsid w:val="0035761D"/>
    <w:rsid w:val="00357716"/>
    <w:rsid w:val="00357B58"/>
    <w:rsid w:val="00360205"/>
    <w:rsid w:val="003602DF"/>
    <w:rsid w:val="003604FF"/>
    <w:rsid w:val="0036054B"/>
    <w:rsid w:val="0036099A"/>
    <w:rsid w:val="00360D20"/>
    <w:rsid w:val="00360DFA"/>
    <w:rsid w:val="00360F17"/>
    <w:rsid w:val="00360F2C"/>
    <w:rsid w:val="003611E2"/>
    <w:rsid w:val="003618A9"/>
    <w:rsid w:val="00361D02"/>
    <w:rsid w:val="00361D32"/>
    <w:rsid w:val="00361E80"/>
    <w:rsid w:val="00361E9E"/>
    <w:rsid w:val="00362142"/>
    <w:rsid w:val="00362271"/>
    <w:rsid w:val="003628B2"/>
    <w:rsid w:val="003629DF"/>
    <w:rsid w:val="00362B1C"/>
    <w:rsid w:val="0036309D"/>
    <w:rsid w:val="003636B7"/>
    <w:rsid w:val="00363A81"/>
    <w:rsid w:val="00363B64"/>
    <w:rsid w:val="00363E4F"/>
    <w:rsid w:val="003643EA"/>
    <w:rsid w:val="003646C3"/>
    <w:rsid w:val="00364993"/>
    <w:rsid w:val="00364AA9"/>
    <w:rsid w:val="00364BA5"/>
    <w:rsid w:val="0036505E"/>
    <w:rsid w:val="003650B2"/>
    <w:rsid w:val="003650DA"/>
    <w:rsid w:val="00365291"/>
    <w:rsid w:val="0036541F"/>
    <w:rsid w:val="0036561E"/>
    <w:rsid w:val="0036561F"/>
    <w:rsid w:val="00365643"/>
    <w:rsid w:val="00365840"/>
    <w:rsid w:val="00365927"/>
    <w:rsid w:val="003659A6"/>
    <w:rsid w:val="00365A44"/>
    <w:rsid w:val="00365D39"/>
    <w:rsid w:val="00365D62"/>
    <w:rsid w:val="00366122"/>
    <w:rsid w:val="0036632E"/>
    <w:rsid w:val="0036646F"/>
    <w:rsid w:val="003667D6"/>
    <w:rsid w:val="00366B90"/>
    <w:rsid w:val="00366D95"/>
    <w:rsid w:val="00367D8F"/>
    <w:rsid w:val="0037017A"/>
    <w:rsid w:val="003701E9"/>
    <w:rsid w:val="003705E2"/>
    <w:rsid w:val="0037087D"/>
    <w:rsid w:val="00370C98"/>
    <w:rsid w:val="00370CCF"/>
    <w:rsid w:val="00370DC6"/>
    <w:rsid w:val="00371004"/>
    <w:rsid w:val="003714E2"/>
    <w:rsid w:val="0037153B"/>
    <w:rsid w:val="003716A6"/>
    <w:rsid w:val="00371839"/>
    <w:rsid w:val="00371CBE"/>
    <w:rsid w:val="00371F49"/>
    <w:rsid w:val="0037201A"/>
    <w:rsid w:val="003724A7"/>
    <w:rsid w:val="003725CE"/>
    <w:rsid w:val="00372703"/>
    <w:rsid w:val="00372A9D"/>
    <w:rsid w:val="00372BD0"/>
    <w:rsid w:val="00372DC6"/>
    <w:rsid w:val="00373163"/>
    <w:rsid w:val="0037331D"/>
    <w:rsid w:val="0037336B"/>
    <w:rsid w:val="00373498"/>
    <w:rsid w:val="0037356B"/>
    <w:rsid w:val="00373660"/>
    <w:rsid w:val="003738E9"/>
    <w:rsid w:val="00373C21"/>
    <w:rsid w:val="00373CDA"/>
    <w:rsid w:val="00373E51"/>
    <w:rsid w:val="00373E79"/>
    <w:rsid w:val="00373F01"/>
    <w:rsid w:val="00374042"/>
    <w:rsid w:val="003743AD"/>
    <w:rsid w:val="00374996"/>
    <w:rsid w:val="003749AE"/>
    <w:rsid w:val="00374B51"/>
    <w:rsid w:val="00374BDE"/>
    <w:rsid w:val="00374CC3"/>
    <w:rsid w:val="00374D5A"/>
    <w:rsid w:val="00374FA7"/>
    <w:rsid w:val="00375131"/>
    <w:rsid w:val="00375521"/>
    <w:rsid w:val="00375CA5"/>
    <w:rsid w:val="00375DA2"/>
    <w:rsid w:val="00375F2D"/>
    <w:rsid w:val="00376043"/>
    <w:rsid w:val="0037647F"/>
    <w:rsid w:val="0037650E"/>
    <w:rsid w:val="0037654B"/>
    <w:rsid w:val="00376611"/>
    <w:rsid w:val="00376772"/>
    <w:rsid w:val="003767AE"/>
    <w:rsid w:val="00377030"/>
    <w:rsid w:val="003770A6"/>
    <w:rsid w:val="003770E9"/>
    <w:rsid w:val="0037715C"/>
    <w:rsid w:val="003772E2"/>
    <w:rsid w:val="003773A8"/>
    <w:rsid w:val="00377CDB"/>
    <w:rsid w:val="00380213"/>
    <w:rsid w:val="00380330"/>
    <w:rsid w:val="003804B3"/>
    <w:rsid w:val="00380524"/>
    <w:rsid w:val="0038061B"/>
    <w:rsid w:val="00380690"/>
    <w:rsid w:val="003807A4"/>
    <w:rsid w:val="00380F0E"/>
    <w:rsid w:val="003812FA"/>
    <w:rsid w:val="0038141C"/>
    <w:rsid w:val="003815A3"/>
    <w:rsid w:val="003815F5"/>
    <w:rsid w:val="00381640"/>
    <w:rsid w:val="0038185B"/>
    <w:rsid w:val="00381C03"/>
    <w:rsid w:val="0038217E"/>
    <w:rsid w:val="003824D3"/>
    <w:rsid w:val="00382538"/>
    <w:rsid w:val="00382576"/>
    <w:rsid w:val="00382E18"/>
    <w:rsid w:val="00382E69"/>
    <w:rsid w:val="00382FE2"/>
    <w:rsid w:val="00383827"/>
    <w:rsid w:val="003839B4"/>
    <w:rsid w:val="00383D6F"/>
    <w:rsid w:val="00383EA7"/>
    <w:rsid w:val="00383EC3"/>
    <w:rsid w:val="00383F91"/>
    <w:rsid w:val="003840D4"/>
    <w:rsid w:val="00384104"/>
    <w:rsid w:val="003844A4"/>
    <w:rsid w:val="003845A3"/>
    <w:rsid w:val="0038476D"/>
    <w:rsid w:val="003847C3"/>
    <w:rsid w:val="00384DBB"/>
    <w:rsid w:val="00384F2E"/>
    <w:rsid w:val="003854F9"/>
    <w:rsid w:val="00385AC4"/>
    <w:rsid w:val="00385B6C"/>
    <w:rsid w:val="0038657E"/>
    <w:rsid w:val="00386628"/>
    <w:rsid w:val="003869AB"/>
    <w:rsid w:val="00386A52"/>
    <w:rsid w:val="00386E87"/>
    <w:rsid w:val="00387081"/>
    <w:rsid w:val="0038737F"/>
    <w:rsid w:val="00387582"/>
    <w:rsid w:val="00387774"/>
    <w:rsid w:val="003877BC"/>
    <w:rsid w:val="00387838"/>
    <w:rsid w:val="0038799A"/>
    <w:rsid w:val="00387ED4"/>
    <w:rsid w:val="0039002F"/>
    <w:rsid w:val="003909A3"/>
    <w:rsid w:val="00390AF9"/>
    <w:rsid w:val="00390BB1"/>
    <w:rsid w:val="00390C45"/>
    <w:rsid w:val="00391156"/>
    <w:rsid w:val="00391316"/>
    <w:rsid w:val="00391525"/>
    <w:rsid w:val="00391BA0"/>
    <w:rsid w:val="00391EE5"/>
    <w:rsid w:val="003920D8"/>
    <w:rsid w:val="0039213B"/>
    <w:rsid w:val="00392DFF"/>
    <w:rsid w:val="003931BE"/>
    <w:rsid w:val="00393829"/>
    <w:rsid w:val="00393FE3"/>
    <w:rsid w:val="00394903"/>
    <w:rsid w:val="00394A66"/>
    <w:rsid w:val="00394C21"/>
    <w:rsid w:val="003951DD"/>
    <w:rsid w:val="00395427"/>
    <w:rsid w:val="0039570A"/>
    <w:rsid w:val="0039579A"/>
    <w:rsid w:val="00395C71"/>
    <w:rsid w:val="00395EFF"/>
    <w:rsid w:val="0039607B"/>
    <w:rsid w:val="0039609F"/>
    <w:rsid w:val="00396228"/>
    <w:rsid w:val="00396282"/>
    <w:rsid w:val="0039630C"/>
    <w:rsid w:val="0039651A"/>
    <w:rsid w:val="0039699C"/>
    <w:rsid w:val="00396BB0"/>
    <w:rsid w:val="00396BD0"/>
    <w:rsid w:val="00396F3A"/>
    <w:rsid w:val="003971DB"/>
    <w:rsid w:val="00397504"/>
    <w:rsid w:val="00397561"/>
    <w:rsid w:val="00397757"/>
    <w:rsid w:val="00397A0F"/>
    <w:rsid w:val="00397E1F"/>
    <w:rsid w:val="003A040E"/>
    <w:rsid w:val="003A07B1"/>
    <w:rsid w:val="003A0991"/>
    <w:rsid w:val="003A0CEB"/>
    <w:rsid w:val="003A1012"/>
    <w:rsid w:val="003A10CB"/>
    <w:rsid w:val="003A18AB"/>
    <w:rsid w:val="003A1946"/>
    <w:rsid w:val="003A1A81"/>
    <w:rsid w:val="003A1CE8"/>
    <w:rsid w:val="003A1DDB"/>
    <w:rsid w:val="003A224F"/>
    <w:rsid w:val="003A2B49"/>
    <w:rsid w:val="003A2B86"/>
    <w:rsid w:val="003A2C32"/>
    <w:rsid w:val="003A2F23"/>
    <w:rsid w:val="003A33C7"/>
    <w:rsid w:val="003A3532"/>
    <w:rsid w:val="003A360F"/>
    <w:rsid w:val="003A3718"/>
    <w:rsid w:val="003A3791"/>
    <w:rsid w:val="003A39F1"/>
    <w:rsid w:val="003A3BAC"/>
    <w:rsid w:val="003A3D4D"/>
    <w:rsid w:val="003A3FA4"/>
    <w:rsid w:val="003A45EC"/>
    <w:rsid w:val="003A49CC"/>
    <w:rsid w:val="003A4A35"/>
    <w:rsid w:val="003A4B0F"/>
    <w:rsid w:val="003A4B85"/>
    <w:rsid w:val="003A50A7"/>
    <w:rsid w:val="003A51E9"/>
    <w:rsid w:val="003A5442"/>
    <w:rsid w:val="003A54FC"/>
    <w:rsid w:val="003A56EC"/>
    <w:rsid w:val="003A57E7"/>
    <w:rsid w:val="003A5A8A"/>
    <w:rsid w:val="003A5DAA"/>
    <w:rsid w:val="003A5E6A"/>
    <w:rsid w:val="003A6197"/>
    <w:rsid w:val="003A64E6"/>
    <w:rsid w:val="003A6C02"/>
    <w:rsid w:val="003A6CEC"/>
    <w:rsid w:val="003A6DED"/>
    <w:rsid w:val="003A7753"/>
    <w:rsid w:val="003A7E0B"/>
    <w:rsid w:val="003A7EA0"/>
    <w:rsid w:val="003B031F"/>
    <w:rsid w:val="003B0383"/>
    <w:rsid w:val="003B0A46"/>
    <w:rsid w:val="003B0BD3"/>
    <w:rsid w:val="003B0EC0"/>
    <w:rsid w:val="003B0EE8"/>
    <w:rsid w:val="003B0FD8"/>
    <w:rsid w:val="003B12AC"/>
    <w:rsid w:val="003B12E2"/>
    <w:rsid w:val="003B1324"/>
    <w:rsid w:val="003B136E"/>
    <w:rsid w:val="003B185C"/>
    <w:rsid w:val="003B2306"/>
    <w:rsid w:val="003B2329"/>
    <w:rsid w:val="003B241E"/>
    <w:rsid w:val="003B2657"/>
    <w:rsid w:val="003B28D2"/>
    <w:rsid w:val="003B2A81"/>
    <w:rsid w:val="003B2EBA"/>
    <w:rsid w:val="003B2EE4"/>
    <w:rsid w:val="003B3082"/>
    <w:rsid w:val="003B3376"/>
    <w:rsid w:val="003B358D"/>
    <w:rsid w:val="003B3B27"/>
    <w:rsid w:val="003B3C53"/>
    <w:rsid w:val="003B3DD6"/>
    <w:rsid w:val="003B4155"/>
    <w:rsid w:val="003B41AD"/>
    <w:rsid w:val="003B41B5"/>
    <w:rsid w:val="003B4377"/>
    <w:rsid w:val="003B4EB7"/>
    <w:rsid w:val="003B571F"/>
    <w:rsid w:val="003B582C"/>
    <w:rsid w:val="003B5888"/>
    <w:rsid w:val="003B5CD4"/>
    <w:rsid w:val="003B5E6A"/>
    <w:rsid w:val="003B5F08"/>
    <w:rsid w:val="003B6067"/>
    <w:rsid w:val="003B60E5"/>
    <w:rsid w:val="003B60EF"/>
    <w:rsid w:val="003B60F6"/>
    <w:rsid w:val="003B6701"/>
    <w:rsid w:val="003B6805"/>
    <w:rsid w:val="003B6916"/>
    <w:rsid w:val="003B6931"/>
    <w:rsid w:val="003B6BBA"/>
    <w:rsid w:val="003B6BE6"/>
    <w:rsid w:val="003B710B"/>
    <w:rsid w:val="003B750D"/>
    <w:rsid w:val="003B7D8B"/>
    <w:rsid w:val="003B7FF7"/>
    <w:rsid w:val="003C0184"/>
    <w:rsid w:val="003C03F4"/>
    <w:rsid w:val="003C07DF"/>
    <w:rsid w:val="003C0C44"/>
    <w:rsid w:val="003C10F5"/>
    <w:rsid w:val="003C15C1"/>
    <w:rsid w:val="003C1829"/>
    <w:rsid w:val="003C183A"/>
    <w:rsid w:val="003C196D"/>
    <w:rsid w:val="003C1B40"/>
    <w:rsid w:val="003C1FAB"/>
    <w:rsid w:val="003C2194"/>
    <w:rsid w:val="003C21C4"/>
    <w:rsid w:val="003C233C"/>
    <w:rsid w:val="003C2754"/>
    <w:rsid w:val="003C277E"/>
    <w:rsid w:val="003C287A"/>
    <w:rsid w:val="003C2A8D"/>
    <w:rsid w:val="003C2B7F"/>
    <w:rsid w:val="003C32B8"/>
    <w:rsid w:val="003C3813"/>
    <w:rsid w:val="003C3F1F"/>
    <w:rsid w:val="003C4335"/>
    <w:rsid w:val="003C4782"/>
    <w:rsid w:val="003C4B3E"/>
    <w:rsid w:val="003C4E8D"/>
    <w:rsid w:val="003C50C8"/>
    <w:rsid w:val="003C51A6"/>
    <w:rsid w:val="003C51C8"/>
    <w:rsid w:val="003C5716"/>
    <w:rsid w:val="003C58C0"/>
    <w:rsid w:val="003C5999"/>
    <w:rsid w:val="003C5A72"/>
    <w:rsid w:val="003C5AFC"/>
    <w:rsid w:val="003C6CA8"/>
    <w:rsid w:val="003C6DFF"/>
    <w:rsid w:val="003C709D"/>
    <w:rsid w:val="003C717F"/>
    <w:rsid w:val="003C75D4"/>
    <w:rsid w:val="003C765C"/>
    <w:rsid w:val="003C76A7"/>
    <w:rsid w:val="003C7A5F"/>
    <w:rsid w:val="003C7E1E"/>
    <w:rsid w:val="003C7E27"/>
    <w:rsid w:val="003D04F1"/>
    <w:rsid w:val="003D0600"/>
    <w:rsid w:val="003D073B"/>
    <w:rsid w:val="003D085A"/>
    <w:rsid w:val="003D0BC4"/>
    <w:rsid w:val="003D0BFE"/>
    <w:rsid w:val="003D0FFC"/>
    <w:rsid w:val="003D1090"/>
    <w:rsid w:val="003D1266"/>
    <w:rsid w:val="003D1335"/>
    <w:rsid w:val="003D13E3"/>
    <w:rsid w:val="003D1903"/>
    <w:rsid w:val="003D1B97"/>
    <w:rsid w:val="003D1D0B"/>
    <w:rsid w:val="003D1E26"/>
    <w:rsid w:val="003D1E41"/>
    <w:rsid w:val="003D206A"/>
    <w:rsid w:val="003D2208"/>
    <w:rsid w:val="003D22AC"/>
    <w:rsid w:val="003D22BE"/>
    <w:rsid w:val="003D24A4"/>
    <w:rsid w:val="003D2926"/>
    <w:rsid w:val="003D3467"/>
    <w:rsid w:val="003D358C"/>
    <w:rsid w:val="003D3C82"/>
    <w:rsid w:val="003D4429"/>
    <w:rsid w:val="003D4520"/>
    <w:rsid w:val="003D46B6"/>
    <w:rsid w:val="003D4815"/>
    <w:rsid w:val="003D4916"/>
    <w:rsid w:val="003D4D1E"/>
    <w:rsid w:val="003D5135"/>
    <w:rsid w:val="003D514F"/>
    <w:rsid w:val="003D51BA"/>
    <w:rsid w:val="003D5441"/>
    <w:rsid w:val="003D5491"/>
    <w:rsid w:val="003D5620"/>
    <w:rsid w:val="003D56BB"/>
    <w:rsid w:val="003D5758"/>
    <w:rsid w:val="003D57A6"/>
    <w:rsid w:val="003D57EB"/>
    <w:rsid w:val="003D58D6"/>
    <w:rsid w:val="003D5938"/>
    <w:rsid w:val="003D5CB9"/>
    <w:rsid w:val="003D5F13"/>
    <w:rsid w:val="003D60ED"/>
    <w:rsid w:val="003D6100"/>
    <w:rsid w:val="003D6129"/>
    <w:rsid w:val="003D6176"/>
    <w:rsid w:val="003D64EA"/>
    <w:rsid w:val="003D6583"/>
    <w:rsid w:val="003D70DD"/>
    <w:rsid w:val="003D7357"/>
    <w:rsid w:val="003D75FF"/>
    <w:rsid w:val="003D7FC6"/>
    <w:rsid w:val="003E010F"/>
    <w:rsid w:val="003E01F4"/>
    <w:rsid w:val="003E0279"/>
    <w:rsid w:val="003E0353"/>
    <w:rsid w:val="003E058F"/>
    <w:rsid w:val="003E093E"/>
    <w:rsid w:val="003E165D"/>
    <w:rsid w:val="003E1779"/>
    <w:rsid w:val="003E1C6A"/>
    <w:rsid w:val="003E1FF9"/>
    <w:rsid w:val="003E2094"/>
    <w:rsid w:val="003E3805"/>
    <w:rsid w:val="003E3970"/>
    <w:rsid w:val="003E3AFC"/>
    <w:rsid w:val="003E4458"/>
    <w:rsid w:val="003E49B0"/>
    <w:rsid w:val="003E4BC7"/>
    <w:rsid w:val="003E4C5E"/>
    <w:rsid w:val="003E4DA9"/>
    <w:rsid w:val="003E4FCF"/>
    <w:rsid w:val="003E50E8"/>
    <w:rsid w:val="003E5639"/>
    <w:rsid w:val="003E57E5"/>
    <w:rsid w:val="003E5BC4"/>
    <w:rsid w:val="003E5CB6"/>
    <w:rsid w:val="003E6018"/>
    <w:rsid w:val="003E6159"/>
    <w:rsid w:val="003E633A"/>
    <w:rsid w:val="003E6557"/>
    <w:rsid w:val="003E6651"/>
    <w:rsid w:val="003E6A0B"/>
    <w:rsid w:val="003E6AC7"/>
    <w:rsid w:val="003E6C41"/>
    <w:rsid w:val="003E70ED"/>
    <w:rsid w:val="003E77CD"/>
    <w:rsid w:val="003E7BCC"/>
    <w:rsid w:val="003F0103"/>
    <w:rsid w:val="003F0209"/>
    <w:rsid w:val="003F0333"/>
    <w:rsid w:val="003F033D"/>
    <w:rsid w:val="003F043E"/>
    <w:rsid w:val="003F048B"/>
    <w:rsid w:val="003F06CF"/>
    <w:rsid w:val="003F0823"/>
    <w:rsid w:val="003F097B"/>
    <w:rsid w:val="003F09B4"/>
    <w:rsid w:val="003F0BD9"/>
    <w:rsid w:val="003F0D70"/>
    <w:rsid w:val="003F0F5C"/>
    <w:rsid w:val="003F107B"/>
    <w:rsid w:val="003F155B"/>
    <w:rsid w:val="003F1579"/>
    <w:rsid w:val="003F1678"/>
    <w:rsid w:val="003F1945"/>
    <w:rsid w:val="003F1B69"/>
    <w:rsid w:val="003F1DC8"/>
    <w:rsid w:val="003F1F31"/>
    <w:rsid w:val="003F1F63"/>
    <w:rsid w:val="003F1F70"/>
    <w:rsid w:val="003F2089"/>
    <w:rsid w:val="003F2175"/>
    <w:rsid w:val="003F2343"/>
    <w:rsid w:val="003F2629"/>
    <w:rsid w:val="003F26C5"/>
    <w:rsid w:val="003F2705"/>
    <w:rsid w:val="003F272B"/>
    <w:rsid w:val="003F2E72"/>
    <w:rsid w:val="003F3032"/>
    <w:rsid w:val="003F30DF"/>
    <w:rsid w:val="003F35CD"/>
    <w:rsid w:val="003F3683"/>
    <w:rsid w:val="003F3B0C"/>
    <w:rsid w:val="003F3DBB"/>
    <w:rsid w:val="003F3E65"/>
    <w:rsid w:val="003F4110"/>
    <w:rsid w:val="003F4166"/>
    <w:rsid w:val="003F4584"/>
    <w:rsid w:val="003F4675"/>
    <w:rsid w:val="003F4833"/>
    <w:rsid w:val="003F4D83"/>
    <w:rsid w:val="003F4FA6"/>
    <w:rsid w:val="003F517D"/>
    <w:rsid w:val="003F5533"/>
    <w:rsid w:val="003F578B"/>
    <w:rsid w:val="003F5A59"/>
    <w:rsid w:val="003F5A6E"/>
    <w:rsid w:val="003F5C9D"/>
    <w:rsid w:val="003F5D84"/>
    <w:rsid w:val="003F5DD4"/>
    <w:rsid w:val="003F5E2E"/>
    <w:rsid w:val="003F64CD"/>
    <w:rsid w:val="003F64F5"/>
    <w:rsid w:val="003F65BC"/>
    <w:rsid w:val="003F65FF"/>
    <w:rsid w:val="003F6623"/>
    <w:rsid w:val="003F66F4"/>
    <w:rsid w:val="003F691E"/>
    <w:rsid w:val="003F6A3B"/>
    <w:rsid w:val="003F6ACA"/>
    <w:rsid w:val="003F7061"/>
    <w:rsid w:val="003F7169"/>
    <w:rsid w:val="003F72A0"/>
    <w:rsid w:val="003F76AE"/>
    <w:rsid w:val="003F7C44"/>
    <w:rsid w:val="003F7CB8"/>
    <w:rsid w:val="003F7E37"/>
    <w:rsid w:val="00400010"/>
    <w:rsid w:val="0040026C"/>
    <w:rsid w:val="004002E9"/>
    <w:rsid w:val="004005D0"/>
    <w:rsid w:val="004005E6"/>
    <w:rsid w:val="00400721"/>
    <w:rsid w:val="00400A76"/>
    <w:rsid w:val="00400D10"/>
    <w:rsid w:val="00400E9F"/>
    <w:rsid w:val="004010FE"/>
    <w:rsid w:val="00401169"/>
    <w:rsid w:val="004011E3"/>
    <w:rsid w:val="0040178D"/>
    <w:rsid w:val="00401F5A"/>
    <w:rsid w:val="0040250A"/>
    <w:rsid w:val="004025AB"/>
    <w:rsid w:val="0040276E"/>
    <w:rsid w:val="0040281B"/>
    <w:rsid w:val="0040294B"/>
    <w:rsid w:val="00402A27"/>
    <w:rsid w:val="00402BC9"/>
    <w:rsid w:val="0040349E"/>
    <w:rsid w:val="0040356B"/>
    <w:rsid w:val="00403618"/>
    <w:rsid w:val="004036F3"/>
    <w:rsid w:val="004036FA"/>
    <w:rsid w:val="004038A4"/>
    <w:rsid w:val="00403AA5"/>
    <w:rsid w:val="00403E0F"/>
    <w:rsid w:val="00403F6B"/>
    <w:rsid w:val="00403FD6"/>
    <w:rsid w:val="004040E5"/>
    <w:rsid w:val="004041FA"/>
    <w:rsid w:val="00404355"/>
    <w:rsid w:val="00404737"/>
    <w:rsid w:val="004048E8"/>
    <w:rsid w:val="00404BB6"/>
    <w:rsid w:val="004050CC"/>
    <w:rsid w:val="004051F4"/>
    <w:rsid w:val="004052D3"/>
    <w:rsid w:val="00405440"/>
    <w:rsid w:val="004054D5"/>
    <w:rsid w:val="0040570F"/>
    <w:rsid w:val="00405722"/>
    <w:rsid w:val="00405A25"/>
    <w:rsid w:val="00405B60"/>
    <w:rsid w:val="00405E77"/>
    <w:rsid w:val="00405F83"/>
    <w:rsid w:val="00406090"/>
    <w:rsid w:val="004060FA"/>
    <w:rsid w:val="004061BC"/>
    <w:rsid w:val="0040621C"/>
    <w:rsid w:val="0040638F"/>
    <w:rsid w:val="0040641E"/>
    <w:rsid w:val="00406800"/>
    <w:rsid w:val="004068F9"/>
    <w:rsid w:val="0040692D"/>
    <w:rsid w:val="0040697B"/>
    <w:rsid w:val="00406B1F"/>
    <w:rsid w:val="00406E13"/>
    <w:rsid w:val="00406EA9"/>
    <w:rsid w:val="0040741B"/>
    <w:rsid w:val="00407535"/>
    <w:rsid w:val="0040767C"/>
    <w:rsid w:val="004076A2"/>
    <w:rsid w:val="004076E7"/>
    <w:rsid w:val="004079CF"/>
    <w:rsid w:val="00407C0E"/>
    <w:rsid w:val="00407DBC"/>
    <w:rsid w:val="00407EDB"/>
    <w:rsid w:val="00407EFF"/>
    <w:rsid w:val="00407FA4"/>
    <w:rsid w:val="0041010C"/>
    <w:rsid w:val="00410430"/>
    <w:rsid w:val="004104BC"/>
    <w:rsid w:val="0041056E"/>
    <w:rsid w:val="00410682"/>
    <w:rsid w:val="00410DEA"/>
    <w:rsid w:val="00410F02"/>
    <w:rsid w:val="00410FD5"/>
    <w:rsid w:val="00411218"/>
    <w:rsid w:val="00411721"/>
    <w:rsid w:val="00411777"/>
    <w:rsid w:val="00411EC2"/>
    <w:rsid w:val="00412406"/>
    <w:rsid w:val="00412442"/>
    <w:rsid w:val="004124FD"/>
    <w:rsid w:val="004127F5"/>
    <w:rsid w:val="004129C2"/>
    <w:rsid w:val="00412AEA"/>
    <w:rsid w:val="00412C05"/>
    <w:rsid w:val="00412C78"/>
    <w:rsid w:val="004130A8"/>
    <w:rsid w:val="0041317D"/>
    <w:rsid w:val="0041319E"/>
    <w:rsid w:val="00413311"/>
    <w:rsid w:val="0041344C"/>
    <w:rsid w:val="004134AE"/>
    <w:rsid w:val="00413A66"/>
    <w:rsid w:val="00413FF5"/>
    <w:rsid w:val="004144B0"/>
    <w:rsid w:val="004144E5"/>
    <w:rsid w:val="004147A9"/>
    <w:rsid w:val="00414F55"/>
    <w:rsid w:val="00414F77"/>
    <w:rsid w:val="004150A6"/>
    <w:rsid w:val="004150AE"/>
    <w:rsid w:val="004151E1"/>
    <w:rsid w:val="004153C2"/>
    <w:rsid w:val="004153E4"/>
    <w:rsid w:val="004153E9"/>
    <w:rsid w:val="004155C5"/>
    <w:rsid w:val="004155C6"/>
    <w:rsid w:val="00415921"/>
    <w:rsid w:val="00415C5C"/>
    <w:rsid w:val="00415D32"/>
    <w:rsid w:val="00415DEE"/>
    <w:rsid w:val="00416492"/>
    <w:rsid w:val="00416501"/>
    <w:rsid w:val="00417218"/>
    <w:rsid w:val="0041726D"/>
    <w:rsid w:val="004172DF"/>
    <w:rsid w:val="00417778"/>
    <w:rsid w:val="00417B9D"/>
    <w:rsid w:val="00417BB6"/>
    <w:rsid w:val="00417BCC"/>
    <w:rsid w:val="00417E89"/>
    <w:rsid w:val="004202FD"/>
    <w:rsid w:val="004205E0"/>
    <w:rsid w:val="00420D75"/>
    <w:rsid w:val="00421388"/>
    <w:rsid w:val="0042148A"/>
    <w:rsid w:val="0042167A"/>
    <w:rsid w:val="004218D8"/>
    <w:rsid w:val="004223D9"/>
    <w:rsid w:val="004225C3"/>
    <w:rsid w:val="00422907"/>
    <w:rsid w:val="00422B19"/>
    <w:rsid w:val="00422BC3"/>
    <w:rsid w:val="00422BCB"/>
    <w:rsid w:val="00422EFE"/>
    <w:rsid w:val="00423203"/>
    <w:rsid w:val="00423269"/>
    <w:rsid w:val="00423525"/>
    <w:rsid w:val="00423586"/>
    <w:rsid w:val="004238E6"/>
    <w:rsid w:val="004238F7"/>
    <w:rsid w:val="00423AC3"/>
    <w:rsid w:val="00423C67"/>
    <w:rsid w:val="00423DC8"/>
    <w:rsid w:val="00423EE2"/>
    <w:rsid w:val="00423FE7"/>
    <w:rsid w:val="004240CD"/>
    <w:rsid w:val="0042414F"/>
    <w:rsid w:val="004242DD"/>
    <w:rsid w:val="0042436A"/>
    <w:rsid w:val="0042445D"/>
    <w:rsid w:val="00424981"/>
    <w:rsid w:val="004249A1"/>
    <w:rsid w:val="00424F7E"/>
    <w:rsid w:val="00424FCC"/>
    <w:rsid w:val="00425283"/>
    <w:rsid w:val="004253FF"/>
    <w:rsid w:val="0042563F"/>
    <w:rsid w:val="0042587A"/>
    <w:rsid w:val="00425963"/>
    <w:rsid w:val="00425F01"/>
    <w:rsid w:val="00426484"/>
    <w:rsid w:val="004267F9"/>
    <w:rsid w:val="0042687E"/>
    <w:rsid w:val="00426979"/>
    <w:rsid w:val="00426A5C"/>
    <w:rsid w:val="00426B01"/>
    <w:rsid w:val="00426D76"/>
    <w:rsid w:val="004273A0"/>
    <w:rsid w:val="004274F2"/>
    <w:rsid w:val="00427587"/>
    <w:rsid w:val="00427AE3"/>
    <w:rsid w:val="00427B47"/>
    <w:rsid w:val="004302DD"/>
    <w:rsid w:val="004302DF"/>
    <w:rsid w:val="004307F5"/>
    <w:rsid w:val="004308F5"/>
    <w:rsid w:val="00430BA8"/>
    <w:rsid w:val="00430C8F"/>
    <w:rsid w:val="00430DC6"/>
    <w:rsid w:val="004316C5"/>
    <w:rsid w:val="00431A8D"/>
    <w:rsid w:val="00431E81"/>
    <w:rsid w:val="00432044"/>
    <w:rsid w:val="0043220E"/>
    <w:rsid w:val="00432454"/>
    <w:rsid w:val="0043285C"/>
    <w:rsid w:val="00432983"/>
    <w:rsid w:val="0043299C"/>
    <w:rsid w:val="004334A2"/>
    <w:rsid w:val="00433538"/>
    <w:rsid w:val="004336D3"/>
    <w:rsid w:val="004340AC"/>
    <w:rsid w:val="004340E5"/>
    <w:rsid w:val="004343A4"/>
    <w:rsid w:val="00434420"/>
    <w:rsid w:val="0043461D"/>
    <w:rsid w:val="00434CFC"/>
    <w:rsid w:val="00434F9E"/>
    <w:rsid w:val="004354CF"/>
    <w:rsid w:val="00435535"/>
    <w:rsid w:val="004356F1"/>
    <w:rsid w:val="00435AE3"/>
    <w:rsid w:val="00435AE5"/>
    <w:rsid w:val="00435BE7"/>
    <w:rsid w:val="0043637F"/>
    <w:rsid w:val="00436553"/>
    <w:rsid w:val="004366EF"/>
    <w:rsid w:val="004368BB"/>
    <w:rsid w:val="0043696E"/>
    <w:rsid w:val="00436A3B"/>
    <w:rsid w:val="00436E01"/>
    <w:rsid w:val="00436E80"/>
    <w:rsid w:val="00436FAB"/>
    <w:rsid w:val="00437069"/>
    <w:rsid w:val="0043720F"/>
    <w:rsid w:val="00437614"/>
    <w:rsid w:val="0043770F"/>
    <w:rsid w:val="00437B30"/>
    <w:rsid w:val="00437CDC"/>
    <w:rsid w:val="00440218"/>
    <w:rsid w:val="00440265"/>
    <w:rsid w:val="00440454"/>
    <w:rsid w:val="00440504"/>
    <w:rsid w:val="0044058C"/>
    <w:rsid w:val="004405DA"/>
    <w:rsid w:val="00440841"/>
    <w:rsid w:val="004409E5"/>
    <w:rsid w:val="00440A82"/>
    <w:rsid w:val="00440B70"/>
    <w:rsid w:val="00440C3D"/>
    <w:rsid w:val="00440C57"/>
    <w:rsid w:val="00440D20"/>
    <w:rsid w:val="00440E3B"/>
    <w:rsid w:val="00441073"/>
    <w:rsid w:val="00441575"/>
    <w:rsid w:val="004418AF"/>
    <w:rsid w:val="00441AC8"/>
    <w:rsid w:val="00441E9C"/>
    <w:rsid w:val="00441F76"/>
    <w:rsid w:val="0044207F"/>
    <w:rsid w:val="0044216F"/>
    <w:rsid w:val="0044217B"/>
    <w:rsid w:val="0044236A"/>
    <w:rsid w:val="00442490"/>
    <w:rsid w:val="00442802"/>
    <w:rsid w:val="00442A00"/>
    <w:rsid w:val="00442EFE"/>
    <w:rsid w:val="00442F44"/>
    <w:rsid w:val="00443326"/>
    <w:rsid w:val="004433B8"/>
    <w:rsid w:val="0044347C"/>
    <w:rsid w:val="0044386F"/>
    <w:rsid w:val="004438AB"/>
    <w:rsid w:val="00443AE0"/>
    <w:rsid w:val="00443C00"/>
    <w:rsid w:val="00443C80"/>
    <w:rsid w:val="004441B7"/>
    <w:rsid w:val="004447C4"/>
    <w:rsid w:val="0044486D"/>
    <w:rsid w:val="00444AAA"/>
    <w:rsid w:val="00444E5D"/>
    <w:rsid w:val="004453AB"/>
    <w:rsid w:val="0044577D"/>
    <w:rsid w:val="00445BC0"/>
    <w:rsid w:val="00445FE1"/>
    <w:rsid w:val="00446453"/>
    <w:rsid w:val="00446545"/>
    <w:rsid w:val="0044679A"/>
    <w:rsid w:val="00446AAC"/>
    <w:rsid w:val="00446B2B"/>
    <w:rsid w:val="00446DBD"/>
    <w:rsid w:val="00446E72"/>
    <w:rsid w:val="00446FF2"/>
    <w:rsid w:val="00447518"/>
    <w:rsid w:val="004477DA"/>
    <w:rsid w:val="00447F83"/>
    <w:rsid w:val="00448DA9"/>
    <w:rsid w:val="004501D0"/>
    <w:rsid w:val="00450228"/>
    <w:rsid w:val="004502BC"/>
    <w:rsid w:val="0045035A"/>
    <w:rsid w:val="00450583"/>
    <w:rsid w:val="004505A7"/>
    <w:rsid w:val="00450879"/>
    <w:rsid w:val="0045097C"/>
    <w:rsid w:val="00450B04"/>
    <w:rsid w:val="00451052"/>
    <w:rsid w:val="00451366"/>
    <w:rsid w:val="004513EE"/>
    <w:rsid w:val="00451534"/>
    <w:rsid w:val="004517E9"/>
    <w:rsid w:val="004517F5"/>
    <w:rsid w:val="0045183B"/>
    <w:rsid w:val="00451A5A"/>
    <w:rsid w:val="00451C13"/>
    <w:rsid w:val="00451CB2"/>
    <w:rsid w:val="00451E0A"/>
    <w:rsid w:val="00451F3E"/>
    <w:rsid w:val="00452142"/>
    <w:rsid w:val="00452AD1"/>
    <w:rsid w:val="00452BB0"/>
    <w:rsid w:val="00452CC3"/>
    <w:rsid w:val="0045307A"/>
    <w:rsid w:val="0045328C"/>
    <w:rsid w:val="004533F4"/>
    <w:rsid w:val="00453412"/>
    <w:rsid w:val="00453886"/>
    <w:rsid w:val="00453FB6"/>
    <w:rsid w:val="00454114"/>
    <w:rsid w:val="004543E3"/>
    <w:rsid w:val="0045443A"/>
    <w:rsid w:val="0045447D"/>
    <w:rsid w:val="0045450B"/>
    <w:rsid w:val="00454532"/>
    <w:rsid w:val="004546F7"/>
    <w:rsid w:val="00454788"/>
    <w:rsid w:val="00454CA5"/>
    <w:rsid w:val="004550C4"/>
    <w:rsid w:val="004557CB"/>
    <w:rsid w:val="004558D0"/>
    <w:rsid w:val="004559C4"/>
    <w:rsid w:val="00455C9E"/>
    <w:rsid w:val="00455D75"/>
    <w:rsid w:val="00455EF0"/>
    <w:rsid w:val="00455FB5"/>
    <w:rsid w:val="0045643E"/>
    <w:rsid w:val="0045647D"/>
    <w:rsid w:val="0045651A"/>
    <w:rsid w:val="0045658E"/>
    <w:rsid w:val="0045673F"/>
    <w:rsid w:val="00456740"/>
    <w:rsid w:val="00456A29"/>
    <w:rsid w:val="00456CCB"/>
    <w:rsid w:val="00457121"/>
    <w:rsid w:val="00457500"/>
    <w:rsid w:val="004575D5"/>
    <w:rsid w:val="004575E8"/>
    <w:rsid w:val="00457D33"/>
    <w:rsid w:val="00457D91"/>
    <w:rsid w:val="00457DE3"/>
    <w:rsid w:val="00460259"/>
    <w:rsid w:val="0046026A"/>
    <w:rsid w:val="004603B9"/>
    <w:rsid w:val="004603C2"/>
    <w:rsid w:val="0046059A"/>
    <w:rsid w:val="00460648"/>
    <w:rsid w:val="00460839"/>
    <w:rsid w:val="0046083E"/>
    <w:rsid w:val="004608DA"/>
    <w:rsid w:val="004608DF"/>
    <w:rsid w:val="00460C47"/>
    <w:rsid w:val="00460D87"/>
    <w:rsid w:val="00460ED0"/>
    <w:rsid w:val="004611ED"/>
    <w:rsid w:val="0046153B"/>
    <w:rsid w:val="00461701"/>
    <w:rsid w:val="004617D1"/>
    <w:rsid w:val="0046186C"/>
    <w:rsid w:val="00461F35"/>
    <w:rsid w:val="00462146"/>
    <w:rsid w:val="004622CD"/>
    <w:rsid w:val="0046252A"/>
    <w:rsid w:val="00462B45"/>
    <w:rsid w:val="0046337B"/>
    <w:rsid w:val="00463909"/>
    <w:rsid w:val="0046393F"/>
    <w:rsid w:val="004649A6"/>
    <w:rsid w:val="00464B59"/>
    <w:rsid w:val="00464CC9"/>
    <w:rsid w:val="00464D4A"/>
    <w:rsid w:val="00464E29"/>
    <w:rsid w:val="00464E63"/>
    <w:rsid w:val="0046537C"/>
    <w:rsid w:val="00465506"/>
    <w:rsid w:val="0046551F"/>
    <w:rsid w:val="0046557C"/>
    <w:rsid w:val="004655B0"/>
    <w:rsid w:val="004655F8"/>
    <w:rsid w:val="0046595F"/>
    <w:rsid w:val="00465C18"/>
    <w:rsid w:val="00465D10"/>
    <w:rsid w:val="00465D7F"/>
    <w:rsid w:val="0046602A"/>
    <w:rsid w:val="00466178"/>
    <w:rsid w:val="004661AB"/>
    <w:rsid w:val="00467077"/>
    <w:rsid w:val="004673D5"/>
    <w:rsid w:val="0046767B"/>
    <w:rsid w:val="004678C1"/>
    <w:rsid w:val="00467A61"/>
    <w:rsid w:val="00467AE7"/>
    <w:rsid w:val="00467DA8"/>
    <w:rsid w:val="00467F01"/>
    <w:rsid w:val="004704B3"/>
    <w:rsid w:val="00470837"/>
    <w:rsid w:val="00470AEC"/>
    <w:rsid w:val="00471040"/>
    <w:rsid w:val="00471163"/>
    <w:rsid w:val="004714B4"/>
    <w:rsid w:val="004718ED"/>
    <w:rsid w:val="00471CC1"/>
    <w:rsid w:val="00471CC9"/>
    <w:rsid w:val="00471D9B"/>
    <w:rsid w:val="00472343"/>
    <w:rsid w:val="00472498"/>
    <w:rsid w:val="00472535"/>
    <w:rsid w:val="004725D7"/>
    <w:rsid w:val="0047343B"/>
    <w:rsid w:val="00473757"/>
    <w:rsid w:val="00473B4E"/>
    <w:rsid w:val="00473C96"/>
    <w:rsid w:val="00473D5A"/>
    <w:rsid w:val="004740B3"/>
    <w:rsid w:val="004743B2"/>
    <w:rsid w:val="0047441E"/>
    <w:rsid w:val="004745D1"/>
    <w:rsid w:val="0047472F"/>
    <w:rsid w:val="00474747"/>
    <w:rsid w:val="004749E0"/>
    <w:rsid w:val="00474C15"/>
    <w:rsid w:val="00474F33"/>
    <w:rsid w:val="0047539E"/>
    <w:rsid w:val="0047553E"/>
    <w:rsid w:val="0047565E"/>
    <w:rsid w:val="00475AB4"/>
    <w:rsid w:val="00475C04"/>
    <w:rsid w:val="004761DC"/>
    <w:rsid w:val="004762D1"/>
    <w:rsid w:val="004763E3"/>
    <w:rsid w:val="00476885"/>
    <w:rsid w:val="004769F7"/>
    <w:rsid w:val="00476A2C"/>
    <w:rsid w:val="00476A5F"/>
    <w:rsid w:val="0047727D"/>
    <w:rsid w:val="00477551"/>
    <w:rsid w:val="00477918"/>
    <w:rsid w:val="00477BF2"/>
    <w:rsid w:val="00477D32"/>
    <w:rsid w:val="00477E37"/>
    <w:rsid w:val="00477E58"/>
    <w:rsid w:val="00477F9E"/>
    <w:rsid w:val="00478D88"/>
    <w:rsid w:val="0048073F"/>
    <w:rsid w:val="0048088A"/>
    <w:rsid w:val="00480976"/>
    <w:rsid w:val="00480ABF"/>
    <w:rsid w:val="00480C01"/>
    <w:rsid w:val="00480D01"/>
    <w:rsid w:val="00480D09"/>
    <w:rsid w:val="00480E67"/>
    <w:rsid w:val="00481044"/>
    <w:rsid w:val="00481070"/>
    <w:rsid w:val="00481390"/>
    <w:rsid w:val="0048157B"/>
    <w:rsid w:val="004818A3"/>
    <w:rsid w:val="00481C8C"/>
    <w:rsid w:val="004822D4"/>
    <w:rsid w:val="00482458"/>
    <w:rsid w:val="004824CE"/>
    <w:rsid w:val="00482619"/>
    <w:rsid w:val="004828B2"/>
    <w:rsid w:val="00482973"/>
    <w:rsid w:val="00482A60"/>
    <w:rsid w:val="00482AA9"/>
    <w:rsid w:val="004837A0"/>
    <w:rsid w:val="004839BD"/>
    <w:rsid w:val="00483BC2"/>
    <w:rsid w:val="00483F99"/>
    <w:rsid w:val="004843E1"/>
    <w:rsid w:val="0048460E"/>
    <w:rsid w:val="004848BC"/>
    <w:rsid w:val="00484962"/>
    <w:rsid w:val="00484A16"/>
    <w:rsid w:val="00484A6F"/>
    <w:rsid w:val="00484BFA"/>
    <w:rsid w:val="00484C32"/>
    <w:rsid w:val="004853D9"/>
    <w:rsid w:val="004855CB"/>
    <w:rsid w:val="00485701"/>
    <w:rsid w:val="00485740"/>
    <w:rsid w:val="00485DC2"/>
    <w:rsid w:val="00485F60"/>
    <w:rsid w:val="00485FAF"/>
    <w:rsid w:val="004862F9"/>
    <w:rsid w:val="004867FD"/>
    <w:rsid w:val="00486CD5"/>
    <w:rsid w:val="0048754C"/>
    <w:rsid w:val="004877F0"/>
    <w:rsid w:val="0048799A"/>
    <w:rsid w:val="00487A8F"/>
    <w:rsid w:val="00487B52"/>
    <w:rsid w:val="00487C38"/>
    <w:rsid w:val="00487D49"/>
    <w:rsid w:val="00487EC2"/>
    <w:rsid w:val="00490083"/>
    <w:rsid w:val="00490490"/>
    <w:rsid w:val="00490991"/>
    <w:rsid w:val="00490AA0"/>
    <w:rsid w:val="00490EFF"/>
    <w:rsid w:val="00490F9D"/>
    <w:rsid w:val="004910E2"/>
    <w:rsid w:val="00491382"/>
    <w:rsid w:val="00491A0B"/>
    <w:rsid w:val="00491C04"/>
    <w:rsid w:val="00491D3E"/>
    <w:rsid w:val="00491E8A"/>
    <w:rsid w:val="0049240A"/>
    <w:rsid w:val="00492712"/>
    <w:rsid w:val="00492AC7"/>
    <w:rsid w:val="00492C04"/>
    <w:rsid w:val="00492C7C"/>
    <w:rsid w:val="00492FB4"/>
    <w:rsid w:val="00493178"/>
    <w:rsid w:val="004931A0"/>
    <w:rsid w:val="004932A0"/>
    <w:rsid w:val="004936F7"/>
    <w:rsid w:val="00493C72"/>
    <w:rsid w:val="00493CC6"/>
    <w:rsid w:val="00493CFF"/>
    <w:rsid w:val="00493D8B"/>
    <w:rsid w:val="00494139"/>
    <w:rsid w:val="004941F0"/>
    <w:rsid w:val="00494204"/>
    <w:rsid w:val="004945AD"/>
    <w:rsid w:val="0049460A"/>
    <w:rsid w:val="00494FAD"/>
    <w:rsid w:val="00495727"/>
    <w:rsid w:val="0049576F"/>
    <w:rsid w:val="00495EAE"/>
    <w:rsid w:val="00496034"/>
    <w:rsid w:val="0049652E"/>
    <w:rsid w:val="004968E0"/>
    <w:rsid w:val="00496960"/>
    <w:rsid w:val="004969D9"/>
    <w:rsid w:val="00497409"/>
    <w:rsid w:val="00497BF3"/>
    <w:rsid w:val="00497BF4"/>
    <w:rsid w:val="00497C43"/>
    <w:rsid w:val="004A02E5"/>
    <w:rsid w:val="004A0302"/>
    <w:rsid w:val="004A070F"/>
    <w:rsid w:val="004A0BEC"/>
    <w:rsid w:val="004A0E97"/>
    <w:rsid w:val="004A128E"/>
    <w:rsid w:val="004A1522"/>
    <w:rsid w:val="004A153E"/>
    <w:rsid w:val="004A1639"/>
    <w:rsid w:val="004A1B02"/>
    <w:rsid w:val="004A1B8C"/>
    <w:rsid w:val="004A1DBA"/>
    <w:rsid w:val="004A1E3F"/>
    <w:rsid w:val="004A2017"/>
    <w:rsid w:val="004A232A"/>
    <w:rsid w:val="004A23D5"/>
    <w:rsid w:val="004A2447"/>
    <w:rsid w:val="004A2718"/>
    <w:rsid w:val="004A27CC"/>
    <w:rsid w:val="004A2B3D"/>
    <w:rsid w:val="004A2BA9"/>
    <w:rsid w:val="004A2D7B"/>
    <w:rsid w:val="004A2E20"/>
    <w:rsid w:val="004A2E42"/>
    <w:rsid w:val="004A2E97"/>
    <w:rsid w:val="004A316E"/>
    <w:rsid w:val="004A31A0"/>
    <w:rsid w:val="004A32AD"/>
    <w:rsid w:val="004A3418"/>
    <w:rsid w:val="004A3809"/>
    <w:rsid w:val="004A387D"/>
    <w:rsid w:val="004A3929"/>
    <w:rsid w:val="004A3A21"/>
    <w:rsid w:val="004A3DAB"/>
    <w:rsid w:val="004A42FE"/>
    <w:rsid w:val="004A44A6"/>
    <w:rsid w:val="004A4576"/>
    <w:rsid w:val="004A4630"/>
    <w:rsid w:val="004A491F"/>
    <w:rsid w:val="004A4C01"/>
    <w:rsid w:val="004A4DB5"/>
    <w:rsid w:val="004A502D"/>
    <w:rsid w:val="004A51B5"/>
    <w:rsid w:val="004A51BF"/>
    <w:rsid w:val="004A5335"/>
    <w:rsid w:val="004A56CC"/>
    <w:rsid w:val="004A5C77"/>
    <w:rsid w:val="004A5D4A"/>
    <w:rsid w:val="004A5DD1"/>
    <w:rsid w:val="004A63A1"/>
    <w:rsid w:val="004A641B"/>
    <w:rsid w:val="004A64C1"/>
    <w:rsid w:val="004A6578"/>
    <w:rsid w:val="004A65F8"/>
    <w:rsid w:val="004A6754"/>
    <w:rsid w:val="004A695C"/>
    <w:rsid w:val="004A6B5C"/>
    <w:rsid w:val="004A6E90"/>
    <w:rsid w:val="004A6F4F"/>
    <w:rsid w:val="004A6FAE"/>
    <w:rsid w:val="004A6FB4"/>
    <w:rsid w:val="004A74E2"/>
    <w:rsid w:val="004A7821"/>
    <w:rsid w:val="004A7980"/>
    <w:rsid w:val="004A79DA"/>
    <w:rsid w:val="004A7B37"/>
    <w:rsid w:val="004A7F37"/>
    <w:rsid w:val="004B0129"/>
    <w:rsid w:val="004B02C4"/>
    <w:rsid w:val="004B0562"/>
    <w:rsid w:val="004B0BE9"/>
    <w:rsid w:val="004B0EBE"/>
    <w:rsid w:val="004B1375"/>
    <w:rsid w:val="004B1402"/>
    <w:rsid w:val="004B2082"/>
    <w:rsid w:val="004B2381"/>
    <w:rsid w:val="004B27B3"/>
    <w:rsid w:val="004B293C"/>
    <w:rsid w:val="004B2B99"/>
    <w:rsid w:val="004B2E07"/>
    <w:rsid w:val="004B2EB5"/>
    <w:rsid w:val="004B2FBE"/>
    <w:rsid w:val="004B326E"/>
    <w:rsid w:val="004B3401"/>
    <w:rsid w:val="004B353A"/>
    <w:rsid w:val="004B3EE0"/>
    <w:rsid w:val="004B41F6"/>
    <w:rsid w:val="004B422A"/>
    <w:rsid w:val="004B4278"/>
    <w:rsid w:val="004B4470"/>
    <w:rsid w:val="004B4572"/>
    <w:rsid w:val="004B462A"/>
    <w:rsid w:val="004B48FB"/>
    <w:rsid w:val="004B49F1"/>
    <w:rsid w:val="004B4B38"/>
    <w:rsid w:val="004B4BC4"/>
    <w:rsid w:val="004B4CF2"/>
    <w:rsid w:val="004B4D55"/>
    <w:rsid w:val="004B4FD9"/>
    <w:rsid w:val="004B55EB"/>
    <w:rsid w:val="004B566E"/>
    <w:rsid w:val="004B572A"/>
    <w:rsid w:val="004B5847"/>
    <w:rsid w:val="004B5882"/>
    <w:rsid w:val="004B58B4"/>
    <w:rsid w:val="004B58E6"/>
    <w:rsid w:val="004B5ABF"/>
    <w:rsid w:val="004B606C"/>
    <w:rsid w:val="004B60D3"/>
    <w:rsid w:val="004B6137"/>
    <w:rsid w:val="004B61F8"/>
    <w:rsid w:val="004B649E"/>
    <w:rsid w:val="004B6712"/>
    <w:rsid w:val="004B6A8E"/>
    <w:rsid w:val="004B6BBA"/>
    <w:rsid w:val="004B6C12"/>
    <w:rsid w:val="004B6E6D"/>
    <w:rsid w:val="004B70C0"/>
    <w:rsid w:val="004B74B7"/>
    <w:rsid w:val="004B7A91"/>
    <w:rsid w:val="004B7D45"/>
    <w:rsid w:val="004C0176"/>
    <w:rsid w:val="004C039C"/>
    <w:rsid w:val="004C049C"/>
    <w:rsid w:val="004C0627"/>
    <w:rsid w:val="004C06CE"/>
    <w:rsid w:val="004C07D1"/>
    <w:rsid w:val="004C0961"/>
    <w:rsid w:val="004C0AF6"/>
    <w:rsid w:val="004C1018"/>
    <w:rsid w:val="004C107E"/>
    <w:rsid w:val="004C14FF"/>
    <w:rsid w:val="004C207C"/>
    <w:rsid w:val="004C22FB"/>
    <w:rsid w:val="004C245D"/>
    <w:rsid w:val="004C2661"/>
    <w:rsid w:val="004C26A6"/>
    <w:rsid w:val="004C2709"/>
    <w:rsid w:val="004C27A3"/>
    <w:rsid w:val="004C2B6A"/>
    <w:rsid w:val="004C2EDC"/>
    <w:rsid w:val="004C39BA"/>
    <w:rsid w:val="004C3A8C"/>
    <w:rsid w:val="004C3AF1"/>
    <w:rsid w:val="004C41F8"/>
    <w:rsid w:val="004C420B"/>
    <w:rsid w:val="004C4279"/>
    <w:rsid w:val="004C48F7"/>
    <w:rsid w:val="004C49E3"/>
    <w:rsid w:val="004C49E7"/>
    <w:rsid w:val="004C4B0D"/>
    <w:rsid w:val="004C4D56"/>
    <w:rsid w:val="004C4EA9"/>
    <w:rsid w:val="004C51FA"/>
    <w:rsid w:val="004C551C"/>
    <w:rsid w:val="004C5528"/>
    <w:rsid w:val="004C59FE"/>
    <w:rsid w:val="004C5ADD"/>
    <w:rsid w:val="004C5EF4"/>
    <w:rsid w:val="004C5F68"/>
    <w:rsid w:val="004C638B"/>
    <w:rsid w:val="004C6518"/>
    <w:rsid w:val="004C65E9"/>
    <w:rsid w:val="004C6665"/>
    <w:rsid w:val="004C66EA"/>
    <w:rsid w:val="004C6865"/>
    <w:rsid w:val="004C687F"/>
    <w:rsid w:val="004C6A89"/>
    <w:rsid w:val="004C6C3B"/>
    <w:rsid w:val="004C6C4D"/>
    <w:rsid w:val="004C6E19"/>
    <w:rsid w:val="004C701E"/>
    <w:rsid w:val="004C7057"/>
    <w:rsid w:val="004C706B"/>
    <w:rsid w:val="004C70FA"/>
    <w:rsid w:val="004C71DA"/>
    <w:rsid w:val="004C7302"/>
    <w:rsid w:val="004C743E"/>
    <w:rsid w:val="004C75D1"/>
    <w:rsid w:val="004C767E"/>
    <w:rsid w:val="004C772B"/>
    <w:rsid w:val="004C7A0F"/>
    <w:rsid w:val="004C7D10"/>
    <w:rsid w:val="004C7D85"/>
    <w:rsid w:val="004C7E95"/>
    <w:rsid w:val="004D00FC"/>
    <w:rsid w:val="004D04F1"/>
    <w:rsid w:val="004D05FE"/>
    <w:rsid w:val="004D0640"/>
    <w:rsid w:val="004D065C"/>
    <w:rsid w:val="004D07CA"/>
    <w:rsid w:val="004D0C8C"/>
    <w:rsid w:val="004D1159"/>
    <w:rsid w:val="004D1273"/>
    <w:rsid w:val="004D130D"/>
    <w:rsid w:val="004D1343"/>
    <w:rsid w:val="004D1C98"/>
    <w:rsid w:val="004D24BD"/>
    <w:rsid w:val="004D28D5"/>
    <w:rsid w:val="004D2F8D"/>
    <w:rsid w:val="004D334F"/>
    <w:rsid w:val="004D394F"/>
    <w:rsid w:val="004D398D"/>
    <w:rsid w:val="004D3E23"/>
    <w:rsid w:val="004D3FD6"/>
    <w:rsid w:val="004D422D"/>
    <w:rsid w:val="004D42AD"/>
    <w:rsid w:val="004D4A9E"/>
    <w:rsid w:val="004D4CA0"/>
    <w:rsid w:val="004D4D02"/>
    <w:rsid w:val="004D4D60"/>
    <w:rsid w:val="004D4EEC"/>
    <w:rsid w:val="004D5020"/>
    <w:rsid w:val="004D5062"/>
    <w:rsid w:val="004D5422"/>
    <w:rsid w:val="004D5D38"/>
    <w:rsid w:val="004D5D7C"/>
    <w:rsid w:val="004D67C7"/>
    <w:rsid w:val="004D685B"/>
    <w:rsid w:val="004D6D39"/>
    <w:rsid w:val="004D6F06"/>
    <w:rsid w:val="004D73BA"/>
    <w:rsid w:val="004D75BD"/>
    <w:rsid w:val="004D7974"/>
    <w:rsid w:val="004E0280"/>
    <w:rsid w:val="004E0646"/>
    <w:rsid w:val="004E06B2"/>
    <w:rsid w:val="004E097C"/>
    <w:rsid w:val="004E0B63"/>
    <w:rsid w:val="004E0C07"/>
    <w:rsid w:val="004E0FBC"/>
    <w:rsid w:val="004E110D"/>
    <w:rsid w:val="004E1577"/>
    <w:rsid w:val="004E1705"/>
    <w:rsid w:val="004E184C"/>
    <w:rsid w:val="004E1A0A"/>
    <w:rsid w:val="004E202B"/>
    <w:rsid w:val="004E223B"/>
    <w:rsid w:val="004E2490"/>
    <w:rsid w:val="004E25DE"/>
    <w:rsid w:val="004E26DE"/>
    <w:rsid w:val="004E274F"/>
    <w:rsid w:val="004E2A32"/>
    <w:rsid w:val="004E2BD3"/>
    <w:rsid w:val="004E2C7E"/>
    <w:rsid w:val="004E2DCC"/>
    <w:rsid w:val="004E2E9C"/>
    <w:rsid w:val="004E3134"/>
    <w:rsid w:val="004E3233"/>
    <w:rsid w:val="004E338D"/>
    <w:rsid w:val="004E3909"/>
    <w:rsid w:val="004E3D60"/>
    <w:rsid w:val="004E3EAE"/>
    <w:rsid w:val="004E450B"/>
    <w:rsid w:val="004E4B8E"/>
    <w:rsid w:val="004E4E7D"/>
    <w:rsid w:val="004E4F9D"/>
    <w:rsid w:val="004E4FCC"/>
    <w:rsid w:val="004E4FE5"/>
    <w:rsid w:val="004E57D2"/>
    <w:rsid w:val="004E58E7"/>
    <w:rsid w:val="004E64D8"/>
    <w:rsid w:val="004E68CA"/>
    <w:rsid w:val="004E6AB2"/>
    <w:rsid w:val="004E6BE6"/>
    <w:rsid w:val="004E73AD"/>
    <w:rsid w:val="004E73D9"/>
    <w:rsid w:val="004E7518"/>
    <w:rsid w:val="004E75A1"/>
    <w:rsid w:val="004E75A2"/>
    <w:rsid w:val="004E7696"/>
    <w:rsid w:val="004E78C6"/>
    <w:rsid w:val="004E7E5B"/>
    <w:rsid w:val="004F0467"/>
    <w:rsid w:val="004F0471"/>
    <w:rsid w:val="004F0479"/>
    <w:rsid w:val="004F0593"/>
    <w:rsid w:val="004F05A3"/>
    <w:rsid w:val="004F0C39"/>
    <w:rsid w:val="004F0C96"/>
    <w:rsid w:val="004F0EE5"/>
    <w:rsid w:val="004F0F7F"/>
    <w:rsid w:val="004F1083"/>
    <w:rsid w:val="004F13CE"/>
    <w:rsid w:val="004F13E7"/>
    <w:rsid w:val="004F1450"/>
    <w:rsid w:val="004F1514"/>
    <w:rsid w:val="004F15BB"/>
    <w:rsid w:val="004F15E7"/>
    <w:rsid w:val="004F181C"/>
    <w:rsid w:val="004F1906"/>
    <w:rsid w:val="004F19C3"/>
    <w:rsid w:val="004F1A96"/>
    <w:rsid w:val="004F1D54"/>
    <w:rsid w:val="004F255E"/>
    <w:rsid w:val="004F27B3"/>
    <w:rsid w:val="004F282C"/>
    <w:rsid w:val="004F28F0"/>
    <w:rsid w:val="004F2AFE"/>
    <w:rsid w:val="004F303E"/>
    <w:rsid w:val="004F333E"/>
    <w:rsid w:val="004F3441"/>
    <w:rsid w:val="004F38B7"/>
    <w:rsid w:val="004F3E0A"/>
    <w:rsid w:val="004F403A"/>
    <w:rsid w:val="004F418D"/>
    <w:rsid w:val="004F41CD"/>
    <w:rsid w:val="004F427D"/>
    <w:rsid w:val="004F4336"/>
    <w:rsid w:val="004F439D"/>
    <w:rsid w:val="004F4402"/>
    <w:rsid w:val="004F45BA"/>
    <w:rsid w:val="004F4698"/>
    <w:rsid w:val="004F46E7"/>
    <w:rsid w:val="004F4964"/>
    <w:rsid w:val="004F49D0"/>
    <w:rsid w:val="004F4EE5"/>
    <w:rsid w:val="004F4EF7"/>
    <w:rsid w:val="004F50F6"/>
    <w:rsid w:val="004F59ED"/>
    <w:rsid w:val="004F5B21"/>
    <w:rsid w:val="004F5BB7"/>
    <w:rsid w:val="004F5E08"/>
    <w:rsid w:val="004F5EF6"/>
    <w:rsid w:val="004F5F8B"/>
    <w:rsid w:val="004F60BF"/>
    <w:rsid w:val="004F6425"/>
    <w:rsid w:val="004F6F9F"/>
    <w:rsid w:val="004F726D"/>
    <w:rsid w:val="004F750E"/>
    <w:rsid w:val="004F7614"/>
    <w:rsid w:val="004F7781"/>
    <w:rsid w:val="004F79EA"/>
    <w:rsid w:val="004F7A7A"/>
    <w:rsid w:val="004F7ABB"/>
    <w:rsid w:val="004F7B9B"/>
    <w:rsid w:val="004F7CA3"/>
    <w:rsid w:val="004F7E03"/>
    <w:rsid w:val="00500137"/>
    <w:rsid w:val="0050019B"/>
    <w:rsid w:val="00500802"/>
    <w:rsid w:val="00500A72"/>
    <w:rsid w:val="00500AF3"/>
    <w:rsid w:val="00500B9B"/>
    <w:rsid w:val="00500C76"/>
    <w:rsid w:val="00500F5B"/>
    <w:rsid w:val="005012A9"/>
    <w:rsid w:val="005015FC"/>
    <w:rsid w:val="005016CD"/>
    <w:rsid w:val="005017CB"/>
    <w:rsid w:val="00501BCB"/>
    <w:rsid w:val="00501CBD"/>
    <w:rsid w:val="00502227"/>
    <w:rsid w:val="00502238"/>
    <w:rsid w:val="00502603"/>
    <w:rsid w:val="00502817"/>
    <w:rsid w:val="00502911"/>
    <w:rsid w:val="00502DE5"/>
    <w:rsid w:val="005033CA"/>
    <w:rsid w:val="00503D5A"/>
    <w:rsid w:val="00503D87"/>
    <w:rsid w:val="00503D9C"/>
    <w:rsid w:val="00503E62"/>
    <w:rsid w:val="00503F1A"/>
    <w:rsid w:val="00504028"/>
    <w:rsid w:val="00504048"/>
    <w:rsid w:val="00504077"/>
    <w:rsid w:val="005042DC"/>
    <w:rsid w:val="00504724"/>
    <w:rsid w:val="00504998"/>
    <w:rsid w:val="00504F3C"/>
    <w:rsid w:val="00505313"/>
    <w:rsid w:val="00505727"/>
    <w:rsid w:val="00505734"/>
    <w:rsid w:val="0050579D"/>
    <w:rsid w:val="00505889"/>
    <w:rsid w:val="00505A98"/>
    <w:rsid w:val="00505C06"/>
    <w:rsid w:val="0050641A"/>
    <w:rsid w:val="005065FA"/>
    <w:rsid w:val="0050688D"/>
    <w:rsid w:val="00506908"/>
    <w:rsid w:val="0050692E"/>
    <w:rsid w:val="005069FD"/>
    <w:rsid w:val="0050710F"/>
    <w:rsid w:val="00507141"/>
    <w:rsid w:val="00507210"/>
    <w:rsid w:val="005072B7"/>
    <w:rsid w:val="0050759B"/>
    <w:rsid w:val="00507B7D"/>
    <w:rsid w:val="00507E99"/>
    <w:rsid w:val="00507ED3"/>
    <w:rsid w:val="0051002B"/>
    <w:rsid w:val="00510273"/>
    <w:rsid w:val="00510461"/>
    <w:rsid w:val="00510862"/>
    <w:rsid w:val="00510CAB"/>
    <w:rsid w:val="00510E07"/>
    <w:rsid w:val="00510F5F"/>
    <w:rsid w:val="005110FB"/>
    <w:rsid w:val="005111EB"/>
    <w:rsid w:val="0051121E"/>
    <w:rsid w:val="0051155B"/>
    <w:rsid w:val="005115C0"/>
    <w:rsid w:val="00511764"/>
    <w:rsid w:val="0051194C"/>
    <w:rsid w:val="00511A8F"/>
    <w:rsid w:val="00511E4A"/>
    <w:rsid w:val="00511EA6"/>
    <w:rsid w:val="0051226A"/>
    <w:rsid w:val="00512379"/>
    <w:rsid w:val="005123E4"/>
    <w:rsid w:val="00512576"/>
    <w:rsid w:val="00512597"/>
    <w:rsid w:val="0051267A"/>
    <w:rsid w:val="00512B5C"/>
    <w:rsid w:val="0051304D"/>
    <w:rsid w:val="00513100"/>
    <w:rsid w:val="005132C9"/>
    <w:rsid w:val="005133EF"/>
    <w:rsid w:val="00513425"/>
    <w:rsid w:val="005134C1"/>
    <w:rsid w:val="00513A61"/>
    <w:rsid w:val="0051415C"/>
    <w:rsid w:val="00514443"/>
    <w:rsid w:val="00514645"/>
    <w:rsid w:val="00514845"/>
    <w:rsid w:val="00514B37"/>
    <w:rsid w:val="00514B98"/>
    <w:rsid w:val="00514C2F"/>
    <w:rsid w:val="00515270"/>
    <w:rsid w:val="005152BB"/>
    <w:rsid w:val="00515319"/>
    <w:rsid w:val="005156A0"/>
    <w:rsid w:val="005156DD"/>
    <w:rsid w:val="005157ED"/>
    <w:rsid w:val="00515B66"/>
    <w:rsid w:val="00515D91"/>
    <w:rsid w:val="00515DCE"/>
    <w:rsid w:val="0051660F"/>
    <w:rsid w:val="00516B2E"/>
    <w:rsid w:val="00516C04"/>
    <w:rsid w:val="00516E59"/>
    <w:rsid w:val="005170A0"/>
    <w:rsid w:val="00517220"/>
    <w:rsid w:val="00517369"/>
    <w:rsid w:val="00517713"/>
    <w:rsid w:val="00517C89"/>
    <w:rsid w:val="00517CFD"/>
    <w:rsid w:val="00520277"/>
    <w:rsid w:val="005202CF"/>
    <w:rsid w:val="0052037B"/>
    <w:rsid w:val="0052088B"/>
    <w:rsid w:val="00520B49"/>
    <w:rsid w:val="00520CC6"/>
    <w:rsid w:val="00520F5D"/>
    <w:rsid w:val="005212A7"/>
    <w:rsid w:val="005215D3"/>
    <w:rsid w:val="00521612"/>
    <w:rsid w:val="005218FC"/>
    <w:rsid w:val="00521BF5"/>
    <w:rsid w:val="00521C60"/>
    <w:rsid w:val="00521C70"/>
    <w:rsid w:val="00521D6B"/>
    <w:rsid w:val="00521FAA"/>
    <w:rsid w:val="00522187"/>
    <w:rsid w:val="005226B3"/>
    <w:rsid w:val="0052271A"/>
    <w:rsid w:val="00522771"/>
    <w:rsid w:val="00522772"/>
    <w:rsid w:val="005234DD"/>
    <w:rsid w:val="00523559"/>
    <w:rsid w:val="00523B2C"/>
    <w:rsid w:val="00523DD1"/>
    <w:rsid w:val="0052417E"/>
    <w:rsid w:val="00524868"/>
    <w:rsid w:val="00524A90"/>
    <w:rsid w:val="00524BD8"/>
    <w:rsid w:val="00524F9B"/>
    <w:rsid w:val="00525041"/>
    <w:rsid w:val="00525318"/>
    <w:rsid w:val="005253BF"/>
    <w:rsid w:val="005255A3"/>
    <w:rsid w:val="005256BE"/>
    <w:rsid w:val="00525886"/>
    <w:rsid w:val="00525929"/>
    <w:rsid w:val="00525B54"/>
    <w:rsid w:val="00525BA7"/>
    <w:rsid w:val="00525EB5"/>
    <w:rsid w:val="00526064"/>
    <w:rsid w:val="005262CC"/>
    <w:rsid w:val="00526434"/>
    <w:rsid w:val="005264F2"/>
    <w:rsid w:val="0052656B"/>
    <w:rsid w:val="005266AF"/>
    <w:rsid w:val="00526760"/>
    <w:rsid w:val="0052684C"/>
    <w:rsid w:val="00526925"/>
    <w:rsid w:val="00526C44"/>
    <w:rsid w:val="00526E93"/>
    <w:rsid w:val="00527543"/>
    <w:rsid w:val="0052758A"/>
    <w:rsid w:val="0052779F"/>
    <w:rsid w:val="005277D4"/>
    <w:rsid w:val="0052792E"/>
    <w:rsid w:val="005279C8"/>
    <w:rsid w:val="00527F87"/>
    <w:rsid w:val="005302E8"/>
    <w:rsid w:val="00530878"/>
    <w:rsid w:val="00530908"/>
    <w:rsid w:val="00530ED5"/>
    <w:rsid w:val="00531292"/>
    <w:rsid w:val="00531396"/>
    <w:rsid w:val="005316FE"/>
    <w:rsid w:val="005317D1"/>
    <w:rsid w:val="005318D1"/>
    <w:rsid w:val="0053191C"/>
    <w:rsid w:val="00531ABD"/>
    <w:rsid w:val="00531BE4"/>
    <w:rsid w:val="00531D3F"/>
    <w:rsid w:val="00531DCE"/>
    <w:rsid w:val="00531DED"/>
    <w:rsid w:val="00532238"/>
    <w:rsid w:val="00532258"/>
    <w:rsid w:val="00532474"/>
    <w:rsid w:val="00532609"/>
    <w:rsid w:val="005326E4"/>
    <w:rsid w:val="00532898"/>
    <w:rsid w:val="00532AAB"/>
    <w:rsid w:val="00532C69"/>
    <w:rsid w:val="00532ECE"/>
    <w:rsid w:val="00533443"/>
    <w:rsid w:val="00533496"/>
    <w:rsid w:val="00533590"/>
    <w:rsid w:val="0053366D"/>
    <w:rsid w:val="005336B8"/>
    <w:rsid w:val="00533784"/>
    <w:rsid w:val="00533847"/>
    <w:rsid w:val="0053396B"/>
    <w:rsid w:val="005339FD"/>
    <w:rsid w:val="005341E7"/>
    <w:rsid w:val="005343D1"/>
    <w:rsid w:val="00534614"/>
    <w:rsid w:val="005348CA"/>
    <w:rsid w:val="00534B46"/>
    <w:rsid w:val="00534F7F"/>
    <w:rsid w:val="005353E9"/>
    <w:rsid w:val="0053542D"/>
    <w:rsid w:val="00535432"/>
    <w:rsid w:val="0053545A"/>
    <w:rsid w:val="005358C1"/>
    <w:rsid w:val="00535940"/>
    <w:rsid w:val="00535CF7"/>
    <w:rsid w:val="00535E09"/>
    <w:rsid w:val="00535F3F"/>
    <w:rsid w:val="00536274"/>
    <w:rsid w:val="0053631B"/>
    <w:rsid w:val="005363F1"/>
    <w:rsid w:val="0053669F"/>
    <w:rsid w:val="00536BA1"/>
    <w:rsid w:val="00536BB9"/>
    <w:rsid w:val="00536EEE"/>
    <w:rsid w:val="00537187"/>
    <w:rsid w:val="005372CC"/>
    <w:rsid w:val="0053733E"/>
    <w:rsid w:val="00537389"/>
    <w:rsid w:val="005373DA"/>
    <w:rsid w:val="00537447"/>
    <w:rsid w:val="0053788B"/>
    <w:rsid w:val="00537893"/>
    <w:rsid w:val="0054018D"/>
    <w:rsid w:val="005401E0"/>
    <w:rsid w:val="005401E8"/>
    <w:rsid w:val="00540225"/>
    <w:rsid w:val="005403EC"/>
    <w:rsid w:val="00540700"/>
    <w:rsid w:val="00540795"/>
    <w:rsid w:val="00540798"/>
    <w:rsid w:val="00540805"/>
    <w:rsid w:val="005408FC"/>
    <w:rsid w:val="00540939"/>
    <w:rsid w:val="00540B34"/>
    <w:rsid w:val="00540C8F"/>
    <w:rsid w:val="00540DB5"/>
    <w:rsid w:val="00541248"/>
    <w:rsid w:val="00541711"/>
    <w:rsid w:val="005417B4"/>
    <w:rsid w:val="00541B09"/>
    <w:rsid w:val="00541B46"/>
    <w:rsid w:val="00541C61"/>
    <w:rsid w:val="005421ED"/>
    <w:rsid w:val="00542267"/>
    <w:rsid w:val="0054236A"/>
    <w:rsid w:val="00542469"/>
    <w:rsid w:val="0054246F"/>
    <w:rsid w:val="005427FE"/>
    <w:rsid w:val="00542940"/>
    <w:rsid w:val="0054298A"/>
    <w:rsid w:val="00542B14"/>
    <w:rsid w:val="00542E66"/>
    <w:rsid w:val="0054306D"/>
    <w:rsid w:val="005430F4"/>
    <w:rsid w:val="00543272"/>
    <w:rsid w:val="005433EC"/>
    <w:rsid w:val="00543616"/>
    <w:rsid w:val="00543A83"/>
    <w:rsid w:val="00543BAF"/>
    <w:rsid w:val="00543BE8"/>
    <w:rsid w:val="00544C42"/>
    <w:rsid w:val="005455CC"/>
    <w:rsid w:val="005455FE"/>
    <w:rsid w:val="00545A63"/>
    <w:rsid w:val="00545AED"/>
    <w:rsid w:val="00545EA4"/>
    <w:rsid w:val="00545F0F"/>
    <w:rsid w:val="00546497"/>
    <w:rsid w:val="005469AC"/>
    <w:rsid w:val="00546A2B"/>
    <w:rsid w:val="00546D82"/>
    <w:rsid w:val="0054703D"/>
    <w:rsid w:val="00547210"/>
    <w:rsid w:val="005476BC"/>
    <w:rsid w:val="0054785D"/>
    <w:rsid w:val="005478B1"/>
    <w:rsid w:val="00547B0B"/>
    <w:rsid w:val="00547BBA"/>
    <w:rsid w:val="00547BE0"/>
    <w:rsid w:val="00547BE7"/>
    <w:rsid w:val="00547D87"/>
    <w:rsid w:val="00550443"/>
    <w:rsid w:val="005505B1"/>
    <w:rsid w:val="00550665"/>
    <w:rsid w:val="00550DD1"/>
    <w:rsid w:val="005513B2"/>
    <w:rsid w:val="005517E8"/>
    <w:rsid w:val="00551BE8"/>
    <w:rsid w:val="0055221D"/>
    <w:rsid w:val="005524DB"/>
    <w:rsid w:val="005524E5"/>
    <w:rsid w:val="00552667"/>
    <w:rsid w:val="005526B1"/>
    <w:rsid w:val="00552888"/>
    <w:rsid w:val="005529A8"/>
    <w:rsid w:val="00552AFE"/>
    <w:rsid w:val="00552CCD"/>
    <w:rsid w:val="00552D06"/>
    <w:rsid w:val="00552DFA"/>
    <w:rsid w:val="00552E9B"/>
    <w:rsid w:val="00552EC4"/>
    <w:rsid w:val="00552F8E"/>
    <w:rsid w:val="00552F9C"/>
    <w:rsid w:val="0055349A"/>
    <w:rsid w:val="0055350B"/>
    <w:rsid w:val="00553DED"/>
    <w:rsid w:val="00554104"/>
    <w:rsid w:val="0055467E"/>
    <w:rsid w:val="00554798"/>
    <w:rsid w:val="00554D92"/>
    <w:rsid w:val="00554E18"/>
    <w:rsid w:val="00554FA1"/>
    <w:rsid w:val="00555063"/>
    <w:rsid w:val="00555271"/>
    <w:rsid w:val="00555478"/>
    <w:rsid w:val="005555DD"/>
    <w:rsid w:val="00555D07"/>
    <w:rsid w:val="005561AA"/>
    <w:rsid w:val="00556312"/>
    <w:rsid w:val="0055632F"/>
    <w:rsid w:val="00556381"/>
    <w:rsid w:val="005564A9"/>
    <w:rsid w:val="005568B1"/>
    <w:rsid w:val="0055690C"/>
    <w:rsid w:val="00556A22"/>
    <w:rsid w:val="00556B41"/>
    <w:rsid w:val="00557644"/>
    <w:rsid w:val="00557ACA"/>
    <w:rsid w:val="00557BC8"/>
    <w:rsid w:val="00557C35"/>
    <w:rsid w:val="00557F13"/>
    <w:rsid w:val="0055D41B"/>
    <w:rsid w:val="005600AA"/>
    <w:rsid w:val="00560C66"/>
    <w:rsid w:val="005616F3"/>
    <w:rsid w:val="005617D7"/>
    <w:rsid w:val="00561A06"/>
    <w:rsid w:val="00561B5F"/>
    <w:rsid w:val="00561C18"/>
    <w:rsid w:val="00562045"/>
    <w:rsid w:val="005620BF"/>
    <w:rsid w:val="005621F0"/>
    <w:rsid w:val="00562470"/>
    <w:rsid w:val="00562A8F"/>
    <w:rsid w:val="00562D2D"/>
    <w:rsid w:val="00562F70"/>
    <w:rsid w:val="00563118"/>
    <w:rsid w:val="005634E9"/>
    <w:rsid w:val="00563555"/>
    <w:rsid w:val="0056381C"/>
    <w:rsid w:val="005638A8"/>
    <w:rsid w:val="0056400B"/>
    <w:rsid w:val="00564475"/>
    <w:rsid w:val="00564A35"/>
    <w:rsid w:val="00564B79"/>
    <w:rsid w:val="00564FF8"/>
    <w:rsid w:val="005650EB"/>
    <w:rsid w:val="005652C8"/>
    <w:rsid w:val="00565304"/>
    <w:rsid w:val="00565538"/>
    <w:rsid w:val="005655C1"/>
    <w:rsid w:val="0056561C"/>
    <w:rsid w:val="0056572E"/>
    <w:rsid w:val="00565AC3"/>
    <w:rsid w:val="00565CAD"/>
    <w:rsid w:val="00565FC1"/>
    <w:rsid w:val="005662D3"/>
    <w:rsid w:val="0056664C"/>
    <w:rsid w:val="005666F3"/>
    <w:rsid w:val="00566A5A"/>
    <w:rsid w:val="00566CB6"/>
    <w:rsid w:val="00566D3F"/>
    <w:rsid w:val="00566E27"/>
    <w:rsid w:val="00566F8A"/>
    <w:rsid w:val="00566FE5"/>
    <w:rsid w:val="00567342"/>
    <w:rsid w:val="00567541"/>
    <w:rsid w:val="0056760E"/>
    <w:rsid w:val="0056775F"/>
    <w:rsid w:val="00567991"/>
    <w:rsid w:val="005679F0"/>
    <w:rsid w:val="00567AAE"/>
    <w:rsid w:val="005703EE"/>
    <w:rsid w:val="005707F8"/>
    <w:rsid w:val="00570B10"/>
    <w:rsid w:val="00570BF2"/>
    <w:rsid w:val="00570C1A"/>
    <w:rsid w:val="00570C5A"/>
    <w:rsid w:val="00570FC6"/>
    <w:rsid w:val="00571246"/>
    <w:rsid w:val="0057141E"/>
    <w:rsid w:val="005716D1"/>
    <w:rsid w:val="005717F3"/>
    <w:rsid w:val="0057184C"/>
    <w:rsid w:val="00571938"/>
    <w:rsid w:val="005719C0"/>
    <w:rsid w:val="00571AB1"/>
    <w:rsid w:val="00571B33"/>
    <w:rsid w:val="00571CCA"/>
    <w:rsid w:val="00571E68"/>
    <w:rsid w:val="00571F43"/>
    <w:rsid w:val="0057202E"/>
    <w:rsid w:val="005722CB"/>
    <w:rsid w:val="005722CF"/>
    <w:rsid w:val="0057242F"/>
    <w:rsid w:val="00572490"/>
    <w:rsid w:val="00572566"/>
    <w:rsid w:val="0057263D"/>
    <w:rsid w:val="00572757"/>
    <w:rsid w:val="005728C2"/>
    <w:rsid w:val="0057298C"/>
    <w:rsid w:val="00572D0A"/>
    <w:rsid w:val="00572ED1"/>
    <w:rsid w:val="005739F0"/>
    <w:rsid w:val="00573BF2"/>
    <w:rsid w:val="00574740"/>
    <w:rsid w:val="00574761"/>
    <w:rsid w:val="00574846"/>
    <w:rsid w:val="00574860"/>
    <w:rsid w:val="005748D2"/>
    <w:rsid w:val="005749B0"/>
    <w:rsid w:val="00574A96"/>
    <w:rsid w:val="00574DF9"/>
    <w:rsid w:val="00574F15"/>
    <w:rsid w:val="0057553D"/>
    <w:rsid w:val="0057563C"/>
    <w:rsid w:val="00575BEA"/>
    <w:rsid w:val="00575C16"/>
    <w:rsid w:val="00575DF4"/>
    <w:rsid w:val="00575F64"/>
    <w:rsid w:val="0057611B"/>
    <w:rsid w:val="005761AA"/>
    <w:rsid w:val="005765AC"/>
    <w:rsid w:val="005766BD"/>
    <w:rsid w:val="00576BDF"/>
    <w:rsid w:val="00576DA7"/>
    <w:rsid w:val="00576F32"/>
    <w:rsid w:val="00576F38"/>
    <w:rsid w:val="0057713F"/>
    <w:rsid w:val="005771E8"/>
    <w:rsid w:val="005773B0"/>
    <w:rsid w:val="005776BF"/>
    <w:rsid w:val="00577A00"/>
    <w:rsid w:val="00577CB4"/>
    <w:rsid w:val="00577EA6"/>
    <w:rsid w:val="00580145"/>
    <w:rsid w:val="00580202"/>
    <w:rsid w:val="00580431"/>
    <w:rsid w:val="00580524"/>
    <w:rsid w:val="005805A8"/>
    <w:rsid w:val="0058064B"/>
    <w:rsid w:val="005810A9"/>
    <w:rsid w:val="005810DB"/>
    <w:rsid w:val="005814BE"/>
    <w:rsid w:val="00581DD5"/>
    <w:rsid w:val="00581ED3"/>
    <w:rsid w:val="00581F0C"/>
    <w:rsid w:val="005820E0"/>
    <w:rsid w:val="00582256"/>
    <w:rsid w:val="00582A1B"/>
    <w:rsid w:val="00582AFC"/>
    <w:rsid w:val="00582B3E"/>
    <w:rsid w:val="00582C59"/>
    <w:rsid w:val="00582DA2"/>
    <w:rsid w:val="00582FF2"/>
    <w:rsid w:val="0058308E"/>
    <w:rsid w:val="005831E9"/>
    <w:rsid w:val="00583A41"/>
    <w:rsid w:val="00583D56"/>
    <w:rsid w:val="00583D8B"/>
    <w:rsid w:val="00583D9A"/>
    <w:rsid w:val="0058472F"/>
    <w:rsid w:val="005847A8"/>
    <w:rsid w:val="00584A63"/>
    <w:rsid w:val="00584A82"/>
    <w:rsid w:val="00584A8A"/>
    <w:rsid w:val="00584A9C"/>
    <w:rsid w:val="00584B71"/>
    <w:rsid w:val="00584C60"/>
    <w:rsid w:val="00584C6E"/>
    <w:rsid w:val="00585207"/>
    <w:rsid w:val="00585214"/>
    <w:rsid w:val="00585396"/>
    <w:rsid w:val="0058546F"/>
    <w:rsid w:val="0058547A"/>
    <w:rsid w:val="005854F5"/>
    <w:rsid w:val="005856B1"/>
    <w:rsid w:val="00585789"/>
    <w:rsid w:val="0058583C"/>
    <w:rsid w:val="005859E2"/>
    <w:rsid w:val="00585A48"/>
    <w:rsid w:val="0058645F"/>
    <w:rsid w:val="0058651C"/>
    <w:rsid w:val="00586553"/>
    <w:rsid w:val="00586694"/>
    <w:rsid w:val="005866DF"/>
    <w:rsid w:val="00586717"/>
    <w:rsid w:val="00586807"/>
    <w:rsid w:val="00586924"/>
    <w:rsid w:val="00586987"/>
    <w:rsid w:val="00586A97"/>
    <w:rsid w:val="00586BAE"/>
    <w:rsid w:val="00586C21"/>
    <w:rsid w:val="00586C23"/>
    <w:rsid w:val="00586CBC"/>
    <w:rsid w:val="00586FB2"/>
    <w:rsid w:val="005871CE"/>
    <w:rsid w:val="0058741C"/>
    <w:rsid w:val="0058793B"/>
    <w:rsid w:val="00590191"/>
    <w:rsid w:val="0059092A"/>
    <w:rsid w:val="00590C8C"/>
    <w:rsid w:val="00590DD8"/>
    <w:rsid w:val="00590FEF"/>
    <w:rsid w:val="005910B9"/>
    <w:rsid w:val="0059111F"/>
    <w:rsid w:val="005911C4"/>
    <w:rsid w:val="00591259"/>
    <w:rsid w:val="005914F8"/>
    <w:rsid w:val="005918C8"/>
    <w:rsid w:val="00591B5D"/>
    <w:rsid w:val="00591BD2"/>
    <w:rsid w:val="00591E22"/>
    <w:rsid w:val="00591E41"/>
    <w:rsid w:val="00591F18"/>
    <w:rsid w:val="00591F2A"/>
    <w:rsid w:val="00592314"/>
    <w:rsid w:val="00592397"/>
    <w:rsid w:val="0059262A"/>
    <w:rsid w:val="005928CE"/>
    <w:rsid w:val="005929C9"/>
    <w:rsid w:val="00593243"/>
    <w:rsid w:val="00593553"/>
    <w:rsid w:val="00593980"/>
    <w:rsid w:val="00593AD6"/>
    <w:rsid w:val="00593B76"/>
    <w:rsid w:val="00593F02"/>
    <w:rsid w:val="00594469"/>
    <w:rsid w:val="00594910"/>
    <w:rsid w:val="00594B9E"/>
    <w:rsid w:val="0059500E"/>
    <w:rsid w:val="0059505A"/>
    <w:rsid w:val="005951EA"/>
    <w:rsid w:val="00595523"/>
    <w:rsid w:val="00595A53"/>
    <w:rsid w:val="00595EDD"/>
    <w:rsid w:val="005960CD"/>
    <w:rsid w:val="0059650D"/>
    <w:rsid w:val="00596762"/>
    <w:rsid w:val="005967D6"/>
    <w:rsid w:val="00596BE1"/>
    <w:rsid w:val="00596C25"/>
    <w:rsid w:val="00596C68"/>
    <w:rsid w:val="005972BA"/>
    <w:rsid w:val="00597D3A"/>
    <w:rsid w:val="00597DF2"/>
    <w:rsid w:val="005A05BA"/>
    <w:rsid w:val="005A06E3"/>
    <w:rsid w:val="005A07A2"/>
    <w:rsid w:val="005A0841"/>
    <w:rsid w:val="005A0B2F"/>
    <w:rsid w:val="005A0B97"/>
    <w:rsid w:val="005A0D72"/>
    <w:rsid w:val="005A105C"/>
    <w:rsid w:val="005A12FE"/>
    <w:rsid w:val="005A137B"/>
    <w:rsid w:val="005A150C"/>
    <w:rsid w:val="005A16DD"/>
    <w:rsid w:val="005A197F"/>
    <w:rsid w:val="005A1CBC"/>
    <w:rsid w:val="005A1DC6"/>
    <w:rsid w:val="005A1DC8"/>
    <w:rsid w:val="005A20AF"/>
    <w:rsid w:val="005A28C5"/>
    <w:rsid w:val="005A2A20"/>
    <w:rsid w:val="005A2D1F"/>
    <w:rsid w:val="005A2EDD"/>
    <w:rsid w:val="005A30CD"/>
    <w:rsid w:val="005A3B2C"/>
    <w:rsid w:val="005A3C8E"/>
    <w:rsid w:val="005A3F72"/>
    <w:rsid w:val="005A4284"/>
    <w:rsid w:val="005A4870"/>
    <w:rsid w:val="005A491F"/>
    <w:rsid w:val="005A4949"/>
    <w:rsid w:val="005A498C"/>
    <w:rsid w:val="005A4A07"/>
    <w:rsid w:val="005A4F33"/>
    <w:rsid w:val="005A4F94"/>
    <w:rsid w:val="005A548D"/>
    <w:rsid w:val="005A59C9"/>
    <w:rsid w:val="005A5C72"/>
    <w:rsid w:val="005A5D87"/>
    <w:rsid w:val="005A6063"/>
    <w:rsid w:val="005A612F"/>
    <w:rsid w:val="005A677F"/>
    <w:rsid w:val="005A69E1"/>
    <w:rsid w:val="005A6ACA"/>
    <w:rsid w:val="005A6D3D"/>
    <w:rsid w:val="005A6EC4"/>
    <w:rsid w:val="005A71CC"/>
    <w:rsid w:val="005A71D2"/>
    <w:rsid w:val="005A729A"/>
    <w:rsid w:val="005A76CA"/>
    <w:rsid w:val="005A7752"/>
    <w:rsid w:val="005A7A92"/>
    <w:rsid w:val="005A7D1E"/>
    <w:rsid w:val="005A7EE4"/>
    <w:rsid w:val="005B0B06"/>
    <w:rsid w:val="005B0B86"/>
    <w:rsid w:val="005B1192"/>
    <w:rsid w:val="005B1230"/>
    <w:rsid w:val="005B1400"/>
    <w:rsid w:val="005B1656"/>
    <w:rsid w:val="005B16DD"/>
    <w:rsid w:val="005B17C4"/>
    <w:rsid w:val="005B1872"/>
    <w:rsid w:val="005B18C9"/>
    <w:rsid w:val="005B1A40"/>
    <w:rsid w:val="005B2324"/>
    <w:rsid w:val="005B326D"/>
    <w:rsid w:val="005B3C51"/>
    <w:rsid w:val="005B3E84"/>
    <w:rsid w:val="005B439E"/>
    <w:rsid w:val="005B43D5"/>
    <w:rsid w:val="005B4A92"/>
    <w:rsid w:val="005B4B9A"/>
    <w:rsid w:val="005B4BE0"/>
    <w:rsid w:val="005B4C4E"/>
    <w:rsid w:val="005B4D03"/>
    <w:rsid w:val="005B4D60"/>
    <w:rsid w:val="005B51A7"/>
    <w:rsid w:val="005B5258"/>
    <w:rsid w:val="005B55A7"/>
    <w:rsid w:val="005B59B0"/>
    <w:rsid w:val="005B59BE"/>
    <w:rsid w:val="005B5E3C"/>
    <w:rsid w:val="005B5ED8"/>
    <w:rsid w:val="005B5EF7"/>
    <w:rsid w:val="005B5F7D"/>
    <w:rsid w:val="005B65CD"/>
    <w:rsid w:val="005B6908"/>
    <w:rsid w:val="005B6CB0"/>
    <w:rsid w:val="005B6CD7"/>
    <w:rsid w:val="005B6FD5"/>
    <w:rsid w:val="005B747D"/>
    <w:rsid w:val="005B77D0"/>
    <w:rsid w:val="005B7D9A"/>
    <w:rsid w:val="005B7E30"/>
    <w:rsid w:val="005B7F2E"/>
    <w:rsid w:val="005C0E60"/>
    <w:rsid w:val="005C0E70"/>
    <w:rsid w:val="005C12CD"/>
    <w:rsid w:val="005C1333"/>
    <w:rsid w:val="005C17BF"/>
    <w:rsid w:val="005C197F"/>
    <w:rsid w:val="005C1B0F"/>
    <w:rsid w:val="005C1C24"/>
    <w:rsid w:val="005C2436"/>
    <w:rsid w:val="005C294A"/>
    <w:rsid w:val="005C2B40"/>
    <w:rsid w:val="005C2D82"/>
    <w:rsid w:val="005C2F1D"/>
    <w:rsid w:val="005C3B79"/>
    <w:rsid w:val="005C3EF1"/>
    <w:rsid w:val="005C3F93"/>
    <w:rsid w:val="005C3FF6"/>
    <w:rsid w:val="005C47E2"/>
    <w:rsid w:val="005C48B8"/>
    <w:rsid w:val="005C4A25"/>
    <w:rsid w:val="005C5024"/>
    <w:rsid w:val="005C560F"/>
    <w:rsid w:val="005C5638"/>
    <w:rsid w:val="005C581A"/>
    <w:rsid w:val="005C5BE2"/>
    <w:rsid w:val="005C5D74"/>
    <w:rsid w:val="005C5E4C"/>
    <w:rsid w:val="005C66E0"/>
    <w:rsid w:val="005C66FA"/>
    <w:rsid w:val="005C6716"/>
    <w:rsid w:val="005C6720"/>
    <w:rsid w:val="005C688E"/>
    <w:rsid w:val="005C68B6"/>
    <w:rsid w:val="005C68E5"/>
    <w:rsid w:val="005C694D"/>
    <w:rsid w:val="005C6972"/>
    <w:rsid w:val="005C6D87"/>
    <w:rsid w:val="005C71C6"/>
    <w:rsid w:val="005C7501"/>
    <w:rsid w:val="005C7513"/>
    <w:rsid w:val="005C7717"/>
    <w:rsid w:val="005C7D4F"/>
    <w:rsid w:val="005C7DF0"/>
    <w:rsid w:val="005D02EB"/>
    <w:rsid w:val="005D0329"/>
    <w:rsid w:val="005D03CF"/>
    <w:rsid w:val="005D0468"/>
    <w:rsid w:val="005D0482"/>
    <w:rsid w:val="005D0634"/>
    <w:rsid w:val="005D0AE1"/>
    <w:rsid w:val="005D12E2"/>
    <w:rsid w:val="005D13E8"/>
    <w:rsid w:val="005D19FB"/>
    <w:rsid w:val="005D1A1F"/>
    <w:rsid w:val="005D1C41"/>
    <w:rsid w:val="005D1CFE"/>
    <w:rsid w:val="005D1DB2"/>
    <w:rsid w:val="005D2036"/>
    <w:rsid w:val="005D2783"/>
    <w:rsid w:val="005D2875"/>
    <w:rsid w:val="005D2A1E"/>
    <w:rsid w:val="005D2E74"/>
    <w:rsid w:val="005D2FD9"/>
    <w:rsid w:val="005D310B"/>
    <w:rsid w:val="005D37AE"/>
    <w:rsid w:val="005D37F6"/>
    <w:rsid w:val="005D38C3"/>
    <w:rsid w:val="005D3A0C"/>
    <w:rsid w:val="005D3B97"/>
    <w:rsid w:val="005D3CC3"/>
    <w:rsid w:val="005D3D05"/>
    <w:rsid w:val="005D3DE4"/>
    <w:rsid w:val="005D3E77"/>
    <w:rsid w:val="005D4103"/>
    <w:rsid w:val="005D41D0"/>
    <w:rsid w:val="005D47EF"/>
    <w:rsid w:val="005D4B15"/>
    <w:rsid w:val="005D4D29"/>
    <w:rsid w:val="005D4E88"/>
    <w:rsid w:val="005D54A3"/>
    <w:rsid w:val="005D555F"/>
    <w:rsid w:val="005D585B"/>
    <w:rsid w:val="005D5ABF"/>
    <w:rsid w:val="005D5F93"/>
    <w:rsid w:val="005D6554"/>
    <w:rsid w:val="005D6726"/>
    <w:rsid w:val="005D6811"/>
    <w:rsid w:val="005D690A"/>
    <w:rsid w:val="005D73F8"/>
    <w:rsid w:val="005D7661"/>
    <w:rsid w:val="005D777F"/>
    <w:rsid w:val="005D78AF"/>
    <w:rsid w:val="005D7C0A"/>
    <w:rsid w:val="005D7EA1"/>
    <w:rsid w:val="005D7F92"/>
    <w:rsid w:val="005E00CF"/>
    <w:rsid w:val="005E00D0"/>
    <w:rsid w:val="005E061A"/>
    <w:rsid w:val="005E0823"/>
    <w:rsid w:val="005E0B5E"/>
    <w:rsid w:val="005E1283"/>
    <w:rsid w:val="005E1363"/>
    <w:rsid w:val="005E149F"/>
    <w:rsid w:val="005E1A59"/>
    <w:rsid w:val="005E1E03"/>
    <w:rsid w:val="005E2274"/>
    <w:rsid w:val="005E2354"/>
    <w:rsid w:val="005E24DC"/>
    <w:rsid w:val="005E28F9"/>
    <w:rsid w:val="005E29CA"/>
    <w:rsid w:val="005E2BCD"/>
    <w:rsid w:val="005E2E75"/>
    <w:rsid w:val="005E2E8F"/>
    <w:rsid w:val="005E3089"/>
    <w:rsid w:val="005E330E"/>
    <w:rsid w:val="005E3473"/>
    <w:rsid w:val="005E35ED"/>
    <w:rsid w:val="005E3C5F"/>
    <w:rsid w:val="005E3C94"/>
    <w:rsid w:val="005E3CBE"/>
    <w:rsid w:val="005E3E34"/>
    <w:rsid w:val="005E3F68"/>
    <w:rsid w:val="005E4216"/>
    <w:rsid w:val="005E4238"/>
    <w:rsid w:val="005E4499"/>
    <w:rsid w:val="005E4534"/>
    <w:rsid w:val="005E471A"/>
    <w:rsid w:val="005E4C85"/>
    <w:rsid w:val="005E4D3C"/>
    <w:rsid w:val="005E4D44"/>
    <w:rsid w:val="005E4DB7"/>
    <w:rsid w:val="005E526B"/>
    <w:rsid w:val="005E53FD"/>
    <w:rsid w:val="005E5C52"/>
    <w:rsid w:val="005E5DA7"/>
    <w:rsid w:val="005E6759"/>
    <w:rsid w:val="005E6BE7"/>
    <w:rsid w:val="005E6C96"/>
    <w:rsid w:val="005E6CC9"/>
    <w:rsid w:val="005E6CE3"/>
    <w:rsid w:val="005E77AE"/>
    <w:rsid w:val="005E798B"/>
    <w:rsid w:val="005E79CA"/>
    <w:rsid w:val="005E7AEC"/>
    <w:rsid w:val="005E7EBC"/>
    <w:rsid w:val="005E7ED9"/>
    <w:rsid w:val="005F00E3"/>
    <w:rsid w:val="005F0463"/>
    <w:rsid w:val="005F0482"/>
    <w:rsid w:val="005F0565"/>
    <w:rsid w:val="005F0694"/>
    <w:rsid w:val="005F06D7"/>
    <w:rsid w:val="005F07BF"/>
    <w:rsid w:val="005F0A8F"/>
    <w:rsid w:val="005F0A95"/>
    <w:rsid w:val="005F0C7F"/>
    <w:rsid w:val="005F0D1F"/>
    <w:rsid w:val="005F1183"/>
    <w:rsid w:val="005F11AB"/>
    <w:rsid w:val="005F139B"/>
    <w:rsid w:val="005F1701"/>
    <w:rsid w:val="005F1828"/>
    <w:rsid w:val="005F1885"/>
    <w:rsid w:val="005F2225"/>
    <w:rsid w:val="005F2416"/>
    <w:rsid w:val="005F2473"/>
    <w:rsid w:val="005F2953"/>
    <w:rsid w:val="005F2960"/>
    <w:rsid w:val="005F2B11"/>
    <w:rsid w:val="005F2B77"/>
    <w:rsid w:val="005F2BD2"/>
    <w:rsid w:val="005F2C1F"/>
    <w:rsid w:val="005F3088"/>
    <w:rsid w:val="005F31AB"/>
    <w:rsid w:val="005F36F4"/>
    <w:rsid w:val="005F3BA2"/>
    <w:rsid w:val="005F3FB9"/>
    <w:rsid w:val="005F40F7"/>
    <w:rsid w:val="005F41E4"/>
    <w:rsid w:val="005F4397"/>
    <w:rsid w:val="005F43BD"/>
    <w:rsid w:val="005F43C2"/>
    <w:rsid w:val="005F43D6"/>
    <w:rsid w:val="005F43DF"/>
    <w:rsid w:val="005F4514"/>
    <w:rsid w:val="005F46CA"/>
    <w:rsid w:val="005F4A4E"/>
    <w:rsid w:val="005F4C7C"/>
    <w:rsid w:val="005F4EE6"/>
    <w:rsid w:val="005F522B"/>
    <w:rsid w:val="005F5344"/>
    <w:rsid w:val="005F545A"/>
    <w:rsid w:val="005F5700"/>
    <w:rsid w:val="005F579D"/>
    <w:rsid w:val="005F5F8F"/>
    <w:rsid w:val="005F6015"/>
    <w:rsid w:val="005F6125"/>
    <w:rsid w:val="005F6189"/>
    <w:rsid w:val="005F684E"/>
    <w:rsid w:val="005F69F7"/>
    <w:rsid w:val="005F6D84"/>
    <w:rsid w:val="005F6E83"/>
    <w:rsid w:val="005F6EE1"/>
    <w:rsid w:val="005F700E"/>
    <w:rsid w:val="005F7979"/>
    <w:rsid w:val="005F7DC7"/>
    <w:rsid w:val="005F7E2F"/>
    <w:rsid w:val="005F7FAB"/>
    <w:rsid w:val="006000A4"/>
    <w:rsid w:val="006002B3"/>
    <w:rsid w:val="00600347"/>
    <w:rsid w:val="006008CD"/>
    <w:rsid w:val="006010CC"/>
    <w:rsid w:val="006011DD"/>
    <w:rsid w:val="00601403"/>
    <w:rsid w:val="00601747"/>
    <w:rsid w:val="00601D90"/>
    <w:rsid w:val="00601F38"/>
    <w:rsid w:val="006021A1"/>
    <w:rsid w:val="00602624"/>
    <w:rsid w:val="00602D73"/>
    <w:rsid w:val="00602E3F"/>
    <w:rsid w:val="0060318E"/>
    <w:rsid w:val="006031E0"/>
    <w:rsid w:val="00603281"/>
    <w:rsid w:val="00603317"/>
    <w:rsid w:val="00603861"/>
    <w:rsid w:val="00603964"/>
    <w:rsid w:val="00603AAB"/>
    <w:rsid w:val="00603C54"/>
    <w:rsid w:val="00603D5F"/>
    <w:rsid w:val="00603E2B"/>
    <w:rsid w:val="00603FC0"/>
    <w:rsid w:val="006043F8"/>
    <w:rsid w:val="0060449C"/>
    <w:rsid w:val="006046CB"/>
    <w:rsid w:val="00604720"/>
    <w:rsid w:val="00604A69"/>
    <w:rsid w:val="00604FA6"/>
    <w:rsid w:val="00605174"/>
    <w:rsid w:val="006052B9"/>
    <w:rsid w:val="00605C0D"/>
    <w:rsid w:val="00605E73"/>
    <w:rsid w:val="00605F3E"/>
    <w:rsid w:val="00606E06"/>
    <w:rsid w:val="00607291"/>
    <w:rsid w:val="00607340"/>
    <w:rsid w:val="00607403"/>
    <w:rsid w:val="006074BD"/>
    <w:rsid w:val="00607614"/>
    <w:rsid w:val="00607892"/>
    <w:rsid w:val="00607B6B"/>
    <w:rsid w:val="00607C42"/>
    <w:rsid w:val="00607CAF"/>
    <w:rsid w:val="00607D77"/>
    <w:rsid w:val="00607FE4"/>
    <w:rsid w:val="0061057F"/>
    <w:rsid w:val="006106B4"/>
    <w:rsid w:val="006107E2"/>
    <w:rsid w:val="00610806"/>
    <w:rsid w:val="00610833"/>
    <w:rsid w:val="00610D66"/>
    <w:rsid w:val="00610FA1"/>
    <w:rsid w:val="00610FF6"/>
    <w:rsid w:val="006110BE"/>
    <w:rsid w:val="006110E6"/>
    <w:rsid w:val="006111A4"/>
    <w:rsid w:val="006113A0"/>
    <w:rsid w:val="00611495"/>
    <w:rsid w:val="006114E0"/>
    <w:rsid w:val="00611552"/>
    <w:rsid w:val="00611555"/>
    <w:rsid w:val="006116B8"/>
    <w:rsid w:val="00611702"/>
    <w:rsid w:val="00611771"/>
    <w:rsid w:val="006119FE"/>
    <w:rsid w:val="00611F11"/>
    <w:rsid w:val="0061207D"/>
    <w:rsid w:val="006123A6"/>
    <w:rsid w:val="006123CC"/>
    <w:rsid w:val="006125C9"/>
    <w:rsid w:val="00612675"/>
    <w:rsid w:val="00612B5F"/>
    <w:rsid w:val="00612F5A"/>
    <w:rsid w:val="00613027"/>
    <w:rsid w:val="00613509"/>
    <w:rsid w:val="00613D27"/>
    <w:rsid w:val="00613E8D"/>
    <w:rsid w:val="00613F43"/>
    <w:rsid w:val="006140D3"/>
    <w:rsid w:val="00614357"/>
    <w:rsid w:val="0061492C"/>
    <w:rsid w:val="00614F76"/>
    <w:rsid w:val="006151A7"/>
    <w:rsid w:val="0061520A"/>
    <w:rsid w:val="00615722"/>
    <w:rsid w:val="006157DC"/>
    <w:rsid w:val="0061584C"/>
    <w:rsid w:val="00615B42"/>
    <w:rsid w:val="00615BE1"/>
    <w:rsid w:val="00615BEF"/>
    <w:rsid w:val="00615CAF"/>
    <w:rsid w:val="006167CF"/>
    <w:rsid w:val="006167F4"/>
    <w:rsid w:val="00616C3A"/>
    <w:rsid w:val="00616E93"/>
    <w:rsid w:val="00616EF9"/>
    <w:rsid w:val="00616F66"/>
    <w:rsid w:val="00617426"/>
    <w:rsid w:val="0061753F"/>
    <w:rsid w:val="0061796B"/>
    <w:rsid w:val="00617E8E"/>
    <w:rsid w:val="006201ED"/>
    <w:rsid w:val="00620366"/>
    <w:rsid w:val="0062038A"/>
    <w:rsid w:val="00620773"/>
    <w:rsid w:val="00620B7E"/>
    <w:rsid w:val="00620C46"/>
    <w:rsid w:val="00620DEC"/>
    <w:rsid w:val="00620E2A"/>
    <w:rsid w:val="00620F45"/>
    <w:rsid w:val="00620F59"/>
    <w:rsid w:val="00621187"/>
    <w:rsid w:val="00621696"/>
    <w:rsid w:val="006218F7"/>
    <w:rsid w:val="00621BF6"/>
    <w:rsid w:val="00621BFF"/>
    <w:rsid w:val="00621CCA"/>
    <w:rsid w:val="00621D68"/>
    <w:rsid w:val="00621D8F"/>
    <w:rsid w:val="00621E9C"/>
    <w:rsid w:val="00621F43"/>
    <w:rsid w:val="00622089"/>
    <w:rsid w:val="00622138"/>
    <w:rsid w:val="00622185"/>
    <w:rsid w:val="00622265"/>
    <w:rsid w:val="00622292"/>
    <w:rsid w:val="00622655"/>
    <w:rsid w:val="00622B60"/>
    <w:rsid w:val="00622CAF"/>
    <w:rsid w:val="00622CC7"/>
    <w:rsid w:val="00622E88"/>
    <w:rsid w:val="00623278"/>
    <w:rsid w:val="00623303"/>
    <w:rsid w:val="00623647"/>
    <w:rsid w:val="00623789"/>
    <w:rsid w:val="0062396F"/>
    <w:rsid w:val="006239DF"/>
    <w:rsid w:val="00623AEF"/>
    <w:rsid w:val="00623E3A"/>
    <w:rsid w:val="00623E9C"/>
    <w:rsid w:val="0062428C"/>
    <w:rsid w:val="00624415"/>
    <w:rsid w:val="006246F5"/>
    <w:rsid w:val="006249DF"/>
    <w:rsid w:val="00624AD9"/>
    <w:rsid w:val="00625104"/>
    <w:rsid w:val="00625298"/>
    <w:rsid w:val="006254D5"/>
    <w:rsid w:val="0062553A"/>
    <w:rsid w:val="006257F9"/>
    <w:rsid w:val="00625AFF"/>
    <w:rsid w:val="00625C12"/>
    <w:rsid w:val="00625E5D"/>
    <w:rsid w:val="006262AC"/>
    <w:rsid w:val="006262FA"/>
    <w:rsid w:val="00626772"/>
    <w:rsid w:val="00626C56"/>
    <w:rsid w:val="00626E42"/>
    <w:rsid w:val="00626F9D"/>
    <w:rsid w:val="00627573"/>
    <w:rsid w:val="00627AF1"/>
    <w:rsid w:val="00627C9C"/>
    <w:rsid w:val="00627D22"/>
    <w:rsid w:val="006302B3"/>
    <w:rsid w:val="00630C08"/>
    <w:rsid w:val="00630C1F"/>
    <w:rsid w:val="00630C8E"/>
    <w:rsid w:val="00630E3A"/>
    <w:rsid w:val="00630E9B"/>
    <w:rsid w:val="00630FFA"/>
    <w:rsid w:val="006310A6"/>
    <w:rsid w:val="00631190"/>
    <w:rsid w:val="0063137D"/>
    <w:rsid w:val="006316A8"/>
    <w:rsid w:val="00631C7A"/>
    <w:rsid w:val="00632002"/>
    <w:rsid w:val="006322AF"/>
    <w:rsid w:val="0063237F"/>
    <w:rsid w:val="0063247C"/>
    <w:rsid w:val="006324CD"/>
    <w:rsid w:val="0063257B"/>
    <w:rsid w:val="00632694"/>
    <w:rsid w:val="00632897"/>
    <w:rsid w:val="00632A4D"/>
    <w:rsid w:val="00632C75"/>
    <w:rsid w:val="00632FBF"/>
    <w:rsid w:val="006332A6"/>
    <w:rsid w:val="00633654"/>
    <w:rsid w:val="00633EF2"/>
    <w:rsid w:val="0063467B"/>
    <w:rsid w:val="00634EBE"/>
    <w:rsid w:val="00634EDD"/>
    <w:rsid w:val="0063524B"/>
    <w:rsid w:val="006354C4"/>
    <w:rsid w:val="00635B22"/>
    <w:rsid w:val="00635C2B"/>
    <w:rsid w:val="0063601F"/>
    <w:rsid w:val="0063618F"/>
    <w:rsid w:val="006361A1"/>
    <w:rsid w:val="00636327"/>
    <w:rsid w:val="006365E1"/>
    <w:rsid w:val="00636C8E"/>
    <w:rsid w:val="00636EF0"/>
    <w:rsid w:val="0063731F"/>
    <w:rsid w:val="00637440"/>
    <w:rsid w:val="006374BD"/>
    <w:rsid w:val="00637545"/>
    <w:rsid w:val="00637602"/>
    <w:rsid w:val="00637623"/>
    <w:rsid w:val="0063782C"/>
    <w:rsid w:val="00637CA9"/>
    <w:rsid w:val="00637F9A"/>
    <w:rsid w:val="006400D1"/>
    <w:rsid w:val="006405DD"/>
    <w:rsid w:val="0064070B"/>
    <w:rsid w:val="006407F1"/>
    <w:rsid w:val="006412E2"/>
    <w:rsid w:val="00641665"/>
    <w:rsid w:val="0064172F"/>
    <w:rsid w:val="0064188E"/>
    <w:rsid w:val="00641A6A"/>
    <w:rsid w:val="00641B05"/>
    <w:rsid w:val="00641BCD"/>
    <w:rsid w:val="00641D6A"/>
    <w:rsid w:val="00641DAC"/>
    <w:rsid w:val="00642008"/>
    <w:rsid w:val="0064227B"/>
    <w:rsid w:val="0064238E"/>
    <w:rsid w:val="006423BC"/>
    <w:rsid w:val="0064274E"/>
    <w:rsid w:val="00642BE3"/>
    <w:rsid w:val="00642F23"/>
    <w:rsid w:val="0064354D"/>
    <w:rsid w:val="006435EF"/>
    <w:rsid w:val="006436B0"/>
    <w:rsid w:val="00643849"/>
    <w:rsid w:val="00643E25"/>
    <w:rsid w:val="00644043"/>
    <w:rsid w:val="00644353"/>
    <w:rsid w:val="006443A1"/>
    <w:rsid w:val="00644709"/>
    <w:rsid w:val="00644A94"/>
    <w:rsid w:val="00644ACF"/>
    <w:rsid w:val="00644B65"/>
    <w:rsid w:val="00644BD0"/>
    <w:rsid w:val="00644FA1"/>
    <w:rsid w:val="0064505F"/>
    <w:rsid w:val="006452C8"/>
    <w:rsid w:val="0064541D"/>
    <w:rsid w:val="006455CC"/>
    <w:rsid w:val="0064563C"/>
    <w:rsid w:val="00645748"/>
    <w:rsid w:val="00645987"/>
    <w:rsid w:val="006459F0"/>
    <w:rsid w:val="006459F5"/>
    <w:rsid w:val="00645B50"/>
    <w:rsid w:val="00646112"/>
    <w:rsid w:val="00646284"/>
    <w:rsid w:val="0064629B"/>
    <w:rsid w:val="00646443"/>
    <w:rsid w:val="00646A61"/>
    <w:rsid w:val="00646B1C"/>
    <w:rsid w:val="006470CD"/>
    <w:rsid w:val="00647506"/>
    <w:rsid w:val="0064759A"/>
    <w:rsid w:val="00647621"/>
    <w:rsid w:val="00647794"/>
    <w:rsid w:val="00647D69"/>
    <w:rsid w:val="00647ED5"/>
    <w:rsid w:val="00647FA1"/>
    <w:rsid w:val="00650162"/>
    <w:rsid w:val="00650B62"/>
    <w:rsid w:val="00650B72"/>
    <w:rsid w:val="00650FC8"/>
    <w:rsid w:val="00651122"/>
    <w:rsid w:val="0065160C"/>
    <w:rsid w:val="00651C37"/>
    <w:rsid w:val="00652075"/>
    <w:rsid w:val="00652205"/>
    <w:rsid w:val="006527AC"/>
    <w:rsid w:val="00652860"/>
    <w:rsid w:val="006529D9"/>
    <w:rsid w:val="00652A05"/>
    <w:rsid w:val="00652A33"/>
    <w:rsid w:val="00652A41"/>
    <w:rsid w:val="00652ABB"/>
    <w:rsid w:val="00652B65"/>
    <w:rsid w:val="00652BF1"/>
    <w:rsid w:val="00652CEA"/>
    <w:rsid w:val="00652E28"/>
    <w:rsid w:val="00652E50"/>
    <w:rsid w:val="00652EE8"/>
    <w:rsid w:val="0065307D"/>
    <w:rsid w:val="00653522"/>
    <w:rsid w:val="006535F2"/>
    <w:rsid w:val="0065365C"/>
    <w:rsid w:val="006537A1"/>
    <w:rsid w:val="00653872"/>
    <w:rsid w:val="00653CE1"/>
    <w:rsid w:val="00654251"/>
    <w:rsid w:val="0065446C"/>
    <w:rsid w:val="00654502"/>
    <w:rsid w:val="006545DF"/>
    <w:rsid w:val="0065490B"/>
    <w:rsid w:val="00654A7F"/>
    <w:rsid w:val="00654B2C"/>
    <w:rsid w:val="00654BCD"/>
    <w:rsid w:val="00654CFF"/>
    <w:rsid w:val="00655167"/>
    <w:rsid w:val="00655313"/>
    <w:rsid w:val="00655588"/>
    <w:rsid w:val="00655E6D"/>
    <w:rsid w:val="00655EF8"/>
    <w:rsid w:val="006560D2"/>
    <w:rsid w:val="00656141"/>
    <w:rsid w:val="0065620E"/>
    <w:rsid w:val="00656432"/>
    <w:rsid w:val="00656ACA"/>
    <w:rsid w:val="00656B4A"/>
    <w:rsid w:val="00656F3F"/>
    <w:rsid w:val="006570FE"/>
    <w:rsid w:val="006572F7"/>
    <w:rsid w:val="00657426"/>
    <w:rsid w:val="006578C1"/>
    <w:rsid w:val="00657C7A"/>
    <w:rsid w:val="00657DEB"/>
    <w:rsid w:val="00660139"/>
    <w:rsid w:val="00660161"/>
    <w:rsid w:val="00660194"/>
    <w:rsid w:val="00660254"/>
    <w:rsid w:val="00660975"/>
    <w:rsid w:val="006609AD"/>
    <w:rsid w:val="00660DD3"/>
    <w:rsid w:val="00660E7F"/>
    <w:rsid w:val="00660F0D"/>
    <w:rsid w:val="006610C1"/>
    <w:rsid w:val="00661306"/>
    <w:rsid w:val="0066195A"/>
    <w:rsid w:val="00661F4F"/>
    <w:rsid w:val="00662096"/>
    <w:rsid w:val="006620BC"/>
    <w:rsid w:val="00662312"/>
    <w:rsid w:val="006623B5"/>
    <w:rsid w:val="00662C83"/>
    <w:rsid w:val="0066335E"/>
    <w:rsid w:val="006634C4"/>
    <w:rsid w:val="006635D8"/>
    <w:rsid w:val="00663666"/>
    <w:rsid w:val="006637BB"/>
    <w:rsid w:val="0066382F"/>
    <w:rsid w:val="0066392D"/>
    <w:rsid w:val="00663A3A"/>
    <w:rsid w:val="00663A57"/>
    <w:rsid w:val="00663CA2"/>
    <w:rsid w:val="00663E57"/>
    <w:rsid w:val="00664909"/>
    <w:rsid w:val="00664CBF"/>
    <w:rsid w:val="00664D66"/>
    <w:rsid w:val="00664EFE"/>
    <w:rsid w:val="00665129"/>
    <w:rsid w:val="00665C2E"/>
    <w:rsid w:val="00665D13"/>
    <w:rsid w:val="00665D34"/>
    <w:rsid w:val="00665E4B"/>
    <w:rsid w:val="00665F45"/>
    <w:rsid w:val="0066632F"/>
    <w:rsid w:val="00666401"/>
    <w:rsid w:val="0066682B"/>
    <w:rsid w:val="00666941"/>
    <w:rsid w:val="00666DA5"/>
    <w:rsid w:val="006672B4"/>
    <w:rsid w:val="0066740F"/>
    <w:rsid w:val="006674BE"/>
    <w:rsid w:val="00667594"/>
    <w:rsid w:val="006675D9"/>
    <w:rsid w:val="006676E6"/>
    <w:rsid w:val="0066786F"/>
    <w:rsid w:val="00667B28"/>
    <w:rsid w:val="00667BE7"/>
    <w:rsid w:val="00667C4C"/>
    <w:rsid w:val="00667F44"/>
    <w:rsid w:val="006700D4"/>
    <w:rsid w:val="00670378"/>
    <w:rsid w:val="006703C4"/>
    <w:rsid w:val="006705D2"/>
    <w:rsid w:val="00670872"/>
    <w:rsid w:val="00670989"/>
    <w:rsid w:val="00670AAA"/>
    <w:rsid w:val="00670CA6"/>
    <w:rsid w:val="00670D50"/>
    <w:rsid w:val="00670F15"/>
    <w:rsid w:val="00670F1D"/>
    <w:rsid w:val="0067147F"/>
    <w:rsid w:val="006717CA"/>
    <w:rsid w:val="006719CC"/>
    <w:rsid w:val="00671D0D"/>
    <w:rsid w:val="00671EC2"/>
    <w:rsid w:val="00671FD6"/>
    <w:rsid w:val="00672219"/>
    <w:rsid w:val="00672395"/>
    <w:rsid w:val="006726DE"/>
    <w:rsid w:val="00672AC0"/>
    <w:rsid w:val="00672C9F"/>
    <w:rsid w:val="00673117"/>
    <w:rsid w:val="0067330F"/>
    <w:rsid w:val="00673D18"/>
    <w:rsid w:val="00673E8B"/>
    <w:rsid w:val="006741CD"/>
    <w:rsid w:val="006741D3"/>
    <w:rsid w:val="0067429A"/>
    <w:rsid w:val="006742BB"/>
    <w:rsid w:val="006747E6"/>
    <w:rsid w:val="00674B22"/>
    <w:rsid w:val="00674BA8"/>
    <w:rsid w:val="00674C99"/>
    <w:rsid w:val="00674F0D"/>
    <w:rsid w:val="006750F2"/>
    <w:rsid w:val="00675423"/>
    <w:rsid w:val="00675711"/>
    <w:rsid w:val="00675B9D"/>
    <w:rsid w:val="00675D60"/>
    <w:rsid w:val="00675FAA"/>
    <w:rsid w:val="006760C7"/>
    <w:rsid w:val="00676231"/>
    <w:rsid w:val="0067654D"/>
    <w:rsid w:val="006765F8"/>
    <w:rsid w:val="00676BE2"/>
    <w:rsid w:val="00676CEC"/>
    <w:rsid w:val="00676DC7"/>
    <w:rsid w:val="00677570"/>
    <w:rsid w:val="006777DF"/>
    <w:rsid w:val="006778A8"/>
    <w:rsid w:val="00677DC3"/>
    <w:rsid w:val="00677EE8"/>
    <w:rsid w:val="0068046A"/>
    <w:rsid w:val="0068061B"/>
    <w:rsid w:val="006806FB"/>
    <w:rsid w:val="00680AF3"/>
    <w:rsid w:val="00681634"/>
    <w:rsid w:val="00681C91"/>
    <w:rsid w:val="00681CE9"/>
    <w:rsid w:val="00681EA6"/>
    <w:rsid w:val="006820E1"/>
    <w:rsid w:val="00682416"/>
    <w:rsid w:val="00682B78"/>
    <w:rsid w:val="00682CCF"/>
    <w:rsid w:val="00682D59"/>
    <w:rsid w:val="00682FE9"/>
    <w:rsid w:val="00683067"/>
    <w:rsid w:val="006835BE"/>
    <w:rsid w:val="00683837"/>
    <w:rsid w:val="00683983"/>
    <w:rsid w:val="00683A10"/>
    <w:rsid w:val="00683B58"/>
    <w:rsid w:val="00683BFD"/>
    <w:rsid w:val="00683C31"/>
    <w:rsid w:val="00683C95"/>
    <w:rsid w:val="00684346"/>
    <w:rsid w:val="00684385"/>
    <w:rsid w:val="00684A07"/>
    <w:rsid w:val="00684FFB"/>
    <w:rsid w:val="006850EF"/>
    <w:rsid w:val="006852D7"/>
    <w:rsid w:val="0068562F"/>
    <w:rsid w:val="00685714"/>
    <w:rsid w:val="006857C1"/>
    <w:rsid w:val="00685995"/>
    <w:rsid w:val="00685B83"/>
    <w:rsid w:val="00685D38"/>
    <w:rsid w:val="00685F64"/>
    <w:rsid w:val="0068645E"/>
    <w:rsid w:val="00686CC8"/>
    <w:rsid w:val="00686E2F"/>
    <w:rsid w:val="00686ED3"/>
    <w:rsid w:val="00686F45"/>
    <w:rsid w:val="0068700B"/>
    <w:rsid w:val="00687154"/>
    <w:rsid w:val="006876E8"/>
    <w:rsid w:val="00687747"/>
    <w:rsid w:val="006877B6"/>
    <w:rsid w:val="00687B14"/>
    <w:rsid w:val="00687B74"/>
    <w:rsid w:val="00687C5F"/>
    <w:rsid w:val="00687DF2"/>
    <w:rsid w:val="0068D39E"/>
    <w:rsid w:val="006905B6"/>
    <w:rsid w:val="00690854"/>
    <w:rsid w:val="00690928"/>
    <w:rsid w:val="00690B8B"/>
    <w:rsid w:val="00690CC7"/>
    <w:rsid w:val="00690CEC"/>
    <w:rsid w:val="00690D2D"/>
    <w:rsid w:val="00690EB9"/>
    <w:rsid w:val="00690F56"/>
    <w:rsid w:val="0069136E"/>
    <w:rsid w:val="0069155C"/>
    <w:rsid w:val="006918D2"/>
    <w:rsid w:val="00691900"/>
    <w:rsid w:val="00691E29"/>
    <w:rsid w:val="00691FCE"/>
    <w:rsid w:val="006922C5"/>
    <w:rsid w:val="006924FC"/>
    <w:rsid w:val="00692706"/>
    <w:rsid w:val="00692881"/>
    <w:rsid w:val="00692955"/>
    <w:rsid w:val="00692C03"/>
    <w:rsid w:val="00692FE2"/>
    <w:rsid w:val="00693113"/>
    <w:rsid w:val="0069318D"/>
    <w:rsid w:val="006934C4"/>
    <w:rsid w:val="006934CE"/>
    <w:rsid w:val="00693678"/>
    <w:rsid w:val="00693A27"/>
    <w:rsid w:val="00693A57"/>
    <w:rsid w:val="00693BEC"/>
    <w:rsid w:val="00693EF1"/>
    <w:rsid w:val="00693F61"/>
    <w:rsid w:val="00693FA7"/>
    <w:rsid w:val="00694729"/>
    <w:rsid w:val="00694794"/>
    <w:rsid w:val="00694EA7"/>
    <w:rsid w:val="00694F6D"/>
    <w:rsid w:val="00694F78"/>
    <w:rsid w:val="00694F9B"/>
    <w:rsid w:val="00695008"/>
    <w:rsid w:val="00695294"/>
    <w:rsid w:val="006954E4"/>
    <w:rsid w:val="006957CB"/>
    <w:rsid w:val="0069588B"/>
    <w:rsid w:val="00695B28"/>
    <w:rsid w:val="00695B99"/>
    <w:rsid w:val="00696345"/>
    <w:rsid w:val="006968B7"/>
    <w:rsid w:val="00696F39"/>
    <w:rsid w:val="00697055"/>
    <w:rsid w:val="00697148"/>
    <w:rsid w:val="006973A1"/>
    <w:rsid w:val="006975E5"/>
    <w:rsid w:val="0069778C"/>
    <w:rsid w:val="006A043E"/>
    <w:rsid w:val="006A059A"/>
    <w:rsid w:val="006A06C9"/>
    <w:rsid w:val="006A0724"/>
    <w:rsid w:val="006A0970"/>
    <w:rsid w:val="006A0A28"/>
    <w:rsid w:val="006A0C79"/>
    <w:rsid w:val="006A0C7E"/>
    <w:rsid w:val="006A11E6"/>
    <w:rsid w:val="006A134F"/>
    <w:rsid w:val="006A145A"/>
    <w:rsid w:val="006A16B2"/>
    <w:rsid w:val="006A1847"/>
    <w:rsid w:val="006A1990"/>
    <w:rsid w:val="006A1A0F"/>
    <w:rsid w:val="006A1C3A"/>
    <w:rsid w:val="006A1D37"/>
    <w:rsid w:val="006A2061"/>
    <w:rsid w:val="006A2358"/>
    <w:rsid w:val="006A27F0"/>
    <w:rsid w:val="006A2B34"/>
    <w:rsid w:val="006A3076"/>
    <w:rsid w:val="006A3749"/>
    <w:rsid w:val="006A38AB"/>
    <w:rsid w:val="006A3C47"/>
    <w:rsid w:val="006A44A9"/>
    <w:rsid w:val="006A4BE1"/>
    <w:rsid w:val="006A4D4F"/>
    <w:rsid w:val="006A4E6E"/>
    <w:rsid w:val="006A4EDD"/>
    <w:rsid w:val="006A5237"/>
    <w:rsid w:val="006A57D3"/>
    <w:rsid w:val="006A5935"/>
    <w:rsid w:val="006A5CC0"/>
    <w:rsid w:val="006A5CEB"/>
    <w:rsid w:val="006A5DD8"/>
    <w:rsid w:val="006A5EE5"/>
    <w:rsid w:val="006A5F4D"/>
    <w:rsid w:val="006A6250"/>
    <w:rsid w:val="006A638B"/>
    <w:rsid w:val="006A662E"/>
    <w:rsid w:val="006A68EB"/>
    <w:rsid w:val="006A69BF"/>
    <w:rsid w:val="006A6C5B"/>
    <w:rsid w:val="006A6DA3"/>
    <w:rsid w:val="006A6E2A"/>
    <w:rsid w:val="006A6F7D"/>
    <w:rsid w:val="006A7003"/>
    <w:rsid w:val="006A70BC"/>
    <w:rsid w:val="006A729D"/>
    <w:rsid w:val="006A7AFF"/>
    <w:rsid w:val="006A7ED3"/>
    <w:rsid w:val="006B072C"/>
    <w:rsid w:val="006B0A06"/>
    <w:rsid w:val="006B0AC8"/>
    <w:rsid w:val="006B0C84"/>
    <w:rsid w:val="006B0F7F"/>
    <w:rsid w:val="006B117A"/>
    <w:rsid w:val="006B1345"/>
    <w:rsid w:val="006B1632"/>
    <w:rsid w:val="006B2097"/>
    <w:rsid w:val="006B20C3"/>
    <w:rsid w:val="006B2475"/>
    <w:rsid w:val="006B24D4"/>
    <w:rsid w:val="006B267D"/>
    <w:rsid w:val="006B2ADA"/>
    <w:rsid w:val="006B2B90"/>
    <w:rsid w:val="006B35B5"/>
    <w:rsid w:val="006B36E7"/>
    <w:rsid w:val="006B3890"/>
    <w:rsid w:val="006B3989"/>
    <w:rsid w:val="006B39C0"/>
    <w:rsid w:val="006B3BBA"/>
    <w:rsid w:val="006B3D12"/>
    <w:rsid w:val="006B3D47"/>
    <w:rsid w:val="006B3EAB"/>
    <w:rsid w:val="006B437B"/>
    <w:rsid w:val="006B4604"/>
    <w:rsid w:val="006B49CE"/>
    <w:rsid w:val="006B4B46"/>
    <w:rsid w:val="006B5220"/>
    <w:rsid w:val="006B5314"/>
    <w:rsid w:val="006B546D"/>
    <w:rsid w:val="006B54CE"/>
    <w:rsid w:val="006B562A"/>
    <w:rsid w:val="006B56DB"/>
    <w:rsid w:val="006B5AA5"/>
    <w:rsid w:val="006B5D1E"/>
    <w:rsid w:val="006B5E57"/>
    <w:rsid w:val="006B5FF2"/>
    <w:rsid w:val="006B60DF"/>
    <w:rsid w:val="006B613C"/>
    <w:rsid w:val="006B6819"/>
    <w:rsid w:val="006B68F1"/>
    <w:rsid w:val="006B6B52"/>
    <w:rsid w:val="006B6BD4"/>
    <w:rsid w:val="006B6C6B"/>
    <w:rsid w:val="006B6C89"/>
    <w:rsid w:val="006B6EFF"/>
    <w:rsid w:val="006B7500"/>
    <w:rsid w:val="006B761C"/>
    <w:rsid w:val="006B7692"/>
    <w:rsid w:val="006B76A7"/>
    <w:rsid w:val="006B76E4"/>
    <w:rsid w:val="006B77E3"/>
    <w:rsid w:val="006B791B"/>
    <w:rsid w:val="006B7D90"/>
    <w:rsid w:val="006B7DA7"/>
    <w:rsid w:val="006C0154"/>
    <w:rsid w:val="006C030B"/>
    <w:rsid w:val="006C0400"/>
    <w:rsid w:val="006C070A"/>
    <w:rsid w:val="006C0ACE"/>
    <w:rsid w:val="006C0B07"/>
    <w:rsid w:val="006C0C20"/>
    <w:rsid w:val="006C0DBF"/>
    <w:rsid w:val="006C0E7C"/>
    <w:rsid w:val="006C0F38"/>
    <w:rsid w:val="006C0FD8"/>
    <w:rsid w:val="006C14B5"/>
    <w:rsid w:val="006C152E"/>
    <w:rsid w:val="006C170B"/>
    <w:rsid w:val="006C1B36"/>
    <w:rsid w:val="006C1E9B"/>
    <w:rsid w:val="006C2218"/>
    <w:rsid w:val="006C24CF"/>
    <w:rsid w:val="006C25AA"/>
    <w:rsid w:val="006C272A"/>
    <w:rsid w:val="006C29D2"/>
    <w:rsid w:val="006C2AD1"/>
    <w:rsid w:val="006C2B2A"/>
    <w:rsid w:val="006C2BA3"/>
    <w:rsid w:val="006C2D52"/>
    <w:rsid w:val="006C2F8F"/>
    <w:rsid w:val="006C346A"/>
    <w:rsid w:val="006C3608"/>
    <w:rsid w:val="006C366A"/>
    <w:rsid w:val="006C3788"/>
    <w:rsid w:val="006C3EBF"/>
    <w:rsid w:val="006C463C"/>
    <w:rsid w:val="006C4713"/>
    <w:rsid w:val="006C47D8"/>
    <w:rsid w:val="006C4B13"/>
    <w:rsid w:val="006C4B2E"/>
    <w:rsid w:val="006C4CD0"/>
    <w:rsid w:val="006C52B3"/>
    <w:rsid w:val="006C5740"/>
    <w:rsid w:val="006C5970"/>
    <w:rsid w:val="006C5CF8"/>
    <w:rsid w:val="006C5EA5"/>
    <w:rsid w:val="006C6371"/>
    <w:rsid w:val="006C6449"/>
    <w:rsid w:val="006C6776"/>
    <w:rsid w:val="006C69C3"/>
    <w:rsid w:val="006C6ACD"/>
    <w:rsid w:val="006C7966"/>
    <w:rsid w:val="006C79BD"/>
    <w:rsid w:val="006C7B9A"/>
    <w:rsid w:val="006C7B9C"/>
    <w:rsid w:val="006C7BCC"/>
    <w:rsid w:val="006C7E96"/>
    <w:rsid w:val="006C7F54"/>
    <w:rsid w:val="006D02BA"/>
    <w:rsid w:val="006D0400"/>
    <w:rsid w:val="006D04B1"/>
    <w:rsid w:val="006D061C"/>
    <w:rsid w:val="006D08DC"/>
    <w:rsid w:val="006D0A1D"/>
    <w:rsid w:val="006D0CBA"/>
    <w:rsid w:val="006D0D47"/>
    <w:rsid w:val="006D1134"/>
    <w:rsid w:val="006D14A4"/>
    <w:rsid w:val="006D1534"/>
    <w:rsid w:val="006D15CB"/>
    <w:rsid w:val="006D1BE9"/>
    <w:rsid w:val="006D21B9"/>
    <w:rsid w:val="006D2230"/>
    <w:rsid w:val="006D2C1C"/>
    <w:rsid w:val="006D2D22"/>
    <w:rsid w:val="006D347C"/>
    <w:rsid w:val="006D35E3"/>
    <w:rsid w:val="006D3825"/>
    <w:rsid w:val="006D38C1"/>
    <w:rsid w:val="006D3B31"/>
    <w:rsid w:val="006D4195"/>
    <w:rsid w:val="006D4510"/>
    <w:rsid w:val="006D462C"/>
    <w:rsid w:val="006D4B37"/>
    <w:rsid w:val="006D559C"/>
    <w:rsid w:val="006D55F0"/>
    <w:rsid w:val="006D5612"/>
    <w:rsid w:val="006D589E"/>
    <w:rsid w:val="006D596D"/>
    <w:rsid w:val="006D5A42"/>
    <w:rsid w:val="006D5ADD"/>
    <w:rsid w:val="006D5FB1"/>
    <w:rsid w:val="006D66A1"/>
    <w:rsid w:val="006D6A3F"/>
    <w:rsid w:val="006D6B1E"/>
    <w:rsid w:val="006D6EC9"/>
    <w:rsid w:val="006D7191"/>
    <w:rsid w:val="006D7A14"/>
    <w:rsid w:val="006D7E98"/>
    <w:rsid w:val="006E006C"/>
    <w:rsid w:val="006E00A8"/>
    <w:rsid w:val="006E00C1"/>
    <w:rsid w:val="006E029F"/>
    <w:rsid w:val="006E034A"/>
    <w:rsid w:val="006E0522"/>
    <w:rsid w:val="006E058D"/>
    <w:rsid w:val="006E0644"/>
    <w:rsid w:val="006E11E4"/>
    <w:rsid w:val="006E1A13"/>
    <w:rsid w:val="006E1B52"/>
    <w:rsid w:val="006E21CF"/>
    <w:rsid w:val="006E2726"/>
    <w:rsid w:val="006E284E"/>
    <w:rsid w:val="006E2902"/>
    <w:rsid w:val="006E2B37"/>
    <w:rsid w:val="006E2C12"/>
    <w:rsid w:val="006E2CD3"/>
    <w:rsid w:val="006E3094"/>
    <w:rsid w:val="006E3104"/>
    <w:rsid w:val="006E381A"/>
    <w:rsid w:val="006E3A4E"/>
    <w:rsid w:val="006E3A9A"/>
    <w:rsid w:val="006E3B99"/>
    <w:rsid w:val="006E3BBF"/>
    <w:rsid w:val="006E3DB5"/>
    <w:rsid w:val="006E3E25"/>
    <w:rsid w:val="006E3EDE"/>
    <w:rsid w:val="006E428C"/>
    <w:rsid w:val="006E44FC"/>
    <w:rsid w:val="006E4662"/>
    <w:rsid w:val="006E4780"/>
    <w:rsid w:val="006E4855"/>
    <w:rsid w:val="006E4A90"/>
    <w:rsid w:val="006E4B68"/>
    <w:rsid w:val="006E4D28"/>
    <w:rsid w:val="006E4DDB"/>
    <w:rsid w:val="006E52E9"/>
    <w:rsid w:val="006E547E"/>
    <w:rsid w:val="006E5719"/>
    <w:rsid w:val="006E581D"/>
    <w:rsid w:val="006E589A"/>
    <w:rsid w:val="006E5B16"/>
    <w:rsid w:val="006E5E87"/>
    <w:rsid w:val="006E5FAD"/>
    <w:rsid w:val="006E60FA"/>
    <w:rsid w:val="006E625F"/>
    <w:rsid w:val="006E632D"/>
    <w:rsid w:val="006E6396"/>
    <w:rsid w:val="006E69FA"/>
    <w:rsid w:val="006E6DC0"/>
    <w:rsid w:val="006E6E5A"/>
    <w:rsid w:val="006E71F8"/>
    <w:rsid w:val="006E74C8"/>
    <w:rsid w:val="006E74D6"/>
    <w:rsid w:val="006E7540"/>
    <w:rsid w:val="006F0128"/>
    <w:rsid w:val="006F0258"/>
    <w:rsid w:val="006F0B2D"/>
    <w:rsid w:val="006F1108"/>
    <w:rsid w:val="006F1443"/>
    <w:rsid w:val="006F155C"/>
    <w:rsid w:val="006F160F"/>
    <w:rsid w:val="006F1619"/>
    <w:rsid w:val="006F188A"/>
    <w:rsid w:val="006F1AD9"/>
    <w:rsid w:val="006F1DCF"/>
    <w:rsid w:val="006F232A"/>
    <w:rsid w:val="006F24C1"/>
    <w:rsid w:val="006F2576"/>
    <w:rsid w:val="006F2CAD"/>
    <w:rsid w:val="006F2F60"/>
    <w:rsid w:val="006F33C7"/>
    <w:rsid w:val="006F3507"/>
    <w:rsid w:val="006F36AB"/>
    <w:rsid w:val="006F3FF2"/>
    <w:rsid w:val="006F42B4"/>
    <w:rsid w:val="006F43D9"/>
    <w:rsid w:val="006F4523"/>
    <w:rsid w:val="006F4676"/>
    <w:rsid w:val="006F4BFB"/>
    <w:rsid w:val="006F4E10"/>
    <w:rsid w:val="006F4FE0"/>
    <w:rsid w:val="006F507A"/>
    <w:rsid w:val="006F5090"/>
    <w:rsid w:val="006F5445"/>
    <w:rsid w:val="006F55A0"/>
    <w:rsid w:val="006F56C5"/>
    <w:rsid w:val="006F5A92"/>
    <w:rsid w:val="006F5A9E"/>
    <w:rsid w:val="006F5F41"/>
    <w:rsid w:val="006F617F"/>
    <w:rsid w:val="006F673D"/>
    <w:rsid w:val="006F712B"/>
    <w:rsid w:val="006F73CB"/>
    <w:rsid w:val="006F765C"/>
    <w:rsid w:val="006F77F3"/>
    <w:rsid w:val="006F7945"/>
    <w:rsid w:val="006F799B"/>
    <w:rsid w:val="006F79A7"/>
    <w:rsid w:val="006F7B20"/>
    <w:rsid w:val="006F7C54"/>
    <w:rsid w:val="006F7CFB"/>
    <w:rsid w:val="00700003"/>
    <w:rsid w:val="007001A0"/>
    <w:rsid w:val="00700330"/>
    <w:rsid w:val="00700342"/>
    <w:rsid w:val="00700513"/>
    <w:rsid w:val="00700742"/>
    <w:rsid w:val="00700B28"/>
    <w:rsid w:val="00700CE0"/>
    <w:rsid w:val="00700ED1"/>
    <w:rsid w:val="00700F78"/>
    <w:rsid w:val="0070108C"/>
    <w:rsid w:val="0070110A"/>
    <w:rsid w:val="00701324"/>
    <w:rsid w:val="007015B6"/>
    <w:rsid w:val="00701F9F"/>
    <w:rsid w:val="007020FE"/>
    <w:rsid w:val="0070218B"/>
    <w:rsid w:val="00702657"/>
    <w:rsid w:val="00702968"/>
    <w:rsid w:val="00702BC7"/>
    <w:rsid w:val="00702CDE"/>
    <w:rsid w:val="00702D95"/>
    <w:rsid w:val="00702EA7"/>
    <w:rsid w:val="00702FB7"/>
    <w:rsid w:val="00702FE6"/>
    <w:rsid w:val="00703215"/>
    <w:rsid w:val="0070329E"/>
    <w:rsid w:val="00703744"/>
    <w:rsid w:val="007039BF"/>
    <w:rsid w:val="00703A84"/>
    <w:rsid w:val="00703E15"/>
    <w:rsid w:val="007043F9"/>
    <w:rsid w:val="007044D0"/>
    <w:rsid w:val="00704783"/>
    <w:rsid w:val="007049B6"/>
    <w:rsid w:val="00704A46"/>
    <w:rsid w:val="00704A7C"/>
    <w:rsid w:val="0070512B"/>
    <w:rsid w:val="00705229"/>
    <w:rsid w:val="007057A9"/>
    <w:rsid w:val="0070599C"/>
    <w:rsid w:val="00705BCB"/>
    <w:rsid w:val="00706294"/>
    <w:rsid w:val="00706578"/>
    <w:rsid w:val="00706916"/>
    <w:rsid w:val="00706CEB"/>
    <w:rsid w:val="00706D13"/>
    <w:rsid w:val="00706D47"/>
    <w:rsid w:val="00706F6B"/>
    <w:rsid w:val="00707060"/>
    <w:rsid w:val="007072EB"/>
    <w:rsid w:val="00707337"/>
    <w:rsid w:val="00707362"/>
    <w:rsid w:val="007074EA"/>
    <w:rsid w:val="00707514"/>
    <w:rsid w:val="007076FF"/>
    <w:rsid w:val="00707B81"/>
    <w:rsid w:val="00707C62"/>
    <w:rsid w:val="00707E30"/>
    <w:rsid w:val="0071038F"/>
    <w:rsid w:val="00710469"/>
    <w:rsid w:val="007105EE"/>
    <w:rsid w:val="00710605"/>
    <w:rsid w:val="00710688"/>
    <w:rsid w:val="0071085A"/>
    <w:rsid w:val="00710C79"/>
    <w:rsid w:val="00710CCE"/>
    <w:rsid w:val="007117E5"/>
    <w:rsid w:val="007119A0"/>
    <w:rsid w:val="00711A08"/>
    <w:rsid w:val="00711A2B"/>
    <w:rsid w:val="00711DE3"/>
    <w:rsid w:val="00711FAD"/>
    <w:rsid w:val="0071240C"/>
    <w:rsid w:val="0071244B"/>
    <w:rsid w:val="00712664"/>
    <w:rsid w:val="007126E7"/>
    <w:rsid w:val="00712703"/>
    <w:rsid w:val="00712D4E"/>
    <w:rsid w:val="00712E25"/>
    <w:rsid w:val="00713571"/>
    <w:rsid w:val="007136AE"/>
    <w:rsid w:val="00713922"/>
    <w:rsid w:val="00713A0C"/>
    <w:rsid w:val="00713B93"/>
    <w:rsid w:val="00713F81"/>
    <w:rsid w:val="00714547"/>
    <w:rsid w:val="0071464D"/>
    <w:rsid w:val="00714D72"/>
    <w:rsid w:val="00714D90"/>
    <w:rsid w:val="007150F5"/>
    <w:rsid w:val="0071521C"/>
    <w:rsid w:val="007152DC"/>
    <w:rsid w:val="00715485"/>
    <w:rsid w:val="007154E0"/>
    <w:rsid w:val="00715506"/>
    <w:rsid w:val="00715519"/>
    <w:rsid w:val="00715899"/>
    <w:rsid w:val="00715912"/>
    <w:rsid w:val="00715972"/>
    <w:rsid w:val="00715A4F"/>
    <w:rsid w:val="00715AD7"/>
    <w:rsid w:val="00715DD3"/>
    <w:rsid w:val="00716113"/>
    <w:rsid w:val="007166C4"/>
    <w:rsid w:val="00716790"/>
    <w:rsid w:val="00716B3D"/>
    <w:rsid w:val="00716B72"/>
    <w:rsid w:val="0071709C"/>
    <w:rsid w:val="0071737F"/>
    <w:rsid w:val="007175EB"/>
    <w:rsid w:val="007176EE"/>
    <w:rsid w:val="0071797C"/>
    <w:rsid w:val="007179BB"/>
    <w:rsid w:val="00717C15"/>
    <w:rsid w:val="0072045B"/>
    <w:rsid w:val="007209D4"/>
    <w:rsid w:val="00720C0D"/>
    <w:rsid w:val="00721063"/>
    <w:rsid w:val="00721211"/>
    <w:rsid w:val="007217D3"/>
    <w:rsid w:val="00721BA3"/>
    <w:rsid w:val="00721BB1"/>
    <w:rsid w:val="00721E6B"/>
    <w:rsid w:val="00721EAA"/>
    <w:rsid w:val="00722233"/>
    <w:rsid w:val="007226EF"/>
    <w:rsid w:val="00722AFE"/>
    <w:rsid w:val="007234CB"/>
    <w:rsid w:val="00723FBF"/>
    <w:rsid w:val="00724132"/>
    <w:rsid w:val="007241D5"/>
    <w:rsid w:val="00724686"/>
    <w:rsid w:val="00724921"/>
    <w:rsid w:val="00724968"/>
    <w:rsid w:val="00724BFE"/>
    <w:rsid w:val="00724F4C"/>
    <w:rsid w:val="00724F58"/>
    <w:rsid w:val="00724F6B"/>
    <w:rsid w:val="00725424"/>
    <w:rsid w:val="0072542C"/>
    <w:rsid w:val="007256C7"/>
    <w:rsid w:val="007258BA"/>
    <w:rsid w:val="00725921"/>
    <w:rsid w:val="00725B58"/>
    <w:rsid w:val="00725D20"/>
    <w:rsid w:val="00725F96"/>
    <w:rsid w:val="00725FC1"/>
    <w:rsid w:val="0072604E"/>
    <w:rsid w:val="0072648F"/>
    <w:rsid w:val="007265B4"/>
    <w:rsid w:val="00726868"/>
    <w:rsid w:val="0072691C"/>
    <w:rsid w:val="00726973"/>
    <w:rsid w:val="00726AD9"/>
    <w:rsid w:val="00726D1B"/>
    <w:rsid w:val="00726D7F"/>
    <w:rsid w:val="00726EB8"/>
    <w:rsid w:val="00727096"/>
    <w:rsid w:val="007272B1"/>
    <w:rsid w:val="00727426"/>
    <w:rsid w:val="007274E4"/>
    <w:rsid w:val="00727776"/>
    <w:rsid w:val="007277FE"/>
    <w:rsid w:val="007278DD"/>
    <w:rsid w:val="00727C44"/>
    <w:rsid w:val="00727C74"/>
    <w:rsid w:val="00727DC8"/>
    <w:rsid w:val="00727F31"/>
    <w:rsid w:val="00730610"/>
    <w:rsid w:val="00730704"/>
    <w:rsid w:val="007307A9"/>
    <w:rsid w:val="00730EDA"/>
    <w:rsid w:val="0073114D"/>
    <w:rsid w:val="00731C19"/>
    <w:rsid w:val="00731F36"/>
    <w:rsid w:val="007322C8"/>
    <w:rsid w:val="00732394"/>
    <w:rsid w:val="0073242A"/>
    <w:rsid w:val="00732668"/>
    <w:rsid w:val="00732695"/>
    <w:rsid w:val="007329D0"/>
    <w:rsid w:val="00732B05"/>
    <w:rsid w:val="00732D6D"/>
    <w:rsid w:val="00733972"/>
    <w:rsid w:val="00733C06"/>
    <w:rsid w:val="007340BB"/>
    <w:rsid w:val="0073434E"/>
    <w:rsid w:val="007343D6"/>
    <w:rsid w:val="00734669"/>
    <w:rsid w:val="00734AF5"/>
    <w:rsid w:val="00734CE3"/>
    <w:rsid w:val="00734CEB"/>
    <w:rsid w:val="00734DFF"/>
    <w:rsid w:val="00735019"/>
    <w:rsid w:val="007354FE"/>
    <w:rsid w:val="007356F0"/>
    <w:rsid w:val="0073596F"/>
    <w:rsid w:val="00736247"/>
    <w:rsid w:val="0073657B"/>
    <w:rsid w:val="007365E7"/>
    <w:rsid w:val="007366FB"/>
    <w:rsid w:val="00736855"/>
    <w:rsid w:val="00736929"/>
    <w:rsid w:val="00736B46"/>
    <w:rsid w:val="00736B61"/>
    <w:rsid w:val="00736E40"/>
    <w:rsid w:val="00737019"/>
    <w:rsid w:val="00737038"/>
    <w:rsid w:val="007375AE"/>
    <w:rsid w:val="0073785C"/>
    <w:rsid w:val="00737A9C"/>
    <w:rsid w:val="00737C1F"/>
    <w:rsid w:val="0074018E"/>
    <w:rsid w:val="00740735"/>
    <w:rsid w:val="007407DB"/>
    <w:rsid w:val="00740829"/>
    <w:rsid w:val="00740872"/>
    <w:rsid w:val="00740C14"/>
    <w:rsid w:val="00740ED2"/>
    <w:rsid w:val="0074120D"/>
    <w:rsid w:val="007412DA"/>
    <w:rsid w:val="0074159D"/>
    <w:rsid w:val="00741734"/>
    <w:rsid w:val="007418A0"/>
    <w:rsid w:val="00741A12"/>
    <w:rsid w:val="00741A34"/>
    <w:rsid w:val="00741AE4"/>
    <w:rsid w:val="00741EF1"/>
    <w:rsid w:val="00741F8D"/>
    <w:rsid w:val="00742100"/>
    <w:rsid w:val="00742305"/>
    <w:rsid w:val="00742392"/>
    <w:rsid w:val="007425FA"/>
    <w:rsid w:val="0074272C"/>
    <w:rsid w:val="007427A1"/>
    <w:rsid w:val="0074293F"/>
    <w:rsid w:val="00742A67"/>
    <w:rsid w:val="00742B95"/>
    <w:rsid w:val="00743372"/>
    <w:rsid w:val="007434B7"/>
    <w:rsid w:val="0074367F"/>
    <w:rsid w:val="00743F1E"/>
    <w:rsid w:val="00743F40"/>
    <w:rsid w:val="00743F62"/>
    <w:rsid w:val="0074431A"/>
    <w:rsid w:val="0074477B"/>
    <w:rsid w:val="0074497A"/>
    <w:rsid w:val="00744A77"/>
    <w:rsid w:val="00744D18"/>
    <w:rsid w:val="00744E1F"/>
    <w:rsid w:val="00744E2D"/>
    <w:rsid w:val="00744E6F"/>
    <w:rsid w:val="0074529C"/>
    <w:rsid w:val="00745578"/>
    <w:rsid w:val="00745722"/>
    <w:rsid w:val="00745898"/>
    <w:rsid w:val="007458B5"/>
    <w:rsid w:val="00745909"/>
    <w:rsid w:val="0074593D"/>
    <w:rsid w:val="00745D73"/>
    <w:rsid w:val="00745DEC"/>
    <w:rsid w:val="00745EFB"/>
    <w:rsid w:val="00745FDB"/>
    <w:rsid w:val="007464A5"/>
    <w:rsid w:val="0074671A"/>
    <w:rsid w:val="00746922"/>
    <w:rsid w:val="007469F1"/>
    <w:rsid w:val="00746B1B"/>
    <w:rsid w:val="00746D90"/>
    <w:rsid w:val="0074724B"/>
    <w:rsid w:val="0074751F"/>
    <w:rsid w:val="0074766C"/>
    <w:rsid w:val="00747747"/>
    <w:rsid w:val="00747C2A"/>
    <w:rsid w:val="00747D6C"/>
    <w:rsid w:val="00747E86"/>
    <w:rsid w:val="00747FC9"/>
    <w:rsid w:val="0075061A"/>
    <w:rsid w:val="0075099F"/>
    <w:rsid w:val="00750A68"/>
    <w:rsid w:val="007510FE"/>
    <w:rsid w:val="0075127B"/>
    <w:rsid w:val="0075139D"/>
    <w:rsid w:val="007514EF"/>
    <w:rsid w:val="00751B12"/>
    <w:rsid w:val="00751BEF"/>
    <w:rsid w:val="007520BD"/>
    <w:rsid w:val="00752240"/>
    <w:rsid w:val="00752318"/>
    <w:rsid w:val="007523C8"/>
    <w:rsid w:val="00752413"/>
    <w:rsid w:val="007525CA"/>
    <w:rsid w:val="00752643"/>
    <w:rsid w:val="00752BA0"/>
    <w:rsid w:val="00752EC8"/>
    <w:rsid w:val="00753387"/>
    <w:rsid w:val="007533EC"/>
    <w:rsid w:val="007536F0"/>
    <w:rsid w:val="00753F95"/>
    <w:rsid w:val="00754138"/>
    <w:rsid w:val="007541C9"/>
    <w:rsid w:val="007547CB"/>
    <w:rsid w:val="00754B73"/>
    <w:rsid w:val="00754BB2"/>
    <w:rsid w:val="0075528A"/>
    <w:rsid w:val="0075530A"/>
    <w:rsid w:val="0075532D"/>
    <w:rsid w:val="0075552C"/>
    <w:rsid w:val="00755867"/>
    <w:rsid w:val="00755869"/>
    <w:rsid w:val="0075597A"/>
    <w:rsid w:val="007559D3"/>
    <w:rsid w:val="00755D0C"/>
    <w:rsid w:val="00755DA6"/>
    <w:rsid w:val="00756385"/>
    <w:rsid w:val="0075685E"/>
    <w:rsid w:val="0075719B"/>
    <w:rsid w:val="007571BD"/>
    <w:rsid w:val="007571DD"/>
    <w:rsid w:val="00757232"/>
    <w:rsid w:val="007572F2"/>
    <w:rsid w:val="00757570"/>
    <w:rsid w:val="0075761C"/>
    <w:rsid w:val="00757880"/>
    <w:rsid w:val="00757CD2"/>
    <w:rsid w:val="00757CF6"/>
    <w:rsid w:val="00757F2B"/>
    <w:rsid w:val="0076038D"/>
    <w:rsid w:val="007604DE"/>
    <w:rsid w:val="007606E6"/>
    <w:rsid w:val="00760A46"/>
    <w:rsid w:val="00760BB3"/>
    <w:rsid w:val="00760F34"/>
    <w:rsid w:val="00760F52"/>
    <w:rsid w:val="00761467"/>
    <w:rsid w:val="00761646"/>
    <w:rsid w:val="00761719"/>
    <w:rsid w:val="00761770"/>
    <w:rsid w:val="00761875"/>
    <w:rsid w:val="00761DBB"/>
    <w:rsid w:val="00761DEF"/>
    <w:rsid w:val="00761E06"/>
    <w:rsid w:val="00761F85"/>
    <w:rsid w:val="007620B4"/>
    <w:rsid w:val="007620E1"/>
    <w:rsid w:val="0076229F"/>
    <w:rsid w:val="00762384"/>
    <w:rsid w:val="007623C6"/>
    <w:rsid w:val="00762785"/>
    <w:rsid w:val="00762BCE"/>
    <w:rsid w:val="00763033"/>
    <w:rsid w:val="007630BB"/>
    <w:rsid w:val="007635B9"/>
    <w:rsid w:val="00763711"/>
    <w:rsid w:val="00763A1B"/>
    <w:rsid w:val="00763A86"/>
    <w:rsid w:val="00763BD4"/>
    <w:rsid w:val="00763C2C"/>
    <w:rsid w:val="00763D8F"/>
    <w:rsid w:val="00763E6A"/>
    <w:rsid w:val="00764071"/>
    <w:rsid w:val="007641E9"/>
    <w:rsid w:val="00764492"/>
    <w:rsid w:val="007648C1"/>
    <w:rsid w:val="007649E4"/>
    <w:rsid w:val="00765118"/>
    <w:rsid w:val="00765527"/>
    <w:rsid w:val="00765555"/>
    <w:rsid w:val="007657E8"/>
    <w:rsid w:val="007657EA"/>
    <w:rsid w:val="00765B02"/>
    <w:rsid w:val="00765F81"/>
    <w:rsid w:val="00765F8D"/>
    <w:rsid w:val="00766021"/>
    <w:rsid w:val="0076624B"/>
    <w:rsid w:val="007662F1"/>
    <w:rsid w:val="0076639C"/>
    <w:rsid w:val="007669AC"/>
    <w:rsid w:val="00766B0C"/>
    <w:rsid w:val="00766E0F"/>
    <w:rsid w:val="00766FD9"/>
    <w:rsid w:val="007671DD"/>
    <w:rsid w:val="0076724B"/>
    <w:rsid w:val="007675BA"/>
    <w:rsid w:val="00767A50"/>
    <w:rsid w:val="00767BEB"/>
    <w:rsid w:val="00767E12"/>
    <w:rsid w:val="007700BD"/>
    <w:rsid w:val="00770326"/>
    <w:rsid w:val="0077033F"/>
    <w:rsid w:val="007703E6"/>
    <w:rsid w:val="00770847"/>
    <w:rsid w:val="00770964"/>
    <w:rsid w:val="00770978"/>
    <w:rsid w:val="00770AA2"/>
    <w:rsid w:val="00770C24"/>
    <w:rsid w:val="00770FA9"/>
    <w:rsid w:val="00771459"/>
    <w:rsid w:val="007716EB"/>
    <w:rsid w:val="00771A64"/>
    <w:rsid w:val="00771B25"/>
    <w:rsid w:val="00771B57"/>
    <w:rsid w:val="00771C23"/>
    <w:rsid w:val="00771CE5"/>
    <w:rsid w:val="00771DEF"/>
    <w:rsid w:val="00771F05"/>
    <w:rsid w:val="0077215B"/>
    <w:rsid w:val="007724A4"/>
    <w:rsid w:val="00772A45"/>
    <w:rsid w:val="00772CF5"/>
    <w:rsid w:val="00772FF9"/>
    <w:rsid w:val="0077332C"/>
    <w:rsid w:val="00773638"/>
    <w:rsid w:val="00773699"/>
    <w:rsid w:val="00773B1B"/>
    <w:rsid w:val="00773BE8"/>
    <w:rsid w:val="00773CC0"/>
    <w:rsid w:val="00773ECE"/>
    <w:rsid w:val="00774002"/>
    <w:rsid w:val="00774209"/>
    <w:rsid w:val="00774318"/>
    <w:rsid w:val="007747A0"/>
    <w:rsid w:val="0077515D"/>
    <w:rsid w:val="007756EB"/>
    <w:rsid w:val="00775E2D"/>
    <w:rsid w:val="00775E46"/>
    <w:rsid w:val="0077611A"/>
    <w:rsid w:val="0077637D"/>
    <w:rsid w:val="007765E0"/>
    <w:rsid w:val="0077687C"/>
    <w:rsid w:val="007768C4"/>
    <w:rsid w:val="00776B8D"/>
    <w:rsid w:val="00776D99"/>
    <w:rsid w:val="0077728E"/>
    <w:rsid w:val="007774ED"/>
    <w:rsid w:val="0077763F"/>
    <w:rsid w:val="007776F5"/>
    <w:rsid w:val="007776FF"/>
    <w:rsid w:val="00777990"/>
    <w:rsid w:val="00777EAA"/>
    <w:rsid w:val="00777EF3"/>
    <w:rsid w:val="0078030C"/>
    <w:rsid w:val="0078065D"/>
    <w:rsid w:val="007806E2"/>
    <w:rsid w:val="007809DA"/>
    <w:rsid w:val="00780B86"/>
    <w:rsid w:val="00780DE5"/>
    <w:rsid w:val="007812CB"/>
    <w:rsid w:val="00781C94"/>
    <w:rsid w:val="00781E1E"/>
    <w:rsid w:val="00781E48"/>
    <w:rsid w:val="00782010"/>
    <w:rsid w:val="00782138"/>
    <w:rsid w:val="00782141"/>
    <w:rsid w:val="0078256D"/>
    <w:rsid w:val="00782673"/>
    <w:rsid w:val="00782689"/>
    <w:rsid w:val="007827A2"/>
    <w:rsid w:val="00782886"/>
    <w:rsid w:val="00782A66"/>
    <w:rsid w:val="00782C32"/>
    <w:rsid w:val="00782D8B"/>
    <w:rsid w:val="00782F81"/>
    <w:rsid w:val="0078305F"/>
    <w:rsid w:val="00783075"/>
    <w:rsid w:val="00783123"/>
    <w:rsid w:val="00783586"/>
    <w:rsid w:val="0078375D"/>
    <w:rsid w:val="0078392D"/>
    <w:rsid w:val="007839FA"/>
    <w:rsid w:val="00784027"/>
    <w:rsid w:val="007841DC"/>
    <w:rsid w:val="007842C7"/>
    <w:rsid w:val="007845E1"/>
    <w:rsid w:val="0078468E"/>
    <w:rsid w:val="00784866"/>
    <w:rsid w:val="00784CE6"/>
    <w:rsid w:val="00784D60"/>
    <w:rsid w:val="00784D78"/>
    <w:rsid w:val="00784E9A"/>
    <w:rsid w:val="007854DE"/>
    <w:rsid w:val="007857CA"/>
    <w:rsid w:val="0078592E"/>
    <w:rsid w:val="00785C1C"/>
    <w:rsid w:val="00785D08"/>
    <w:rsid w:val="00785F07"/>
    <w:rsid w:val="00785FD3"/>
    <w:rsid w:val="007865F9"/>
    <w:rsid w:val="007865FA"/>
    <w:rsid w:val="007868D7"/>
    <w:rsid w:val="007869F9"/>
    <w:rsid w:val="00786CD3"/>
    <w:rsid w:val="00787336"/>
    <w:rsid w:val="00787517"/>
    <w:rsid w:val="00787A39"/>
    <w:rsid w:val="00787AA3"/>
    <w:rsid w:val="00787B20"/>
    <w:rsid w:val="00787CE7"/>
    <w:rsid w:val="00790165"/>
    <w:rsid w:val="007902E8"/>
    <w:rsid w:val="007902F3"/>
    <w:rsid w:val="00790C62"/>
    <w:rsid w:val="00790C7C"/>
    <w:rsid w:val="00790D5F"/>
    <w:rsid w:val="0079114A"/>
    <w:rsid w:val="007913CE"/>
    <w:rsid w:val="0079156B"/>
    <w:rsid w:val="0079178F"/>
    <w:rsid w:val="007917B4"/>
    <w:rsid w:val="00791AE5"/>
    <w:rsid w:val="00791AE7"/>
    <w:rsid w:val="00791E13"/>
    <w:rsid w:val="00791F41"/>
    <w:rsid w:val="00792413"/>
    <w:rsid w:val="0079243F"/>
    <w:rsid w:val="00792BFE"/>
    <w:rsid w:val="00792E78"/>
    <w:rsid w:val="00792EB7"/>
    <w:rsid w:val="00792F9D"/>
    <w:rsid w:val="00792FDC"/>
    <w:rsid w:val="00793798"/>
    <w:rsid w:val="0079380C"/>
    <w:rsid w:val="00793B25"/>
    <w:rsid w:val="00793C23"/>
    <w:rsid w:val="00793D20"/>
    <w:rsid w:val="007940FF"/>
    <w:rsid w:val="007943CD"/>
    <w:rsid w:val="00794739"/>
    <w:rsid w:val="00794788"/>
    <w:rsid w:val="00794D1A"/>
    <w:rsid w:val="00794E58"/>
    <w:rsid w:val="00794E8E"/>
    <w:rsid w:val="00795171"/>
    <w:rsid w:val="007951AC"/>
    <w:rsid w:val="00795345"/>
    <w:rsid w:val="00795625"/>
    <w:rsid w:val="00795769"/>
    <w:rsid w:val="00795980"/>
    <w:rsid w:val="00795AC1"/>
    <w:rsid w:val="00795ED9"/>
    <w:rsid w:val="00795FE5"/>
    <w:rsid w:val="007962A0"/>
    <w:rsid w:val="007965B0"/>
    <w:rsid w:val="007965B7"/>
    <w:rsid w:val="0079675C"/>
    <w:rsid w:val="00796A2F"/>
    <w:rsid w:val="00796F2F"/>
    <w:rsid w:val="00797272"/>
    <w:rsid w:val="00797618"/>
    <w:rsid w:val="00797D11"/>
    <w:rsid w:val="00797D6D"/>
    <w:rsid w:val="00797D6E"/>
    <w:rsid w:val="00797E5B"/>
    <w:rsid w:val="00797F7E"/>
    <w:rsid w:val="007A039E"/>
    <w:rsid w:val="007A077C"/>
    <w:rsid w:val="007A0797"/>
    <w:rsid w:val="007A0811"/>
    <w:rsid w:val="007A08C0"/>
    <w:rsid w:val="007A0ACB"/>
    <w:rsid w:val="007A11F5"/>
    <w:rsid w:val="007A13A5"/>
    <w:rsid w:val="007A13E4"/>
    <w:rsid w:val="007A154D"/>
    <w:rsid w:val="007A166A"/>
    <w:rsid w:val="007A1B59"/>
    <w:rsid w:val="007A1E26"/>
    <w:rsid w:val="007A1ECC"/>
    <w:rsid w:val="007A1FD5"/>
    <w:rsid w:val="007A21B8"/>
    <w:rsid w:val="007A21D7"/>
    <w:rsid w:val="007A226B"/>
    <w:rsid w:val="007A2755"/>
    <w:rsid w:val="007A294B"/>
    <w:rsid w:val="007A2985"/>
    <w:rsid w:val="007A29A2"/>
    <w:rsid w:val="007A3480"/>
    <w:rsid w:val="007A3523"/>
    <w:rsid w:val="007A37BA"/>
    <w:rsid w:val="007A3AC3"/>
    <w:rsid w:val="007A3E10"/>
    <w:rsid w:val="007A4069"/>
    <w:rsid w:val="007A40CA"/>
    <w:rsid w:val="007A4354"/>
    <w:rsid w:val="007A4944"/>
    <w:rsid w:val="007A4961"/>
    <w:rsid w:val="007A49BE"/>
    <w:rsid w:val="007A4B34"/>
    <w:rsid w:val="007A4B8F"/>
    <w:rsid w:val="007A4C5E"/>
    <w:rsid w:val="007A4EC0"/>
    <w:rsid w:val="007A4F4C"/>
    <w:rsid w:val="007A5020"/>
    <w:rsid w:val="007A502D"/>
    <w:rsid w:val="007A515A"/>
    <w:rsid w:val="007A536F"/>
    <w:rsid w:val="007A5BDC"/>
    <w:rsid w:val="007A5C44"/>
    <w:rsid w:val="007A6032"/>
    <w:rsid w:val="007A607E"/>
    <w:rsid w:val="007A60B4"/>
    <w:rsid w:val="007A61A0"/>
    <w:rsid w:val="007A6573"/>
    <w:rsid w:val="007A6800"/>
    <w:rsid w:val="007A6804"/>
    <w:rsid w:val="007A6ADB"/>
    <w:rsid w:val="007A6F9C"/>
    <w:rsid w:val="007A7029"/>
    <w:rsid w:val="007A73F5"/>
    <w:rsid w:val="007A74D3"/>
    <w:rsid w:val="007A78A4"/>
    <w:rsid w:val="007A7D72"/>
    <w:rsid w:val="007B0210"/>
    <w:rsid w:val="007B0228"/>
    <w:rsid w:val="007B0AC1"/>
    <w:rsid w:val="007B0BB9"/>
    <w:rsid w:val="007B1409"/>
    <w:rsid w:val="007B156C"/>
    <w:rsid w:val="007B1762"/>
    <w:rsid w:val="007B1A77"/>
    <w:rsid w:val="007B1BC5"/>
    <w:rsid w:val="007B1CD6"/>
    <w:rsid w:val="007B1D97"/>
    <w:rsid w:val="007B1E0D"/>
    <w:rsid w:val="007B2343"/>
    <w:rsid w:val="007B2567"/>
    <w:rsid w:val="007B258F"/>
    <w:rsid w:val="007B274B"/>
    <w:rsid w:val="007B27B6"/>
    <w:rsid w:val="007B27C8"/>
    <w:rsid w:val="007B27E1"/>
    <w:rsid w:val="007B2A68"/>
    <w:rsid w:val="007B3009"/>
    <w:rsid w:val="007B3281"/>
    <w:rsid w:val="007B3667"/>
    <w:rsid w:val="007B3A44"/>
    <w:rsid w:val="007B3AEA"/>
    <w:rsid w:val="007B4064"/>
    <w:rsid w:val="007B411C"/>
    <w:rsid w:val="007B432B"/>
    <w:rsid w:val="007B44BD"/>
    <w:rsid w:val="007B4585"/>
    <w:rsid w:val="007B4728"/>
    <w:rsid w:val="007B4953"/>
    <w:rsid w:val="007B4C62"/>
    <w:rsid w:val="007B4F6A"/>
    <w:rsid w:val="007B57F7"/>
    <w:rsid w:val="007B5AFB"/>
    <w:rsid w:val="007B5D65"/>
    <w:rsid w:val="007B5E48"/>
    <w:rsid w:val="007B5F82"/>
    <w:rsid w:val="007B5FBA"/>
    <w:rsid w:val="007B5FFC"/>
    <w:rsid w:val="007B61CD"/>
    <w:rsid w:val="007B63CE"/>
    <w:rsid w:val="007B63E9"/>
    <w:rsid w:val="007B654A"/>
    <w:rsid w:val="007B671C"/>
    <w:rsid w:val="007B68D7"/>
    <w:rsid w:val="007B6992"/>
    <w:rsid w:val="007B6A5C"/>
    <w:rsid w:val="007B6B56"/>
    <w:rsid w:val="007B6C18"/>
    <w:rsid w:val="007B6CEA"/>
    <w:rsid w:val="007B6DE5"/>
    <w:rsid w:val="007B6EAC"/>
    <w:rsid w:val="007B70F9"/>
    <w:rsid w:val="007B7262"/>
    <w:rsid w:val="007B7301"/>
    <w:rsid w:val="007B73DF"/>
    <w:rsid w:val="007B74E0"/>
    <w:rsid w:val="007B7578"/>
    <w:rsid w:val="007B7722"/>
    <w:rsid w:val="007B78E5"/>
    <w:rsid w:val="007B7913"/>
    <w:rsid w:val="007B7D4A"/>
    <w:rsid w:val="007C0062"/>
    <w:rsid w:val="007C06D7"/>
    <w:rsid w:val="007C074F"/>
    <w:rsid w:val="007C08FB"/>
    <w:rsid w:val="007C0CCA"/>
    <w:rsid w:val="007C0E94"/>
    <w:rsid w:val="007C14A4"/>
    <w:rsid w:val="007C18D6"/>
    <w:rsid w:val="007C19CA"/>
    <w:rsid w:val="007C1CBC"/>
    <w:rsid w:val="007C1EE7"/>
    <w:rsid w:val="007C1F42"/>
    <w:rsid w:val="007C25A7"/>
    <w:rsid w:val="007C28FB"/>
    <w:rsid w:val="007C28FF"/>
    <w:rsid w:val="007C290A"/>
    <w:rsid w:val="007C2C0D"/>
    <w:rsid w:val="007C2E1F"/>
    <w:rsid w:val="007C2EB6"/>
    <w:rsid w:val="007C2FC5"/>
    <w:rsid w:val="007C3044"/>
    <w:rsid w:val="007C32B8"/>
    <w:rsid w:val="007C338A"/>
    <w:rsid w:val="007C36D9"/>
    <w:rsid w:val="007C39FB"/>
    <w:rsid w:val="007C3BF8"/>
    <w:rsid w:val="007C3D81"/>
    <w:rsid w:val="007C3FA7"/>
    <w:rsid w:val="007C40E7"/>
    <w:rsid w:val="007C458A"/>
    <w:rsid w:val="007C48A8"/>
    <w:rsid w:val="007C4902"/>
    <w:rsid w:val="007C4964"/>
    <w:rsid w:val="007C4AC3"/>
    <w:rsid w:val="007C4B0D"/>
    <w:rsid w:val="007C56A2"/>
    <w:rsid w:val="007C570A"/>
    <w:rsid w:val="007C5B06"/>
    <w:rsid w:val="007C5F18"/>
    <w:rsid w:val="007C5F3F"/>
    <w:rsid w:val="007C6096"/>
    <w:rsid w:val="007C61F9"/>
    <w:rsid w:val="007C668D"/>
    <w:rsid w:val="007C6821"/>
    <w:rsid w:val="007C695E"/>
    <w:rsid w:val="007C6DC8"/>
    <w:rsid w:val="007C6E22"/>
    <w:rsid w:val="007C6EF9"/>
    <w:rsid w:val="007C730E"/>
    <w:rsid w:val="007C7442"/>
    <w:rsid w:val="007C75E1"/>
    <w:rsid w:val="007C7744"/>
    <w:rsid w:val="007C7D55"/>
    <w:rsid w:val="007C7EA6"/>
    <w:rsid w:val="007C7F19"/>
    <w:rsid w:val="007D001B"/>
    <w:rsid w:val="007D0059"/>
    <w:rsid w:val="007D0D3D"/>
    <w:rsid w:val="007D0D42"/>
    <w:rsid w:val="007D1198"/>
    <w:rsid w:val="007D138E"/>
    <w:rsid w:val="007D1509"/>
    <w:rsid w:val="007D1668"/>
    <w:rsid w:val="007D1770"/>
    <w:rsid w:val="007D1A2A"/>
    <w:rsid w:val="007D1DDB"/>
    <w:rsid w:val="007D1E37"/>
    <w:rsid w:val="007D218F"/>
    <w:rsid w:val="007D242E"/>
    <w:rsid w:val="007D269F"/>
    <w:rsid w:val="007D29C1"/>
    <w:rsid w:val="007D2B5F"/>
    <w:rsid w:val="007D2BAB"/>
    <w:rsid w:val="007D2BFD"/>
    <w:rsid w:val="007D2F12"/>
    <w:rsid w:val="007D31C3"/>
    <w:rsid w:val="007D368F"/>
    <w:rsid w:val="007D38F3"/>
    <w:rsid w:val="007D3B72"/>
    <w:rsid w:val="007D3F9B"/>
    <w:rsid w:val="007D46C7"/>
    <w:rsid w:val="007D484D"/>
    <w:rsid w:val="007D4AD4"/>
    <w:rsid w:val="007D4BF8"/>
    <w:rsid w:val="007D4D3D"/>
    <w:rsid w:val="007D4F08"/>
    <w:rsid w:val="007D4F5E"/>
    <w:rsid w:val="007D5072"/>
    <w:rsid w:val="007D5153"/>
    <w:rsid w:val="007D5624"/>
    <w:rsid w:val="007D56AD"/>
    <w:rsid w:val="007D56FA"/>
    <w:rsid w:val="007D5743"/>
    <w:rsid w:val="007D5B6D"/>
    <w:rsid w:val="007D5E5F"/>
    <w:rsid w:val="007D5E8D"/>
    <w:rsid w:val="007D5EE3"/>
    <w:rsid w:val="007D64DE"/>
    <w:rsid w:val="007D6631"/>
    <w:rsid w:val="007D672F"/>
    <w:rsid w:val="007D68E7"/>
    <w:rsid w:val="007D6930"/>
    <w:rsid w:val="007D6D71"/>
    <w:rsid w:val="007D72ED"/>
    <w:rsid w:val="007D7470"/>
    <w:rsid w:val="007D7501"/>
    <w:rsid w:val="007D7536"/>
    <w:rsid w:val="007D78F4"/>
    <w:rsid w:val="007D7CDF"/>
    <w:rsid w:val="007D7DA3"/>
    <w:rsid w:val="007D7DC6"/>
    <w:rsid w:val="007D7F94"/>
    <w:rsid w:val="007E0375"/>
    <w:rsid w:val="007E04CC"/>
    <w:rsid w:val="007E06E8"/>
    <w:rsid w:val="007E0851"/>
    <w:rsid w:val="007E0A6F"/>
    <w:rsid w:val="007E0C3F"/>
    <w:rsid w:val="007E1591"/>
    <w:rsid w:val="007E159E"/>
    <w:rsid w:val="007E1BAE"/>
    <w:rsid w:val="007E1CA9"/>
    <w:rsid w:val="007E2210"/>
    <w:rsid w:val="007E22BD"/>
    <w:rsid w:val="007E243D"/>
    <w:rsid w:val="007E2968"/>
    <w:rsid w:val="007E2B42"/>
    <w:rsid w:val="007E2DD1"/>
    <w:rsid w:val="007E30B6"/>
    <w:rsid w:val="007E3270"/>
    <w:rsid w:val="007E331C"/>
    <w:rsid w:val="007E3458"/>
    <w:rsid w:val="007E35EF"/>
    <w:rsid w:val="007E39FC"/>
    <w:rsid w:val="007E3AA6"/>
    <w:rsid w:val="007E3B16"/>
    <w:rsid w:val="007E3FFA"/>
    <w:rsid w:val="007E42CA"/>
    <w:rsid w:val="007E4321"/>
    <w:rsid w:val="007E43F9"/>
    <w:rsid w:val="007E4A3F"/>
    <w:rsid w:val="007E4A9F"/>
    <w:rsid w:val="007E4B10"/>
    <w:rsid w:val="007E4B79"/>
    <w:rsid w:val="007E4BB6"/>
    <w:rsid w:val="007E50E4"/>
    <w:rsid w:val="007E50E7"/>
    <w:rsid w:val="007E52ED"/>
    <w:rsid w:val="007E563B"/>
    <w:rsid w:val="007E56EC"/>
    <w:rsid w:val="007E59E3"/>
    <w:rsid w:val="007E5A17"/>
    <w:rsid w:val="007E5A6C"/>
    <w:rsid w:val="007E5E91"/>
    <w:rsid w:val="007E62BD"/>
    <w:rsid w:val="007E7353"/>
    <w:rsid w:val="007E7403"/>
    <w:rsid w:val="007E7581"/>
    <w:rsid w:val="007E7608"/>
    <w:rsid w:val="007E762B"/>
    <w:rsid w:val="007E7647"/>
    <w:rsid w:val="007E77D7"/>
    <w:rsid w:val="007E78B4"/>
    <w:rsid w:val="007E7C38"/>
    <w:rsid w:val="007F0446"/>
    <w:rsid w:val="007F072E"/>
    <w:rsid w:val="007F07A3"/>
    <w:rsid w:val="007F09B4"/>
    <w:rsid w:val="007F0AE7"/>
    <w:rsid w:val="007F1256"/>
    <w:rsid w:val="007F132F"/>
    <w:rsid w:val="007F1F54"/>
    <w:rsid w:val="007F1FFC"/>
    <w:rsid w:val="007F21D4"/>
    <w:rsid w:val="007F21E9"/>
    <w:rsid w:val="007F2225"/>
    <w:rsid w:val="007F29EC"/>
    <w:rsid w:val="007F2DD7"/>
    <w:rsid w:val="007F3183"/>
    <w:rsid w:val="007F3412"/>
    <w:rsid w:val="007F3434"/>
    <w:rsid w:val="007F3ED3"/>
    <w:rsid w:val="007F4138"/>
    <w:rsid w:val="007F42FD"/>
    <w:rsid w:val="007F432F"/>
    <w:rsid w:val="007F440F"/>
    <w:rsid w:val="007F46EA"/>
    <w:rsid w:val="007F47A0"/>
    <w:rsid w:val="007F49B6"/>
    <w:rsid w:val="007F4C96"/>
    <w:rsid w:val="007F4D58"/>
    <w:rsid w:val="007F5455"/>
    <w:rsid w:val="007F5B20"/>
    <w:rsid w:val="007F5CA1"/>
    <w:rsid w:val="007F5D9C"/>
    <w:rsid w:val="007F6195"/>
    <w:rsid w:val="007F61BE"/>
    <w:rsid w:val="007F62F9"/>
    <w:rsid w:val="007F6A12"/>
    <w:rsid w:val="007F6B0E"/>
    <w:rsid w:val="007F6BA4"/>
    <w:rsid w:val="007F6C63"/>
    <w:rsid w:val="007F6F66"/>
    <w:rsid w:val="007F712C"/>
    <w:rsid w:val="007F7228"/>
    <w:rsid w:val="007F7495"/>
    <w:rsid w:val="007F76D2"/>
    <w:rsid w:val="007F7743"/>
    <w:rsid w:val="007F774B"/>
    <w:rsid w:val="007F79BA"/>
    <w:rsid w:val="007F7A77"/>
    <w:rsid w:val="007F7EA4"/>
    <w:rsid w:val="00800368"/>
    <w:rsid w:val="00800ADD"/>
    <w:rsid w:val="00800D87"/>
    <w:rsid w:val="00801556"/>
    <w:rsid w:val="008016B9"/>
    <w:rsid w:val="00801852"/>
    <w:rsid w:val="00801865"/>
    <w:rsid w:val="008018A7"/>
    <w:rsid w:val="00801B08"/>
    <w:rsid w:val="00801B38"/>
    <w:rsid w:val="00801F29"/>
    <w:rsid w:val="00801F55"/>
    <w:rsid w:val="00801F6F"/>
    <w:rsid w:val="008020AC"/>
    <w:rsid w:val="008020AE"/>
    <w:rsid w:val="0080217E"/>
    <w:rsid w:val="0080254F"/>
    <w:rsid w:val="008025C8"/>
    <w:rsid w:val="008026C5"/>
    <w:rsid w:val="008026C7"/>
    <w:rsid w:val="00802DB9"/>
    <w:rsid w:val="00802E8C"/>
    <w:rsid w:val="008031B0"/>
    <w:rsid w:val="008033A9"/>
    <w:rsid w:val="008033AC"/>
    <w:rsid w:val="0080343B"/>
    <w:rsid w:val="008037CA"/>
    <w:rsid w:val="0080384C"/>
    <w:rsid w:val="00803A48"/>
    <w:rsid w:val="00803AA2"/>
    <w:rsid w:val="00803E85"/>
    <w:rsid w:val="00804717"/>
    <w:rsid w:val="00804934"/>
    <w:rsid w:val="00804C23"/>
    <w:rsid w:val="00805C42"/>
    <w:rsid w:val="00805D05"/>
    <w:rsid w:val="00805D25"/>
    <w:rsid w:val="00806442"/>
    <w:rsid w:val="008067C2"/>
    <w:rsid w:val="00806991"/>
    <w:rsid w:val="00806F00"/>
    <w:rsid w:val="00806FAD"/>
    <w:rsid w:val="008073A3"/>
    <w:rsid w:val="00807403"/>
    <w:rsid w:val="00807967"/>
    <w:rsid w:val="00807980"/>
    <w:rsid w:val="00807AC4"/>
    <w:rsid w:val="00807C4D"/>
    <w:rsid w:val="00807E5E"/>
    <w:rsid w:val="00807FDC"/>
    <w:rsid w:val="00810235"/>
    <w:rsid w:val="008107AC"/>
    <w:rsid w:val="00810DC0"/>
    <w:rsid w:val="00810F5F"/>
    <w:rsid w:val="00811008"/>
    <w:rsid w:val="008110A0"/>
    <w:rsid w:val="00811279"/>
    <w:rsid w:val="00811392"/>
    <w:rsid w:val="00811400"/>
    <w:rsid w:val="008114CE"/>
    <w:rsid w:val="00811684"/>
    <w:rsid w:val="00812061"/>
    <w:rsid w:val="0081238B"/>
    <w:rsid w:val="0081242E"/>
    <w:rsid w:val="00812435"/>
    <w:rsid w:val="00812AE0"/>
    <w:rsid w:val="0081351C"/>
    <w:rsid w:val="0081358B"/>
    <w:rsid w:val="0081376B"/>
    <w:rsid w:val="008137D7"/>
    <w:rsid w:val="008137F7"/>
    <w:rsid w:val="00813BF5"/>
    <w:rsid w:val="00814552"/>
    <w:rsid w:val="008146E6"/>
    <w:rsid w:val="00814E30"/>
    <w:rsid w:val="00814ED9"/>
    <w:rsid w:val="00814F96"/>
    <w:rsid w:val="00814FE1"/>
    <w:rsid w:val="008152C4"/>
    <w:rsid w:val="0081534D"/>
    <w:rsid w:val="0081541A"/>
    <w:rsid w:val="008154C9"/>
    <w:rsid w:val="0081557C"/>
    <w:rsid w:val="0081561C"/>
    <w:rsid w:val="0081579F"/>
    <w:rsid w:val="00815C82"/>
    <w:rsid w:val="00815E4A"/>
    <w:rsid w:val="00815F6D"/>
    <w:rsid w:val="008161AB"/>
    <w:rsid w:val="008161BF"/>
    <w:rsid w:val="00816581"/>
    <w:rsid w:val="0081658E"/>
    <w:rsid w:val="008167CE"/>
    <w:rsid w:val="008168D9"/>
    <w:rsid w:val="0081692A"/>
    <w:rsid w:val="008169D3"/>
    <w:rsid w:val="00816CF0"/>
    <w:rsid w:val="00816D8F"/>
    <w:rsid w:val="00816E11"/>
    <w:rsid w:val="00816E95"/>
    <w:rsid w:val="0081700D"/>
    <w:rsid w:val="008173E9"/>
    <w:rsid w:val="00817DB4"/>
    <w:rsid w:val="00820402"/>
    <w:rsid w:val="00820478"/>
    <w:rsid w:val="008204DE"/>
    <w:rsid w:val="00820B97"/>
    <w:rsid w:val="00820EB1"/>
    <w:rsid w:val="008213FF"/>
    <w:rsid w:val="008218A4"/>
    <w:rsid w:val="00821C0A"/>
    <w:rsid w:val="00822093"/>
    <w:rsid w:val="00822121"/>
    <w:rsid w:val="00822560"/>
    <w:rsid w:val="0082265F"/>
    <w:rsid w:val="0082282F"/>
    <w:rsid w:val="00822E02"/>
    <w:rsid w:val="00822E39"/>
    <w:rsid w:val="00822E57"/>
    <w:rsid w:val="0082302E"/>
    <w:rsid w:val="008233D4"/>
    <w:rsid w:val="00823473"/>
    <w:rsid w:val="008234E3"/>
    <w:rsid w:val="00824025"/>
    <w:rsid w:val="00824276"/>
    <w:rsid w:val="0082441E"/>
    <w:rsid w:val="0082448E"/>
    <w:rsid w:val="00824A0C"/>
    <w:rsid w:val="00824CF0"/>
    <w:rsid w:val="00824D84"/>
    <w:rsid w:val="00825848"/>
    <w:rsid w:val="00825AC9"/>
    <w:rsid w:val="00825B86"/>
    <w:rsid w:val="00825FD9"/>
    <w:rsid w:val="008263A4"/>
    <w:rsid w:val="00826402"/>
    <w:rsid w:val="008264CA"/>
    <w:rsid w:val="00826646"/>
    <w:rsid w:val="00826759"/>
    <w:rsid w:val="008269CF"/>
    <w:rsid w:val="00826B11"/>
    <w:rsid w:val="00826DE8"/>
    <w:rsid w:val="0082700F"/>
    <w:rsid w:val="0082707B"/>
    <w:rsid w:val="008274B3"/>
    <w:rsid w:val="0082763B"/>
    <w:rsid w:val="00827B39"/>
    <w:rsid w:val="00827D50"/>
    <w:rsid w:val="00830254"/>
    <w:rsid w:val="008302AD"/>
    <w:rsid w:val="008302DF"/>
    <w:rsid w:val="008303CB"/>
    <w:rsid w:val="00830407"/>
    <w:rsid w:val="00830478"/>
    <w:rsid w:val="008304B2"/>
    <w:rsid w:val="00830540"/>
    <w:rsid w:val="0083084E"/>
    <w:rsid w:val="008308F8"/>
    <w:rsid w:val="00830965"/>
    <w:rsid w:val="00830B3C"/>
    <w:rsid w:val="00830C66"/>
    <w:rsid w:val="00830C88"/>
    <w:rsid w:val="00831177"/>
    <w:rsid w:val="008311BA"/>
    <w:rsid w:val="008312C7"/>
    <w:rsid w:val="008313A4"/>
    <w:rsid w:val="00831575"/>
    <w:rsid w:val="00831651"/>
    <w:rsid w:val="008318DF"/>
    <w:rsid w:val="00831D00"/>
    <w:rsid w:val="00831D05"/>
    <w:rsid w:val="00832170"/>
    <w:rsid w:val="008323B3"/>
    <w:rsid w:val="00832482"/>
    <w:rsid w:val="00832509"/>
    <w:rsid w:val="0083265D"/>
    <w:rsid w:val="0083272F"/>
    <w:rsid w:val="00832741"/>
    <w:rsid w:val="0083276B"/>
    <w:rsid w:val="0083283D"/>
    <w:rsid w:val="00833144"/>
    <w:rsid w:val="008331D4"/>
    <w:rsid w:val="0083384E"/>
    <w:rsid w:val="008338C0"/>
    <w:rsid w:val="008339A2"/>
    <w:rsid w:val="00833A7B"/>
    <w:rsid w:val="00833B2F"/>
    <w:rsid w:val="00833CBA"/>
    <w:rsid w:val="00833E3F"/>
    <w:rsid w:val="00833E87"/>
    <w:rsid w:val="00833F96"/>
    <w:rsid w:val="0083404E"/>
    <w:rsid w:val="008340C5"/>
    <w:rsid w:val="0083411F"/>
    <w:rsid w:val="00834134"/>
    <w:rsid w:val="0083462D"/>
    <w:rsid w:val="0083473C"/>
    <w:rsid w:val="00834B77"/>
    <w:rsid w:val="00834CD4"/>
    <w:rsid w:val="00834E41"/>
    <w:rsid w:val="00835042"/>
    <w:rsid w:val="00835076"/>
    <w:rsid w:val="008350FA"/>
    <w:rsid w:val="00835296"/>
    <w:rsid w:val="0083584B"/>
    <w:rsid w:val="008359B9"/>
    <w:rsid w:val="00835C9F"/>
    <w:rsid w:val="00835D34"/>
    <w:rsid w:val="00835F57"/>
    <w:rsid w:val="0083620B"/>
    <w:rsid w:val="008365D5"/>
    <w:rsid w:val="00836610"/>
    <w:rsid w:val="008368B6"/>
    <w:rsid w:val="00836EB5"/>
    <w:rsid w:val="00836EFA"/>
    <w:rsid w:val="00837234"/>
    <w:rsid w:val="008375AC"/>
    <w:rsid w:val="008377D7"/>
    <w:rsid w:val="00837B01"/>
    <w:rsid w:val="0084046A"/>
    <w:rsid w:val="008405A7"/>
    <w:rsid w:val="008407F3"/>
    <w:rsid w:val="008408EF"/>
    <w:rsid w:val="00840C28"/>
    <w:rsid w:val="00840C65"/>
    <w:rsid w:val="00840FBA"/>
    <w:rsid w:val="00841197"/>
    <w:rsid w:val="008414D5"/>
    <w:rsid w:val="00841815"/>
    <w:rsid w:val="00841A29"/>
    <w:rsid w:val="00841AE6"/>
    <w:rsid w:val="00841B24"/>
    <w:rsid w:val="00841E10"/>
    <w:rsid w:val="00841F5D"/>
    <w:rsid w:val="0084250E"/>
    <w:rsid w:val="00842573"/>
    <w:rsid w:val="00842628"/>
    <w:rsid w:val="008427DA"/>
    <w:rsid w:val="00842959"/>
    <w:rsid w:val="00842DF3"/>
    <w:rsid w:val="00842F19"/>
    <w:rsid w:val="008432B2"/>
    <w:rsid w:val="008436D8"/>
    <w:rsid w:val="00843714"/>
    <w:rsid w:val="0084376B"/>
    <w:rsid w:val="008439B1"/>
    <w:rsid w:val="00843F14"/>
    <w:rsid w:val="008442D3"/>
    <w:rsid w:val="008446C2"/>
    <w:rsid w:val="0084491A"/>
    <w:rsid w:val="00844A14"/>
    <w:rsid w:val="00844D90"/>
    <w:rsid w:val="00844E00"/>
    <w:rsid w:val="008450C0"/>
    <w:rsid w:val="00845355"/>
    <w:rsid w:val="00845709"/>
    <w:rsid w:val="00845DA6"/>
    <w:rsid w:val="0084623B"/>
    <w:rsid w:val="0084637F"/>
    <w:rsid w:val="0084681A"/>
    <w:rsid w:val="0084683D"/>
    <w:rsid w:val="0084691C"/>
    <w:rsid w:val="00847132"/>
    <w:rsid w:val="0084773D"/>
    <w:rsid w:val="00847D0C"/>
    <w:rsid w:val="00850439"/>
    <w:rsid w:val="00850AC7"/>
    <w:rsid w:val="00850C97"/>
    <w:rsid w:val="00850E87"/>
    <w:rsid w:val="00851083"/>
    <w:rsid w:val="0085115A"/>
    <w:rsid w:val="0085149B"/>
    <w:rsid w:val="00851679"/>
    <w:rsid w:val="008518E8"/>
    <w:rsid w:val="00851EFF"/>
    <w:rsid w:val="00851FE5"/>
    <w:rsid w:val="008521A7"/>
    <w:rsid w:val="0085256B"/>
    <w:rsid w:val="008525C5"/>
    <w:rsid w:val="00852900"/>
    <w:rsid w:val="00852ADC"/>
    <w:rsid w:val="00852C1C"/>
    <w:rsid w:val="00852D2E"/>
    <w:rsid w:val="00853031"/>
    <w:rsid w:val="0085321E"/>
    <w:rsid w:val="008532B5"/>
    <w:rsid w:val="008532F7"/>
    <w:rsid w:val="008534E0"/>
    <w:rsid w:val="008539E2"/>
    <w:rsid w:val="00853D9E"/>
    <w:rsid w:val="00853E45"/>
    <w:rsid w:val="00854371"/>
    <w:rsid w:val="00854374"/>
    <w:rsid w:val="00854655"/>
    <w:rsid w:val="0085467E"/>
    <w:rsid w:val="008547BB"/>
    <w:rsid w:val="0085481E"/>
    <w:rsid w:val="00855505"/>
    <w:rsid w:val="00855872"/>
    <w:rsid w:val="00855F05"/>
    <w:rsid w:val="00856070"/>
    <w:rsid w:val="008563A1"/>
    <w:rsid w:val="008563CF"/>
    <w:rsid w:val="008568BE"/>
    <w:rsid w:val="0085694B"/>
    <w:rsid w:val="00856AB2"/>
    <w:rsid w:val="00856D0E"/>
    <w:rsid w:val="00856EB7"/>
    <w:rsid w:val="008572A5"/>
    <w:rsid w:val="00857510"/>
    <w:rsid w:val="00857649"/>
    <w:rsid w:val="00857684"/>
    <w:rsid w:val="00857B58"/>
    <w:rsid w:val="00857ECB"/>
    <w:rsid w:val="00860112"/>
    <w:rsid w:val="00860645"/>
    <w:rsid w:val="00860731"/>
    <w:rsid w:val="00860AAD"/>
    <w:rsid w:val="00860DC6"/>
    <w:rsid w:val="00860E5D"/>
    <w:rsid w:val="00860FB2"/>
    <w:rsid w:val="00860FD4"/>
    <w:rsid w:val="00861500"/>
    <w:rsid w:val="008615AE"/>
    <w:rsid w:val="00861A56"/>
    <w:rsid w:val="00861BAC"/>
    <w:rsid w:val="00861BBF"/>
    <w:rsid w:val="00861CB5"/>
    <w:rsid w:val="00861E41"/>
    <w:rsid w:val="00862175"/>
    <w:rsid w:val="00862422"/>
    <w:rsid w:val="00862610"/>
    <w:rsid w:val="008629EB"/>
    <w:rsid w:val="0086321D"/>
    <w:rsid w:val="00863489"/>
    <w:rsid w:val="008638E2"/>
    <w:rsid w:val="00863BD1"/>
    <w:rsid w:val="00863C86"/>
    <w:rsid w:val="00863E66"/>
    <w:rsid w:val="00863F02"/>
    <w:rsid w:val="00864199"/>
    <w:rsid w:val="008641DA"/>
    <w:rsid w:val="00864867"/>
    <w:rsid w:val="00864E28"/>
    <w:rsid w:val="00864E55"/>
    <w:rsid w:val="008650E0"/>
    <w:rsid w:val="008657E4"/>
    <w:rsid w:val="0086585E"/>
    <w:rsid w:val="00865A47"/>
    <w:rsid w:val="00865C88"/>
    <w:rsid w:val="00865F61"/>
    <w:rsid w:val="00866046"/>
    <w:rsid w:val="0086646B"/>
    <w:rsid w:val="008664BA"/>
    <w:rsid w:val="00866C0C"/>
    <w:rsid w:val="00866F4E"/>
    <w:rsid w:val="00867AAE"/>
    <w:rsid w:val="00867ABA"/>
    <w:rsid w:val="00867ADD"/>
    <w:rsid w:val="00867C08"/>
    <w:rsid w:val="0087007F"/>
    <w:rsid w:val="008700DB"/>
    <w:rsid w:val="0087029F"/>
    <w:rsid w:val="008703B8"/>
    <w:rsid w:val="008704D7"/>
    <w:rsid w:val="008707A1"/>
    <w:rsid w:val="00870849"/>
    <w:rsid w:val="00870E05"/>
    <w:rsid w:val="00870F78"/>
    <w:rsid w:val="00870F7F"/>
    <w:rsid w:val="008713B0"/>
    <w:rsid w:val="0087162E"/>
    <w:rsid w:val="00871727"/>
    <w:rsid w:val="00871DFD"/>
    <w:rsid w:val="008723CA"/>
    <w:rsid w:val="008724E1"/>
    <w:rsid w:val="008726A6"/>
    <w:rsid w:val="00872887"/>
    <w:rsid w:val="00872E5F"/>
    <w:rsid w:val="00872FF1"/>
    <w:rsid w:val="008731D8"/>
    <w:rsid w:val="0087325C"/>
    <w:rsid w:val="00873574"/>
    <w:rsid w:val="008741CE"/>
    <w:rsid w:val="00874D49"/>
    <w:rsid w:val="00874D9B"/>
    <w:rsid w:val="00874DD9"/>
    <w:rsid w:val="00875204"/>
    <w:rsid w:val="00875391"/>
    <w:rsid w:val="0087549E"/>
    <w:rsid w:val="00875618"/>
    <w:rsid w:val="00875811"/>
    <w:rsid w:val="00875AF7"/>
    <w:rsid w:val="00875D88"/>
    <w:rsid w:val="00875E5E"/>
    <w:rsid w:val="008761CD"/>
    <w:rsid w:val="008761F3"/>
    <w:rsid w:val="008764DE"/>
    <w:rsid w:val="00876543"/>
    <w:rsid w:val="00876544"/>
    <w:rsid w:val="00876A6A"/>
    <w:rsid w:val="00876BEB"/>
    <w:rsid w:val="00876CA7"/>
    <w:rsid w:val="00876DFF"/>
    <w:rsid w:val="00877460"/>
    <w:rsid w:val="00877551"/>
    <w:rsid w:val="00877681"/>
    <w:rsid w:val="008776B3"/>
    <w:rsid w:val="00877874"/>
    <w:rsid w:val="008778E1"/>
    <w:rsid w:val="00877ECF"/>
    <w:rsid w:val="00877FAC"/>
    <w:rsid w:val="00880392"/>
    <w:rsid w:val="00880A23"/>
    <w:rsid w:val="00880EDF"/>
    <w:rsid w:val="00880FEA"/>
    <w:rsid w:val="0088100E"/>
    <w:rsid w:val="0088104F"/>
    <w:rsid w:val="00881144"/>
    <w:rsid w:val="00881231"/>
    <w:rsid w:val="008812E0"/>
    <w:rsid w:val="00881DEE"/>
    <w:rsid w:val="00881E3E"/>
    <w:rsid w:val="00882227"/>
    <w:rsid w:val="0088253E"/>
    <w:rsid w:val="008836C5"/>
    <w:rsid w:val="008836E8"/>
    <w:rsid w:val="00883744"/>
    <w:rsid w:val="00883876"/>
    <w:rsid w:val="00883BE9"/>
    <w:rsid w:val="00883E51"/>
    <w:rsid w:val="00883E58"/>
    <w:rsid w:val="00883FCD"/>
    <w:rsid w:val="00884176"/>
    <w:rsid w:val="00884242"/>
    <w:rsid w:val="00884447"/>
    <w:rsid w:val="00884E2C"/>
    <w:rsid w:val="0088590F"/>
    <w:rsid w:val="00886148"/>
    <w:rsid w:val="008861A2"/>
    <w:rsid w:val="008868BB"/>
    <w:rsid w:val="0088692E"/>
    <w:rsid w:val="00886B59"/>
    <w:rsid w:val="00886D1A"/>
    <w:rsid w:val="00886E2A"/>
    <w:rsid w:val="00886F55"/>
    <w:rsid w:val="008872BF"/>
    <w:rsid w:val="008872CC"/>
    <w:rsid w:val="00887403"/>
    <w:rsid w:val="0088747A"/>
    <w:rsid w:val="008877F7"/>
    <w:rsid w:val="00887841"/>
    <w:rsid w:val="00887F4E"/>
    <w:rsid w:val="008900AE"/>
    <w:rsid w:val="00890269"/>
    <w:rsid w:val="00890AA3"/>
    <w:rsid w:val="00890AFC"/>
    <w:rsid w:val="00890F54"/>
    <w:rsid w:val="00891295"/>
    <w:rsid w:val="008912D4"/>
    <w:rsid w:val="00891A0C"/>
    <w:rsid w:val="00891B8C"/>
    <w:rsid w:val="00891ED4"/>
    <w:rsid w:val="00891FB3"/>
    <w:rsid w:val="00891FEF"/>
    <w:rsid w:val="00891FFE"/>
    <w:rsid w:val="0089210F"/>
    <w:rsid w:val="00892CAC"/>
    <w:rsid w:val="00892CBE"/>
    <w:rsid w:val="00892EEF"/>
    <w:rsid w:val="0089311F"/>
    <w:rsid w:val="00893280"/>
    <w:rsid w:val="008935B5"/>
    <w:rsid w:val="0089373F"/>
    <w:rsid w:val="008939EC"/>
    <w:rsid w:val="00893FBE"/>
    <w:rsid w:val="00894653"/>
    <w:rsid w:val="00894750"/>
    <w:rsid w:val="00894ACA"/>
    <w:rsid w:val="00894E15"/>
    <w:rsid w:val="008952DF"/>
    <w:rsid w:val="00895329"/>
    <w:rsid w:val="00895700"/>
    <w:rsid w:val="00895CD4"/>
    <w:rsid w:val="00896072"/>
    <w:rsid w:val="00896084"/>
    <w:rsid w:val="008962C7"/>
    <w:rsid w:val="008965E8"/>
    <w:rsid w:val="00896B4A"/>
    <w:rsid w:val="00896D55"/>
    <w:rsid w:val="00896D67"/>
    <w:rsid w:val="00896DED"/>
    <w:rsid w:val="00896E70"/>
    <w:rsid w:val="00897221"/>
    <w:rsid w:val="00897812"/>
    <w:rsid w:val="00897D1F"/>
    <w:rsid w:val="00897DCD"/>
    <w:rsid w:val="00897DEE"/>
    <w:rsid w:val="008A025B"/>
    <w:rsid w:val="008A04B1"/>
    <w:rsid w:val="008A1000"/>
    <w:rsid w:val="008A1289"/>
    <w:rsid w:val="008A12E7"/>
    <w:rsid w:val="008A1369"/>
    <w:rsid w:val="008A14CA"/>
    <w:rsid w:val="008A17B1"/>
    <w:rsid w:val="008A18FF"/>
    <w:rsid w:val="008A1A23"/>
    <w:rsid w:val="008A1B0E"/>
    <w:rsid w:val="008A1B85"/>
    <w:rsid w:val="008A1D7F"/>
    <w:rsid w:val="008A1E66"/>
    <w:rsid w:val="008A2CEC"/>
    <w:rsid w:val="008A2FAA"/>
    <w:rsid w:val="008A3516"/>
    <w:rsid w:val="008A378F"/>
    <w:rsid w:val="008A37F7"/>
    <w:rsid w:val="008A3B11"/>
    <w:rsid w:val="008A3B1C"/>
    <w:rsid w:val="008A3DC2"/>
    <w:rsid w:val="008A3E52"/>
    <w:rsid w:val="008A3E5B"/>
    <w:rsid w:val="008A3F74"/>
    <w:rsid w:val="008A4031"/>
    <w:rsid w:val="008A40C6"/>
    <w:rsid w:val="008A40D8"/>
    <w:rsid w:val="008A40FE"/>
    <w:rsid w:val="008A4166"/>
    <w:rsid w:val="008A4461"/>
    <w:rsid w:val="008A4505"/>
    <w:rsid w:val="008A4579"/>
    <w:rsid w:val="008A485A"/>
    <w:rsid w:val="008A4AF3"/>
    <w:rsid w:val="008A4B78"/>
    <w:rsid w:val="008A4E45"/>
    <w:rsid w:val="008A51A3"/>
    <w:rsid w:val="008A535B"/>
    <w:rsid w:val="008A5515"/>
    <w:rsid w:val="008A5873"/>
    <w:rsid w:val="008A5B92"/>
    <w:rsid w:val="008A5BDB"/>
    <w:rsid w:val="008A5C35"/>
    <w:rsid w:val="008A6187"/>
    <w:rsid w:val="008A6759"/>
    <w:rsid w:val="008A6868"/>
    <w:rsid w:val="008A6C70"/>
    <w:rsid w:val="008A72BB"/>
    <w:rsid w:val="008A7483"/>
    <w:rsid w:val="008A7648"/>
    <w:rsid w:val="008A76A1"/>
    <w:rsid w:val="008A7AFF"/>
    <w:rsid w:val="008A7D5D"/>
    <w:rsid w:val="008B0258"/>
    <w:rsid w:val="008B05B4"/>
    <w:rsid w:val="008B066F"/>
    <w:rsid w:val="008B075F"/>
    <w:rsid w:val="008B0946"/>
    <w:rsid w:val="008B0E49"/>
    <w:rsid w:val="008B0F25"/>
    <w:rsid w:val="008B10B0"/>
    <w:rsid w:val="008B13C0"/>
    <w:rsid w:val="008B14F1"/>
    <w:rsid w:val="008B16EA"/>
    <w:rsid w:val="008B1983"/>
    <w:rsid w:val="008B1A0B"/>
    <w:rsid w:val="008B1B7C"/>
    <w:rsid w:val="008B1CBB"/>
    <w:rsid w:val="008B206D"/>
    <w:rsid w:val="008B259F"/>
    <w:rsid w:val="008B289F"/>
    <w:rsid w:val="008B2AA1"/>
    <w:rsid w:val="008B31BA"/>
    <w:rsid w:val="008B3E7D"/>
    <w:rsid w:val="008B3F09"/>
    <w:rsid w:val="008B40EC"/>
    <w:rsid w:val="008B4154"/>
    <w:rsid w:val="008B43D5"/>
    <w:rsid w:val="008B458B"/>
    <w:rsid w:val="008B4598"/>
    <w:rsid w:val="008B45FD"/>
    <w:rsid w:val="008B45FE"/>
    <w:rsid w:val="008B4735"/>
    <w:rsid w:val="008B473D"/>
    <w:rsid w:val="008B5010"/>
    <w:rsid w:val="008B527B"/>
    <w:rsid w:val="008B546B"/>
    <w:rsid w:val="008B5779"/>
    <w:rsid w:val="008B5796"/>
    <w:rsid w:val="008B58C9"/>
    <w:rsid w:val="008B5A21"/>
    <w:rsid w:val="008B5CB1"/>
    <w:rsid w:val="008B5DA3"/>
    <w:rsid w:val="008B5F3F"/>
    <w:rsid w:val="008B6287"/>
    <w:rsid w:val="008B6612"/>
    <w:rsid w:val="008B66C0"/>
    <w:rsid w:val="008B70D3"/>
    <w:rsid w:val="008B71BE"/>
    <w:rsid w:val="008B7474"/>
    <w:rsid w:val="008B7752"/>
    <w:rsid w:val="008B7DD7"/>
    <w:rsid w:val="008B7DF4"/>
    <w:rsid w:val="008C00AC"/>
    <w:rsid w:val="008C0202"/>
    <w:rsid w:val="008C04F4"/>
    <w:rsid w:val="008C05E8"/>
    <w:rsid w:val="008C09C8"/>
    <w:rsid w:val="008C0F92"/>
    <w:rsid w:val="008C15D2"/>
    <w:rsid w:val="008C19B9"/>
    <w:rsid w:val="008C19C1"/>
    <w:rsid w:val="008C19FA"/>
    <w:rsid w:val="008C1B22"/>
    <w:rsid w:val="008C212E"/>
    <w:rsid w:val="008C2130"/>
    <w:rsid w:val="008C22D5"/>
    <w:rsid w:val="008C251A"/>
    <w:rsid w:val="008C32AA"/>
    <w:rsid w:val="008C3599"/>
    <w:rsid w:val="008C36BC"/>
    <w:rsid w:val="008C3AC9"/>
    <w:rsid w:val="008C3AF9"/>
    <w:rsid w:val="008C3FA5"/>
    <w:rsid w:val="008C48B6"/>
    <w:rsid w:val="008C49F6"/>
    <w:rsid w:val="008C4A55"/>
    <w:rsid w:val="008C4C8C"/>
    <w:rsid w:val="008C5403"/>
    <w:rsid w:val="008C58B6"/>
    <w:rsid w:val="008C5A39"/>
    <w:rsid w:val="008C5A4E"/>
    <w:rsid w:val="008C5AE6"/>
    <w:rsid w:val="008C61B9"/>
    <w:rsid w:val="008C684C"/>
    <w:rsid w:val="008C68C8"/>
    <w:rsid w:val="008C6CDA"/>
    <w:rsid w:val="008C6DAD"/>
    <w:rsid w:val="008C6DCC"/>
    <w:rsid w:val="008C7B03"/>
    <w:rsid w:val="008C7CD1"/>
    <w:rsid w:val="008D02AE"/>
    <w:rsid w:val="008D030E"/>
    <w:rsid w:val="008D040C"/>
    <w:rsid w:val="008D0609"/>
    <w:rsid w:val="008D0713"/>
    <w:rsid w:val="008D075F"/>
    <w:rsid w:val="008D081E"/>
    <w:rsid w:val="008D0A4D"/>
    <w:rsid w:val="008D0B40"/>
    <w:rsid w:val="008D10F4"/>
    <w:rsid w:val="008D1353"/>
    <w:rsid w:val="008D15F5"/>
    <w:rsid w:val="008D1603"/>
    <w:rsid w:val="008D1F16"/>
    <w:rsid w:val="008D2211"/>
    <w:rsid w:val="008D233A"/>
    <w:rsid w:val="008D2523"/>
    <w:rsid w:val="008D2A49"/>
    <w:rsid w:val="008D2ED5"/>
    <w:rsid w:val="008D2F21"/>
    <w:rsid w:val="008D2F74"/>
    <w:rsid w:val="008D2FB5"/>
    <w:rsid w:val="008D32C8"/>
    <w:rsid w:val="008D34BE"/>
    <w:rsid w:val="008D3790"/>
    <w:rsid w:val="008D3880"/>
    <w:rsid w:val="008D3C67"/>
    <w:rsid w:val="008D40C5"/>
    <w:rsid w:val="008D416D"/>
    <w:rsid w:val="008D4422"/>
    <w:rsid w:val="008D46C0"/>
    <w:rsid w:val="008D4755"/>
    <w:rsid w:val="008D4837"/>
    <w:rsid w:val="008D4BA5"/>
    <w:rsid w:val="008D4D35"/>
    <w:rsid w:val="008D54FF"/>
    <w:rsid w:val="008D57B0"/>
    <w:rsid w:val="008D5864"/>
    <w:rsid w:val="008D59D6"/>
    <w:rsid w:val="008D5D0E"/>
    <w:rsid w:val="008D5DB1"/>
    <w:rsid w:val="008D655C"/>
    <w:rsid w:val="008D6AF6"/>
    <w:rsid w:val="008D6B86"/>
    <w:rsid w:val="008D6CF5"/>
    <w:rsid w:val="008D6D5E"/>
    <w:rsid w:val="008D6D94"/>
    <w:rsid w:val="008D6DA4"/>
    <w:rsid w:val="008D708A"/>
    <w:rsid w:val="008D795E"/>
    <w:rsid w:val="008D7E8A"/>
    <w:rsid w:val="008D7E8E"/>
    <w:rsid w:val="008E0322"/>
    <w:rsid w:val="008E05DA"/>
    <w:rsid w:val="008E0656"/>
    <w:rsid w:val="008E0F25"/>
    <w:rsid w:val="008E0F2B"/>
    <w:rsid w:val="008E1061"/>
    <w:rsid w:val="008E14B4"/>
    <w:rsid w:val="008E1563"/>
    <w:rsid w:val="008E191E"/>
    <w:rsid w:val="008E1C26"/>
    <w:rsid w:val="008E1FC5"/>
    <w:rsid w:val="008E2259"/>
    <w:rsid w:val="008E2783"/>
    <w:rsid w:val="008E29AB"/>
    <w:rsid w:val="008E2BCA"/>
    <w:rsid w:val="008E2FFF"/>
    <w:rsid w:val="008E30F9"/>
    <w:rsid w:val="008E3241"/>
    <w:rsid w:val="008E3486"/>
    <w:rsid w:val="008E37B0"/>
    <w:rsid w:val="008E3E08"/>
    <w:rsid w:val="008E4093"/>
    <w:rsid w:val="008E409D"/>
    <w:rsid w:val="008E4967"/>
    <w:rsid w:val="008E4CB1"/>
    <w:rsid w:val="008E4CE4"/>
    <w:rsid w:val="008E4CE7"/>
    <w:rsid w:val="008E508D"/>
    <w:rsid w:val="008E5529"/>
    <w:rsid w:val="008E5829"/>
    <w:rsid w:val="008E582A"/>
    <w:rsid w:val="008E5983"/>
    <w:rsid w:val="008E5A86"/>
    <w:rsid w:val="008E5CC5"/>
    <w:rsid w:val="008E5D35"/>
    <w:rsid w:val="008E6344"/>
    <w:rsid w:val="008E647B"/>
    <w:rsid w:val="008E66A0"/>
    <w:rsid w:val="008E68E0"/>
    <w:rsid w:val="008E69DA"/>
    <w:rsid w:val="008E6CE7"/>
    <w:rsid w:val="008E7184"/>
    <w:rsid w:val="008E71A4"/>
    <w:rsid w:val="008E757F"/>
    <w:rsid w:val="008F00AE"/>
    <w:rsid w:val="008F021A"/>
    <w:rsid w:val="008F03EB"/>
    <w:rsid w:val="008F0812"/>
    <w:rsid w:val="008F095B"/>
    <w:rsid w:val="008F0B10"/>
    <w:rsid w:val="008F0B2C"/>
    <w:rsid w:val="008F0C7C"/>
    <w:rsid w:val="008F0D3C"/>
    <w:rsid w:val="008F0E4E"/>
    <w:rsid w:val="008F1492"/>
    <w:rsid w:val="008F14A8"/>
    <w:rsid w:val="008F1715"/>
    <w:rsid w:val="008F1787"/>
    <w:rsid w:val="008F1A3D"/>
    <w:rsid w:val="008F1A9D"/>
    <w:rsid w:val="008F1A9F"/>
    <w:rsid w:val="008F1D8F"/>
    <w:rsid w:val="008F1DA2"/>
    <w:rsid w:val="008F1EEA"/>
    <w:rsid w:val="008F216E"/>
    <w:rsid w:val="008F26D1"/>
    <w:rsid w:val="008F295B"/>
    <w:rsid w:val="008F2FEC"/>
    <w:rsid w:val="008F31EA"/>
    <w:rsid w:val="008F34F3"/>
    <w:rsid w:val="008F3589"/>
    <w:rsid w:val="008F3D3B"/>
    <w:rsid w:val="008F3E54"/>
    <w:rsid w:val="008F3E7A"/>
    <w:rsid w:val="008F4032"/>
    <w:rsid w:val="008F4414"/>
    <w:rsid w:val="008F45A6"/>
    <w:rsid w:val="008F4785"/>
    <w:rsid w:val="008F490C"/>
    <w:rsid w:val="008F4EFB"/>
    <w:rsid w:val="008F4F35"/>
    <w:rsid w:val="008F5054"/>
    <w:rsid w:val="008F5179"/>
    <w:rsid w:val="008F53AD"/>
    <w:rsid w:val="008F53B1"/>
    <w:rsid w:val="008F5540"/>
    <w:rsid w:val="008F56A0"/>
    <w:rsid w:val="008F56E0"/>
    <w:rsid w:val="008F58B2"/>
    <w:rsid w:val="008F5A51"/>
    <w:rsid w:val="008F5A7A"/>
    <w:rsid w:val="008F5D21"/>
    <w:rsid w:val="008F5DF1"/>
    <w:rsid w:val="008F5F09"/>
    <w:rsid w:val="008F6767"/>
    <w:rsid w:val="008F6AD6"/>
    <w:rsid w:val="008F6C73"/>
    <w:rsid w:val="008F6DBC"/>
    <w:rsid w:val="008F6FC1"/>
    <w:rsid w:val="008F7363"/>
    <w:rsid w:val="008F73FE"/>
    <w:rsid w:val="008F784E"/>
    <w:rsid w:val="008F7B26"/>
    <w:rsid w:val="008F7F28"/>
    <w:rsid w:val="00900382"/>
    <w:rsid w:val="00900758"/>
    <w:rsid w:val="009007AC"/>
    <w:rsid w:val="009007C8"/>
    <w:rsid w:val="009008D9"/>
    <w:rsid w:val="0090090A"/>
    <w:rsid w:val="009009CF"/>
    <w:rsid w:val="00900B2F"/>
    <w:rsid w:val="00900CDC"/>
    <w:rsid w:val="00901029"/>
    <w:rsid w:val="00901076"/>
    <w:rsid w:val="00901277"/>
    <w:rsid w:val="00901748"/>
    <w:rsid w:val="00901B0C"/>
    <w:rsid w:val="00901B37"/>
    <w:rsid w:val="00901C8F"/>
    <w:rsid w:val="00901DB0"/>
    <w:rsid w:val="00901DD9"/>
    <w:rsid w:val="00901F25"/>
    <w:rsid w:val="009022A6"/>
    <w:rsid w:val="00902536"/>
    <w:rsid w:val="009029AA"/>
    <w:rsid w:val="00902AB2"/>
    <w:rsid w:val="00902C4F"/>
    <w:rsid w:val="00902C6D"/>
    <w:rsid w:val="00902E03"/>
    <w:rsid w:val="00902EDB"/>
    <w:rsid w:val="009030FA"/>
    <w:rsid w:val="0090312E"/>
    <w:rsid w:val="00903233"/>
    <w:rsid w:val="009032E0"/>
    <w:rsid w:val="00903391"/>
    <w:rsid w:val="009033B0"/>
    <w:rsid w:val="009033C1"/>
    <w:rsid w:val="00903501"/>
    <w:rsid w:val="009036F0"/>
    <w:rsid w:val="00903B30"/>
    <w:rsid w:val="00903F38"/>
    <w:rsid w:val="00904113"/>
    <w:rsid w:val="009043BE"/>
    <w:rsid w:val="00904488"/>
    <w:rsid w:val="00904747"/>
    <w:rsid w:val="00904A38"/>
    <w:rsid w:val="00904C30"/>
    <w:rsid w:val="00904EA4"/>
    <w:rsid w:val="009051A7"/>
    <w:rsid w:val="00905485"/>
    <w:rsid w:val="0090558E"/>
    <w:rsid w:val="009058E5"/>
    <w:rsid w:val="0090595A"/>
    <w:rsid w:val="009059FD"/>
    <w:rsid w:val="00905CB3"/>
    <w:rsid w:val="009062A3"/>
    <w:rsid w:val="009066CE"/>
    <w:rsid w:val="009066E1"/>
    <w:rsid w:val="0090682B"/>
    <w:rsid w:val="00906945"/>
    <w:rsid w:val="009069FC"/>
    <w:rsid w:val="00906A0F"/>
    <w:rsid w:val="00906C28"/>
    <w:rsid w:val="00906F86"/>
    <w:rsid w:val="00907572"/>
    <w:rsid w:val="00907A50"/>
    <w:rsid w:val="00907A95"/>
    <w:rsid w:val="00907BA3"/>
    <w:rsid w:val="00907DAB"/>
    <w:rsid w:val="00907EE6"/>
    <w:rsid w:val="00910299"/>
    <w:rsid w:val="00910440"/>
    <w:rsid w:val="0091075C"/>
    <w:rsid w:val="009107B9"/>
    <w:rsid w:val="00910CCB"/>
    <w:rsid w:val="009114BF"/>
    <w:rsid w:val="00911576"/>
    <w:rsid w:val="009117B8"/>
    <w:rsid w:val="00911844"/>
    <w:rsid w:val="00911A46"/>
    <w:rsid w:val="00911B39"/>
    <w:rsid w:val="00911DEC"/>
    <w:rsid w:val="00911F2A"/>
    <w:rsid w:val="009121FF"/>
    <w:rsid w:val="00912267"/>
    <w:rsid w:val="0091227A"/>
    <w:rsid w:val="009125BA"/>
    <w:rsid w:val="009126A5"/>
    <w:rsid w:val="00912B21"/>
    <w:rsid w:val="00912C18"/>
    <w:rsid w:val="00912EB4"/>
    <w:rsid w:val="00912F56"/>
    <w:rsid w:val="00913128"/>
    <w:rsid w:val="0091332C"/>
    <w:rsid w:val="009135C9"/>
    <w:rsid w:val="009135D8"/>
    <w:rsid w:val="00913B60"/>
    <w:rsid w:val="00913B8A"/>
    <w:rsid w:val="00913CDC"/>
    <w:rsid w:val="009143A3"/>
    <w:rsid w:val="009144AF"/>
    <w:rsid w:val="009145B2"/>
    <w:rsid w:val="00914924"/>
    <w:rsid w:val="00914AB6"/>
    <w:rsid w:val="00914B57"/>
    <w:rsid w:val="00914BF5"/>
    <w:rsid w:val="00914D51"/>
    <w:rsid w:val="00915080"/>
    <w:rsid w:val="00915128"/>
    <w:rsid w:val="00915383"/>
    <w:rsid w:val="009153D4"/>
    <w:rsid w:val="00915474"/>
    <w:rsid w:val="009155B5"/>
    <w:rsid w:val="00915A06"/>
    <w:rsid w:val="00916233"/>
    <w:rsid w:val="009174F0"/>
    <w:rsid w:val="00917671"/>
    <w:rsid w:val="009178C9"/>
    <w:rsid w:val="009179E8"/>
    <w:rsid w:val="00917B53"/>
    <w:rsid w:val="009200AA"/>
    <w:rsid w:val="00920104"/>
    <w:rsid w:val="00920313"/>
    <w:rsid w:val="00920352"/>
    <w:rsid w:val="009205AB"/>
    <w:rsid w:val="00920D87"/>
    <w:rsid w:val="009213AF"/>
    <w:rsid w:val="009214B7"/>
    <w:rsid w:val="009215EB"/>
    <w:rsid w:val="0092183F"/>
    <w:rsid w:val="00921F6D"/>
    <w:rsid w:val="0092245C"/>
    <w:rsid w:val="00922623"/>
    <w:rsid w:val="00922645"/>
    <w:rsid w:val="00922676"/>
    <w:rsid w:val="00922BAA"/>
    <w:rsid w:val="00922CEB"/>
    <w:rsid w:val="00923227"/>
    <w:rsid w:val="009236E7"/>
    <w:rsid w:val="00923AE1"/>
    <w:rsid w:val="00923DDE"/>
    <w:rsid w:val="009243B5"/>
    <w:rsid w:val="00924723"/>
    <w:rsid w:val="00924F29"/>
    <w:rsid w:val="00924F49"/>
    <w:rsid w:val="0092520D"/>
    <w:rsid w:val="00925481"/>
    <w:rsid w:val="009254F4"/>
    <w:rsid w:val="009256F7"/>
    <w:rsid w:val="00925725"/>
    <w:rsid w:val="00925759"/>
    <w:rsid w:val="0092580C"/>
    <w:rsid w:val="0092598B"/>
    <w:rsid w:val="00925CEB"/>
    <w:rsid w:val="00925DDB"/>
    <w:rsid w:val="00925EDE"/>
    <w:rsid w:val="0092634F"/>
    <w:rsid w:val="009264F7"/>
    <w:rsid w:val="00926697"/>
    <w:rsid w:val="0092688F"/>
    <w:rsid w:val="00926B4B"/>
    <w:rsid w:val="00926C10"/>
    <w:rsid w:val="00926D2B"/>
    <w:rsid w:val="00926F7D"/>
    <w:rsid w:val="00926FCC"/>
    <w:rsid w:val="00927082"/>
    <w:rsid w:val="009274B5"/>
    <w:rsid w:val="009278DE"/>
    <w:rsid w:val="00927D41"/>
    <w:rsid w:val="009301C4"/>
    <w:rsid w:val="00930281"/>
    <w:rsid w:val="0093032C"/>
    <w:rsid w:val="0093034C"/>
    <w:rsid w:val="0093038F"/>
    <w:rsid w:val="0093040F"/>
    <w:rsid w:val="0093042B"/>
    <w:rsid w:val="009305ED"/>
    <w:rsid w:val="00931116"/>
    <w:rsid w:val="00931122"/>
    <w:rsid w:val="00931128"/>
    <w:rsid w:val="00931786"/>
    <w:rsid w:val="009317AB"/>
    <w:rsid w:val="0093191C"/>
    <w:rsid w:val="0093191D"/>
    <w:rsid w:val="00931973"/>
    <w:rsid w:val="00931B54"/>
    <w:rsid w:val="00931D4F"/>
    <w:rsid w:val="00931E77"/>
    <w:rsid w:val="00931EA1"/>
    <w:rsid w:val="00931EED"/>
    <w:rsid w:val="00932033"/>
    <w:rsid w:val="009320AA"/>
    <w:rsid w:val="0093279F"/>
    <w:rsid w:val="00932A6C"/>
    <w:rsid w:val="00932BFB"/>
    <w:rsid w:val="00932D07"/>
    <w:rsid w:val="00932E79"/>
    <w:rsid w:val="0093302C"/>
    <w:rsid w:val="00933122"/>
    <w:rsid w:val="00933168"/>
    <w:rsid w:val="00933758"/>
    <w:rsid w:val="00933868"/>
    <w:rsid w:val="0093388B"/>
    <w:rsid w:val="00933B33"/>
    <w:rsid w:val="00933B50"/>
    <w:rsid w:val="00933D3C"/>
    <w:rsid w:val="00933EAA"/>
    <w:rsid w:val="00933EC5"/>
    <w:rsid w:val="00933F64"/>
    <w:rsid w:val="00934010"/>
    <w:rsid w:val="00934275"/>
    <w:rsid w:val="0093429E"/>
    <w:rsid w:val="009343FD"/>
    <w:rsid w:val="00934426"/>
    <w:rsid w:val="009347BC"/>
    <w:rsid w:val="0093482B"/>
    <w:rsid w:val="009348D6"/>
    <w:rsid w:val="0093505B"/>
    <w:rsid w:val="00935724"/>
    <w:rsid w:val="0093580F"/>
    <w:rsid w:val="00935ACF"/>
    <w:rsid w:val="00935F8A"/>
    <w:rsid w:val="00936102"/>
    <w:rsid w:val="009362C3"/>
    <w:rsid w:val="0093638D"/>
    <w:rsid w:val="00936757"/>
    <w:rsid w:val="00936975"/>
    <w:rsid w:val="00936E0F"/>
    <w:rsid w:val="00936EA8"/>
    <w:rsid w:val="00936FB4"/>
    <w:rsid w:val="00937117"/>
    <w:rsid w:val="00937475"/>
    <w:rsid w:val="00937478"/>
    <w:rsid w:val="00937C89"/>
    <w:rsid w:val="00937CB3"/>
    <w:rsid w:val="00937F06"/>
    <w:rsid w:val="0094004C"/>
    <w:rsid w:val="009400ED"/>
    <w:rsid w:val="009403BC"/>
    <w:rsid w:val="00940620"/>
    <w:rsid w:val="009408EC"/>
    <w:rsid w:val="009409C9"/>
    <w:rsid w:val="00940E8B"/>
    <w:rsid w:val="00940EDE"/>
    <w:rsid w:val="0094118F"/>
    <w:rsid w:val="00941439"/>
    <w:rsid w:val="009418D4"/>
    <w:rsid w:val="00941A2B"/>
    <w:rsid w:val="00941DB4"/>
    <w:rsid w:val="00941E32"/>
    <w:rsid w:val="00941E7A"/>
    <w:rsid w:val="00941EE9"/>
    <w:rsid w:val="00941FD3"/>
    <w:rsid w:val="00941FF9"/>
    <w:rsid w:val="0094256B"/>
    <w:rsid w:val="00942DFD"/>
    <w:rsid w:val="00942EA8"/>
    <w:rsid w:val="00942F1A"/>
    <w:rsid w:val="00942F39"/>
    <w:rsid w:val="009431E3"/>
    <w:rsid w:val="009434BB"/>
    <w:rsid w:val="00943509"/>
    <w:rsid w:val="00943B80"/>
    <w:rsid w:val="00943E92"/>
    <w:rsid w:val="00943FC2"/>
    <w:rsid w:val="00944220"/>
    <w:rsid w:val="00944299"/>
    <w:rsid w:val="009444D9"/>
    <w:rsid w:val="00944845"/>
    <w:rsid w:val="00944CD2"/>
    <w:rsid w:val="00944FF9"/>
    <w:rsid w:val="0094537A"/>
    <w:rsid w:val="0094576C"/>
    <w:rsid w:val="00945919"/>
    <w:rsid w:val="00945A29"/>
    <w:rsid w:val="00945EE8"/>
    <w:rsid w:val="0094600C"/>
    <w:rsid w:val="009461A1"/>
    <w:rsid w:val="009466ED"/>
    <w:rsid w:val="00946E42"/>
    <w:rsid w:val="00947599"/>
    <w:rsid w:val="00947696"/>
    <w:rsid w:val="009476A6"/>
    <w:rsid w:val="00947CF2"/>
    <w:rsid w:val="00950044"/>
    <w:rsid w:val="009504DA"/>
    <w:rsid w:val="00950532"/>
    <w:rsid w:val="00950585"/>
    <w:rsid w:val="00950799"/>
    <w:rsid w:val="00950A3A"/>
    <w:rsid w:val="00950FC9"/>
    <w:rsid w:val="00951076"/>
    <w:rsid w:val="009511D3"/>
    <w:rsid w:val="009511EA"/>
    <w:rsid w:val="00951577"/>
    <w:rsid w:val="0095158F"/>
    <w:rsid w:val="00951A55"/>
    <w:rsid w:val="00951B62"/>
    <w:rsid w:val="00951F82"/>
    <w:rsid w:val="00951F9B"/>
    <w:rsid w:val="00951FDE"/>
    <w:rsid w:val="00952030"/>
    <w:rsid w:val="0095208F"/>
    <w:rsid w:val="0095232D"/>
    <w:rsid w:val="00952512"/>
    <w:rsid w:val="009529FE"/>
    <w:rsid w:val="00952A8C"/>
    <w:rsid w:val="009530FA"/>
    <w:rsid w:val="00953138"/>
    <w:rsid w:val="009531F0"/>
    <w:rsid w:val="0095365D"/>
    <w:rsid w:val="00953742"/>
    <w:rsid w:val="009538B5"/>
    <w:rsid w:val="00953F25"/>
    <w:rsid w:val="00954174"/>
    <w:rsid w:val="0095453E"/>
    <w:rsid w:val="00954686"/>
    <w:rsid w:val="00954CB0"/>
    <w:rsid w:val="00954D11"/>
    <w:rsid w:val="00954DC1"/>
    <w:rsid w:val="00954F3B"/>
    <w:rsid w:val="00954FE0"/>
    <w:rsid w:val="009550D2"/>
    <w:rsid w:val="0095527E"/>
    <w:rsid w:val="0095547D"/>
    <w:rsid w:val="009558A2"/>
    <w:rsid w:val="009558FD"/>
    <w:rsid w:val="00955911"/>
    <w:rsid w:val="00955A41"/>
    <w:rsid w:val="0095606D"/>
    <w:rsid w:val="009562C0"/>
    <w:rsid w:val="009563BD"/>
    <w:rsid w:val="009565B5"/>
    <w:rsid w:val="009565E7"/>
    <w:rsid w:val="0095674C"/>
    <w:rsid w:val="0095693D"/>
    <w:rsid w:val="009569A4"/>
    <w:rsid w:val="00956ABC"/>
    <w:rsid w:val="00956B82"/>
    <w:rsid w:val="00956C74"/>
    <w:rsid w:val="00956E2F"/>
    <w:rsid w:val="00956FFC"/>
    <w:rsid w:val="00957061"/>
    <w:rsid w:val="00957327"/>
    <w:rsid w:val="00957431"/>
    <w:rsid w:val="0095743F"/>
    <w:rsid w:val="0095781B"/>
    <w:rsid w:val="00957C81"/>
    <w:rsid w:val="00957F7F"/>
    <w:rsid w:val="0095979E"/>
    <w:rsid w:val="00960022"/>
    <w:rsid w:val="00960362"/>
    <w:rsid w:val="00960523"/>
    <w:rsid w:val="0096099E"/>
    <w:rsid w:val="00960A09"/>
    <w:rsid w:val="00960E1A"/>
    <w:rsid w:val="00960E36"/>
    <w:rsid w:val="009611D5"/>
    <w:rsid w:val="00961396"/>
    <w:rsid w:val="00961413"/>
    <w:rsid w:val="00961B75"/>
    <w:rsid w:val="0096209D"/>
    <w:rsid w:val="00962139"/>
    <w:rsid w:val="009623FF"/>
    <w:rsid w:val="0096243D"/>
    <w:rsid w:val="00962572"/>
    <w:rsid w:val="009626D8"/>
    <w:rsid w:val="0096270A"/>
    <w:rsid w:val="00962EB8"/>
    <w:rsid w:val="00962F21"/>
    <w:rsid w:val="009630E3"/>
    <w:rsid w:val="00963163"/>
    <w:rsid w:val="009634C8"/>
    <w:rsid w:val="00963865"/>
    <w:rsid w:val="00963866"/>
    <w:rsid w:val="00963ABC"/>
    <w:rsid w:val="00963AEE"/>
    <w:rsid w:val="00963BDE"/>
    <w:rsid w:val="00964137"/>
    <w:rsid w:val="00964CA0"/>
    <w:rsid w:val="00964E99"/>
    <w:rsid w:val="00964FF5"/>
    <w:rsid w:val="00965265"/>
    <w:rsid w:val="009653FC"/>
    <w:rsid w:val="00965BE1"/>
    <w:rsid w:val="00966383"/>
    <w:rsid w:val="0096645C"/>
    <w:rsid w:val="00966576"/>
    <w:rsid w:val="00966931"/>
    <w:rsid w:val="00966AE1"/>
    <w:rsid w:val="00966EF9"/>
    <w:rsid w:val="00966F78"/>
    <w:rsid w:val="0096704B"/>
    <w:rsid w:val="0096741B"/>
    <w:rsid w:val="0096791D"/>
    <w:rsid w:val="00967DE2"/>
    <w:rsid w:val="00970138"/>
    <w:rsid w:val="009702F8"/>
    <w:rsid w:val="0097088A"/>
    <w:rsid w:val="009708B9"/>
    <w:rsid w:val="009708DF"/>
    <w:rsid w:val="00970C1B"/>
    <w:rsid w:val="00970EDC"/>
    <w:rsid w:val="00970EFD"/>
    <w:rsid w:val="009712F6"/>
    <w:rsid w:val="0097157C"/>
    <w:rsid w:val="0097181B"/>
    <w:rsid w:val="009719C0"/>
    <w:rsid w:val="00971B00"/>
    <w:rsid w:val="00971ECA"/>
    <w:rsid w:val="00972034"/>
    <w:rsid w:val="009720D5"/>
    <w:rsid w:val="009725CB"/>
    <w:rsid w:val="00972790"/>
    <w:rsid w:val="00972AB5"/>
    <w:rsid w:val="00972D86"/>
    <w:rsid w:val="00972F3A"/>
    <w:rsid w:val="00972FA0"/>
    <w:rsid w:val="0097318B"/>
    <w:rsid w:val="009733EA"/>
    <w:rsid w:val="0097343A"/>
    <w:rsid w:val="009737BC"/>
    <w:rsid w:val="00973956"/>
    <w:rsid w:val="00973C35"/>
    <w:rsid w:val="00973CBD"/>
    <w:rsid w:val="00973F77"/>
    <w:rsid w:val="00974035"/>
    <w:rsid w:val="009741A4"/>
    <w:rsid w:val="009745A2"/>
    <w:rsid w:val="00974772"/>
    <w:rsid w:val="00974D56"/>
    <w:rsid w:val="009750ED"/>
    <w:rsid w:val="00975921"/>
    <w:rsid w:val="00975F43"/>
    <w:rsid w:val="00975F7F"/>
    <w:rsid w:val="0097686F"/>
    <w:rsid w:val="00976B97"/>
    <w:rsid w:val="00976C05"/>
    <w:rsid w:val="00976E20"/>
    <w:rsid w:val="00976E65"/>
    <w:rsid w:val="00977016"/>
    <w:rsid w:val="0097709E"/>
    <w:rsid w:val="0097733B"/>
    <w:rsid w:val="009774A0"/>
    <w:rsid w:val="009776FE"/>
    <w:rsid w:val="009777D1"/>
    <w:rsid w:val="009779E7"/>
    <w:rsid w:val="00977A78"/>
    <w:rsid w:val="00977D77"/>
    <w:rsid w:val="00977F8D"/>
    <w:rsid w:val="00977FED"/>
    <w:rsid w:val="0098027A"/>
    <w:rsid w:val="00980C7C"/>
    <w:rsid w:val="00980E59"/>
    <w:rsid w:val="009810BB"/>
    <w:rsid w:val="00981101"/>
    <w:rsid w:val="0098122B"/>
    <w:rsid w:val="009813D0"/>
    <w:rsid w:val="00981482"/>
    <w:rsid w:val="009816F5"/>
    <w:rsid w:val="009818AD"/>
    <w:rsid w:val="00981CA3"/>
    <w:rsid w:val="00981E43"/>
    <w:rsid w:val="009824A0"/>
    <w:rsid w:val="009829CE"/>
    <w:rsid w:val="00983051"/>
    <w:rsid w:val="009831A2"/>
    <w:rsid w:val="0098372E"/>
    <w:rsid w:val="009837F1"/>
    <w:rsid w:val="00983AF6"/>
    <w:rsid w:val="009844B7"/>
    <w:rsid w:val="009845D6"/>
    <w:rsid w:val="009847A5"/>
    <w:rsid w:val="009849E3"/>
    <w:rsid w:val="00984FD1"/>
    <w:rsid w:val="00985147"/>
    <w:rsid w:val="009851E4"/>
    <w:rsid w:val="009852BA"/>
    <w:rsid w:val="00985426"/>
    <w:rsid w:val="00985A07"/>
    <w:rsid w:val="00985A56"/>
    <w:rsid w:val="00985DEF"/>
    <w:rsid w:val="00985FBB"/>
    <w:rsid w:val="0098603C"/>
    <w:rsid w:val="00986238"/>
    <w:rsid w:val="0098697A"/>
    <w:rsid w:val="00986A2F"/>
    <w:rsid w:val="00986CA5"/>
    <w:rsid w:val="00987548"/>
    <w:rsid w:val="00987B93"/>
    <w:rsid w:val="00987C38"/>
    <w:rsid w:val="00987E91"/>
    <w:rsid w:val="009902B7"/>
    <w:rsid w:val="00990370"/>
    <w:rsid w:val="009903C9"/>
    <w:rsid w:val="009904A6"/>
    <w:rsid w:val="009904B3"/>
    <w:rsid w:val="00990DF8"/>
    <w:rsid w:val="009912B1"/>
    <w:rsid w:val="00991342"/>
    <w:rsid w:val="00991402"/>
    <w:rsid w:val="0099144C"/>
    <w:rsid w:val="00991581"/>
    <w:rsid w:val="00991827"/>
    <w:rsid w:val="00991849"/>
    <w:rsid w:val="00991890"/>
    <w:rsid w:val="0099206D"/>
    <w:rsid w:val="00992150"/>
    <w:rsid w:val="009927E8"/>
    <w:rsid w:val="00992910"/>
    <w:rsid w:val="00992BB0"/>
    <w:rsid w:val="00992DA4"/>
    <w:rsid w:val="0099364F"/>
    <w:rsid w:val="00993782"/>
    <w:rsid w:val="009937F3"/>
    <w:rsid w:val="0099396A"/>
    <w:rsid w:val="00993A85"/>
    <w:rsid w:val="00993B7B"/>
    <w:rsid w:val="00993B8A"/>
    <w:rsid w:val="00994068"/>
    <w:rsid w:val="00994551"/>
    <w:rsid w:val="00994A0E"/>
    <w:rsid w:val="00994D45"/>
    <w:rsid w:val="00994D8C"/>
    <w:rsid w:val="00995114"/>
    <w:rsid w:val="009953B9"/>
    <w:rsid w:val="009953F8"/>
    <w:rsid w:val="0099570B"/>
    <w:rsid w:val="00995893"/>
    <w:rsid w:val="0099597F"/>
    <w:rsid w:val="009959CF"/>
    <w:rsid w:val="009959F5"/>
    <w:rsid w:val="00995ACF"/>
    <w:rsid w:val="00995AF8"/>
    <w:rsid w:val="00995D46"/>
    <w:rsid w:val="00996449"/>
    <w:rsid w:val="00996558"/>
    <w:rsid w:val="00996955"/>
    <w:rsid w:val="00997105"/>
    <w:rsid w:val="0099710B"/>
    <w:rsid w:val="0099762F"/>
    <w:rsid w:val="009976E8"/>
    <w:rsid w:val="009977C1"/>
    <w:rsid w:val="00997A7C"/>
    <w:rsid w:val="00997DA3"/>
    <w:rsid w:val="009A057D"/>
    <w:rsid w:val="009A0714"/>
    <w:rsid w:val="009A0866"/>
    <w:rsid w:val="009A1041"/>
    <w:rsid w:val="009A1605"/>
    <w:rsid w:val="009A16B6"/>
    <w:rsid w:val="009A1894"/>
    <w:rsid w:val="009A1B17"/>
    <w:rsid w:val="009A21DC"/>
    <w:rsid w:val="009A2249"/>
    <w:rsid w:val="009A24EB"/>
    <w:rsid w:val="009A24FB"/>
    <w:rsid w:val="009A28AF"/>
    <w:rsid w:val="009A2A46"/>
    <w:rsid w:val="009A2C5D"/>
    <w:rsid w:val="009A2FCA"/>
    <w:rsid w:val="009A3028"/>
    <w:rsid w:val="009A3067"/>
    <w:rsid w:val="009A3320"/>
    <w:rsid w:val="009A34B9"/>
    <w:rsid w:val="009A34D4"/>
    <w:rsid w:val="009A35EA"/>
    <w:rsid w:val="009A3623"/>
    <w:rsid w:val="009A369F"/>
    <w:rsid w:val="009A4017"/>
    <w:rsid w:val="009A432A"/>
    <w:rsid w:val="009A4371"/>
    <w:rsid w:val="009A4474"/>
    <w:rsid w:val="009A4A0E"/>
    <w:rsid w:val="009A4B8D"/>
    <w:rsid w:val="009A4E86"/>
    <w:rsid w:val="009A4FAA"/>
    <w:rsid w:val="009A5191"/>
    <w:rsid w:val="009A51CC"/>
    <w:rsid w:val="009A53E4"/>
    <w:rsid w:val="009A5779"/>
    <w:rsid w:val="009A5BA1"/>
    <w:rsid w:val="009A65B6"/>
    <w:rsid w:val="009A683C"/>
    <w:rsid w:val="009A6B40"/>
    <w:rsid w:val="009A6CB0"/>
    <w:rsid w:val="009A706C"/>
    <w:rsid w:val="009A73B4"/>
    <w:rsid w:val="009A76DF"/>
    <w:rsid w:val="009A777C"/>
    <w:rsid w:val="009A7CCE"/>
    <w:rsid w:val="009A7D61"/>
    <w:rsid w:val="009B0019"/>
    <w:rsid w:val="009B00BB"/>
    <w:rsid w:val="009B0BF5"/>
    <w:rsid w:val="009B0C15"/>
    <w:rsid w:val="009B0C82"/>
    <w:rsid w:val="009B0C8A"/>
    <w:rsid w:val="009B0EA9"/>
    <w:rsid w:val="009B0EBB"/>
    <w:rsid w:val="009B0F88"/>
    <w:rsid w:val="009B13CC"/>
    <w:rsid w:val="009B151D"/>
    <w:rsid w:val="009B1538"/>
    <w:rsid w:val="009B18D6"/>
    <w:rsid w:val="009B1987"/>
    <w:rsid w:val="009B1B0D"/>
    <w:rsid w:val="009B2054"/>
    <w:rsid w:val="009B20CB"/>
    <w:rsid w:val="009B228C"/>
    <w:rsid w:val="009B22E4"/>
    <w:rsid w:val="009B2783"/>
    <w:rsid w:val="009B2B82"/>
    <w:rsid w:val="009B2F3F"/>
    <w:rsid w:val="009B3235"/>
    <w:rsid w:val="009B36A6"/>
    <w:rsid w:val="009B3AF8"/>
    <w:rsid w:val="009B3B77"/>
    <w:rsid w:val="009B3C25"/>
    <w:rsid w:val="009B3C7D"/>
    <w:rsid w:val="009B4106"/>
    <w:rsid w:val="009B447C"/>
    <w:rsid w:val="009B44E5"/>
    <w:rsid w:val="009B484E"/>
    <w:rsid w:val="009B4A8E"/>
    <w:rsid w:val="009B4B81"/>
    <w:rsid w:val="009B4BC1"/>
    <w:rsid w:val="009B4DAC"/>
    <w:rsid w:val="009B4E06"/>
    <w:rsid w:val="009B4E21"/>
    <w:rsid w:val="009B4F01"/>
    <w:rsid w:val="009B52E1"/>
    <w:rsid w:val="009B55C6"/>
    <w:rsid w:val="009B570E"/>
    <w:rsid w:val="009B597C"/>
    <w:rsid w:val="009B5A3B"/>
    <w:rsid w:val="009B5AF9"/>
    <w:rsid w:val="009B5C67"/>
    <w:rsid w:val="009B5D5E"/>
    <w:rsid w:val="009B5DF2"/>
    <w:rsid w:val="009B638C"/>
    <w:rsid w:val="009B66ED"/>
    <w:rsid w:val="009B6713"/>
    <w:rsid w:val="009B6892"/>
    <w:rsid w:val="009B6DC9"/>
    <w:rsid w:val="009B6F6B"/>
    <w:rsid w:val="009B732B"/>
    <w:rsid w:val="009B76AB"/>
    <w:rsid w:val="009B76CC"/>
    <w:rsid w:val="009B78E1"/>
    <w:rsid w:val="009B7A41"/>
    <w:rsid w:val="009B7B89"/>
    <w:rsid w:val="009B7D61"/>
    <w:rsid w:val="009B7DAE"/>
    <w:rsid w:val="009C01B0"/>
    <w:rsid w:val="009C04F4"/>
    <w:rsid w:val="009C0726"/>
    <w:rsid w:val="009C0EA6"/>
    <w:rsid w:val="009C1293"/>
    <w:rsid w:val="009C12F3"/>
    <w:rsid w:val="009C1415"/>
    <w:rsid w:val="009C1517"/>
    <w:rsid w:val="009C1737"/>
    <w:rsid w:val="009C1885"/>
    <w:rsid w:val="009C26B2"/>
    <w:rsid w:val="009C26D4"/>
    <w:rsid w:val="009C270B"/>
    <w:rsid w:val="009C2C88"/>
    <w:rsid w:val="009C2DBB"/>
    <w:rsid w:val="009C2E43"/>
    <w:rsid w:val="009C3207"/>
    <w:rsid w:val="009C353B"/>
    <w:rsid w:val="009C3854"/>
    <w:rsid w:val="009C39B4"/>
    <w:rsid w:val="009C3A2F"/>
    <w:rsid w:val="009C3DA8"/>
    <w:rsid w:val="009C429C"/>
    <w:rsid w:val="009C46F6"/>
    <w:rsid w:val="009C48ED"/>
    <w:rsid w:val="009C4BB6"/>
    <w:rsid w:val="009C4C32"/>
    <w:rsid w:val="009C4DD5"/>
    <w:rsid w:val="009C512F"/>
    <w:rsid w:val="009C5213"/>
    <w:rsid w:val="009C5695"/>
    <w:rsid w:val="009C5883"/>
    <w:rsid w:val="009C5B4B"/>
    <w:rsid w:val="009C631B"/>
    <w:rsid w:val="009C657B"/>
    <w:rsid w:val="009C6584"/>
    <w:rsid w:val="009C675E"/>
    <w:rsid w:val="009C68C6"/>
    <w:rsid w:val="009C6B30"/>
    <w:rsid w:val="009C6BB6"/>
    <w:rsid w:val="009C6E26"/>
    <w:rsid w:val="009C6E3C"/>
    <w:rsid w:val="009C6FBF"/>
    <w:rsid w:val="009C71BE"/>
    <w:rsid w:val="009C740C"/>
    <w:rsid w:val="009C742B"/>
    <w:rsid w:val="009C75B7"/>
    <w:rsid w:val="009C7611"/>
    <w:rsid w:val="009C788E"/>
    <w:rsid w:val="009C7AC4"/>
    <w:rsid w:val="009D02A0"/>
    <w:rsid w:val="009D02E5"/>
    <w:rsid w:val="009D0325"/>
    <w:rsid w:val="009D0395"/>
    <w:rsid w:val="009D0436"/>
    <w:rsid w:val="009D07AA"/>
    <w:rsid w:val="009D0819"/>
    <w:rsid w:val="009D0D3B"/>
    <w:rsid w:val="009D0E4C"/>
    <w:rsid w:val="009D10B3"/>
    <w:rsid w:val="009D131A"/>
    <w:rsid w:val="009D1708"/>
    <w:rsid w:val="009D176E"/>
    <w:rsid w:val="009D1BB8"/>
    <w:rsid w:val="009D1C19"/>
    <w:rsid w:val="009D1C4C"/>
    <w:rsid w:val="009D1E12"/>
    <w:rsid w:val="009D1F25"/>
    <w:rsid w:val="009D2087"/>
    <w:rsid w:val="009D2181"/>
    <w:rsid w:val="009D22BB"/>
    <w:rsid w:val="009D2336"/>
    <w:rsid w:val="009D258E"/>
    <w:rsid w:val="009D295A"/>
    <w:rsid w:val="009D2A4A"/>
    <w:rsid w:val="009D2C02"/>
    <w:rsid w:val="009D2FE6"/>
    <w:rsid w:val="009D320A"/>
    <w:rsid w:val="009D325F"/>
    <w:rsid w:val="009D3445"/>
    <w:rsid w:val="009D37E5"/>
    <w:rsid w:val="009D38CB"/>
    <w:rsid w:val="009D38E8"/>
    <w:rsid w:val="009D38F9"/>
    <w:rsid w:val="009D3AB9"/>
    <w:rsid w:val="009D3AF0"/>
    <w:rsid w:val="009D3E4F"/>
    <w:rsid w:val="009D40CB"/>
    <w:rsid w:val="009D41F3"/>
    <w:rsid w:val="009D480C"/>
    <w:rsid w:val="009D4895"/>
    <w:rsid w:val="009D49B8"/>
    <w:rsid w:val="009D4F69"/>
    <w:rsid w:val="009D5153"/>
    <w:rsid w:val="009D5594"/>
    <w:rsid w:val="009D55FB"/>
    <w:rsid w:val="009D5C1E"/>
    <w:rsid w:val="009D5CA2"/>
    <w:rsid w:val="009D6272"/>
    <w:rsid w:val="009D635B"/>
    <w:rsid w:val="009D67EA"/>
    <w:rsid w:val="009D6BD9"/>
    <w:rsid w:val="009D6D56"/>
    <w:rsid w:val="009D7324"/>
    <w:rsid w:val="009D75AA"/>
    <w:rsid w:val="009D7937"/>
    <w:rsid w:val="009D7CAF"/>
    <w:rsid w:val="009D7D6A"/>
    <w:rsid w:val="009D7D8A"/>
    <w:rsid w:val="009D7FA6"/>
    <w:rsid w:val="009E0659"/>
    <w:rsid w:val="009E0923"/>
    <w:rsid w:val="009E09FD"/>
    <w:rsid w:val="009E0DD1"/>
    <w:rsid w:val="009E109A"/>
    <w:rsid w:val="009E1448"/>
    <w:rsid w:val="009E1639"/>
    <w:rsid w:val="009E1987"/>
    <w:rsid w:val="009E1A23"/>
    <w:rsid w:val="009E1A26"/>
    <w:rsid w:val="009E1EF6"/>
    <w:rsid w:val="009E2223"/>
    <w:rsid w:val="009E2FDF"/>
    <w:rsid w:val="009E3342"/>
    <w:rsid w:val="009E385A"/>
    <w:rsid w:val="009E3A09"/>
    <w:rsid w:val="009E3E9A"/>
    <w:rsid w:val="009E4183"/>
    <w:rsid w:val="009E41D7"/>
    <w:rsid w:val="009E47F3"/>
    <w:rsid w:val="009E49F9"/>
    <w:rsid w:val="009E4A96"/>
    <w:rsid w:val="009E4DC5"/>
    <w:rsid w:val="009E4EB9"/>
    <w:rsid w:val="009E549B"/>
    <w:rsid w:val="009E54BB"/>
    <w:rsid w:val="009E55E8"/>
    <w:rsid w:val="009E569A"/>
    <w:rsid w:val="009E58ED"/>
    <w:rsid w:val="009E590C"/>
    <w:rsid w:val="009E5B91"/>
    <w:rsid w:val="009E5C54"/>
    <w:rsid w:val="009E5D44"/>
    <w:rsid w:val="009E5E43"/>
    <w:rsid w:val="009E61FA"/>
    <w:rsid w:val="009E6284"/>
    <w:rsid w:val="009E62D9"/>
    <w:rsid w:val="009E6371"/>
    <w:rsid w:val="009E64B4"/>
    <w:rsid w:val="009E6CD9"/>
    <w:rsid w:val="009E6D6F"/>
    <w:rsid w:val="009E6F9F"/>
    <w:rsid w:val="009E7045"/>
    <w:rsid w:val="009E71D9"/>
    <w:rsid w:val="009E734E"/>
    <w:rsid w:val="009E7360"/>
    <w:rsid w:val="009E7AE7"/>
    <w:rsid w:val="009E7CD5"/>
    <w:rsid w:val="009F0A04"/>
    <w:rsid w:val="009F0CC0"/>
    <w:rsid w:val="009F0DBA"/>
    <w:rsid w:val="009F0FB2"/>
    <w:rsid w:val="009F1169"/>
    <w:rsid w:val="009F1390"/>
    <w:rsid w:val="009F16C1"/>
    <w:rsid w:val="009F1831"/>
    <w:rsid w:val="009F1C9E"/>
    <w:rsid w:val="009F1CAB"/>
    <w:rsid w:val="009F2112"/>
    <w:rsid w:val="009F2181"/>
    <w:rsid w:val="009F220A"/>
    <w:rsid w:val="009F2218"/>
    <w:rsid w:val="009F23C1"/>
    <w:rsid w:val="009F2700"/>
    <w:rsid w:val="009F27F2"/>
    <w:rsid w:val="009F28CE"/>
    <w:rsid w:val="009F28EF"/>
    <w:rsid w:val="009F2AE3"/>
    <w:rsid w:val="009F2C0F"/>
    <w:rsid w:val="009F2CB5"/>
    <w:rsid w:val="009F2D10"/>
    <w:rsid w:val="009F2E9E"/>
    <w:rsid w:val="009F2ED7"/>
    <w:rsid w:val="009F34FF"/>
    <w:rsid w:val="009F3549"/>
    <w:rsid w:val="009F3775"/>
    <w:rsid w:val="009F392B"/>
    <w:rsid w:val="009F394F"/>
    <w:rsid w:val="009F39EC"/>
    <w:rsid w:val="009F3CC7"/>
    <w:rsid w:val="009F41EE"/>
    <w:rsid w:val="009F4312"/>
    <w:rsid w:val="009F442E"/>
    <w:rsid w:val="009F443B"/>
    <w:rsid w:val="009F4523"/>
    <w:rsid w:val="009F455F"/>
    <w:rsid w:val="009F4566"/>
    <w:rsid w:val="009F46CE"/>
    <w:rsid w:val="009F4AAE"/>
    <w:rsid w:val="009F4C3A"/>
    <w:rsid w:val="009F4C68"/>
    <w:rsid w:val="009F4E1C"/>
    <w:rsid w:val="009F5106"/>
    <w:rsid w:val="009F51D1"/>
    <w:rsid w:val="009F521C"/>
    <w:rsid w:val="009F53FF"/>
    <w:rsid w:val="009F541F"/>
    <w:rsid w:val="009F569B"/>
    <w:rsid w:val="009F5736"/>
    <w:rsid w:val="009F58E9"/>
    <w:rsid w:val="009F59AF"/>
    <w:rsid w:val="009F5E45"/>
    <w:rsid w:val="009F5F59"/>
    <w:rsid w:val="009F60F5"/>
    <w:rsid w:val="009F666D"/>
    <w:rsid w:val="009F7302"/>
    <w:rsid w:val="009F7868"/>
    <w:rsid w:val="009F7B39"/>
    <w:rsid w:val="009F7BD9"/>
    <w:rsid w:val="009F7EF9"/>
    <w:rsid w:val="009F7F70"/>
    <w:rsid w:val="00A00229"/>
    <w:rsid w:val="00A00C9A"/>
    <w:rsid w:val="00A0126E"/>
    <w:rsid w:val="00A013C0"/>
    <w:rsid w:val="00A014DF"/>
    <w:rsid w:val="00A016AE"/>
    <w:rsid w:val="00A017BD"/>
    <w:rsid w:val="00A017BE"/>
    <w:rsid w:val="00A01EE6"/>
    <w:rsid w:val="00A01F26"/>
    <w:rsid w:val="00A02271"/>
    <w:rsid w:val="00A028BE"/>
    <w:rsid w:val="00A0294A"/>
    <w:rsid w:val="00A02A01"/>
    <w:rsid w:val="00A02B35"/>
    <w:rsid w:val="00A02C08"/>
    <w:rsid w:val="00A02C23"/>
    <w:rsid w:val="00A02C9A"/>
    <w:rsid w:val="00A02E34"/>
    <w:rsid w:val="00A030A6"/>
    <w:rsid w:val="00A031EA"/>
    <w:rsid w:val="00A0343D"/>
    <w:rsid w:val="00A03544"/>
    <w:rsid w:val="00A03615"/>
    <w:rsid w:val="00A03C88"/>
    <w:rsid w:val="00A0400A"/>
    <w:rsid w:val="00A0432C"/>
    <w:rsid w:val="00A046E8"/>
    <w:rsid w:val="00A047C3"/>
    <w:rsid w:val="00A048E2"/>
    <w:rsid w:val="00A04B56"/>
    <w:rsid w:val="00A0526A"/>
    <w:rsid w:val="00A058B2"/>
    <w:rsid w:val="00A060F6"/>
    <w:rsid w:val="00A06128"/>
    <w:rsid w:val="00A063D9"/>
    <w:rsid w:val="00A06437"/>
    <w:rsid w:val="00A06991"/>
    <w:rsid w:val="00A0706B"/>
    <w:rsid w:val="00A0712B"/>
    <w:rsid w:val="00A071E1"/>
    <w:rsid w:val="00A073CA"/>
    <w:rsid w:val="00A07579"/>
    <w:rsid w:val="00A077EB"/>
    <w:rsid w:val="00A078CB"/>
    <w:rsid w:val="00A07AB0"/>
    <w:rsid w:val="00A07B7C"/>
    <w:rsid w:val="00A07F0A"/>
    <w:rsid w:val="00A07FD0"/>
    <w:rsid w:val="00A10374"/>
    <w:rsid w:val="00A105F1"/>
    <w:rsid w:val="00A1064F"/>
    <w:rsid w:val="00A1097B"/>
    <w:rsid w:val="00A10A29"/>
    <w:rsid w:val="00A1131C"/>
    <w:rsid w:val="00A1131D"/>
    <w:rsid w:val="00A11453"/>
    <w:rsid w:val="00A11AAC"/>
    <w:rsid w:val="00A11BA4"/>
    <w:rsid w:val="00A11BA9"/>
    <w:rsid w:val="00A11CA0"/>
    <w:rsid w:val="00A11DFD"/>
    <w:rsid w:val="00A11E48"/>
    <w:rsid w:val="00A120ED"/>
    <w:rsid w:val="00A12110"/>
    <w:rsid w:val="00A12441"/>
    <w:rsid w:val="00A125B8"/>
    <w:rsid w:val="00A12D33"/>
    <w:rsid w:val="00A12DC0"/>
    <w:rsid w:val="00A13155"/>
    <w:rsid w:val="00A132BA"/>
    <w:rsid w:val="00A1334B"/>
    <w:rsid w:val="00A13451"/>
    <w:rsid w:val="00A13616"/>
    <w:rsid w:val="00A13830"/>
    <w:rsid w:val="00A1395C"/>
    <w:rsid w:val="00A13E3B"/>
    <w:rsid w:val="00A13EB4"/>
    <w:rsid w:val="00A14169"/>
    <w:rsid w:val="00A141AD"/>
    <w:rsid w:val="00A145ED"/>
    <w:rsid w:val="00A14860"/>
    <w:rsid w:val="00A14951"/>
    <w:rsid w:val="00A149CA"/>
    <w:rsid w:val="00A14A2D"/>
    <w:rsid w:val="00A14A5D"/>
    <w:rsid w:val="00A14ACF"/>
    <w:rsid w:val="00A14F02"/>
    <w:rsid w:val="00A15033"/>
    <w:rsid w:val="00A1531E"/>
    <w:rsid w:val="00A153FD"/>
    <w:rsid w:val="00A15AC8"/>
    <w:rsid w:val="00A15C08"/>
    <w:rsid w:val="00A15C7E"/>
    <w:rsid w:val="00A1639A"/>
    <w:rsid w:val="00A1673B"/>
    <w:rsid w:val="00A16AE6"/>
    <w:rsid w:val="00A16E20"/>
    <w:rsid w:val="00A16E89"/>
    <w:rsid w:val="00A1724D"/>
    <w:rsid w:val="00A17453"/>
    <w:rsid w:val="00A17739"/>
    <w:rsid w:val="00A1791A"/>
    <w:rsid w:val="00A17D97"/>
    <w:rsid w:val="00A2021C"/>
    <w:rsid w:val="00A20A95"/>
    <w:rsid w:val="00A20AF4"/>
    <w:rsid w:val="00A20F7C"/>
    <w:rsid w:val="00A21463"/>
    <w:rsid w:val="00A21519"/>
    <w:rsid w:val="00A21870"/>
    <w:rsid w:val="00A21B12"/>
    <w:rsid w:val="00A21D05"/>
    <w:rsid w:val="00A22030"/>
    <w:rsid w:val="00A2248E"/>
    <w:rsid w:val="00A22494"/>
    <w:rsid w:val="00A224C3"/>
    <w:rsid w:val="00A228F4"/>
    <w:rsid w:val="00A229DC"/>
    <w:rsid w:val="00A22EFC"/>
    <w:rsid w:val="00A22F57"/>
    <w:rsid w:val="00A23408"/>
    <w:rsid w:val="00A235AF"/>
    <w:rsid w:val="00A23861"/>
    <w:rsid w:val="00A23968"/>
    <w:rsid w:val="00A23A06"/>
    <w:rsid w:val="00A23CEF"/>
    <w:rsid w:val="00A23F46"/>
    <w:rsid w:val="00A23FA9"/>
    <w:rsid w:val="00A240F9"/>
    <w:rsid w:val="00A2484C"/>
    <w:rsid w:val="00A248B2"/>
    <w:rsid w:val="00A24A04"/>
    <w:rsid w:val="00A24FB2"/>
    <w:rsid w:val="00A24FBF"/>
    <w:rsid w:val="00A2508C"/>
    <w:rsid w:val="00A25186"/>
    <w:rsid w:val="00A25732"/>
    <w:rsid w:val="00A25880"/>
    <w:rsid w:val="00A259CE"/>
    <w:rsid w:val="00A25AB9"/>
    <w:rsid w:val="00A25B6B"/>
    <w:rsid w:val="00A25C90"/>
    <w:rsid w:val="00A25EE8"/>
    <w:rsid w:val="00A2612A"/>
    <w:rsid w:val="00A26BA1"/>
    <w:rsid w:val="00A26D29"/>
    <w:rsid w:val="00A26D63"/>
    <w:rsid w:val="00A27103"/>
    <w:rsid w:val="00A27354"/>
    <w:rsid w:val="00A27828"/>
    <w:rsid w:val="00A27AEF"/>
    <w:rsid w:val="00A27DC5"/>
    <w:rsid w:val="00A27ED2"/>
    <w:rsid w:val="00A30013"/>
    <w:rsid w:val="00A300F1"/>
    <w:rsid w:val="00A30122"/>
    <w:rsid w:val="00A3022F"/>
    <w:rsid w:val="00A302E1"/>
    <w:rsid w:val="00A30430"/>
    <w:rsid w:val="00A30688"/>
    <w:rsid w:val="00A30720"/>
    <w:rsid w:val="00A307D7"/>
    <w:rsid w:val="00A3124C"/>
    <w:rsid w:val="00A313B7"/>
    <w:rsid w:val="00A31D23"/>
    <w:rsid w:val="00A3201D"/>
    <w:rsid w:val="00A320E2"/>
    <w:rsid w:val="00A3227B"/>
    <w:rsid w:val="00A32309"/>
    <w:rsid w:val="00A32505"/>
    <w:rsid w:val="00A32513"/>
    <w:rsid w:val="00A32695"/>
    <w:rsid w:val="00A32A59"/>
    <w:rsid w:val="00A32A5F"/>
    <w:rsid w:val="00A32A6A"/>
    <w:rsid w:val="00A32C3B"/>
    <w:rsid w:val="00A32E34"/>
    <w:rsid w:val="00A32FC0"/>
    <w:rsid w:val="00A33602"/>
    <w:rsid w:val="00A3365B"/>
    <w:rsid w:val="00A3368A"/>
    <w:rsid w:val="00A33950"/>
    <w:rsid w:val="00A33A93"/>
    <w:rsid w:val="00A33D20"/>
    <w:rsid w:val="00A342BD"/>
    <w:rsid w:val="00A343C9"/>
    <w:rsid w:val="00A344E2"/>
    <w:rsid w:val="00A34E8B"/>
    <w:rsid w:val="00A353EA"/>
    <w:rsid w:val="00A35483"/>
    <w:rsid w:val="00A35969"/>
    <w:rsid w:val="00A359D2"/>
    <w:rsid w:val="00A35A24"/>
    <w:rsid w:val="00A35BAA"/>
    <w:rsid w:val="00A35C62"/>
    <w:rsid w:val="00A35DC7"/>
    <w:rsid w:val="00A366CE"/>
    <w:rsid w:val="00A36929"/>
    <w:rsid w:val="00A36A93"/>
    <w:rsid w:val="00A36B53"/>
    <w:rsid w:val="00A36CDE"/>
    <w:rsid w:val="00A36D01"/>
    <w:rsid w:val="00A36D5A"/>
    <w:rsid w:val="00A36D82"/>
    <w:rsid w:val="00A36E0B"/>
    <w:rsid w:val="00A3709C"/>
    <w:rsid w:val="00A371FE"/>
    <w:rsid w:val="00A37625"/>
    <w:rsid w:val="00A37718"/>
    <w:rsid w:val="00A37D97"/>
    <w:rsid w:val="00A37F34"/>
    <w:rsid w:val="00A37FBE"/>
    <w:rsid w:val="00A403E0"/>
    <w:rsid w:val="00A4051C"/>
    <w:rsid w:val="00A40883"/>
    <w:rsid w:val="00A409CE"/>
    <w:rsid w:val="00A40F20"/>
    <w:rsid w:val="00A410AC"/>
    <w:rsid w:val="00A414C1"/>
    <w:rsid w:val="00A41921"/>
    <w:rsid w:val="00A41934"/>
    <w:rsid w:val="00A41986"/>
    <w:rsid w:val="00A41CCA"/>
    <w:rsid w:val="00A41F24"/>
    <w:rsid w:val="00A42248"/>
    <w:rsid w:val="00A42283"/>
    <w:rsid w:val="00A422B1"/>
    <w:rsid w:val="00A42780"/>
    <w:rsid w:val="00A427DD"/>
    <w:rsid w:val="00A427FA"/>
    <w:rsid w:val="00A42A44"/>
    <w:rsid w:val="00A42B67"/>
    <w:rsid w:val="00A42C41"/>
    <w:rsid w:val="00A42E37"/>
    <w:rsid w:val="00A42F30"/>
    <w:rsid w:val="00A42F54"/>
    <w:rsid w:val="00A42FEF"/>
    <w:rsid w:val="00A4300E"/>
    <w:rsid w:val="00A431BC"/>
    <w:rsid w:val="00A4326E"/>
    <w:rsid w:val="00A432FA"/>
    <w:rsid w:val="00A436ED"/>
    <w:rsid w:val="00A43864"/>
    <w:rsid w:val="00A43AF4"/>
    <w:rsid w:val="00A43C82"/>
    <w:rsid w:val="00A43D05"/>
    <w:rsid w:val="00A43DBF"/>
    <w:rsid w:val="00A4414C"/>
    <w:rsid w:val="00A44402"/>
    <w:rsid w:val="00A44714"/>
    <w:rsid w:val="00A44815"/>
    <w:rsid w:val="00A44D55"/>
    <w:rsid w:val="00A44D94"/>
    <w:rsid w:val="00A44E9A"/>
    <w:rsid w:val="00A450D3"/>
    <w:rsid w:val="00A451D9"/>
    <w:rsid w:val="00A452E0"/>
    <w:rsid w:val="00A45771"/>
    <w:rsid w:val="00A45AE3"/>
    <w:rsid w:val="00A45AFA"/>
    <w:rsid w:val="00A45DAA"/>
    <w:rsid w:val="00A45FC6"/>
    <w:rsid w:val="00A45FE0"/>
    <w:rsid w:val="00A46007"/>
    <w:rsid w:val="00A46188"/>
    <w:rsid w:val="00A46389"/>
    <w:rsid w:val="00A467F5"/>
    <w:rsid w:val="00A46C24"/>
    <w:rsid w:val="00A46E64"/>
    <w:rsid w:val="00A47180"/>
    <w:rsid w:val="00A473A3"/>
    <w:rsid w:val="00A47442"/>
    <w:rsid w:val="00A47649"/>
    <w:rsid w:val="00A47B78"/>
    <w:rsid w:val="00A47B7E"/>
    <w:rsid w:val="00A47FC1"/>
    <w:rsid w:val="00A504A7"/>
    <w:rsid w:val="00A50522"/>
    <w:rsid w:val="00A5054A"/>
    <w:rsid w:val="00A50637"/>
    <w:rsid w:val="00A50705"/>
    <w:rsid w:val="00A50990"/>
    <w:rsid w:val="00A50B04"/>
    <w:rsid w:val="00A50B0E"/>
    <w:rsid w:val="00A50C2A"/>
    <w:rsid w:val="00A50C57"/>
    <w:rsid w:val="00A50D45"/>
    <w:rsid w:val="00A50DB8"/>
    <w:rsid w:val="00A510AC"/>
    <w:rsid w:val="00A510CC"/>
    <w:rsid w:val="00A51309"/>
    <w:rsid w:val="00A51523"/>
    <w:rsid w:val="00A51721"/>
    <w:rsid w:val="00A51815"/>
    <w:rsid w:val="00A5197C"/>
    <w:rsid w:val="00A51C07"/>
    <w:rsid w:val="00A51D1C"/>
    <w:rsid w:val="00A51DC9"/>
    <w:rsid w:val="00A520EB"/>
    <w:rsid w:val="00A5218D"/>
    <w:rsid w:val="00A521B4"/>
    <w:rsid w:val="00A521E1"/>
    <w:rsid w:val="00A521E8"/>
    <w:rsid w:val="00A523EB"/>
    <w:rsid w:val="00A52518"/>
    <w:rsid w:val="00A5272D"/>
    <w:rsid w:val="00A5288D"/>
    <w:rsid w:val="00A52D0C"/>
    <w:rsid w:val="00A52D3F"/>
    <w:rsid w:val="00A52E62"/>
    <w:rsid w:val="00A5324F"/>
    <w:rsid w:val="00A535D7"/>
    <w:rsid w:val="00A53739"/>
    <w:rsid w:val="00A538B8"/>
    <w:rsid w:val="00A53A1C"/>
    <w:rsid w:val="00A540B9"/>
    <w:rsid w:val="00A541CE"/>
    <w:rsid w:val="00A54309"/>
    <w:rsid w:val="00A5443B"/>
    <w:rsid w:val="00A54488"/>
    <w:rsid w:val="00A545F0"/>
    <w:rsid w:val="00A54669"/>
    <w:rsid w:val="00A54A3F"/>
    <w:rsid w:val="00A54EC0"/>
    <w:rsid w:val="00A551F7"/>
    <w:rsid w:val="00A55299"/>
    <w:rsid w:val="00A556A2"/>
    <w:rsid w:val="00A55856"/>
    <w:rsid w:val="00A55A45"/>
    <w:rsid w:val="00A55CC6"/>
    <w:rsid w:val="00A55D26"/>
    <w:rsid w:val="00A55F44"/>
    <w:rsid w:val="00A55F4B"/>
    <w:rsid w:val="00A55FA3"/>
    <w:rsid w:val="00A56020"/>
    <w:rsid w:val="00A56A7A"/>
    <w:rsid w:val="00A57031"/>
    <w:rsid w:val="00A57096"/>
    <w:rsid w:val="00A570A9"/>
    <w:rsid w:val="00A5712E"/>
    <w:rsid w:val="00A5713B"/>
    <w:rsid w:val="00A57445"/>
    <w:rsid w:val="00A575C1"/>
    <w:rsid w:val="00A57841"/>
    <w:rsid w:val="00A57C3D"/>
    <w:rsid w:val="00A57C96"/>
    <w:rsid w:val="00A601C8"/>
    <w:rsid w:val="00A6040B"/>
    <w:rsid w:val="00A605B3"/>
    <w:rsid w:val="00A60B2D"/>
    <w:rsid w:val="00A60D2B"/>
    <w:rsid w:val="00A6116A"/>
    <w:rsid w:val="00A613C6"/>
    <w:rsid w:val="00A6154D"/>
    <w:rsid w:val="00A61678"/>
    <w:rsid w:val="00A61898"/>
    <w:rsid w:val="00A61D31"/>
    <w:rsid w:val="00A61F24"/>
    <w:rsid w:val="00A624B2"/>
    <w:rsid w:val="00A624D2"/>
    <w:rsid w:val="00A62939"/>
    <w:rsid w:val="00A62AD3"/>
    <w:rsid w:val="00A6336D"/>
    <w:rsid w:val="00A633B2"/>
    <w:rsid w:val="00A636B7"/>
    <w:rsid w:val="00A636CA"/>
    <w:rsid w:val="00A63C4D"/>
    <w:rsid w:val="00A63D35"/>
    <w:rsid w:val="00A63F3D"/>
    <w:rsid w:val="00A63F71"/>
    <w:rsid w:val="00A640FB"/>
    <w:rsid w:val="00A6417D"/>
    <w:rsid w:val="00A64745"/>
    <w:rsid w:val="00A649D5"/>
    <w:rsid w:val="00A64AFA"/>
    <w:rsid w:val="00A64B67"/>
    <w:rsid w:val="00A64CA6"/>
    <w:rsid w:val="00A64E3D"/>
    <w:rsid w:val="00A64F46"/>
    <w:rsid w:val="00A64F83"/>
    <w:rsid w:val="00A65567"/>
    <w:rsid w:val="00A65599"/>
    <w:rsid w:val="00A65647"/>
    <w:rsid w:val="00A65955"/>
    <w:rsid w:val="00A65CAC"/>
    <w:rsid w:val="00A6612E"/>
    <w:rsid w:val="00A66263"/>
    <w:rsid w:val="00A665F8"/>
    <w:rsid w:val="00A666E2"/>
    <w:rsid w:val="00A6684A"/>
    <w:rsid w:val="00A66F24"/>
    <w:rsid w:val="00A66F32"/>
    <w:rsid w:val="00A66F8F"/>
    <w:rsid w:val="00A6727D"/>
    <w:rsid w:val="00A67595"/>
    <w:rsid w:val="00A67859"/>
    <w:rsid w:val="00A67F08"/>
    <w:rsid w:val="00A67F5B"/>
    <w:rsid w:val="00A706F5"/>
    <w:rsid w:val="00A70894"/>
    <w:rsid w:val="00A708A5"/>
    <w:rsid w:val="00A70B36"/>
    <w:rsid w:val="00A70CA1"/>
    <w:rsid w:val="00A71143"/>
    <w:rsid w:val="00A7137F"/>
    <w:rsid w:val="00A71764"/>
    <w:rsid w:val="00A7185C"/>
    <w:rsid w:val="00A71862"/>
    <w:rsid w:val="00A718D5"/>
    <w:rsid w:val="00A71930"/>
    <w:rsid w:val="00A71D7A"/>
    <w:rsid w:val="00A724C5"/>
    <w:rsid w:val="00A72745"/>
    <w:rsid w:val="00A72780"/>
    <w:rsid w:val="00A72B72"/>
    <w:rsid w:val="00A72C86"/>
    <w:rsid w:val="00A72EAE"/>
    <w:rsid w:val="00A730FF"/>
    <w:rsid w:val="00A7327D"/>
    <w:rsid w:val="00A732BE"/>
    <w:rsid w:val="00A73370"/>
    <w:rsid w:val="00A734B2"/>
    <w:rsid w:val="00A735A4"/>
    <w:rsid w:val="00A73B73"/>
    <w:rsid w:val="00A73C17"/>
    <w:rsid w:val="00A73DBE"/>
    <w:rsid w:val="00A73E11"/>
    <w:rsid w:val="00A73F9E"/>
    <w:rsid w:val="00A74260"/>
    <w:rsid w:val="00A74378"/>
    <w:rsid w:val="00A7447D"/>
    <w:rsid w:val="00A74530"/>
    <w:rsid w:val="00A74679"/>
    <w:rsid w:val="00A7472C"/>
    <w:rsid w:val="00A74AE1"/>
    <w:rsid w:val="00A74C3A"/>
    <w:rsid w:val="00A74D9E"/>
    <w:rsid w:val="00A75432"/>
    <w:rsid w:val="00A75539"/>
    <w:rsid w:val="00A75568"/>
    <w:rsid w:val="00A75FAB"/>
    <w:rsid w:val="00A75FB4"/>
    <w:rsid w:val="00A7632D"/>
    <w:rsid w:val="00A7655A"/>
    <w:rsid w:val="00A767A9"/>
    <w:rsid w:val="00A76894"/>
    <w:rsid w:val="00A76922"/>
    <w:rsid w:val="00A769BB"/>
    <w:rsid w:val="00A76A82"/>
    <w:rsid w:val="00A77365"/>
    <w:rsid w:val="00A773D8"/>
    <w:rsid w:val="00A774A2"/>
    <w:rsid w:val="00A774A5"/>
    <w:rsid w:val="00A77633"/>
    <w:rsid w:val="00A77805"/>
    <w:rsid w:val="00A778C0"/>
    <w:rsid w:val="00A77BA9"/>
    <w:rsid w:val="00A77BAB"/>
    <w:rsid w:val="00A77E15"/>
    <w:rsid w:val="00A77E63"/>
    <w:rsid w:val="00A80115"/>
    <w:rsid w:val="00A804D2"/>
    <w:rsid w:val="00A80549"/>
    <w:rsid w:val="00A8081A"/>
    <w:rsid w:val="00A80883"/>
    <w:rsid w:val="00A80A2E"/>
    <w:rsid w:val="00A80E15"/>
    <w:rsid w:val="00A81014"/>
    <w:rsid w:val="00A81040"/>
    <w:rsid w:val="00A81148"/>
    <w:rsid w:val="00A811B6"/>
    <w:rsid w:val="00A81415"/>
    <w:rsid w:val="00A81466"/>
    <w:rsid w:val="00A81AE8"/>
    <w:rsid w:val="00A824EE"/>
    <w:rsid w:val="00A82577"/>
    <w:rsid w:val="00A8262D"/>
    <w:rsid w:val="00A826A7"/>
    <w:rsid w:val="00A82826"/>
    <w:rsid w:val="00A82E92"/>
    <w:rsid w:val="00A82EB9"/>
    <w:rsid w:val="00A8300B"/>
    <w:rsid w:val="00A83357"/>
    <w:rsid w:val="00A83438"/>
    <w:rsid w:val="00A83B0A"/>
    <w:rsid w:val="00A83F07"/>
    <w:rsid w:val="00A84495"/>
    <w:rsid w:val="00A84E16"/>
    <w:rsid w:val="00A84EDE"/>
    <w:rsid w:val="00A852E3"/>
    <w:rsid w:val="00A85537"/>
    <w:rsid w:val="00A8562C"/>
    <w:rsid w:val="00A856B9"/>
    <w:rsid w:val="00A859E2"/>
    <w:rsid w:val="00A85B1C"/>
    <w:rsid w:val="00A85C27"/>
    <w:rsid w:val="00A85E5F"/>
    <w:rsid w:val="00A86021"/>
    <w:rsid w:val="00A86969"/>
    <w:rsid w:val="00A86C8A"/>
    <w:rsid w:val="00A86D78"/>
    <w:rsid w:val="00A872E5"/>
    <w:rsid w:val="00A874BB"/>
    <w:rsid w:val="00A879DC"/>
    <w:rsid w:val="00A87C4C"/>
    <w:rsid w:val="00A87DA3"/>
    <w:rsid w:val="00A90027"/>
    <w:rsid w:val="00A90063"/>
    <w:rsid w:val="00A90198"/>
    <w:rsid w:val="00A90365"/>
    <w:rsid w:val="00A904D9"/>
    <w:rsid w:val="00A906CC"/>
    <w:rsid w:val="00A90838"/>
    <w:rsid w:val="00A90900"/>
    <w:rsid w:val="00A90B76"/>
    <w:rsid w:val="00A90B97"/>
    <w:rsid w:val="00A90BEC"/>
    <w:rsid w:val="00A90E36"/>
    <w:rsid w:val="00A91217"/>
    <w:rsid w:val="00A9130F"/>
    <w:rsid w:val="00A9143A"/>
    <w:rsid w:val="00A91F1A"/>
    <w:rsid w:val="00A91FEB"/>
    <w:rsid w:val="00A920CE"/>
    <w:rsid w:val="00A9210C"/>
    <w:rsid w:val="00A923D5"/>
    <w:rsid w:val="00A925B3"/>
    <w:rsid w:val="00A928BA"/>
    <w:rsid w:val="00A9292C"/>
    <w:rsid w:val="00A92DE9"/>
    <w:rsid w:val="00A92EE5"/>
    <w:rsid w:val="00A92FB0"/>
    <w:rsid w:val="00A93150"/>
    <w:rsid w:val="00A93216"/>
    <w:rsid w:val="00A934BC"/>
    <w:rsid w:val="00A93572"/>
    <w:rsid w:val="00A9365A"/>
    <w:rsid w:val="00A93B69"/>
    <w:rsid w:val="00A94029"/>
    <w:rsid w:val="00A94953"/>
    <w:rsid w:val="00A94B1E"/>
    <w:rsid w:val="00A94B7D"/>
    <w:rsid w:val="00A94F1C"/>
    <w:rsid w:val="00A954A4"/>
    <w:rsid w:val="00A954AB"/>
    <w:rsid w:val="00A95669"/>
    <w:rsid w:val="00A95902"/>
    <w:rsid w:val="00A95B97"/>
    <w:rsid w:val="00A95FDC"/>
    <w:rsid w:val="00A96437"/>
    <w:rsid w:val="00A96620"/>
    <w:rsid w:val="00A967FC"/>
    <w:rsid w:val="00A9720C"/>
    <w:rsid w:val="00A97497"/>
    <w:rsid w:val="00A976FF"/>
    <w:rsid w:val="00A97C14"/>
    <w:rsid w:val="00A97CB1"/>
    <w:rsid w:val="00A97E5D"/>
    <w:rsid w:val="00AA057D"/>
    <w:rsid w:val="00AA0588"/>
    <w:rsid w:val="00AA069E"/>
    <w:rsid w:val="00AA0875"/>
    <w:rsid w:val="00AA08D7"/>
    <w:rsid w:val="00AA0AE5"/>
    <w:rsid w:val="00AA0CC9"/>
    <w:rsid w:val="00AA0DDD"/>
    <w:rsid w:val="00AA0F5D"/>
    <w:rsid w:val="00AA1440"/>
    <w:rsid w:val="00AA182A"/>
    <w:rsid w:val="00AA1856"/>
    <w:rsid w:val="00AA1CDC"/>
    <w:rsid w:val="00AA1DFF"/>
    <w:rsid w:val="00AA1E1A"/>
    <w:rsid w:val="00AA1FC4"/>
    <w:rsid w:val="00AA23B4"/>
    <w:rsid w:val="00AA23DC"/>
    <w:rsid w:val="00AA2618"/>
    <w:rsid w:val="00AA2EEC"/>
    <w:rsid w:val="00AA367F"/>
    <w:rsid w:val="00AA3A23"/>
    <w:rsid w:val="00AA3A95"/>
    <w:rsid w:val="00AA41E4"/>
    <w:rsid w:val="00AA42AA"/>
    <w:rsid w:val="00AA42E1"/>
    <w:rsid w:val="00AA4509"/>
    <w:rsid w:val="00AA489F"/>
    <w:rsid w:val="00AA5192"/>
    <w:rsid w:val="00AA51CC"/>
    <w:rsid w:val="00AA58F1"/>
    <w:rsid w:val="00AA5944"/>
    <w:rsid w:val="00AA5B55"/>
    <w:rsid w:val="00AA5E01"/>
    <w:rsid w:val="00AA612A"/>
    <w:rsid w:val="00AA619B"/>
    <w:rsid w:val="00AA6305"/>
    <w:rsid w:val="00AA6422"/>
    <w:rsid w:val="00AA67BC"/>
    <w:rsid w:val="00AA68F2"/>
    <w:rsid w:val="00AA6947"/>
    <w:rsid w:val="00AA6F5D"/>
    <w:rsid w:val="00AA7020"/>
    <w:rsid w:val="00AA7485"/>
    <w:rsid w:val="00AA7626"/>
    <w:rsid w:val="00AA7909"/>
    <w:rsid w:val="00AA7B3C"/>
    <w:rsid w:val="00AB000A"/>
    <w:rsid w:val="00AB0397"/>
    <w:rsid w:val="00AB048C"/>
    <w:rsid w:val="00AB0A6E"/>
    <w:rsid w:val="00AB10C3"/>
    <w:rsid w:val="00AB1156"/>
    <w:rsid w:val="00AB2097"/>
    <w:rsid w:val="00AB223E"/>
    <w:rsid w:val="00AB230E"/>
    <w:rsid w:val="00AB2413"/>
    <w:rsid w:val="00AB2457"/>
    <w:rsid w:val="00AB24CE"/>
    <w:rsid w:val="00AB2657"/>
    <w:rsid w:val="00AB2658"/>
    <w:rsid w:val="00AB274A"/>
    <w:rsid w:val="00AB279E"/>
    <w:rsid w:val="00AB287E"/>
    <w:rsid w:val="00AB2979"/>
    <w:rsid w:val="00AB2C12"/>
    <w:rsid w:val="00AB2CA6"/>
    <w:rsid w:val="00AB2DD2"/>
    <w:rsid w:val="00AB307F"/>
    <w:rsid w:val="00AB3174"/>
    <w:rsid w:val="00AB351C"/>
    <w:rsid w:val="00AB38DE"/>
    <w:rsid w:val="00AB3985"/>
    <w:rsid w:val="00AB4071"/>
    <w:rsid w:val="00AB4165"/>
    <w:rsid w:val="00AB43C8"/>
    <w:rsid w:val="00AB4568"/>
    <w:rsid w:val="00AB45C2"/>
    <w:rsid w:val="00AB476D"/>
    <w:rsid w:val="00AB48A4"/>
    <w:rsid w:val="00AB55AB"/>
    <w:rsid w:val="00AB57B0"/>
    <w:rsid w:val="00AB5BDB"/>
    <w:rsid w:val="00AB6017"/>
    <w:rsid w:val="00AB6162"/>
    <w:rsid w:val="00AB620B"/>
    <w:rsid w:val="00AB623B"/>
    <w:rsid w:val="00AB68C9"/>
    <w:rsid w:val="00AB69C9"/>
    <w:rsid w:val="00AB6A3F"/>
    <w:rsid w:val="00AB6B04"/>
    <w:rsid w:val="00AB6DFD"/>
    <w:rsid w:val="00AB7497"/>
    <w:rsid w:val="00AB74B9"/>
    <w:rsid w:val="00AB7643"/>
    <w:rsid w:val="00AB7650"/>
    <w:rsid w:val="00AB7911"/>
    <w:rsid w:val="00AB795A"/>
    <w:rsid w:val="00AB7AE2"/>
    <w:rsid w:val="00AB7BB4"/>
    <w:rsid w:val="00AB7D5E"/>
    <w:rsid w:val="00AB8A14"/>
    <w:rsid w:val="00AC0225"/>
    <w:rsid w:val="00AC06DC"/>
    <w:rsid w:val="00AC0739"/>
    <w:rsid w:val="00AC0ABA"/>
    <w:rsid w:val="00AC0C43"/>
    <w:rsid w:val="00AC0CF1"/>
    <w:rsid w:val="00AC0E25"/>
    <w:rsid w:val="00AC0E46"/>
    <w:rsid w:val="00AC0FAC"/>
    <w:rsid w:val="00AC1153"/>
    <w:rsid w:val="00AC1215"/>
    <w:rsid w:val="00AC170C"/>
    <w:rsid w:val="00AC17A7"/>
    <w:rsid w:val="00AC18BA"/>
    <w:rsid w:val="00AC1A08"/>
    <w:rsid w:val="00AC2199"/>
    <w:rsid w:val="00AC2383"/>
    <w:rsid w:val="00AC2484"/>
    <w:rsid w:val="00AC26D5"/>
    <w:rsid w:val="00AC2E92"/>
    <w:rsid w:val="00AC2EB4"/>
    <w:rsid w:val="00AC3235"/>
    <w:rsid w:val="00AC33C2"/>
    <w:rsid w:val="00AC34B5"/>
    <w:rsid w:val="00AC356D"/>
    <w:rsid w:val="00AC3907"/>
    <w:rsid w:val="00AC3A11"/>
    <w:rsid w:val="00AC3CC3"/>
    <w:rsid w:val="00AC3D5A"/>
    <w:rsid w:val="00AC3D86"/>
    <w:rsid w:val="00AC3FFB"/>
    <w:rsid w:val="00AC40EF"/>
    <w:rsid w:val="00AC41BB"/>
    <w:rsid w:val="00AC46E7"/>
    <w:rsid w:val="00AC47D3"/>
    <w:rsid w:val="00AC489E"/>
    <w:rsid w:val="00AC48C8"/>
    <w:rsid w:val="00AC4A61"/>
    <w:rsid w:val="00AC4C70"/>
    <w:rsid w:val="00AC4D56"/>
    <w:rsid w:val="00AC503E"/>
    <w:rsid w:val="00AC595F"/>
    <w:rsid w:val="00AC5A6F"/>
    <w:rsid w:val="00AC5BC3"/>
    <w:rsid w:val="00AC5BE9"/>
    <w:rsid w:val="00AC5EB7"/>
    <w:rsid w:val="00AC6134"/>
    <w:rsid w:val="00AC61C3"/>
    <w:rsid w:val="00AC6259"/>
    <w:rsid w:val="00AC6326"/>
    <w:rsid w:val="00AC653C"/>
    <w:rsid w:val="00AC69AC"/>
    <w:rsid w:val="00AC6B32"/>
    <w:rsid w:val="00AC6DD3"/>
    <w:rsid w:val="00AC7B38"/>
    <w:rsid w:val="00AC7BC0"/>
    <w:rsid w:val="00AC7C08"/>
    <w:rsid w:val="00AC9DE2"/>
    <w:rsid w:val="00AD0114"/>
    <w:rsid w:val="00AD045C"/>
    <w:rsid w:val="00AD04FE"/>
    <w:rsid w:val="00AD05D0"/>
    <w:rsid w:val="00AD0614"/>
    <w:rsid w:val="00AD092D"/>
    <w:rsid w:val="00AD0B8B"/>
    <w:rsid w:val="00AD0C4A"/>
    <w:rsid w:val="00AD0E94"/>
    <w:rsid w:val="00AD0F37"/>
    <w:rsid w:val="00AD10B3"/>
    <w:rsid w:val="00AD119A"/>
    <w:rsid w:val="00AD1529"/>
    <w:rsid w:val="00AD15A7"/>
    <w:rsid w:val="00AD1928"/>
    <w:rsid w:val="00AD1A66"/>
    <w:rsid w:val="00AD20A9"/>
    <w:rsid w:val="00AD244C"/>
    <w:rsid w:val="00AD274F"/>
    <w:rsid w:val="00AD2AF3"/>
    <w:rsid w:val="00AD2BFC"/>
    <w:rsid w:val="00AD2E4B"/>
    <w:rsid w:val="00AD3019"/>
    <w:rsid w:val="00AD350F"/>
    <w:rsid w:val="00AD3678"/>
    <w:rsid w:val="00AD3A0D"/>
    <w:rsid w:val="00AD3BAC"/>
    <w:rsid w:val="00AD3F7C"/>
    <w:rsid w:val="00AD428E"/>
    <w:rsid w:val="00AD43EF"/>
    <w:rsid w:val="00AD48E0"/>
    <w:rsid w:val="00AD4C3A"/>
    <w:rsid w:val="00AD4F0F"/>
    <w:rsid w:val="00AD52C5"/>
    <w:rsid w:val="00AD5380"/>
    <w:rsid w:val="00AD566A"/>
    <w:rsid w:val="00AD58E4"/>
    <w:rsid w:val="00AD5F16"/>
    <w:rsid w:val="00AD604F"/>
    <w:rsid w:val="00AD613C"/>
    <w:rsid w:val="00AD614A"/>
    <w:rsid w:val="00AD66EF"/>
    <w:rsid w:val="00AD6CA1"/>
    <w:rsid w:val="00AD6DA9"/>
    <w:rsid w:val="00AD6F3F"/>
    <w:rsid w:val="00AD7100"/>
    <w:rsid w:val="00AD7481"/>
    <w:rsid w:val="00AD7521"/>
    <w:rsid w:val="00AD7727"/>
    <w:rsid w:val="00AD7B2D"/>
    <w:rsid w:val="00AD7C60"/>
    <w:rsid w:val="00AD7D54"/>
    <w:rsid w:val="00AE01B1"/>
    <w:rsid w:val="00AE02DB"/>
    <w:rsid w:val="00AE05E6"/>
    <w:rsid w:val="00AE062A"/>
    <w:rsid w:val="00AE0690"/>
    <w:rsid w:val="00AE0929"/>
    <w:rsid w:val="00AE0C57"/>
    <w:rsid w:val="00AE0E82"/>
    <w:rsid w:val="00AE0F38"/>
    <w:rsid w:val="00AE1310"/>
    <w:rsid w:val="00AE15DA"/>
    <w:rsid w:val="00AE1B94"/>
    <w:rsid w:val="00AE1F9D"/>
    <w:rsid w:val="00AE216D"/>
    <w:rsid w:val="00AE23BE"/>
    <w:rsid w:val="00AE248F"/>
    <w:rsid w:val="00AE272D"/>
    <w:rsid w:val="00AE2968"/>
    <w:rsid w:val="00AE2D94"/>
    <w:rsid w:val="00AE2DE5"/>
    <w:rsid w:val="00AE3031"/>
    <w:rsid w:val="00AE306C"/>
    <w:rsid w:val="00AE3225"/>
    <w:rsid w:val="00AE34D0"/>
    <w:rsid w:val="00AE34F3"/>
    <w:rsid w:val="00AE397B"/>
    <w:rsid w:val="00AE399B"/>
    <w:rsid w:val="00AE3A7A"/>
    <w:rsid w:val="00AE40C1"/>
    <w:rsid w:val="00AE42A9"/>
    <w:rsid w:val="00AE4421"/>
    <w:rsid w:val="00AE4759"/>
    <w:rsid w:val="00AE4A38"/>
    <w:rsid w:val="00AE4BBD"/>
    <w:rsid w:val="00AE50D9"/>
    <w:rsid w:val="00AE5416"/>
    <w:rsid w:val="00AE5529"/>
    <w:rsid w:val="00AE5741"/>
    <w:rsid w:val="00AE59AE"/>
    <w:rsid w:val="00AE59F4"/>
    <w:rsid w:val="00AE5B1F"/>
    <w:rsid w:val="00AE5F8C"/>
    <w:rsid w:val="00AE5FE5"/>
    <w:rsid w:val="00AE645E"/>
    <w:rsid w:val="00AE6465"/>
    <w:rsid w:val="00AE6832"/>
    <w:rsid w:val="00AE692F"/>
    <w:rsid w:val="00AE6A50"/>
    <w:rsid w:val="00AE6AD0"/>
    <w:rsid w:val="00AE6B55"/>
    <w:rsid w:val="00AE6C96"/>
    <w:rsid w:val="00AE6D9E"/>
    <w:rsid w:val="00AE6E04"/>
    <w:rsid w:val="00AE6E80"/>
    <w:rsid w:val="00AE6F5B"/>
    <w:rsid w:val="00AE6F9E"/>
    <w:rsid w:val="00AE724F"/>
    <w:rsid w:val="00AE72F4"/>
    <w:rsid w:val="00AE7405"/>
    <w:rsid w:val="00AE765F"/>
    <w:rsid w:val="00AE77F6"/>
    <w:rsid w:val="00AE7AA2"/>
    <w:rsid w:val="00AE7AE3"/>
    <w:rsid w:val="00AE7EDA"/>
    <w:rsid w:val="00AE7F18"/>
    <w:rsid w:val="00AE7FBD"/>
    <w:rsid w:val="00AF0231"/>
    <w:rsid w:val="00AF05A6"/>
    <w:rsid w:val="00AF0A75"/>
    <w:rsid w:val="00AF0AD0"/>
    <w:rsid w:val="00AF0B35"/>
    <w:rsid w:val="00AF0BA7"/>
    <w:rsid w:val="00AF0F74"/>
    <w:rsid w:val="00AF106E"/>
    <w:rsid w:val="00AF14F6"/>
    <w:rsid w:val="00AF1827"/>
    <w:rsid w:val="00AF1B0B"/>
    <w:rsid w:val="00AF2096"/>
    <w:rsid w:val="00AF2528"/>
    <w:rsid w:val="00AF25FA"/>
    <w:rsid w:val="00AF2665"/>
    <w:rsid w:val="00AF2F2B"/>
    <w:rsid w:val="00AF2FFB"/>
    <w:rsid w:val="00AF3054"/>
    <w:rsid w:val="00AF3877"/>
    <w:rsid w:val="00AF399E"/>
    <w:rsid w:val="00AF4028"/>
    <w:rsid w:val="00AF4435"/>
    <w:rsid w:val="00AF4E42"/>
    <w:rsid w:val="00AF500C"/>
    <w:rsid w:val="00AF517A"/>
    <w:rsid w:val="00AF5419"/>
    <w:rsid w:val="00AF5BC1"/>
    <w:rsid w:val="00AF5D54"/>
    <w:rsid w:val="00AF69D2"/>
    <w:rsid w:val="00AF6B9A"/>
    <w:rsid w:val="00AF6BA9"/>
    <w:rsid w:val="00AF6D26"/>
    <w:rsid w:val="00AF6D9C"/>
    <w:rsid w:val="00AF6E3A"/>
    <w:rsid w:val="00AF7068"/>
    <w:rsid w:val="00AF7725"/>
    <w:rsid w:val="00AF778F"/>
    <w:rsid w:val="00AF784C"/>
    <w:rsid w:val="00AF7929"/>
    <w:rsid w:val="00AF7B67"/>
    <w:rsid w:val="00AF7EEB"/>
    <w:rsid w:val="00AF7F5C"/>
    <w:rsid w:val="00B00076"/>
    <w:rsid w:val="00B002CE"/>
    <w:rsid w:val="00B0035A"/>
    <w:rsid w:val="00B004EC"/>
    <w:rsid w:val="00B00541"/>
    <w:rsid w:val="00B00543"/>
    <w:rsid w:val="00B00655"/>
    <w:rsid w:val="00B00B1D"/>
    <w:rsid w:val="00B00DF3"/>
    <w:rsid w:val="00B010D0"/>
    <w:rsid w:val="00B01209"/>
    <w:rsid w:val="00B01A93"/>
    <w:rsid w:val="00B01EBC"/>
    <w:rsid w:val="00B01F27"/>
    <w:rsid w:val="00B01FE6"/>
    <w:rsid w:val="00B02266"/>
    <w:rsid w:val="00B024B3"/>
    <w:rsid w:val="00B024E6"/>
    <w:rsid w:val="00B02B17"/>
    <w:rsid w:val="00B02C45"/>
    <w:rsid w:val="00B02C7B"/>
    <w:rsid w:val="00B02E82"/>
    <w:rsid w:val="00B02EBB"/>
    <w:rsid w:val="00B03034"/>
    <w:rsid w:val="00B03378"/>
    <w:rsid w:val="00B033B7"/>
    <w:rsid w:val="00B034FF"/>
    <w:rsid w:val="00B0354C"/>
    <w:rsid w:val="00B03A44"/>
    <w:rsid w:val="00B03A7B"/>
    <w:rsid w:val="00B03C06"/>
    <w:rsid w:val="00B03F33"/>
    <w:rsid w:val="00B04372"/>
    <w:rsid w:val="00B043FD"/>
    <w:rsid w:val="00B04671"/>
    <w:rsid w:val="00B0475C"/>
    <w:rsid w:val="00B047E8"/>
    <w:rsid w:val="00B049B6"/>
    <w:rsid w:val="00B049F1"/>
    <w:rsid w:val="00B04D67"/>
    <w:rsid w:val="00B04EAE"/>
    <w:rsid w:val="00B04F20"/>
    <w:rsid w:val="00B04F50"/>
    <w:rsid w:val="00B0500C"/>
    <w:rsid w:val="00B051DC"/>
    <w:rsid w:val="00B054A8"/>
    <w:rsid w:val="00B0555E"/>
    <w:rsid w:val="00B05A0D"/>
    <w:rsid w:val="00B05A6C"/>
    <w:rsid w:val="00B05A73"/>
    <w:rsid w:val="00B05D14"/>
    <w:rsid w:val="00B05DDC"/>
    <w:rsid w:val="00B06125"/>
    <w:rsid w:val="00B06437"/>
    <w:rsid w:val="00B06625"/>
    <w:rsid w:val="00B067CE"/>
    <w:rsid w:val="00B067D4"/>
    <w:rsid w:val="00B06A88"/>
    <w:rsid w:val="00B06C26"/>
    <w:rsid w:val="00B06CBA"/>
    <w:rsid w:val="00B06EE1"/>
    <w:rsid w:val="00B06F3E"/>
    <w:rsid w:val="00B070BC"/>
    <w:rsid w:val="00B07325"/>
    <w:rsid w:val="00B07A76"/>
    <w:rsid w:val="00B07F07"/>
    <w:rsid w:val="00B0C966"/>
    <w:rsid w:val="00B10371"/>
    <w:rsid w:val="00B10395"/>
    <w:rsid w:val="00B10655"/>
    <w:rsid w:val="00B1099D"/>
    <w:rsid w:val="00B10ADD"/>
    <w:rsid w:val="00B10B15"/>
    <w:rsid w:val="00B10F81"/>
    <w:rsid w:val="00B11220"/>
    <w:rsid w:val="00B11679"/>
    <w:rsid w:val="00B11738"/>
    <w:rsid w:val="00B117F3"/>
    <w:rsid w:val="00B11857"/>
    <w:rsid w:val="00B12056"/>
    <w:rsid w:val="00B122C6"/>
    <w:rsid w:val="00B122F6"/>
    <w:rsid w:val="00B123E5"/>
    <w:rsid w:val="00B12632"/>
    <w:rsid w:val="00B12F6A"/>
    <w:rsid w:val="00B13043"/>
    <w:rsid w:val="00B1335C"/>
    <w:rsid w:val="00B136A9"/>
    <w:rsid w:val="00B137EC"/>
    <w:rsid w:val="00B1384A"/>
    <w:rsid w:val="00B13880"/>
    <w:rsid w:val="00B13A09"/>
    <w:rsid w:val="00B140B6"/>
    <w:rsid w:val="00B1424A"/>
    <w:rsid w:val="00B143EE"/>
    <w:rsid w:val="00B14423"/>
    <w:rsid w:val="00B14445"/>
    <w:rsid w:val="00B14451"/>
    <w:rsid w:val="00B145BA"/>
    <w:rsid w:val="00B149EF"/>
    <w:rsid w:val="00B149FC"/>
    <w:rsid w:val="00B14A39"/>
    <w:rsid w:val="00B1503F"/>
    <w:rsid w:val="00B150DE"/>
    <w:rsid w:val="00B151DE"/>
    <w:rsid w:val="00B152B0"/>
    <w:rsid w:val="00B1530D"/>
    <w:rsid w:val="00B156B9"/>
    <w:rsid w:val="00B159A7"/>
    <w:rsid w:val="00B15C14"/>
    <w:rsid w:val="00B168E7"/>
    <w:rsid w:val="00B1699C"/>
    <w:rsid w:val="00B16F59"/>
    <w:rsid w:val="00B17132"/>
    <w:rsid w:val="00B179F2"/>
    <w:rsid w:val="00B17C5B"/>
    <w:rsid w:val="00B2033D"/>
    <w:rsid w:val="00B2054A"/>
    <w:rsid w:val="00B2055C"/>
    <w:rsid w:val="00B20585"/>
    <w:rsid w:val="00B2059B"/>
    <w:rsid w:val="00B20769"/>
    <w:rsid w:val="00B210A6"/>
    <w:rsid w:val="00B21818"/>
    <w:rsid w:val="00B218E7"/>
    <w:rsid w:val="00B2259E"/>
    <w:rsid w:val="00B22AAF"/>
    <w:rsid w:val="00B22D1B"/>
    <w:rsid w:val="00B233E4"/>
    <w:rsid w:val="00B2351D"/>
    <w:rsid w:val="00B23915"/>
    <w:rsid w:val="00B239B4"/>
    <w:rsid w:val="00B23A07"/>
    <w:rsid w:val="00B23AE2"/>
    <w:rsid w:val="00B23E28"/>
    <w:rsid w:val="00B24061"/>
    <w:rsid w:val="00B241CB"/>
    <w:rsid w:val="00B24737"/>
    <w:rsid w:val="00B247BA"/>
    <w:rsid w:val="00B2484F"/>
    <w:rsid w:val="00B24C72"/>
    <w:rsid w:val="00B24E77"/>
    <w:rsid w:val="00B251A0"/>
    <w:rsid w:val="00B2534C"/>
    <w:rsid w:val="00B259E5"/>
    <w:rsid w:val="00B25DD0"/>
    <w:rsid w:val="00B25E7B"/>
    <w:rsid w:val="00B2611C"/>
    <w:rsid w:val="00B26302"/>
    <w:rsid w:val="00B263D7"/>
    <w:rsid w:val="00B2653F"/>
    <w:rsid w:val="00B26583"/>
    <w:rsid w:val="00B26670"/>
    <w:rsid w:val="00B26804"/>
    <w:rsid w:val="00B268CD"/>
    <w:rsid w:val="00B26D77"/>
    <w:rsid w:val="00B270E9"/>
    <w:rsid w:val="00B2719F"/>
    <w:rsid w:val="00B27586"/>
    <w:rsid w:val="00B278ED"/>
    <w:rsid w:val="00B2797A"/>
    <w:rsid w:val="00B27B7D"/>
    <w:rsid w:val="00B27D69"/>
    <w:rsid w:val="00B27E89"/>
    <w:rsid w:val="00B27EF7"/>
    <w:rsid w:val="00B300A5"/>
    <w:rsid w:val="00B300B8"/>
    <w:rsid w:val="00B301F4"/>
    <w:rsid w:val="00B30415"/>
    <w:rsid w:val="00B304E5"/>
    <w:rsid w:val="00B30708"/>
    <w:rsid w:val="00B30754"/>
    <w:rsid w:val="00B30C48"/>
    <w:rsid w:val="00B30D00"/>
    <w:rsid w:val="00B30D22"/>
    <w:rsid w:val="00B30D29"/>
    <w:rsid w:val="00B30EC7"/>
    <w:rsid w:val="00B3100C"/>
    <w:rsid w:val="00B31125"/>
    <w:rsid w:val="00B312BF"/>
    <w:rsid w:val="00B31397"/>
    <w:rsid w:val="00B3149A"/>
    <w:rsid w:val="00B3156D"/>
    <w:rsid w:val="00B316AB"/>
    <w:rsid w:val="00B31896"/>
    <w:rsid w:val="00B32115"/>
    <w:rsid w:val="00B32240"/>
    <w:rsid w:val="00B322CF"/>
    <w:rsid w:val="00B325A9"/>
    <w:rsid w:val="00B326F5"/>
    <w:rsid w:val="00B32B39"/>
    <w:rsid w:val="00B32C15"/>
    <w:rsid w:val="00B32D43"/>
    <w:rsid w:val="00B32E7E"/>
    <w:rsid w:val="00B333AF"/>
    <w:rsid w:val="00B334E3"/>
    <w:rsid w:val="00B336DC"/>
    <w:rsid w:val="00B33826"/>
    <w:rsid w:val="00B33992"/>
    <w:rsid w:val="00B33E0C"/>
    <w:rsid w:val="00B33E1E"/>
    <w:rsid w:val="00B33E69"/>
    <w:rsid w:val="00B33E8F"/>
    <w:rsid w:val="00B34185"/>
    <w:rsid w:val="00B34254"/>
    <w:rsid w:val="00B34401"/>
    <w:rsid w:val="00B344C5"/>
    <w:rsid w:val="00B34659"/>
    <w:rsid w:val="00B3488A"/>
    <w:rsid w:val="00B34A9B"/>
    <w:rsid w:val="00B34BF5"/>
    <w:rsid w:val="00B34EC6"/>
    <w:rsid w:val="00B35000"/>
    <w:rsid w:val="00B350D7"/>
    <w:rsid w:val="00B354AF"/>
    <w:rsid w:val="00B355FA"/>
    <w:rsid w:val="00B357E9"/>
    <w:rsid w:val="00B357F9"/>
    <w:rsid w:val="00B35B5C"/>
    <w:rsid w:val="00B35C12"/>
    <w:rsid w:val="00B35CF3"/>
    <w:rsid w:val="00B36291"/>
    <w:rsid w:val="00B36464"/>
    <w:rsid w:val="00B368EB"/>
    <w:rsid w:val="00B36919"/>
    <w:rsid w:val="00B3770C"/>
    <w:rsid w:val="00B3775C"/>
    <w:rsid w:val="00B37B12"/>
    <w:rsid w:val="00B37BF5"/>
    <w:rsid w:val="00B40146"/>
    <w:rsid w:val="00B403CB"/>
    <w:rsid w:val="00B40BEA"/>
    <w:rsid w:val="00B40D29"/>
    <w:rsid w:val="00B40D32"/>
    <w:rsid w:val="00B41001"/>
    <w:rsid w:val="00B41B38"/>
    <w:rsid w:val="00B41D74"/>
    <w:rsid w:val="00B41ECD"/>
    <w:rsid w:val="00B42455"/>
    <w:rsid w:val="00B424A0"/>
    <w:rsid w:val="00B42B20"/>
    <w:rsid w:val="00B42C46"/>
    <w:rsid w:val="00B42DA6"/>
    <w:rsid w:val="00B43407"/>
    <w:rsid w:val="00B43519"/>
    <w:rsid w:val="00B4359C"/>
    <w:rsid w:val="00B43720"/>
    <w:rsid w:val="00B43C72"/>
    <w:rsid w:val="00B43E2B"/>
    <w:rsid w:val="00B44046"/>
    <w:rsid w:val="00B4413C"/>
    <w:rsid w:val="00B441BE"/>
    <w:rsid w:val="00B4436D"/>
    <w:rsid w:val="00B44741"/>
    <w:rsid w:val="00B4478A"/>
    <w:rsid w:val="00B44E02"/>
    <w:rsid w:val="00B44EBD"/>
    <w:rsid w:val="00B450AF"/>
    <w:rsid w:val="00B4520A"/>
    <w:rsid w:val="00B45272"/>
    <w:rsid w:val="00B453DD"/>
    <w:rsid w:val="00B45423"/>
    <w:rsid w:val="00B4552C"/>
    <w:rsid w:val="00B45A59"/>
    <w:rsid w:val="00B45BBD"/>
    <w:rsid w:val="00B45F4F"/>
    <w:rsid w:val="00B4609D"/>
    <w:rsid w:val="00B462F3"/>
    <w:rsid w:val="00B463C0"/>
    <w:rsid w:val="00B464EA"/>
    <w:rsid w:val="00B466A0"/>
    <w:rsid w:val="00B46BBA"/>
    <w:rsid w:val="00B46BC3"/>
    <w:rsid w:val="00B46D01"/>
    <w:rsid w:val="00B46DE7"/>
    <w:rsid w:val="00B47467"/>
    <w:rsid w:val="00B47534"/>
    <w:rsid w:val="00B478C2"/>
    <w:rsid w:val="00B47D71"/>
    <w:rsid w:val="00B47F80"/>
    <w:rsid w:val="00B500E4"/>
    <w:rsid w:val="00B50261"/>
    <w:rsid w:val="00B50263"/>
    <w:rsid w:val="00B504B1"/>
    <w:rsid w:val="00B50949"/>
    <w:rsid w:val="00B50E58"/>
    <w:rsid w:val="00B5110C"/>
    <w:rsid w:val="00B511F2"/>
    <w:rsid w:val="00B5144C"/>
    <w:rsid w:val="00B51535"/>
    <w:rsid w:val="00B51880"/>
    <w:rsid w:val="00B51C8A"/>
    <w:rsid w:val="00B52264"/>
    <w:rsid w:val="00B52387"/>
    <w:rsid w:val="00B5249B"/>
    <w:rsid w:val="00B52A63"/>
    <w:rsid w:val="00B52A83"/>
    <w:rsid w:val="00B52AF6"/>
    <w:rsid w:val="00B52BE9"/>
    <w:rsid w:val="00B52E09"/>
    <w:rsid w:val="00B53070"/>
    <w:rsid w:val="00B53198"/>
    <w:rsid w:val="00B5340F"/>
    <w:rsid w:val="00B538B4"/>
    <w:rsid w:val="00B53CAC"/>
    <w:rsid w:val="00B53CB0"/>
    <w:rsid w:val="00B53DC9"/>
    <w:rsid w:val="00B53EB4"/>
    <w:rsid w:val="00B53FF9"/>
    <w:rsid w:val="00B541D2"/>
    <w:rsid w:val="00B5438F"/>
    <w:rsid w:val="00B54521"/>
    <w:rsid w:val="00B545F6"/>
    <w:rsid w:val="00B54712"/>
    <w:rsid w:val="00B547E2"/>
    <w:rsid w:val="00B54AEC"/>
    <w:rsid w:val="00B54B3D"/>
    <w:rsid w:val="00B54B3E"/>
    <w:rsid w:val="00B54EFD"/>
    <w:rsid w:val="00B554DF"/>
    <w:rsid w:val="00B55667"/>
    <w:rsid w:val="00B55677"/>
    <w:rsid w:val="00B559AD"/>
    <w:rsid w:val="00B559DB"/>
    <w:rsid w:val="00B55BB6"/>
    <w:rsid w:val="00B55C06"/>
    <w:rsid w:val="00B561E3"/>
    <w:rsid w:val="00B5643E"/>
    <w:rsid w:val="00B567DB"/>
    <w:rsid w:val="00B56A8A"/>
    <w:rsid w:val="00B56DA1"/>
    <w:rsid w:val="00B572B7"/>
    <w:rsid w:val="00B573D4"/>
    <w:rsid w:val="00B575E4"/>
    <w:rsid w:val="00B577E0"/>
    <w:rsid w:val="00B577EF"/>
    <w:rsid w:val="00B5780F"/>
    <w:rsid w:val="00B5781F"/>
    <w:rsid w:val="00B5784B"/>
    <w:rsid w:val="00B57E9F"/>
    <w:rsid w:val="00B60212"/>
    <w:rsid w:val="00B6043E"/>
    <w:rsid w:val="00B60702"/>
    <w:rsid w:val="00B60C49"/>
    <w:rsid w:val="00B6143D"/>
    <w:rsid w:val="00B617FC"/>
    <w:rsid w:val="00B618A6"/>
    <w:rsid w:val="00B61946"/>
    <w:rsid w:val="00B61BED"/>
    <w:rsid w:val="00B62150"/>
    <w:rsid w:val="00B628F7"/>
    <w:rsid w:val="00B6297D"/>
    <w:rsid w:val="00B631C1"/>
    <w:rsid w:val="00B6329B"/>
    <w:rsid w:val="00B6356E"/>
    <w:rsid w:val="00B6361D"/>
    <w:rsid w:val="00B63832"/>
    <w:rsid w:val="00B638BF"/>
    <w:rsid w:val="00B63C40"/>
    <w:rsid w:val="00B63CDE"/>
    <w:rsid w:val="00B63D51"/>
    <w:rsid w:val="00B6404C"/>
    <w:rsid w:val="00B645D9"/>
    <w:rsid w:val="00B64788"/>
    <w:rsid w:val="00B64931"/>
    <w:rsid w:val="00B64989"/>
    <w:rsid w:val="00B649D6"/>
    <w:rsid w:val="00B64BC9"/>
    <w:rsid w:val="00B64BD8"/>
    <w:rsid w:val="00B64CB2"/>
    <w:rsid w:val="00B64CB8"/>
    <w:rsid w:val="00B6535C"/>
    <w:rsid w:val="00B6560B"/>
    <w:rsid w:val="00B65845"/>
    <w:rsid w:val="00B6593E"/>
    <w:rsid w:val="00B65B07"/>
    <w:rsid w:val="00B65BA9"/>
    <w:rsid w:val="00B65ECA"/>
    <w:rsid w:val="00B66BEA"/>
    <w:rsid w:val="00B66CF0"/>
    <w:rsid w:val="00B66E32"/>
    <w:rsid w:val="00B6701A"/>
    <w:rsid w:val="00B670CD"/>
    <w:rsid w:val="00B670E1"/>
    <w:rsid w:val="00B67224"/>
    <w:rsid w:val="00B6732B"/>
    <w:rsid w:val="00B675CF"/>
    <w:rsid w:val="00B67610"/>
    <w:rsid w:val="00B678D2"/>
    <w:rsid w:val="00B679BB"/>
    <w:rsid w:val="00B67DE6"/>
    <w:rsid w:val="00B70056"/>
    <w:rsid w:val="00B7035F"/>
    <w:rsid w:val="00B70623"/>
    <w:rsid w:val="00B706B8"/>
    <w:rsid w:val="00B7098A"/>
    <w:rsid w:val="00B70C33"/>
    <w:rsid w:val="00B70F43"/>
    <w:rsid w:val="00B70F8A"/>
    <w:rsid w:val="00B71212"/>
    <w:rsid w:val="00B71216"/>
    <w:rsid w:val="00B71236"/>
    <w:rsid w:val="00B7126B"/>
    <w:rsid w:val="00B71C75"/>
    <w:rsid w:val="00B71D13"/>
    <w:rsid w:val="00B71F4E"/>
    <w:rsid w:val="00B7214F"/>
    <w:rsid w:val="00B72D16"/>
    <w:rsid w:val="00B72DB5"/>
    <w:rsid w:val="00B72EE0"/>
    <w:rsid w:val="00B72F29"/>
    <w:rsid w:val="00B7300B"/>
    <w:rsid w:val="00B7313A"/>
    <w:rsid w:val="00B73362"/>
    <w:rsid w:val="00B73542"/>
    <w:rsid w:val="00B73676"/>
    <w:rsid w:val="00B7374E"/>
    <w:rsid w:val="00B7389F"/>
    <w:rsid w:val="00B739F7"/>
    <w:rsid w:val="00B73B59"/>
    <w:rsid w:val="00B7457E"/>
    <w:rsid w:val="00B749AF"/>
    <w:rsid w:val="00B751BE"/>
    <w:rsid w:val="00B75250"/>
    <w:rsid w:val="00B754AF"/>
    <w:rsid w:val="00B7567C"/>
    <w:rsid w:val="00B758B0"/>
    <w:rsid w:val="00B758DF"/>
    <w:rsid w:val="00B76343"/>
    <w:rsid w:val="00B76389"/>
    <w:rsid w:val="00B7647F"/>
    <w:rsid w:val="00B76BF5"/>
    <w:rsid w:val="00B76D46"/>
    <w:rsid w:val="00B76FA3"/>
    <w:rsid w:val="00B77085"/>
    <w:rsid w:val="00B774F2"/>
    <w:rsid w:val="00B775E7"/>
    <w:rsid w:val="00B779EF"/>
    <w:rsid w:val="00B77BD6"/>
    <w:rsid w:val="00B77BEA"/>
    <w:rsid w:val="00B77EA7"/>
    <w:rsid w:val="00B80045"/>
    <w:rsid w:val="00B804AF"/>
    <w:rsid w:val="00B8056E"/>
    <w:rsid w:val="00B8074C"/>
    <w:rsid w:val="00B80E5A"/>
    <w:rsid w:val="00B80F7F"/>
    <w:rsid w:val="00B81028"/>
    <w:rsid w:val="00B810A6"/>
    <w:rsid w:val="00B81108"/>
    <w:rsid w:val="00B81219"/>
    <w:rsid w:val="00B8134A"/>
    <w:rsid w:val="00B81628"/>
    <w:rsid w:val="00B818DF"/>
    <w:rsid w:val="00B81923"/>
    <w:rsid w:val="00B81A5E"/>
    <w:rsid w:val="00B81C3E"/>
    <w:rsid w:val="00B81CFC"/>
    <w:rsid w:val="00B81E29"/>
    <w:rsid w:val="00B825C6"/>
    <w:rsid w:val="00B8261B"/>
    <w:rsid w:val="00B827AC"/>
    <w:rsid w:val="00B827D0"/>
    <w:rsid w:val="00B82803"/>
    <w:rsid w:val="00B829A5"/>
    <w:rsid w:val="00B82AF9"/>
    <w:rsid w:val="00B82BC8"/>
    <w:rsid w:val="00B82DA4"/>
    <w:rsid w:val="00B82FD0"/>
    <w:rsid w:val="00B83053"/>
    <w:rsid w:val="00B830A2"/>
    <w:rsid w:val="00B830B3"/>
    <w:rsid w:val="00B830D5"/>
    <w:rsid w:val="00B831EA"/>
    <w:rsid w:val="00B831F6"/>
    <w:rsid w:val="00B833AB"/>
    <w:rsid w:val="00B84541"/>
    <w:rsid w:val="00B84BF6"/>
    <w:rsid w:val="00B84E3B"/>
    <w:rsid w:val="00B85421"/>
    <w:rsid w:val="00B85470"/>
    <w:rsid w:val="00B8581A"/>
    <w:rsid w:val="00B85895"/>
    <w:rsid w:val="00B85F20"/>
    <w:rsid w:val="00B8609A"/>
    <w:rsid w:val="00B86275"/>
    <w:rsid w:val="00B864CF"/>
    <w:rsid w:val="00B86755"/>
    <w:rsid w:val="00B8683B"/>
    <w:rsid w:val="00B86866"/>
    <w:rsid w:val="00B869AA"/>
    <w:rsid w:val="00B86B3E"/>
    <w:rsid w:val="00B86F0B"/>
    <w:rsid w:val="00B87018"/>
    <w:rsid w:val="00B871EA"/>
    <w:rsid w:val="00B877EF"/>
    <w:rsid w:val="00B87947"/>
    <w:rsid w:val="00B87B77"/>
    <w:rsid w:val="00B87BEA"/>
    <w:rsid w:val="00B90538"/>
    <w:rsid w:val="00B905D1"/>
    <w:rsid w:val="00B907E5"/>
    <w:rsid w:val="00B907FE"/>
    <w:rsid w:val="00B90873"/>
    <w:rsid w:val="00B908ED"/>
    <w:rsid w:val="00B909F0"/>
    <w:rsid w:val="00B90C6A"/>
    <w:rsid w:val="00B911A4"/>
    <w:rsid w:val="00B91A81"/>
    <w:rsid w:val="00B91CCA"/>
    <w:rsid w:val="00B91DCB"/>
    <w:rsid w:val="00B91E6B"/>
    <w:rsid w:val="00B921BA"/>
    <w:rsid w:val="00B9233F"/>
    <w:rsid w:val="00B92639"/>
    <w:rsid w:val="00B92766"/>
    <w:rsid w:val="00B9286E"/>
    <w:rsid w:val="00B9301A"/>
    <w:rsid w:val="00B9302B"/>
    <w:rsid w:val="00B9302E"/>
    <w:rsid w:val="00B930DD"/>
    <w:rsid w:val="00B93415"/>
    <w:rsid w:val="00B93573"/>
    <w:rsid w:val="00B938DA"/>
    <w:rsid w:val="00B939FA"/>
    <w:rsid w:val="00B93A1F"/>
    <w:rsid w:val="00B93AF5"/>
    <w:rsid w:val="00B93DAE"/>
    <w:rsid w:val="00B93E8A"/>
    <w:rsid w:val="00B93EEF"/>
    <w:rsid w:val="00B93FF1"/>
    <w:rsid w:val="00B94375"/>
    <w:rsid w:val="00B94422"/>
    <w:rsid w:val="00B949E9"/>
    <w:rsid w:val="00B94B46"/>
    <w:rsid w:val="00B94B55"/>
    <w:rsid w:val="00B94B91"/>
    <w:rsid w:val="00B94BA1"/>
    <w:rsid w:val="00B9535B"/>
    <w:rsid w:val="00B95CAE"/>
    <w:rsid w:val="00B95CB0"/>
    <w:rsid w:val="00B95E64"/>
    <w:rsid w:val="00B95FF2"/>
    <w:rsid w:val="00B9615D"/>
    <w:rsid w:val="00B962AB"/>
    <w:rsid w:val="00B9644E"/>
    <w:rsid w:val="00B965AA"/>
    <w:rsid w:val="00B966F4"/>
    <w:rsid w:val="00B9683D"/>
    <w:rsid w:val="00B96DB3"/>
    <w:rsid w:val="00B97348"/>
    <w:rsid w:val="00B973FA"/>
    <w:rsid w:val="00B9743C"/>
    <w:rsid w:val="00B97847"/>
    <w:rsid w:val="00B978D2"/>
    <w:rsid w:val="00B97A9B"/>
    <w:rsid w:val="00B97AA0"/>
    <w:rsid w:val="00B97E0F"/>
    <w:rsid w:val="00BA041D"/>
    <w:rsid w:val="00BA04C2"/>
    <w:rsid w:val="00BA054A"/>
    <w:rsid w:val="00BA08A3"/>
    <w:rsid w:val="00BA08E5"/>
    <w:rsid w:val="00BA09C5"/>
    <w:rsid w:val="00BA0D83"/>
    <w:rsid w:val="00BA1085"/>
    <w:rsid w:val="00BA1139"/>
    <w:rsid w:val="00BA11CA"/>
    <w:rsid w:val="00BA1228"/>
    <w:rsid w:val="00BA126F"/>
    <w:rsid w:val="00BA12F3"/>
    <w:rsid w:val="00BA1568"/>
    <w:rsid w:val="00BA173A"/>
    <w:rsid w:val="00BA183C"/>
    <w:rsid w:val="00BA1923"/>
    <w:rsid w:val="00BA1A03"/>
    <w:rsid w:val="00BA1BE2"/>
    <w:rsid w:val="00BA1F8B"/>
    <w:rsid w:val="00BA21E6"/>
    <w:rsid w:val="00BA230A"/>
    <w:rsid w:val="00BA2721"/>
    <w:rsid w:val="00BA284A"/>
    <w:rsid w:val="00BA2932"/>
    <w:rsid w:val="00BA2DBA"/>
    <w:rsid w:val="00BA2E65"/>
    <w:rsid w:val="00BA32D3"/>
    <w:rsid w:val="00BA34AC"/>
    <w:rsid w:val="00BA35E2"/>
    <w:rsid w:val="00BA35F6"/>
    <w:rsid w:val="00BA375C"/>
    <w:rsid w:val="00BA399F"/>
    <w:rsid w:val="00BA3EC5"/>
    <w:rsid w:val="00BA3F07"/>
    <w:rsid w:val="00BA3FB8"/>
    <w:rsid w:val="00BA46E5"/>
    <w:rsid w:val="00BA4747"/>
    <w:rsid w:val="00BA483F"/>
    <w:rsid w:val="00BA4A2F"/>
    <w:rsid w:val="00BA4AC5"/>
    <w:rsid w:val="00BA4AE1"/>
    <w:rsid w:val="00BA4C09"/>
    <w:rsid w:val="00BA4C5B"/>
    <w:rsid w:val="00BA5088"/>
    <w:rsid w:val="00BA5414"/>
    <w:rsid w:val="00BA5434"/>
    <w:rsid w:val="00BA550C"/>
    <w:rsid w:val="00BA5B9F"/>
    <w:rsid w:val="00BA5C4C"/>
    <w:rsid w:val="00BA5E4A"/>
    <w:rsid w:val="00BA61CB"/>
    <w:rsid w:val="00BA622C"/>
    <w:rsid w:val="00BA637E"/>
    <w:rsid w:val="00BA646B"/>
    <w:rsid w:val="00BA65DE"/>
    <w:rsid w:val="00BA6746"/>
    <w:rsid w:val="00BA6781"/>
    <w:rsid w:val="00BA68ED"/>
    <w:rsid w:val="00BA69D2"/>
    <w:rsid w:val="00BA6B90"/>
    <w:rsid w:val="00BA6D8D"/>
    <w:rsid w:val="00BA7104"/>
    <w:rsid w:val="00BA7204"/>
    <w:rsid w:val="00BA723B"/>
    <w:rsid w:val="00BA73E9"/>
    <w:rsid w:val="00BA74CB"/>
    <w:rsid w:val="00BA75A0"/>
    <w:rsid w:val="00BA7CDB"/>
    <w:rsid w:val="00BA7DA6"/>
    <w:rsid w:val="00BA7E53"/>
    <w:rsid w:val="00BB011A"/>
    <w:rsid w:val="00BB0B01"/>
    <w:rsid w:val="00BB0E10"/>
    <w:rsid w:val="00BB0EE8"/>
    <w:rsid w:val="00BB10BD"/>
    <w:rsid w:val="00BB113F"/>
    <w:rsid w:val="00BB12BB"/>
    <w:rsid w:val="00BB12DD"/>
    <w:rsid w:val="00BB14D2"/>
    <w:rsid w:val="00BB1B87"/>
    <w:rsid w:val="00BB1EE7"/>
    <w:rsid w:val="00BB2009"/>
    <w:rsid w:val="00BB20A1"/>
    <w:rsid w:val="00BB212E"/>
    <w:rsid w:val="00BB227C"/>
    <w:rsid w:val="00BB3119"/>
    <w:rsid w:val="00BB3364"/>
    <w:rsid w:val="00BB351B"/>
    <w:rsid w:val="00BB3AC9"/>
    <w:rsid w:val="00BB3CA1"/>
    <w:rsid w:val="00BB3D88"/>
    <w:rsid w:val="00BB3DF7"/>
    <w:rsid w:val="00BB3E6E"/>
    <w:rsid w:val="00BB4076"/>
    <w:rsid w:val="00BB4096"/>
    <w:rsid w:val="00BB413B"/>
    <w:rsid w:val="00BB419F"/>
    <w:rsid w:val="00BB41C6"/>
    <w:rsid w:val="00BB4A54"/>
    <w:rsid w:val="00BB4F78"/>
    <w:rsid w:val="00BB5401"/>
    <w:rsid w:val="00BB55D4"/>
    <w:rsid w:val="00BB590C"/>
    <w:rsid w:val="00BB5B6A"/>
    <w:rsid w:val="00BB5C36"/>
    <w:rsid w:val="00BB5E49"/>
    <w:rsid w:val="00BB5E66"/>
    <w:rsid w:val="00BB5F40"/>
    <w:rsid w:val="00BB613D"/>
    <w:rsid w:val="00BB62F1"/>
    <w:rsid w:val="00BB639E"/>
    <w:rsid w:val="00BB64B8"/>
    <w:rsid w:val="00BB656A"/>
    <w:rsid w:val="00BB665C"/>
    <w:rsid w:val="00BB6B27"/>
    <w:rsid w:val="00BB6B5A"/>
    <w:rsid w:val="00BB6D60"/>
    <w:rsid w:val="00BB752B"/>
    <w:rsid w:val="00BB76A0"/>
    <w:rsid w:val="00BB7875"/>
    <w:rsid w:val="00BB78B3"/>
    <w:rsid w:val="00BB7DE9"/>
    <w:rsid w:val="00BB7F3E"/>
    <w:rsid w:val="00BC0145"/>
    <w:rsid w:val="00BC026E"/>
    <w:rsid w:val="00BC0516"/>
    <w:rsid w:val="00BC05A9"/>
    <w:rsid w:val="00BC06D9"/>
    <w:rsid w:val="00BC0832"/>
    <w:rsid w:val="00BC08DA"/>
    <w:rsid w:val="00BC0B68"/>
    <w:rsid w:val="00BC0B90"/>
    <w:rsid w:val="00BC0E43"/>
    <w:rsid w:val="00BC1286"/>
    <w:rsid w:val="00BC1364"/>
    <w:rsid w:val="00BC192F"/>
    <w:rsid w:val="00BC235B"/>
    <w:rsid w:val="00BC248B"/>
    <w:rsid w:val="00BC2649"/>
    <w:rsid w:val="00BC28CD"/>
    <w:rsid w:val="00BC29DF"/>
    <w:rsid w:val="00BC2A0C"/>
    <w:rsid w:val="00BC2FF7"/>
    <w:rsid w:val="00BC316F"/>
    <w:rsid w:val="00BC3282"/>
    <w:rsid w:val="00BC3420"/>
    <w:rsid w:val="00BC34D3"/>
    <w:rsid w:val="00BC3618"/>
    <w:rsid w:val="00BC3805"/>
    <w:rsid w:val="00BC3ACC"/>
    <w:rsid w:val="00BC3B45"/>
    <w:rsid w:val="00BC408B"/>
    <w:rsid w:val="00BC4713"/>
    <w:rsid w:val="00BC5175"/>
    <w:rsid w:val="00BC51D7"/>
    <w:rsid w:val="00BC5268"/>
    <w:rsid w:val="00BC52EB"/>
    <w:rsid w:val="00BC54FF"/>
    <w:rsid w:val="00BC55FF"/>
    <w:rsid w:val="00BC57BA"/>
    <w:rsid w:val="00BC5C8E"/>
    <w:rsid w:val="00BC5CF7"/>
    <w:rsid w:val="00BC5ED6"/>
    <w:rsid w:val="00BC5FDC"/>
    <w:rsid w:val="00BC602A"/>
    <w:rsid w:val="00BC6078"/>
    <w:rsid w:val="00BC6088"/>
    <w:rsid w:val="00BC6284"/>
    <w:rsid w:val="00BC62FF"/>
    <w:rsid w:val="00BC668E"/>
    <w:rsid w:val="00BC6A65"/>
    <w:rsid w:val="00BC6D1E"/>
    <w:rsid w:val="00BC6D4E"/>
    <w:rsid w:val="00BC6E2F"/>
    <w:rsid w:val="00BC6E4E"/>
    <w:rsid w:val="00BC6FAF"/>
    <w:rsid w:val="00BC7080"/>
    <w:rsid w:val="00BC7D33"/>
    <w:rsid w:val="00BC7EBB"/>
    <w:rsid w:val="00BD00F9"/>
    <w:rsid w:val="00BD0685"/>
    <w:rsid w:val="00BD0A33"/>
    <w:rsid w:val="00BD0A61"/>
    <w:rsid w:val="00BD0FA8"/>
    <w:rsid w:val="00BD1003"/>
    <w:rsid w:val="00BD1025"/>
    <w:rsid w:val="00BD11FE"/>
    <w:rsid w:val="00BD1263"/>
    <w:rsid w:val="00BD1451"/>
    <w:rsid w:val="00BD1497"/>
    <w:rsid w:val="00BD1635"/>
    <w:rsid w:val="00BD17D6"/>
    <w:rsid w:val="00BD1877"/>
    <w:rsid w:val="00BD1C84"/>
    <w:rsid w:val="00BD2171"/>
    <w:rsid w:val="00BD2819"/>
    <w:rsid w:val="00BD2AD2"/>
    <w:rsid w:val="00BD2B68"/>
    <w:rsid w:val="00BD2D82"/>
    <w:rsid w:val="00BD31E0"/>
    <w:rsid w:val="00BD3468"/>
    <w:rsid w:val="00BD3637"/>
    <w:rsid w:val="00BD381F"/>
    <w:rsid w:val="00BD3C8D"/>
    <w:rsid w:val="00BD3D4B"/>
    <w:rsid w:val="00BD3D56"/>
    <w:rsid w:val="00BD3F96"/>
    <w:rsid w:val="00BD4169"/>
    <w:rsid w:val="00BD4453"/>
    <w:rsid w:val="00BD45AE"/>
    <w:rsid w:val="00BD482C"/>
    <w:rsid w:val="00BD4DD5"/>
    <w:rsid w:val="00BD5092"/>
    <w:rsid w:val="00BD50AB"/>
    <w:rsid w:val="00BD524F"/>
    <w:rsid w:val="00BD5348"/>
    <w:rsid w:val="00BD5A49"/>
    <w:rsid w:val="00BD5B24"/>
    <w:rsid w:val="00BD5CCC"/>
    <w:rsid w:val="00BD5E87"/>
    <w:rsid w:val="00BD5FA9"/>
    <w:rsid w:val="00BD6416"/>
    <w:rsid w:val="00BD64BC"/>
    <w:rsid w:val="00BD6760"/>
    <w:rsid w:val="00BD682F"/>
    <w:rsid w:val="00BD6A80"/>
    <w:rsid w:val="00BD6D2B"/>
    <w:rsid w:val="00BD6D80"/>
    <w:rsid w:val="00BD6FFE"/>
    <w:rsid w:val="00BD7104"/>
    <w:rsid w:val="00BD75EF"/>
    <w:rsid w:val="00BD761E"/>
    <w:rsid w:val="00BD7709"/>
    <w:rsid w:val="00BD7ADA"/>
    <w:rsid w:val="00BD7CD4"/>
    <w:rsid w:val="00BD7D06"/>
    <w:rsid w:val="00BD7FC5"/>
    <w:rsid w:val="00BE0590"/>
    <w:rsid w:val="00BE060A"/>
    <w:rsid w:val="00BE065C"/>
    <w:rsid w:val="00BE0906"/>
    <w:rsid w:val="00BE091F"/>
    <w:rsid w:val="00BE0A39"/>
    <w:rsid w:val="00BE0A41"/>
    <w:rsid w:val="00BE0D90"/>
    <w:rsid w:val="00BE1A09"/>
    <w:rsid w:val="00BE1A60"/>
    <w:rsid w:val="00BE1E38"/>
    <w:rsid w:val="00BE1FBC"/>
    <w:rsid w:val="00BE2745"/>
    <w:rsid w:val="00BE27B1"/>
    <w:rsid w:val="00BE2B57"/>
    <w:rsid w:val="00BE2BB3"/>
    <w:rsid w:val="00BE2F4E"/>
    <w:rsid w:val="00BE322C"/>
    <w:rsid w:val="00BE3355"/>
    <w:rsid w:val="00BE37C7"/>
    <w:rsid w:val="00BE3C11"/>
    <w:rsid w:val="00BE3E3F"/>
    <w:rsid w:val="00BE3F31"/>
    <w:rsid w:val="00BE409B"/>
    <w:rsid w:val="00BE4163"/>
    <w:rsid w:val="00BE44D7"/>
    <w:rsid w:val="00BE45C2"/>
    <w:rsid w:val="00BE4810"/>
    <w:rsid w:val="00BE485B"/>
    <w:rsid w:val="00BE4C3B"/>
    <w:rsid w:val="00BE4FCA"/>
    <w:rsid w:val="00BE520D"/>
    <w:rsid w:val="00BE5B53"/>
    <w:rsid w:val="00BE5D04"/>
    <w:rsid w:val="00BE6189"/>
    <w:rsid w:val="00BE6471"/>
    <w:rsid w:val="00BE6852"/>
    <w:rsid w:val="00BE688B"/>
    <w:rsid w:val="00BE7039"/>
    <w:rsid w:val="00BE7040"/>
    <w:rsid w:val="00BE72C5"/>
    <w:rsid w:val="00BE75DE"/>
    <w:rsid w:val="00BE77E0"/>
    <w:rsid w:val="00BE7CC7"/>
    <w:rsid w:val="00BE7E3F"/>
    <w:rsid w:val="00BF01E5"/>
    <w:rsid w:val="00BF0378"/>
    <w:rsid w:val="00BF08D6"/>
    <w:rsid w:val="00BF08F9"/>
    <w:rsid w:val="00BF1229"/>
    <w:rsid w:val="00BF1476"/>
    <w:rsid w:val="00BF167F"/>
    <w:rsid w:val="00BF1B1C"/>
    <w:rsid w:val="00BF24DA"/>
    <w:rsid w:val="00BF295D"/>
    <w:rsid w:val="00BF3004"/>
    <w:rsid w:val="00BF32C3"/>
    <w:rsid w:val="00BF33F1"/>
    <w:rsid w:val="00BF3511"/>
    <w:rsid w:val="00BF3517"/>
    <w:rsid w:val="00BF3A5B"/>
    <w:rsid w:val="00BF3F7C"/>
    <w:rsid w:val="00BF4485"/>
    <w:rsid w:val="00BF45E2"/>
    <w:rsid w:val="00BF46CF"/>
    <w:rsid w:val="00BF4793"/>
    <w:rsid w:val="00BF4BC7"/>
    <w:rsid w:val="00BF519D"/>
    <w:rsid w:val="00BF5203"/>
    <w:rsid w:val="00BF52DA"/>
    <w:rsid w:val="00BF570B"/>
    <w:rsid w:val="00BF599A"/>
    <w:rsid w:val="00BF5C2A"/>
    <w:rsid w:val="00BF5D6F"/>
    <w:rsid w:val="00BF7110"/>
    <w:rsid w:val="00BF7145"/>
    <w:rsid w:val="00BF7164"/>
    <w:rsid w:val="00BF72CF"/>
    <w:rsid w:val="00BF7418"/>
    <w:rsid w:val="00BF7724"/>
    <w:rsid w:val="00BF77BA"/>
    <w:rsid w:val="00BF7917"/>
    <w:rsid w:val="00BF7B3E"/>
    <w:rsid w:val="00BF7C98"/>
    <w:rsid w:val="00BF7D30"/>
    <w:rsid w:val="00BF7ECB"/>
    <w:rsid w:val="00C00006"/>
    <w:rsid w:val="00C0008A"/>
    <w:rsid w:val="00C00167"/>
    <w:rsid w:val="00C001EF"/>
    <w:rsid w:val="00C00694"/>
    <w:rsid w:val="00C00CDA"/>
    <w:rsid w:val="00C00DCD"/>
    <w:rsid w:val="00C00E29"/>
    <w:rsid w:val="00C00F10"/>
    <w:rsid w:val="00C00FBE"/>
    <w:rsid w:val="00C018ED"/>
    <w:rsid w:val="00C019E0"/>
    <w:rsid w:val="00C01D11"/>
    <w:rsid w:val="00C01E4F"/>
    <w:rsid w:val="00C01EF3"/>
    <w:rsid w:val="00C01F1F"/>
    <w:rsid w:val="00C02185"/>
    <w:rsid w:val="00C02277"/>
    <w:rsid w:val="00C02294"/>
    <w:rsid w:val="00C022AB"/>
    <w:rsid w:val="00C0282C"/>
    <w:rsid w:val="00C02A32"/>
    <w:rsid w:val="00C02FAE"/>
    <w:rsid w:val="00C03355"/>
    <w:rsid w:val="00C0339B"/>
    <w:rsid w:val="00C035DD"/>
    <w:rsid w:val="00C0380E"/>
    <w:rsid w:val="00C03D10"/>
    <w:rsid w:val="00C03F9F"/>
    <w:rsid w:val="00C04039"/>
    <w:rsid w:val="00C04086"/>
    <w:rsid w:val="00C0420B"/>
    <w:rsid w:val="00C0469B"/>
    <w:rsid w:val="00C048F0"/>
    <w:rsid w:val="00C04BD8"/>
    <w:rsid w:val="00C04CFD"/>
    <w:rsid w:val="00C04EAD"/>
    <w:rsid w:val="00C05A12"/>
    <w:rsid w:val="00C05AFB"/>
    <w:rsid w:val="00C05C8F"/>
    <w:rsid w:val="00C062DE"/>
    <w:rsid w:val="00C063B7"/>
    <w:rsid w:val="00C066E2"/>
    <w:rsid w:val="00C06708"/>
    <w:rsid w:val="00C06D86"/>
    <w:rsid w:val="00C06FB9"/>
    <w:rsid w:val="00C0722E"/>
    <w:rsid w:val="00C0773C"/>
    <w:rsid w:val="00C07828"/>
    <w:rsid w:val="00C103A1"/>
    <w:rsid w:val="00C1045F"/>
    <w:rsid w:val="00C10D1D"/>
    <w:rsid w:val="00C110A5"/>
    <w:rsid w:val="00C11169"/>
    <w:rsid w:val="00C119C3"/>
    <w:rsid w:val="00C11A73"/>
    <w:rsid w:val="00C11AEB"/>
    <w:rsid w:val="00C11D00"/>
    <w:rsid w:val="00C11D04"/>
    <w:rsid w:val="00C11E87"/>
    <w:rsid w:val="00C122F6"/>
    <w:rsid w:val="00C12704"/>
    <w:rsid w:val="00C12778"/>
    <w:rsid w:val="00C127B9"/>
    <w:rsid w:val="00C12949"/>
    <w:rsid w:val="00C129C9"/>
    <w:rsid w:val="00C12C47"/>
    <w:rsid w:val="00C13613"/>
    <w:rsid w:val="00C13B02"/>
    <w:rsid w:val="00C13C25"/>
    <w:rsid w:val="00C13DA4"/>
    <w:rsid w:val="00C140A4"/>
    <w:rsid w:val="00C1427E"/>
    <w:rsid w:val="00C142F0"/>
    <w:rsid w:val="00C145CB"/>
    <w:rsid w:val="00C14AAC"/>
    <w:rsid w:val="00C14CA3"/>
    <w:rsid w:val="00C14CBD"/>
    <w:rsid w:val="00C15E2D"/>
    <w:rsid w:val="00C15FCB"/>
    <w:rsid w:val="00C1626B"/>
    <w:rsid w:val="00C16969"/>
    <w:rsid w:val="00C16999"/>
    <w:rsid w:val="00C169F5"/>
    <w:rsid w:val="00C16A25"/>
    <w:rsid w:val="00C16ACD"/>
    <w:rsid w:val="00C174C6"/>
    <w:rsid w:val="00C17571"/>
    <w:rsid w:val="00C17878"/>
    <w:rsid w:val="00C20033"/>
    <w:rsid w:val="00C20232"/>
    <w:rsid w:val="00C20625"/>
    <w:rsid w:val="00C20647"/>
    <w:rsid w:val="00C20692"/>
    <w:rsid w:val="00C2080E"/>
    <w:rsid w:val="00C20BE6"/>
    <w:rsid w:val="00C211FF"/>
    <w:rsid w:val="00C213D6"/>
    <w:rsid w:val="00C21455"/>
    <w:rsid w:val="00C2174F"/>
    <w:rsid w:val="00C218F7"/>
    <w:rsid w:val="00C21964"/>
    <w:rsid w:val="00C21AAB"/>
    <w:rsid w:val="00C21E5E"/>
    <w:rsid w:val="00C224AC"/>
    <w:rsid w:val="00C224AF"/>
    <w:rsid w:val="00C224BA"/>
    <w:rsid w:val="00C2287D"/>
    <w:rsid w:val="00C228AE"/>
    <w:rsid w:val="00C22A43"/>
    <w:rsid w:val="00C22B4C"/>
    <w:rsid w:val="00C22D9B"/>
    <w:rsid w:val="00C22FF8"/>
    <w:rsid w:val="00C23010"/>
    <w:rsid w:val="00C234DE"/>
    <w:rsid w:val="00C23566"/>
    <w:rsid w:val="00C237D6"/>
    <w:rsid w:val="00C239A5"/>
    <w:rsid w:val="00C23E67"/>
    <w:rsid w:val="00C24201"/>
    <w:rsid w:val="00C24DD9"/>
    <w:rsid w:val="00C2541B"/>
    <w:rsid w:val="00C25500"/>
    <w:rsid w:val="00C25704"/>
    <w:rsid w:val="00C257B6"/>
    <w:rsid w:val="00C25842"/>
    <w:rsid w:val="00C25960"/>
    <w:rsid w:val="00C259D3"/>
    <w:rsid w:val="00C25A63"/>
    <w:rsid w:val="00C25A78"/>
    <w:rsid w:val="00C25FC7"/>
    <w:rsid w:val="00C261AE"/>
    <w:rsid w:val="00C26620"/>
    <w:rsid w:val="00C26821"/>
    <w:rsid w:val="00C26CB2"/>
    <w:rsid w:val="00C27162"/>
    <w:rsid w:val="00C271A1"/>
    <w:rsid w:val="00C2781D"/>
    <w:rsid w:val="00C27983"/>
    <w:rsid w:val="00C27A03"/>
    <w:rsid w:val="00C27F91"/>
    <w:rsid w:val="00C300C5"/>
    <w:rsid w:val="00C30119"/>
    <w:rsid w:val="00C304FF"/>
    <w:rsid w:val="00C307C7"/>
    <w:rsid w:val="00C30AA8"/>
    <w:rsid w:val="00C30D79"/>
    <w:rsid w:val="00C30FDA"/>
    <w:rsid w:val="00C3106C"/>
    <w:rsid w:val="00C3144A"/>
    <w:rsid w:val="00C316BF"/>
    <w:rsid w:val="00C317B9"/>
    <w:rsid w:val="00C317E4"/>
    <w:rsid w:val="00C31877"/>
    <w:rsid w:val="00C3190E"/>
    <w:rsid w:val="00C31F1C"/>
    <w:rsid w:val="00C3208A"/>
    <w:rsid w:val="00C320D9"/>
    <w:rsid w:val="00C3261C"/>
    <w:rsid w:val="00C32679"/>
    <w:rsid w:val="00C32680"/>
    <w:rsid w:val="00C326A8"/>
    <w:rsid w:val="00C3285A"/>
    <w:rsid w:val="00C328E8"/>
    <w:rsid w:val="00C328EB"/>
    <w:rsid w:val="00C32B2F"/>
    <w:rsid w:val="00C32EB7"/>
    <w:rsid w:val="00C32ED2"/>
    <w:rsid w:val="00C33530"/>
    <w:rsid w:val="00C3381A"/>
    <w:rsid w:val="00C33943"/>
    <w:rsid w:val="00C33A31"/>
    <w:rsid w:val="00C33B18"/>
    <w:rsid w:val="00C33C56"/>
    <w:rsid w:val="00C3406E"/>
    <w:rsid w:val="00C34364"/>
    <w:rsid w:val="00C346C7"/>
    <w:rsid w:val="00C349BB"/>
    <w:rsid w:val="00C34BC2"/>
    <w:rsid w:val="00C34C45"/>
    <w:rsid w:val="00C34DCA"/>
    <w:rsid w:val="00C35032"/>
    <w:rsid w:val="00C35134"/>
    <w:rsid w:val="00C3539C"/>
    <w:rsid w:val="00C35630"/>
    <w:rsid w:val="00C35958"/>
    <w:rsid w:val="00C35C50"/>
    <w:rsid w:val="00C36901"/>
    <w:rsid w:val="00C36C37"/>
    <w:rsid w:val="00C36ECA"/>
    <w:rsid w:val="00C37330"/>
    <w:rsid w:val="00C37AC5"/>
    <w:rsid w:val="00C37DFD"/>
    <w:rsid w:val="00C37FD8"/>
    <w:rsid w:val="00C401AA"/>
    <w:rsid w:val="00C405D8"/>
    <w:rsid w:val="00C40A3D"/>
    <w:rsid w:val="00C40AFF"/>
    <w:rsid w:val="00C41044"/>
    <w:rsid w:val="00C410F5"/>
    <w:rsid w:val="00C41289"/>
    <w:rsid w:val="00C4177E"/>
    <w:rsid w:val="00C417F0"/>
    <w:rsid w:val="00C41B5E"/>
    <w:rsid w:val="00C41CAF"/>
    <w:rsid w:val="00C41CD0"/>
    <w:rsid w:val="00C41EF4"/>
    <w:rsid w:val="00C42814"/>
    <w:rsid w:val="00C4387A"/>
    <w:rsid w:val="00C439CE"/>
    <w:rsid w:val="00C44096"/>
    <w:rsid w:val="00C444DD"/>
    <w:rsid w:val="00C4464C"/>
    <w:rsid w:val="00C4487E"/>
    <w:rsid w:val="00C449DC"/>
    <w:rsid w:val="00C44A5E"/>
    <w:rsid w:val="00C44AAE"/>
    <w:rsid w:val="00C44ABA"/>
    <w:rsid w:val="00C44BD9"/>
    <w:rsid w:val="00C44DA8"/>
    <w:rsid w:val="00C45049"/>
    <w:rsid w:val="00C457E1"/>
    <w:rsid w:val="00C4580C"/>
    <w:rsid w:val="00C45CD2"/>
    <w:rsid w:val="00C45D10"/>
    <w:rsid w:val="00C45DDE"/>
    <w:rsid w:val="00C45F21"/>
    <w:rsid w:val="00C460E5"/>
    <w:rsid w:val="00C46962"/>
    <w:rsid w:val="00C46B62"/>
    <w:rsid w:val="00C46C2F"/>
    <w:rsid w:val="00C46E39"/>
    <w:rsid w:val="00C46EB8"/>
    <w:rsid w:val="00C471CE"/>
    <w:rsid w:val="00C472E3"/>
    <w:rsid w:val="00C47705"/>
    <w:rsid w:val="00C47909"/>
    <w:rsid w:val="00C47D89"/>
    <w:rsid w:val="00C5031E"/>
    <w:rsid w:val="00C50463"/>
    <w:rsid w:val="00C504E6"/>
    <w:rsid w:val="00C50898"/>
    <w:rsid w:val="00C50A75"/>
    <w:rsid w:val="00C51245"/>
    <w:rsid w:val="00C516B4"/>
    <w:rsid w:val="00C51A5E"/>
    <w:rsid w:val="00C51B2E"/>
    <w:rsid w:val="00C51CD8"/>
    <w:rsid w:val="00C51FF4"/>
    <w:rsid w:val="00C520AA"/>
    <w:rsid w:val="00C5210B"/>
    <w:rsid w:val="00C52342"/>
    <w:rsid w:val="00C52CC1"/>
    <w:rsid w:val="00C52CFB"/>
    <w:rsid w:val="00C52DCB"/>
    <w:rsid w:val="00C52E8C"/>
    <w:rsid w:val="00C52F67"/>
    <w:rsid w:val="00C52FB8"/>
    <w:rsid w:val="00C53D2F"/>
    <w:rsid w:val="00C53D69"/>
    <w:rsid w:val="00C53F42"/>
    <w:rsid w:val="00C53F98"/>
    <w:rsid w:val="00C54030"/>
    <w:rsid w:val="00C54254"/>
    <w:rsid w:val="00C5468E"/>
    <w:rsid w:val="00C54AD1"/>
    <w:rsid w:val="00C54B23"/>
    <w:rsid w:val="00C54BDC"/>
    <w:rsid w:val="00C54C21"/>
    <w:rsid w:val="00C54DC9"/>
    <w:rsid w:val="00C54E66"/>
    <w:rsid w:val="00C54FEC"/>
    <w:rsid w:val="00C550D1"/>
    <w:rsid w:val="00C55204"/>
    <w:rsid w:val="00C552E5"/>
    <w:rsid w:val="00C55330"/>
    <w:rsid w:val="00C55342"/>
    <w:rsid w:val="00C55609"/>
    <w:rsid w:val="00C55B4E"/>
    <w:rsid w:val="00C55D99"/>
    <w:rsid w:val="00C56788"/>
    <w:rsid w:val="00C567AF"/>
    <w:rsid w:val="00C568EC"/>
    <w:rsid w:val="00C56AA1"/>
    <w:rsid w:val="00C56AE0"/>
    <w:rsid w:val="00C56B94"/>
    <w:rsid w:val="00C56B9E"/>
    <w:rsid w:val="00C56F64"/>
    <w:rsid w:val="00C570EC"/>
    <w:rsid w:val="00C57382"/>
    <w:rsid w:val="00C573A0"/>
    <w:rsid w:val="00C573FA"/>
    <w:rsid w:val="00C57C3A"/>
    <w:rsid w:val="00C57D19"/>
    <w:rsid w:val="00C57D59"/>
    <w:rsid w:val="00C57D5A"/>
    <w:rsid w:val="00C57F6B"/>
    <w:rsid w:val="00C60265"/>
    <w:rsid w:val="00C604A5"/>
    <w:rsid w:val="00C604F0"/>
    <w:rsid w:val="00C6061B"/>
    <w:rsid w:val="00C606F3"/>
    <w:rsid w:val="00C60A87"/>
    <w:rsid w:val="00C60ACD"/>
    <w:rsid w:val="00C60DE1"/>
    <w:rsid w:val="00C60DFB"/>
    <w:rsid w:val="00C60E8C"/>
    <w:rsid w:val="00C6115E"/>
    <w:rsid w:val="00C611E8"/>
    <w:rsid w:val="00C6142D"/>
    <w:rsid w:val="00C6160D"/>
    <w:rsid w:val="00C617BC"/>
    <w:rsid w:val="00C61889"/>
    <w:rsid w:val="00C6196D"/>
    <w:rsid w:val="00C61A0E"/>
    <w:rsid w:val="00C61B1E"/>
    <w:rsid w:val="00C61BD3"/>
    <w:rsid w:val="00C61CEB"/>
    <w:rsid w:val="00C62251"/>
    <w:rsid w:val="00C628A2"/>
    <w:rsid w:val="00C62D71"/>
    <w:rsid w:val="00C634F8"/>
    <w:rsid w:val="00C63988"/>
    <w:rsid w:val="00C63D9A"/>
    <w:rsid w:val="00C63DE1"/>
    <w:rsid w:val="00C64100"/>
    <w:rsid w:val="00C649B0"/>
    <w:rsid w:val="00C64E15"/>
    <w:rsid w:val="00C65087"/>
    <w:rsid w:val="00C650A8"/>
    <w:rsid w:val="00C65217"/>
    <w:rsid w:val="00C652B3"/>
    <w:rsid w:val="00C65508"/>
    <w:rsid w:val="00C65A5B"/>
    <w:rsid w:val="00C65BD5"/>
    <w:rsid w:val="00C65C55"/>
    <w:rsid w:val="00C65CA1"/>
    <w:rsid w:val="00C65DB4"/>
    <w:rsid w:val="00C661B1"/>
    <w:rsid w:val="00C66217"/>
    <w:rsid w:val="00C66251"/>
    <w:rsid w:val="00C66276"/>
    <w:rsid w:val="00C6645B"/>
    <w:rsid w:val="00C665DD"/>
    <w:rsid w:val="00C66BD2"/>
    <w:rsid w:val="00C66BDF"/>
    <w:rsid w:val="00C678E0"/>
    <w:rsid w:val="00C67A54"/>
    <w:rsid w:val="00C67B6D"/>
    <w:rsid w:val="00C7016E"/>
    <w:rsid w:val="00C70262"/>
    <w:rsid w:val="00C7037D"/>
    <w:rsid w:val="00C70492"/>
    <w:rsid w:val="00C7054B"/>
    <w:rsid w:val="00C70822"/>
    <w:rsid w:val="00C70A91"/>
    <w:rsid w:val="00C70CE0"/>
    <w:rsid w:val="00C70EDD"/>
    <w:rsid w:val="00C70F54"/>
    <w:rsid w:val="00C71216"/>
    <w:rsid w:val="00C71348"/>
    <w:rsid w:val="00C716EA"/>
    <w:rsid w:val="00C71A75"/>
    <w:rsid w:val="00C71C83"/>
    <w:rsid w:val="00C71DDC"/>
    <w:rsid w:val="00C71F38"/>
    <w:rsid w:val="00C721E8"/>
    <w:rsid w:val="00C724A5"/>
    <w:rsid w:val="00C724DB"/>
    <w:rsid w:val="00C725FB"/>
    <w:rsid w:val="00C7273D"/>
    <w:rsid w:val="00C72E6C"/>
    <w:rsid w:val="00C73E3A"/>
    <w:rsid w:val="00C73EB5"/>
    <w:rsid w:val="00C73F6A"/>
    <w:rsid w:val="00C74268"/>
    <w:rsid w:val="00C7491C"/>
    <w:rsid w:val="00C74A03"/>
    <w:rsid w:val="00C74A76"/>
    <w:rsid w:val="00C74BB3"/>
    <w:rsid w:val="00C74BE4"/>
    <w:rsid w:val="00C75096"/>
    <w:rsid w:val="00C75106"/>
    <w:rsid w:val="00C751B6"/>
    <w:rsid w:val="00C75263"/>
    <w:rsid w:val="00C75AE0"/>
    <w:rsid w:val="00C76121"/>
    <w:rsid w:val="00C7621C"/>
    <w:rsid w:val="00C7629E"/>
    <w:rsid w:val="00C76B19"/>
    <w:rsid w:val="00C76BBA"/>
    <w:rsid w:val="00C76DD7"/>
    <w:rsid w:val="00C76F40"/>
    <w:rsid w:val="00C770C5"/>
    <w:rsid w:val="00C77234"/>
    <w:rsid w:val="00C7758B"/>
    <w:rsid w:val="00C7769C"/>
    <w:rsid w:val="00C776F5"/>
    <w:rsid w:val="00C7778E"/>
    <w:rsid w:val="00C7789E"/>
    <w:rsid w:val="00C77B40"/>
    <w:rsid w:val="00C77BD9"/>
    <w:rsid w:val="00C800B8"/>
    <w:rsid w:val="00C8011C"/>
    <w:rsid w:val="00C80506"/>
    <w:rsid w:val="00C80510"/>
    <w:rsid w:val="00C8067E"/>
    <w:rsid w:val="00C809A0"/>
    <w:rsid w:val="00C809C0"/>
    <w:rsid w:val="00C80AED"/>
    <w:rsid w:val="00C81323"/>
    <w:rsid w:val="00C8150F"/>
    <w:rsid w:val="00C815CF"/>
    <w:rsid w:val="00C819F0"/>
    <w:rsid w:val="00C81C8D"/>
    <w:rsid w:val="00C81E7F"/>
    <w:rsid w:val="00C81EC4"/>
    <w:rsid w:val="00C824BE"/>
    <w:rsid w:val="00C8286B"/>
    <w:rsid w:val="00C829D5"/>
    <w:rsid w:val="00C82C45"/>
    <w:rsid w:val="00C82CF4"/>
    <w:rsid w:val="00C82D4E"/>
    <w:rsid w:val="00C82FCD"/>
    <w:rsid w:val="00C8303C"/>
    <w:rsid w:val="00C8342D"/>
    <w:rsid w:val="00C83448"/>
    <w:rsid w:val="00C8387F"/>
    <w:rsid w:val="00C83C2F"/>
    <w:rsid w:val="00C840BA"/>
    <w:rsid w:val="00C84A3F"/>
    <w:rsid w:val="00C84B61"/>
    <w:rsid w:val="00C84CB2"/>
    <w:rsid w:val="00C84D5B"/>
    <w:rsid w:val="00C84EFE"/>
    <w:rsid w:val="00C85084"/>
    <w:rsid w:val="00C8548A"/>
    <w:rsid w:val="00C85643"/>
    <w:rsid w:val="00C8590C"/>
    <w:rsid w:val="00C867A3"/>
    <w:rsid w:val="00C867A8"/>
    <w:rsid w:val="00C867AF"/>
    <w:rsid w:val="00C86B13"/>
    <w:rsid w:val="00C86FF6"/>
    <w:rsid w:val="00C87137"/>
    <w:rsid w:val="00C87212"/>
    <w:rsid w:val="00C873A8"/>
    <w:rsid w:val="00C8763B"/>
    <w:rsid w:val="00C87888"/>
    <w:rsid w:val="00C878FA"/>
    <w:rsid w:val="00C879ED"/>
    <w:rsid w:val="00C87C07"/>
    <w:rsid w:val="00C87DA2"/>
    <w:rsid w:val="00C87DB1"/>
    <w:rsid w:val="00C900C8"/>
    <w:rsid w:val="00C90A53"/>
    <w:rsid w:val="00C911AE"/>
    <w:rsid w:val="00C91714"/>
    <w:rsid w:val="00C917C0"/>
    <w:rsid w:val="00C919AB"/>
    <w:rsid w:val="00C919F3"/>
    <w:rsid w:val="00C91CDA"/>
    <w:rsid w:val="00C920E9"/>
    <w:rsid w:val="00C9228D"/>
    <w:rsid w:val="00C922D2"/>
    <w:rsid w:val="00C9283A"/>
    <w:rsid w:val="00C928A4"/>
    <w:rsid w:val="00C929AC"/>
    <w:rsid w:val="00C92B59"/>
    <w:rsid w:val="00C93149"/>
    <w:rsid w:val="00C9330C"/>
    <w:rsid w:val="00C934C9"/>
    <w:rsid w:val="00C93536"/>
    <w:rsid w:val="00C93663"/>
    <w:rsid w:val="00C93807"/>
    <w:rsid w:val="00C93D16"/>
    <w:rsid w:val="00C93D41"/>
    <w:rsid w:val="00C93E18"/>
    <w:rsid w:val="00C93E46"/>
    <w:rsid w:val="00C93FE7"/>
    <w:rsid w:val="00C940CB"/>
    <w:rsid w:val="00C94A01"/>
    <w:rsid w:val="00C94C81"/>
    <w:rsid w:val="00C94D56"/>
    <w:rsid w:val="00C94D6B"/>
    <w:rsid w:val="00C94E64"/>
    <w:rsid w:val="00C95094"/>
    <w:rsid w:val="00C954A3"/>
    <w:rsid w:val="00C956A9"/>
    <w:rsid w:val="00C95984"/>
    <w:rsid w:val="00C959D0"/>
    <w:rsid w:val="00C95A16"/>
    <w:rsid w:val="00C95CBE"/>
    <w:rsid w:val="00C95E79"/>
    <w:rsid w:val="00C95EA8"/>
    <w:rsid w:val="00C96025"/>
    <w:rsid w:val="00C96484"/>
    <w:rsid w:val="00C96E72"/>
    <w:rsid w:val="00C9705E"/>
    <w:rsid w:val="00C973D4"/>
    <w:rsid w:val="00C97496"/>
    <w:rsid w:val="00C9771D"/>
    <w:rsid w:val="00C977DB"/>
    <w:rsid w:val="00C97A9C"/>
    <w:rsid w:val="00C97C2D"/>
    <w:rsid w:val="00CA0554"/>
    <w:rsid w:val="00CA09BB"/>
    <w:rsid w:val="00CA0A34"/>
    <w:rsid w:val="00CA0C35"/>
    <w:rsid w:val="00CA0E9A"/>
    <w:rsid w:val="00CA0FA3"/>
    <w:rsid w:val="00CA14A6"/>
    <w:rsid w:val="00CA199E"/>
    <w:rsid w:val="00CA1B6E"/>
    <w:rsid w:val="00CA1DC3"/>
    <w:rsid w:val="00CA2124"/>
    <w:rsid w:val="00CA26EB"/>
    <w:rsid w:val="00CA27C3"/>
    <w:rsid w:val="00CA27C9"/>
    <w:rsid w:val="00CA2855"/>
    <w:rsid w:val="00CA2941"/>
    <w:rsid w:val="00CA2A9F"/>
    <w:rsid w:val="00CA2C8C"/>
    <w:rsid w:val="00CA34C2"/>
    <w:rsid w:val="00CA3594"/>
    <w:rsid w:val="00CA374D"/>
    <w:rsid w:val="00CA3832"/>
    <w:rsid w:val="00CA3886"/>
    <w:rsid w:val="00CA38F5"/>
    <w:rsid w:val="00CA3CF5"/>
    <w:rsid w:val="00CA431E"/>
    <w:rsid w:val="00CA4415"/>
    <w:rsid w:val="00CA4578"/>
    <w:rsid w:val="00CA48E4"/>
    <w:rsid w:val="00CA4E4A"/>
    <w:rsid w:val="00CA4F71"/>
    <w:rsid w:val="00CA5052"/>
    <w:rsid w:val="00CA5159"/>
    <w:rsid w:val="00CA5233"/>
    <w:rsid w:val="00CA52F9"/>
    <w:rsid w:val="00CA542B"/>
    <w:rsid w:val="00CA563C"/>
    <w:rsid w:val="00CA5E31"/>
    <w:rsid w:val="00CA5F8A"/>
    <w:rsid w:val="00CA5F9F"/>
    <w:rsid w:val="00CA5FE2"/>
    <w:rsid w:val="00CA61BA"/>
    <w:rsid w:val="00CA63D1"/>
    <w:rsid w:val="00CA63ED"/>
    <w:rsid w:val="00CA64A5"/>
    <w:rsid w:val="00CA6B0C"/>
    <w:rsid w:val="00CA6B1F"/>
    <w:rsid w:val="00CA6DF3"/>
    <w:rsid w:val="00CA6E09"/>
    <w:rsid w:val="00CA72DE"/>
    <w:rsid w:val="00CA75E2"/>
    <w:rsid w:val="00CA7667"/>
    <w:rsid w:val="00CA7686"/>
    <w:rsid w:val="00CA785E"/>
    <w:rsid w:val="00CA786E"/>
    <w:rsid w:val="00CA7AA7"/>
    <w:rsid w:val="00CA7C6C"/>
    <w:rsid w:val="00CB01C7"/>
    <w:rsid w:val="00CB08AA"/>
    <w:rsid w:val="00CB0A3D"/>
    <w:rsid w:val="00CB0B2A"/>
    <w:rsid w:val="00CB0C18"/>
    <w:rsid w:val="00CB0D7C"/>
    <w:rsid w:val="00CB0E59"/>
    <w:rsid w:val="00CB1335"/>
    <w:rsid w:val="00CB1401"/>
    <w:rsid w:val="00CB143F"/>
    <w:rsid w:val="00CB1602"/>
    <w:rsid w:val="00CB1B67"/>
    <w:rsid w:val="00CB1E09"/>
    <w:rsid w:val="00CB1EEA"/>
    <w:rsid w:val="00CB1F54"/>
    <w:rsid w:val="00CB20FB"/>
    <w:rsid w:val="00CB2416"/>
    <w:rsid w:val="00CB2EEE"/>
    <w:rsid w:val="00CB3157"/>
    <w:rsid w:val="00CB3484"/>
    <w:rsid w:val="00CB3773"/>
    <w:rsid w:val="00CB3873"/>
    <w:rsid w:val="00CB3908"/>
    <w:rsid w:val="00CB39C1"/>
    <w:rsid w:val="00CB3B59"/>
    <w:rsid w:val="00CB3FEB"/>
    <w:rsid w:val="00CB422B"/>
    <w:rsid w:val="00CB4236"/>
    <w:rsid w:val="00CB4547"/>
    <w:rsid w:val="00CB4839"/>
    <w:rsid w:val="00CB499D"/>
    <w:rsid w:val="00CB4B70"/>
    <w:rsid w:val="00CB4B8B"/>
    <w:rsid w:val="00CB4C8D"/>
    <w:rsid w:val="00CB4D15"/>
    <w:rsid w:val="00CB5100"/>
    <w:rsid w:val="00CB51B0"/>
    <w:rsid w:val="00CB53C2"/>
    <w:rsid w:val="00CB5603"/>
    <w:rsid w:val="00CB574C"/>
    <w:rsid w:val="00CB58DF"/>
    <w:rsid w:val="00CB5AB9"/>
    <w:rsid w:val="00CB5AF9"/>
    <w:rsid w:val="00CB5BC1"/>
    <w:rsid w:val="00CB6620"/>
    <w:rsid w:val="00CB674D"/>
    <w:rsid w:val="00CB6885"/>
    <w:rsid w:val="00CB6BA8"/>
    <w:rsid w:val="00CB6D99"/>
    <w:rsid w:val="00CB6F59"/>
    <w:rsid w:val="00CB704F"/>
    <w:rsid w:val="00CB70A6"/>
    <w:rsid w:val="00CB7328"/>
    <w:rsid w:val="00CB79BA"/>
    <w:rsid w:val="00CB7A8C"/>
    <w:rsid w:val="00CB7B85"/>
    <w:rsid w:val="00CC0233"/>
    <w:rsid w:val="00CC04C8"/>
    <w:rsid w:val="00CC074A"/>
    <w:rsid w:val="00CC0C49"/>
    <w:rsid w:val="00CC0D09"/>
    <w:rsid w:val="00CC0DA0"/>
    <w:rsid w:val="00CC0DB3"/>
    <w:rsid w:val="00CC132D"/>
    <w:rsid w:val="00CC144B"/>
    <w:rsid w:val="00CC16A8"/>
    <w:rsid w:val="00CC172C"/>
    <w:rsid w:val="00CC1E4F"/>
    <w:rsid w:val="00CC1F77"/>
    <w:rsid w:val="00CC20FB"/>
    <w:rsid w:val="00CC234B"/>
    <w:rsid w:val="00CC2417"/>
    <w:rsid w:val="00CC2949"/>
    <w:rsid w:val="00CC2A25"/>
    <w:rsid w:val="00CC2D31"/>
    <w:rsid w:val="00CC2DBB"/>
    <w:rsid w:val="00CC320C"/>
    <w:rsid w:val="00CC320E"/>
    <w:rsid w:val="00CC324D"/>
    <w:rsid w:val="00CC348C"/>
    <w:rsid w:val="00CC374D"/>
    <w:rsid w:val="00CC39CC"/>
    <w:rsid w:val="00CC3A05"/>
    <w:rsid w:val="00CC3D5C"/>
    <w:rsid w:val="00CC3F87"/>
    <w:rsid w:val="00CC41B3"/>
    <w:rsid w:val="00CC43DD"/>
    <w:rsid w:val="00CC44A2"/>
    <w:rsid w:val="00CC45B4"/>
    <w:rsid w:val="00CC4A6A"/>
    <w:rsid w:val="00CC5070"/>
    <w:rsid w:val="00CC5378"/>
    <w:rsid w:val="00CC5506"/>
    <w:rsid w:val="00CC5792"/>
    <w:rsid w:val="00CC58F6"/>
    <w:rsid w:val="00CC6036"/>
    <w:rsid w:val="00CC60ED"/>
    <w:rsid w:val="00CC6125"/>
    <w:rsid w:val="00CC64AF"/>
    <w:rsid w:val="00CC65F2"/>
    <w:rsid w:val="00CC674B"/>
    <w:rsid w:val="00CC68F5"/>
    <w:rsid w:val="00CC6D33"/>
    <w:rsid w:val="00CC6D60"/>
    <w:rsid w:val="00CC7193"/>
    <w:rsid w:val="00CC7628"/>
    <w:rsid w:val="00CC7871"/>
    <w:rsid w:val="00CC7C58"/>
    <w:rsid w:val="00CC7D46"/>
    <w:rsid w:val="00CC7F50"/>
    <w:rsid w:val="00CD031F"/>
    <w:rsid w:val="00CD0C8E"/>
    <w:rsid w:val="00CD0E64"/>
    <w:rsid w:val="00CD0FC7"/>
    <w:rsid w:val="00CD12F0"/>
    <w:rsid w:val="00CD1700"/>
    <w:rsid w:val="00CD17AA"/>
    <w:rsid w:val="00CD18F8"/>
    <w:rsid w:val="00CD1D8D"/>
    <w:rsid w:val="00CD1E03"/>
    <w:rsid w:val="00CD2095"/>
    <w:rsid w:val="00CD2412"/>
    <w:rsid w:val="00CD25F9"/>
    <w:rsid w:val="00CD2819"/>
    <w:rsid w:val="00CD28AA"/>
    <w:rsid w:val="00CD2AAF"/>
    <w:rsid w:val="00CD30DD"/>
    <w:rsid w:val="00CD30EC"/>
    <w:rsid w:val="00CD35CA"/>
    <w:rsid w:val="00CD35E9"/>
    <w:rsid w:val="00CD362E"/>
    <w:rsid w:val="00CD3968"/>
    <w:rsid w:val="00CD3B19"/>
    <w:rsid w:val="00CD3C60"/>
    <w:rsid w:val="00CD4137"/>
    <w:rsid w:val="00CD4984"/>
    <w:rsid w:val="00CD4993"/>
    <w:rsid w:val="00CD4B8F"/>
    <w:rsid w:val="00CD4F4A"/>
    <w:rsid w:val="00CD504B"/>
    <w:rsid w:val="00CD5243"/>
    <w:rsid w:val="00CD52D1"/>
    <w:rsid w:val="00CD532E"/>
    <w:rsid w:val="00CD55B9"/>
    <w:rsid w:val="00CD574F"/>
    <w:rsid w:val="00CD5975"/>
    <w:rsid w:val="00CD5BE8"/>
    <w:rsid w:val="00CD64CA"/>
    <w:rsid w:val="00CD6A26"/>
    <w:rsid w:val="00CD6B4D"/>
    <w:rsid w:val="00CD6B53"/>
    <w:rsid w:val="00CD6CA5"/>
    <w:rsid w:val="00CD6CDE"/>
    <w:rsid w:val="00CD6ED7"/>
    <w:rsid w:val="00CD6F2A"/>
    <w:rsid w:val="00CD7352"/>
    <w:rsid w:val="00CD7A8F"/>
    <w:rsid w:val="00CE020E"/>
    <w:rsid w:val="00CE0AC1"/>
    <w:rsid w:val="00CE0E35"/>
    <w:rsid w:val="00CE0FC5"/>
    <w:rsid w:val="00CE11DB"/>
    <w:rsid w:val="00CE1478"/>
    <w:rsid w:val="00CE15A8"/>
    <w:rsid w:val="00CE1780"/>
    <w:rsid w:val="00CE1E00"/>
    <w:rsid w:val="00CE2112"/>
    <w:rsid w:val="00CE24F7"/>
    <w:rsid w:val="00CE25AE"/>
    <w:rsid w:val="00CE26D0"/>
    <w:rsid w:val="00CE2816"/>
    <w:rsid w:val="00CE28E3"/>
    <w:rsid w:val="00CE2DB4"/>
    <w:rsid w:val="00CE2E2A"/>
    <w:rsid w:val="00CE3156"/>
    <w:rsid w:val="00CE33B0"/>
    <w:rsid w:val="00CE3519"/>
    <w:rsid w:val="00CE39FD"/>
    <w:rsid w:val="00CE3A7F"/>
    <w:rsid w:val="00CE3CCB"/>
    <w:rsid w:val="00CE3D5F"/>
    <w:rsid w:val="00CE3E76"/>
    <w:rsid w:val="00CE4196"/>
    <w:rsid w:val="00CE45C2"/>
    <w:rsid w:val="00CE46E8"/>
    <w:rsid w:val="00CE48A2"/>
    <w:rsid w:val="00CE4B03"/>
    <w:rsid w:val="00CE5060"/>
    <w:rsid w:val="00CE506E"/>
    <w:rsid w:val="00CE54BB"/>
    <w:rsid w:val="00CE558B"/>
    <w:rsid w:val="00CE5AEC"/>
    <w:rsid w:val="00CE5B2C"/>
    <w:rsid w:val="00CE6358"/>
    <w:rsid w:val="00CE64A3"/>
    <w:rsid w:val="00CE6615"/>
    <w:rsid w:val="00CE667F"/>
    <w:rsid w:val="00CE672D"/>
    <w:rsid w:val="00CE69ED"/>
    <w:rsid w:val="00CE6D9E"/>
    <w:rsid w:val="00CE6F7F"/>
    <w:rsid w:val="00CE7015"/>
    <w:rsid w:val="00CE738F"/>
    <w:rsid w:val="00CE73E3"/>
    <w:rsid w:val="00CE790E"/>
    <w:rsid w:val="00CE7FD2"/>
    <w:rsid w:val="00CF0913"/>
    <w:rsid w:val="00CF0D0C"/>
    <w:rsid w:val="00CF0D5E"/>
    <w:rsid w:val="00CF136B"/>
    <w:rsid w:val="00CF165E"/>
    <w:rsid w:val="00CF16A8"/>
    <w:rsid w:val="00CF1766"/>
    <w:rsid w:val="00CF1D6E"/>
    <w:rsid w:val="00CF2078"/>
    <w:rsid w:val="00CF21B7"/>
    <w:rsid w:val="00CF2A99"/>
    <w:rsid w:val="00CF2B3C"/>
    <w:rsid w:val="00CF2FEC"/>
    <w:rsid w:val="00CF3036"/>
    <w:rsid w:val="00CF3058"/>
    <w:rsid w:val="00CF33DD"/>
    <w:rsid w:val="00CF37A6"/>
    <w:rsid w:val="00CF38E6"/>
    <w:rsid w:val="00CF3BB4"/>
    <w:rsid w:val="00CF3CCF"/>
    <w:rsid w:val="00CF4209"/>
    <w:rsid w:val="00CF4386"/>
    <w:rsid w:val="00CF45C8"/>
    <w:rsid w:val="00CF47EF"/>
    <w:rsid w:val="00CF48B6"/>
    <w:rsid w:val="00CF48CF"/>
    <w:rsid w:val="00CF4A0E"/>
    <w:rsid w:val="00CF5162"/>
    <w:rsid w:val="00CF517A"/>
    <w:rsid w:val="00CF5251"/>
    <w:rsid w:val="00CF53DC"/>
    <w:rsid w:val="00CF5524"/>
    <w:rsid w:val="00CF5651"/>
    <w:rsid w:val="00CF5AEC"/>
    <w:rsid w:val="00CF5C91"/>
    <w:rsid w:val="00CF5D50"/>
    <w:rsid w:val="00CF5F1F"/>
    <w:rsid w:val="00CF5F30"/>
    <w:rsid w:val="00CF6034"/>
    <w:rsid w:val="00CF6C7B"/>
    <w:rsid w:val="00CF6E5C"/>
    <w:rsid w:val="00CF7063"/>
    <w:rsid w:val="00CF7176"/>
    <w:rsid w:val="00CF72B8"/>
    <w:rsid w:val="00CF734F"/>
    <w:rsid w:val="00CF76CF"/>
    <w:rsid w:val="00CF7C13"/>
    <w:rsid w:val="00CF7F8E"/>
    <w:rsid w:val="00D003C3"/>
    <w:rsid w:val="00D00E37"/>
    <w:rsid w:val="00D0150C"/>
    <w:rsid w:val="00D016B3"/>
    <w:rsid w:val="00D01773"/>
    <w:rsid w:val="00D01DDE"/>
    <w:rsid w:val="00D01F50"/>
    <w:rsid w:val="00D020BA"/>
    <w:rsid w:val="00D020C3"/>
    <w:rsid w:val="00D02533"/>
    <w:rsid w:val="00D02A06"/>
    <w:rsid w:val="00D02C4B"/>
    <w:rsid w:val="00D02C9A"/>
    <w:rsid w:val="00D02CF0"/>
    <w:rsid w:val="00D03894"/>
    <w:rsid w:val="00D03CDD"/>
    <w:rsid w:val="00D03D94"/>
    <w:rsid w:val="00D03D97"/>
    <w:rsid w:val="00D03E86"/>
    <w:rsid w:val="00D03F9E"/>
    <w:rsid w:val="00D03FBA"/>
    <w:rsid w:val="00D04091"/>
    <w:rsid w:val="00D04749"/>
    <w:rsid w:val="00D04849"/>
    <w:rsid w:val="00D04B78"/>
    <w:rsid w:val="00D04FC4"/>
    <w:rsid w:val="00D0511F"/>
    <w:rsid w:val="00D05350"/>
    <w:rsid w:val="00D05891"/>
    <w:rsid w:val="00D05BF9"/>
    <w:rsid w:val="00D05F6F"/>
    <w:rsid w:val="00D05FE0"/>
    <w:rsid w:val="00D0623B"/>
    <w:rsid w:val="00D064F1"/>
    <w:rsid w:val="00D06519"/>
    <w:rsid w:val="00D06893"/>
    <w:rsid w:val="00D06B69"/>
    <w:rsid w:val="00D06CC8"/>
    <w:rsid w:val="00D071CF"/>
    <w:rsid w:val="00D07302"/>
    <w:rsid w:val="00D07570"/>
    <w:rsid w:val="00D075A3"/>
    <w:rsid w:val="00D07831"/>
    <w:rsid w:val="00D07884"/>
    <w:rsid w:val="00D07886"/>
    <w:rsid w:val="00D079C5"/>
    <w:rsid w:val="00D07A26"/>
    <w:rsid w:val="00D07D1E"/>
    <w:rsid w:val="00D07EA9"/>
    <w:rsid w:val="00D07FAF"/>
    <w:rsid w:val="00D100CC"/>
    <w:rsid w:val="00D10177"/>
    <w:rsid w:val="00D102B7"/>
    <w:rsid w:val="00D10395"/>
    <w:rsid w:val="00D103F8"/>
    <w:rsid w:val="00D106C2"/>
    <w:rsid w:val="00D10C11"/>
    <w:rsid w:val="00D10E7E"/>
    <w:rsid w:val="00D110EA"/>
    <w:rsid w:val="00D11407"/>
    <w:rsid w:val="00D11920"/>
    <w:rsid w:val="00D11979"/>
    <w:rsid w:val="00D11C13"/>
    <w:rsid w:val="00D11C27"/>
    <w:rsid w:val="00D11CC8"/>
    <w:rsid w:val="00D11E71"/>
    <w:rsid w:val="00D122F6"/>
    <w:rsid w:val="00D1244A"/>
    <w:rsid w:val="00D1263E"/>
    <w:rsid w:val="00D12B34"/>
    <w:rsid w:val="00D13015"/>
    <w:rsid w:val="00D1304C"/>
    <w:rsid w:val="00D133FF"/>
    <w:rsid w:val="00D1342C"/>
    <w:rsid w:val="00D13526"/>
    <w:rsid w:val="00D13537"/>
    <w:rsid w:val="00D1353C"/>
    <w:rsid w:val="00D1363A"/>
    <w:rsid w:val="00D1395B"/>
    <w:rsid w:val="00D13ADA"/>
    <w:rsid w:val="00D13DD0"/>
    <w:rsid w:val="00D14010"/>
    <w:rsid w:val="00D1431F"/>
    <w:rsid w:val="00D14323"/>
    <w:rsid w:val="00D14338"/>
    <w:rsid w:val="00D14969"/>
    <w:rsid w:val="00D14B51"/>
    <w:rsid w:val="00D14E0A"/>
    <w:rsid w:val="00D14E5A"/>
    <w:rsid w:val="00D150BD"/>
    <w:rsid w:val="00D152C8"/>
    <w:rsid w:val="00D15392"/>
    <w:rsid w:val="00D153B1"/>
    <w:rsid w:val="00D15490"/>
    <w:rsid w:val="00D15852"/>
    <w:rsid w:val="00D15968"/>
    <w:rsid w:val="00D15A81"/>
    <w:rsid w:val="00D15B78"/>
    <w:rsid w:val="00D15F09"/>
    <w:rsid w:val="00D15F55"/>
    <w:rsid w:val="00D15FD3"/>
    <w:rsid w:val="00D16002"/>
    <w:rsid w:val="00D16275"/>
    <w:rsid w:val="00D16758"/>
    <w:rsid w:val="00D16831"/>
    <w:rsid w:val="00D16838"/>
    <w:rsid w:val="00D16D11"/>
    <w:rsid w:val="00D17408"/>
    <w:rsid w:val="00D17928"/>
    <w:rsid w:val="00D17AB9"/>
    <w:rsid w:val="00D17BC2"/>
    <w:rsid w:val="00D200FC"/>
    <w:rsid w:val="00D20566"/>
    <w:rsid w:val="00D20654"/>
    <w:rsid w:val="00D20694"/>
    <w:rsid w:val="00D20718"/>
    <w:rsid w:val="00D20811"/>
    <w:rsid w:val="00D20938"/>
    <w:rsid w:val="00D20AAB"/>
    <w:rsid w:val="00D20AF8"/>
    <w:rsid w:val="00D20C50"/>
    <w:rsid w:val="00D20DD7"/>
    <w:rsid w:val="00D20E33"/>
    <w:rsid w:val="00D21194"/>
    <w:rsid w:val="00D2133A"/>
    <w:rsid w:val="00D217DB"/>
    <w:rsid w:val="00D217E3"/>
    <w:rsid w:val="00D21C72"/>
    <w:rsid w:val="00D21DFB"/>
    <w:rsid w:val="00D22072"/>
    <w:rsid w:val="00D2213F"/>
    <w:rsid w:val="00D22402"/>
    <w:rsid w:val="00D227B7"/>
    <w:rsid w:val="00D228C5"/>
    <w:rsid w:val="00D22C51"/>
    <w:rsid w:val="00D22EB2"/>
    <w:rsid w:val="00D22F52"/>
    <w:rsid w:val="00D2351E"/>
    <w:rsid w:val="00D23559"/>
    <w:rsid w:val="00D237D5"/>
    <w:rsid w:val="00D237E4"/>
    <w:rsid w:val="00D23C2B"/>
    <w:rsid w:val="00D23DBB"/>
    <w:rsid w:val="00D2401E"/>
    <w:rsid w:val="00D244B6"/>
    <w:rsid w:val="00D24783"/>
    <w:rsid w:val="00D24E8F"/>
    <w:rsid w:val="00D2506B"/>
    <w:rsid w:val="00D250AC"/>
    <w:rsid w:val="00D2548B"/>
    <w:rsid w:val="00D25AA1"/>
    <w:rsid w:val="00D25AC2"/>
    <w:rsid w:val="00D2604A"/>
    <w:rsid w:val="00D26657"/>
    <w:rsid w:val="00D26685"/>
    <w:rsid w:val="00D26965"/>
    <w:rsid w:val="00D269C7"/>
    <w:rsid w:val="00D26AC0"/>
    <w:rsid w:val="00D26B5E"/>
    <w:rsid w:val="00D26F32"/>
    <w:rsid w:val="00D26FBD"/>
    <w:rsid w:val="00D277B5"/>
    <w:rsid w:val="00D278AB"/>
    <w:rsid w:val="00D27969"/>
    <w:rsid w:val="00D27C20"/>
    <w:rsid w:val="00D302B5"/>
    <w:rsid w:val="00D3037E"/>
    <w:rsid w:val="00D30B71"/>
    <w:rsid w:val="00D30D11"/>
    <w:rsid w:val="00D30E0D"/>
    <w:rsid w:val="00D30F01"/>
    <w:rsid w:val="00D30F7A"/>
    <w:rsid w:val="00D31017"/>
    <w:rsid w:val="00D3130C"/>
    <w:rsid w:val="00D3160A"/>
    <w:rsid w:val="00D3166F"/>
    <w:rsid w:val="00D31C0A"/>
    <w:rsid w:val="00D31CC3"/>
    <w:rsid w:val="00D31D86"/>
    <w:rsid w:val="00D31F5F"/>
    <w:rsid w:val="00D31FAB"/>
    <w:rsid w:val="00D32195"/>
    <w:rsid w:val="00D3227B"/>
    <w:rsid w:val="00D3229C"/>
    <w:rsid w:val="00D322FA"/>
    <w:rsid w:val="00D32357"/>
    <w:rsid w:val="00D32749"/>
    <w:rsid w:val="00D327D4"/>
    <w:rsid w:val="00D32855"/>
    <w:rsid w:val="00D328F6"/>
    <w:rsid w:val="00D32A41"/>
    <w:rsid w:val="00D32B10"/>
    <w:rsid w:val="00D32D49"/>
    <w:rsid w:val="00D32F23"/>
    <w:rsid w:val="00D330D8"/>
    <w:rsid w:val="00D337F8"/>
    <w:rsid w:val="00D338D3"/>
    <w:rsid w:val="00D33A6C"/>
    <w:rsid w:val="00D33D4F"/>
    <w:rsid w:val="00D33F32"/>
    <w:rsid w:val="00D33F82"/>
    <w:rsid w:val="00D340AA"/>
    <w:rsid w:val="00D34181"/>
    <w:rsid w:val="00D341DB"/>
    <w:rsid w:val="00D343A3"/>
    <w:rsid w:val="00D34559"/>
    <w:rsid w:val="00D34998"/>
    <w:rsid w:val="00D34D45"/>
    <w:rsid w:val="00D34E8B"/>
    <w:rsid w:val="00D34E8D"/>
    <w:rsid w:val="00D35068"/>
    <w:rsid w:val="00D3566C"/>
    <w:rsid w:val="00D356BF"/>
    <w:rsid w:val="00D357BE"/>
    <w:rsid w:val="00D3602F"/>
    <w:rsid w:val="00D368C8"/>
    <w:rsid w:val="00D36C3C"/>
    <w:rsid w:val="00D36D09"/>
    <w:rsid w:val="00D36E5D"/>
    <w:rsid w:val="00D37504"/>
    <w:rsid w:val="00D37E3F"/>
    <w:rsid w:val="00D37E8B"/>
    <w:rsid w:val="00D37F12"/>
    <w:rsid w:val="00D40173"/>
    <w:rsid w:val="00D404E2"/>
    <w:rsid w:val="00D40709"/>
    <w:rsid w:val="00D408B9"/>
    <w:rsid w:val="00D40ADE"/>
    <w:rsid w:val="00D41356"/>
    <w:rsid w:val="00D41B55"/>
    <w:rsid w:val="00D41D39"/>
    <w:rsid w:val="00D42168"/>
    <w:rsid w:val="00D42386"/>
    <w:rsid w:val="00D429FF"/>
    <w:rsid w:val="00D42AE7"/>
    <w:rsid w:val="00D431B9"/>
    <w:rsid w:val="00D4384F"/>
    <w:rsid w:val="00D43A46"/>
    <w:rsid w:val="00D4409B"/>
    <w:rsid w:val="00D441C5"/>
    <w:rsid w:val="00D44343"/>
    <w:rsid w:val="00D447AB"/>
    <w:rsid w:val="00D448AA"/>
    <w:rsid w:val="00D4494E"/>
    <w:rsid w:val="00D45621"/>
    <w:rsid w:val="00D45667"/>
    <w:rsid w:val="00D457CD"/>
    <w:rsid w:val="00D458CE"/>
    <w:rsid w:val="00D459C7"/>
    <w:rsid w:val="00D45A41"/>
    <w:rsid w:val="00D45A60"/>
    <w:rsid w:val="00D45BFE"/>
    <w:rsid w:val="00D45CFA"/>
    <w:rsid w:val="00D46016"/>
    <w:rsid w:val="00D46022"/>
    <w:rsid w:val="00D460E4"/>
    <w:rsid w:val="00D463CF"/>
    <w:rsid w:val="00D465BF"/>
    <w:rsid w:val="00D4660F"/>
    <w:rsid w:val="00D466AC"/>
    <w:rsid w:val="00D46841"/>
    <w:rsid w:val="00D46B96"/>
    <w:rsid w:val="00D46D14"/>
    <w:rsid w:val="00D46FDC"/>
    <w:rsid w:val="00D4701A"/>
    <w:rsid w:val="00D4701F"/>
    <w:rsid w:val="00D4747F"/>
    <w:rsid w:val="00D478B9"/>
    <w:rsid w:val="00D47C92"/>
    <w:rsid w:val="00D47DC7"/>
    <w:rsid w:val="00D500C3"/>
    <w:rsid w:val="00D5015E"/>
    <w:rsid w:val="00D50229"/>
    <w:rsid w:val="00D50357"/>
    <w:rsid w:val="00D503A5"/>
    <w:rsid w:val="00D50406"/>
    <w:rsid w:val="00D510CC"/>
    <w:rsid w:val="00D51188"/>
    <w:rsid w:val="00D511B5"/>
    <w:rsid w:val="00D5163D"/>
    <w:rsid w:val="00D51701"/>
    <w:rsid w:val="00D51797"/>
    <w:rsid w:val="00D51BB7"/>
    <w:rsid w:val="00D51C87"/>
    <w:rsid w:val="00D51CC0"/>
    <w:rsid w:val="00D51E78"/>
    <w:rsid w:val="00D51FF9"/>
    <w:rsid w:val="00D52158"/>
    <w:rsid w:val="00D524D2"/>
    <w:rsid w:val="00D5251B"/>
    <w:rsid w:val="00D52DE7"/>
    <w:rsid w:val="00D52F38"/>
    <w:rsid w:val="00D52F3C"/>
    <w:rsid w:val="00D531C5"/>
    <w:rsid w:val="00D53401"/>
    <w:rsid w:val="00D5367D"/>
    <w:rsid w:val="00D5403F"/>
    <w:rsid w:val="00D54286"/>
    <w:rsid w:val="00D54714"/>
    <w:rsid w:val="00D54A35"/>
    <w:rsid w:val="00D54A6B"/>
    <w:rsid w:val="00D54AF0"/>
    <w:rsid w:val="00D54E41"/>
    <w:rsid w:val="00D5525C"/>
    <w:rsid w:val="00D55547"/>
    <w:rsid w:val="00D557F9"/>
    <w:rsid w:val="00D55B3D"/>
    <w:rsid w:val="00D560F1"/>
    <w:rsid w:val="00D56189"/>
    <w:rsid w:val="00D56866"/>
    <w:rsid w:val="00D56C09"/>
    <w:rsid w:val="00D57137"/>
    <w:rsid w:val="00D57538"/>
    <w:rsid w:val="00D575E3"/>
    <w:rsid w:val="00D5771C"/>
    <w:rsid w:val="00D57844"/>
    <w:rsid w:val="00D578B2"/>
    <w:rsid w:val="00D5792D"/>
    <w:rsid w:val="00D5793E"/>
    <w:rsid w:val="00D57BD5"/>
    <w:rsid w:val="00D57DF9"/>
    <w:rsid w:val="00D603C3"/>
    <w:rsid w:val="00D606F1"/>
    <w:rsid w:val="00D609E1"/>
    <w:rsid w:val="00D60AB6"/>
    <w:rsid w:val="00D60B08"/>
    <w:rsid w:val="00D60D88"/>
    <w:rsid w:val="00D611DB"/>
    <w:rsid w:val="00D612D8"/>
    <w:rsid w:val="00D61428"/>
    <w:rsid w:val="00D614FF"/>
    <w:rsid w:val="00D6151A"/>
    <w:rsid w:val="00D615C1"/>
    <w:rsid w:val="00D61627"/>
    <w:rsid w:val="00D61660"/>
    <w:rsid w:val="00D616CB"/>
    <w:rsid w:val="00D61C2F"/>
    <w:rsid w:val="00D61DE2"/>
    <w:rsid w:val="00D61E72"/>
    <w:rsid w:val="00D621F6"/>
    <w:rsid w:val="00D62286"/>
    <w:rsid w:val="00D62C9D"/>
    <w:rsid w:val="00D63028"/>
    <w:rsid w:val="00D632F9"/>
    <w:rsid w:val="00D634CF"/>
    <w:rsid w:val="00D6371A"/>
    <w:rsid w:val="00D63844"/>
    <w:rsid w:val="00D63D20"/>
    <w:rsid w:val="00D63D77"/>
    <w:rsid w:val="00D63DEC"/>
    <w:rsid w:val="00D63E7C"/>
    <w:rsid w:val="00D63E83"/>
    <w:rsid w:val="00D63EFD"/>
    <w:rsid w:val="00D63F0D"/>
    <w:rsid w:val="00D63F4A"/>
    <w:rsid w:val="00D642F0"/>
    <w:rsid w:val="00D644D6"/>
    <w:rsid w:val="00D64963"/>
    <w:rsid w:val="00D64AFE"/>
    <w:rsid w:val="00D64B36"/>
    <w:rsid w:val="00D64BF4"/>
    <w:rsid w:val="00D64CA5"/>
    <w:rsid w:val="00D65040"/>
    <w:rsid w:val="00D651A1"/>
    <w:rsid w:val="00D653A9"/>
    <w:rsid w:val="00D654B4"/>
    <w:rsid w:val="00D65668"/>
    <w:rsid w:val="00D660A2"/>
    <w:rsid w:val="00D665D9"/>
    <w:rsid w:val="00D669E1"/>
    <w:rsid w:val="00D66A1D"/>
    <w:rsid w:val="00D66BF7"/>
    <w:rsid w:val="00D66C46"/>
    <w:rsid w:val="00D66D12"/>
    <w:rsid w:val="00D67130"/>
    <w:rsid w:val="00D67511"/>
    <w:rsid w:val="00D677E1"/>
    <w:rsid w:val="00D679A6"/>
    <w:rsid w:val="00D67C42"/>
    <w:rsid w:val="00D67E31"/>
    <w:rsid w:val="00D67E62"/>
    <w:rsid w:val="00D70301"/>
    <w:rsid w:val="00D70328"/>
    <w:rsid w:val="00D7062F"/>
    <w:rsid w:val="00D707DA"/>
    <w:rsid w:val="00D70889"/>
    <w:rsid w:val="00D70D75"/>
    <w:rsid w:val="00D7102A"/>
    <w:rsid w:val="00D7109B"/>
    <w:rsid w:val="00D7115F"/>
    <w:rsid w:val="00D711E8"/>
    <w:rsid w:val="00D71437"/>
    <w:rsid w:val="00D714A2"/>
    <w:rsid w:val="00D714A7"/>
    <w:rsid w:val="00D715CC"/>
    <w:rsid w:val="00D71693"/>
    <w:rsid w:val="00D7186E"/>
    <w:rsid w:val="00D71A32"/>
    <w:rsid w:val="00D71E0B"/>
    <w:rsid w:val="00D7201F"/>
    <w:rsid w:val="00D7226C"/>
    <w:rsid w:val="00D724D5"/>
    <w:rsid w:val="00D72569"/>
    <w:rsid w:val="00D72648"/>
    <w:rsid w:val="00D7312E"/>
    <w:rsid w:val="00D7326D"/>
    <w:rsid w:val="00D7331B"/>
    <w:rsid w:val="00D73618"/>
    <w:rsid w:val="00D73B0F"/>
    <w:rsid w:val="00D73D87"/>
    <w:rsid w:val="00D74007"/>
    <w:rsid w:val="00D741ED"/>
    <w:rsid w:val="00D74428"/>
    <w:rsid w:val="00D745B8"/>
    <w:rsid w:val="00D74775"/>
    <w:rsid w:val="00D748F8"/>
    <w:rsid w:val="00D7495E"/>
    <w:rsid w:val="00D749F1"/>
    <w:rsid w:val="00D74A65"/>
    <w:rsid w:val="00D74AFA"/>
    <w:rsid w:val="00D753D3"/>
    <w:rsid w:val="00D75603"/>
    <w:rsid w:val="00D75AD1"/>
    <w:rsid w:val="00D760FC"/>
    <w:rsid w:val="00D76199"/>
    <w:rsid w:val="00D762FC"/>
    <w:rsid w:val="00D763A3"/>
    <w:rsid w:val="00D766CB"/>
    <w:rsid w:val="00D768A1"/>
    <w:rsid w:val="00D768C9"/>
    <w:rsid w:val="00D76922"/>
    <w:rsid w:val="00D77073"/>
    <w:rsid w:val="00D7717B"/>
    <w:rsid w:val="00D77510"/>
    <w:rsid w:val="00D77FC6"/>
    <w:rsid w:val="00D800BF"/>
    <w:rsid w:val="00D802EC"/>
    <w:rsid w:val="00D8067F"/>
    <w:rsid w:val="00D80682"/>
    <w:rsid w:val="00D8095B"/>
    <w:rsid w:val="00D80D21"/>
    <w:rsid w:val="00D8100C"/>
    <w:rsid w:val="00D81107"/>
    <w:rsid w:val="00D8127A"/>
    <w:rsid w:val="00D8149E"/>
    <w:rsid w:val="00D816A9"/>
    <w:rsid w:val="00D817F9"/>
    <w:rsid w:val="00D81947"/>
    <w:rsid w:val="00D81BE4"/>
    <w:rsid w:val="00D81D70"/>
    <w:rsid w:val="00D81DBB"/>
    <w:rsid w:val="00D8203B"/>
    <w:rsid w:val="00D82303"/>
    <w:rsid w:val="00D82324"/>
    <w:rsid w:val="00D82390"/>
    <w:rsid w:val="00D82505"/>
    <w:rsid w:val="00D8282A"/>
    <w:rsid w:val="00D829EE"/>
    <w:rsid w:val="00D82CBB"/>
    <w:rsid w:val="00D82F63"/>
    <w:rsid w:val="00D83373"/>
    <w:rsid w:val="00D836AA"/>
    <w:rsid w:val="00D83914"/>
    <w:rsid w:val="00D83AA5"/>
    <w:rsid w:val="00D83C26"/>
    <w:rsid w:val="00D83DB8"/>
    <w:rsid w:val="00D83E3B"/>
    <w:rsid w:val="00D84374"/>
    <w:rsid w:val="00D845F7"/>
    <w:rsid w:val="00D849F3"/>
    <w:rsid w:val="00D85099"/>
    <w:rsid w:val="00D851E4"/>
    <w:rsid w:val="00D85283"/>
    <w:rsid w:val="00D853F6"/>
    <w:rsid w:val="00D853F8"/>
    <w:rsid w:val="00D85761"/>
    <w:rsid w:val="00D85885"/>
    <w:rsid w:val="00D858FF"/>
    <w:rsid w:val="00D8598B"/>
    <w:rsid w:val="00D85A82"/>
    <w:rsid w:val="00D85E0F"/>
    <w:rsid w:val="00D86087"/>
    <w:rsid w:val="00D86290"/>
    <w:rsid w:val="00D8677E"/>
    <w:rsid w:val="00D86833"/>
    <w:rsid w:val="00D8689C"/>
    <w:rsid w:val="00D86EEA"/>
    <w:rsid w:val="00D86FC9"/>
    <w:rsid w:val="00D87099"/>
    <w:rsid w:val="00D871D4"/>
    <w:rsid w:val="00D87357"/>
    <w:rsid w:val="00D8743F"/>
    <w:rsid w:val="00D87590"/>
    <w:rsid w:val="00D87889"/>
    <w:rsid w:val="00D878F3"/>
    <w:rsid w:val="00D87F4C"/>
    <w:rsid w:val="00D90293"/>
    <w:rsid w:val="00D90501"/>
    <w:rsid w:val="00D906A7"/>
    <w:rsid w:val="00D9093B"/>
    <w:rsid w:val="00D90BDD"/>
    <w:rsid w:val="00D90D08"/>
    <w:rsid w:val="00D91026"/>
    <w:rsid w:val="00D91258"/>
    <w:rsid w:val="00D91287"/>
    <w:rsid w:val="00D91CBB"/>
    <w:rsid w:val="00D9230E"/>
    <w:rsid w:val="00D92606"/>
    <w:rsid w:val="00D92649"/>
    <w:rsid w:val="00D92703"/>
    <w:rsid w:val="00D929F8"/>
    <w:rsid w:val="00D92C0E"/>
    <w:rsid w:val="00D92CDC"/>
    <w:rsid w:val="00D933D3"/>
    <w:rsid w:val="00D933E2"/>
    <w:rsid w:val="00D93776"/>
    <w:rsid w:val="00D93844"/>
    <w:rsid w:val="00D93BB9"/>
    <w:rsid w:val="00D9434E"/>
    <w:rsid w:val="00D94443"/>
    <w:rsid w:val="00D94CBB"/>
    <w:rsid w:val="00D94CD7"/>
    <w:rsid w:val="00D94E35"/>
    <w:rsid w:val="00D94EB3"/>
    <w:rsid w:val="00D950D4"/>
    <w:rsid w:val="00D95292"/>
    <w:rsid w:val="00D953C2"/>
    <w:rsid w:val="00D95A5C"/>
    <w:rsid w:val="00D95A7B"/>
    <w:rsid w:val="00D95C05"/>
    <w:rsid w:val="00D95F1B"/>
    <w:rsid w:val="00D96399"/>
    <w:rsid w:val="00D96667"/>
    <w:rsid w:val="00D967CB"/>
    <w:rsid w:val="00D9691F"/>
    <w:rsid w:val="00D96A2F"/>
    <w:rsid w:val="00D96AA0"/>
    <w:rsid w:val="00D96BE8"/>
    <w:rsid w:val="00D96D6A"/>
    <w:rsid w:val="00D96D70"/>
    <w:rsid w:val="00D9751F"/>
    <w:rsid w:val="00D975E3"/>
    <w:rsid w:val="00D9780B"/>
    <w:rsid w:val="00D97ECE"/>
    <w:rsid w:val="00DA0058"/>
    <w:rsid w:val="00DA08CE"/>
    <w:rsid w:val="00DA098D"/>
    <w:rsid w:val="00DA09AC"/>
    <w:rsid w:val="00DA0BDD"/>
    <w:rsid w:val="00DA0BE1"/>
    <w:rsid w:val="00DA0C2C"/>
    <w:rsid w:val="00DA0CDB"/>
    <w:rsid w:val="00DA0EDC"/>
    <w:rsid w:val="00DA1199"/>
    <w:rsid w:val="00DA123F"/>
    <w:rsid w:val="00DA1377"/>
    <w:rsid w:val="00DA1403"/>
    <w:rsid w:val="00DA14F2"/>
    <w:rsid w:val="00DA195E"/>
    <w:rsid w:val="00DA199E"/>
    <w:rsid w:val="00DA1A29"/>
    <w:rsid w:val="00DA1ADC"/>
    <w:rsid w:val="00DA1D24"/>
    <w:rsid w:val="00DA2263"/>
    <w:rsid w:val="00DA2286"/>
    <w:rsid w:val="00DA22A4"/>
    <w:rsid w:val="00DA2621"/>
    <w:rsid w:val="00DA2670"/>
    <w:rsid w:val="00DA2823"/>
    <w:rsid w:val="00DA298E"/>
    <w:rsid w:val="00DA2B6E"/>
    <w:rsid w:val="00DA2B9C"/>
    <w:rsid w:val="00DA30FB"/>
    <w:rsid w:val="00DA361F"/>
    <w:rsid w:val="00DA36E5"/>
    <w:rsid w:val="00DA3A2A"/>
    <w:rsid w:val="00DA3F59"/>
    <w:rsid w:val="00DA4039"/>
    <w:rsid w:val="00DA453D"/>
    <w:rsid w:val="00DA483F"/>
    <w:rsid w:val="00DA487E"/>
    <w:rsid w:val="00DA4A95"/>
    <w:rsid w:val="00DA4FB0"/>
    <w:rsid w:val="00DA58D0"/>
    <w:rsid w:val="00DA5D5C"/>
    <w:rsid w:val="00DA6042"/>
    <w:rsid w:val="00DA611A"/>
    <w:rsid w:val="00DA6985"/>
    <w:rsid w:val="00DA6C76"/>
    <w:rsid w:val="00DA6E8A"/>
    <w:rsid w:val="00DA7013"/>
    <w:rsid w:val="00DA70C2"/>
    <w:rsid w:val="00DA722B"/>
    <w:rsid w:val="00DA7416"/>
    <w:rsid w:val="00DA7672"/>
    <w:rsid w:val="00DA7859"/>
    <w:rsid w:val="00DA7A45"/>
    <w:rsid w:val="00DA7ABF"/>
    <w:rsid w:val="00DA7F1A"/>
    <w:rsid w:val="00DB02F7"/>
    <w:rsid w:val="00DB04A1"/>
    <w:rsid w:val="00DB0D12"/>
    <w:rsid w:val="00DB10D9"/>
    <w:rsid w:val="00DB129E"/>
    <w:rsid w:val="00DB145B"/>
    <w:rsid w:val="00DB16CD"/>
    <w:rsid w:val="00DB19F1"/>
    <w:rsid w:val="00DB1AE7"/>
    <w:rsid w:val="00DB1AF6"/>
    <w:rsid w:val="00DB1B76"/>
    <w:rsid w:val="00DB1E99"/>
    <w:rsid w:val="00DB20F4"/>
    <w:rsid w:val="00DB2193"/>
    <w:rsid w:val="00DB229B"/>
    <w:rsid w:val="00DB2466"/>
    <w:rsid w:val="00DB252E"/>
    <w:rsid w:val="00DB25CC"/>
    <w:rsid w:val="00DB274F"/>
    <w:rsid w:val="00DB2A05"/>
    <w:rsid w:val="00DB2A0D"/>
    <w:rsid w:val="00DB2F7F"/>
    <w:rsid w:val="00DB3675"/>
    <w:rsid w:val="00DB3833"/>
    <w:rsid w:val="00DB3BBC"/>
    <w:rsid w:val="00DB3D9B"/>
    <w:rsid w:val="00DB4177"/>
    <w:rsid w:val="00DB41D7"/>
    <w:rsid w:val="00DB4304"/>
    <w:rsid w:val="00DB4750"/>
    <w:rsid w:val="00DB4885"/>
    <w:rsid w:val="00DB48B6"/>
    <w:rsid w:val="00DB48CB"/>
    <w:rsid w:val="00DB49AB"/>
    <w:rsid w:val="00DB4C8D"/>
    <w:rsid w:val="00DB4DFA"/>
    <w:rsid w:val="00DB4F4A"/>
    <w:rsid w:val="00DB4F5D"/>
    <w:rsid w:val="00DB50D9"/>
    <w:rsid w:val="00DB5185"/>
    <w:rsid w:val="00DB53D3"/>
    <w:rsid w:val="00DB55C2"/>
    <w:rsid w:val="00DB5A0D"/>
    <w:rsid w:val="00DB5CA1"/>
    <w:rsid w:val="00DB5CAA"/>
    <w:rsid w:val="00DB5DAF"/>
    <w:rsid w:val="00DB603E"/>
    <w:rsid w:val="00DB6161"/>
    <w:rsid w:val="00DB61A6"/>
    <w:rsid w:val="00DB6AE5"/>
    <w:rsid w:val="00DB6B55"/>
    <w:rsid w:val="00DB6D1B"/>
    <w:rsid w:val="00DB6E24"/>
    <w:rsid w:val="00DB7179"/>
    <w:rsid w:val="00DB7632"/>
    <w:rsid w:val="00DB7AB7"/>
    <w:rsid w:val="00DB7B55"/>
    <w:rsid w:val="00DC003B"/>
    <w:rsid w:val="00DC0197"/>
    <w:rsid w:val="00DC043C"/>
    <w:rsid w:val="00DC0455"/>
    <w:rsid w:val="00DC0A2D"/>
    <w:rsid w:val="00DC0B3B"/>
    <w:rsid w:val="00DC0B55"/>
    <w:rsid w:val="00DC0C5F"/>
    <w:rsid w:val="00DC0DEE"/>
    <w:rsid w:val="00DC0DEF"/>
    <w:rsid w:val="00DC0E96"/>
    <w:rsid w:val="00DC1284"/>
    <w:rsid w:val="00DC1D06"/>
    <w:rsid w:val="00DC1E10"/>
    <w:rsid w:val="00DC1F4A"/>
    <w:rsid w:val="00DC20D1"/>
    <w:rsid w:val="00DC21F1"/>
    <w:rsid w:val="00DC22ED"/>
    <w:rsid w:val="00DC23CF"/>
    <w:rsid w:val="00DC253D"/>
    <w:rsid w:val="00DC288B"/>
    <w:rsid w:val="00DC28F8"/>
    <w:rsid w:val="00DC2F21"/>
    <w:rsid w:val="00DC2F23"/>
    <w:rsid w:val="00DC3107"/>
    <w:rsid w:val="00DC33D0"/>
    <w:rsid w:val="00DC35EF"/>
    <w:rsid w:val="00DC368B"/>
    <w:rsid w:val="00DC36CD"/>
    <w:rsid w:val="00DC37C3"/>
    <w:rsid w:val="00DC37F3"/>
    <w:rsid w:val="00DC3897"/>
    <w:rsid w:val="00DC3999"/>
    <w:rsid w:val="00DC3CEA"/>
    <w:rsid w:val="00DC3DDE"/>
    <w:rsid w:val="00DC3DE0"/>
    <w:rsid w:val="00DC43E9"/>
    <w:rsid w:val="00DC4BCC"/>
    <w:rsid w:val="00DC51AE"/>
    <w:rsid w:val="00DC53F0"/>
    <w:rsid w:val="00DC564F"/>
    <w:rsid w:val="00DC58F9"/>
    <w:rsid w:val="00DC5C28"/>
    <w:rsid w:val="00DC5C49"/>
    <w:rsid w:val="00DC5D97"/>
    <w:rsid w:val="00DC60C8"/>
    <w:rsid w:val="00DC631B"/>
    <w:rsid w:val="00DC6ADF"/>
    <w:rsid w:val="00DC7036"/>
    <w:rsid w:val="00DC7261"/>
    <w:rsid w:val="00DC72B1"/>
    <w:rsid w:val="00DC731B"/>
    <w:rsid w:val="00DC7431"/>
    <w:rsid w:val="00DC79B3"/>
    <w:rsid w:val="00DC7BE7"/>
    <w:rsid w:val="00DD0545"/>
    <w:rsid w:val="00DD0550"/>
    <w:rsid w:val="00DD0577"/>
    <w:rsid w:val="00DD0B8A"/>
    <w:rsid w:val="00DD1254"/>
    <w:rsid w:val="00DD12A6"/>
    <w:rsid w:val="00DD15F2"/>
    <w:rsid w:val="00DD1964"/>
    <w:rsid w:val="00DD1BAE"/>
    <w:rsid w:val="00DD1CF0"/>
    <w:rsid w:val="00DD1ED5"/>
    <w:rsid w:val="00DD20B4"/>
    <w:rsid w:val="00DD229D"/>
    <w:rsid w:val="00DD25A7"/>
    <w:rsid w:val="00DD2968"/>
    <w:rsid w:val="00DD299B"/>
    <w:rsid w:val="00DD2A7C"/>
    <w:rsid w:val="00DD2EEB"/>
    <w:rsid w:val="00DD3199"/>
    <w:rsid w:val="00DD339A"/>
    <w:rsid w:val="00DD34A3"/>
    <w:rsid w:val="00DD368E"/>
    <w:rsid w:val="00DD37B4"/>
    <w:rsid w:val="00DD3A7C"/>
    <w:rsid w:val="00DD459B"/>
    <w:rsid w:val="00DD4B4E"/>
    <w:rsid w:val="00DD4C64"/>
    <w:rsid w:val="00DD4CC5"/>
    <w:rsid w:val="00DD4D45"/>
    <w:rsid w:val="00DD4FC9"/>
    <w:rsid w:val="00DD54A1"/>
    <w:rsid w:val="00DD54BE"/>
    <w:rsid w:val="00DD589E"/>
    <w:rsid w:val="00DD594E"/>
    <w:rsid w:val="00DD5F6E"/>
    <w:rsid w:val="00DD6140"/>
    <w:rsid w:val="00DD6A5A"/>
    <w:rsid w:val="00DD6C48"/>
    <w:rsid w:val="00DD6D04"/>
    <w:rsid w:val="00DD6F8B"/>
    <w:rsid w:val="00DD74AD"/>
    <w:rsid w:val="00DD74C5"/>
    <w:rsid w:val="00DD75C7"/>
    <w:rsid w:val="00DD7B49"/>
    <w:rsid w:val="00DE015C"/>
    <w:rsid w:val="00DE02D2"/>
    <w:rsid w:val="00DE0388"/>
    <w:rsid w:val="00DE0450"/>
    <w:rsid w:val="00DE054C"/>
    <w:rsid w:val="00DE0744"/>
    <w:rsid w:val="00DE0C04"/>
    <w:rsid w:val="00DE0D92"/>
    <w:rsid w:val="00DE1068"/>
    <w:rsid w:val="00DE1414"/>
    <w:rsid w:val="00DE1463"/>
    <w:rsid w:val="00DE1553"/>
    <w:rsid w:val="00DE170D"/>
    <w:rsid w:val="00DE173E"/>
    <w:rsid w:val="00DE17E4"/>
    <w:rsid w:val="00DE1871"/>
    <w:rsid w:val="00DE1C39"/>
    <w:rsid w:val="00DE1E06"/>
    <w:rsid w:val="00DE2183"/>
    <w:rsid w:val="00DE24A4"/>
    <w:rsid w:val="00DE25ED"/>
    <w:rsid w:val="00DE2A2C"/>
    <w:rsid w:val="00DE2B7F"/>
    <w:rsid w:val="00DE302E"/>
    <w:rsid w:val="00DE3462"/>
    <w:rsid w:val="00DE3840"/>
    <w:rsid w:val="00DE3A1E"/>
    <w:rsid w:val="00DE3C1F"/>
    <w:rsid w:val="00DE3EAF"/>
    <w:rsid w:val="00DE3ED9"/>
    <w:rsid w:val="00DE3FAB"/>
    <w:rsid w:val="00DE425F"/>
    <w:rsid w:val="00DE4552"/>
    <w:rsid w:val="00DE45B0"/>
    <w:rsid w:val="00DE4776"/>
    <w:rsid w:val="00DE4983"/>
    <w:rsid w:val="00DE4A72"/>
    <w:rsid w:val="00DE4CD7"/>
    <w:rsid w:val="00DE4E86"/>
    <w:rsid w:val="00DE4EE3"/>
    <w:rsid w:val="00DE532C"/>
    <w:rsid w:val="00DE552E"/>
    <w:rsid w:val="00DE570F"/>
    <w:rsid w:val="00DE606E"/>
    <w:rsid w:val="00DE615C"/>
    <w:rsid w:val="00DE63FE"/>
    <w:rsid w:val="00DE656C"/>
    <w:rsid w:val="00DE68C8"/>
    <w:rsid w:val="00DE696E"/>
    <w:rsid w:val="00DE697E"/>
    <w:rsid w:val="00DE6A32"/>
    <w:rsid w:val="00DE6D39"/>
    <w:rsid w:val="00DE6F64"/>
    <w:rsid w:val="00DE72A7"/>
    <w:rsid w:val="00DE72B9"/>
    <w:rsid w:val="00DE7347"/>
    <w:rsid w:val="00DE7AD9"/>
    <w:rsid w:val="00DE7C1B"/>
    <w:rsid w:val="00DF024F"/>
    <w:rsid w:val="00DF0434"/>
    <w:rsid w:val="00DF07E0"/>
    <w:rsid w:val="00DF0B1A"/>
    <w:rsid w:val="00DF0B7E"/>
    <w:rsid w:val="00DF0CB2"/>
    <w:rsid w:val="00DF0F76"/>
    <w:rsid w:val="00DF133C"/>
    <w:rsid w:val="00DF1506"/>
    <w:rsid w:val="00DF1663"/>
    <w:rsid w:val="00DF1C1A"/>
    <w:rsid w:val="00DF21BF"/>
    <w:rsid w:val="00DF2515"/>
    <w:rsid w:val="00DF268F"/>
    <w:rsid w:val="00DF2BA2"/>
    <w:rsid w:val="00DF2E03"/>
    <w:rsid w:val="00DF310B"/>
    <w:rsid w:val="00DF3463"/>
    <w:rsid w:val="00DF3A62"/>
    <w:rsid w:val="00DF3B0C"/>
    <w:rsid w:val="00DF3CC9"/>
    <w:rsid w:val="00DF3D28"/>
    <w:rsid w:val="00DF3F22"/>
    <w:rsid w:val="00DF400B"/>
    <w:rsid w:val="00DF4321"/>
    <w:rsid w:val="00DF45DA"/>
    <w:rsid w:val="00DF4CA4"/>
    <w:rsid w:val="00DF4D01"/>
    <w:rsid w:val="00DF4E46"/>
    <w:rsid w:val="00DF4F95"/>
    <w:rsid w:val="00DF552E"/>
    <w:rsid w:val="00DF553D"/>
    <w:rsid w:val="00DF5732"/>
    <w:rsid w:val="00DF5927"/>
    <w:rsid w:val="00DF5ABA"/>
    <w:rsid w:val="00DF5B02"/>
    <w:rsid w:val="00DF5D12"/>
    <w:rsid w:val="00DF5D3C"/>
    <w:rsid w:val="00DF6020"/>
    <w:rsid w:val="00DF6022"/>
    <w:rsid w:val="00DF61D4"/>
    <w:rsid w:val="00DF63E8"/>
    <w:rsid w:val="00DF64AE"/>
    <w:rsid w:val="00DF6715"/>
    <w:rsid w:val="00DF696E"/>
    <w:rsid w:val="00DF6BDC"/>
    <w:rsid w:val="00DF7038"/>
    <w:rsid w:val="00DF726D"/>
    <w:rsid w:val="00DF773F"/>
    <w:rsid w:val="00DF7A90"/>
    <w:rsid w:val="00DF7A93"/>
    <w:rsid w:val="00DF7B52"/>
    <w:rsid w:val="00DF7B98"/>
    <w:rsid w:val="00DF7E6B"/>
    <w:rsid w:val="00E0035D"/>
    <w:rsid w:val="00E005B0"/>
    <w:rsid w:val="00E006E4"/>
    <w:rsid w:val="00E00840"/>
    <w:rsid w:val="00E00951"/>
    <w:rsid w:val="00E0096D"/>
    <w:rsid w:val="00E00B81"/>
    <w:rsid w:val="00E00B99"/>
    <w:rsid w:val="00E00C1E"/>
    <w:rsid w:val="00E00E1D"/>
    <w:rsid w:val="00E01217"/>
    <w:rsid w:val="00E0154A"/>
    <w:rsid w:val="00E019DC"/>
    <w:rsid w:val="00E01BCF"/>
    <w:rsid w:val="00E01C52"/>
    <w:rsid w:val="00E01F9A"/>
    <w:rsid w:val="00E021F1"/>
    <w:rsid w:val="00E022E3"/>
    <w:rsid w:val="00E023DA"/>
    <w:rsid w:val="00E02C15"/>
    <w:rsid w:val="00E02D61"/>
    <w:rsid w:val="00E03129"/>
    <w:rsid w:val="00E032CD"/>
    <w:rsid w:val="00E03349"/>
    <w:rsid w:val="00E033AD"/>
    <w:rsid w:val="00E033E0"/>
    <w:rsid w:val="00E03585"/>
    <w:rsid w:val="00E04041"/>
    <w:rsid w:val="00E04230"/>
    <w:rsid w:val="00E043C6"/>
    <w:rsid w:val="00E04B53"/>
    <w:rsid w:val="00E04DCE"/>
    <w:rsid w:val="00E057EA"/>
    <w:rsid w:val="00E05B8C"/>
    <w:rsid w:val="00E05DCA"/>
    <w:rsid w:val="00E0610C"/>
    <w:rsid w:val="00E06505"/>
    <w:rsid w:val="00E06676"/>
    <w:rsid w:val="00E066B2"/>
    <w:rsid w:val="00E06B7B"/>
    <w:rsid w:val="00E06BD2"/>
    <w:rsid w:val="00E06D44"/>
    <w:rsid w:val="00E06F25"/>
    <w:rsid w:val="00E07218"/>
    <w:rsid w:val="00E0791F"/>
    <w:rsid w:val="00E10046"/>
    <w:rsid w:val="00E10134"/>
    <w:rsid w:val="00E10192"/>
    <w:rsid w:val="00E102DE"/>
    <w:rsid w:val="00E1037C"/>
    <w:rsid w:val="00E10813"/>
    <w:rsid w:val="00E10B8F"/>
    <w:rsid w:val="00E11AD7"/>
    <w:rsid w:val="00E11BD0"/>
    <w:rsid w:val="00E11F79"/>
    <w:rsid w:val="00E12274"/>
    <w:rsid w:val="00E123F1"/>
    <w:rsid w:val="00E12782"/>
    <w:rsid w:val="00E12A84"/>
    <w:rsid w:val="00E12BC5"/>
    <w:rsid w:val="00E1308E"/>
    <w:rsid w:val="00E13268"/>
    <w:rsid w:val="00E132C6"/>
    <w:rsid w:val="00E13438"/>
    <w:rsid w:val="00E13696"/>
    <w:rsid w:val="00E13D52"/>
    <w:rsid w:val="00E13DB2"/>
    <w:rsid w:val="00E13E30"/>
    <w:rsid w:val="00E13E58"/>
    <w:rsid w:val="00E13F7B"/>
    <w:rsid w:val="00E14AD2"/>
    <w:rsid w:val="00E14DC2"/>
    <w:rsid w:val="00E153AC"/>
    <w:rsid w:val="00E15676"/>
    <w:rsid w:val="00E15809"/>
    <w:rsid w:val="00E15D9A"/>
    <w:rsid w:val="00E16203"/>
    <w:rsid w:val="00E16365"/>
    <w:rsid w:val="00E165C1"/>
    <w:rsid w:val="00E167C5"/>
    <w:rsid w:val="00E168D6"/>
    <w:rsid w:val="00E16A11"/>
    <w:rsid w:val="00E16C7F"/>
    <w:rsid w:val="00E16CB8"/>
    <w:rsid w:val="00E16D4D"/>
    <w:rsid w:val="00E16FEE"/>
    <w:rsid w:val="00E17096"/>
    <w:rsid w:val="00E172DD"/>
    <w:rsid w:val="00E17326"/>
    <w:rsid w:val="00E17361"/>
    <w:rsid w:val="00E1746C"/>
    <w:rsid w:val="00E17648"/>
    <w:rsid w:val="00E17961"/>
    <w:rsid w:val="00E17B31"/>
    <w:rsid w:val="00E17B72"/>
    <w:rsid w:val="00E17BD2"/>
    <w:rsid w:val="00E20151"/>
    <w:rsid w:val="00E201D4"/>
    <w:rsid w:val="00E2033E"/>
    <w:rsid w:val="00E204E6"/>
    <w:rsid w:val="00E209D2"/>
    <w:rsid w:val="00E20C35"/>
    <w:rsid w:val="00E20DDC"/>
    <w:rsid w:val="00E211E3"/>
    <w:rsid w:val="00E21512"/>
    <w:rsid w:val="00E218D8"/>
    <w:rsid w:val="00E21ABB"/>
    <w:rsid w:val="00E21DCE"/>
    <w:rsid w:val="00E21E0C"/>
    <w:rsid w:val="00E21E85"/>
    <w:rsid w:val="00E21FB6"/>
    <w:rsid w:val="00E22173"/>
    <w:rsid w:val="00E221D6"/>
    <w:rsid w:val="00E222AE"/>
    <w:rsid w:val="00E223E7"/>
    <w:rsid w:val="00E22689"/>
    <w:rsid w:val="00E22884"/>
    <w:rsid w:val="00E22AFD"/>
    <w:rsid w:val="00E23053"/>
    <w:rsid w:val="00E23107"/>
    <w:rsid w:val="00E23275"/>
    <w:rsid w:val="00E2332A"/>
    <w:rsid w:val="00E23825"/>
    <w:rsid w:val="00E2450E"/>
    <w:rsid w:val="00E24626"/>
    <w:rsid w:val="00E2464F"/>
    <w:rsid w:val="00E2472E"/>
    <w:rsid w:val="00E24D85"/>
    <w:rsid w:val="00E24DDD"/>
    <w:rsid w:val="00E24EFD"/>
    <w:rsid w:val="00E251B3"/>
    <w:rsid w:val="00E256A1"/>
    <w:rsid w:val="00E25BBF"/>
    <w:rsid w:val="00E25EAC"/>
    <w:rsid w:val="00E26007"/>
    <w:rsid w:val="00E26440"/>
    <w:rsid w:val="00E26D60"/>
    <w:rsid w:val="00E270BB"/>
    <w:rsid w:val="00E27224"/>
    <w:rsid w:val="00E273E2"/>
    <w:rsid w:val="00E273F1"/>
    <w:rsid w:val="00E2740B"/>
    <w:rsid w:val="00E27559"/>
    <w:rsid w:val="00E2758F"/>
    <w:rsid w:val="00E27590"/>
    <w:rsid w:val="00E279A6"/>
    <w:rsid w:val="00E27C14"/>
    <w:rsid w:val="00E27F2B"/>
    <w:rsid w:val="00E27FB5"/>
    <w:rsid w:val="00E27FFB"/>
    <w:rsid w:val="00E3012E"/>
    <w:rsid w:val="00E307E2"/>
    <w:rsid w:val="00E309BE"/>
    <w:rsid w:val="00E30A5E"/>
    <w:rsid w:val="00E317A2"/>
    <w:rsid w:val="00E31B5D"/>
    <w:rsid w:val="00E31B78"/>
    <w:rsid w:val="00E3208E"/>
    <w:rsid w:val="00E324E8"/>
    <w:rsid w:val="00E32613"/>
    <w:rsid w:val="00E32C8F"/>
    <w:rsid w:val="00E33363"/>
    <w:rsid w:val="00E33437"/>
    <w:rsid w:val="00E3370E"/>
    <w:rsid w:val="00E337EE"/>
    <w:rsid w:val="00E3383F"/>
    <w:rsid w:val="00E33F56"/>
    <w:rsid w:val="00E33F86"/>
    <w:rsid w:val="00E34659"/>
    <w:rsid w:val="00E348BE"/>
    <w:rsid w:val="00E34BA3"/>
    <w:rsid w:val="00E34DAD"/>
    <w:rsid w:val="00E34ECE"/>
    <w:rsid w:val="00E34FB0"/>
    <w:rsid w:val="00E3548B"/>
    <w:rsid w:val="00E35551"/>
    <w:rsid w:val="00E3573A"/>
    <w:rsid w:val="00E359A9"/>
    <w:rsid w:val="00E359C6"/>
    <w:rsid w:val="00E35C36"/>
    <w:rsid w:val="00E36296"/>
    <w:rsid w:val="00E374BC"/>
    <w:rsid w:val="00E3781E"/>
    <w:rsid w:val="00E37A9B"/>
    <w:rsid w:val="00E400F6"/>
    <w:rsid w:val="00E40305"/>
    <w:rsid w:val="00E40581"/>
    <w:rsid w:val="00E40A60"/>
    <w:rsid w:val="00E40AB9"/>
    <w:rsid w:val="00E40C98"/>
    <w:rsid w:val="00E40E13"/>
    <w:rsid w:val="00E410DC"/>
    <w:rsid w:val="00E4123C"/>
    <w:rsid w:val="00E4157F"/>
    <w:rsid w:val="00E41B17"/>
    <w:rsid w:val="00E41E5B"/>
    <w:rsid w:val="00E42258"/>
    <w:rsid w:val="00E4225D"/>
    <w:rsid w:val="00E42661"/>
    <w:rsid w:val="00E42D52"/>
    <w:rsid w:val="00E42D6F"/>
    <w:rsid w:val="00E42D83"/>
    <w:rsid w:val="00E42EA0"/>
    <w:rsid w:val="00E4334A"/>
    <w:rsid w:val="00E434E1"/>
    <w:rsid w:val="00E43961"/>
    <w:rsid w:val="00E43E4D"/>
    <w:rsid w:val="00E4400C"/>
    <w:rsid w:val="00E44014"/>
    <w:rsid w:val="00E44710"/>
    <w:rsid w:val="00E44725"/>
    <w:rsid w:val="00E44779"/>
    <w:rsid w:val="00E457CA"/>
    <w:rsid w:val="00E457D0"/>
    <w:rsid w:val="00E457E4"/>
    <w:rsid w:val="00E45A42"/>
    <w:rsid w:val="00E45B10"/>
    <w:rsid w:val="00E45CBF"/>
    <w:rsid w:val="00E45F61"/>
    <w:rsid w:val="00E4604B"/>
    <w:rsid w:val="00E462E7"/>
    <w:rsid w:val="00E462F2"/>
    <w:rsid w:val="00E46396"/>
    <w:rsid w:val="00E4649D"/>
    <w:rsid w:val="00E4667A"/>
    <w:rsid w:val="00E46AC3"/>
    <w:rsid w:val="00E46DC3"/>
    <w:rsid w:val="00E46F49"/>
    <w:rsid w:val="00E46F61"/>
    <w:rsid w:val="00E46FCE"/>
    <w:rsid w:val="00E470A8"/>
    <w:rsid w:val="00E47196"/>
    <w:rsid w:val="00E47281"/>
    <w:rsid w:val="00E475C3"/>
    <w:rsid w:val="00E47769"/>
    <w:rsid w:val="00E47B01"/>
    <w:rsid w:val="00E502A3"/>
    <w:rsid w:val="00E502E2"/>
    <w:rsid w:val="00E502E8"/>
    <w:rsid w:val="00E502F5"/>
    <w:rsid w:val="00E5036B"/>
    <w:rsid w:val="00E5046A"/>
    <w:rsid w:val="00E508BE"/>
    <w:rsid w:val="00E509A5"/>
    <w:rsid w:val="00E50A0A"/>
    <w:rsid w:val="00E50A85"/>
    <w:rsid w:val="00E50A9D"/>
    <w:rsid w:val="00E50ACF"/>
    <w:rsid w:val="00E50FB6"/>
    <w:rsid w:val="00E510A7"/>
    <w:rsid w:val="00E5115B"/>
    <w:rsid w:val="00E51277"/>
    <w:rsid w:val="00E51320"/>
    <w:rsid w:val="00E51429"/>
    <w:rsid w:val="00E514C9"/>
    <w:rsid w:val="00E51635"/>
    <w:rsid w:val="00E5175C"/>
    <w:rsid w:val="00E517F8"/>
    <w:rsid w:val="00E518D4"/>
    <w:rsid w:val="00E51C04"/>
    <w:rsid w:val="00E51DCA"/>
    <w:rsid w:val="00E51FF1"/>
    <w:rsid w:val="00E522DE"/>
    <w:rsid w:val="00E5293B"/>
    <w:rsid w:val="00E52B02"/>
    <w:rsid w:val="00E52B81"/>
    <w:rsid w:val="00E52DC5"/>
    <w:rsid w:val="00E52E2C"/>
    <w:rsid w:val="00E52FCA"/>
    <w:rsid w:val="00E5311F"/>
    <w:rsid w:val="00E5324A"/>
    <w:rsid w:val="00E533C3"/>
    <w:rsid w:val="00E5347F"/>
    <w:rsid w:val="00E535A5"/>
    <w:rsid w:val="00E536EE"/>
    <w:rsid w:val="00E53D8A"/>
    <w:rsid w:val="00E53DE1"/>
    <w:rsid w:val="00E53FAE"/>
    <w:rsid w:val="00E540E8"/>
    <w:rsid w:val="00E54216"/>
    <w:rsid w:val="00E5424F"/>
    <w:rsid w:val="00E54D9D"/>
    <w:rsid w:val="00E54DD5"/>
    <w:rsid w:val="00E54E18"/>
    <w:rsid w:val="00E553CB"/>
    <w:rsid w:val="00E555F1"/>
    <w:rsid w:val="00E5598D"/>
    <w:rsid w:val="00E55B0A"/>
    <w:rsid w:val="00E55B76"/>
    <w:rsid w:val="00E55E8F"/>
    <w:rsid w:val="00E55EFB"/>
    <w:rsid w:val="00E55F97"/>
    <w:rsid w:val="00E56115"/>
    <w:rsid w:val="00E56822"/>
    <w:rsid w:val="00E56ACA"/>
    <w:rsid w:val="00E56B3C"/>
    <w:rsid w:val="00E56BF8"/>
    <w:rsid w:val="00E56C3C"/>
    <w:rsid w:val="00E57174"/>
    <w:rsid w:val="00E5752B"/>
    <w:rsid w:val="00E575F0"/>
    <w:rsid w:val="00E576B3"/>
    <w:rsid w:val="00E57991"/>
    <w:rsid w:val="00E57C31"/>
    <w:rsid w:val="00E57C8D"/>
    <w:rsid w:val="00E57D15"/>
    <w:rsid w:val="00E57DAA"/>
    <w:rsid w:val="00E6008B"/>
    <w:rsid w:val="00E60614"/>
    <w:rsid w:val="00E60624"/>
    <w:rsid w:val="00E6062F"/>
    <w:rsid w:val="00E606E5"/>
    <w:rsid w:val="00E607A5"/>
    <w:rsid w:val="00E608CD"/>
    <w:rsid w:val="00E60913"/>
    <w:rsid w:val="00E60B81"/>
    <w:rsid w:val="00E60C52"/>
    <w:rsid w:val="00E60F87"/>
    <w:rsid w:val="00E611FC"/>
    <w:rsid w:val="00E613AF"/>
    <w:rsid w:val="00E6150D"/>
    <w:rsid w:val="00E61789"/>
    <w:rsid w:val="00E61C57"/>
    <w:rsid w:val="00E61C88"/>
    <w:rsid w:val="00E61C9B"/>
    <w:rsid w:val="00E61F7F"/>
    <w:rsid w:val="00E623EE"/>
    <w:rsid w:val="00E6286D"/>
    <w:rsid w:val="00E62B14"/>
    <w:rsid w:val="00E62E8C"/>
    <w:rsid w:val="00E63752"/>
    <w:rsid w:val="00E637DC"/>
    <w:rsid w:val="00E63B0A"/>
    <w:rsid w:val="00E63BD0"/>
    <w:rsid w:val="00E63CA7"/>
    <w:rsid w:val="00E63D3E"/>
    <w:rsid w:val="00E64328"/>
    <w:rsid w:val="00E64491"/>
    <w:rsid w:val="00E64571"/>
    <w:rsid w:val="00E646EC"/>
    <w:rsid w:val="00E64945"/>
    <w:rsid w:val="00E64D37"/>
    <w:rsid w:val="00E64F83"/>
    <w:rsid w:val="00E64FBA"/>
    <w:rsid w:val="00E6573F"/>
    <w:rsid w:val="00E6575D"/>
    <w:rsid w:val="00E65765"/>
    <w:rsid w:val="00E659E4"/>
    <w:rsid w:val="00E65F96"/>
    <w:rsid w:val="00E65FE8"/>
    <w:rsid w:val="00E6635C"/>
    <w:rsid w:val="00E66485"/>
    <w:rsid w:val="00E666DC"/>
    <w:rsid w:val="00E6685F"/>
    <w:rsid w:val="00E66928"/>
    <w:rsid w:val="00E66A5F"/>
    <w:rsid w:val="00E66A9F"/>
    <w:rsid w:val="00E66C6B"/>
    <w:rsid w:val="00E66E05"/>
    <w:rsid w:val="00E6706D"/>
    <w:rsid w:val="00E671FE"/>
    <w:rsid w:val="00E67568"/>
    <w:rsid w:val="00E675E1"/>
    <w:rsid w:val="00E677AA"/>
    <w:rsid w:val="00E6783B"/>
    <w:rsid w:val="00E67A7D"/>
    <w:rsid w:val="00E67FAC"/>
    <w:rsid w:val="00E702AF"/>
    <w:rsid w:val="00E7055F"/>
    <w:rsid w:val="00E7059B"/>
    <w:rsid w:val="00E707C6"/>
    <w:rsid w:val="00E70829"/>
    <w:rsid w:val="00E70868"/>
    <w:rsid w:val="00E70A1C"/>
    <w:rsid w:val="00E70C4B"/>
    <w:rsid w:val="00E71306"/>
    <w:rsid w:val="00E7145D"/>
    <w:rsid w:val="00E71506"/>
    <w:rsid w:val="00E71888"/>
    <w:rsid w:val="00E71F37"/>
    <w:rsid w:val="00E7205D"/>
    <w:rsid w:val="00E72EE3"/>
    <w:rsid w:val="00E73292"/>
    <w:rsid w:val="00E73360"/>
    <w:rsid w:val="00E7360C"/>
    <w:rsid w:val="00E736C2"/>
    <w:rsid w:val="00E738A8"/>
    <w:rsid w:val="00E73A9D"/>
    <w:rsid w:val="00E73AD8"/>
    <w:rsid w:val="00E73B65"/>
    <w:rsid w:val="00E73BB4"/>
    <w:rsid w:val="00E74240"/>
    <w:rsid w:val="00E742D1"/>
    <w:rsid w:val="00E743E0"/>
    <w:rsid w:val="00E74482"/>
    <w:rsid w:val="00E74716"/>
    <w:rsid w:val="00E74A7A"/>
    <w:rsid w:val="00E74B49"/>
    <w:rsid w:val="00E74C60"/>
    <w:rsid w:val="00E74C9C"/>
    <w:rsid w:val="00E7517B"/>
    <w:rsid w:val="00E751BB"/>
    <w:rsid w:val="00E7526F"/>
    <w:rsid w:val="00E75412"/>
    <w:rsid w:val="00E75745"/>
    <w:rsid w:val="00E75B91"/>
    <w:rsid w:val="00E75DF0"/>
    <w:rsid w:val="00E75EC1"/>
    <w:rsid w:val="00E75F7F"/>
    <w:rsid w:val="00E76020"/>
    <w:rsid w:val="00E76DCF"/>
    <w:rsid w:val="00E77895"/>
    <w:rsid w:val="00E77B0D"/>
    <w:rsid w:val="00E77E99"/>
    <w:rsid w:val="00E77F27"/>
    <w:rsid w:val="00E8030C"/>
    <w:rsid w:val="00E803DE"/>
    <w:rsid w:val="00E806E7"/>
    <w:rsid w:val="00E807B7"/>
    <w:rsid w:val="00E8080C"/>
    <w:rsid w:val="00E80ABC"/>
    <w:rsid w:val="00E80D21"/>
    <w:rsid w:val="00E8128E"/>
    <w:rsid w:val="00E8145E"/>
    <w:rsid w:val="00E8163D"/>
    <w:rsid w:val="00E8165F"/>
    <w:rsid w:val="00E81ADC"/>
    <w:rsid w:val="00E81D04"/>
    <w:rsid w:val="00E81FEF"/>
    <w:rsid w:val="00E82434"/>
    <w:rsid w:val="00E82619"/>
    <w:rsid w:val="00E82715"/>
    <w:rsid w:val="00E82A51"/>
    <w:rsid w:val="00E82BA1"/>
    <w:rsid w:val="00E82C70"/>
    <w:rsid w:val="00E82C76"/>
    <w:rsid w:val="00E82C94"/>
    <w:rsid w:val="00E82CD8"/>
    <w:rsid w:val="00E82D46"/>
    <w:rsid w:val="00E8310F"/>
    <w:rsid w:val="00E83499"/>
    <w:rsid w:val="00E837BD"/>
    <w:rsid w:val="00E839B2"/>
    <w:rsid w:val="00E84093"/>
    <w:rsid w:val="00E840A2"/>
    <w:rsid w:val="00E842A8"/>
    <w:rsid w:val="00E84858"/>
    <w:rsid w:val="00E8486C"/>
    <w:rsid w:val="00E84AF4"/>
    <w:rsid w:val="00E84FEE"/>
    <w:rsid w:val="00E8539C"/>
    <w:rsid w:val="00E853DD"/>
    <w:rsid w:val="00E857C2"/>
    <w:rsid w:val="00E85A88"/>
    <w:rsid w:val="00E85BA7"/>
    <w:rsid w:val="00E85CDD"/>
    <w:rsid w:val="00E85E15"/>
    <w:rsid w:val="00E86185"/>
    <w:rsid w:val="00E86274"/>
    <w:rsid w:val="00E86329"/>
    <w:rsid w:val="00E8660B"/>
    <w:rsid w:val="00E86AFA"/>
    <w:rsid w:val="00E8712C"/>
    <w:rsid w:val="00E8739A"/>
    <w:rsid w:val="00E873E5"/>
    <w:rsid w:val="00E879DE"/>
    <w:rsid w:val="00E87A79"/>
    <w:rsid w:val="00E87D47"/>
    <w:rsid w:val="00E87F8D"/>
    <w:rsid w:val="00E9077F"/>
    <w:rsid w:val="00E9152C"/>
    <w:rsid w:val="00E918A0"/>
    <w:rsid w:val="00E9196E"/>
    <w:rsid w:val="00E91A4C"/>
    <w:rsid w:val="00E91BCA"/>
    <w:rsid w:val="00E921E9"/>
    <w:rsid w:val="00E922BC"/>
    <w:rsid w:val="00E92623"/>
    <w:rsid w:val="00E926A6"/>
    <w:rsid w:val="00E9344A"/>
    <w:rsid w:val="00E93602"/>
    <w:rsid w:val="00E936E0"/>
    <w:rsid w:val="00E93AEA"/>
    <w:rsid w:val="00E93D75"/>
    <w:rsid w:val="00E93DDB"/>
    <w:rsid w:val="00E9434F"/>
    <w:rsid w:val="00E944C3"/>
    <w:rsid w:val="00E9461A"/>
    <w:rsid w:val="00E9465A"/>
    <w:rsid w:val="00E949C1"/>
    <w:rsid w:val="00E94C84"/>
    <w:rsid w:val="00E94D5C"/>
    <w:rsid w:val="00E94D8F"/>
    <w:rsid w:val="00E94DA2"/>
    <w:rsid w:val="00E95431"/>
    <w:rsid w:val="00E95731"/>
    <w:rsid w:val="00E95855"/>
    <w:rsid w:val="00E9586B"/>
    <w:rsid w:val="00E95D8C"/>
    <w:rsid w:val="00E95E02"/>
    <w:rsid w:val="00E95EB6"/>
    <w:rsid w:val="00E960AD"/>
    <w:rsid w:val="00E961DB"/>
    <w:rsid w:val="00E96242"/>
    <w:rsid w:val="00E962F6"/>
    <w:rsid w:val="00E96569"/>
    <w:rsid w:val="00E9695A"/>
    <w:rsid w:val="00E96F1B"/>
    <w:rsid w:val="00E970E1"/>
    <w:rsid w:val="00E970F1"/>
    <w:rsid w:val="00E972E8"/>
    <w:rsid w:val="00E97327"/>
    <w:rsid w:val="00E977E6"/>
    <w:rsid w:val="00E9783A"/>
    <w:rsid w:val="00E97B5D"/>
    <w:rsid w:val="00E97C1C"/>
    <w:rsid w:val="00E97F3D"/>
    <w:rsid w:val="00E97F60"/>
    <w:rsid w:val="00E97FAF"/>
    <w:rsid w:val="00E97FB5"/>
    <w:rsid w:val="00EA00AD"/>
    <w:rsid w:val="00EA01C0"/>
    <w:rsid w:val="00EA03D1"/>
    <w:rsid w:val="00EA067A"/>
    <w:rsid w:val="00EA1176"/>
    <w:rsid w:val="00EA14BD"/>
    <w:rsid w:val="00EA16F1"/>
    <w:rsid w:val="00EA1767"/>
    <w:rsid w:val="00EA251F"/>
    <w:rsid w:val="00EA2A4C"/>
    <w:rsid w:val="00EA2D93"/>
    <w:rsid w:val="00EA3684"/>
    <w:rsid w:val="00EA387A"/>
    <w:rsid w:val="00EA399C"/>
    <w:rsid w:val="00EA4458"/>
    <w:rsid w:val="00EA4504"/>
    <w:rsid w:val="00EA45C2"/>
    <w:rsid w:val="00EA4685"/>
    <w:rsid w:val="00EA49D5"/>
    <w:rsid w:val="00EA4BCE"/>
    <w:rsid w:val="00EA519B"/>
    <w:rsid w:val="00EA51DE"/>
    <w:rsid w:val="00EA5208"/>
    <w:rsid w:val="00EA56D8"/>
    <w:rsid w:val="00EA57A1"/>
    <w:rsid w:val="00EA5C7A"/>
    <w:rsid w:val="00EA5C87"/>
    <w:rsid w:val="00EA5D86"/>
    <w:rsid w:val="00EA63F1"/>
    <w:rsid w:val="00EA66E9"/>
    <w:rsid w:val="00EA6B80"/>
    <w:rsid w:val="00EA6C73"/>
    <w:rsid w:val="00EA6EDA"/>
    <w:rsid w:val="00EA6FD7"/>
    <w:rsid w:val="00EA724C"/>
    <w:rsid w:val="00EA7260"/>
    <w:rsid w:val="00EA72FA"/>
    <w:rsid w:val="00EA73A1"/>
    <w:rsid w:val="00EA7426"/>
    <w:rsid w:val="00EA7460"/>
    <w:rsid w:val="00EA75ED"/>
    <w:rsid w:val="00EA779A"/>
    <w:rsid w:val="00EA7AC8"/>
    <w:rsid w:val="00EB0200"/>
    <w:rsid w:val="00EB0282"/>
    <w:rsid w:val="00EB02F3"/>
    <w:rsid w:val="00EB030F"/>
    <w:rsid w:val="00EB0DCE"/>
    <w:rsid w:val="00EB10EB"/>
    <w:rsid w:val="00EB1BED"/>
    <w:rsid w:val="00EB1BF2"/>
    <w:rsid w:val="00EB1BFA"/>
    <w:rsid w:val="00EB1C53"/>
    <w:rsid w:val="00EB1E32"/>
    <w:rsid w:val="00EB1FD6"/>
    <w:rsid w:val="00EB238D"/>
    <w:rsid w:val="00EB2480"/>
    <w:rsid w:val="00EB258D"/>
    <w:rsid w:val="00EB2685"/>
    <w:rsid w:val="00EB28AC"/>
    <w:rsid w:val="00EB28C4"/>
    <w:rsid w:val="00EB2E0F"/>
    <w:rsid w:val="00EB2E41"/>
    <w:rsid w:val="00EB2E58"/>
    <w:rsid w:val="00EB2FE4"/>
    <w:rsid w:val="00EB3017"/>
    <w:rsid w:val="00EB30BA"/>
    <w:rsid w:val="00EB35E7"/>
    <w:rsid w:val="00EB375A"/>
    <w:rsid w:val="00EB37A1"/>
    <w:rsid w:val="00EB38A4"/>
    <w:rsid w:val="00EB39BD"/>
    <w:rsid w:val="00EB3B50"/>
    <w:rsid w:val="00EB3BD3"/>
    <w:rsid w:val="00EB3E81"/>
    <w:rsid w:val="00EB3EE3"/>
    <w:rsid w:val="00EB40DA"/>
    <w:rsid w:val="00EB4555"/>
    <w:rsid w:val="00EB48F1"/>
    <w:rsid w:val="00EB49A1"/>
    <w:rsid w:val="00EB4BBB"/>
    <w:rsid w:val="00EB4D5F"/>
    <w:rsid w:val="00EB53D5"/>
    <w:rsid w:val="00EB540E"/>
    <w:rsid w:val="00EB5483"/>
    <w:rsid w:val="00EB589F"/>
    <w:rsid w:val="00EB5DD1"/>
    <w:rsid w:val="00EB6125"/>
    <w:rsid w:val="00EB66B7"/>
    <w:rsid w:val="00EB6A1D"/>
    <w:rsid w:val="00EB6BAB"/>
    <w:rsid w:val="00EB7006"/>
    <w:rsid w:val="00EB71A6"/>
    <w:rsid w:val="00EB7206"/>
    <w:rsid w:val="00EB7400"/>
    <w:rsid w:val="00EB76B4"/>
    <w:rsid w:val="00EB7AD7"/>
    <w:rsid w:val="00EB7ADA"/>
    <w:rsid w:val="00EC018E"/>
    <w:rsid w:val="00EC08F6"/>
    <w:rsid w:val="00EC096B"/>
    <w:rsid w:val="00EC0A4A"/>
    <w:rsid w:val="00EC0B1F"/>
    <w:rsid w:val="00EC0BD0"/>
    <w:rsid w:val="00EC0E48"/>
    <w:rsid w:val="00EC111C"/>
    <w:rsid w:val="00EC132F"/>
    <w:rsid w:val="00EC1781"/>
    <w:rsid w:val="00EC1B2A"/>
    <w:rsid w:val="00EC1B92"/>
    <w:rsid w:val="00EC1C94"/>
    <w:rsid w:val="00EC20C4"/>
    <w:rsid w:val="00EC2347"/>
    <w:rsid w:val="00EC245E"/>
    <w:rsid w:val="00EC28C1"/>
    <w:rsid w:val="00EC2B00"/>
    <w:rsid w:val="00EC2C43"/>
    <w:rsid w:val="00EC2D0E"/>
    <w:rsid w:val="00EC2F44"/>
    <w:rsid w:val="00EC35D5"/>
    <w:rsid w:val="00EC3765"/>
    <w:rsid w:val="00EC3983"/>
    <w:rsid w:val="00EC3F50"/>
    <w:rsid w:val="00EC405B"/>
    <w:rsid w:val="00EC4795"/>
    <w:rsid w:val="00EC4FAD"/>
    <w:rsid w:val="00EC5011"/>
    <w:rsid w:val="00EC5251"/>
    <w:rsid w:val="00EC5324"/>
    <w:rsid w:val="00EC56C9"/>
    <w:rsid w:val="00EC597D"/>
    <w:rsid w:val="00EC59CF"/>
    <w:rsid w:val="00EC5A06"/>
    <w:rsid w:val="00EC602D"/>
    <w:rsid w:val="00EC6262"/>
    <w:rsid w:val="00EC6455"/>
    <w:rsid w:val="00EC650E"/>
    <w:rsid w:val="00EC6A96"/>
    <w:rsid w:val="00EC7271"/>
    <w:rsid w:val="00EC7275"/>
    <w:rsid w:val="00EC7509"/>
    <w:rsid w:val="00EC76E2"/>
    <w:rsid w:val="00EC77BF"/>
    <w:rsid w:val="00EC7942"/>
    <w:rsid w:val="00EC7B26"/>
    <w:rsid w:val="00EC7B42"/>
    <w:rsid w:val="00EC7BC9"/>
    <w:rsid w:val="00EC7FF7"/>
    <w:rsid w:val="00ED04AA"/>
    <w:rsid w:val="00ED065E"/>
    <w:rsid w:val="00ED0A30"/>
    <w:rsid w:val="00ED0FBB"/>
    <w:rsid w:val="00ED1359"/>
    <w:rsid w:val="00ED15E5"/>
    <w:rsid w:val="00ED1838"/>
    <w:rsid w:val="00ED207D"/>
    <w:rsid w:val="00ED2283"/>
    <w:rsid w:val="00ED27A0"/>
    <w:rsid w:val="00ED2802"/>
    <w:rsid w:val="00ED2B3E"/>
    <w:rsid w:val="00ED34C1"/>
    <w:rsid w:val="00ED37B7"/>
    <w:rsid w:val="00ED382E"/>
    <w:rsid w:val="00ED39DE"/>
    <w:rsid w:val="00ED3ABB"/>
    <w:rsid w:val="00ED3D37"/>
    <w:rsid w:val="00ED3E2B"/>
    <w:rsid w:val="00ED3E7D"/>
    <w:rsid w:val="00ED43A9"/>
    <w:rsid w:val="00ED479B"/>
    <w:rsid w:val="00ED48FE"/>
    <w:rsid w:val="00ED4CCF"/>
    <w:rsid w:val="00ED5513"/>
    <w:rsid w:val="00ED59DD"/>
    <w:rsid w:val="00ED5A04"/>
    <w:rsid w:val="00ED5FB2"/>
    <w:rsid w:val="00ED5FC7"/>
    <w:rsid w:val="00ED6847"/>
    <w:rsid w:val="00ED699A"/>
    <w:rsid w:val="00ED6BE6"/>
    <w:rsid w:val="00ED6CE3"/>
    <w:rsid w:val="00ED6CE5"/>
    <w:rsid w:val="00ED6F11"/>
    <w:rsid w:val="00ED76D3"/>
    <w:rsid w:val="00ED7954"/>
    <w:rsid w:val="00ED795B"/>
    <w:rsid w:val="00ED7A75"/>
    <w:rsid w:val="00ED7EE7"/>
    <w:rsid w:val="00EE002A"/>
    <w:rsid w:val="00EE0381"/>
    <w:rsid w:val="00EE0382"/>
    <w:rsid w:val="00EE0466"/>
    <w:rsid w:val="00EE0539"/>
    <w:rsid w:val="00EE0720"/>
    <w:rsid w:val="00EE07E2"/>
    <w:rsid w:val="00EE0867"/>
    <w:rsid w:val="00EE08B4"/>
    <w:rsid w:val="00EE0E1C"/>
    <w:rsid w:val="00EE0F33"/>
    <w:rsid w:val="00EE144F"/>
    <w:rsid w:val="00EE14EE"/>
    <w:rsid w:val="00EE173F"/>
    <w:rsid w:val="00EE1741"/>
    <w:rsid w:val="00EE1790"/>
    <w:rsid w:val="00EE1C41"/>
    <w:rsid w:val="00EE2159"/>
    <w:rsid w:val="00EE21CD"/>
    <w:rsid w:val="00EE2593"/>
    <w:rsid w:val="00EE32FC"/>
    <w:rsid w:val="00EE3500"/>
    <w:rsid w:val="00EE35AB"/>
    <w:rsid w:val="00EE367F"/>
    <w:rsid w:val="00EE395A"/>
    <w:rsid w:val="00EE39C4"/>
    <w:rsid w:val="00EE45AE"/>
    <w:rsid w:val="00EE47ED"/>
    <w:rsid w:val="00EE4845"/>
    <w:rsid w:val="00EE48BA"/>
    <w:rsid w:val="00EE4F21"/>
    <w:rsid w:val="00EE5632"/>
    <w:rsid w:val="00EE5708"/>
    <w:rsid w:val="00EE5847"/>
    <w:rsid w:val="00EE5B0D"/>
    <w:rsid w:val="00EE5D21"/>
    <w:rsid w:val="00EE604B"/>
    <w:rsid w:val="00EE620C"/>
    <w:rsid w:val="00EE6312"/>
    <w:rsid w:val="00EE653F"/>
    <w:rsid w:val="00EE6820"/>
    <w:rsid w:val="00EE6B18"/>
    <w:rsid w:val="00EE72D8"/>
    <w:rsid w:val="00EE7323"/>
    <w:rsid w:val="00EE7628"/>
    <w:rsid w:val="00EE7759"/>
    <w:rsid w:val="00EE7A46"/>
    <w:rsid w:val="00EE7C8E"/>
    <w:rsid w:val="00EF0497"/>
    <w:rsid w:val="00EF0528"/>
    <w:rsid w:val="00EF06DD"/>
    <w:rsid w:val="00EF0C0E"/>
    <w:rsid w:val="00EF0D3E"/>
    <w:rsid w:val="00EF0E7A"/>
    <w:rsid w:val="00EF147D"/>
    <w:rsid w:val="00EF1686"/>
    <w:rsid w:val="00EF1725"/>
    <w:rsid w:val="00EF185C"/>
    <w:rsid w:val="00EF18F6"/>
    <w:rsid w:val="00EF1AC5"/>
    <w:rsid w:val="00EF1B08"/>
    <w:rsid w:val="00EF1F31"/>
    <w:rsid w:val="00EF29D4"/>
    <w:rsid w:val="00EF2C11"/>
    <w:rsid w:val="00EF2F37"/>
    <w:rsid w:val="00EF30AF"/>
    <w:rsid w:val="00EF33A1"/>
    <w:rsid w:val="00EF36FB"/>
    <w:rsid w:val="00EF3C59"/>
    <w:rsid w:val="00EF4674"/>
    <w:rsid w:val="00EF472A"/>
    <w:rsid w:val="00EF4A7E"/>
    <w:rsid w:val="00EF4A8C"/>
    <w:rsid w:val="00EF4C8B"/>
    <w:rsid w:val="00EF4ED3"/>
    <w:rsid w:val="00EF4F44"/>
    <w:rsid w:val="00EF502F"/>
    <w:rsid w:val="00EF596A"/>
    <w:rsid w:val="00EF59CD"/>
    <w:rsid w:val="00EF5A96"/>
    <w:rsid w:val="00EF5D11"/>
    <w:rsid w:val="00EF5E6E"/>
    <w:rsid w:val="00EF60B8"/>
    <w:rsid w:val="00EF61DD"/>
    <w:rsid w:val="00EF63A8"/>
    <w:rsid w:val="00EF64CE"/>
    <w:rsid w:val="00EF67D4"/>
    <w:rsid w:val="00EF6EC7"/>
    <w:rsid w:val="00EF6FFD"/>
    <w:rsid w:val="00EF7315"/>
    <w:rsid w:val="00EF743E"/>
    <w:rsid w:val="00EF74A6"/>
    <w:rsid w:val="00EF74C1"/>
    <w:rsid w:val="00EF74EE"/>
    <w:rsid w:val="00EF79AA"/>
    <w:rsid w:val="00EF7DEB"/>
    <w:rsid w:val="00EF7F04"/>
    <w:rsid w:val="00F009B8"/>
    <w:rsid w:val="00F009D9"/>
    <w:rsid w:val="00F00AC2"/>
    <w:rsid w:val="00F00F62"/>
    <w:rsid w:val="00F01117"/>
    <w:rsid w:val="00F01263"/>
    <w:rsid w:val="00F012BA"/>
    <w:rsid w:val="00F017B5"/>
    <w:rsid w:val="00F01D29"/>
    <w:rsid w:val="00F02128"/>
    <w:rsid w:val="00F02404"/>
    <w:rsid w:val="00F024CA"/>
    <w:rsid w:val="00F02E75"/>
    <w:rsid w:val="00F03606"/>
    <w:rsid w:val="00F036BC"/>
    <w:rsid w:val="00F03730"/>
    <w:rsid w:val="00F03A3A"/>
    <w:rsid w:val="00F03B3A"/>
    <w:rsid w:val="00F03C1C"/>
    <w:rsid w:val="00F03C2C"/>
    <w:rsid w:val="00F03CDB"/>
    <w:rsid w:val="00F03D50"/>
    <w:rsid w:val="00F03E25"/>
    <w:rsid w:val="00F04324"/>
    <w:rsid w:val="00F04469"/>
    <w:rsid w:val="00F04550"/>
    <w:rsid w:val="00F04996"/>
    <w:rsid w:val="00F04BA6"/>
    <w:rsid w:val="00F04BC7"/>
    <w:rsid w:val="00F04D1F"/>
    <w:rsid w:val="00F04E67"/>
    <w:rsid w:val="00F051EE"/>
    <w:rsid w:val="00F055D6"/>
    <w:rsid w:val="00F055E2"/>
    <w:rsid w:val="00F05B6C"/>
    <w:rsid w:val="00F05FF7"/>
    <w:rsid w:val="00F06006"/>
    <w:rsid w:val="00F06DD1"/>
    <w:rsid w:val="00F06EA6"/>
    <w:rsid w:val="00F06FAB"/>
    <w:rsid w:val="00F070C0"/>
    <w:rsid w:val="00F07446"/>
    <w:rsid w:val="00F074D1"/>
    <w:rsid w:val="00F077D0"/>
    <w:rsid w:val="00F07D24"/>
    <w:rsid w:val="00F07D53"/>
    <w:rsid w:val="00F1024F"/>
    <w:rsid w:val="00F10357"/>
    <w:rsid w:val="00F1132B"/>
    <w:rsid w:val="00F113B2"/>
    <w:rsid w:val="00F1159E"/>
    <w:rsid w:val="00F115CB"/>
    <w:rsid w:val="00F117A1"/>
    <w:rsid w:val="00F11AFF"/>
    <w:rsid w:val="00F1224F"/>
    <w:rsid w:val="00F127D2"/>
    <w:rsid w:val="00F12866"/>
    <w:rsid w:val="00F12A2C"/>
    <w:rsid w:val="00F12E86"/>
    <w:rsid w:val="00F1315E"/>
    <w:rsid w:val="00F131D2"/>
    <w:rsid w:val="00F1328F"/>
    <w:rsid w:val="00F13B94"/>
    <w:rsid w:val="00F14014"/>
    <w:rsid w:val="00F14201"/>
    <w:rsid w:val="00F14513"/>
    <w:rsid w:val="00F14A48"/>
    <w:rsid w:val="00F14D92"/>
    <w:rsid w:val="00F14E31"/>
    <w:rsid w:val="00F14F38"/>
    <w:rsid w:val="00F150A2"/>
    <w:rsid w:val="00F1518D"/>
    <w:rsid w:val="00F15259"/>
    <w:rsid w:val="00F15487"/>
    <w:rsid w:val="00F15498"/>
    <w:rsid w:val="00F15640"/>
    <w:rsid w:val="00F15801"/>
    <w:rsid w:val="00F15ABB"/>
    <w:rsid w:val="00F161D5"/>
    <w:rsid w:val="00F1620D"/>
    <w:rsid w:val="00F16259"/>
    <w:rsid w:val="00F16400"/>
    <w:rsid w:val="00F1680C"/>
    <w:rsid w:val="00F16A3A"/>
    <w:rsid w:val="00F16B1A"/>
    <w:rsid w:val="00F16B70"/>
    <w:rsid w:val="00F16D36"/>
    <w:rsid w:val="00F16D50"/>
    <w:rsid w:val="00F16E26"/>
    <w:rsid w:val="00F16F60"/>
    <w:rsid w:val="00F170FE"/>
    <w:rsid w:val="00F17F2B"/>
    <w:rsid w:val="00F1F0F4"/>
    <w:rsid w:val="00F203A7"/>
    <w:rsid w:val="00F20422"/>
    <w:rsid w:val="00F204E8"/>
    <w:rsid w:val="00F206B7"/>
    <w:rsid w:val="00F206ED"/>
    <w:rsid w:val="00F20C26"/>
    <w:rsid w:val="00F20E1D"/>
    <w:rsid w:val="00F215E4"/>
    <w:rsid w:val="00F2174A"/>
    <w:rsid w:val="00F227CE"/>
    <w:rsid w:val="00F229DB"/>
    <w:rsid w:val="00F22C9F"/>
    <w:rsid w:val="00F23080"/>
    <w:rsid w:val="00F230EE"/>
    <w:rsid w:val="00F232F8"/>
    <w:rsid w:val="00F239F1"/>
    <w:rsid w:val="00F23A5D"/>
    <w:rsid w:val="00F23CB4"/>
    <w:rsid w:val="00F23EF4"/>
    <w:rsid w:val="00F2400F"/>
    <w:rsid w:val="00F24257"/>
    <w:rsid w:val="00F24529"/>
    <w:rsid w:val="00F24689"/>
    <w:rsid w:val="00F248C0"/>
    <w:rsid w:val="00F24924"/>
    <w:rsid w:val="00F24AD1"/>
    <w:rsid w:val="00F24AE1"/>
    <w:rsid w:val="00F24D2B"/>
    <w:rsid w:val="00F253CF"/>
    <w:rsid w:val="00F253DC"/>
    <w:rsid w:val="00F25DC1"/>
    <w:rsid w:val="00F260D7"/>
    <w:rsid w:val="00F26CC3"/>
    <w:rsid w:val="00F27433"/>
    <w:rsid w:val="00F2756B"/>
    <w:rsid w:val="00F27610"/>
    <w:rsid w:val="00F27855"/>
    <w:rsid w:val="00F27CF3"/>
    <w:rsid w:val="00F27D74"/>
    <w:rsid w:val="00F2D7C9"/>
    <w:rsid w:val="00F30150"/>
    <w:rsid w:val="00F30360"/>
    <w:rsid w:val="00F304CE"/>
    <w:rsid w:val="00F30562"/>
    <w:rsid w:val="00F30635"/>
    <w:rsid w:val="00F306BD"/>
    <w:rsid w:val="00F307B7"/>
    <w:rsid w:val="00F307DB"/>
    <w:rsid w:val="00F307E3"/>
    <w:rsid w:val="00F30A04"/>
    <w:rsid w:val="00F30B18"/>
    <w:rsid w:val="00F30BF3"/>
    <w:rsid w:val="00F317E9"/>
    <w:rsid w:val="00F31D07"/>
    <w:rsid w:val="00F320F3"/>
    <w:rsid w:val="00F32444"/>
    <w:rsid w:val="00F328AD"/>
    <w:rsid w:val="00F32961"/>
    <w:rsid w:val="00F32A20"/>
    <w:rsid w:val="00F32D6D"/>
    <w:rsid w:val="00F33042"/>
    <w:rsid w:val="00F330BE"/>
    <w:rsid w:val="00F33275"/>
    <w:rsid w:val="00F3346E"/>
    <w:rsid w:val="00F3348B"/>
    <w:rsid w:val="00F335A1"/>
    <w:rsid w:val="00F335AD"/>
    <w:rsid w:val="00F336A3"/>
    <w:rsid w:val="00F3383B"/>
    <w:rsid w:val="00F33AB5"/>
    <w:rsid w:val="00F33AB6"/>
    <w:rsid w:val="00F33CF9"/>
    <w:rsid w:val="00F33DD6"/>
    <w:rsid w:val="00F340D1"/>
    <w:rsid w:val="00F34280"/>
    <w:rsid w:val="00F34286"/>
    <w:rsid w:val="00F3428E"/>
    <w:rsid w:val="00F343F1"/>
    <w:rsid w:val="00F3452A"/>
    <w:rsid w:val="00F34590"/>
    <w:rsid w:val="00F34A1B"/>
    <w:rsid w:val="00F3503F"/>
    <w:rsid w:val="00F358BE"/>
    <w:rsid w:val="00F36279"/>
    <w:rsid w:val="00F362DA"/>
    <w:rsid w:val="00F36665"/>
    <w:rsid w:val="00F366A6"/>
    <w:rsid w:val="00F3678D"/>
    <w:rsid w:val="00F36C75"/>
    <w:rsid w:val="00F36EA8"/>
    <w:rsid w:val="00F37C72"/>
    <w:rsid w:val="00F37D99"/>
    <w:rsid w:val="00F37E22"/>
    <w:rsid w:val="00F37EDE"/>
    <w:rsid w:val="00F4016F"/>
    <w:rsid w:val="00F40981"/>
    <w:rsid w:val="00F409F1"/>
    <w:rsid w:val="00F40AC7"/>
    <w:rsid w:val="00F40AED"/>
    <w:rsid w:val="00F40D16"/>
    <w:rsid w:val="00F40DA6"/>
    <w:rsid w:val="00F40DF8"/>
    <w:rsid w:val="00F41005"/>
    <w:rsid w:val="00F41278"/>
    <w:rsid w:val="00F412F4"/>
    <w:rsid w:val="00F41796"/>
    <w:rsid w:val="00F418D7"/>
    <w:rsid w:val="00F41A9B"/>
    <w:rsid w:val="00F41B65"/>
    <w:rsid w:val="00F41B6C"/>
    <w:rsid w:val="00F41C23"/>
    <w:rsid w:val="00F41C5F"/>
    <w:rsid w:val="00F4204D"/>
    <w:rsid w:val="00F420ED"/>
    <w:rsid w:val="00F42529"/>
    <w:rsid w:val="00F42A31"/>
    <w:rsid w:val="00F42BC7"/>
    <w:rsid w:val="00F42F27"/>
    <w:rsid w:val="00F42F3A"/>
    <w:rsid w:val="00F43080"/>
    <w:rsid w:val="00F431AC"/>
    <w:rsid w:val="00F431D6"/>
    <w:rsid w:val="00F43252"/>
    <w:rsid w:val="00F432CB"/>
    <w:rsid w:val="00F43334"/>
    <w:rsid w:val="00F43411"/>
    <w:rsid w:val="00F435AB"/>
    <w:rsid w:val="00F43873"/>
    <w:rsid w:val="00F4389E"/>
    <w:rsid w:val="00F43A0D"/>
    <w:rsid w:val="00F43B09"/>
    <w:rsid w:val="00F43D00"/>
    <w:rsid w:val="00F43F22"/>
    <w:rsid w:val="00F43FB0"/>
    <w:rsid w:val="00F43FDC"/>
    <w:rsid w:val="00F4421C"/>
    <w:rsid w:val="00F44605"/>
    <w:rsid w:val="00F44991"/>
    <w:rsid w:val="00F44AE9"/>
    <w:rsid w:val="00F44BFF"/>
    <w:rsid w:val="00F450E1"/>
    <w:rsid w:val="00F453E0"/>
    <w:rsid w:val="00F4584A"/>
    <w:rsid w:val="00F45905"/>
    <w:rsid w:val="00F45B29"/>
    <w:rsid w:val="00F45C18"/>
    <w:rsid w:val="00F45D7C"/>
    <w:rsid w:val="00F45E48"/>
    <w:rsid w:val="00F464BA"/>
    <w:rsid w:val="00F465E1"/>
    <w:rsid w:val="00F46920"/>
    <w:rsid w:val="00F46FC5"/>
    <w:rsid w:val="00F47132"/>
    <w:rsid w:val="00F47843"/>
    <w:rsid w:val="00F479CE"/>
    <w:rsid w:val="00F47A6A"/>
    <w:rsid w:val="00F47C3A"/>
    <w:rsid w:val="00F47E8B"/>
    <w:rsid w:val="00F47F28"/>
    <w:rsid w:val="00F50058"/>
    <w:rsid w:val="00F501A5"/>
    <w:rsid w:val="00F502DA"/>
    <w:rsid w:val="00F50328"/>
    <w:rsid w:val="00F503D6"/>
    <w:rsid w:val="00F505A4"/>
    <w:rsid w:val="00F5061D"/>
    <w:rsid w:val="00F506D6"/>
    <w:rsid w:val="00F50732"/>
    <w:rsid w:val="00F50767"/>
    <w:rsid w:val="00F507C2"/>
    <w:rsid w:val="00F5081C"/>
    <w:rsid w:val="00F513B8"/>
    <w:rsid w:val="00F51862"/>
    <w:rsid w:val="00F51CA5"/>
    <w:rsid w:val="00F51CB6"/>
    <w:rsid w:val="00F51F35"/>
    <w:rsid w:val="00F51F93"/>
    <w:rsid w:val="00F52067"/>
    <w:rsid w:val="00F522CD"/>
    <w:rsid w:val="00F52313"/>
    <w:rsid w:val="00F5241A"/>
    <w:rsid w:val="00F527CB"/>
    <w:rsid w:val="00F52CA2"/>
    <w:rsid w:val="00F52E49"/>
    <w:rsid w:val="00F52F5B"/>
    <w:rsid w:val="00F5301F"/>
    <w:rsid w:val="00F5302B"/>
    <w:rsid w:val="00F531DE"/>
    <w:rsid w:val="00F537BE"/>
    <w:rsid w:val="00F53961"/>
    <w:rsid w:val="00F53AF9"/>
    <w:rsid w:val="00F53CE1"/>
    <w:rsid w:val="00F54029"/>
    <w:rsid w:val="00F541C8"/>
    <w:rsid w:val="00F5426D"/>
    <w:rsid w:val="00F54E02"/>
    <w:rsid w:val="00F559B9"/>
    <w:rsid w:val="00F559E3"/>
    <w:rsid w:val="00F55AEF"/>
    <w:rsid w:val="00F55E58"/>
    <w:rsid w:val="00F55E9E"/>
    <w:rsid w:val="00F5608F"/>
    <w:rsid w:val="00F5641F"/>
    <w:rsid w:val="00F564EE"/>
    <w:rsid w:val="00F56B03"/>
    <w:rsid w:val="00F56B3F"/>
    <w:rsid w:val="00F56C8A"/>
    <w:rsid w:val="00F56E16"/>
    <w:rsid w:val="00F56EF6"/>
    <w:rsid w:val="00F57069"/>
    <w:rsid w:val="00F570E1"/>
    <w:rsid w:val="00F57423"/>
    <w:rsid w:val="00F57595"/>
    <w:rsid w:val="00F5777F"/>
    <w:rsid w:val="00F577B9"/>
    <w:rsid w:val="00F57941"/>
    <w:rsid w:val="00F57EA7"/>
    <w:rsid w:val="00F57F07"/>
    <w:rsid w:val="00F600AC"/>
    <w:rsid w:val="00F60301"/>
    <w:rsid w:val="00F60726"/>
    <w:rsid w:val="00F607A8"/>
    <w:rsid w:val="00F607F5"/>
    <w:rsid w:val="00F60CE2"/>
    <w:rsid w:val="00F60EDC"/>
    <w:rsid w:val="00F61112"/>
    <w:rsid w:val="00F6115D"/>
    <w:rsid w:val="00F619CF"/>
    <w:rsid w:val="00F619ED"/>
    <w:rsid w:val="00F61A99"/>
    <w:rsid w:val="00F61B6D"/>
    <w:rsid w:val="00F61BFA"/>
    <w:rsid w:val="00F61DA7"/>
    <w:rsid w:val="00F621CE"/>
    <w:rsid w:val="00F624D1"/>
    <w:rsid w:val="00F6260F"/>
    <w:rsid w:val="00F62E04"/>
    <w:rsid w:val="00F635A5"/>
    <w:rsid w:val="00F63AA0"/>
    <w:rsid w:val="00F63B18"/>
    <w:rsid w:val="00F6408F"/>
    <w:rsid w:val="00F64334"/>
    <w:rsid w:val="00F64555"/>
    <w:rsid w:val="00F64653"/>
    <w:rsid w:val="00F6481A"/>
    <w:rsid w:val="00F648A3"/>
    <w:rsid w:val="00F648CD"/>
    <w:rsid w:val="00F64F1A"/>
    <w:rsid w:val="00F656DF"/>
    <w:rsid w:val="00F65A30"/>
    <w:rsid w:val="00F65E8C"/>
    <w:rsid w:val="00F65F79"/>
    <w:rsid w:val="00F66068"/>
    <w:rsid w:val="00F660E0"/>
    <w:rsid w:val="00F66544"/>
    <w:rsid w:val="00F668DC"/>
    <w:rsid w:val="00F66CC6"/>
    <w:rsid w:val="00F66E10"/>
    <w:rsid w:val="00F670E1"/>
    <w:rsid w:val="00F6714C"/>
    <w:rsid w:val="00F67277"/>
    <w:rsid w:val="00F6732D"/>
    <w:rsid w:val="00F6764C"/>
    <w:rsid w:val="00F677F9"/>
    <w:rsid w:val="00F67893"/>
    <w:rsid w:val="00F67BF9"/>
    <w:rsid w:val="00F67C68"/>
    <w:rsid w:val="00F67F79"/>
    <w:rsid w:val="00F716AE"/>
    <w:rsid w:val="00F71711"/>
    <w:rsid w:val="00F7172C"/>
    <w:rsid w:val="00F71A67"/>
    <w:rsid w:val="00F71CEF"/>
    <w:rsid w:val="00F71DC8"/>
    <w:rsid w:val="00F720E5"/>
    <w:rsid w:val="00F72210"/>
    <w:rsid w:val="00F72369"/>
    <w:rsid w:val="00F724A2"/>
    <w:rsid w:val="00F72709"/>
    <w:rsid w:val="00F7293D"/>
    <w:rsid w:val="00F72979"/>
    <w:rsid w:val="00F72A40"/>
    <w:rsid w:val="00F72DF4"/>
    <w:rsid w:val="00F7309B"/>
    <w:rsid w:val="00F73C70"/>
    <w:rsid w:val="00F73C7C"/>
    <w:rsid w:val="00F742C1"/>
    <w:rsid w:val="00F743D3"/>
    <w:rsid w:val="00F7469A"/>
    <w:rsid w:val="00F748BB"/>
    <w:rsid w:val="00F74955"/>
    <w:rsid w:val="00F75330"/>
    <w:rsid w:val="00F7539E"/>
    <w:rsid w:val="00F753E2"/>
    <w:rsid w:val="00F75771"/>
    <w:rsid w:val="00F75C44"/>
    <w:rsid w:val="00F75CFB"/>
    <w:rsid w:val="00F75DF9"/>
    <w:rsid w:val="00F75EC7"/>
    <w:rsid w:val="00F75FEC"/>
    <w:rsid w:val="00F7605D"/>
    <w:rsid w:val="00F765DB"/>
    <w:rsid w:val="00F76701"/>
    <w:rsid w:val="00F768F6"/>
    <w:rsid w:val="00F76C62"/>
    <w:rsid w:val="00F76C81"/>
    <w:rsid w:val="00F76F4D"/>
    <w:rsid w:val="00F76FA8"/>
    <w:rsid w:val="00F77116"/>
    <w:rsid w:val="00F775D6"/>
    <w:rsid w:val="00F7765F"/>
    <w:rsid w:val="00F776F6"/>
    <w:rsid w:val="00F77D68"/>
    <w:rsid w:val="00F77EEF"/>
    <w:rsid w:val="00F8012A"/>
    <w:rsid w:val="00F8034C"/>
    <w:rsid w:val="00F805CF"/>
    <w:rsid w:val="00F807F1"/>
    <w:rsid w:val="00F80DC6"/>
    <w:rsid w:val="00F8129A"/>
    <w:rsid w:val="00F8152E"/>
    <w:rsid w:val="00F81583"/>
    <w:rsid w:val="00F8162C"/>
    <w:rsid w:val="00F81742"/>
    <w:rsid w:val="00F81B9D"/>
    <w:rsid w:val="00F81C0C"/>
    <w:rsid w:val="00F81EF9"/>
    <w:rsid w:val="00F82081"/>
    <w:rsid w:val="00F8214D"/>
    <w:rsid w:val="00F82229"/>
    <w:rsid w:val="00F8223F"/>
    <w:rsid w:val="00F824AF"/>
    <w:rsid w:val="00F8257A"/>
    <w:rsid w:val="00F826DA"/>
    <w:rsid w:val="00F827B6"/>
    <w:rsid w:val="00F82A59"/>
    <w:rsid w:val="00F83827"/>
    <w:rsid w:val="00F839D0"/>
    <w:rsid w:val="00F83D6D"/>
    <w:rsid w:val="00F83E1D"/>
    <w:rsid w:val="00F83FD9"/>
    <w:rsid w:val="00F84981"/>
    <w:rsid w:val="00F849C3"/>
    <w:rsid w:val="00F84AAA"/>
    <w:rsid w:val="00F84D81"/>
    <w:rsid w:val="00F84D9E"/>
    <w:rsid w:val="00F850A9"/>
    <w:rsid w:val="00F851B3"/>
    <w:rsid w:val="00F851DD"/>
    <w:rsid w:val="00F855E2"/>
    <w:rsid w:val="00F85626"/>
    <w:rsid w:val="00F85718"/>
    <w:rsid w:val="00F857A2"/>
    <w:rsid w:val="00F85963"/>
    <w:rsid w:val="00F859E5"/>
    <w:rsid w:val="00F85BF3"/>
    <w:rsid w:val="00F85FF9"/>
    <w:rsid w:val="00F8609A"/>
    <w:rsid w:val="00F86258"/>
    <w:rsid w:val="00F863CE"/>
    <w:rsid w:val="00F867C6"/>
    <w:rsid w:val="00F868A2"/>
    <w:rsid w:val="00F86CCC"/>
    <w:rsid w:val="00F86E66"/>
    <w:rsid w:val="00F87312"/>
    <w:rsid w:val="00F874BA"/>
    <w:rsid w:val="00F875F8"/>
    <w:rsid w:val="00F8791E"/>
    <w:rsid w:val="00F87A33"/>
    <w:rsid w:val="00F87D47"/>
    <w:rsid w:val="00F905D0"/>
    <w:rsid w:val="00F9094B"/>
    <w:rsid w:val="00F90DD2"/>
    <w:rsid w:val="00F90FF5"/>
    <w:rsid w:val="00F91577"/>
    <w:rsid w:val="00F9172D"/>
    <w:rsid w:val="00F91975"/>
    <w:rsid w:val="00F91A6C"/>
    <w:rsid w:val="00F91B7D"/>
    <w:rsid w:val="00F9223C"/>
    <w:rsid w:val="00F9270A"/>
    <w:rsid w:val="00F92A50"/>
    <w:rsid w:val="00F92AB1"/>
    <w:rsid w:val="00F92BC0"/>
    <w:rsid w:val="00F92CC1"/>
    <w:rsid w:val="00F92DC1"/>
    <w:rsid w:val="00F92FF9"/>
    <w:rsid w:val="00F9351F"/>
    <w:rsid w:val="00F9369E"/>
    <w:rsid w:val="00F93A46"/>
    <w:rsid w:val="00F93AF5"/>
    <w:rsid w:val="00F93B4F"/>
    <w:rsid w:val="00F93DF9"/>
    <w:rsid w:val="00F9407C"/>
    <w:rsid w:val="00F9412D"/>
    <w:rsid w:val="00F9441D"/>
    <w:rsid w:val="00F9487F"/>
    <w:rsid w:val="00F94912"/>
    <w:rsid w:val="00F94A96"/>
    <w:rsid w:val="00F94C24"/>
    <w:rsid w:val="00F94C73"/>
    <w:rsid w:val="00F94D45"/>
    <w:rsid w:val="00F94EAC"/>
    <w:rsid w:val="00F951E4"/>
    <w:rsid w:val="00F95248"/>
    <w:rsid w:val="00F95371"/>
    <w:rsid w:val="00F95379"/>
    <w:rsid w:val="00F9575A"/>
    <w:rsid w:val="00F9582C"/>
    <w:rsid w:val="00F95C0E"/>
    <w:rsid w:val="00F95CFE"/>
    <w:rsid w:val="00F95D2F"/>
    <w:rsid w:val="00F96182"/>
    <w:rsid w:val="00F961F7"/>
    <w:rsid w:val="00F96202"/>
    <w:rsid w:val="00F9626E"/>
    <w:rsid w:val="00F96A14"/>
    <w:rsid w:val="00F96A27"/>
    <w:rsid w:val="00F96B71"/>
    <w:rsid w:val="00F96D38"/>
    <w:rsid w:val="00F96F30"/>
    <w:rsid w:val="00F972D8"/>
    <w:rsid w:val="00F974E3"/>
    <w:rsid w:val="00F97CF4"/>
    <w:rsid w:val="00F97D1A"/>
    <w:rsid w:val="00F97E26"/>
    <w:rsid w:val="00FA00FD"/>
    <w:rsid w:val="00FA0351"/>
    <w:rsid w:val="00FA08FE"/>
    <w:rsid w:val="00FA0928"/>
    <w:rsid w:val="00FA0DB8"/>
    <w:rsid w:val="00FA0E79"/>
    <w:rsid w:val="00FA140C"/>
    <w:rsid w:val="00FA155C"/>
    <w:rsid w:val="00FA1580"/>
    <w:rsid w:val="00FA15FD"/>
    <w:rsid w:val="00FA1917"/>
    <w:rsid w:val="00FA1952"/>
    <w:rsid w:val="00FA1C2C"/>
    <w:rsid w:val="00FA1C56"/>
    <w:rsid w:val="00FA1D5D"/>
    <w:rsid w:val="00FA20DC"/>
    <w:rsid w:val="00FA2417"/>
    <w:rsid w:val="00FA24BB"/>
    <w:rsid w:val="00FA25FE"/>
    <w:rsid w:val="00FA26D9"/>
    <w:rsid w:val="00FA2E18"/>
    <w:rsid w:val="00FA2E4E"/>
    <w:rsid w:val="00FA3948"/>
    <w:rsid w:val="00FA3BB1"/>
    <w:rsid w:val="00FA3F38"/>
    <w:rsid w:val="00FA43E5"/>
    <w:rsid w:val="00FA43F0"/>
    <w:rsid w:val="00FA45C2"/>
    <w:rsid w:val="00FA49D5"/>
    <w:rsid w:val="00FA4AFC"/>
    <w:rsid w:val="00FA4F28"/>
    <w:rsid w:val="00FA5155"/>
    <w:rsid w:val="00FA5690"/>
    <w:rsid w:val="00FA56DE"/>
    <w:rsid w:val="00FA5776"/>
    <w:rsid w:val="00FA5B22"/>
    <w:rsid w:val="00FA5F21"/>
    <w:rsid w:val="00FA63A4"/>
    <w:rsid w:val="00FA67B9"/>
    <w:rsid w:val="00FA6838"/>
    <w:rsid w:val="00FA68F3"/>
    <w:rsid w:val="00FA6953"/>
    <w:rsid w:val="00FA69F4"/>
    <w:rsid w:val="00FA6C08"/>
    <w:rsid w:val="00FA6C93"/>
    <w:rsid w:val="00FA7593"/>
    <w:rsid w:val="00FA78D7"/>
    <w:rsid w:val="00FA7A46"/>
    <w:rsid w:val="00FA7A57"/>
    <w:rsid w:val="00FA7ADC"/>
    <w:rsid w:val="00FA7B2E"/>
    <w:rsid w:val="00FA7B86"/>
    <w:rsid w:val="00FA7C95"/>
    <w:rsid w:val="00FB0415"/>
    <w:rsid w:val="00FB0747"/>
    <w:rsid w:val="00FB0976"/>
    <w:rsid w:val="00FB09E3"/>
    <w:rsid w:val="00FB16A8"/>
    <w:rsid w:val="00FB1764"/>
    <w:rsid w:val="00FB17DC"/>
    <w:rsid w:val="00FB1829"/>
    <w:rsid w:val="00FB193C"/>
    <w:rsid w:val="00FB1A16"/>
    <w:rsid w:val="00FB1BC8"/>
    <w:rsid w:val="00FB1D0B"/>
    <w:rsid w:val="00FB24EB"/>
    <w:rsid w:val="00FB29F2"/>
    <w:rsid w:val="00FB2B54"/>
    <w:rsid w:val="00FB2F02"/>
    <w:rsid w:val="00FB31CB"/>
    <w:rsid w:val="00FB3605"/>
    <w:rsid w:val="00FB37BA"/>
    <w:rsid w:val="00FB37C6"/>
    <w:rsid w:val="00FB37DB"/>
    <w:rsid w:val="00FB3AF1"/>
    <w:rsid w:val="00FB3D78"/>
    <w:rsid w:val="00FB3D9B"/>
    <w:rsid w:val="00FB404B"/>
    <w:rsid w:val="00FB40D6"/>
    <w:rsid w:val="00FB44C5"/>
    <w:rsid w:val="00FB4518"/>
    <w:rsid w:val="00FB457E"/>
    <w:rsid w:val="00FB4941"/>
    <w:rsid w:val="00FB5157"/>
    <w:rsid w:val="00FB558F"/>
    <w:rsid w:val="00FB55C9"/>
    <w:rsid w:val="00FB5790"/>
    <w:rsid w:val="00FB57C3"/>
    <w:rsid w:val="00FB58B0"/>
    <w:rsid w:val="00FB5BEF"/>
    <w:rsid w:val="00FB5C4F"/>
    <w:rsid w:val="00FB5D0D"/>
    <w:rsid w:val="00FB5D3C"/>
    <w:rsid w:val="00FB63F5"/>
    <w:rsid w:val="00FB6B32"/>
    <w:rsid w:val="00FB6B8A"/>
    <w:rsid w:val="00FB6E4F"/>
    <w:rsid w:val="00FB7182"/>
    <w:rsid w:val="00FB71A4"/>
    <w:rsid w:val="00FB7436"/>
    <w:rsid w:val="00FB74F1"/>
    <w:rsid w:val="00FB75EC"/>
    <w:rsid w:val="00FB7715"/>
    <w:rsid w:val="00FB78CE"/>
    <w:rsid w:val="00FB79EE"/>
    <w:rsid w:val="00FB7AA3"/>
    <w:rsid w:val="00FC03CE"/>
    <w:rsid w:val="00FC05BB"/>
    <w:rsid w:val="00FC066C"/>
    <w:rsid w:val="00FC07E8"/>
    <w:rsid w:val="00FC0AED"/>
    <w:rsid w:val="00FC0BC8"/>
    <w:rsid w:val="00FC0C8B"/>
    <w:rsid w:val="00FC106E"/>
    <w:rsid w:val="00FC19B1"/>
    <w:rsid w:val="00FC2288"/>
    <w:rsid w:val="00FC274A"/>
    <w:rsid w:val="00FC277F"/>
    <w:rsid w:val="00FC27B5"/>
    <w:rsid w:val="00FC315B"/>
    <w:rsid w:val="00FC32AB"/>
    <w:rsid w:val="00FC354E"/>
    <w:rsid w:val="00FC3B88"/>
    <w:rsid w:val="00FC3ED5"/>
    <w:rsid w:val="00FC432E"/>
    <w:rsid w:val="00FC4581"/>
    <w:rsid w:val="00FC4A8E"/>
    <w:rsid w:val="00FC4C56"/>
    <w:rsid w:val="00FC4E32"/>
    <w:rsid w:val="00FC50D0"/>
    <w:rsid w:val="00FC50F4"/>
    <w:rsid w:val="00FC5251"/>
    <w:rsid w:val="00FC5299"/>
    <w:rsid w:val="00FC56AB"/>
    <w:rsid w:val="00FC5850"/>
    <w:rsid w:val="00FC58F6"/>
    <w:rsid w:val="00FC5A8F"/>
    <w:rsid w:val="00FC5AF6"/>
    <w:rsid w:val="00FC5EAA"/>
    <w:rsid w:val="00FC6192"/>
    <w:rsid w:val="00FC6266"/>
    <w:rsid w:val="00FC6457"/>
    <w:rsid w:val="00FC6480"/>
    <w:rsid w:val="00FC67DF"/>
    <w:rsid w:val="00FC6ADE"/>
    <w:rsid w:val="00FC6FA5"/>
    <w:rsid w:val="00FC7355"/>
    <w:rsid w:val="00FC74D0"/>
    <w:rsid w:val="00FC78C5"/>
    <w:rsid w:val="00FC795E"/>
    <w:rsid w:val="00FC7A9F"/>
    <w:rsid w:val="00FD0634"/>
    <w:rsid w:val="00FD06FD"/>
    <w:rsid w:val="00FD0863"/>
    <w:rsid w:val="00FD09A2"/>
    <w:rsid w:val="00FD0EA5"/>
    <w:rsid w:val="00FD106A"/>
    <w:rsid w:val="00FD14FC"/>
    <w:rsid w:val="00FD15DB"/>
    <w:rsid w:val="00FD16C0"/>
    <w:rsid w:val="00FD1737"/>
    <w:rsid w:val="00FD1953"/>
    <w:rsid w:val="00FD1BBC"/>
    <w:rsid w:val="00FD1C86"/>
    <w:rsid w:val="00FD20FE"/>
    <w:rsid w:val="00FD22AA"/>
    <w:rsid w:val="00FD24BE"/>
    <w:rsid w:val="00FD257E"/>
    <w:rsid w:val="00FD25BA"/>
    <w:rsid w:val="00FD2649"/>
    <w:rsid w:val="00FD2680"/>
    <w:rsid w:val="00FD2749"/>
    <w:rsid w:val="00FD2A40"/>
    <w:rsid w:val="00FD3013"/>
    <w:rsid w:val="00FD3216"/>
    <w:rsid w:val="00FD3531"/>
    <w:rsid w:val="00FD3671"/>
    <w:rsid w:val="00FD3748"/>
    <w:rsid w:val="00FD3BB0"/>
    <w:rsid w:val="00FD3BE4"/>
    <w:rsid w:val="00FD3D83"/>
    <w:rsid w:val="00FD441C"/>
    <w:rsid w:val="00FD4592"/>
    <w:rsid w:val="00FD459D"/>
    <w:rsid w:val="00FD486B"/>
    <w:rsid w:val="00FD4995"/>
    <w:rsid w:val="00FD4B9A"/>
    <w:rsid w:val="00FD4FC6"/>
    <w:rsid w:val="00FD5194"/>
    <w:rsid w:val="00FD562F"/>
    <w:rsid w:val="00FD58A7"/>
    <w:rsid w:val="00FD5B0D"/>
    <w:rsid w:val="00FD5B27"/>
    <w:rsid w:val="00FD5DFE"/>
    <w:rsid w:val="00FD5F07"/>
    <w:rsid w:val="00FD61F2"/>
    <w:rsid w:val="00FD62B6"/>
    <w:rsid w:val="00FD6361"/>
    <w:rsid w:val="00FD64B3"/>
    <w:rsid w:val="00FD67AC"/>
    <w:rsid w:val="00FD6E31"/>
    <w:rsid w:val="00FD7065"/>
    <w:rsid w:val="00FD7204"/>
    <w:rsid w:val="00FD72F2"/>
    <w:rsid w:val="00FD76BB"/>
    <w:rsid w:val="00FD7756"/>
    <w:rsid w:val="00FD7C62"/>
    <w:rsid w:val="00FD7C7C"/>
    <w:rsid w:val="00FDD817"/>
    <w:rsid w:val="00FE0087"/>
    <w:rsid w:val="00FE08A5"/>
    <w:rsid w:val="00FE0951"/>
    <w:rsid w:val="00FE09C1"/>
    <w:rsid w:val="00FE0A78"/>
    <w:rsid w:val="00FE0E61"/>
    <w:rsid w:val="00FE0EF9"/>
    <w:rsid w:val="00FE0F09"/>
    <w:rsid w:val="00FE0F12"/>
    <w:rsid w:val="00FE0F79"/>
    <w:rsid w:val="00FE0F81"/>
    <w:rsid w:val="00FE108A"/>
    <w:rsid w:val="00FE13AA"/>
    <w:rsid w:val="00FE1C10"/>
    <w:rsid w:val="00FE1E75"/>
    <w:rsid w:val="00FE1F82"/>
    <w:rsid w:val="00FE216B"/>
    <w:rsid w:val="00FE26A4"/>
    <w:rsid w:val="00FE26DE"/>
    <w:rsid w:val="00FE2866"/>
    <w:rsid w:val="00FE289D"/>
    <w:rsid w:val="00FE2C74"/>
    <w:rsid w:val="00FE2CBF"/>
    <w:rsid w:val="00FE2D14"/>
    <w:rsid w:val="00FE3023"/>
    <w:rsid w:val="00FE3155"/>
    <w:rsid w:val="00FE32FA"/>
    <w:rsid w:val="00FE34C3"/>
    <w:rsid w:val="00FE3967"/>
    <w:rsid w:val="00FE419D"/>
    <w:rsid w:val="00FE41E0"/>
    <w:rsid w:val="00FE43C6"/>
    <w:rsid w:val="00FE4500"/>
    <w:rsid w:val="00FE460A"/>
    <w:rsid w:val="00FE47DF"/>
    <w:rsid w:val="00FE4D78"/>
    <w:rsid w:val="00FE4DCE"/>
    <w:rsid w:val="00FE4E65"/>
    <w:rsid w:val="00FE5137"/>
    <w:rsid w:val="00FE518B"/>
    <w:rsid w:val="00FE52FC"/>
    <w:rsid w:val="00FE55B4"/>
    <w:rsid w:val="00FE59BB"/>
    <w:rsid w:val="00FE59E2"/>
    <w:rsid w:val="00FE59F5"/>
    <w:rsid w:val="00FE5E8F"/>
    <w:rsid w:val="00FE5F59"/>
    <w:rsid w:val="00FE6B32"/>
    <w:rsid w:val="00FE6C48"/>
    <w:rsid w:val="00FE6D6F"/>
    <w:rsid w:val="00FE6D8E"/>
    <w:rsid w:val="00FE6F68"/>
    <w:rsid w:val="00FE6FF9"/>
    <w:rsid w:val="00FE7467"/>
    <w:rsid w:val="00FE76C8"/>
    <w:rsid w:val="00FE76F6"/>
    <w:rsid w:val="00FE77B5"/>
    <w:rsid w:val="00FF00A9"/>
    <w:rsid w:val="00FF00D5"/>
    <w:rsid w:val="00FF0101"/>
    <w:rsid w:val="00FF0182"/>
    <w:rsid w:val="00FF0310"/>
    <w:rsid w:val="00FF0547"/>
    <w:rsid w:val="00FF0883"/>
    <w:rsid w:val="00FF0D97"/>
    <w:rsid w:val="00FF0DDA"/>
    <w:rsid w:val="00FF0E4F"/>
    <w:rsid w:val="00FF126A"/>
    <w:rsid w:val="00FF13EE"/>
    <w:rsid w:val="00FF1811"/>
    <w:rsid w:val="00FF1DB9"/>
    <w:rsid w:val="00FF2362"/>
    <w:rsid w:val="00FF239B"/>
    <w:rsid w:val="00FF2648"/>
    <w:rsid w:val="00FF2E1E"/>
    <w:rsid w:val="00FF323D"/>
    <w:rsid w:val="00FF32F7"/>
    <w:rsid w:val="00FF3385"/>
    <w:rsid w:val="00FF387A"/>
    <w:rsid w:val="00FF3CC0"/>
    <w:rsid w:val="00FF4816"/>
    <w:rsid w:val="00FF4B61"/>
    <w:rsid w:val="00FF4DC9"/>
    <w:rsid w:val="00FF4FAF"/>
    <w:rsid w:val="00FF51BB"/>
    <w:rsid w:val="00FF5418"/>
    <w:rsid w:val="00FF5AAD"/>
    <w:rsid w:val="00FF5D8F"/>
    <w:rsid w:val="00FF5DFB"/>
    <w:rsid w:val="00FF60F7"/>
    <w:rsid w:val="00FF62D2"/>
    <w:rsid w:val="00FF662B"/>
    <w:rsid w:val="00FF6702"/>
    <w:rsid w:val="00FF685C"/>
    <w:rsid w:val="00FF6958"/>
    <w:rsid w:val="00FF6C8D"/>
    <w:rsid w:val="00FF7231"/>
    <w:rsid w:val="00FF755C"/>
    <w:rsid w:val="00FF791F"/>
    <w:rsid w:val="00FF792F"/>
    <w:rsid w:val="00FF7B1D"/>
    <w:rsid w:val="00FF7CBC"/>
    <w:rsid w:val="01023386"/>
    <w:rsid w:val="01053CED"/>
    <w:rsid w:val="010AB0EC"/>
    <w:rsid w:val="0151B155"/>
    <w:rsid w:val="0154E2EE"/>
    <w:rsid w:val="015ECD93"/>
    <w:rsid w:val="0168DA0C"/>
    <w:rsid w:val="016BFD5C"/>
    <w:rsid w:val="018E2EAC"/>
    <w:rsid w:val="0197AE84"/>
    <w:rsid w:val="01A46EA7"/>
    <w:rsid w:val="01CE5F43"/>
    <w:rsid w:val="01D3A20D"/>
    <w:rsid w:val="01D6007C"/>
    <w:rsid w:val="01EE29F2"/>
    <w:rsid w:val="01F02C1A"/>
    <w:rsid w:val="01F569A0"/>
    <w:rsid w:val="01FFBEA3"/>
    <w:rsid w:val="02093E98"/>
    <w:rsid w:val="0231A8C0"/>
    <w:rsid w:val="024CA21D"/>
    <w:rsid w:val="024FBF4D"/>
    <w:rsid w:val="0253F7DF"/>
    <w:rsid w:val="026E6196"/>
    <w:rsid w:val="027143BF"/>
    <w:rsid w:val="02796CCE"/>
    <w:rsid w:val="02919A7D"/>
    <w:rsid w:val="029247E5"/>
    <w:rsid w:val="02C23225"/>
    <w:rsid w:val="02D3032B"/>
    <w:rsid w:val="02FC9BE9"/>
    <w:rsid w:val="031E0343"/>
    <w:rsid w:val="03416007"/>
    <w:rsid w:val="03520461"/>
    <w:rsid w:val="0352BC63"/>
    <w:rsid w:val="035DBB7D"/>
    <w:rsid w:val="0367026B"/>
    <w:rsid w:val="0367D2EC"/>
    <w:rsid w:val="03951419"/>
    <w:rsid w:val="03B1136C"/>
    <w:rsid w:val="03BB402D"/>
    <w:rsid w:val="03BCB278"/>
    <w:rsid w:val="03DAC34F"/>
    <w:rsid w:val="03F39E9E"/>
    <w:rsid w:val="03F5F61D"/>
    <w:rsid w:val="03F82EFB"/>
    <w:rsid w:val="03FA8850"/>
    <w:rsid w:val="03FEC768"/>
    <w:rsid w:val="03FED854"/>
    <w:rsid w:val="0419A25B"/>
    <w:rsid w:val="043B4A45"/>
    <w:rsid w:val="0447505B"/>
    <w:rsid w:val="045343B2"/>
    <w:rsid w:val="0472F13D"/>
    <w:rsid w:val="04752D22"/>
    <w:rsid w:val="0488BA9F"/>
    <w:rsid w:val="04983AA1"/>
    <w:rsid w:val="04A00B0B"/>
    <w:rsid w:val="04A407A4"/>
    <w:rsid w:val="04C9E439"/>
    <w:rsid w:val="04D2D6F6"/>
    <w:rsid w:val="04D5ADE0"/>
    <w:rsid w:val="05058929"/>
    <w:rsid w:val="05197ECE"/>
    <w:rsid w:val="053863EA"/>
    <w:rsid w:val="054B3436"/>
    <w:rsid w:val="0554F6F2"/>
    <w:rsid w:val="055642C0"/>
    <w:rsid w:val="05738D45"/>
    <w:rsid w:val="0573A474"/>
    <w:rsid w:val="05804FAA"/>
    <w:rsid w:val="05910F33"/>
    <w:rsid w:val="05B01EDC"/>
    <w:rsid w:val="05B7370E"/>
    <w:rsid w:val="05BDB1BF"/>
    <w:rsid w:val="05C4C12A"/>
    <w:rsid w:val="05CB4DFC"/>
    <w:rsid w:val="05CE00AD"/>
    <w:rsid w:val="05D80879"/>
    <w:rsid w:val="05D875E9"/>
    <w:rsid w:val="05DD0875"/>
    <w:rsid w:val="05E36F62"/>
    <w:rsid w:val="05EDBEC5"/>
    <w:rsid w:val="05F228DF"/>
    <w:rsid w:val="0612B884"/>
    <w:rsid w:val="06200E9E"/>
    <w:rsid w:val="06256655"/>
    <w:rsid w:val="0628871E"/>
    <w:rsid w:val="062B20D7"/>
    <w:rsid w:val="0646C480"/>
    <w:rsid w:val="064ACAE7"/>
    <w:rsid w:val="0651F23E"/>
    <w:rsid w:val="06672FA2"/>
    <w:rsid w:val="066FE676"/>
    <w:rsid w:val="067A628A"/>
    <w:rsid w:val="067A9460"/>
    <w:rsid w:val="067C9C1B"/>
    <w:rsid w:val="068C99AD"/>
    <w:rsid w:val="06A6159B"/>
    <w:rsid w:val="06ABBA71"/>
    <w:rsid w:val="06BEE410"/>
    <w:rsid w:val="06C25E9D"/>
    <w:rsid w:val="06C2B7BF"/>
    <w:rsid w:val="06C4473C"/>
    <w:rsid w:val="06CFE733"/>
    <w:rsid w:val="06E3DA1C"/>
    <w:rsid w:val="06F852B8"/>
    <w:rsid w:val="071B1FE1"/>
    <w:rsid w:val="071E1B02"/>
    <w:rsid w:val="0720DC8E"/>
    <w:rsid w:val="07435DCF"/>
    <w:rsid w:val="074FA078"/>
    <w:rsid w:val="07579789"/>
    <w:rsid w:val="07580D18"/>
    <w:rsid w:val="075EBAA1"/>
    <w:rsid w:val="077C6AFF"/>
    <w:rsid w:val="079A9F55"/>
    <w:rsid w:val="079B1783"/>
    <w:rsid w:val="07A1D162"/>
    <w:rsid w:val="07AACA6C"/>
    <w:rsid w:val="07B356F6"/>
    <w:rsid w:val="07C85257"/>
    <w:rsid w:val="07CC379A"/>
    <w:rsid w:val="07E23DF0"/>
    <w:rsid w:val="07FEF95C"/>
    <w:rsid w:val="08061F8E"/>
    <w:rsid w:val="0812CD9B"/>
    <w:rsid w:val="081CEB8A"/>
    <w:rsid w:val="0823D755"/>
    <w:rsid w:val="08271F70"/>
    <w:rsid w:val="082C55C2"/>
    <w:rsid w:val="082CFD68"/>
    <w:rsid w:val="0841454F"/>
    <w:rsid w:val="08546B44"/>
    <w:rsid w:val="086D93A1"/>
    <w:rsid w:val="086DF61A"/>
    <w:rsid w:val="08701F09"/>
    <w:rsid w:val="0892E37E"/>
    <w:rsid w:val="08AF4B7E"/>
    <w:rsid w:val="08B88182"/>
    <w:rsid w:val="08BEC1A0"/>
    <w:rsid w:val="08C7E34D"/>
    <w:rsid w:val="08CEADFC"/>
    <w:rsid w:val="08D3936B"/>
    <w:rsid w:val="08D8313B"/>
    <w:rsid w:val="08E80159"/>
    <w:rsid w:val="0900501E"/>
    <w:rsid w:val="0905508A"/>
    <w:rsid w:val="091E3D9B"/>
    <w:rsid w:val="0927975E"/>
    <w:rsid w:val="092A8289"/>
    <w:rsid w:val="092D6244"/>
    <w:rsid w:val="093CDD42"/>
    <w:rsid w:val="093DA1C3"/>
    <w:rsid w:val="094D2A86"/>
    <w:rsid w:val="09631163"/>
    <w:rsid w:val="0969DAC4"/>
    <w:rsid w:val="096E6E4B"/>
    <w:rsid w:val="09705325"/>
    <w:rsid w:val="09743671"/>
    <w:rsid w:val="097619B0"/>
    <w:rsid w:val="09777D4F"/>
    <w:rsid w:val="0978F61F"/>
    <w:rsid w:val="097F8C64"/>
    <w:rsid w:val="0984A150"/>
    <w:rsid w:val="098B09AE"/>
    <w:rsid w:val="09A8AA95"/>
    <w:rsid w:val="09B9DF21"/>
    <w:rsid w:val="09EA0930"/>
    <w:rsid w:val="09EE746D"/>
    <w:rsid w:val="09FB5086"/>
    <w:rsid w:val="0A1B2F62"/>
    <w:rsid w:val="0A1D8CB6"/>
    <w:rsid w:val="0A2654D7"/>
    <w:rsid w:val="0A53BBD1"/>
    <w:rsid w:val="0A580E11"/>
    <w:rsid w:val="0A6405B9"/>
    <w:rsid w:val="0A6CEAE8"/>
    <w:rsid w:val="0A6D91D7"/>
    <w:rsid w:val="0A832AF6"/>
    <w:rsid w:val="0A8515FE"/>
    <w:rsid w:val="0A941A61"/>
    <w:rsid w:val="0AB8E738"/>
    <w:rsid w:val="0ABBB560"/>
    <w:rsid w:val="0ACC9D72"/>
    <w:rsid w:val="0AD309FE"/>
    <w:rsid w:val="0ADCFC2E"/>
    <w:rsid w:val="0AE77A50"/>
    <w:rsid w:val="0B042226"/>
    <w:rsid w:val="0B0B2B00"/>
    <w:rsid w:val="0B1E46A2"/>
    <w:rsid w:val="0B1F1858"/>
    <w:rsid w:val="0B28965D"/>
    <w:rsid w:val="0B37D3A6"/>
    <w:rsid w:val="0B3C8A50"/>
    <w:rsid w:val="0B3D5A85"/>
    <w:rsid w:val="0B4AD3EA"/>
    <w:rsid w:val="0B80A8AF"/>
    <w:rsid w:val="0B91799B"/>
    <w:rsid w:val="0BC5B75B"/>
    <w:rsid w:val="0BC7BC24"/>
    <w:rsid w:val="0BC9793F"/>
    <w:rsid w:val="0BD473C9"/>
    <w:rsid w:val="0BD4851C"/>
    <w:rsid w:val="0BECC5CD"/>
    <w:rsid w:val="0BF40449"/>
    <w:rsid w:val="0BFB8B0C"/>
    <w:rsid w:val="0BFCD85D"/>
    <w:rsid w:val="0C084B0F"/>
    <w:rsid w:val="0C095737"/>
    <w:rsid w:val="0C125234"/>
    <w:rsid w:val="0C27679C"/>
    <w:rsid w:val="0C3AC70A"/>
    <w:rsid w:val="0C4168B9"/>
    <w:rsid w:val="0C4A6CD1"/>
    <w:rsid w:val="0C4F2E1C"/>
    <w:rsid w:val="0C5785C1"/>
    <w:rsid w:val="0C68916B"/>
    <w:rsid w:val="0C9F5B0F"/>
    <w:rsid w:val="0CAB4DEF"/>
    <w:rsid w:val="0CC47796"/>
    <w:rsid w:val="0CD1BB56"/>
    <w:rsid w:val="0CEE4947"/>
    <w:rsid w:val="0CF7BE70"/>
    <w:rsid w:val="0D03769C"/>
    <w:rsid w:val="0D210131"/>
    <w:rsid w:val="0D4DF026"/>
    <w:rsid w:val="0D4DFDDC"/>
    <w:rsid w:val="0D525D6F"/>
    <w:rsid w:val="0D593549"/>
    <w:rsid w:val="0D67EB5E"/>
    <w:rsid w:val="0D7AAB9F"/>
    <w:rsid w:val="0D7D0B93"/>
    <w:rsid w:val="0D7D26F3"/>
    <w:rsid w:val="0D894802"/>
    <w:rsid w:val="0D94FBCB"/>
    <w:rsid w:val="0D977EC4"/>
    <w:rsid w:val="0D97A5C9"/>
    <w:rsid w:val="0D9EC906"/>
    <w:rsid w:val="0DBAA0C0"/>
    <w:rsid w:val="0DC4C9BA"/>
    <w:rsid w:val="0DDA2DC5"/>
    <w:rsid w:val="0DDAD778"/>
    <w:rsid w:val="0DE22C8B"/>
    <w:rsid w:val="0DE69A89"/>
    <w:rsid w:val="0DF00577"/>
    <w:rsid w:val="0E0E219B"/>
    <w:rsid w:val="0E20C088"/>
    <w:rsid w:val="0E545C26"/>
    <w:rsid w:val="0E5E9CD3"/>
    <w:rsid w:val="0E6CCCAA"/>
    <w:rsid w:val="0E8A1F84"/>
    <w:rsid w:val="0EC91CC5"/>
    <w:rsid w:val="0ECED9A8"/>
    <w:rsid w:val="0ED32A03"/>
    <w:rsid w:val="0EE3BFF6"/>
    <w:rsid w:val="0EF7C8B5"/>
    <w:rsid w:val="0F0B6916"/>
    <w:rsid w:val="0F0D9A69"/>
    <w:rsid w:val="0F0EFDD3"/>
    <w:rsid w:val="0F1B4878"/>
    <w:rsid w:val="0F229FCC"/>
    <w:rsid w:val="0F35DECF"/>
    <w:rsid w:val="0F3A6900"/>
    <w:rsid w:val="0F40B61A"/>
    <w:rsid w:val="0F5B58E3"/>
    <w:rsid w:val="0F6EACE1"/>
    <w:rsid w:val="0F707623"/>
    <w:rsid w:val="0F7C9066"/>
    <w:rsid w:val="0FADBCF5"/>
    <w:rsid w:val="0FB689F1"/>
    <w:rsid w:val="0FF17627"/>
    <w:rsid w:val="0FF52E1A"/>
    <w:rsid w:val="0FFCAD26"/>
    <w:rsid w:val="100473D1"/>
    <w:rsid w:val="100B80E2"/>
    <w:rsid w:val="1022E413"/>
    <w:rsid w:val="102E2F28"/>
    <w:rsid w:val="1032D3F7"/>
    <w:rsid w:val="1034B676"/>
    <w:rsid w:val="1043BAAB"/>
    <w:rsid w:val="10594736"/>
    <w:rsid w:val="105A92CE"/>
    <w:rsid w:val="105BC882"/>
    <w:rsid w:val="105BE6E9"/>
    <w:rsid w:val="1063A19E"/>
    <w:rsid w:val="1065D8CB"/>
    <w:rsid w:val="106FB80E"/>
    <w:rsid w:val="1070C3C0"/>
    <w:rsid w:val="108C05A8"/>
    <w:rsid w:val="10A07848"/>
    <w:rsid w:val="10A359BF"/>
    <w:rsid w:val="10B6E877"/>
    <w:rsid w:val="10B940C9"/>
    <w:rsid w:val="10C2AE19"/>
    <w:rsid w:val="10CF968F"/>
    <w:rsid w:val="1110B562"/>
    <w:rsid w:val="1111CE87"/>
    <w:rsid w:val="11159F68"/>
    <w:rsid w:val="1147877A"/>
    <w:rsid w:val="114B1F72"/>
    <w:rsid w:val="118D8ED2"/>
    <w:rsid w:val="1196D042"/>
    <w:rsid w:val="11BC21CE"/>
    <w:rsid w:val="11D93419"/>
    <w:rsid w:val="11E38B78"/>
    <w:rsid w:val="1200DD5D"/>
    <w:rsid w:val="122F5F29"/>
    <w:rsid w:val="123134B1"/>
    <w:rsid w:val="123A291B"/>
    <w:rsid w:val="124ACC4D"/>
    <w:rsid w:val="12701042"/>
    <w:rsid w:val="127184DD"/>
    <w:rsid w:val="128C1053"/>
    <w:rsid w:val="1290CEED"/>
    <w:rsid w:val="12926E93"/>
    <w:rsid w:val="12A6C0B7"/>
    <w:rsid w:val="12B3E808"/>
    <w:rsid w:val="12B934E2"/>
    <w:rsid w:val="12BB0B96"/>
    <w:rsid w:val="12BF50A1"/>
    <w:rsid w:val="12CF27CF"/>
    <w:rsid w:val="12E05FB4"/>
    <w:rsid w:val="12E9174A"/>
    <w:rsid w:val="12F19AF8"/>
    <w:rsid w:val="130FBE23"/>
    <w:rsid w:val="13104B81"/>
    <w:rsid w:val="1310D468"/>
    <w:rsid w:val="13138A29"/>
    <w:rsid w:val="13256092"/>
    <w:rsid w:val="1330467F"/>
    <w:rsid w:val="133D59FF"/>
    <w:rsid w:val="1345E617"/>
    <w:rsid w:val="1353227C"/>
    <w:rsid w:val="13574CBB"/>
    <w:rsid w:val="135876B4"/>
    <w:rsid w:val="1364050B"/>
    <w:rsid w:val="136A3CAC"/>
    <w:rsid w:val="138BBA94"/>
    <w:rsid w:val="138D5DE3"/>
    <w:rsid w:val="13A27035"/>
    <w:rsid w:val="13B4FB10"/>
    <w:rsid w:val="13C62644"/>
    <w:rsid w:val="13E2F5EF"/>
    <w:rsid w:val="13E44190"/>
    <w:rsid w:val="13F31228"/>
    <w:rsid w:val="1405A844"/>
    <w:rsid w:val="14123997"/>
    <w:rsid w:val="143C80D8"/>
    <w:rsid w:val="143ECEAF"/>
    <w:rsid w:val="14527F1D"/>
    <w:rsid w:val="14864C5E"/>
    <w:rsid w:val="14891507"/>
    <w:rsid w:val="148A0152"/>
    <w:rsid w:val="148CF68C"/>
    <w:rsid w:val="1491D0A2"/>
    <w:rsid w:val="14A3689D"/>
    <w:rsid w:val="14CFCD5E"/>
    <w:rsid w:val="14DC6E34"/>
    <w:rsid w:val="14DE1E74"/>
    <w:rsid w:val="14E5D144"/>
    <w:rsid w:val="14F1C2BF"/>
    <w:rsid w:val="14F2D176"/>
    <w:rsid w:val="14F71409"/>
    <w:rsid w:val="14FE897C"/>
    <w:rsid w:val="1502EE66"/>
    <w:rsid w:val="150FA3EA"/>
    <w:rsid w:val="15179C08"/>
    <w:rsid w:val="1534503A"/>
    <w:rsid w:val="15417CF3"/>
    <w:rsid w:val="15473413"/>
    <w:rsid w:val="15549AD9"/>
    <w:rsid w:val="1555A163"/>
    <w:rsid w:val="15690871"/>
    <w:rsid w:val="156BCEF9"/>
    <w:rsid w:val="157BA40E"/>
    <w:rsid w:val="158813C0"/>
    <w:rsid w:val="158944F5"/>
    <w:rsid w:val="1595BD08"/>
    <w:rsid w:val="159AAEA7"/>
    <w:rsid w:val="15B65AFD"/>
    <w:rsid w:val="15B98353"/>
    <w:rsid w:val="15C9DB04"/>
    <w:rsid w:val="15E188A7"/>
    <w:rsid w:val="15E80BCC"/>
    <w:rsid w:val="15F5C36E"/>
    <w:rsid w:val="160E8629"/>
    <w:rsid w:val="160F6887"/>
    <w:rsid w:val="1632C59C"/>
    <w:rsid w:val="1644B850"/>
    <w:rsid w:val="164FFFD2"/>
    <w:rsid w:val="16855953"/>
    <w:rsid w:val="1699391C"/>
    <w:rsid w:val="169D5ABB"/>
    <w:rsid w:val="16AC5D50"/>
    <w:rsid w:val="16AECA11"/>
    <w:rsid w:val="16D38E36"/>
    <w:rsid w:val="16D9029D"/>
    <w:rsid w:val="16DF4483"/>
    <w:rsid w:val="16E4F2DA"/>
    <w:rsid w:val="16EE0C9E"/>
    <w:rsid w:val="1703778C"/>
    <w:rsid w:val="170B0232"/>
    <w:rsid w:val="173171AD"/>
    <w:rsid w:val="1735E5A5"/>
    <w:rsid w:val="174136E3"/>
    <w:rsid w:val="175486D0"/>
    <w:rsid w:val="1762AB27"/>
    <w:rsid w:val="17659BE2"/>
    <w:rsid w:val="17712E2B"/>
    <w:rsid w:val="17746F36"/>
    <w:rsid w:val="177ED12F"/>
    <w:rsid w:val="178E06FF"/>
    <w:rsid w:val="17A1E7B4"/>
    <w:rsid w:val="17A2B2B3"/>
    <w:rsid w:val="17C75213"/>
    <w:rsid w:val="17CCD8F7"/>
    <w:rsid w:val="17DE9E55"/>
    <w:rsid w:val="17E6F0B4"/>
    <w:rsid w:val="17EC264B"/>
    <w:rsid w:val="17FC915A"/>
    <w:rsid w:val="17FCF4D8"/>
    <w:rsid w:val="180A9D48"/>
    <w:rsid w:val="1818AC29"/>
    <w:rsid w:val="18276A47"/>
    <w:rsid w:val="1841EA8F"/>
    <w:rsid w:val="1856229E"/>
    <w:rsid w:val="1866339A"/>
    <w:rsid w:val="186D3E69"/>
    <w:rsid w:val="1884A3DA"/>
    <w:rsid w:val="188CAAAD"/>
    <w:rsid w:val="18A5E116"/>
    <w:rsid w:val="18D3A67F"/>
    <w:rsid w:val="18DD8F03"/>
    <w:rsid w:val="18F3691B"/>
    <w:rsid w:val="18F42812"/>
    <w:rsid w:val="18F5D2D4"/>
    <w:rsid w:val="18FBB829"/>
    <w:rsid w:val="18FE98E8"/>
    <w:rsid w:val="18FFE528"/>
    <w:rsid w:val="19009884"/>
    <w:rsid w:val="1904F2BC"/>
    <w:rsid w:val="1935BE33"/>
    <w:rsid w:val="1945ED35"/>
    <w:rsid w:val="195A2863"/>
    <w:rsid w:val="195B0273"/>
    <w:rsid w:val="19849187"/>
    <w:rsid w:val="19AB25CB"/>
    <w:rsid w:val="19BB7795"/>
    <w:rsid w:val="19C6FD5C"/>
    <w:rsid w:val="19D0AAFF"/>
    <w:rsid w:val="19DD6AAD"/>
    <w:rsid w:val="19E31A22"/>
    <w:rsid w:val="19F67E54"/>
    <w:rsid w:val="19FAA79A"/>
    <w:rsid w:val="1A30AAD4"/>
    <w:rsid w:val="1A42663E"/>
    <w:rsid w:val="1A4DB46B"/>
    <w:rsid w:val="1A51C6A2"/>
    <w:rsid w:val="1A6BD2DC"/>
    <w:rsid w:val="1A8A6398"/>
    <w:rsid w:val="1ABD41E3"/>
    <w:rsid w:val="1AD64AF3"/>
    <w:rsid w:val="1AEAAAF3"/>
    <w:rsid w:val="1AF0D01C"/>
    <w:rsid w:val="1AFBE750"/>
    <w:rsid w:val="1B0F2677"/>
    <w:rsid w:val="1B22F835"/>
    <w:rsid w:val="1B232F95"/>
    <w:rsid w:val="1B242B87"/>
    <w:rsid w:val="1B4199FD"/>
    <w:rsid w:val="1B4AE7A3"/>
    <w:rsid w:val="1B4BF475"/>
    <w:rsid w:val="1B51DA56"/>
    <w:rsid w:val="1B58E76A"/>
    <w:rsid w:val="1B5A207D"/>
    <w:rsid w:val="1B682684"/>
    <w:rsid w:val="1B6E3048"/>
    <w:rsid w:val="1B6EB6BF"/>
    <w:rsid w:val="1B966A57"/>
    <w:rsid w:val="1B98EE65"/>
    <w:rsid w:val="1BB96267"/>
    <w:rsid w:val="1BC16C1B"/>
    <w:rsid w:val="1BCA3084"/>
    <w:rsid w:val="1BD04C92"/>
    <w:rsid w:val="1BE0BE1B"/>
    <w:rsid w:val="1BECD761"/>
    <w:rsid w:val="1BFF26DA"/>
    <w:rsid w:val="1C0BFC9F"/>
    <w:rsid w:val="1C16B939"/>
    <w:rsid w:val="1C30452C"/>
    <w:rsid w:val="1C3B6B0C"/>
    <w:rsid w:val="1C47FBF9"/>
    <w:rsid w:val="1C4DC5E7"/>
    <w:rsid w:val="1C64D1F4"/>
    <w:rsid w:val="1C7B9206"/>
    <w:rsid w:val="1CAAC502"/>
    <w:rsid w:val="1CBB93BC"/>
    <w:rsid w:val="1CC9CE7C"/>
    <w:rsid w:val="1CF60E89"/>
    <w:rsid w:val="1D0BACAE"/>
    <w:rsid w:val="1D257297"/>
    <w:rsid w:val="1D40D50F"/>
    <w:rsid w:val="1D414066"/>
    <w:rsid w:val="1D4809EF"/>
    <w:rsid w:val="1D651526"/>
    <w:rsid w:val="1D6600E5"/>
    <w:rsid w:val="1D6C2A4B"/>
    <w:rsid w:val="1D718CAB"/>
    <w:rsid w:val="1D8A5C47"/>
    <w:rsid w:val="1D906DE5"/>
    <w:rsid w:val="1DBD41B3"/>
    <w:rsid w:val="1DE03906"/>
    <w:rsid w:val="1DE08F35"/>
    <w:rsid w:val="1DE1DB44"/>
    <w:rsid w:val="1E08B746"/>
    <w:rsid w:val="1E10735A"/>
    <w:rsid w:val="1E14A528"/>
    <w:rsid w:val="1E1E81AE"/>
    <w:rsid w:val="1E2631C4"/>
    <w:rsid w:val="1E2D1A57"/>
    <w:rsid w:val="1E411D4B"/>
    <w:rsid w:val="1E4D950A"/>
    <w:rsid w:val="1E5216DF"/>
    <w:rsid w:val="1E6FFBAA"/>
    <w:rsid w:val="1E702E7B"/>
    <w:rsid w:val="1E8BB8B9"/>
    <w:rsid w:val="1EA82471"/>
    <w:rsid w:val="1EAF225B"/>
    <w:rsid w:val="1EB4F299"/>
    <w:rsid w:val="1EB75F50"/>
    <w:rsid w:val="1EB99C78"/>
    <w:rsid w:val="1EBA914D"/>
    <w:rsid w:val="1ECD0A94"/>
    <w:rsid w:val="1EE1071B"/>
    <w:rsid w:val="1F01D146"/>
    <w:rsid w:val="1F2D18C0"/>
    <w:rsid w:val="1F30A590"/>
    <w:rsid w:val="1F38FE95"/>
    <w:rsid w:val="1F68A90C"/>
    <w:rsid w:val="1F7632FC"/>
    <w:rsid w:val="1F84C005"/>
    <w:rsid w:val="1FBFB6F4"/>
    <w:rsid w:val="1FC44332"/>
    <w:rsid w:val="1FCCC0B3"/>
    <w:rsid w:val="1FD0DBD6"/>
    <w:rsid w:val="1FF65F46"/>
    <w:rsid w:val="20002CB4"/>
    <w:rsid w:val="20050E70"/>
    <w:rsid w:val="20085B69"/>
    <w:rsid w:val="200BFD0F"/>
    <w:rsid w:val="20276BEE"/>
    <w:rsid w:val="203329BF"/>
    <w:rsid w:val="2039DB40"/>
    <w:rsid w:val="20593F4D"/>
    <w:rsid w:val="205DB1F4"/>
    <w:rsid w:val="20A4FAF4"/>
    <w:rsid w:val="20B644ED"/>
    <w:rsid w:val="20C8E921"/>
    <w:rsid w:val="20DBC147"/>
    <w:rsid w:val="20E36928"/>
    <w:rsid w:val="20E3942C"/>
    <w:rsid w:val="20E83912"/>
    <w:rsid w:val="20E84B5D"/>
    <w:rsid w:val="20EE76C7"/>
    <w:rsid w:val="210BAA3F"/>
    <w:rsid w:val="210D4674"/>
    <w:rsid w:val="212623AF"/>
    <w:rsid w:val="2128BFC9"/>
    <w:rsid w:val="21401D94"/>
    <w:rsid w:val="21442560"/>
    <w:rsid w:val="214E3C7B"/>
    <w:rsid w:val="215009E0"/>
    <w:rsid w:val="215DDC1E"/>
    <w:rsid w:val="2185BE09"/>
    <w:rsid w:val="2189AFAD"/>
    <w:rsid w:val="2195B3A1"/>
    <w:rsid w:val="21A09930"/>
    <w:rsid w:val="21AA1685"/>
    <w:rsid w:val="21D40375"/>
    <w:rsid w:val="21DB1298"/>
    <w:rsid w:val="21F6ABF0"/>
    <w:rsid w:val="21F9E5F2"/>
    <w:rsid w:val="2203DBAD"/>
    <w:rsid w:val="220492C4"/>
    <w:rsid w:val="22388521"/>
    <w:rsid w:val="2244511A"/>
    <w:rsid w:val="228CE7DB"/>
    <w:rsid w:val="22915D11"/>
    <w:rsid w:val="22A139A9"/>
    <w:rsid w:val="22BF38CD"/>
    <w:rsid w:val="22C21B79"/>
    <w:rsid w:val="22C8BF73"/>
    <w:rsid w:val="230442ED"/>
    <w:rsid w:val="23050E24"/>
    <w:rsid w:val="2305E2B6"/>
    <w:rsid w:val="230AFFEB"/>
    <w:rsid w:val="230E714B"/>
    <w:rsid w:val="2322663A"/>
    <w:rsid w:val="232BA631"/>
    <w:rsid w:val="2356DE46"/>
    <w:rsid w:val="235765F2"/>
    <w:rsid w:val="237976E8"/>
    <w:rsid w:val="237E04D9"/>
    <w:rsid w:val="238702C9"/>
    <w:rsid w:val="23962EBC"/>
    <w:rsid w:val="239F9E73"/>
    <w:rsid w:val="23A7EA22"/>
    <w:rsid w:val="23AC1A6E"/>
    <w:rsid w:val="23AEA755"/>
    <w:rsid w:val="23C4E0D3"/>
    <w:rsid w:val="23CEC4B3"/>
    <w:rsid w:val="23D5BB2A"/>
    <w:rsid w:val="23DE0306"/>
    <w:rsid w:val="23E8B427"/>
    <w:rsid w:val="23F6D005"/>
    <w:rsid w:val="2401E011"/>
    <w:rsid w:val="241E2322"/>
    <w:rsid w:val="241F9452"/>
    <w:rsid w:val="242F8D67"/>
    <w:rsid w:val="2447664B"/>
    <w:rsid w:val="244E3426"/>
    <w:rsid w:val="245850E2"/>
    <w:rsid w:val="245A86A2"/>
    <w:rsid w:val="246FDE84"/>
    <w:rsid w:val="247411BE"/>
    <w:rsid w:val="247C96E9"/>
    <w:rsid w:val="24A20C48"/>
    <w:rsid w:val="24A87BC7"/>
    <w:rsid w:val="24C7E6CC"/>
    <w:rsid w:val="24C9645A"/>
    <w:rsid w:val="24CCE075"/>
    <w:rsid w:val="24D174A3"/>
    <w:rsid w:val="24D576A8"/>
    <w:rsid w:val="24FB1185"/>
    <w:rsid w:val="2501BE42"/>
    <w:rsid w:val="2509F07D"/>
    <w:rsid w:val="250B9535"/>
    <w:rsid w:val="2518BBBD"/>
    <w:rsid w:val="2524D0AA"/>
    <w:rsid w:val="252D8D01"/>
    <w:rsid w:val="253399AA"/>
    <w:rsid w:val="253D1ACA"/>
    <w:rsid w:val="253F9CB9"/>
    <w:rsid w:val="254ED53F"/>
    <w:rsid w:val="2555439C"/>
    <w:rsid w:val="255672C6"/>
    <w:rsid w:val="255DC0D6"/>
    <w:rsid w:val="256F51FD"/>
    <w:rsid w:val="2571419D"/>
    <w:rsid w:val="2577BCF9"/>
    <w:rsid w:val="25797557"/>
    <w:rsid w:val="2579D367"/>
    <w:rsid w:val="257C0105"/>
    <w:rsid w:val="259E0932"/>
    <w:rsid w:val="25AF1AF3"/>
    <w:rsid w:val="25BF2AFC"/>
    <w:rsid w:val="25D3D8D6"/>
    <w:rsid w:val="2603C15E"/>
    <w:rsid w:val="26153489"/>
    <w:rsid w:val="2617EFEA"/>
    <w:rsid w:val="263839B7"/>
    <w:rsid w:val="264B05CD"/>
    <w:rsid w:val="265A2B78"/>
    <w:rsid w:val="265F7DB5"/>
    <w:rsid w:val="2662AF7B"/>
    <w:rsid w:val="2662DE6D"/>
    <w:rsid w:val="267B7935"/>
    <w:rsid w:val="268192A5"/>
    <w:rsid w:val="268F3B42"/>
    <w:rsid w:val="2699C023"/>
    <w:rsid w:val="269C3139"/>
    <w:rsid w:val="269DD51B"/>
    <w:rsid w:val="26A7CD3C"/>
    <w:rsid w:val="26AD3E53"/>
    <w:rsid w:val="26AF0704"/>
    <w:rsid w:val="26CCC1F9"/>
    <w:rsid w:val="26D65DAC"/>
    <w:rsid w:val="26E00322"/>
    <w:rsid w:val="26F66C49"/>
    <w:rsid w:val="2715D295"/>
    <w:rsid w:val="271A7C85"/>
    <w:rsid w:val="274BEB39"/>
    <w:rsid w:val="274F0742"/>
    <w:rsid w:val="2781C5F8"/>
    <w:rsid w:val="2793EC11"/>
    <w:rsid w:val="279616F3"/>
    <w:rsid w:val="279BC7D9"/>
    <w:rsid w:val="27B419B6"/>
    <w:rsid w:val="27BEC6AD"/>
    <w:rsid w:val="2805FB2A"/>
    <w:rsid w:val="28190797"/>
    <w:rsid w:val="285D15BF"/>
    <w:rsid w:val="28617B2F"/>
    <w:rsid w:val="2862D87D"/>
    <w:rsid w:val="286D2458"/>
    <w:rsid w:val="2890593F"/>
    <w:rsid w:val="28934F9D"/>
    <w:rsid w:val="28985263"/>
    <w:rsid w:val="289AD2D0"/>
    <w:rsid w:val="28A3DACC"/>
    <w:rsid w:val="28A4FBB4"/>
    <w:rsid w:val="28A75793"/>
    <w:rsid w:val="28A86EB1"/>
    <w:rsid w:val="28B48474"/>
    <w:rsid w:val="28B9FCB1"/>
    <w:rsid w:val="28C6743D"/>
    <w:rsid w:val="28EB8FCC"/>
    <w:rsid w:val="28EFE627"/>
    <w:rsid w:val="28FCA597"/>
    <w:rsid w:val="291AED58"/>
    <w:rsid w:val="293ACAA8"/>
    <w:rsid w:val="294FF5C0"/>
    <w:rsid w:val="29AFCBFA"/>
    <w:rsid w:val="29B7D923"/>
    <w:rsid w:val="2A068A29"/>
    <w:rsid w:val="2A1708C7"/>
    <w:rsid w:val="2A2341CF"/>
    <w:rsid w:val="2A3575CB"/>
    <w:rsid w:val="2A507CE7"/>
    <w:rsid w:val="2A5DEE80"/>
    <w:rsid w:val="2A60F2E6"/>
    <w:rsid w:val="2A796617"/>
    <w:rsid w:val="2A805163"/>
    <w:rsid w:val="2A8AEBAC"/>
    <w:rsid w:val="2A8B8620"/>
    <w:rsid w:val="2A95BA1C"/>
    <w:rsid w:val="2AA2E56F"/>
    <w:rsid w:val="2AA87C2D"/>
    <w:rsid w:val="2AAB070F"/>
    <w:rsid w:val="2AB527F8"/>
    <w:rsid w:val="2AC434CD"/>
    <w:rsid w:val="2AD2921B"/>
    <w:rsid w:val="2AF9FAA5"/>
    <w:rsid w:val="2B046857"/>
    <w:rsid w:val="2B0B5896"/>
    <w:rsid w:val="2B0F3E91"/>
    <w:rsid w:val="2B221F0C"/>
    <w:rsid w:val="2B45A811"/>
    <w:rsid w:val="2B4799D9"/>
    <w:rsid w:val="2B4CD726"/>
    <w:rsid w:val="2B575C73"/>
    <w:rsid w:val="2B595C9F"/>
    <w:rsid w:val="2B7C6971"/>
    <w:rsid w:val="2B7E4728"/>
    <w:rsid w:val="2B88DDF0"/>
    <w:rsid w:val="2B936B99"/>
    <w:rsid w:val="2BC0FFE2"/>
    <w:rsid w:val="2BCC8E8E"/>
    <w:rsid w:val="2BD03DDA"/>
    <w:rsid w:val="2BD866E9"/>
    <w:rsid w:val="2BE914EB"/>
    <w:rsid w:val="2BEE2CD3"/>
    <w:rsid w:val="2BF8F50B"/>
    <w:rsid w:val="2BFC8EF1"/>
    <w:rsid w:val="2C1A3EE0"/>
    <w:rsid w:val="2C2F85F8"/>
    <w:rsid w:val="2C317C42"/>
    <w:rsid w:val="2C40E571"/>
    <w:rsid w:val="2C46EB54"/>
    <w:rsid w:val="2C50D6C3"/>
    <w:rsid w:val="2C58A1DE"/>
    <w:rsid w:val="2C675E92"/>
    <w:rsid w:val="2C7A67FF"/>
    <w:rsid w:val="2C7FF66C"/>
    <w:rsid w:val="2C85AB4A"/>
    <w:rsid w:val="2CAA1DC8"/>
    <w:rsid w:val="2CB17F07"/>
    <w:rsid w:val="2CC15CAE"/>
    <w:rsid w:val="2CC1C1A7"/>
    <w:rsid w:val="2CEEB0C4"/>
    <w:rsid w:val="2D01BB73"/>
    <w:rsid w:val="2D207376"/>
    <w:rsid w:val="2D2AB34C"/>
    <w:rsid w:val="2D428F42"/>
    <w:rsid w:val="2D4DA2EA"/>
    <w:rsid w:val="2D4EB4D2"/>
    <w:rsid w:val="2D5A7B2D"/>
    <w:rsid w:val="2D5D5ECE"/>
    <w:rsid w:val="2D7C2C5A"/>
    <w:rsid w:val="2D8AC5BB"/>
    <w:rsid w:val="2D8C17DA"/>
    <w:rsid w:val="2D986462"/>
    <w:rsid w:val="2DA59A07"/>
    <w:rsid w:val="2DAA15E2"/>
    <w:rsid w:val="2DCD2974"/>
    <w:rsid w:val="2DD3B539"/>
    <w:rsid w:val="2DE31053"/>
    <w:rsid w:val="2DEB2990"/>
    <w:rsid w:val="2DEB5C61"/>
    <w:rsid w:val="2DED3A2A"/>
    <w:rsid w:val="2DF782AB"/>
    <w:rsid w:val="2E27EB50"/>
    <w:rsid w:val="2E4745AB"/>
    <w:rsid w:val="2E49B8E6"/>
    <w:rsid w:val="2E65A204"/>
    <w:rsid w:val="2E731F30"/>
    <w:rsid w:val="2EB5A571"/>
    <w:rsid w:val="2ECEE09C"/>
    <w:rsid w:val="2ED69A56"/>
    <w:rsid w:val="2EEB0C21"/>
    <w:rsid w:val="2EF21F84"/>
    <w:rsid w:val="2F09AD61"/>
    <w:rsid w:val="2F0ABD41"/>
    <w:rsid w:val="2F1C6626"/>
    <w:rsid w:val="2F1E2C8E"/>
    <w:rsid w:val="2F48F404"/>
    <w:rsid w:val="2F53169B"/>
    <w:rsid w:val="2F615D15"/>
    <w:rsid w:val="2F673152"/>
    <w:rsid w:val="2F68F9D5"/>
    <w:rsid w:val="2F6B5385"/>
    <w:rsid w:val="2F8A4B05"/>
    <w:rsid w:val="2FA9CD4B"/>
    <w:rsid w:val="2FCC9390"/>
    <w:rsid w:val="2FE83FB1"/>
    <w:rsid w:val="2FEC24C2"/>
    <w:rsid w:val="300B2B33"/>
    <w:rsid w:val="3015687C"/>
    <w:rsid w:val="3019E4AB"/>
    <w:rsid w:val="302CC345"/>
    <w:rsid w:val="30300FC2"/>
    <w:rsid w:val="30476C6C"/>
    <w:rsid w:val="304EC619"/>
    <w:rsid w:val="309877CD"/>
    <w:rsid w:val="30A02B1B"/>
    <w:rsid w:val="30B1461B"/>
    <w:rsid w:val="30B6967C"/>
    <w:rsid w:val="30F63D0A"/>
    <w:rsid w:val="31046063"/>
    <w:rsid w:val="311028A9"/>
    <w:rsid w:val="3111418B"/>
    <w:rsid w:val="31240BC0"/>
    <w:rsid w:val="316098CB"/>
    <w:rsid w:val="318F2F1D"/>
    <w:rsid w:val="318FE4AA"/>
    <w:rsid w:val="31A765F3"/>
    <w:rsid w:val="31AA3788"/>
    <w:rsid w:val="31C16EB5"/>
    <w:rsid w:val="31C73050"/>
    <w:rsid w:val="31E51205"/>
    <w:rsid w:val="31EB20DE"/>
    <w:rsid w:val="31FB9736"/>
    <w:rsid w:val="3208AB72"/>
    <w:rsid w:val="320E602A"/>
    <w:rsid w:val="32136DED"/>
    <w:rsid w:val="3218B0B1"/>
    <w:rsid w:val="3230DB18"/>
    <w:rsid w:val="323B1AAE"/>
    <w:rsid w:val="324528F6"/>
    <w:rsid w:val="325BABDB"/>
    <w:rsid w:val="327564A0"/>
    <w:rsid w:val="327FA524"/>
    <w:rsid w:val="32CCA42D"/>
    <w:rsid w:val="32EF2906"/>
    <w:rsid w:val="32F40376"/>
    <w:rsid w:val="3307C082"/>
    <w:rsid w:val="3327C0DD"/>
    <w:rsid w:val="332E8C4E"/>
    <w:rsid w:val="33391D92"/>
    <w:rsid w:val="3362B0A8"/>
    <w:rsid w:val="336BA3D8"/>
    <w:rsid w:val="337E081F"/>
    <w:rsid w:val="3385643E"/>
    <w:rsid w:val="33891B3F"/>
    <w:rsid w:val="339530F3"/>
    <w:rsid w:val="3397733D"/>
    <w:rsid w:val="33A973D4"/>
    <w:rsid w:val="33B77B8B"/>
    <w:rsid w:val="33BECE08"/>
    <w:rsid w:val="33F12124"/>
    <w:rsid w:val="33FC1456"/>
    <w:rsid w:val="340273E1"/>
    <w:rsid w:val="3416398E"/>
    <w:rsid w:val="34184743"/>
    <w:rsid w:val="34208E66"/>
    <w:rsid w:val="34213924"/>
    <w:rsid w:val="34432F47"/>
    <w:rsid w:val="344477F9"/>
    <w:rsid w:val="3450893A"/>
    <w:rsid w:val="34572137"/>
    <w:rsid w:val="3465EEDA"/>
    <w:rsid w:val="34723D43"/>
    <w:rsid w:val="34797461"/>
    <w:rsid w:val="34809DC7"/>
    <w:rsid w:val="348C2EEE"/>
    <w:rsid w:val="3494E01E"/>
    <w:rsid w:val="34957D6F"/>
    <w:rsid w:val="34A0E2D5"/>
    <w:rsid w:val="34A91620"/>
    <w:rsid w:val="34BCF123"/>
    <w:rsid w:val="34C72EDE"/>
    <w:rsid w:val="351F34FF"/>
    <w:rsid w:val="35255BA4"/>
    <w:rsid w:val="3545EBE3"/>
    <w:rsid w:val="3560969A"/>
    <w:rsid w:val="356EC08D"/>
    <w:rsid w:val="35782AB1"/>
    <w:rsid w:val="359A6A58"/>
    <w:rsid w:val="359CE254"/>
    <w:rsid w:val="35A29BAC"/>
    <w:rsid w:val="35A484D5"/>
    <w:rsid w:val="35E1CED8"/>
    <w:rsid w:val="35EBB89D"/>
    <w:rsid w:val="36050A1F"/>
    <w:rsid w:val="36099CFB"/>
    <w:rsid w:val="36142FBC"/>
    <w:rsid w:val="361E8FDE"/>
    <w:rsid w:val="3621EF0F"/>
    <w:rsid w:val="363129D8"/>
    <w:rsid w:val="3637C971"/>
    <w:rsid w:val="3644F710"/>
    <w:rsid w:val="3648AF7C"/>
    <w:rsid w:val="36A11D07"/>
    <w:rsid w:val="36A2287A"/>
    <w:rsid w:val="36BD71F8"/>
    <w:rsid w:val="36C54FD1"/>
    <w:rsid w:val="36D27818"/>
    <w:rsid w:val="36E237CC"/>
    <w:rsid w:val="36F17605"/>
    <w:rsid w:val="36F17C0E"/>
    <w:rsid w:val="36F221F9"/>
    <w:rsid w:val="36F37587"/>
    <w:rsid w:val="370769D6"/>
    <w:rsid w:val="370890C1"/>
    <w:rsid w:val="3708F30F"/>
    <w:rsid w:val="37243196"/>
    <w:rsid w:val="373479EA"/>
    <w:rsid w:val="3737BD1A"/>
    <w:rsid w:val="3753033C"/>
    <w:rsid w:val="3767DAE3"/>
    <w:rsid w:val="37A32BD9"/>
    <w:rsid w:val="37AEFD71"/>
    <w:rsid w:val="37C38F0F"/>
    <w:rsid w:val="37D3441F"/>
    <w:rsid w:val="37E2A055"/>
    <w:rsid w:val="37E74A7D"/>
    <w:rsid w:val="37E8706D"/>
    <w:rsid w:val="38029E1A"/>
    <w:rsid w:val="380391A2"/>
    <w:rsid w:val="380B00BC"/>
    <w:rsid w:val="3841A223"/>
    <w:rsid w:val="3861B9F1"/>
    <w:rsid w:val="38844FFA"/>
    <w:rsid w:val="388F8B2F"/>
    <w:rsid w:val="389CA2AE"/>
    <w:rsid w:val="389CB0A7"/>
    <w:rsid w:val="38A868E2"/>
    <w:rsid w:val="38AC7DEF"/>
    <w:rsid w:val="38B570FD"/>
    <w:rsid w:val="38B82015"/>
    <w:rsid w:val="38B950DC"/>
    <w:rsid w:val="38DB73AF"/>
    <w:rsid w:val="38DBA581"/>
    <w:rsid w:val="38DE0AF5"/>
    <w:rsid w:val="38ECAE59"/>
    <w:rsid w:val="38F3DAEC"/>
    <w:rsid w:val="38FF613C"/>
    <w:rsid w:val="3918A551"/>
    <w:rsid w:val="391E717F"/>
    <w:rsid w:val="3941C6AB"/>
    <w:rsid w:val="395F1978"/>
    <w:rsid w:val="3966CD74"/>
    <w:rsid w:val="3976E458"/>
    <w:rsid w:val="39940219"/>
    <w:rsid w:val="39A95C5D"/>
    <w:rsid w:val="39AFCDD1"/>
    <w:rsid w:val="3A039F0E"/>
    <w:rsid w:val="3A16F7B8"/>
    <w:rsid w:val="3A2B2461"/>
    <w:rsid w:val="3A2BB01C"/>
    <w:rsid w:val="3A3B90D5"/>
    <w:rsid w:val="3A44B61A"/>
    <w:rsid w:val="3A5065B7"/>
    <w:rsid w:val="3A637E97"/>
    <w:rsid w:val="3AA9C6A0"/>
    <w:rsid w:val="3AACE726"/>
    <w:rsid w:val="3AB3E021"/>
    <w:rsid w:val="3ABB8AD4"/>
    <w:rsid w:val="3AC2A9B3"/>
    <w:rsid w:val="3ADFC49A"/>
    <w:rsid w:val="3AEB1514"/>
    <w:rsid w:val="3AFCD195"/>
    <w:rsid w:val="3B00CA33"/>
    <w:rsid w:val="3B374AEB"/>
    <w:rsid w:val="3B4724CF"/>
    <w:rsid w:val="3B4A31B9"/>
    <w:rsid w:val="3B4D9122"/>
    <w:rsid w:val="3B5B79BC"/>
    <w:rsid w:val="3B60573F"/>
    <w:rsid w:val="3B7A60FD"/>
    <w:rsid w:val="3B850ED6"/>
    <w:rsid w:val="3B895ADD"/>
    <w:rsid w:val="3B986419"/>
    <w:rsid w:val="3C003749"/>
    <w:rsid w:val="3C12F2C2"/>
    <w:rsid w:val="3C1D9259"/>
    <w:rsid w:val="3C33BB2D"/>
    <w:rsid w:val="3C3F48A5"/>
    <w:rsid w:val="3C4CD32D"/>
    <w:rsid w:val="3C527E28"/>
    <w:rsid w:val="3C73879F"/>
    <w:rsid w:val="3C8B42E8"/>
    <w:rsid w:val="3C9098E3"/>
    <w:rsid w:val="3C9B6EC9"/>
    <w:rsid w:val="3C9D33F8"/>
    <w:rsid w:val="3CA1D716"/>
    <w:rsid w:val="3CA1E9B5"/>
    <w:rsid w:val="3CAA7FC5"/>
    <w:rsid w:val="3CBEC573"/>
    <w:rsid w:val="3CD02EFA"/>
    <w:rsid w:val="3CE099AC"/>
    <w:rsid w:val="3CEA7D41"/>
    <w:rsid w:val="3CEB1688"/>
    <w:rsid w:val="3D049EFE"/>
    <w:rsid w:val="3D0ABED2"/>
    <w:rsid w:val="3D18B8C1"/>
    <w:rsid w:val="3D1B3DE4"/>
    <w:rsid w:val="3D25FB98"/>
    <w:rsid w:val="3D2C6E8E"/>
    <w:rsid w:val="3D3FA06F"/>
    <w:rsid w:val="3D4DFC1D"/>
    <w:rsid w:val="3D536CAB"/>
    <w:rsid w:val="3D5ADDEE"/>
    <w:rsid w:val="3D5B4481"/>
    <w:rsid w:val="3D5DE149"/>
    <w:rsid w:val="3D70A4F0"/>
    <w:rsid w:val="3D70A8B6"/>
    <w:rsid w:val="3D746B1F"/>
    <w:rsid w:val="3D822E8D"/>
    <w:rsid w:val="3D84DCA8"/>
    <w:rsid w:val="3D981A28"/>
    <w:rsid w:val="3DA2C93A"/>
    <w:rsid w:val="3DB89798"/>
    <w:rsid w:val="3DBB32EC"/>
    <w:rsid w:val="3DC2F60A"/>
    <w:rsid w:val="3DC7BF5C"/>
    <w:rsid w:val="3DD224D2"/>
    <w:rsid w:val="3DECF52C"/>
    <w:rsid w:val="3DF16783"/>
    <w:rsid w:val="3E39766B"/>
    <w:rsid w:val="3E3A1466"/>
    <w:rsid w:val="3E69567C"/>
    <w:rsid w:val="3E6ADC6D"/>
    <w:rsid w:val="3E6CC53E"/>
    <w:rsid w:val="3E6F164D"/>
    <w:rsid w:val="3E7270DA"/>
    <w:rsid w:val="3E754876"/>
    <w:rsid w:val="3E7BB5B8"/>
    <w:rsid w:val="3E801130"/>
    <w:rsid w:val="3E80AB9A"/>
    <w:rsid w:val="3E9A8869"/>
    <w:rsid w:val="3E9FE84D"/>
    <w:rsid w:val="3EA7AB83"/>
    <w:rsid w:val="3ED8708C"/>
    <w:rsid w:val="3EE879B9"/>
    <w:rsid w:val="3EEDDD33"/>
    <w:rsid w:val="3EF944B4"/>
    <w:rsid w:val="3EFD086B"/>
    <w:rsid w:val="3F0EF4FD"/>
    <w:rsid w:val="3F32D422"/>
    <w:rsid w:val="3F417DBA"/>
    <w:rsid w:val="3F491B1E"/>
    <w:rsid w:val="3F5385EB"/>
    <w:rsid w:val="3F71F10C"/>
    <w:rsid w:val="3F86C80A"/>
    <w:rsid w:val="3FA69ED8"/>
    <w:rsid w:val="3FAC5077"/>
    <w:rsid w:val="3FBD8038"/>
    <w:rsid w:val="3FDC6071"/>
    <w:rsid w:val="3FE22D99"/>
    <w:rsid w:val="3FF751DF"/>
    <w:rsid w:val="401B2954"/>
    <w:rsid w:val="4022B4F5"/>
    <w:rsid w:val="402706DC"/>
    <w:rsid w:val="4038ABED"/>
    <w:rsid w:val="403EF6EB"/>
    <w:rsid w:val="403FA716"/>
    <w:rsid w:val="4065FC2A"/>
    <w:rsid w:val="406661BB"/>
    <w:rsid w:val="4067AC6A"/>
    <w:rsid w:val="40791A12"/>
    <w:rsid w:val="40845921"/>
    <w:rsid w:val="408EA31E"/>
    <w:rsid w:val="4097D98E"/>
    <w:rsid w:val="40AAC40C"/>
    <w:rsid w:val="40B28BDB"/>
    <w:rsid w:val="40C5119C"/>
    <w:rsid w:val="40C90C16"/>
    <w:rsid w:val="40D4E9B3"/>
    <w:rsid w:val="40EDBBD7"/>
    <w:rsid w:val="4111B50C"/>
    <w:rsid w:val="411349D3"/>
    <w:rsid w:val="41438ADF"/>
    <w:rsid w:val="414743A4"/>
    <w:rsid w:val="415C8CF9"/>
    <w:rsid w:val="415FE4EF"/>
    <w:rsid w:val="416421AD"/>
    <w:rsid w:val="416E1B03"/>
    <w:rsid w:val="4171696C"/>
    <w:rsid w:val="4186ED48"/>
    <w:rsid w:val="41915589"/>
    <w:rsid w:val="4195142F"/>
    <w:rsid w:val="419A13F4"/>
    <w:rsid w:val="41A3EC97"/>
    <w:rsid w:val="41A4290C"/>
    <w:rsid w:val="41BB3D3C"/>
    <w:rsid w:val="41C21E0B"/>
    <w:rsid w:val="41CAD418"/>
    <w:rsid w:val="41F023AE"/>
    <w:rsid w:val="41FECD5F"/>
    <w:rsid w:val="420AA03F"/>
    <w:rsid w:val="420BB24F"/>
    <w:rsid w:val="420CB806"/>
    <w:rsid w:val="421F0C78"/>
    <w:rsid w:val="422BCCA8"/>
    <w:rsid w:val="4236C201"/>
    <w:rsid w:val="4242E82E"/>
    <w:rsid w:val="4245CDA8"/>
    <w:rsid w:val="42627FBE"/>
    <w:rsid w:val="428B8B9A"/>
    <w:rsid w:val="428C77E2"/>
    <w:rsid w:val="429B8850"/>
    <w:rsid w:val="42C61B93"/>
    <w:rsid w:val="42CB0D71"/>
    <w:rsid w:val="42CE0CBC"/>
    <w:rsid w:val="42F1B018"/>
    <w:rsid w:val="4302C3B1"/>
    <w:rsid w:val="433D8E70"/>
    <w:rsid w:val="434440FC"/>
    <w:rsid w:val="4380EA45"/>
    <w:rsid w:val="4381FF0C"/>
    <w:rsid w:val="4386B662"/>
    <w:rsid w:val="4386BC47"/>
    <w:rsid w:val="439158F7"/>
    <w:rsid w:val="439BE895"/>
    <w:rsid w:val="43A1A369"/>
    <w:rsid w:val="43C12D3A"/>
    <w:rsid w:val="43E41279"/>
    <w:rsid w:val="43F4D518"/>
    <w:rsid w:val="4406C398"/>
    <w:rsid w:val="44093869"/>
    <w:rsid w:val="44210973"/>
    <w:rsid w:val="44280C1A"/>
    <w:rsid w:val="44355DD7"/>
    <w:rsid w:val="4439DE69"/>
    <w:rsid w:val="443A75B4"/>
    <w:rsid w:val="446F5FEE"/>
    <w:rsid w:val="44725452"/>
    <w:rsid w:val="447A1A93"/>
    <w:rsid w:val="447CDD1A"/>
    <w:rsid w:val="447E4CEE"/>
    <w:rsid w:val="448C8A37"/>
    <w:rsid w:val="44985445"/>
    <w:rsid w:val="449D91B8"/>
    <w:rsid w:val="44A08C23"/>
    <w:rsid w:val="44A4F17C"/>
    <w:rsid w:val="44B5236D"/>
    <w:rsid w:val="44C0C72B"/>
    <w:rsid w:val="44D797B3"/>
    <w:rsid w:val="44DF7D1B"/>
    <w:rsid w:val="44E12D21"/>
    <w:rsid w:val="44E38483"/>
    <w:rsid w:val="44E47C96"/>
    <w:rsid w:val="44F04341"/>
    <w:rsid w:val="450ED9FA"/>
    <w:rsid w:val="450FF10B"/>
    <w:rsid w:val="45262410"/>
    <w:rsid w:val="45270F7D"/>
    <w:rsid w:val="4530A39B"/>
    <w:rsid w:val="45328810"/>
    <w:rsid w:val="45336C97"/>
    <w:rsid w:val="4561C4C2"/>
    <w:rsid w:val="45636F91"/>
    <w:rsid w:val="4577AD65"/>
    <w:rsid w:val="45984FC8"/>
    <w:rsid w:val="45A0C1B9"/>
    <w:rsid w:val="45A72849"/>
    <w:rsid w:val="45A937AD"/>
    <w:rsid w:val="45D2879C"/>
    <w:rsid w:val="45E3B011"/>
    <w:rsid w:val="45F0A3D9"/>
    <w:rsid w:val="45F25308"/>
    <w:rsid w:val="45F60904"/>
    <w:rsid w:val="460A151B"/>
    <w:rsid w:val="461BA82B"/>
    <w:rsid w:val="4635C96D"/>
    <w:rsid w:val="464726EE"/>
    <w:rsid w:val="4658522D"/>
    <w:rsid w:val="46826F92"/>
    <w:rsid w:val="46B4C851"/>
    <w:rsid w:val="46BEE574"/>
    <w:rsid w:val="46BFB3C1"/>
    <w:rsid w:val="46C81B2E"/>
    <w:rsid w:val="46D6E250"/>
    <w:rsid w:val="46DBB31E"/>
    <w:rsid w:val="46EFC79E"/>
    <w:rsid w:val="4710244B"/>
    <w:rsid w:val="471BB766"/>
    <w:rsid w:val="471F98FE"/>
    <w:rsid w:val="4741B163"/>
    <w:rsid w:val="475FD0C1"/>
    <w:rsid w:val="4762A239"/>
    <w:rsid w:val="47719EDA"/>
    <w:rsid w:val="4784262E"/>
    <w:rsid w:val="479703D7"/>
    <w:rsid w:val="47C3235D"/>
    <w:rsid w:val="47E8F16E"/>
    <w:rsid w:val="4816050D"/>
    <w:rsid w:val="481ABCD4"/>
    <w:rsid w:val="4837DEFA"/>
    <w:rsid w:val="483EA21B"/>
    <w:rsid w:val="485DE875"/>
    <w:rsid w:val="4861BB75"/>
    <w:rsid w:val="48636327"/>
    <w:rsid w:val="486D6C12"/>
    <w:rsid w:val="4876C58A"/>
    <w:rsid w:val="4881AB5E"/>
    <w:rsid w:val="48BA1DB6"/>
    <w:rsid w:val="48BB2E51"/>
    <w:rsid w:val="48C75353"/>
    <w:rsid w:val="48D1CB6C"/>
    <w:rsid w:val="48D7B297"/>
    <w:rsid w:val="48E14E29"/>
    <w:rsid w:val="48EAA469"/>
    <w:rsid w:val="48EDFED6"/>
    <w:rsid w:val="48F0CE2B"/>
    <w:rsid w:val="490900A3"/>
    <w:rsid w:val="493B492D"/>
    <w:rsid w:val="49451955"/>
    <w:rsid w:val="4951CE77"/>
    <w:rsid w:val="498DCC56"/>
    <w:rsid w:val="498E7004"/>
    <w:rsid w:val="499E6B3F"/>
    <w:rsid w:val="49B7F152"/>
    <w:rsid w:val="49DA1367"/>
    <w:rsid w:val="49E4EB2D"/>
    <w:rsid w:val="49ECAF52"/>
    <w:rsid w:val="4A031528"/>
    <w:rsid w:val="4A04867A"/>
    <w:rsid w:val="4A224169"/>
    <w:rsid w:val="4A25BDD4"/>
    <w:rsid w:val="4A46F36F"/>
    <w:rsid w:val="4A54B162"/>
    <w:rsid w:val="4A5EB65C"/>
    <w:rsid w:val="4AA1555B"/>
    <w:rsid w:val="4AB3FFC8"/>
    <w:rsid w:val="4ABE01DC"/>
    <w:rsid w:val="4ACE955E"/>
    <w:rsid w:val="4AD5EA05"/>
    <w:rsid w:val="4AE366A2"/>
    <w:rsid w:val="4AE57F7C"/>
    <w:rsid w:val="4AF76FC0"/>
    <w:rsid w:val="4B05B63A"/>
    <w:rsid w:val="4B0D70EF"/>
    <w:rsid w:val="4B0F9572"/>
    <w:rsid w:val="4B1BFC66"/>
    <w:rsid w:val="4B216A1A"/>
    <w:rsid w:val="4B2CC60A"/>
    <w:rsid w:val="4B30D1E7"/>
    <w:rsid w:val="4B32DBD3"/>
    <w:rsid w:val="4B33AA27"/>
    <w:rsid w:val="4B4AFA56"/>
    <w:rsid w:val="4B5AD082"/>
    <w:rsid w:val="4B68F90C"/>
    <w:rsid w:val="4B76934E"/>
    <w:rsid w:val="4BA962F2"/>
    <w:rsid w:val="4BAF616D"/>
    <w:rsid w:val="4BB37A5F"/>
    <w:rsid w:val="4BBE2EB3"/>
    <w:rsid w:val="4BBE5C6F"/>
    <w:rsid w:val="4BD9C0DD"/>
    <w:rsid w:val="4BF9EEB4"/>
    <w:rsid w:val="4C0684F7"/>
    <w:rsid w:val="4C201449"/>
    <w:rsid w:val="4C26B54E"/>
    <w:rsid w:val="4C3F8A68"/>
    <w:rsid w:val="4C462E9A"/>
    <w:rsid w:val="4C59CEF8"/>
    <w:rsid w:val="4C6AC377"/>
    <w:rsid w:val="4C6B2A78"/>
    <w:rsid w:val="4CA0C262"/>
    <w:rsid w:val="4CA991FC"/>
    <w:rsid w:val="4CC041A4"/>
    <w:rsid w:val="4CCD113C"/>
    <w:rsid w:val="4CE33C45"/>
    <w:rsid w:val="4CED567C"/>
    <w:rsid w:val="4CEEC424"/>
    <w:rsid w:val="4D07F082"/>
    <w:rsid w:val="4D18A510"/>
    <w:rsid w:val="4D207E00"/>
    <w:rsid w:val="4D21C79E"/>
    <w:rsid w:val="4D29B1CC"/>
    <w:rsid w:val="4D36BB03"/>
    <w:rsid w:val="4D495EA0"/>
    <w:rsid w:val="4D5AFEFB"/>
    <w:rsid w:val="4D983353"/>
    <w:rsid w:val="4DA292EE"/>
    <w:rsid w:val="4DAE72FF"/>
    <w:rsid w:val="4DD1CC62"/>
    <w:rsid w:val="4DD71D57"/>
    <w:rsid w:val="4DE789DD"/>
    <w:rsid w:val="4DE98553"/>
    <w:rsid w:val="4DF24AC1"/>
    <w:rsid w:val="4DF3CC86"/>
    <w:rsid w:val="4DF539B5"/>
    <w:rsid w:val="4DFB3051"/>
    <w:rsid w:val="4E07326C"/>
    <w:rsid w:val="4E177B8F"/>
    <w:rsid w:val="4E1877AE"/>
    <w:rsid w:val="4E39EB63"/>
    <w:rsid w:val="4E4EF67A"/>
    <w:rsid w:val="4E540F3E"/>
    <w:rsid w:val="4E6B2E51"/>
    <w:rsid w:val="4E7920F0"/>
    <w:rsid w:val="4E79498F"/>
    <w:rsid w:val="4E800696"/>
    <w:rsid w:val="4E8C72F3"/>
    <w:rsid w:val="4E96F24C"/>
    <w:rsid w:val="4EAD01D5"/>
    <w:rsid w:val="4EB06ECA"/>
    <w:rsid w:val="4EB7530B"/>
    <w:rsid w:val="4EC4DC62"/>
    <w:rsid w:val="4EF5A322"/>
    <w:rsid w:val="4F22633B"/>
    <w:rsid w:val="4F292C69"/>
    <w:rsid w:val="4F309376"/>
    <w:rsid w:val="4F311549"/>
    <w:rsid w:val="4F348A70"/>
    <w:rsid w:val="4F369E02"/>
    <w:rsid w:val="4F66077F"/>
    <w:rsid w:val="4F72BABD"/>
    <w:rsid w:val="4F920D88"/>
    <w:rsid w:val="4F94418E"/>
    <w:rsid w:val="4F965B7D"/>
    <w:rsid w:val="4FDFE769"/>
    <w:rsid w:val="50041F0E"/>
    <w:rsid w:val="501120BC"/>
    <w:rsid w:val="502B67AC"/>
    <w:rsid w:val="5055EA54"/>
    <w:rsid w:val="506DCC13"/>
    <w:rsid w:val="5073CDEB"/>
    <w:rsid w:val="507A27DE"/>
    <w:rsid w:val="5084F8E2"/>
    <w:rsid w:val="5094A549"/>
    <w:rsid w:val="50A9BAE3"/>
    <w:rsid w:val="50B5F1CA"/>
    <w:rsid w:val="50B74330"/>
    <w:rsid w:val="50D89581"/>
    <w:rsid w:val="50F944C7"/>
    <w:rsid w:val="5133361A"/>
    <w:rsid w:val="513AE0EA"/>
    <w:rsid w:val="51740D00"/>
    <w:rsid w:val="517E119F"/>
    <w:rsid w:val="518BB000"/>
    <w:rsid w:val="5195224D"/>
    <w:rsid w:val="51A05A30"/>
    <w:rsid w:val="51A64501"/>
    <w:rsid w:val="51AC7FA4"/>
    <w:rsid w:val="51B444B0"/>
    <w:rsid w:val="51C60D93"/>
    <w:rsid w:val="51D3160F"/>
    <w:rsid w:val="51E396A4"/>
    <w:rsid w:val="5226AD87"/>
    <w:rsid w:val="52358EA6"/>
    <w:rsid w:val="523C5A43"/>
    <w:rsid w:val="5247B599"/>
    <w:rsid w:val="5248A948"/>
    <w:rsid w:val="5248D62C"/>
    <w:rsid w:val="524ED451"/>
    <w:rsid w:val="526B2BB8"/>
    <w:rsid w:val="528E24BC"/>
    <w:rsid w:val="529E6F07"/>
    <w:rsid w:val="529F2D71"/>
    <w:rsid w:val="52A1AD52"/>
    <w:rsid w:val="52D8BA5F"/>
    <w:rsid w:val="52DA3C37"/>
    <w:rsid w:val="52E9C340"/>
    <w:rsid w:val="52EF1730"/>
    <w:rsid w:val="52FF9B5C"/>
    <w:rsid w:val="53189B6D"/>
    <w:rsid w:val="532008E1"/>
    <w:rsid w:val="53285BBD"/>
    <w:rsid w:val="5332D926"/>
    <w:rsid w:val="53420A28"/>
    <w:rsid w:val="535CE123"/>
    <w:rsid w:val="53D3BE54"/>
    <w:rsid w:val="53DC6986"/>
    <w:rsid w:val="53E920FF"/>
    <w:rsid w:val="541B6389"/>
    <w:rsid w:val="542621C6"/>
    <w:rsid w:val="543B0BAB"/>
    <w:rsid w:val="545E037A"/>
    <w:rsid w:val="5467B3E5"/>
    <w:rsid w:val="548D172F"/>
    <w:rsid w:val="54924FE6"/>
    <w:rsid w:val="54A9799D"/>
    <w:rsid w:val="54C07386"/>
    <w:rsid w:val="54CA076C"/>
    <w:rsid w:val="54D1E6E7"/>
    <w:rsid w:val="54D797DB"/>
    <w:rsid w:val="54DAD552"/>
    <w:rsid w:val="54DFE4B1"/>
    <w:rsid w:val="54F5E465"/>
    <w:rsid w:val="54F621FB"/>
    <w:rsid w:val="54FE8074"/>
    <w:rsid w:val="551BA7EC"/>
    <w:rsid w:val="551BC9AB"/>
    <w:rsid w:val="5523CD21"/>
    <w:rsid w:val="5523EF30"/>
    <w:rsid w:val="552452E3"/>
    <w:rsid w:val="552E0133"/>
    <w:rsid w:val="55309B3D"/>
    <w:rsid w:val="554DDC97"/>
    <w:rsid w:val="55530BD9"/>
    <w:rsid w:val="55681FBF"/>
    <w:rsid w:val="556B65D3"/>
    <w:rsid w:val="55884411"/>
    <w:rsid w:val="55A45923"/>
    <w:rsid w:val="55B10D56"/>
    <w:rsid w:val="55DC178B"/>
    <w:rsid w:val="55E126E3"/>
    <w:rsid w:val="55EDD73B"/>
    <w:rsid w:val="560DF3B8"/>
    <w:rsid w:val="562CF47C"/>
    <w:rsid w:val="562E4B98"/>
    <w:rsid w:val="563C19C8"/>
    <w:rsid w:val="5640C58D"/>
    <w:rsid w:val="564EF37E"/>
    <w:rsid w:val="566DFC86"/>
    <w:rsid w:val="566F8EF6"/>
    <w:rsid w:val="567E1D37"/>
    <w:rsid w:val="568E665E"/>
    <w:rsid w:val="569C2633"/>
    <w:rsid w:val="569D1D38"/>
    <w:rsid w:val="56A0AA6D"/>
    <w:rsid w:val="56C50C37"/>
    <w:rsid w:val="56E1655F"/>
    <w:rsid w:val="56E5F619"/>
    <w:rsid w:val="5703C64B"/>
    <w:rsid w:val="57055292"/>
    <w:rsid w:val="571B8052"/>
    <w:rsid w:val="571D40D3"/>
    <w:rsid w:val="5728020A"/>
    <w:rsid w:val="573AA70A"/>
    <w:rsid w:val="5774D45A"/>
    <w:rsid w:val="578A00D5"/>
    <w:rsid w:val="578E000C"/>
    <w:rsid w:val="57A92E57"/>
    <w:rsid w:val="57B5A829"/>
    <w:rsid w:val="57B9CB76"/>
    <w:rsid w:val="57D898A6"/>
    <w:rsid w:val="57E19777"/>
    <w:rsid w:val="57E29B53"/>
    <w:rsid w:val="58151325"/>
    <w:rsid w:val="581CF808"/>
    <w:rsid w:val="58225BC9"/>
    <w:rsid w:val="582BCFFE"/>
    <w:rsid w:val="5847FD37"/>
    <w:rsid w:val="586583A1"/>
    <w:rsid w:val="5868B4A6"/>
    <w:rsid w:val="58703ED2"/>
    <w:rsid w:val="587739A3"/>
    <w:rsid w:val="58787063"/>
    <w:rsid w:val="587FB1A6"/>
    <w:rsid w:val="588E574A"/>
    <w:rsid w:val="589801EA"/>
    <w:rsid w:val="589F6763"/>
    <w:rsid w:val="58A79FE9"/>
    <w:rsid w:val="58AFB047"/>
    <w:rsid w:val="58B2B840"/>
    <w:rsid w:val="58B3B45F"/>
    <w:rsid w:val="58B4519B"/>
    <w:rsid w:val="58E392AC"/>
    <w:rsid w:val="58F508C2"/>
    <w:rsid w:val="58F96FFC"/>
    <w:rsid w:val="5906B48C"/>
    <w:rsid w:val="5914D2A0"/>
    <w:rsid w:val="593AA85F"/>
    <w:rsid w:val="59420670"/>
    <w:rsid w:val="594AECC5"/>
    <w:rsid w:val="594C4A34"/>
    <w:rsid w:val="594F257C"/>
    <w:rsid w:val="595F38C9"/>
    <w:rsid w:val="596649CE"/>
    <w:rsid w:val="5975BF38"/>
    <w:rsid w:val="598D9685"/>
    <w:rsid w:val="599F9CBB"/>
    <w:rsid w:val="59AD6B9F"/>
    <w:rsid w:val="59CD1FEE"/>
    <w:rsid w:val="59D42693"/>
    <w:rsid w:val="59D5A3C4"/>
    <w:rsid w:val="59EC3B9D"/>
    <w:rsid w:val="59F25823"/>
    <w:rsid w:val="59F65D11"/>
    <w:rsid w:val="59FFB975"/>
    <w:rsid w:val="5A083119"/>
    <w:rsid w:val="5A113967"/>
    <w:rsid w:val="5A174DAA"/>
    <w:rsid w:val="5A3BD859"/>
    <w:rsid w:val="5A41A415"/>
    <w:rsid w:val="5A428E69"/>
    <w:rsid w:val="5A51A781"/>
    <w:rsid w:val="5A55A64E"/>
    <w:rsid w:val="5A64799D"/>
    <w:rsid w:val="5A6B73EB"/>
    <w:rsid w:val="5A714CA5"/>
    <w:rsid w:val="5A743CCC"/>
    <w:rsid w:val="5A7A37D7"/>
    <w:rsid w:val="5A7A6826"/>
    <w:rsid w:val="5A88E993"/>
    <w:rsid w:val="5AC1148A"/>
    <w:rsid w:val="5AE08B70"/>
    <w:rsid w:val="5AFB29C3"/>
    <w:rsid w:val="5B04FDE8"/>
    <w:rsid w:val="5B079F3D"/>
    <w:rsid w:val="5B1DD242"/>
    <w:rsid w:val="5B2E9297"/>
    <w:rsid w:val="5B3271B0"/>
    <w:rsid w:val="5B590FA7"/>
    <w:rsid w:val="5B5CF046"/>
    <w:rsid w:val="5B695A09"/>
    <w:rsid w:val="5B6BBB4B"/>
    <w:rsid w:val="5B6ED909"/>
    <w:rsid w:val="5B824A82"/>
    <w:rsid w:val="5B830506"/>
    <w:rsid w:val="5B945912"/>
    <w:rsid w:val="5B9868EA"/>
    <w:rsid w:val="5B9C4698"/>
    <w:rsid w:val="5B9C9641"/>
    <w:rsid w:val="5BA7DF94"/>
    <w:rsid w:val="5BAF4804"/>
    <w:rsid w:val="5BAFA05E"/>
    <w:rsid w:val="5BD227F0"/>
    <w:rsid w:val="5BDE2ABC"/>
    <w:rsid w:val="5BF8BB67"/>
    <w:rsid w:val="5C077B0A"/>
    <w:rsid w:val="5C1D4AFE"/>
    <w:rsid w:val="5C258567"/>
    <w:rsid w:val="5C3DF0A7"/>
    <w:rsid w:val="5C4A481B"/>
    <w:rsid w:val="5C56D1CB"/>
    <w:rsid w:val="5C5B9F61"/>
    <w:rsid w:val="5C685B49"/>
    <w:rsid w:val="5C704A69"/>
    <w:rsid w:val="5C97EBAB"/>
    <w:rsid w:val="5C98522D"/>
    <w:rsid w:val="5C98FF0F"/>
    <w:rsid w:val="5CABF3A1"/>
    <w:rsid w:val="5CAF4F9E"/>
    <w:rsid w:val="5CBF3249"/>
    <w:rsid w:val="5CBF32DD"/>
    <w:rsid w:val="5CCC49D3"/>
    <w:rsid w:val="5CDEB39A"/>
    <w:rsid w:val="5CF92F60"/>
    <w:rsid w:val="5D02BB66"/>
    <w:rsid w:val="5D041203"/>
    <w:rsid w:val="5D2A037D"/>
    <w:rsid w:val="5D37B11C"/>
    <w:rsid w:val="5D51B9D5"/>
    <w:rsid w:val="5D538EBA"/>
    <w:rsid w:val="5D61606F"/>
    <w:rsid w:val="5D6EAD26"/>
    <w:rsid w:val="5D7AB01E"/>
    <w:rsid w:val="5D8249B4"/>
    <w:rsid w:val="5D8EC7E0"/>
    <w:rsid w:val="5D9BD8FC"/>
    <w:rsid w:val="5DAF4BEE"/>
    <w:rsid w:val="5DD72758"/>
    <w:rsid w:val="5DDFA495"/>
    <w:rsid w:val="5DE1D1B2"/>
    <w:rsid w:val="5DF1C762"/>
    <w:rsid w:val="5DF3E141"/>
    <w:rsid w:val="5E025631"/>
    <w:rsid w:val="5E05752D"/>
    <w:rsid w:val="5E0AF935"/>
    <w:rsid w:val="5E1679E9"/>
    <w:rsid w:val="5E2AD129"/>
    <w:rsid w:val="5E326A54"/>
    <w:rsid w:val="5E3C18A4"/>
    <w:rsid w:val="5E6C4133"/>
    <w:rsid w:val="5E6E1DBA"/>
    <w:rsid w:val="5E718FBE"/>
    <w:rsid w:val="5E7EE4B1"/>
    <w:rsid w:val="5E8960F2"/>
    <w:rsid w:val="5E905426"/>
    <w:rsid w:val="5EA818F5"/>
    <w:rsid w:val="5EC3491D"/>
    <w:rsid w:val="5EC4A9F3"/>
    <w:rsid w:val="5EF91492"/>
    <w:rsid w:val="5F048D8A"/>
    <w:rsid w:val="5F13FFA5"/>
    <w:rsid w:val="5F1C1BCC"/>
    <w:rsid w:val="5F1EB961"/>
    <w:rsid w:val="5F2F2657"/>
    <w:rsid w:val="5F3D6BD0"/>
    <w:rsid w:val="5F5090AB"/>
    <w:rsid w:val="5F6C328A"/>
    <w:rsid w:val="5F7C1E37"/>
    <w:rsid w:val="5F89B9DD"/>
    <w:rsid w:val="5FA16872"/>
    <w:rsid w:val="5FBE5BB4"/>
    <w:rsid w:val="5FD75C07"/>
    <w:rsid w:val="5FEF49FF"/>
    <w:rsid w:val="5FF3AA10"/>
    <w:rsid w:val="5FFF4BA7"/>
    <w:rsid w:val="60197AD2"/>
    <w:rsid w:val="601A451D"/>
    <w:rsid w:val="60220153"/>
    <w:rsid w:val="602C7B55"/>
    <w:rsid w:val="6040C228"/>
    <w:rsid w:val="6057693E"/>
    <w:rsid w:val="605C73E8"/>
    <w:rsid w:val="607B50B7"/>
    <w:rsid w:val="608A2BF4"/>
    <w:rsid w:val="60961326"/>
    <w:rsid w:val="60B8B5FF"/>
    <w:rsid w:val="60E009D1"/>
    <w:rsid w:val="60E511E6"/>
    <w:rsid w:val="60E76ADA"/>
    <w:rsid w:val="60F4745A"/>
    <w:rsid w:val="610020D1"/>
    <w:rsid w:val="610CA705"/>
    <w:rsid w:val="61133D7C"/>
    <w:rsid w:val="6117E68E"/>
    <w:rsid w:val="612E4D6A"/>
    <w:rsid w:val="6134CDBE"/>
    <w:rsid w:val="615F89D4"/>
    <w:rsid w:val="617947E1"/>
    <w:rsid w:val="6188AB6D"/>
    <w:rsid w:val="61BCB0AE"/>
    <w:rsid w:val="61BD3849"/>
    <w:rsid w:val="61C8512B"/>
    <w:rsid w:val="61C957BF"/>
    <w:rsid w:val="61F837FD"/>
    <w:rsid w:val="62042CB8"/>
    <w:rsid w:val="6229A8D4"/>
    <w:rsid w:val="6233D61A"/>
    <w:rsid w:val="625480B0"/>
    <w:rsid w:val="626C7CAF"/>
    <w:rsid w:val="627E25F4"/>
    <w:rsid w:val="628AB98C"/>
    <w:rsid w:val="6293BC88"/>
    <w:rsid w:val="62AFCC79"/>
    <w:rsid w:val="62D6ED0F"/>
    <w:rsid w:val="62E6B52F"/>
    <w:rsid w:val="62E7B360"/>
    <w:rsid w:val="62E97B4A"/>
    <w:rsid w:val="62EEA034"/>
    <w:rsid w:val="62F3EEA0"/>
    <w:rsid w:val="62F7F544"/>
    <w:rsid w:val="62FE5393"/>
    <w:rsid w:val="630888C2"/>
    <w:rsid w:val="631466BE"/>
    <w:rsid w:val="632091FA"/>
    <w:rsid w:val="63221C7D"/>
    <w:rsid w:val="6324F83F"/>
    <w:rsid w:val="6334CC94"/>
    <w:rsid w:val="633E7899"/>
    <w:rsid w:val="63489849"/>
    <w:rsid w:val="634C49AE"/>
    <w:rsid w:val="635C1F93"/>
    <w:rsid w:val="635DF056"/>
    <w:rsid w:val="6362C75D"/>
    <w:rsid w:val="63693974"/>
    <w:rsid w:val="63739C92"/>
    <w:rsid w:val="6391BF0C"/>
    <w:rsid w:val="63ABD52F"/>
    <w:rsid w:val="63C12639"/>
    <w:rsid w:val="63C80A21"/>
    <w:rsid w:val="63D0F056"/>
    <w:rsid w:val="63F095E6"/>
    <w:rsid w:val="63F4AE48"/>
    <w:rsid w:val="63FEB960"/>
    <w:rsid w:val="64068323"/>
    <w:rsid w:val="6408F355"/>
    <w:rsid w:val="640D27E2"/>
    <w:rsid w:val="640D6454"/>
    <w:rsid w:val="6417A59C"/>
    <w:rsid w:val="641D2A36"/>
    <w:rsid w:val="64382062"/>
    <w:rsid w:val="6447525C"/>
    <w:rsid w:val="647535C5"/>
    <w:rsid w:val="64A36DCA"/>
    <w:rsid w:val="64B578E7"/>
    <w:rsid w:val="64E302A6"/>
    <w:rsid w:val="64E72A36"/>
    <w:rsid w:val="64F1C118"/>
    <w:rsid w:val="64F2CB28"/>
    <w:rsid w:val="64F53DDF"/>
    <w:rsid w:val="6515D058"/>
    <w:rsid w:val="651B3062"/>
    <w:rsid w:val="652A825D"/>
    <w:rsid w:val="6534483E"/>
    <w:rsid w:val="6539D918"/>
    <w:rsid w:val="6555464C"/>
    <w:rsid w:val="657187E4"/>
    <w:rsid w:val="6583826B"/>
    <w:rsid w:val="658F9571"/>
    <w:rsid w:val="65938F57"/>
    <w:rsid w:val="65A91CC6"/>
    <w:rsid w:val="65BECD70"/>
    <w:rsid w:val="65CB85DB"/>
    <w:rsid w:val="65D052FF"/>
    <w:rsid w:val="65D6CAE1"/>
    <w:rsid w:val="65D9F524"/>
    <w:rsid w:val="65EFEC4F"/>
    <w:rsid w:val="65F8181D"/>
    <w:rsid w:val="6617C374"/>
    <w:rsid w:val="66322AA1"/>
    <w:rsid w:val="663C885B"/>
    <w:rsid w:val="66400119"/>
    <w:rsid w:val="6654C23E"/>
    <w:rsid w:val="667352FD"/>
    <w:rsid w:val="6694C2A7"/>
    <w:rsid w:val="6694F304"/>
    <w:rsid w:val="66B1121E"/>
    <w:rsid w:val="66B47CCF"/>
    <w:rsid w:val="66BB5054"/>
    <w:rsid w:val="66D9FF1A"/>
    <w:rsid w:val="66E991EC"/>
    <w:rsid w:val="66FAAFC7"/>
    <w:rsid w:val="6717C893"/>
    <w:rsid w:val="67294D51"/>
    <w:rsid w:val="672C8732"/>
    <w:rsid w:val="672DFB87"/>
    <w:rsid w:val="67398BE8"/>
    <w:rsid w:val="6745ECFE"/>
    <w:rsid w:val="678A350C"/>
    <w:rsid w:val="678C917F"/>
    <w:rsid w:val="67B9C6D3"/>
    <w:rsid w:val="67BAC21A"/>
    <w:rsid w:val="67CE8CDF"/>
    <w:rsid w:val="67DF0E16"/>
    <w:rsid w:val="67E36B84"/>
    <w:rsid w:val="67EE2318"/>
    <w:rsid w:val="67F168CF"/>
    <w:rsid w:val="67F4CDA5"/>
    <w:rsid w:val="68066B60"/>
    <w:rsid w:val="681B49BB"/>
    <w:rsid w:val="68221D2D"/>
    <w:rsid w:val="683792AF"/>
    <w:rsid w:val="683BFE72"/>
    <w:rsid w:val="684477E1"/>
    <w:rsid w:val="685C932E"/>
    <w:rsid w:val="68694947"/>
    <w:rsid w:val="686E9649"/>
    <w:rsid w:val="687A80E5"/>
    <w:rsid w:val="687C0451"/>
    <w:rsid w:val="6890E1F8"/>
    <w:rsid w:val="68925E93"/>
    <w:rsid w:val="68990C66"/>
    <w:rsid w:val="6914B3AF"/>
    <w:rsid w:val="691A2162"/>
    <w:rsid w:val="6920C4B0"/>
    <w:rsid w:val="69264762"/>
    <w:rsid w:val="692D8C75"/>
    <w:rsid w:val="693C9710"/>
    <w:rsid w:val="6946EC13"/>
    <w:rsid w:val="6957AD2B"/>
    <w:rsid w:val="69637D1C"/>
    <w:rsid w:val="696BCF0B"/>
    <w:rsid w:val="696E1404"/>
    <w:rsid w:val="69735F72"/>
    <w:rsid w:val="6975D73B"/>
    <w:rsid w:val="69AA2EE5"/>
    <w:rsid w:val="69AD80A4"/>
    <w:rsid w:val="69B4D9DD"/>
    <w:rsid w:val="69B5F921"/>
    <w:rsid w:val="69CCBDD2"/>
    <w:rsid w:val="69CEFB93"/>
    <w:rsid w:val="69D8CC0A"/>
    <w:rsid w:val="69DDB308"/>
    <w:rsid w:val="69EF5F23"/>
    <w:rsid w:val="69F2479B"/>
    <w:rsid w:val="69FC8651"/>
    <w:rsid w:val="6A1C934D"/>
    <w:rsid w:val="6A2CC29B"/>
    <w:rsid w:val="6A312DE9"/>
    <w:rsid w:val="6A50A929"/>
    <w:rsid w:val="6A5C3F73"/>
    <w:rsid w:val="6A7E06CB"/>
    <w:rsid w:val="6A835E04"/>
    <w:rsid w:val="6A9707EA"/>
    <w:rsid w:val="6AAEA450"/>
    <w:rsid w:val="6AB15A35"/>
    <w:rsid w:val="6ACC9638"/>
    <w:rsid w:val="6AD1E559"/>
    <w:rsid w:val="6ADB5740"/>
    <w:rsid w:val="6AE2FBE4"/>
    <w:rsid w:val="6AFE7487"/>
    <w:rsid w:val="6B0191A1"/>
    <w:rsid w:val="6B035D89"/>
    <w:rsid w:val="6B0513CA"/>
    <w:rsid w:val="6B17332E"/>
    <w:rsid w:val="6B21EA8E"/>
    <w:rsid w:val="6B341EC8"/>
    <w:rsid w:val="6B35274B"/>
    <w:rsid w:val="6B557B2E"/>
    <w:rsid w:val="6B58F70D"/>
    <w:rsid w:val="6B6E3BD4"/>
    <w:rsid w:val="6B930495"/>
    <w:rsid w:val="6B97D84B"/>
    <w:rsid w:val="6BABA9E0"/>
    <w:rsid w:val="6BAF48E9"/>
    <w:rsid w:val="6BB08053"/>
    <w:rsid w:val="6BC6353A"/>
    <w:rsid w:val="6BDE239C"/>
    <w:rsid w:val="6BE5F8F7"/>
    <w:rsid w:val="6BF66333"/>
    <w:rsid w:val="6C037CE9"/>
    <w:rsid w:val="6C19E12D"/>
    <w:rsid w:val="6C29ABF3"/>
    <w:rsid w:val="6C2ED382"/>
    <w:rsid w:val="6C33D2E4"/>
    <w:rsid w:val="6C3F84D8"/>
    <w:rsid w:val="6C410522"/>
    <w:rsid w:val="6C529551"/>
    <w:rsid w:val="6C639473"/>
    <w:rsid w:val="6C92E252"/>
    <w:rsid w:val="6CAA2442"/>
    <w:rsid w:val="6CBBD4A3"/>
    <w:rsid w:val="6CD886A3"/>
    <w:rsid w:val="6CDC0C91"/>
    <w:rsid w:val="6CF0012F"/>
    <w:rsid w:val="6CF1E20C"/>
    <w:rsid w:val="6D06123B"/>
    <w:rsid w:val="6D1158C5"/>
    <w:rsid w:val="6D1319A3"/>
    <w:rsid w:val="6D1BF9DC"/>
    <w:rsid w:val="6D1EADB8"/>
    <w:rsid w:val="6D30DA16"/>
    <w:rsid w:val="6D370477"/>
    <w:rsid w:val="6D3B6760"/>
    <w:rsid w:val="6D4B0F89"/>
    <w:rsid w:val="6D51712C"/>
    <w:rsid w:val="6D63A4A7"/>
    <w:rsid w:val="6D96025C"/>
    <w:rsid w:val="6DA29BB6"/>
    <w:rsid w:val="6DACF3A7"/>
    <w:rsid w:val="6DC27960"/>
    <w:rsid w:val="6DCD1C1A"/>
    <w:rsid w:val="6DDAB469"/>
    <w:rsid w:val="6DEA2CC6"/>
    <w:rsid w:val="6DF32130"/>
    <w:rsid w:val="6DFB41E8"/>
    <w:rsid w:val="6E0C498D"/>
    <w:rsid w:val="6E29F5CC"/>
    <w:rsid w:val="6E357DD1"/>
    <w:rsid w:val="6E3AD8F5"/>
    <w:rsid w:val="6E4DCD4B"/>
    <w:rsid w:val="6E6B2545"/>
    <w:rsid w:val="6E768349"/>
    <w:rsid w:val="6E92BBA9"/>
    <w:rsid w:val="6EC66291"/>
    <w:rsid w:val="6ED7DEFE"/>
    <w:rsid w:val="6EDBDD33"/>
    <w:rsid w:val="6F003E56"/>
    <w:rsid w:val="6F107276"/>
    <w:rsid w:val="6F3F57ED"/>
    <w:rsid w:val="6F4163A8"/>
    <w:rsid w:val="6F5F5F81"/>
    <w:rsid w:val="6F6D3A99"/>
    <w:rsid w:val="6F83A042"/>
    <w:rsid w:val="6F8B08AC"/>
    <w:rsid w:val="6FA328A1"/>
    <w:rsid w:val="6FEB43F7"/>
    <w:rsid w:val="6FEE670B"/>
    <w:rsid w:val="6FF4E40E"/>
    <w:rsid w:val="6FFF721B"/>
    <w:rsid w:val="700B52AC"/>
    <w:rsid w:val="703560D0"/>
    <w:rsid w:val="70471DB6"/>
    <w:rsid w:val="704851B1"/>
    <w:rsid w:val="70728BCA"/>
    <w:rsid w:val="7073A932"/>
    <w:rsid w:val="707531D5"/>
    <w:rsid w:val="7075CEA3"/>
    <w:rsid w:val="707F6CBC"/>
    <w:rsid w:val="70838516"/>
    <w:rsid w:val="7089F318"/>
    <w:rsid w:val="708D74D0"/>
    <w:rsid w:val="708DCDBB"/>
    <w:rsid w:val="70A03ECA"/>
    <w:rsid w:val="70A5526B"/>
    <w:rsid w:val="70AF6719"/>
    <w:rsid w:val="70B1349C"/>
    <w:rsid w:val="70D13024"/>
    <w:rsid w:val="70D57D6A"/>
    <w:rsid w:val="70D6877F"/>
    <w:rsid w:val="70E719CB"/>
    <w:rsid w:val="70EB8E9C"/>
    <w:rsid w:val="70F775D0"/>
    <w:rsid w:val="7100E772"/>
    <w:rsid w:val="7110F7F6"/>
    <w:rsid w:val="71154281"/>
    <w:rsid w:val="712623D3"/>
    <w:rsid w:val="7139BB29"/>
    <w:rsid w:val="7146926C"/>
    <w:rsid w:val="7146EF35"/>
    <w:rsid w:val="716457F8"/>
    <w:rsid w:val="71759D7C"/>
    <w:rsid w:val="7188760A"/>
    <w:rsid w:val="719220E5"/>
    <w:rsid w:val="71B6E352"/>
    <w:rsid w:val="71BAFE3B"/>
    <w:rsid w:val="71BB36BB"/>
    <w:rsid w:val="71C17A23"/>
    <w:rsid w:val="71C6E434"/>
    <w:rsid w:val="71D4DD75"/>
    <w:rsid w:val="71EA8E9A"/>
    <w:rsid w:val="72041371"/>
    <w:rsid w:val="7207FB6A"/>
    <w:rsid w:val="725EAB1F"/>
    <w:rsid w:val="7271DA01"/>
    <w:rsid w:val="7287BB56"/>
    <w:rsid w:val="7288F9AA"/>
    <w:rsid w:val="728C4385"/>
    <w:rsid w:val="729002D6"/>
    <w:rsid w:val="7292922A"/>
    <w:rsid w:val="7292B12E"/>
    <w:rsid w:val="729AE519"/>
    <w:rsid w:val="72B51989"/>
    <w:rsid w:val="72BB03C8"/>
    <w:rsid w:val="72BBFA68"/>
    <w:rsid w:val="72C8850E"/>
    <w:rsid w:val="72D1D842"/>
    <w:rsid w:val="72E87184"/>
    <w:rsid w:val="72F2B52A"/>
    <w:rsid w:val="7307DF78"/>
    <w:rsid w:val="7323B580"/>
    <w:rsid w:val="7361648D"/>
    <w:rsid w:val="7368B391"/>
    <w:rsid w:val="73837E8F"/>
    <w:rsid w:val="73A6E4C8"/>
    <w:rsid w:val="73AADAD1"/>
    <w:rsid w:val="73CFD87C"/>
    <w:rsid w:val="73DD623F"/>
    <w:rsid w:val="73E228C4"/>
    <w:rsid w:val="73E9EE18"/>
    <w:rsid w:val="73F8D165"/>
    <w:rsid w:val="74021739"/>
    <w:rsid w:val="74139BB1"/>
    <w:rsid w:val="741B541C"/>
    <w:rsid w:val="74216A93"/>
    <w:rsid w:val="7421886A"/>
    <w:rsid w:val="7436898A"/>
    <w:rsid w:val="743E1BD9"/>
    <w:rsid w:val="744BE634"/>
    <w:rsid w:val="74531FEE"/>
    <w:rsid w:val="74570D9B"/>
    <w:rsid w:val="7459118C"/>
    <w:rsid w:val="7476633F"/>
    <w:rsid w:val="7488A29B"/>
    <w:rsid w:val="7492589C"/>
    <w:rsid w:val="7497E40C"/>
    <w:rsid w:val="74B56D4C"/>
    <w:rsid w:val="74CE24FE"/>
    <w:rsid w:val="74D19CC7"/>
    <w:rsid w:val="74EA8F27"/>
    <w:rsid w:val="750F06B5"/>
    <w:rsid w:val="7511A028"/>
    <w:rsid w:val="751F1CA3"/>
    <w:rsid w:val="752DC751"/>
    <w:rsid w:val="754715DF"/>
    <w:rsid w:val="7554B597"/>
    <w:rsid w:val="7578B145"/>
    <w:rsid w:val="757DD012"/>
    <w:rsid w:val="758B3B65"/>
    <w:rsid w:val="7592D114"/>
    <w:rsid w:val="75A18EAE"/>
    <w:rsid w:val="75AE827C"/>
    <w:rsid w:val="75D72F21"/>
    <w:rsid w:val="75E00B56"/>
    <w:rsid w:val="75E9312F"/>
    <w:rsid w:val="75F157A7"/>
    <w:rsid w:val="75F75865"/>
    <w:rsid w:val="76011068"/>
    <w:rsid w:val="76082267"/>
    <w:rsid w:val="7614E098"/>
    <w:rsid w:val="7617C758"/>
    <w:rsid w:val="76237A42"/>
    <w:rsid w:val="762C7F6C"/>
    <w:rsid w:val="765D2567"/>
    <w:rsid w:val="766CF5C0"/>
    <w:rsid w:val="7677444C"/>
    <w:rsid w:val="7678D324"/>
    <w:rsid w:val="767A71C4"/>
    <w:rsid w:val="767E0180"/>
    <w:rsid w:val="767FA45D"/>
    <w:rsid w:val="76834839"/>
    <w:rsid w:val="7691041A"/>
    <w:rsid w:val="76916F12"/>
    <w:rsid w:val="76B40266"/>
    <w:rsid w:val="76BAA5E0"/>
    <w:rsid w:val="76CC9701"/>
    <w:rsid w:val="76DE484D"/>
    <w:rsid w:val="76E4DFFE"/>
    <w:rsid w:val="76F2F227"/>
    <w:rsid w:val="76F32994"/>
    <w:rsid w:val="76FB6B92"/>
    <w:rsid w:val="77203894"/>
    <w:rsid w:val="775B8D87"/>
    <w:rsid w:val="77752523"/>
    <w:rsid w:val="77762142"/>
    <w:rsid w:val="778B4D12"/>
    <w:rsid w:val="77E8C7B4"/>
    <w:rsid w:val="77EC846E"/>
    <w:rsid w:val="780746C4"/>
    <w:rsid w:val="781A00CB"/>
    <w:rsid w:val="782C0618"/>
    <w:rsid w:val="7847F771"/>
    <w:rsid w:val="78588383"/>
    <w:rsid w:val="78592C6D"/>
    <w:rsid w:val="787DD484"/>
    <w:rsid w:val="788C88AC"/>
    <w:rsid w:val="788CF15B"/>
    <w:rsid w:val="788DE471"/>
    <w:rsid w:val="7891D3C6"/>
    <w:rsid w:val="7892E5E6"/>
    <w:rsid w:val="789B6257"/>
    <w:rsid w:val="78A55BAA"/>
    <w:rsid w:val="78AB2121"/>
    <w:rsid w:val="78DA9632"/>
    <w:rsid w:val="78E639F4"/>
    <w:rsid w:val="79261BBF"/>
    <w:rsid w:val="795972D9"/>
    <w:rsid w:val="795D4F77"/>
    <w:rsid w:val="79639BA2"/>
    <w:rsid w:val="79A03185"/>
    <w:rsid w:val="79A1BD94"/>
    <w:rsid w:val="79A9C060"/>
    <w:rsid w:val="79B5B0CC"/>
    <w:rsid w:val="79BABEEF"/>
    <w:rsid w:val="79C0E60D"/>
    <w:rsid w:val="79C609FD"/>
    <w:rsid w:val="79C64D7A"/>
    <w:rsid w:val="79D71FDC"/>
    <w:rsid w:val="79D748F2"/>
    <w:rsid w:val="7A067DE4"/>
    <w:rsid w:val="7A0E06F0"/>
    <w:rsid w:val="7A108020"/>
    <w:rsid w:val="7A11BDDA"/>
    <w:rsid w:val="7A18A0BA"/>
    <w:rsid w:val="7A1CED86"/>
    <w:rsid w:val="7A2129D0"/>
    <w:rsid w:val="7A238808"/>
    <w:rsid w:val="7A286134"/>
    <w:rsid w:val="7A76D750"/>
    <w:rsid w:val="7A7A17C5"/>
    <w:rsid w:val="7A7E6DA2"/>
    <w:rsid w:val="7A7F3118"/>
    <w:rsid w:val="7A942A95"/>
    <w:rsid w:val="7A981953"/>
    <w:rsid w:val="7AA05355"/>
    <w:rsid w:val="7AABFCC4"/>
    <w:rsid w:val="7AB64F45"/>
    <w:rsid w:val="7AB6A13E"/>
    <w:rsid w:val="7ABA3446"/>
    <w:rsid w:val="7ABC44F3"/>
    <w:rsid w:val="7ADAE46C"/>
    <w:rsid w:val="7ADFB798"/>
    <w:rsid w:val="7AEFC4C3"/>
    <w:rsid w:val="7AF1B85E"/>
    <w:rsid w:val="7B0522E7"/>
    <w:rsid w:val="7B0C0260"/>
    <w:rsid w:val="7B1C5AB2"/>
    <w:rsid w:val="7B41272E"/>
    <w:rsid w:val="7B670DC2"/>
    <w:rsid w:val="7B74DA8C"/>
    <w:rsid w:val="7B7FC0FD"/>
    <w:rsid w:val="7B86FC01"/>
    <w:rsid w:val="7B892C21"/>
    <w:rsid w:val="7B8F4D2D"/>
    <w:rsid w:val="7B98C998"/>
    <w:rsid w:val="7BA63934"/>
    <w:rsid w:val="7BBBC35D"/>
    <w:rsid w:val="7BBD380C"/>
    <w:rsid w:val="7BBE0555"/>
    <w:rsid w:val="7BC54BB5"/>
    <w:rsid w:val="7BCC2499"/>
    <w:rsid w:val="7BDD843A"/>
    <w:rsid w:val="7BDF2D2C"/>
    <w:rsid w:val="7BF9D522"/>
    <w:rsid w:val="7BFE010F"/>
    <w:rsid w:val="7C0157AD"/>
    <w:rsid w:val="7C32AC35"/>
    <w:rsid w:val="7C3C1661"/>
    <w:rsid w:val="7C586F38"/>
    <w:rsid w:val="7C7068C9"/>
    <w:rsid w:val="7CB69E4C"/>
    <w:rsid w:val="7CC24599"/>
    <w:rsid w:val="7CC2DEB4"/>
    <w:rsid w:val="7CD555E6"/>
    <w:rsid w:val="7CF5C010"/>
    <w:rsid w:val="7D0BC47C"/>
    <w:rsid w:val="7D0BF74D"/>
    <w:rsid w:val="7D1676B8"/>
    <w:rsid w:val="7D3C65D4"/>
    <w:rsid w:val="7D5EBCB2"/>
    <w:rsid w:val="7D62E3D1"/>
    <w:rsid w:val="7D6963B1"/>
    <w:rsid w:val="7D6AA4AE"/>
    <w:rsid w:val="7D710CC8"/>
    <w:rsid w:val="7D7E41A6"/>
    <w:rsid w:val="7D8C4F4A"/>
    <w:rsid w:val="7D8DAF10"/>
    <w:rsid w:val="7D9E17A4"/>
    <w:rsid w:val="7DA59085"/>
    <w:rsid w:val="7DB76B67"/>
    <w:rsid w:val="7DB8FCE9"/>
    <w:rsid w:val="7DBC014F"/>
    <w:rsid w:val="7DF600B6"/>
    <w:rsid w:val="7E00C56D"/>
    <w:rsid w:val="7E2AE9FA"/>
    <w:rsid w:val="7E2AF15A"/>
    <w:rsid w:val="7E30A5E5"/>
    <w:rsid w:val="7E49ECC6"/>
    <w:rsid w:val="7E4AA9A7"/>
    <w:rsid w:val="7E52E558"/>
    <w:rsid w:val="7E5D240F"/>
    <w:rsid w:val="7E672003"/>
    <w:rsid w:val="7E88979E"/>
    <w:rsid w:val="7E94F458"/>
    <w:rsid w:val="7E9C1C7D"/>
    <w:rsid w:val="7EB6C3AF"/>
    <w:rsid w:val="7F0ADE2D"/>
    <w:rsid w:val="7F1446DD"/>
    <w:rsid w:val="7F2A924F"/>
    <w:rsid w:val="7F50ABF3"/>
    <w:rsid w:val="7F52D50C"/>
    <w:rsid w:val="7F5DA7FE"/>
    <w:rsid w:val="7F821D11"/>
    <w:rsid w:val="7F9006AE"/>
    <w:rsid w:val="7F91FAA0"/>
    <w:rsid w:val="7F92A024"/>
    <w:rsid w:val="7FA83195"/>
    <w:rsid w:val="7FB9334F"/>
    <w:rsid w:val="7FCADEE1"/>
    <w:rsid w:val="7FE252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7F982"/>
  <w15:docId w15:val="{737E4548-DE1F-4413-BA7B-B0678B9C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1A4C"/>
    <w:rPr>
      <w:sz w:val="24"/>
      <w:szCs w:val="24"/>
    </w:rPr>
  </w:style>
  <w:style w:type="paragraph" w:styleId="Heading1">
    <w:name w:val="heading 1"/>
    <w:basedOn w:val="Normal"/>
    <w:next w:val="Normal"/>
    <w:uiPriority w:val="9"/>
    <w:qFormat/>
    <w:rsid w:val="00F4421C"/>
    <w:pPr>
      <w:keepNext/>
      <w:spacing w:before="240" w:after="60"/>
      <w:outlineLvl w:val="0"/>
    </w:pPr>
    <w:rPr>
      <w:rFonts w:ascii="Arial" w:hAnsi="Arial" w:cs="Arial"/>
      <w:b/>
      <w:bCs/>
      <w:caps/>
      <w:kern w:val="32"/>
      <w:sz w:val="22"/>
      <w:szCs w:val="32"/>
    </w:rPr>
  </w:style>
  <w:style w:type="paragraph" w:styleId="Heading2">
    <w:name w:val="heading 2"/>
    <w:basedOn w:val="Normal"/>
    <w:next w:val="Normal"/>
    <w:link w:val="Heading2Char"/>
    <w:uiPriority w:val="9"/>
    <w:qFormat/>
    <w:rsid w:val="00621E9C"/>
    <w:pPr>
      <w:keepNext/>
      <w:numPr>
        <w:ilvl w:val="1"/>
        <w:numId w:val="1"/>
      </w:numPr>
      <w:tabs>
        <w:tab w:val="num" w:pos="720"/>
      </w:tabs>
      <w:spacing w:before="240" w:after="240" w:line="320" w:lineRule="exact"/>
      <w:ind w:left="1152" w:hanging="1152"/>
      <w:outlineLvl w:val="1"/>
    </w:pPr>
    <w:rPr>
      <w:rFonts w:ascii="Times New Roman Bold" w:hAnsi="Times New Roman Bold"/>
      <w:b/>
      <w:bCs/>
      <w:iCs/>
    </w:rPr>
  </w:style>
  <w:style w:type="paragraph" w:styleId="Heading3">
    <w:name w:val="heading 3"/>
    <w:basedOn w:val="Normal"/>
    <w:next w:val="Normal"/>
    <w:link w:val="Heading3Char"/>
    <w:qFormat/>
    <w:rsid w:val="00621E9C"/>
    <w:pPr>
      <w:keepNext/>
      <w:numPr>
        <w:ilvl w:val="2"/>
        <w:numId w:val="1"/>
      </w:numPr>
      <w:tabs>
        <w:tab w:val="left" w:pos="900"/>
      </w:tabs>
      <w:spacing w:before="240" w:after="240"/>
      <w:ind w:left="1440"/>
      <w:outlineLvl w:val="2"/>
    </w:pPr>
    <w:rPr>
      <w:b/>
      <w:bCs/>
    </w:rPr>
  </w:style>
  <w:style w:type="paragraph" w:styleId="Heading4">
    <w:name w:val="heading 4"/>
    <w:basedOn w:val="Normal"/>
    <w:next w:val="Normal"/>
    <w:link w:val="Heading4Char"/>
    <w:uiPriority w:val="9"/>
    <w:qFormat/>
    <w:rsid w:val="00B462F3"/>
    <w:pPr>
      <w:keepNext/>
      <w:numPr>
        <w:ilvl w:val="3"/>
        <w:numId w:val="1"/>
      </w:numPr>
      <w:tabs>
        <w:tab w:val="left" w:pos="1152"/>
      </w:tabs>
      <w:spacing w:before="240" w:after="120"/>
      <w:ind w:left="1080" w:hanging="1080"/>
      <w:outlineLvl w:val="3"/>
    </w:pPr>
    <w:rPr>
      <w:b/>
      <w:szCs w:val="2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82C94"/>
    <w:rPr>
      <w:color w:val="0000FF"/>
      <w:u w:val="none"/>
    </w:rPr>
  </w:style>
  <w:style w:type="paragraph" w:styleId="EndnoteText">
    <w:name w:val="endnote text"/>
    <w:basedOn w:val="Normal"/>
    <w:next w:val="Normal"/>
    <w:semiHidden/>
    <w:rsid w:val="00210116"/>
    <w:rPr>
      <w:sz w:val="22"/>
      <w:szCs w:val="20"/>
    </w:rPr>
  </w:style>
  <w:style w:type="paragraph" w:customStyle="1" w:styleId="Text">
    <w:name w:val="Text"/>
    <w:basedOn w:val="Normal"/>
    <w:link w:val="TextChar"/>
    <w:rsid w:val="00210116"/>
    <w:pPr>
      <w:spacing w:after="240" w:line="312" w:lineRule="exact"/>
    </w:pPr>
    <w:rPr>
      <w:rFonts w:ascii="Times" w:hAnsi="Times"/>
      <w:szCs w:val="20"/>
    </w:rPr>
  </w:style>
  <w:style w:type="character" w:styleId="CommentReference">
    <w:name w:val="annotation reference"/>
    <w:basedOn w:val="DefaultParagraphFont"/>
    <w:semiHidden/>
    <w:rsid w:val="00BB639E"/>
    <w:rPr>
      <w:sz w:val="16"/>
      <w:szCs w:val="16"/>
    </w:rPr>
  </w:style>
  <w:style w:type="paragraph" w:styleId="CommentText">
    <w:name w:val="annotation text"/>
    <w:basedOn w:val="Normal"/>
    <w:link w:val="CommentTextChar"/>
    <w:semiHidden/>
    <w:rsid w:val="00BB639E"/>
    <w:rPr>
      <w:sz w:val="20"/>
      <w:szCs w:val="20"/>
    </w:rPr>
  </w:style>
  <w:style w:type="paragraph" w:styleId="CommentSubject">
    <w:name w:val="annotation subject"/>
    <w:basedOn w:val="CommentText"/>
    <w:next w:val="CommentText"/>
    <w:semiHidden/>
    <w:rsid w:val="00BB639E"/>
    <w:rPr>
      <w:b/>
      <w:bCs/>
    </w:rPr>
  </w:style>
  <w:style w:type="paragraph" w:styleId="BalloonText">
    <w:name w:val="Balloon Text"/>
    <w:basedOn w:val="Normal"/>
    <w:semiHidden/>
    <w:rsid w:val="00BB639E"/>
    <w:rPr>
      <w:rFonts w:ascii="Tahoma" w:hAnsi="Tahoma" w:cs="Tahoma"/>
      <w:sz w:val="16"/>
      <w:szCs w:val="16"/>
    </w:rPr>
  </w:style>
  <w:style w:type="paragraph" w:styleId="Date">
    <w:name w:val="Date"/>
    <w:basedOn w:val="Normal"/>
    <w:next w:val="Normal"/>
    <w:link w:val="DateChar"/>
    <w:rsid w:val="00BB639E"/>
    <w:rPr>
      <w:sz w:val="22"/>
      <w:szCs w:val="20"/>
    </w:rPr>
  </w:style>
  <w:style w:type="paragraph" w:styleId="BodyText2">
    <w:name w:val="Body Text 2"/>
    <w:basedOn w:val="Normal"/>
    <w:rsid w:val="005D3D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szCs w:val="20"/>
    </w:rPr>
  </w:style>
  <w:style w:type="paragraph" w:styleId="Index2">
    <w:name w:val="index 2"/>
    <w:basedOn w:val="Normal"/>
    <w:autoRedefine/>
    <w:semiHidden/>
    <w:rsid w:val="005D3DE4"/>
    <w:pPr>
      <w:keepNext/>
      <w:ind w:left="29"/>
    </w:pPr>
    <w:rPr>
      <w:b/>
      <w:sz w:val="22"/>
      <w:szCs w:val="20"/>
    </w:rPr>
  </w:style>
  <w:style w:type="paragraph" w:customStyle="1" w:styleId="TableTitle">
    <w:name w:val="TableTitle"/>
    <w:basedOn w:val="Title"/>
    <w:rsid w:val="00B05A0D"/>
    <w:pPr>
      <w:tabs>
        <w:tab w:val="right" w:leader="dot" w:pos="8640"/>
      </w:tabs>
      <w:spacing w:before="0" w:after="120"/>
      <w:outlineLvl w:val="9"/>
    </w:pPr>
    <w:rPr>
      <w:rFonts w:cs="Times New Roman"/>
      <w:bCs w:val="0"/>
      <w:kern w:val="0"/>
      <w:sz w:val="24"/>
      <w:szCs w:val="20"/>
    </w:rPr>
  </w:style>
  <w:style w:type="paragraph" w:styleId="Title">
    <w:name w:val="Title"/>
    <w:basedOn w:val="Normal"/>
    <w:link w:val="TitleChar"/>
    <w:qFormat/>
    <w:rsid w:val="00B05A0D"/>
    <w:pPr>
      <w:spacing w:before="240" w:after="60"/>
      <w:jc w:val="center"/>
      <w:outlineLvl w:val="0"/>
    </w:pPr>
    <w:rPr>
      <w:rFonts w:ascii="Arial" w:hAnsi="Arial" w:cs="Arial"/>
      <w:b/>
      <w:bCs/>
      <w:kern w:val="28"/>
      <w:sz w:val="32"/>
      <w:szCs w:val="32"/>
    </w:rPr>
  </w:style>
  <w:style w:type="paragraph" w:customStyle="1" w:styleId="paragraph">
    <w:name w:val="paragraph"/>
    <w:basedOn w:val="Normal"/>
    <w:rsid w:val="00B05A0D"/>
    <w:pPr>
      <w:spacing w:before="120"/>
    </w:pPr>
    <w:rPr>
      <w:sz w:val="22"/>
      <w:szCs w:val="20"/>
    </w:rPr>
  </w:style>
  <w:style w:type="paragraph" w:styleId="TOC2">
    <w:name w:val="toc 2"/>
    <w:basedOn w:val="Normal"/>
    <w:next w:val="Normal"/>
    <w:autoRedefine/>
    <w:uiPriority w:val="39"/>
    <w:rsid w:val="00621E9C"/>
    <w:pPr>
      <w:tabs>
        <w:tab w:val="left" w:pos="1080"/>
        <w:tab w:val="left" w:pos="1440"/>
        <w:tab w:val="right" w:leader="dot" w:pos="9360"/>
      </w:tabs>
      <w:ind w:left="1080" w:hanging="720"/>
    </w:pPr>
    <w:rPr>
      <w:smallCaps/>
      <w:noProof/>
      <w:color w:val="0000FF"/>
      <w:sz w:val="22"/>
      <w:szCs w:val="22"/>
    </w:rPr>
  </w:style>
  <w:style w:type="paragraph" w:styleId="TOC1">
    <w:name w:val="toc 1"/>
    <w:basedOn w:val="Normal"/>
    <w:next w:val="Normal"/>
    <w:uiPriority w:val="39"/>
    <w:rsid w:val="00621E9C"/>
    <w:pPr>
      <w:spacing w:before="120" w:after="120"/>
    </w:pPr>
    <w:rPr>
      <w:caps/>
      <w:noProof/>
      <w:color w:val="0000FF"/>
      <w:sz w:val="22"/>
      <w:szCs w:val="22"/>
    </w:rPr>
  </w:style>
  <w:style w:type="paragraph" w:styleId="TOC3">
    <w:name w:val="toc 3"/>
    <w:basedOn w:val="Normal"/>
    <w:next w:val="Normal"/>
    <w:autoRedefine/>
    <w:uiPriority w:val="39"/>
    <w:rsid w:val="00621E9C"/>
    <w:pPr>
      <w:tabs>
        <w:tab w:val="left" w:pos="360"/>
        <w:tab w:val="left" w:pos="720"/>
        <w:tab w:val="left" w:pos="1800"/>
        <w:tab w:val="right" w:leader="dot" w:pos="9360"/>
      </w:tabs>
      <w:ind w:left="720"/>
    </w:pPr>
    <w:rPr>
      <w:iCs/>
      <w:noProof/>
      <w:color w:val="0000FF"/>
      <w:sz w:val="22"/>
      <w:szCs w:val="22"/>
    </w:rPr>
  </w:style>
  <w:style w:type="paragraph" w:styleId="Header">
    <w:name w:val="header"/>
    <w:basedOn w:val="Normal"/>
    <w:link w:val="HeaderChar"/>
    <w:uiPriority w:val="99"/>
    <w:rsid w:val="00B05A0D"/>
    <w:pPr>
      <w:tabs>
        <w:tab w:val="center" w:pos="4320"/>
        <w:tab w:val="right" w:pos="8640"/>
      </w:tabs>
    </w:pPr>
  </w:style>
  <w:style w:type="paragraph" w:styleId="Footer">
    <w:name w:val="footer"/>
    <w:basedOn w:val="Normal"/>
    <w:rsid w:val="00B05A0D"/>
    <w:pPr>
      <w:tabs>
        <w:tab w:val="center" w:pos="4320"/>
        <w:tab w:val="right" w:pos="8640"/>
      </w:tabs>
    </w:pPr>
  </w:style>
  <w:style w:type="character" w:styleId="PageNumber">
    <w:name w:val="page number"/>
    <w:basedOn w:val="DefaultParagraphFont"/>
    <w:rsid w:val="00165AC2"/>
  </w:style>
  <w:style w:type="character" w:customStyle="1" w:styleId="TextChar">
    <w:name w:val="Text Char"/>
    <w:basedOn w:val="DefaultParagraphFont"/>
    <w:link w:val="Text"/>
    <w:rsid w:val="008521A7"/>
    <w:rPr>
      <w:rFonts w:ascii="Times" w:hAnsi="Times"/>
      <w:sz w:val="24"/>
      <w:lang w:val="en-US" w:eastAsia="en-US" w:bidi="ar-SA"/>
    </w:rPr>
  </w:style>
  <w:style w:type="paragraph" w:customStyle="1" w:styleId="Bodytext">
    <w:name w:val="@Bodytext"/>
    <w:basedOn w:val="Normal"/>
    <w:rsid w:val="00ED479B"/>
    <w:pPr>
      <w:spacing w:before="240" w:after="120" w:line="360" w:lineRule="auto"/>
      <w:ind w:left="1008"/>
      <w:jc w:val="both"/>
    </w:pPr>
    <w:rPr>
      <w:rFonts w:ascii="Arial" w:hAnsi="Arial" w:cs="Arial"/>
      <w:sz w:val="20"/>
      <w:szCs w:val="20"/>
    </w:rPr>
  </w:style>
  <w:style w:type="paragraph" w:styleId="BodyText0">
    <w:name w:val="Body Text"/>
    <w:basedOn w:val="Normal"/>
    <w:link w:val="BodyTextChar"/>
    <w:rsid w:val="00C7037D"/>
    <w:pPr>
      <w:spacing w:after="120"/>
    </w:pPr>
  </w:style>
  <w:style w:type="paragraph" w:styleId="DocumentMap">
    <w:name w:val="Document Map"/>
    <w:basedOn w:val="Normal"/>
    <w:autoRedefine/>
    <w:rsid w:val="00823473"/>
    <w:pPr>
      <w:shd w:val="clear" w:color="auto" w:fill="000080"/>
    </w:pPr>
    <w:rPr>
      <w:rFonts w:ascii="Tahoma" w:hAnsi="Tahoma" w:cs="Tahoma"/>
      <w:sz w:val="16"/>
      <w:szCs w:val="20"/>
    </w:rPr>
  </w:style>
  <w:style w:type="table" w:styleId="TableGrid">
    <w:name w:val="Table Grid"/>
    <w:basedOn w:val="TableNormal"/>
    <w:uiPriority w:val="39"/>
    <w:rsid w:val="005072B7"/>
    <w:tblPr/>
  </w:style>
  <w:style w:type="paragraph" w:styleId="Revision">
    <w:name w:val="Revision"/>
    <w:hidden/>
    <w:uiPriority w:val="99"/>
    <w:semiHidden/>
    <w:rsid w:val="00340D77"/>
    <w:rPr>
      <w:sz w:val="24"/>
      <w:szCs w:val="24"/>
    </w:rPr>
  </w:style>
  <w:style w:type="paragraph" w:styleId="ListParagraph">
    <w:name w:val="List Paragraph"/>
    <w:basedOn w:val="Normal"/>
    <w:link w:val="ListParagraphChar"/>
    <w:uiPriority w:val="34"/>
    <w:qFormat/>
    <w:rsid w:val="00633654"/>
    <w:pPr>
      <w:ind w:left="720"/>
      <w:contextualSpacing/>
    </w:pPr>
  </w:style>
  <w:style w:type="character" w:styleId="FollowedHyperlink">
    <w:name w:val="FollowedHyperlink"/>
    <w:basedOn w:val="DefaultParagraphFont"/>
    <w:rsid w:val="009A5191"/>
    <w:rPr>
      <w:color w:val="800080" w:themeColor="followedHyperlink"/>
      <w:u w:val="single"/>
    </w:rPr>
  </w:style>
  <w:style w:type="character" w:customStyle="1" w:styleId="BodyTextChar">
    <w:name w:val="Body Text Char"/>
    <w:basedOn w:val="DefaultParagraphFont"/>
    <w:link w:val="BodyText0"/>
    <w:uiPriority w:val="1"/>
    <w:rsid w:val="00D463CF"/>
    <w:rPr>
      <w:sz w:val="24"/>
      <w:szCs w:val="24"/>
    </w:rPr>
  </w:style>
  <w:style w:type="paragraph" w:styleId="ListBullet2">
    <w:name w:val="List Bullet 2"/>
    <w:basedOn w:val="Normal"/>
    <w:uiPriority w:val="99"/>
    <w:rsid w:val="006A6F7D"/>
    <w:pPr>
      <w:tabs>
        <w:tab w:val="num" w:pos="720"/>
      </w:tabs>
      <w:ind w:left="720" w:hanging="360"/>
      <w:contextualSpacing/>
    </w:pPr>
  </w:style>
  <w:style w:type="paragraph" w:styleId="ListNumber">
    <w:name w:val="List Number"/>
    <w:basedOn w:val="Normal"/>
    <w:uiPriority w:val="99"/>
    <w:rsid w:val="006A6F7D"/>
    <w:pPr>
      <w:tabs>
        <w:tab w:val="num" w:pos="360"/>
      </w:tabs>
      <w:ind w:left="360" w:hanging="360"/>
      <w:contextualSpacing/>
    </w:pPr>
  </w:style>
  <w:style w:type="character" w:customStyle="1" w:styleId="DateChar">
    <w:name w:val="Date Char"/>
    <w:basedOn w:val="DefaultParagraphFont"/>
    <w:link w:val="Date"/>
    <w:rsid w:val="00631C7A"/>
    <w:rPr>
      <w:sz w:val="22"/>
    </w:rPr>
  </w:style>
  <w:style w:type="paragraph" w:customStyle="1" w:styleId="TableLeft">
    <w:name w:val="Table Left"/>
    <w:basedOn w:val="Normal"/>
    <w:rsid w:val="001B1A50"/>
    <w:pPr>
      <w:spacing w:after="60"/>
    </w:pPr>
  </w:style>
  <w:style w:type="paragraph" w:customStyle="1" w:styleId="TableText">
    <w:name w:val="Table Text"/>
    <w:basedOn w:val="Normal"/>
    <w:link w:val="TableTextChar"/>
    <w:rsid w:val="001D6168"/>
    <w:pPr>
      <w:tabs>
        <w:tab w:val="left" w:pos="720"/>
        <w:tab w:val="left" w:pos="1080"/>
        <w:tab w:val="right" w:pos="8640"/>
      </w:tabs>
    </w:pPr>
    <w:rPr>
      <w:sz w:val="20"/>
      <w:szCs w:val="20"/>
      <w:lang w:val="en-GB" w:eastAsia="zh-CN"/>
    </w:rPr>
  </w:style>
  <w:style w:type="paragraph" w:styleId="BodyTextIndent">
    <w:name w:val="Body Text Indent"/>
    <w:basedOn w:val="Normal"/>
    <w:link w:val="BodyTextIndentChar"/>
    <w:uiPriority w:val="99"/>
    <w:rsid w:val="001D6168"/>
    <w:pPr>
      <w:tabs>
        <w:tab w:val="left" w:pos="720"/>
        <w:tab w:val="left" w:pos="1080"/>
        <w:tab w:val="right" w:pos="8640"/>
      </w:tabs>
      <w:spacing w:after="120"/>
      <w:ind w:left="360"/>
    </w:pPr>
    <w:rPr>
      <w:szCs w:val="20"/>
      <w:lang w:val="en-GB" w:eastAsia="zh-CN"/>
    </w:rPr>
  </w:style>
  <w:style w:type="character" w:customStyle="1" w:styleId="BodyTextIndentChar">
    <w:name w:val="Body Text Indent Char"/>
    <w:basedOn w:val="DefaultParagraphFont"/>
    <w:link w:val="BodyTextIndent"/>
    <w:uiPriority w:val="99"/>
    <w:rsid w:val="001D6168"/>
    <w:rPr>
      <w:sz w:val="24"/>
      <w:lang w:val="en-GB" w:eastAsia="zh-CN"/>
    </w:rPr>
  </w:style>
  <w:style w:type="character" w:customStyle="1" w:styleId="TableTextChar">
    <w:name w:val="Table Text Char"/>
    <w:link w:val="TableText"/>
    <w:locked/>
    <w:rsid w:val="001D6168"/>
    <w:rPr>
      <w:lang w:val="en-GB" w:eastAsia="zh-CN"/>
    </w:rPr>
  </w:style>
  <w:style w:type="character" w:customStyle="1" w:styleId="Heading4Char">
    <w:name w:val="Heading 4 Char"/>
    <w:basedOn w:val="DefaultParagraphFont"/>
    <w:link w:val="Heading4"/>
    <w:uiPriority w:val="9"/>
    <w:rsid w:val="00B462F3"/>
    <w:rPr>
      <w:b/>
      <w:sz w:val="24"/>
      <w:lang w:val="en-GB" w:eastAsia="zh-CN"/>
    </w:rPr>
  </w:style>
  <w:style w:type="paragraph" w:customStyle="1" w:styleId="Default">
    <w:name w:val="Default"/>
    <w:rsid w:val="009278DE"/>
    <w:pPr>
      <w:autoSpaceDE w:val="0"/>
      <w:autoSpaceDN w:val="0"/>
      <w:adjustRightInd w:val="0"/>
    </w:pPr>
    <w:rPr>
      <w:rFonts w:eastAsia="Calibri"/>
      <w:color w:val="000000"/>
      <w:sz w:val="24"/>
      <w:szCs w:val="24"/>
    </w:rPr>
  </w:style>
  <w:style w:type="paragraph" w:customStyle="1" w:styleId="DefinitionTerm">
    <w:name w:val="Definition Term"/>
    <w:basedOn w:val="Normal"/>
    <w:next w:val="Normal"/>
    <w:rsid w:val="009278DE"/>
    <w:pPr>
      <w:widowControl w:val="0"/>
      <w:jc w:val="both"/>
    </w:pPr>
    <w:rPr>
      <w:rFonts w:ascii="Arial" w:hAnsi="Arial" w:cs="Arial"/>
      <w:snapToGrid w:val="0"/>
      <w:sz w:val="22"/>
      <w:szCs w:val="20"/>
      <w:lang w:val="en-GB" w:eastAsia="cs-CZ"/>
    </w:rPr>
  </w:style>
  <w:style w:type="character" w:customStyle="1" w:styleId="TitleChar">
    <w:name w:val="Title Char"/>
    <w:basedOn w:val="DefaultParagraphFont"/>
    <w:link w:val="Title"/>
    <w:rsid w:val="002D3954"/>
    <w:rPr>
      <w:rFonts w:ascii="Arial" w:hAnsi="Arial" w:cs="Arial"/>
      <w:b/>
      <w:bCs/>
      <w:kern w:val="28"/>
      <w:sz w:val="32"/>
      <w:szCs w:val="32"/>
    </w:rPr>
  </w:style>
  <w:style w:type="paragraph" w:customStyle="1" w:styleId="Paragraph0">
    <w:name w:val="Paragraph"/>
    <w:link w:val="ParagraphChar"/>
    <w:qFormat/>
    <w:rsid w:val="002D3954"/>
    <w:pPr>
      <w:spacing w:after="240"/>
    </w:pPr>
    <w:rPr>
      <w:sz w:val="24"/>
      <w:szCs w:val="24"/>
    </w:rPr>
  </w:style>
  <w:style w:type="character" w:customStyle="1" w:styleId="ParagraphChar">
    <w:name w:val="Paragraph Char"/>
    <w:link w:val="Paragraph0"/>
    <w:rsid w:val="002D3954"/>
    <w:rPr>
      <w:sz w:val="24"/>
      <w:szCs w:val="24"/>
    </w:rPr>
  </w:style>
  <w:style w:type="paragraph" w:customStyle="1" w:styleId="CM22">
    <w:name w:val="CM22"/>
    <w:basedOn w:val="Default"/>
    <w:next w:val="Default"/>
    <w:uiPriority w:val="99"/>
    <w:rsid w:val="00FB57C3"/>
    <w:rPr>
      <w:rFonts w:eastAsia="Times New Roman"/>
      <w:color w:val="auto"/>
    </w:rPr>
  </w:style>
  <w:style w:type="character" w:customStyle="1" w:styleId="highlight2">
    <w:name w:val="highlight2"/>
    <w:basedOn w:val="DefaultParagraphFont"/>
    <w:rsid w:val="00863C86"/>
  </w:style>
  <w:style w:type="paragraph" w:styleId="HTMLAddress">
    <w:name w:val="HTML Address"/>
    <w:basedOn w:val="Normal"/>
    <w:link w:val="HTMLAddressChar"/>
    <w:uiPriority w:val="99"/>
    <w:unhideWhenUsed/>
    <w:rsid w:val="00247743"/>
    <w:rPr>
      <w:i/>
      <w:iCs/>
    </w:rPr>
  </w:style>
  <w:style w:type="character" w:customStyle="1" w:styleId="HTMLAddressChar">
    <w:name w:val="HTML Address Char"/>
    <w:basedOn w:val="DefaultParagraphFont"/>
    <w:link w:val="HTMLAddress"/>
    <w:uiPriority w:val="99"/>
    <w:rsid w:val="00247743"/>
    <w:rPr>
      <w:i/>
      <w:iCs/>
      <w:sz w:val="24"/>
      <w:szCs w:val="24"/>
    </w:rPr>
  </w:style>
  <w:style w:type="character" w:customStyle="1" w:styleId="fn">
    <w:name w:val="fn"/>
    <w:basedOn w:val="DefaultParagraphFont"/>
    <w:rsid w:val="00247743"/>
  </w:style>
  <w:style w:type="character" w:customStyle="1" w:styleId="visually-hidden">
    <w:name w:val="visually-hidden"/>
    <w:basedOn w:val="DefaultParagraphFont"/>
    <w:rsid w:val="00247743"/>
  </w:style>
  <w:style w:type="character" w:customStyle="1" w:styleId="CommentTextChar">
    <w:name w:val="Comment Text Char"/>
    <w:basedOn w:val="DefaultParagraphFont"/>
    <w:link w:val="CommentText"/>
    <w:semiHidden/>
    <w:rsid w:val="000D4B71"/>
  </w:style>
  <w:style w:type="paragraph" w:customStyle="1" w:styleId="C-TableText">
    <w:name w:val="C-Table Text"/>
    <w:link w:val="C-TableTextChar"/>
    <w:uiPriority w:val="99"/>
    <w:rsid w:val="000D4B71"/>
    <w:pPr>
      <w:spacing w:before="60" w:after="60"/>
    </w:pPr>
    <w:rPr>
      <w:rFonts w:eastAsia="SimSun"/>
      <w:sz w:val="22"/>
      <w:szCs w:val="22"/>
    </w:rPr>
  </w:style>
  <w:style w:type="character" w:customStyle="1" w:styleId="C-TableTextChar">
    <w:name w:val="C-Table Text Char"/>
    <w:link w:val="C-TableText"/>
    <w:uiPriority w:val="99"/>
    <w:locked/>
    <w:rsid w:val="000D4B71"/>
    <w:rPr>
      <w:rFonts w:eastAsia="SimSun"/>
      <w:sz w:val="22"/>
      <w:szCs w:val="22"/>
    </w:rPr>
  </w:style>
  <w:style w:type="paragraph" w:styleId="NormalWeb">
    <w:name w:val="Normal (Web)"/>
    <w:basedOn w:val="Normal"/>
    <w:uiPriority w:val="99"/>
    <w:unhideWhenUsed/>
    <w:rsid w:val="000D4B71"/>
    <w:rPr>
      <w:rFonts w:eastAsiaTheme="minorHAnsi"/>
    </w:rPr>
  </w:style>
  <w:style w:type="character" w:customStyle="1" w:styleId="tgc">
    <w:name w:val="_tgc"/>
    <w:basedOn w:val="DefaultParagraphFont"/>
    <w:rsid w:val="00A51C07"/>
  </w:style>
  <w:style w:type="paragraph" w:styleId="Caption">
    <w:name w:val="caption"/>
    <w:basedOn w:val="Normal"/>
    <w:next w:val="Normal"/>
    <w:uiPriority w:val="35"/>
    <w:unhideWhenUsed/>
    <w:qFormat/>
    <w:rsid w:val="00FA2E18"/>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734DFF"/>
    <w:rPr>
      <w:color w:val="605E5C"/>
      <w:shd w:val="clear" w:color="auto" w:fill="E1DFDD"/>
    </w:rPr>
  </w:style>
  <w:style w:type="paragraph" w:customStyle="1" w:styleId="TableParagraph">
    <w:name w:val="Table Paragraph"/>
    <w:basedOn w:val="Normal"/>
    <w:uiPriority w:val="1"/>
    <w:qFormat/>
    <w:rsid w:val="00E24EFD"/>
    <w:pPr>
      <w:widowControl w:val="0"/>
      <w:autoSpaceDE w:val="0"/>
      <w:autoSpaceDN w:val="0"/>
      <w:ind w:left="107"/>
    </w:pPr>
    <w:rPr>
      <w:sz w:val="22"/>
      <w:szCs w:val="22"/>
    </w:rPr>
  </w:style>
  <w:style w:type="character" w:styleId="Strong">
    <w:name w:val="Strong"/>
    <w:basedOn w:val="DefaultParagraphFont"/>
    <w:uiPriority w:val="22"/>
    <w:qFormat/>
    <w:rsid w:val="001A4C83"/>
    <w:rPr>
      <w:b/>
      <w:bCs/>
    </w:rPr>
  </w:style>
  <w:style w:type="character" w:customStyle="1" w:styleId="Heading2Char">
    <w:name w:val="Heading 2 Char"/>
    <w:basedOn w:val="DefaultParagraphFont"/>
    <w:link w:val="Heading2"/>
    <w:uiPriority w:val="9"/>
    <w:rsid w:val="00160DCF"/>
    <w:rPr>
      <w:rFonts w:ascii="Times New Roman Bold" w:hAnsi="Times New Roman Bold"/>
      <w:b/>
      <w:bCs/>
      <w:iCs/>
      <w:sz w:val="24"/>
      <w:szCs w:val="24"/>
    </w:rPr>
  </w:style>
  <w:style w:type="paragraph" w:customStyle="1" w:styleId="TableEntry">
    <w:name w:val="Table Entry"/>
    <w:basedOn w:val="Normal"/>
    <w:link w:val="TableEntryChar"/>
    <w:qFormat/>
    <w:rsid w:val="00E16A11"/>
    <w:pPr>
      <w:spacing w:after="60"/>
    </w:pPr>
    <w:rPr>
      <w:rFonts w:asciiTheme="minorHAnsi" w:eastAsiaTheme="minorEastAsia" w:hAnsiTheme="minorHAnsi" w:cstheme="minorBidi"/>
      <w:sz w:val="20"/>
      <w:szCs w:val="22"/>
    </w:rPr>
  </w:style>
  <w:style w:type="character" w:customStyle="1" w:styleId="TableEntryChar">
    <w:name w:val="Table Entry Char"/>
    <w:basedOn w:val="DefaultParagraphFont"/>
    <w:link w:val="TableEntry"/>
    <w:rsid w:val="00E16A11"/>
    <w:rPr>
      <w:rFonts w:asciiTheme="minorHAnsi" w:eastAsiaTheme="minorEastAsia" w:hAnsiTheme="minorHAnsi" w:cstheme="minorBidi"/>
      <w:szCs w:val="22"/>
    </w:rPr>
  </w:style>
  <w:style w:type="paragraph" w:customStyle="1" w:styleId="EPParagraph">
    <w:name w:val="EP Paragraph"/>
    <w:link w:val="EPParagraphCharChar"/>
    <w:rsid w:val="00877551"/>
    <w:pPr>
      <w:spacing w:after="180" w:line="360" w:lineRule="exact"/>
      <w:jc w:val="both"/>
    </w:pPr>
    <w:rPr>
      <w:sz w:val="24"/>
    </w:rPr>
  </w:style>
  <w:style w:type="character" w:customStyle="1" w:styleId="EPParagraphCharChar">
    <w:name w:val="EP Paragraph Char Char"/>
    <w:basedOn w:val="DefaultParagraphFont"/>
    <w:link w:val="EPParagraph"/>
    <w:rsid w:val="00877551"/>
    <w:rPr>
      <w:sz w:val="24"/>
    </w:rPr>
  </w:style>
  <w:style w:type="character" w:customStyle="1" w:styleId="BodyText1Char">
    <w:name w:val="Body Text1 Char"/>
    <w:basedOn w:val="DefaultParagraphFont"/>
    <w:link w:val="BodyText1"/>
    <w:locked/>
    <w:rsid w:val="0077332C"/>
    <w:rPr>
      <w:rFonts w:eastAsiaTheme="minorEastAsia"/>
      <w:sz w:val="24"/>
      <w:szCs w:val="32"/>
    </w:rPr>
  </w:style>
  <w:style w:type="paragraph" w:customStyle="1" w:styleId="BodyText1">
    <w:name w:val="Body Text1"/>
    <w:link w:val="BodyText1Char"/>
    <w:qFormat/>
    <w:rsid w:val="0077332C"/>
    <w:pPr>
      <w:spacing w:after="120"/>
      <w:jc w:val="both"/>
    </w:pPr>
    <w:rPr>
      <w:rFonts w:eastAsiaTheme="minorEastAsia"/>
      <w:sz w:val="24"/>
      <w:szCs w:val="32"/>
    </w:rPr>
  </w:style>
  <w:style w:type="character" w:customStyle="1" w:styleId="InclusionExclusionCriteriaChar">
    <w:name w:val="Inclusion/Exclusion Criteria Char"/>
    <w:basedOn w:val="DefaultParagraphFont"/>
    <w:link w:val="InclusionExclusionCriteria"/>
    <w:locked/>
    <w:rsid w:val="0077332C"/>
    <w:rPr>
      <w:rFonts w:eastAsiaTheme="minorEastAsia"/>
      <w:sz w:val="24"/>
      <w:szCs w:val="32"/>
    </w:rPr>
  </w:style>
  <w:style w:type="paragraph" w:customStyle="1" w:styleId="InclusionExclusionCriteria">
    <w:name w:val="Inclusion/Exclusion Criteria"/>
    <w:link w:val="InclusionExclusionCriteriaChar"/>
    <w:qFormat/>
    <w:rsid w:val="0077332C"/>
    <w:pPr>
      <w:numPr>
        <w:numId w:val="15"/>
      </w:numPr>
      <w:spacing w:after="160"/>
      <w:jc w:val="both"/>
    </w:pPr>
    <w:rPr>
      <w:rFonts w:eastAsiaTheme="minorEastAsia"/>
      <w:sz w:val="24"/>
      <w:szCs w:val="32"/>
    </w:rPr>
  </w:style>
  <w:style w:type="character" w:customStyle="1" w:styleId="HeaderChar">
    <w:name w:val="Header Char"/>
    <w:basedOn w:val="DefaultParagraphFont"/>
    <w:link w:val="Header"/>
    <w:uiPriority w:val="99"/>
    <w:rsid w:val="00167ADA"/>
    <w:rPr>
      <w:sz w:val="24"/>
      <w:szCs w:val="24"/>
    </w:rPr>
  </w:style>
  <w:style w:type="paragraph" w:customStyle="1" w:styleId="Tabletext0">
    <w:name w:val="Table text"/>
    <w:link w:val="TabletextChar0"/>
    <w:autoRedefine/>
    <w:qFormat/>
    <w:rsid w:val="000C6D60"/>
    <w:pPr>
      <w:spacing w:before="20" w:after="40" w:line="240" w:lineRule="atLeast"/>
    </w:pPr>
    <w:rPr>
      <w:rFonts w:eastAsiaTheme="minorEastAsia"/>
      <w:sz w:val="24"/>
      <w:szCs w:val="32"/>
      <w:lang w:val="en-GB"/>
    </w:rPr>
  </w:style>
  <w:style w:type="paragraph" w:customStyle="1" w:styleId="TableHeadings">
    <w:name w:val="Table Headings"/>
    <w:basedOn w:val="Tabletext0"/>
    <w:link w:val="TableHeadingsChar"/>
    <w:qFormat/>
    <w:rsid w:val="00503F1A"/>
    <w:rPr>
      <w:b/>
    </w:rPr>
  </w:style>
  <w:style w:type="character" w:customStyle="1" w:styleId="TabletextChar0">
    <w:name w:val="Table text Char"/>
    <w:basedOn w:val="BodyText1Char"/>
    <w:link w:val="Tabletext0"/>
    <w:rsid w:val="000C6D60"/>
    <w:rPr>
      <w:rFonts w:eastAsiaTheme="minorEastAsia"/>
      <w:sz w:val="24"/>
      <w:szCs w:val="32"/>
      <w:lang w:val="en-GB"/>
    </w:rPr>
  </w:style>
  <w:style w:type="character" w:customStyle="1" w:styleId="TableHeadingsChar">
    <w:name w:val="Table Headings Char"/>
    <w:basedOn w:val="TabletextChar0"/>
    <w:link w:val="TableHeadings"/>
    <w:rsid w:val="00503F1A"/>
    <w:rPr>
      <w:rFonts w:eastAsiaTheme="minorEastAsia"/>
      <w:b/>
      <w:sz w:val="24"/>
      <w:szCs w:val="32"/>
      <w:lang w:val="en-GB"/>
    </w:rPr>
  </w:style>
  <w:style w:type="paragraph" w:styleId="TOC4">
    <w:name w:val="toc 4"/>
    <w:basedOn w:val="Normal"/>
    <w:next w:val="Normal"/>
    <w:autoRedefine/>
    <w:uiPriority w:val="39"/>
    <w:unhideWhenUsed/>
    <w:rsid w:val="00A523E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523E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523E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523E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523E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523EB"/>
    <w:pPr>
      <w:spacing w:after="100" w:line="259" w:lineRule="auto"/>
      <w:ind w:left="1760"/>
    </w:pPr>
    <w:rPr>
      <w:rFonts w:asciiTheme="minorHAnsi" w:eastAsiaTheme="minorEastAsia" w:hAnsiTheme="minorHAnsi" w:cstheme="minorBidi"/>
      <w:sz w:val="22"/>
      <w:szCs w:val="22"/>
    </w:rPr>
  </w:style>
  <w:style w:type="character" w:styleId="Emphasis">
    <w:name w:val="Emphasis"/>
    <w:basedOn w:val="DefaultParagraphFont"/>
    <w:uiPriority w:val="20"/>
    <w:qFormat/>
    <w:rsid w:val="00623647"/>
    <w:rPr>
      <w:i/>
      <w:iCs/>
    </w:rPr>
  </w:style>
  <w:style w:type="character" w:customStyle="1" w:styleId="Heading3Char">
    <w:name w:val="Heading 3 Char"/>
    <w:basedOn w:val="DefaultParagraphFont"/>
    <w:link w:val="Heading3"/>
    <w:rsid w:val="00160DCF"/>
    <w:rPr>
      <w:b/>
      <w:bCs/>
      <w:sz w:val="24"/>
      <w:szCs w:val="24"/>
    </w:rPr>
  </w:style>
  <w:style w:type="paragraph" w:customStyle="1" w:styleId="pf0">
    <w:name w:val="pf0"/>
    <w:basedOn w:val="Normal"/>
    <w:rsid w:val="0044236A"/>
    <w:pPr>
      <w:spacing w:before="100" w:beforeAutospacing="1" w:after="100" w:afterAutospacing="1"/>
    </w:pPr>
  </w:style>
  <w:style w:type="character" w:customStyle="1" w:styleId="cf01">
    <w:name w:val="cf01"/>
    <w:basedOn w:val="DefaultParagraphFont"/>
    <w:rsid w:val="0044236A"/>
    <w:rPr>
      <w:rFonts w:ascii="Segoe UI" w:hAnsi="Segoe UI" w:cs="Segoe UI" w:hint="default"/>
      <w:sz w:val="18"/>
      <w:szCs w:val="18"/>
    </w:rPr>
  </w:style>
  <w:style w:type="character" w:customStyle="1" w:styleId="fontstyle01">
    <w:name w:val="fontstyle01"/>
    <w:basedOn w:val="DefaultParagraphFont"/>
    <w:rsid w:val="00DB129E"/>
    <w:rPr>
      <w:rFonts w:ascii="Calibri-Bold" w:hAnsi="Calibri-Bold" w:hint="default"/>
      <w:b/>
      <w:bCs/>
      <w:i w:val="0"/>
      <w:iCs w:val="0"/>
      <w:color w:val="FFFFFF"/>
      <w:sz w:val="24"/>
      <w:szCs w:val="24"/>
    </w:rPr>
  </w:style>
  <w:style w:type="character" w:customStyle="1" w:styleId="fontstyle21">
    <w:name w:val="fontstyle21"/>
    <w:basedOn w:val="DefaultParagraphFont"/>
    <w:rsid w:val="00DB129E"/>
    <w:rPr>
      <w:rFonts w:ascii="Calibri" w:hAnsi="Calibri" w:cs="Calibri" w:hint="default"/>
      <w:b w:val="0"/>
      <w:bCs w:val="0"/>
      <w:i w:val="0"/>
      <w:iCs w:val="0"/>
      <w:color w:val="000000"/>
      <w:sz w:val="24"/>
      <w:szCs w:val="24"/>
    </w:rPr>
  </w:style>
  <w:style w:type="character" w:customStyle="1" w:styleId="fontstyle31">
    <w:name w:val="fontstyle31"/>
    <w:basedOn w:val="DefaultParagraphFont"/>
    <w:rsid w:val="00DB129E"/>
    <w:rPr>
      <w:rFonts w:ascii="Calibri-Italic" w:hAnsi="Calibri-Italic" w:hint="default"/>
      <w:b w:val="0"/>
      <w:bCs w:val="0"/>
      <w:i/>
      <w:iCs/>
      <w:color w:val="000000"/>
      <w:sz w:val="24"/>
      <w:szCs w:val="24"/>
    </w:rPr>
  </w:style>
  <w:style w:type="paragraph" w:customStyle="1" w:styleId="EPBulletList1">
    <w:name w:val="EP Bullet List 1"/>
    <w:rsid w:val="000248A5"/>
    <w:pPr>
      <w:numPr>
        <w:numId w:val="11"/>
      </w:numPr>
      <w:spacing w:after="120" w:line="360" w:lineRule="exact"/>
      <w:jc w:val="both"/>
    </w:pPr>
    <w:rPr>
      <w:sz w:val="24"/>
    </w:rPr>
  </w:style>
  <w:style w:type="paragraph" w:customStyle="1" w:styleId="EPGreen">
    <w:name w:val="EP Green"/>
    <w:basedOn w:val="Normal"/>
    <w:link w:val="EPGreenChar"/>
    <w:rsid w:val="000248A5"/>
    <w:pPr>
      <w:spacing w:after="180" w:line="360" w:lineRule="exact"/>
      <w:jc w:val="both"/>
    </w:pPr>
    <w:rPr>
      <w:vanish/>
      <w:color w:val="008000"/>
      <w:szCs w:val="20"/>
    </w:rPr>
  </w:style>
  <w:style w:type="character" w:customStyle="1" w:styleId="EPGreenChar">
    <w:name w:val="EP Green Char"/>
    <w:basedOn w:val="DefaultParagraphFont"/>
    <w:link w:val="EPGreen"/>
    <w:rsid w:val="000248A5"/>
    <w:rPr>
      <w:vanish/>
      <w:color w:val="008000"/>
      <w:sz w:val="24"/>
    </w:rPr>
  </w:style>
  <w:style w:type="paragraph" w:customStyle="1" w:styleId="EPHeading3nonum">
    <w:name w:val="EP Heading3nonum"/>
    <w:basedOn w:val="Normal"/>
    <w:next w:val="EPParagraph"/>
    <w:rsid w:val="000248A5"/>
    <w:pPr>
      <w:keepNext/>
      <w:suppressAutoHyphens/>
      <w:spacing w:before="120" w:after="180" w:line="360" w:lineRule="exact"/>
      <w:jc w:val="both"/>
      <w:outlineLvl w:val="2"/>
    </w:pPr>
    <w:rPr>
      <w:rFonts w:ascii="Times New Roman Bold" w:hAnsi="Times New Roman Bold"/>
      <w:b/>
    </w:rPr>
  </w:style>
  <w:style w:type="paragraph" w:customStyle="1" w:styleId="EPNumberList">
    <w:name w:val="EP Number List"/>
    <w:rsid w:val="000248A5"/>
    <w:pPr>
      <w:numPr>
        <w:numId w:val="10"/>
      </w:numPr>
      <w:spacing w:after="120" w:line="360" w:lineRule="exact"/>
      <w:jc w:val="both"/>
    </w:pPr>
    <w:rPr>
      <w:sz w:val="24"/>
    </w:rPr>
  </w:style>
  <w:style w:type="paragraph" w:customStyle="1" w:styleId="EPParagraphheading">
    <w:name w:val="EP Paragraph heading"/>
    <w:basedOn w:val="EPParagraph"/>
    <w:next w:val="EPParagraph"/>
    <w:rsid w:val="000248A5"/>
    <w:rPr>
      <w:rFonts w:ascii="Times New Roman Bold" w:hAnsi="Times New Roman Bold"/>
      <w:b/>
    </w:rPr>
  </w:style>
  <w:style w:type="paragraph" w:customStyle="1" w:styleId="EPRed">
    <w:name w:val="EP Red"/>
    <w:basedOn w:val="Normal"/>
    <w:link w:val="EPRedChar"/>
    <w:rsid w:val="000248A5"/>
    <w:pPr>
      <w:spacing w:after="180" w:line="360" w:lineRule="exact"/>
      <w:jc w:val="both"/>
    </w:pPr>
    <w:rPr>
      <w:vanish/>
      <w:color w:val="FF0000"/>
      <w:szCs w:val="20"/>
      <w:lang w:val="en-GB"/>
    </w:rPr>
  </w:style>
  <w:style w:type="character" w:customStyle="1" w:styleId="EPRedChar">
    <w:name w:val="EP Red Char"/>
    <w:basedOn w:val="DefaultParagraphFont"/>
    <w:link w:val="EPRed"/>
    <w:rsid w:val="000248A5"/>
    <w:rPr>
      <w:vanish/>
      <w:color w:val="FF0000"/>
      <w:sz w:val="24"/>
      <w:lang w:val="en-GB"/>
    </w:rPr>
  </w:style>
  <w:style w:type="character" w:styleId="Mention">
    <w:name w:val="Mention"/>
    <w:basedOn w:val="DefaultParagraphFont"/>
    <w:uiPriority w:val="99"/>
    <w:unhideWhenUsed/>
    <w:rsid w:val="00406B1F"/>
    <w:rPr>
      <w:color w:val="2B579A"/>
      <w:shd w:val="clear" w:color="auto" w:fill="E6E6E6"/>
    </w:rPr>
  </w:style>
  <w:style w:type="paragraph" w:customStyle="1" w:styleId="WCTBodyText">
    <w:name w:val="WCT Body Text"/>
    <w:qFormat/>
    <w:rsid w:val="00BD2819"/>
    <w:pPr>
      <w:spacing w:before="240"/>
    </w:pPr>
    <w:rPr>
      <w:rFonts w:eastAsia="Arial Unicode MS"/>
      <w:sz w:val="24"/>
      <w:szCs w:val="24"/>
      <w:lang w:eastAsia="zh-TW"/>
      <w14:ligatures w14:val="standardContextual"/>
    </w:rPr>
  </w:style>
  <w:style w:type="paragraph" w:customStyle="1" w:styleId="WCTListBullet">
    <w:name w:val="WCT List Bullet"/>
    <w:basedOn w:val="WCTBodyText"/>
    <w:rsid w:val="00BD2819"/>
    <w:pPr>
      <w:tabs>
        <w:tab w:val="left" w:pos="360"/>
      </w:tabs>
    </w:pPr>
  </w:style>
  <w:style w:type="character" w:customStyle="1" w:styleId="SageEmphasis7">
    <w:name w:val="Sage Emphasis 7"/>
    <w:rsid w:val="00F96182"/>
    <w:rPr>
      <w:rFonts w:ascii="Times New Roman" w:hAnsi="Times New Roman"/>
      <w:color w:val="0000FF"/>
    </w:rPr>
  </w:style>
  <w:style w:type="character" w:customStyle="1" w:styleId="ListParagraphChar">
    <w:name w:val="List Paragraph Char"/>
    <w:link w:val="ListParagraph"/>
    <w:uiPriority w:val="34"/>
    <w:locked/>
    <w:rsid w:val="00652BF1"/>
    <w:rPr>
      <w:sz w:val="24"/>
      <w:szCs w:val="24"/>
    </w:rPr>
  </w:style>
  <w:style w:type="paragraph" w:customStyle="1" w:styleId="FortreaBodyText">
    <w:name w:val="Fortrea Body Text"/>
    <w:basedOn w:val="BodyText0"/>
    <w:link w:val="FortreaBodyTextChar"/>
    <w:qFormat/>
    <w:rsid w:val="005E4C85"/>
    <w:pPr>
      <w:spacing w:before="240" w:after="240"/>
    </w:pPr>
    <w:rPr>
      <w:snapToGrid w:val="0"/>
    </w:rPr>
  </w:style>
  <w:style w:type="character" w:customStyle="1" w:styleId="FortreaBodyTextChar">
    <w:name w:val="Fortrea Body Text Char"/>
    <w:basedOn w:val="DefaultParagraphFont"/>
    <w:link w:val="FortreaBodyText"/>
    <w:rsid w:val="005E4C85"/>
    <w:rPr>
      <w:snapToGrid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646">
      <w:bodyDiv w:val="1"/>
      <w:marLeft w:val="0"/>
      <w:marRight w:val="0"/>
      <w:marTop w:val="0"/>
      <w:marBottom w:val="0"/>
      <w:divBdr>
        <w:top w:val="none" w:sz="0" w:space="0" w:color="auto"/>
        <w:left w:val="none" w:sz="0" w:space="0" w:color="auto"/>
        <w:bottom w:val="none" w:sz="0" w:space="0" w:color="auto"/>
        <w:right w:val="none" w:sz="0" w:space="0" w:color="auto"/>
      </w:divBdr>
    </w:div>
    <w:div w:id="11151051">
      <w:bodyDiv w:val="1"/>
      <w:marLeft w:val="0"/>
      <w:marRight w:val="0"/>
      <w:marTop w:val="0"/>
      <w:marBottom w:val="0"/>
      <w:divBdr>
        <w:top w:val="none" w:sz="0" w:space="0" w:color="auto"/>
        <w:left w:val="none" w:sz="0" w:space="0" w:color="auto"/>
        <w:bottom w:val="none" w:sz="0" w:space="0" w:color="auto"/>
        <w:right w:val="none" w:sz="0" w:space="0" w:color="auto"/>
      </w:divBdr>
    </w:div>
    <w:div w:id="75521557">
      <w:bodyDiv w:val="1"/>
      <w:marLeft w:val="0"/>
      <w:marRight w:val="0"/>
      <w:marTop w:val="0"/>
      <w:marBottom w:val="0"/>
      <w:divBdr>
        <w:top w:val="none" w:sz="0" w:space="0" w:color="auto"/>
        <w:left w:val="none" w:sz="0" w:space="0" w:color="auto"/>
        <w:bottom w:val="none" w:sz="0" w:space="0" w:color="auto"/>
        <w:right w:val="none" w:sz="0" w:space="0" w:color="auto"/>
      </w:divBdr>
    </w:div>
    <w:div w:id="85997910">
      <w:bodyDiv w:val="1"/>
      <w:marLeft w:val="0"/>
      <w:marRight w:val="0"/>
      <w:marTop w:val="0"/>
      <w:marBottom w:val="0"/>
      <w:divBdr>
        <w:top w:val="none" w:sz="0" w:space="0" w:color="auto"/>
        <w:left w:val="none" w:sz="0" w:space="0" w:color="auto"/>
        <w:bottom w:val="none" w:sz="0" w:space="0" w:color="auto"/>
        <w:right w:val="none" w:sz="0" w:space="0" w:color="auto"/>
      </w:divBdr>
      <w:divsChild>
        <w:div w:id="706679072">
          <w:marLeft w:val="0"/>
          <w:marRight w:val="0"/>
          <w:marTop w:val="0"/>
          <w:marBottom w:val="0"/>
          <w:divBdr>
            <w:top w:val="none" w:sz="0" w:space="0" w:color="auto"/>
            <w:left w:val="none" w:sz="0" w:space="0" w:color="auto"/>
            <w:bottom w:val="none" w:sz="0" w:space="0" w:color="auto"/>
            <w:right w:val="none" w:sz="0" w:space="0" w:color="auto"/>
          </w:divBdr>
          <w:divsChild>
            <w:div w:id="32390416">
              <w:marLeft w:val="0"/>
              <w:marRight w:val="0"/>
              <w:marTop w:val="0"/>
              <w:marBottom w:val="0"/>
              <w:divBdr>
                <w:top w:val="none" w:sz="0" w:space="0" w:color="auto"/>
                <w:left w:val="none" w:sz="0" w:space="0" w:color="auto"/>
                <w:bottom w:val="none" w:sz="0" w:space="0" w:color="auto"/>
                <w:right w:val="none" w:sz="0" w:space="0" w:color="auto"/>
              </w:divBdr>
              <w:divsChild>
                <w:div w:id="219439077">
                  <w:marLeft w:val="0"/>
                  <w:marRight w:val="0"/>
                  <w:marTop w:val="0"/>
                  <w:marBottom w:val="0"/>
                  <w:divBdr>
                    <w:top w:val="none" w:sz="0" w:space="0" w:color="auto"/>
                    <w:left w:val="none" w:sz="0" w:space="0" w:color="auto"/>
                    <w:bottom w:val="none" w:sz="0" w:space="0" w:color="auto"/>
                    <w:right w:val="none" w:sz="0" w:space="0" w:color="auto"/>
                  </w:divBdr>
                  <w:divsChild>
                    <w:div w:id="222444682">
                      <w:marLeft w:val="0"/>
                      <w:marRight w:val="0"/>
                      <w:marTop w:val="0"/>
                      <w:marBottom w:val="0"/>
                      <w:divBdr>
                        <w:top w:val="none" w:sz="0" w:space="0" w:color="auto"/>
                        <w:left w:val="none" w:sz="0" w:space="0" w:color="auto"/>
                        <w:bottom w:val="none" w:sz="0" w:space="0" w:color="auto"/>
                        <w:right w:val="none" w:sz="0" w:space="0" w:color="auto"/>
                      </w:divBdr>
                      <w:divsChild>
                        <w:div w:id="1694377156">
                          <w:marLeft w:val="0"/>
                          <w:marRight w:val="0"/>
                          <w:marTop w:val="45"/>
                          <w:marBottom w:val="0"/>
                          <w:divBdr>
                            <w:top w:val="none" w:sz="0" w:space="0" w:color="auto"/>
                            <w:left w:val="none" w:sz="0" w:space="0" w:color="auto"/>
                            <w:bottom w:val="none" w:sz="0" w:space="0" w:color="auto"/>
                            <w:right w:val="none" w:sz="0" w:space="0" w:color="auto"/>
                          </w:divBdr>
                          <w:divsChild>
                            <w:div w:id="397288033">
                              <w:marLeft w:val="0"/>
                              <w:marRight w:val="0"/>
                              <w:marTop w:val="0"/>
                              <w:marBottom w:val="0"/>
                              <w:divBdr>
                                <w:top w:val="none" w:sz="0" w:space="0" w:color="auto"/>
                                <w:left w:val="none" w:sz="0" w:space="0" w:color="auto"/>
                                <w:bottom w:val="none" w:sz="0" w:space="0" w:color="auto"/>
                                <w:right w:val="none" w:sz="0" w:space="0" w:color="auto"/>
                              </w:divBdr>
                              <w:divsChild>
                                <w:div w:id="1704939359">
                                  <w:marLeft w:val="2070"/>
                                  <w:marRight w:val="3810"/>
                                  <w:marTop w:val="0"/>
                                  <w:marBottom w:val="0"/>
                                  <w:divBdr>
                                    <w:top w:val="none" w:sz="0" w:space="0" w:color="auto"/>
                                    <w:left w:val="none" w:sz="0" w:space="0" w:color="auto"/>
                                    <w:bottom w:val="none" w:sz="0" w:space="0" w:color="auto"/>
                                    <w:right w:val="none" w:sz="0" w:space="0" w:color="auto"/>
                                  </w:divBdr>
                                  <w:divsChild>
                                    <w:div w:id="1841431882">
                                      <w:marLeft w:val="0"/>
                                      <w:marRight w:val="0"/>
                                      <w:marTop w:val="0"/>
                                      <w:marBottom w:val="0"/>
                                      <w:divBdr>
                                        <w:top w:val="none" w:sz="0" w:space="0" w:color="auto"/>
                                        <w:left w:val="none" w:sz="0" w:space="0" w:color="auto"/>
                                        <w:bottom w:val="none" w:sz="0" w:space="0" w:color="auto"/>
                                        <w:right w:val="none" w:sz="0" w:space="0" w:color="auto"/>
                                      </w:divBdr>
                                      <w:divsChild>
                                        <w:div w:id="1843857868">
                                          <w:marLeft w:val="0"/>
                                          <w:marRight w:val="0"/>
                                          <w:marTop w:val="0"/>
                                          <w:marBottom w:val="0"/>
                                          <w:divBdr>
                                            <w:top w:val="none" w:sz="0" w:space="0" w:color="auto"/>
                                            <w:left w:val="none" w:sz="0" w:space="0" w:color="auto"/>
                                            <w:bottom w:val="none" w:sz="0" w:space="0" w:color="auto"/>
                                            <w:right w:val="none" w:sz="0" w:space="0" w:color="auto"/>
                                          </w:divBdr>
                                          <w:divsChild>
                                            <w:div w:id="946085759">
                                              <w:marLeft w:val="0"/>
                                              <w:marRight w:val="0"/>
                                              <w:marTop w:val="0"/>
                                              <w:marBottom w:val="0"/>
                                              <w:divBdr>
                                                <w:top w:val="none" w:sz="0" w:space="0" w:color="auto"/>
                                                <w:left w:val="none" w:sz="0" w:space="0" w:color="auto"/>
                                                <w:bottom w:val="none" w:sz="0" w:space="0" w:color="auto"/>
                                                <w:right w:val="none" w:sz="0" w:space="0" w:color="auto"/>
                                              </w:divBdr>
                                              <w:divsChild>
                                                <w:div w:id="1919974964">
                                                  <w:marLeft w:val="0"/>
                                                  <w:marRight w:val="0"/>
                                                  <w:marTop w:val="0"/>
                                                  <w:marBottom w:val="0"/>
                                                  <w:divBdr>
                                                    <w:top w:val="none" w:sz="0" w:space="0" w:color="auto"/>
                                                    <w:left w:val="none" w:sz="0" w:space="0" w:color="auto"/>
                                                    <w:bottom w:val="none" w:sz="0" w:space="0" w:color="auto"/>
                                                    <w:right w:val="none" w:sz="0" w:space="0" w:color="auto"/>
                                                  </w:divBdr>
                                                  <w:divsChild>
                                                    <w:div w:id="630399672">
                                                      <w:marLeft w:val="0"/>
                                                      <w:marRight w:val="0"/>
                                                      <w:marTop w:val="0"/>
                                                      <w:marBottom w:val="0"/>
                                                      <w:divBdr>
                                                        <w:top w:val="none" w:sz="0" w:space="0" w:color="auto"/>
                                                        <w:left w:val="none" w:sz="0" w:space="0" w:color="auto"/>
                                                        <w:bottom w:val="none" w:sz="0" w:space="0" w:color="auto"/>
                                                        <w:right w:val="none" w:sz="0" w:space="0" w:color="auto"/>
                                                      </w:divBdr>
                                                      <w:divsChild>
                                                        <w:div w:id="1795100093">
                                                          <w:marLeft w:val="0"/>
                                                          <w:marRight w:val="0"/>
                                                          <w:marTop w:val="0"/>
                                                          <w:marBottom w:val="345"/>
                                                          <w:divBdr>
                                                            <w:top w:val="none" w:sz="0" w:space="0" w:color="auto"/>
                                                            <w:left w:val="none" w:sz="0" w:space="0" w:color="auto"/>
                                                            <w:bottom w:val="none" w:sz="0" w:space="0" w:color="auto"/>
                                                            <w:right w:val="none" w:sz="0" w:space="0" w:color="auto"/>
                                                          </w:divBdr>
                                                          <w:divsChild>
                                                            <w:div w:id="81269017">
                                                              <w:marLeft w:val="0"/>
                                                              <w:marRight w:val="0"/>
                                                              <w:marTop w:val="0"/>
                                                              <w:marBottom w:val="0"/>
                                                              <w:divBdr>
                                                                <w:top w:val="none" w:sz="0" w:space="0" w:color="auto"/>
                                                                <w:left w:val="none" w:sz="0" w:space="0" w:color="auto"/>
                                                                <w:bottom w:val="none" w:sz="0" w:space="0" w:color="auto"/>
                                                                <w:right w:val="none" w:sz="0" w:space="0" w:color="auto"/>
                                                              </w:divBdr>
                                                              <w:divsChild>
                                                                <w:div w:id="696079893">
                                                                  <w:marLeft w:val="0"/>
                                                                  <w:marRight w:val="0"/>
                                                                  <w:marTop w:val="0"/>
                                                                  <w:marBottom w:val="0"/>
                                                                  <w:divBdr>
                                                                    <w:top w:val="none" w:sz="0" w:space="0" w:color="auto"/>
                                                                    <w:left w:val="none" w:sz="0" w:space="0" w:color="auto"/>
                                                                    <w:bottom w:val="none" w:sz="0" w:space="0" w:color="auto"/>
                                                                    <w:right w:val="none" w:sz="0" w:space="0" w:color="auto"/>
                                                                  </w:divBdr>
                                                                  <w:divsChild>
                                                                    <w:div w:id="600333176">
                                                                      <w:marLeft w:val="0"/>
                                                                      <w:marRight w:val="0"/>
                                                                      <w:marTop w:val="0"/>
                                                                      <w:marBottom w:val="0"/>
                                                                      <w:divBdr>
                                                                        <w:top w:val="none" w:sz="0" w:space="0" w:color="auto"/>
                                                                        <w:left w:val="none" w:sz="0" w:space="0" w:color="auto"/>
                                                                        <w:bottom w:val="none" w:sz="0" w:space="0" w:color="auto"/>
                                                                        <w:right w:val="none" w:sz="0" w:space="0" w:color="auto"/>
                                                                      </w:divBdr>
                                                                      <w:divsChild>
                                                                        <w:div w:id="1238788618">
                                                                          <w:marLeft w:val="0"/>
                                                                          <w:marRight w:val="0"/>
                                                                          <w:marTop w:val="0"/>
                                                                          <w:marBottom w:val="0"/>
                                                                          <w:divBdr>
                                                                            <w:top w:val="none" w:sz="0" w:space="0" w:color="auto"/>
                                                                            <w:left w:val="none" w:sz="0" w:space="0" w:color="auto"/>
                                                                            <w:bottom w:val="none" w:sz="0" w:space="0" w:color="auto"/>
                                                                            <w:right w:val="none" w:sz="0" w:space="0" w:color="auto"/>
                                                                          </w:divBdr>
                                                                          <w:divsChild>
                                                                            <w:div w:id="583344963">
                                                                              <w:marLeft w:val="0"/>
                                                                              <w:marRight w:val="0"/>
                                                                              <w:marTop w:val="0"/>
                                                                              <w:marBottom w:val="0"/>
                                                                              <w:divBdr>
                                                                                <w:top w:val="none" w:sz="0" w:space="0" w:color="auto"/>
                                                                                <w:left w:val="none" w:sz="0" w:space="0" w:color="auto"/>
                                                                                <w:bottom w:val="none" w:sz="0" w:space="0" w:color="auto"/>
                                                                                <w:right w:val="none" w:sz="0" w:space="0" w:color="auto"/>
                                                                              </w:divBdr>
                                                                              <w:divsChild>
                                                                                <w:div w:id="292252880">
                                                                                  <w:marLeft w:val="0"/>
                                                                                  <w:marRight w:val="0"/>
                                                                                  <w:marTop w:val="0"/>
                                                                                  <w:marBottom w:val="0"/>
                                                                                  <w:divBdr>
                                                                                    <w:top w:val="none" w:sz="0" w:space="0" w:color="auto"/>
                                                                                    <w:left w:val="none" w:sz="0" w:space="0" w:color="auto"/>
                                                                                    <w:bottom w:val="none" w:sz="0" w:space="0" w:color="auto"/>
                                                                                    <w:right w:val="none" w:sz="0" w:space="0" w:color="auto"/>
                                                                                  </w:divBdr>
                                                                                  <w:divsChild>
                                                                                    <w:div w:id="13110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796538">
      <w:bodyDiv w:val="1"/>
      <w:marLeft w:val="0"/>
      <w:marRight w:val="0"/>
      <w:marTop w:val="0"/>
      <w:marBottom w:val="0"/>
      <w:divBdr>
        <w:top w:val="none" w:sz="0" w:space="0" w:color="auto"/>
        <w:left w:val="none" w:sz="0" w:space="0" w:color="auto"/>
        <w:bottom w:val="none" w:sz="0" w:space="0" w:color="auto"/>
        <w:right w:val="none" w:sz="0" w:space="0" w:color="auto"/>
      </w:divBdr>
    </w:div>
    <w:div w:id="172107640">
      <w:bodyDiv w:val="1"/>
      <w:marLeft w:val="0"/>
      <w:marRight w:val="0"/>
      <w:marTop w:val="0"/>
      <w:marBottom w:val="0"/>
      <w:divBdr>
        <w:top w:val="none" w:sz="0" w:space="0" w:color="auto"/>
        <w:left w:val="none" w:sz="0" w:space="0" w:color="auto"/>
        <w:bottom w:val="none" w:sz="0" w:space="0" w:color="auto"/>
        <w:right w:val="none" w:sz="0" w:space="0" w:color="auto"/>
      </w:divBdr>
    </w:div>
    <w:div w:id="181628839">
      <w:bodyDiv w:val="1"/>
      <w:marLeft w:val="0"/>
      <w:marRight w:val="0"/>
      <w:marTop w:val="0"/>
      <w:marBottom w:val="0"/>
      <w:divBdr>
        <w:top w:val="none" w:sz="0" w:space="0" w:color="auto"/>
        <w:left w:val="none" w:sz="0" w:space="0" w:color="auto"/>
        <w:bottom w:val="none" w:sz="0" w:space="0" w:color="auto"/>
        <w:right w:val="none" w:sz="0" w:space="0" w:color="auto"/>
      </w:divBdr>
    </w:div>
    <w:div w:id="266928958">
      <w:bodyDiv w:val="1"/>
      <w:marLeft w:val="0"/>
      <w:marRight w:val="0"/>
      <w:marTop w:val="0"/>
      <w:marBottom w:val="0"/>
      <w:divBdr>
        <w:top w:val="none" w:sz="0" w:space="0" w:color="auto"/>
        <w:left w:val="none" w:sz="0" w:space="0" w:color="auto"/>
        <w:bottom w:val="none" w:sz="0" w:space="0" w:color="auto"/>
        <w:right w:val="none" w:sz="0" w:space="0" w:color="auto"/>
      </w:divBdr>
      <w:divsChild>
        <w:div w:id="1417091631">
          <w:marLeft w:val="0"/>
          <w:marRight w:val="0"/>
          <w:marTop w:val="0"/>
          <w:marBottom w:val="0"/>
          <w:divBdr>
            <w:top w:val="none" w:sz="0" w:space="0" w:color="auto"/>
            <w:left w:val="none" w:sz="0" w:space="0" w:color="auto"/>
            <w:bottom w:val="none" w:sz="0" w:space="0" w:color="auto"/>
            <w:right w:val="none" w:sz="0" w:space="0" w:color="auto"/>
          </w:divBdr>
          <w:divsChild>
            <w:div w:id="624122732">
              <w:marLeft w:val="0"/>
              <w:marRight w:val="0"/>
              <w:marTop w:val="0"/>
              <w:marBottom w:val="0"/>
              <w:divBdr>
                <w:top w:val="none" w:sz="0" w:space="0" w:color="auto"/>
                <w:left w:val="none" w:sz="0" w:space="0" w:color="auto"/>
                <w:bottom w:val="none" w:sz="0" w:space="0" w:color="auto"/>
                <w:right w:val="none" w:sz="0" w:space="0" w:color="auto"/>
              </w:divBdr>
              <w:divsChild>
                <w:div w:id="992103253">
                  <w:marLeft w:val="0"/>
                  <w:marRight w:val="0"/>
                  <w:marTop w:val="0"/>
                  <w:marBottom w:val="0"/>
                  <w:divBdr>
                    <w:top w:val="none" w:sz="0" w:space="0" w:color="auto"/>
                    <w:left w:val="none" w:sz="0" w:space="0" w:color="auto"/>
                    <w:bottom w:val="none" w:sz="0" w:space="0" w:color="auto"/>
                    <w:right w:val="none" w:sz="0" w:space="0" w:color="auto"/>
                  </w:divBdr>
                  <w:divsChild>
                    <w:div w:id="964769497">
                      <w:marLeft w:val="0"/>
                      <w:marRight w:val="0"/>
                      <w:marTop w:val="0"/>
                      <w:marBottom w:val="0"/>
                      <w:divBdr>
                        <w:top w:val="none" w:sz="0" w:space="0" w:color="auto"/>
                        <w:left w:val="none" w:sz="0" w:space="0" w:color="auto"/>
                        <w:bottom w:val="none" w:sz="0" w:space="0" w:color="auto"/>
                        <w:right w:val="none" w:sz="0" w:space="0" w:color="auto"/>
                      </w:divBdr>
                      <w:divsChild>
                        <w:div w:id="2256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853058">
      <w:bodyDiv w:val="1"/>
      <w:marLeft w:val="0"/>
      <w:marRight w:val="0"/>
      <w:marTop w:val="0"/>
      <w:marBottom w:val="0"/>
      <w:divBdr>
        <w:top w:val="none" w:sz="0" w:space="0" w:color="auto"/>
        <w:left w:val="none" w:sz="0" w:space="0" w:color="auto"/>
        <w:bottom w:val="none" w:sz="0" w:space="0" w:color="auto"/>
        <w:right w:val="none" w:sz="0" w:space="0" w:color="auto"/>
      </w:divBdr>
    </w:div>
    <w:div w:id="313023085">
      <w:bodyDiv w:val="1"/>
      <w:marLeft w:val="0"/>
      <w:marRight w:val="0"/>
      <w:marTop w:val="0"/>
      <w:marBottom w:val="0"/>
      <w:divBdr>
        <w:top w:val="none" w:sz="0" w:space="0" w:color="auto"/>
        <w:left w:val="none" w:sz="0" w:space="0" w:color="auto"/>
        <w:bottom w:val="none" w:sz="0" w:space="0" w:color="auto"/>
        <w:right w:val="none" w:sz="0" w:space="0" w:color="auto"/>
      </w:divBdr>
      <w:divsChild>
        <w:div w:id="379596350">
          <w:marLeft w:val="0"/>
          <w:marRight w:val="0"/>
          <w:marTop w:val="0"/>
          <w:marBottom w:val="0"/>
          <w:divBdr>
            <w:top w:val="none" w:sz="0" w:space="0" w:color="auto"/>
            <w:left w:val="none" w:sz="0" w:space="0" w:color="auto"/>
            <w:bottom w:val="none" w:sz="0" w:space="0" w:color="auto"/>
            <w:right w:val="none" w:sz="0" w:space="0" w:color="auto"/>
          </w:divBdr>
          <w:divsChild>
            <w:div w:id="329722733">
              <w:marLeft w:val="0"/>
              <w:marRight w:val="0"/>
              <w:marTop w:val="0"/>
              <w:marBottom w:val="0"/>
              <w:divBdr>
                <w:top w:val="none" w:sz="0" w:space="0" w:color="auto"/>
                <w:left w:val="none" w:sz="0" w:space="0" w:color="auto"/>
                <w:bottom w:val="none" w:sz="0" w:space="0" w:color="auto"/>
                <w:right w:val="none" w:sz="0" w:space="0" w:color="auto"/>
              </w:divBdr>
              <w:divsChild>
                <w:div w:id="922179611">
                  <w:marLeft w:val="0"/>
                  <w:marRight w:val="0"/>
                  <w:marTop w:val="0"/>
                  <w:marBottom w:val="0"/>
                  <w:divBdr>
                    <w:top w:val="none" w:sz="0" w:space="0" w:color="auto"/>
                    <w:left w:val="none" w:sz="0" w:space="0" w:color="auto"/>
                    <w:bottom w:val="none" w:sz="0" w:space="0" w:color="auto"/>
                    <w:right w:val="none" w:sz="0" w:space="0" w:color="auto"/>
                  </w:divBdr>
                  <w:divsChild>
                    <w:div w:id="1807158237">
                      <w:marLeft w:val="0"/>
                      <w:marRight w:val="0"/>
                      <w:marTop w:val="0"/>
                      <w:marBottom w:val="0"/>
                      <w:divBdr>
                        <w:top w:val="none" w:sz="0" w:space="0" w:color="auto"/>
                        <w:left w:val="none" w:sz="0" w:space="0" w:color="auto"/>
                        <w:bottom w:val="none" w:sz="0" w:space="0" w:color="auto"/>
                        <w:right w:val="none" w:sz="0" w:space="0" w:color="auto"/>
                      </w:divBdr>
                      <w:divsChild>
                        <w:div w:id="496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57219">
      <w:bodyDiv w:val="1"/>
      <w:marLeft w:val="0"/>
      <w:marRight w:val="0"/>
      <w:marTop w:val="0"/>
      <w:marBottom w:val="0"/>
      <w:divBdr>
        <w:top w:val="none" w:sz="0" w:space="0" w:color="auto"/>
        <w:left w:val="none" w:sz="0" w:space="0" w:color="auto"/>
        <w:bottom w:val="none" w:sz="0" w:space="0" w:color="auto"/>
        <w:right w:val="none" w:sz="0" w:space="0" w:color="auto"/>
      </w:divBdr>
    </w:div>
    <w:div w:id="331565051">
      <w:bodyDiv w:val="1"/>
      <w:marLeft w:val="0"/>
      <w:marRight w:val="0"/>
      <w:marTop w:val="0"/>
      <w:marBottom w:val="0"/>
      <w:divBdr>
        <w:top w:val="none" w:sz="0" w:space="0" w:color="auto"/>
        <w:left w:val="none" w:sz="0" w:space="0" w:color="auto"/>
        <w:bottom w:val="none" w:sz="0" w:space="0" w:color="auto"/>
        <w:right w:val="none" w:sz="0" w:space="0" w:color="auto"/>
      </w:divBdr>
    </w:div>
    <w:div w:id="473833806">
      <w:bodyDiv w:val="1"/>
      <w:marLeft w:val="0"/>
      <w:marRight w:val="0"/>
      <w:marTop w:val="0"/>
      <w:marBottom w:val="0"/>
      <w:divBdr>
        <w:top w:val="none" w:sz="0" w:space="0" w:color="auto"/>
        <w:left w:val="none" w:sz="0" w:space="0" w:color="auto"/>
        <w:bottom w:val="none" w:sz="0" w:space="0" w:color="auto"/>
        <w:right w:val="none" w:sz="0" w:space="0" w:color="auto"/>
      </w:divBdr>
    </w:div>
    <w:div w:id="485320384">
      <w:bodyDiv w:val="1"/>
      <w:marLeft w:val="0"/>
      <w:marRight w:val="0"/>
      <w:marTop w:val="0"/>
      <w:marBottom w:val="0"/>
      <w:divBdr>
        <w:top w:val="none" w:sz="0" w:space="0" w:color="auto"/>
        <w:left w:val="none" w:sz="0" w:space="0" w:color="auto"/>
        <w:bottom w:val="none" w:sz="0" w:space="0" w:color="auto"/>
        <w:right w:val="none" w:sz="0" w:space="0" w:color="auto"/>
      </w:divBdr>
    </w:div>
    <w:div w:id="489908450">
      <w:bodyDiv w:val="1"/>
      <w:marLeft w:val="0"/>
      <w:marRight w:val="0"/>
      <w:marTop w:val="0"/>
      <w:marBottom w:val="0"/>
      <w:divBdr>
        <w:top w:val="none" w:sz="0" w:space="0" w:color="auto"/>
        <w:left w:val="none" w:sz="0" w:space="0" w:color="auto"/>
        <w:bottom w:val="none" w:sz="0" w:space="0" w:color="auto"/>
        <w:right w:val="none" w:sz="0" w:space="0" w:color="auto"/>
      </w:divBdr>
    </w:div>
    <w:div w:id="529295795">
      <w:bodyDiv w:val="1"/>
      <w:marLeft w:val="0"/>
      <w:marRight w:val="0"/>
      <w:marTop w:val="0"/>
      <w:marBottom w:val="0"/>
      <w:divBdr>
        <w:top w:val="none" w:sz="0" w:space="0" w:color="auto"/>
        <w:left w:val="none" w:sz="0" w:space="0" w:color="auto"/>
        <w:bottom w:val="none" w:sz="0" w:space="0" w:color="auto"/>
        <w:right w:val="none" w:sz="0" w:space="0" w:color="auto"/>
      </w:divBdr>
    </w:div>
    <w:div w:id="576718091">
      <w:bodyDiv w:val="1"/>
      <w:marLeft w:val="0"/>
      <w:marRight w:val="0"/>
      <w:marTop w:val="0"/>
      <w:marBottom w:val="0"/>
      <w:divBdr>
        <w:top w:val="none" w:sz="0" w:space="0" w:color="auto"/>
        <w:left w:val="none" w:sz="0" w:space="0" w:color="auto"/>
        <w:bottom w:val="none" w:sz="0" w:space="0" w:color="auto"/>
        <w:right w:val="none" w:sz="0" w:space="0" w:color="auto"/>
      </w:divBdr>
      <w:divsChild>
        <w:div w:id="1287276486">
          <w:marLeft w:val="0"/>
          <w:marRight w:val="0"/>
          <w:marTop w:val="0"/>
          <w:marBottom w:val="0"/>
          <w:divBdr>
            <w:top w:val="none" w:sz="0" w:space="0" w:color="auto"/>
            <w:left w:val="none" w:sz="0" w:space="0" w:color="auto"/>
            <w:bottom w:val="none" w:sz="0" w:space="0" w:color="auto"/>
            <w:right w:val="none" w:sz="0" w:space="0" w:color="auto"/>
          </w:divBdr>
          <w:divsChild>
            <w:div w:id="1535342128">
              <w:marLeft w:val="0"/>
              <w:marRight w:val="0"/>
              <w:marTop w:val="0"/>
              <w:marBottom w:val="0"/>
              <w:divBdr>
                <w:top w:val="none" w:sz="0" w:space="0" w:color="auto"/>
                <w:left w:val="none" w:sz="0" w:space="0" w:color="auto"/>
                <w:bottom w:val="none" w:sz="0" w:space="0" w:color="auto"/>
                <w:right w:val="none" w:sz="0" w:space="0" w:color="auto"/>
              </w:divBdr>
              <w:divsChild>
                <w:div w:id="14629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303907">
      <w:bodyDiv w:val="1"/>
      <w:marLeft w:val="0"/>
      <w:marRight w:val="0"/>
      <w:marTop w:val="0"/>
      <w:marBottom w:val="0"/>
      <w:divBdr>
        <w:top w:val="none" w:sz="0" w:space="0" w:color="auto"/>
        <w:left w:val="none" w:sz="0" w:space="0" w:color="auto"/>
        <w:bottom w:val="none" w:sz="0" w:space="0" w:color="auto"/>
        <w:right w:val="none" w:sz="0" w:space="0" w:color="auto"/>
      </w:divBdr>
    </w:div>
    <w:div w:id="611014000">
      <w:bodyDiv w:val="1"/>
      <w:marLeft w:val="0"/>
      <w:marRight w:val="0"/>
      <w:marTop w:val="0"/>
      <w:marBottom w:val="0"/>
      <w:divBdr>
        <w:top w:val="none" w:sz="0" w:space="0" w:color="auto"/>
        <w:left w:val="none" w:sz="0" w:space="0" w:color="auto"/>
        <w:bottom w:val="none" w:sz="0" w:space="0" w:color="auto"/>
        <w:right w:val="none" w:sz="0" w:space="0" w:color="auto"/>
      </w:divBdr>
      <w:divsChild>
        <w:div w:id="970791117">
          <w:marLeft w:val="0"/>
          <w:marRight w:val="0"/>
          <w:marTop w:val="0"/>
          <w:marBottom w:val="0"/>
          <w:divBdr>
            <w:top w:val="none" w:sz="0" w:space="0" w:color="auto"/>
            <w:left w:val="none" w:sz="0" w:space="0" w:color="auto"/>
            <w:bottom w:val="none" w:sz="0" w:space="0" w:color="auto"/>
            <w:right w:val="none" w:sz="0" w:space="0" w:color="auto"/>
          </w:divBdr>
        </w:div>
        <w:div w:id="1355493341">
          <w:marLeft w:val="0"/>
          <w:marRight w:val="0"/>
          <w:marTop w:val="0"/>
          <w:marBottom w:val="0"/>
          <w:divBdr>
            <w:top w:val="none" w:sz="0" w:space="0" w:color="auto"/>
            <w:left w:val="none" w:sz="0" w:space="0" w:color="auto"/>
            <w:bottom w:val="none" w:sz="0" w:space="0" w:color="auto"/>
            <w:right w:val="none" w:sz="0" w:space="0" w:color="auto"/>
          </w:divBdr>
        </w:div>
      </w:divsChild>
    </w:div>
    <w:div w:id="711613475">
      <w:bodyDiv w:val="1"/>
      <w:marLeft w:val="0"/>
      <w:marRight w:val="0"/>
      <w:marTop w:val="0"/>
      <w:marBottom w:val="0"/>
      <w:divBdr>
        <w:top w:val="none" w:sz="0" w:space="0" w:color="auto"/>
        <w:left w:val="none" w:sz="0" w:space="0" w:color="auto"/>
        <w:bottom w:val="none" w:sz="0" w:space="0" w:color="auto"/>
        <w:right w:val="none" w:sz="0" w:space="0" w:color="auto"/>
      </w:divBdr>
    </w:div>
    <w:div w:id="730885270">
      <w:bodyDiv w:val="1"/>
      <w:marLeft w:val="0"/>
      <w:marRight w:val="0"/>
      <w:marTop w:val="0"/>
      <w:marBottom w:val="0"/>
      <w:divBdr>
        <w:top w:val="none" w:sz="0" w:space="0" w:color="auto"/>
        <w:left w:val="none" w:sz="0" w:space="0" w:color="auto"/>
        <w:bottom w:val="none" w:sz="0" w:space="0" w:color="auto"/>
        <w:right w:val="none" w:sz="0" w:space="0" w:color="auto"/>
      </w:divBdr>
    </w:div>
    <w:div w:id="834997420">
      <w:bodyDiv w:val="1"/>
      <w:marLeft w:val="0"/>
      <w:marRight w:val="0"/>
      <w:marTop w:val="0"/>
      <w:marBottom w:val="0"/>
      <w:divBdr>
        <w:top w:val="none" w:sz="0" w:space="0" w:color="auto"/>
        <w:left w:val="none" w:sz="0" w:space="0" w:color="auto"/>
        <w:bottom w:val="none" w:sz="0" w:space="0" w:color="auto"/>
        <w:right w:val="none" w:sz="0" w:space="0" w:color="auto"/>
      </w:divBdr>
      <w:divsChild>
        <w:div w:id="1438521694">
          <w:marLeft w:val="0"/>
          <w:marRight w:val="0"/>
          <w:marTop w:val="0"/>
          <w:marBottom w:val="0"/>
          <w:divBdr>
            <w:top w:val="none" w:sz="0" w:space="0" w:color="auto"/>
            <w:left w:val="none" w:sz="0" w:space="0" w:color="auto"/>
            <w:bottom w:val="none" w:sz="0" w:space="0" w:color="auto"/>
            <w:right w:val="none" w:sz="0" w:space="0" w:color="auto"/>
          </w:divBdr>
          <w:divsChild>
            <w:div w:id="500395765">
              <w:marLeft w:val="0"/>
              <w:marRight w:val="0"/>
              <w:marTop w:val="0"/>
              <w:marBottom w:val="0"/>
              <w:divBdr>
                <w:top w:val="none" w:sz="0" w:space="0" w:color="auto"/>
                <w:left w:val="none" w:sz="0" w:space="0" w:color="auto"/>
                <w:bottom w:val="none" w:sz="0" w:space="0" w:color="auto"/>
                <w:right w:val="none" w:sz="0" w:space="0" w:color="auto"/>
              </w:divBdr>
              <w:divsChild>
                <w:div w:id="1121649521">
                  <w:marLeft w:val="0"/>
                  <w:marRight w:val="0"/>
                  <w:marTop w:val="0"/>
                  <w:marBottom w:val="0"/>
                  <w:divBdr>
                    <w:top w:val="none" w:sz="0" w:space="0" w:color="auto"/>
                    <w:left w:val="none" w:sz="0" w:space="0" w:color="auto"/>
                    <w:bottom w:val="none" w:sz="0" w:space="0" w:color="auto"/>
                    <w:right w:val="none" w:sz="0" w:space="0" w:color="auto"/>
                  </w:divBdr>
                  <w:divsChild>
                    <w:div w:id="1884750459">
                      <w:marLeft w:val="0"/>
                      <w:marRight w:val="0"/>
                      <w:marTop w:val="0"/>
                      <w:marBottom w:val="0"/>
                      <w:divBdr>
                        <w:top w:val="none" w:sz="0" w:space="0" w:color="auto"/>
                        <w:left w:val="none" w:sz="0" w:space="0" w:color="auto"/>
                        <w:bottom w:val="none" w:sz="0" w:space="0" w:color="auto"/>
                        <w:right w:val="none" w:sz="0" w:space="0" w:color="auto"/>
                      </w:divBdr>
                      <w:divsChild>
                        <w:div w:id="111167216">
                          <w:marLeft w:val="0"/>
                          <w:marRight w:val="0"/>
                          <w:marTop w:val="0"/>
                          <w:marBottom w:val="0"/>
                          <w:divBdr>
                            <w:top w:val="none" w:sz="0" w:space="0" w:color="auto"/>
                            <w:left w:val="none" w:sz="0" w:space="0" w:color="auto"/>
                            <w:bottom w:val="none" w:sz="0" w:space="0" w:color="auto"/>
                            <w:right w:val="none" w:sz="0" w:space="0" w:color="auto"/>
                          </w:divBdr>
                          <w:divsChild>
                            <w:div w:id="169415928">
                              <w:marLeft w:val="0"/>
                              <w:marRight w:val="0"/>
                              <w:marTop w:val="0"/>
                              <w:marBottom w:val="0"/>
                              <w:divBdr>
                                <w:top w:val="none" w:sz="0" w:space="0" w:color="auto"/>
                                <w:left w:val="none" w:sz="0" w:space="0" w:color="auto"/>
                                <w:bottom w:val="none" w:sz="0" w:space="0" w:color="auto"/>
                                <w:right w:val="none" w:sz="0" w:space="0" w:color="auto"/>
                              </w:divBdr>
                              <w:divsChild>
                                <w:div w:id="486092807">
                                  <w:marLeft w:val="0"/>
                                  <w:marRight w:val="0"/>
                                  <w:marTop w:val="0"/>
                                  <w:marBottom w:val="0"/>
                                  <w:divBdr>
                                    <w:top w:val="none" w:sz="0" w:space="0" w:color="auto"/>
                                    <w:left w:val="none" w:sz="0" w:space="0" w:color="auto"/>
                                    <w:bottom w:val="none" w:sz="0" w:space="0" w:color="auto"/>
                                    <w:right w:val="none" w:sz="0" w:space="0" w:color="auto"/>
                                  </w:divBdr>
                                  <w:divsChild>
                                    <w:div w:id="2105832273">
                                      <w:marLeft w:val="0"/>
                                      <w:marRight w:val="0"/>
                                      <w:marTop w:val="0"/>
                                      <w:marBottom w:val="0"/>
                                      <w:divBdr>
                                        <w:top w:val="none" w:sz="0" w:space="0" w:color="auto"/>
                                        <w:left w:val="none" w:sz="0" w:space="0" w:color="auto"/>
                                        <w:bottom w:val="none" w:sz="0" w:space="0" w:color="auto"/>
                                        <w:right w:val="none" w:sz="0" w:space="0" w:color="auto"/>
                                      </w:divBdr>
                                      <w:divsChild>
                                        <w:div w:id="1091505540">
                                          <w:marLeft w:val="60"/>
                                          <w:marRight w:val="0"/>
                                          <w:marTop w:val="105"/>
                                          <w:marBottom w:val="0"/>
                                          <w:divBdr>
                                            <w:top w:val="none" w:sz="0" w:space="0" w:color="auto"/>
                                            <w:left w:val="none" w:sz="0" w:space="0" w:color="auto"/>
                                            <w:bottom w:val="none" w:sz="0" w:space="0" w:color="auto"/>
                                            <w:right w:val="none" w:sz="0" w:space="0" w:color="auto"/>
                                          </w:divBdr>
                                          <w:divsChild>
                                            <w:div w:id="830565472">
                                              <w:marLeft w:val="0"/>
                                              <w:marRight w:val="0"/>
                                              <w:marTop w:val="0"/>
                                              <w:marBottom w:val="0"/>
                                              <w:divBdr>
                                                <w:top w:val="none" w:sz="0" w:space="0" w:color="auto"/>
                                                <w:left w:val="none" w:sz="0" w:space="0" w:color="auto"/>
                                                <w:bottom w:val="none" w:sz="0" w:space="0" w:color="auto"/>
                                                <w:right w:val="none" w:sz="0" w:space="0" w:color="auto"/>
                                              </w:divBdr>
                                              <w:divsChild>
                                                <w:div w:id="1952123262">
                                                  <w:marLeft w:val="0"/>
                                                  <w:marRight w:val="0"/>
                                                  <w:marTop w:val="0"/>
                                                  <w:marBottom w:val="0"/>
                                                  <w:divBdr>
                                                    <w:top w:val="none" w:sz="0" w:space="0" w:color="auto"/>
                                                    <w:left w:val="none" w:sz="0" w:space="0" w:color="auto"/>
                                                    <w:bottom w:val="none" w:sz="0" w:space="0" w:color="auto"/>
                                                    <w:right w:val="none" w:sz="0" w:space="0" w:color="auto"/>
                                                  </w:divBdr>
                                                  <w:divsChild>
                                                    <w:div w:id="31855250">
                                                      <w:marLeft w:val="0"/>
                                                      <w:marRight w:val="0"/>
                                                      <w:marTop w:val="0"/>
                                                      <w:marBottom w:val="0"/>
                                                      <w:divBdr>
                                                        <w:top w:val="none" w:sz="0" w:space="0" w:color="auto"/>
                                                        <w:left w:val="none" w:sz="0" w:space="0" w:color="auto"/>
                                                        <w:bottom w:val="none" w:sz="0" w:space="0" w:color="auto"/>
                                                        <w:right w:val="none" w:sz="0" w:space="0" w:color="auto"/>
                                                      </w:divBdr>
                                                      <w:divsChild>
                                                        <w:div w:id="1347517202">
                                                          <w:marLeft w:val="0"/>
                                                          <w:marRight w:val="0"/>
                                                          <w:marTop w:val="0"/>
                                                          <w:marBottom w:val="0"/>
                                                          <w:divBdr>
                                                            <w:top w:val="none" w:sz="0" w:space="0" w:color="auto"/>
                                                            <w:left w:val="none" w:sz="0" w:space="0" w:color="auto"/>
                                                            <w:bottom w:val="none" w:sz="0" w:space="0" w:color="auto"/>
                                                            <w:right w:val="none" w:sz="0" w:space="0" w:color="auto"/>
                                                          </w:divBdr>
                                                          <w:divsChild>
                                                            <w:div w:id="151794193">
                                                              <w:marLeft w:val="0"/>
                                                              <w:marRight w:val="0"/>
                                                              <w:marTop w:val="0"/>
                                                              <w:marBottom w:val="0"/>
                                                              <w:divBdr>
                                                                <w:top w:val="none" w:sz="0" w:space="0" w:color="auto"/>
                                                                <w:left w:val="none" w:sz="0" w:space="0" w:color="auto"/>
                                                                <w:bottom w:val="none" w:sz="0" w:space="0" w:color="auto"/>
                                                                <w:right w:val="none" w:sz="0" w:space="0" w:color="auto"/>
                                                              </w:divBdr>
                                                              <w:divsChild>
                                                                <w:div w:id="466315782">
                                                                  <w:marLeft w:val="0"/>
                                                                  <w:marRight w:val="0"/>
                                                                  <w:marTop w:val="0"/>
                                                                  <w:marBottom w:val="0"/>
                                                                  <w:divBdr>
                                                                    <w:top w:val="none" w:sz="0" w:space="0" w:color="auto"/>
                                                                    <w:left w:val="none" w:sz="0" w:space="0" w:color="auto"/>
                                                                    <w:bottom w:val="none" w:sz="0" w:space="0" w:color="auto"/>
                                                                    <w:right w:val="none" w:sz="0" w:space="0" w:color="auto"/>
                                                                  </w:divBdr>
                                                                  <w:divsChild>
                                                                    <w:div w:id="832991074">
                                                                      <w:marLeft w:val="0"/>
                                                                      <w:marRight w:val="0"/>
                                                                      <w:marTop w:val="0"/>
                                                                      <w:marBottom w:val="0"/>
                                                                      <w:divBdr>
                                                                        <w:top w:val="single" w:sz="6" w:space="2" w:color="A8BDC7"/>
                                                                        <w:left w:val="single" w:sz="6" w:space="2" w:color="A8BDC7"/>
                                                                        <w:bottom w:val="none" w:sz="0" w:space="0" w:color="auto"/>
                                                                        <w:right w:val="single" w:sz="6" w:space="2" w:color="A8BDC7"/>
                                                                      </w:divBdr>
                                                                      <w:divsChild>
                                                                        <w:div w:id="1616984653">
                                                                          <w:marLeft w:val="0"/>
                                                                          <w:marRight w:val="0"/>
                                                                          <w:marTop w:val="0"/>
                                                                          <w:marBottom w:val="0"/>
                                                                          <w:divBdr>
                                                                            <w:top w:val="single" w:sz="6" w:space="0" w:color="A8BDC7"/>
                                                                            <w:left w:val="single" w:sz="6" w:space="0" w:color="A8BDC7"/>
                                                                            <w:bottom w:val="single" w:sz="6" w:space="0" w:color="A8BDC7"/>
                                                                            <w:right w:val="single" w:sz="6" w:space="0" w:color="A8BDC7"/>
                                                                          </w:divBdr>
                                                                          <w:divsChild>
                                                                            <w:div w:id="10987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144016">
      <w:bodyDiv w:val="1"/>
      <w:marLeft w:val="0"/>
      <w:marRight w:val="0"/>
      <w:marTop w:val="0"/>
      <w:marBottom w:val="0"/>
      <w:divBdr>
        <w:top w:val="none" w:sz="0" w:space="0" w:color="auto"/>
        <w:left w:val="none" w:sz="0" w:space="0" w:color="auto"/>
        <w:bottom w:val="none" w:sz="0" w:space="0" w:color="auto"/>
        <w:right w:val="none" w:sz="0" w:space="0" w:color="auto"/>
      </w:divBdr>
    </w:div>
    <w:div w:id="906647998">
      <w:bodyDiv w:val="1"/>
      <w:marLeft w:val="0"/>
      <w:marRight w:val="0"/>
      <w:marTop w:val="0"/>
      <w:marBottom w:val="0"/>
      <w:divBdr>
        <w:top w:val="none" w:sz="0" w:space="0" w:color="auto"/>
        <w:left w:val="none" w:sz="0" w:space="0" w:color="auto"/>
        <w:bottom w:val="none" w:sz="0" w:space="0" w:color="auto"/>
        <w:right w:val="none" w:sz="0" w:space="0" w:color="auto"/>
      </w:divBdr>
    </w:div>
    <w:div w:id="906956768">
      <w:bodyDiv w:val="1"/>
      <w:marLeft w:val="0"/>
      <w:marRight w:val="0"/>
      <w:marTop w:val="0"/>
      <w:marBottom w:val="0"/>
      <w:divBdr>
        <w:top w:val="none" w:sz="0" w:space="0" w:color="auto"/>
        <w:left w:val="none" w:sz="0" w:space="0" w:color="auto"/>
        <w:bottom w:val="none" w:sz="0" w:space="0" w:color="auto"/>
        <w:right w:val="none" w:sz="0" w:space="0" w:color="auto"/>
      </w:divBdr>
    </w:div>
    <w:div w:id="945118715">
      <w:bodyDiv w:val="1"/>
      <w:marLeft w:val="0"/>
      <w:marRight w:val="0"/>
      <w:marTop w:val="0"/>
      <w:marBottom w:val="0"/>
      <w:divBdr>
        <w:top w:val="none" w:sz="0" w:space="0" w:color="auto"/>
        <w:left w:val="none" w:sz="0" w:space="0" w:color="auto"/>
        <w:bottom w:val="none" w:sz="0" w:space="0" w:color="auto"/>
        <w:right w:val="none" w:sz="0" w:space="0" w:color="auto"/>
      </w:divBdr>
    </w:div>
    <w:div w:id="1120685254">
      <w:bodyDiv w:val="1"/>
      <w:marLeft w:val="0"/>
      <w:marRight w:val="0"/>
      <w:marTop w:val="0"/>
      <w:marBottom w:val="0"/>
      <w:divBdr>
        <w:top w:val="none" w:sz="0" w:space="0" w:color="auto"/>
        <w:left w:val="none" w:sz="0" w:space="0" w:color="auto"/>
        <w:bottom w:val="none" w:sz="0" w:space="0" w:color="auto"/>
        <w:right w:val="none" w:sz="0" w:space="0" w:color="auto"/>
      </w:divBdr>
      <w:divsChild>
        <w:div w:id="475611212">
          <w:marLeft w:val="0"/>
          <w:marRight w:val="0"/>
          <w:marTop w:val="0"/>
          <w:marBottom w:val="0"/>
          <w:divBdr>
            <w:top w:val="none" w:sz="0" w:space="0" w:color="auto"/>
            <w:left w:val="none" w:sz="0" w:space="0" w:color="auto"/>
            <w:bottom w:val="none" w:sz="0" w:space="0" w:color="auto"/>
            <w:right w:val="none" w:sz="0" w:space="0" w:color="auto"/>
          </w:divBdr>
        </w:div>
        <w:div w:id="580681424">
          <w:marLeft w:val="0"/>
          <w:marRight w:val="0"/>
          <w:marTop w:val="0"/>
          <w:marBottom w:val="0"/>
          <w:divBdr>
            <w:top w:val="none" w:sz="0" w:space="0" w:color="auto"/>
            <w:left w:val="none" w:sz="0" w:space="0" w:color="auto"/>
            <w:bottom w:val="none" w:sz="0" w:space="0" w:color="auto"/>
            <w:right w:val="none" w:sz="0" w:space="0" w:color="auto"/>
          </w:divBdr>
          <w:divsChild>
            <w:div w:id="15945084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26003136">
      <w:bodyDiv w:val="1"/>
      <w:marLeft w:val="0"/>
      <w:marRight w:val="0"/>
      <w:marTop w:val="0"/>
      <w:marBottom w:val="0"/>
      <w:divBdr>
        <w:top w:val="none" w:sz="0" w:space="0" w:color="auto"/>
        <w:left w:val="none" w:sz="0" w:space="0" w:color="auto"/>
        <w:bottom w:val="none" w:sz="0" w:space="0" w:color="auto"/>
        <w:right w:val="none" w:sz="0" w:space="0" w:color="auto"/>
      </w:divBdr>
    </w:div>
    <w:div w:id="1139300643">
      <w:bodyDiv w:val="1"/>
      <w:marLeft w:val="0"/>
      <w:marRight w:val="0"/>
      <w:marTop w:val="0"/>
      <w:marBottom w:val="0"/>
      <w:divBdr>
        <w:top w:val="none" w:sz="0" w:space="0" w:color="auto"/>
        <w:left w:val="none" w:sz="0" w:space="0" w:color="auto"/>
        <w:bottom w:val="none" w:sz="0" w:space="0" w:color="auto"/>
        <w:right w:val="none" w:sz="0" w:space="0" w:color="auto"/>
      </w:divBdr>
      <w:divsChild>
        <w:div w:id="198276159">
          <w:marLeft w:val="0"/>
          <w:marRight w:val="0"/>
          <w:marTop w:val="0"/>
          <w:marBottom w:val="0"/>
          <w:divBdr>
            <w:top w:val="none" w:sz="0" w:space="0" w:color="auto"/>
            <w:left w:val="none" w:sz="0" w:space="0" w:color="auto"/>
            <w:bottom w:val="none" w:sz="0" w:space="0" w:color="auto"/>
            <w:right w:val="none" w:sz="0" w:space="0" w:color="auto"/>
          </w:divBdr>
          <w:divsChild>
            <w:div w:id="754590282">
              <w:marLeft w:val="0"/>
              <w:marRight w:val="0"/>
              <w:marTop w:val="0"/>
              <w:marBottom w:val="0"/>
              <w:divBdr>
                <w:top w:val="none" w:sz="0" w:space="0" w:color="auto"/>
                <w:left w:val="none" w:sz="0" w:space="0" w:color="auto"/>
                <w:bottom w:val="none" w:sz="0" w:space="0" w:color="auto"/>
                <w:right w:val="none" w:sz="0" w:space="0" w:color="auto"/>
              </w:divBdr>
              <w:divsChild>
                <w:div w:id="2071728274">
                  <w:marLeft w:val="0"/>
                  <w:marRight w:val="0"/>
                  <w:marTop w:val="0"/>
                  <w:marBottom w:val="0"/>
                  <w:divBdr>
                    <w:top w:val="none" w:sz="0" w:space="0" w:color="auto"/>
                    <w:left w:val="none" w:sz="0" w:space="0" w:color="auto"/>
                    <w:bottom w:val="none" w:sz="0" w:space="0" w:color="auto"/>
                    <w:right w:val="none" w:sz="0" w:space="0" w:color="auto"/>
                  </w:divBdr>
                  <w:divsChild>
                    <w:div w:id="1270509829">
                      <w:marLeft w:val="0"/>
                      <w:marRight w:val="0"/>
                      <w:marTop w:val="0"/>
                      <w:marBottom w:val="0"/>
                      <w:divBdr>
                        <w:top w:val="none" w:sz="0" w:space="0" w:color="auto"/>
                        <w:left w:val="none" w:sz="0" w:space="0" w:color="auto"/>
                        <w:bottom w:val="none" w:sz="0" w:space="0" w:color="auto"/>
                        <w:right w:val="none" w:sz="0" w:space="0" w:color="auto"/>
                      </w:divBdr>
                      <w:divsChild>
                        <w:div w:id="1186752081">
                          <w:marLeft w:val="0"/>
                          <w:marRight w:val="0"/>
                          <w:marTop w:val="0"/>
                          <w:marBottom w:val="0"/>
                          <w:divBdr>
                            <w:top w:val="none" w:sz="0" w:space="0" w:color="auto"/>
                            <w:left w:val="none" w:sz="0" w:space="0" w:color="auto"/>
                            <w:bottom w:val="none" w:sz="0" w:space="0" w:color="auto"/>
                            <w:right w:val="none" w:sz="0" w:space="0" w:color="auto"/>
                          </w:divBdr>
                          <w:divsChild>
                            <w:div w:id="1938826418">
                              <w:marLeft w:val="0"/>
                              <w:marRight w:val="0"/>
                              <w:marTop w:val="0"/>
                              <w:marBottom w:val="0"/>
                              <w:divBdr>
                                <w:top w:val="none" w:sz="0" w:space="0" w:color="auto"/>
                                <w:left w:val="none" w:sz="0" w:space="0" w:color="auto"/>
                                <w:bottom w:val="none" w:sz="0" w:space="0" w:color="auto"/>
                                <w:right w:val="none" w:sz="0" w:space="0" w:color="auto"/>
                              </w:divBdr>
                              <w:divsChild>
                                <w:div w:id="326052810">
                                  <w:marLeft w:val="0"/>
                                  <w:marRight w:val="0"/>
                                  <w:marTop w:val="0"/>
                                  <w:marBottom w:val="0"/>
                                  <w:divBdr>
                                    <w:top w:val="none" w:sz="0" w:space="0" w:color="auto"/>
                                    <w:left w:val="none" w:sz="0" w:space="0" w:color="auto"/>
                                    <w:bottom w:val="none" w:sz="0" w:space="0" w:color="auto"/>
                                    <w:right w:val="none" w:sz="0" w:space="0" w:color="auto"/>
                                  </w:divBdr>
                                  <w:divsChild>
                                    <w:div w:id="473181077">
                                      <w:marLeft w:val="0"/>
                                      <w:marRight w:val="0"/>
                                      <w:marTop w:val="0"/>
                                      <w:marBottom w:val="0"/>
                                      <w:divBdr>
                                        <w:top w:val="none" w:sz="0" w:space="0" w:color="auto"/>
                                        <w:left w:val="none" w:sz="0" w:space="0" w:color="auto"/>
                                        <w:bottom w:val="none" w:sz="0" w:space="0" w:color="auto"/>
                                        <w:right w:val="none" w:sz="0" w:space="0" w:color="auto"/>
                                      </w:divBdr>
                                      <w:divsChild>
                                        <w:div w:id="1081290983">
                                          <w:marLeft w:val="60"/>
                                          <w:marRight w:val="0"/>
                                          <w:marTop w:val="105"/>
                                          <w:marBottom w:val="0"/>
                                          <w:divBdr>
                                            <w:top w:val="none" w:sz="0" w:space="0" w:color="auto"/>
                                            <w:left w:val="none" w:sz="0" w:space="0" w:color="auto"/>
                                            <w:bottom w:val="none" w:sz="0" w:space="0" w:color="auto"/>
                                            <w:right w:val="none" w:sz="0" w:space="0" w:color="auto"/>
                                          </w:divBdr>
                                          <w:divsChild>
                                            <w:div w:id="756097949">
                                              <w:marLeft w:val="0"/>
                                              <w:marRight w:val="0"/>
                                              <w:marTop w:val="0"/>
                                              <w:marBottom w:val="0"/>
                                              <w:divBdr>
                                                <w:top w:val="none" w:sz="0" w:space="0" w:color="auto"/>
                                                <w:left w:val="none" w:sz="0" w:space="0" w:color="auto"/>
                                                <w:bottom w:val="none" w:sz="0" w:space="0" w:color="auto"/>
                                                <w:right w:val="none" w:sz="0" w:space="0" w:color="auto"/>
                                              </w:divBdr>
                                              <w:divsChild>
                                                <w:div w:id="306323169">
                                                  <w:marLeft w:val="0"/>
                                                  <w:marRight w:val="0"/>
                                                  <w:marTop w:val="0"/>
                                                  <w:marBottom w:val="0"/>
                                                  <w:divBdr>
                                                    <w:top w:val="none" w:sz="0" w:space="0" w:color="auto"/>
                                                    <w:left w:val="none" w:sz="0" w:space="0" w:color="auto"/>
                                                    <w:bottom w:val="none" w:sz="0" w:space="0" w:color="auto"/>
                                                    <w:right w:val="none" w:sz="0" w:space="0" w:color="auto"/>
                                                  </w:divBdr>
                                                  <w:divsChild>
                                                    <w:div w:id="1565490252">
                                                      <w:marLeft w:val="0"/>
                                                      <w:marRight w:val="0"/>
                                                      <w:marTop w:val="0"/>
                                                      <w:marBottom w:val="0"/>
                                                      <w:divBdr>
                                                        <w:top w:val="none" w:sz="0" w:space="0" w:color="auto"/>
                                                        <w:left w:val="none" w:sz="0" w:space="0" w:color="auto"/>
                                                        <w:bottom w:val="none" w:sz="0" w:space="0" w:color="auto"/>
                                                        <w:right w:val="none" w:sz="0" w:space="0" w:color="auto"/>
                                                      </w:divBdr>
                                                      <w:divsChild>
                                                        <w:div w:id="1141263968">
                                                          <w:marLeft w:val="0"/>
                                                          <w:marRight w:val="0"/>
                                                          <w:marTop w:val="0"/>
                                                          <w:marBottom w:val="0"/>
                                                          <w:divBdr>
                                                            <w:top w:val="none" w:sz="0" w:space="0" w:color="auto"/>
                                                            <w:left w:val="none" w:sz="0" w:space="0" w:color="auto"/>
                                                            <w:bottom w:val="none" w:sz="0" w:space="0" w:color="auto"/>
                                                            <w:right w:val="none" w:sz="0" w:space="0" w:color="auto"/>
                                                          </w:divBdr>
                                                          <w:divsChild>
                                                            <w:div w:id="544633786">
                                                              <w:marLeft w:val="0"/>
                                                              <w:marRight w:val="0"/>
                                                              <w:marTop w:val="0"/>
                                                              <w:marBottom w:val="0"/>
                                                              <w:divBdr>
                                                                <w:top w:val="none" w:sz="0" w:space="0" w:color="auto"/>
                                                                <w:left w:val="none" w:sz="0" w:space="0" w:color="auto"/>
                                                                <w:bottom w:val="none" w:sz="0" w:space="0" w:color="auto"/>
                                                                <w:right w:val="none" w:sz="0" w:space="0" w:color="auto"/>
                                                              </w:divBdr>
                                                              <w:divsChild>
                                                                <w:div w:id="101192342">
                                                                  <w:marLeft w:val="0"/>
                                                                  <w:marRight w:val="0"/>
                                                                  <w:marTop w:val="0"/>
                                                                  <w:marBottom w:val="0"/>
                                                                  <w:divBdr>
                                                                    <w:top w:val="none" w:sz="0" w:space="0" w:color="auto"/>
                                                                    <w:left w:val="none" w:sz="0" w:space="0" w:color="auto"/>
                                                                    <w:bottom w:val="none" w:sz="0" w:space="0" w:color="auto"/>
                                                                    <w:right w:val="none" w:sz="0" w:space="0" w:color="auto"/>
                                                                  </w:divBdr>
                                                                  <w:divsChild>
                                                                    <w:div w:id="1264730847">
                                                                      <w:marLeft w:val="0"/>
                                                                      <w:marRight w:val="0"/>
                                                                      <w:marTop w:val="0"/>
                                                                      <w:marBottom w:val="0"/>
                                                                      <w:divBdr>
                                                                        <w:top w:val="single" w:sz="6" w:space="2" w:color="A8BDC7"/>
                                                                        <w:left w:val="single" w:sz="6" w:space="2" w:color="A8BDC7"/>
                                                                        <w:bottom w:val="none" w:sz="0" w:space="0" w:color="auto"/>
                                                                        <w:right w:val="single" w:sz="6" w:space="2" w:color="A8BDC7"/>
                                                                      </w:divBdr>
                                                                      <w:divsChild>
                                                                        <w:div w:id="1842042538">
                                                                          <w:marLeft w:val="0"/>
                                                                          <w:marRight w:val="0"/>
                                                                          <w:marTop w:val="0"/>
                                                                          <w:marBottom w:val="0"/>
                                                                          <w:divBdr>
                                                                            <w:top w:val="single" w:sz="6" w:space="0" w:color="A8BDC7"/>
                                                                            <w:left w:val="single" w:sz="6" w:space="0" w:color="A8BDC7"/>
                                                                            <w:bottom w:val="single" w:sz="6" w:space="0" w:color="A8BDC7"/>
                                                                            <w:right w:val="single" w:sz="6" w:space="0" w:color="A8BDC7"/>
                                                                          </w:divBdr>
                                                                          <w:divsChild>
                                                                            <w:div w:id="20509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4990558">
      <w:bodyDiv w:val="1"/>
      <w:marLeft w:val="0"/>
      <w:marRight w:val="0"/>
      <w:marTop w:val="0"/>
      <w:marBottom w:val="0"/>
      <w:divBdr>
        <w:top w:val="none" w:sz="0" w:space="0" w:color="auto"/>
        <w:left w:val="none" w:sz="0" w:space="0" w:color="auto"/>
        <w:bottom w:val="none" w:sz="0" w:space="0" w:color="auto"/>
        <w:right w:val="none" w:sz="0" w:space="0" w:color="auto"/>
      </w:divBdr>
      <w:divsChild>
        <w:div w:id="1669358054">
          <w:marLeft w:val="0"/>
          <w:marRight w:val="0"/>
          <w:marTop w:val="0"/>
          <w:marBottom w:val="0"/>
          <w:divBdr>
            <w:top w:val="none" w:sz="0" w:space="0" w:color="auto"/>
            <w:left w:val="none" w:sz="0" w:space="0" w:color="auto"/>
            <w:bottom w:val="none" w:sz="0" w:space="0" w:color="auto"/>
            <w:right w:val="none" w:sz="0" w:space="0" w:color="auto"/>
          </w:divBdr>
          <w:divsChild>
            <w:div w:id="1305894154">
              <w:marLeft w:val="0"/>
              <w:marRight w:val="0"/>
              <w:marTop w:val="0"/>
              <w:marBottom w:val="0"/>
              <w:divBdr>
                <w:top w:val="none" w:sz="0" w:space="0" w:color="auto"/>
                <w:left w:val="none" w:sz="0" w:space="0" w:color="auto"/>
                <w:bottom w:val="none" w:sz="0" w:space="0" w:color="auto"/>
                <w:right w:val="none" w:sz="0" w:space="0" w:color="auto"/>
              </w:divBdr>
              <w:divsChild>
                <w:div w:id="9270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2112">
      <w:bodyDiv w:val="1"/>
      <w:marLeft w:val="0"/>
      <w:marRight w:val="0"/>
      <w:marTop w:val="0"/>
      <w:marBottom w:val="0"/>
      <w:divBdr>
        <w:top w:val="none" w:sz="0" w:space="0" w:color="auto"/>
        <w:left w:val="none" w:sz="0" w:space="0" w:color="auto"/>
        <w:bottom w:val="none" w:sz="0" w:space="0" w:color="auto"/>
        <w:right w:val="none" w:sz="0" w:space="0" w:color="auto"/>
      </w:divBdr>
    </w:div>
    <w:div w:id="1322084220">
      <w:bodyDiv w:val="1"/>
      <w:marLeft w:val="0"/>
      <w:marRight w:val="0"/>
      <w:marTop w:val="0"/>
      <w:marBottom w:val="0"/>
      <w:divBdr>
        <w:top w:val="none" w:sz="0" w:space="0" w:color="auto"/>
        <w:left w:val="none" w:sz="0" w:space="0" w:color="auto"/>
        <w:bottom w:val="none" w:sz="0" w:space="0" w:color="auto"/>
        <w:right w:val="none" w:sz="0" w:space="0" w:color="auto"/>
      </w:divBdr>
    </w:div>
    <w:div w:id="1338189152">
      <w:bodyDiv w:val="1"/>
      <w:marLeft w:val="0"/>
      <w:marRight w:val="0"/>
      <w:marTop w:val="0"/>
      <w:marBottom w:val="0"/>
      <w:divBdr>
        <w:top w:val="none" w:sz="0" w:space="0" w:color="auto"/>
        <w:left w:val="none" w:sz="0" w:space="0" w:color="auto"/>
        <w:bottom w:val="none" w:sz="0" w:space="0" w:color="auto"/>
        <w:right w:val="none" w:sz="0" w:space="0" w:color="auto"/>
      </w:divBdr>
    </w:div>
    <w:div w:id="1345127908">
      <w:bodyDiv w:val="1"/>
      <w:marLeft w:val="0"/>
      <w:marRight w:val="0"/>
      <w:marTop w:val="0"/>
      <w:marBottom w:val="0"/>
      <w:divBdr>
        <w:top w:val="none" w:sz="0" w:space="0" w:color="auto"/>
        <w:left w:val="none" w:sz="0" w:space="0" w:color="auto"/>
        <w:bottom w:val="none" w:sz="0" w:space="0" w:color="auto"/>
        <w:right w:val="none" w:sz="0" w:space="0" w:color="auto"/>
      </w:divBdr>
    </w:div>
    <w:div w:id="1381444363">
      <w:bodyDiv w:val="1"/>
      <w:marLeft w:val="0"/>
      <w:marRight w:val="0"/>
      <w:marTop w:val="0"/>
      <w:marBottom w:val="0"/>
      <w:divBdr>
        <w:top w:val="none" w:sz="0" w:space="0" w:color="auto"/>
        <w:left w:val="none" w:sz="0" w:space="0" w:color="auto"/>
        <w:bottom w:val="none" w:sz="0" w:space="0" w:color="auto"/>
        <w:right w:val="none" w:sz="0" w:space="0" w:color="auto"/>
      </w:divBdr>
      <w:divsChild>
        <w:div w:id="129716071">
          <w:marLeft w:val="0"/>
          <w:marRight w:val="1"/>
          <w:marTop w:val="0"/>
          <w:marBottom w:val="0"/>
          <w:divBdr>
            <w:top w:val="none" w:sz="0" w:space="0" w:color="auto"/>
            <w:left w:val="none" w:sz="0" w:space="0" w:color="auto"/>
            <w:bottom w:val="none" w:sz="0" w:space="0" w:color="auto"/>
            <w:right w:val="none" w:sz="0" w:space="0" w:color="auto"/>
          </w:divBdr>
          <w:divsChild>
            <w:div w:id="379406751">
              <w:marLeft w:val="0"/>
              <w:marRight w:val="0"/>
              <w:marTop w:val="0"/>
              <w:marBottom w:val="0"/>
              <w:divBdr>
                <w:top w:val="none" w:sz="0" w:space="0" w:color="auto"/>
                <w:left w:val="none" w:sz="0" w:space="0" w:color="auto"/>
                <w:bottom w:val="none" w:sz="0" w:space="0" w:color="auto"/>
                <w:right w:val="none" w:sz="0" w:space="0" w:color="auto"/>
              </w:divBdr>
              <w:divsChild>
                <w:div w:id="1792279116">
                  <w:marLeft w:val="0"/>
                  <w:marRight w:val="1"/>
                  <w:marTop w:val="0"/>
                  <w:marBottom w:val="0"/>
                  <w:divBdr>
                    <w:top w:val="none" w:sz="0" w:space="0" w:color="auto"/>
                    <w:left w:val="none" w:sz="0" w:space="0" w:color="auto"/>
                    <w:bottom w:val="none" w:sz="0" w:space="0" w:color="auto"/>
                    <w:right w:val="none" w:sz="0" w:space="0" w:color="auto"/>
                  </w:divBdr>
                  <w:divsChild>
                    <w:div w:id="903491787">
                      <w:marLeft w:val="0"/>
                      <w:marRight w:val="0"/>
                      <w:marTop w:val="0"/>
                      <w:marBottom w:val="0"/>
                      <w:divBdr>
                        <w:top w:val="none" w:sz="0" w:space="0" w:color="auto"/>
                        <w:left w:val="none" w:sz="0" w:space="0" w:color="auto"/>
                        <w:bottom w:val="none" w:sz="0" w:space="0" w:color="auto"/>
                        <w:right w:val="none" w:sz="0" w:space="0" w:color="auto"/>
                      </w:divBdr>
                      <w:divsChild>
                        <w:div w:id="2137482412">
                          <w:marLeft w:val="0"/>
                          <w:marRight w:val="0"/>
                          <w:marTop w:val="0"/>
                          <w:marBottom w:val="0"/>
                          <w:divBdr>
                            <w:top w:val="none" w:sz="0" w:space="0" w:color="auto"/>
                            <w:left w:val="none" w:sz="0" w:space="0" w:color="auto"/>
                            <w:bottom w:val="none" w:sz="0" w:space="0" w:color="auto"/>
                            <w:right w:val="none" w:sz="0" w:space="0" w:color="auto"/>
                          </w:divBdr>
                          <w:divsChild>
                            <w:div w:id="455022523">
                              <w:marLeft w:val="0"/>
                              <w:marRight w:val="0"/>
                              <w:marTop w:val="120"/>
                              <w:marBottom w:val="360"/>
                              <w:divBdr>
                                <w:top w:val="none" w:sz="0" w:space="0" w:color="auto"/>
                                <w:left w:val="none" w:sz="0" w:space="0" w:color="auto"/>
                                <w:bottom w:val="none" w:sz="0" w:space="0" w:color="auto"/>
                                <w:right w:val="none" w:sz="0" w:space="0" w:color="auto"/>
                              </w:divBdr>
                              <w:divsChild>
                                <w:div w:id="731082453">
                                  <w:marLeft w:val="0"/>
                                  <w:marRight w:val="0"/>
                                  <w:marTop w:val="0"/>
                                  <w:marBottom w:val="0"/>
                                  <w:divBdr>
                                    <w:top w:val="none" w:sz="0" w:space="0" w:color="auto"/>
                                    <w:left w:val="none" w:sz="0" w:space="0" w:color="auto"/>
                                    <w:bottom w:val="none" w:sz="0" w:space="0" w:color="auto"/>
                                    <w:right w:val="none" w:sz="0" w:space="0" w:color="auto"/>
                                  </w:divBdr>
                                  <w:divsChild>
                                    <w:div w:id="4450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964790">
      <w:bodyDiv w:val="1"/>
      <w:marLeft w:val="0"/>
      <w:marRight w:val="0"/>
      <w:marTop w:val="0"/>
      <w:marBottom w:val="0"/>
      <w:divBdr>
        <w:top w:val="none" w:sz="0" w:space="0" w:color="auto"/>
        <w:left w:val="none" w:sz="0" w:space="0" w:color="auto"/>
        <w:bottom w:val="none" w:sz="0" w:space="0" w:color="auto"/>
        <w:right w:val="none" w:sz="0" w:space="0" w:color="auto"/>
      </w:divBdr>
    </w:div>
    <w:div w:id="1444223859">
      <w:bodyDiv w:val="1"/>
      <w:marLeft w:val="0"/>
      <w:marRight w:val="0"/>
      <w:marTop w:val="0"/>
      <w:marBottom w:val="0"/>
      <w:divBdr>
        <w:top w:val="none" w:sz="0" w:space="0" w:color="auto"/>
        <w:left w:val="none" w:sz="0" w:space="0" w:color="auto"/>
        <w:bottom w:val="none" w:sz="0" w:space="0" w:color="auto"/>
        <w:right w:val="none" w:sz="0" w:space="0" w:color="auto"/>
      </w:divBdr>
    </w:div>
    <w:div w:id="1696492158">
      <w:bodyDiv w:val="1"/>
      <w:marLeft w:val="0"/>
      <w:marRight w:val="0"/>
      <w:marTop w:val="0"/>
      <w:marBottom w:val="0"/>
      <w:divBdr>
        <w:top w:val="none" w:sz="0" w:space="0" w:color="auto"/>
        <w:left w:val="none" w:sz="0" w:space="0" w:color="auto"/>
        <w:bottom w:val="none" w:sz="0" w:space="0" w:color="auto"/>
        <w:right w:val="none" w:sz="0" w:space="0" w:color="auto"/>
      </w:divBdr>
    </w:div>
    <w:div w:id="1706755201">
      <w:bodyDiv w:val="1"/>
      <w:marLeft w:val="0"/>
      <w:marRight w:val="0"/>
      <w:marTop w:val="0"/>
      <w:marBottom w:val="0"/>
      <w:divBdr>
        <w:top w:val="none" w:sz="0" w:space="0" w:color="auto"/>
        <w:left w:val="none" w:sz="0" w:space="0" w:color="auto"/>
        <w:bottom w:val="none" w:sz="0" w:space="0" w:color="auto"/>
        <w:right w:val="none" w:sz="0" w:space="0" w:color="auto"/>
      </w:divBdr>
    </w:div>
    <w:div w:id="1740518015">
      <w:bodyDiv w:val="1"/>
      <w:marLeft w:val="0"/>
      <w:marRight w:val="0"/>
      <w:marTop w:val="0"/>
      <w:marBottom w:val="0"/>
      <w:divBdr>
        <w:top w:val="none" w:sz="0" w:space="0" w:color="auto"/>
        <w:left w:val="none" w:sz="0" w:space="0" w:color="auto"/>
        <w:bottom w:val="none" w:sz="0" w:space="0" w:color="auto"/>
        <w:right w:val="none" w:sz="0" w:space="0" w:color="auto"/>
      </w:divBdr>
    </w:div>
    <w:div w:id="1764720065">
      <w:bodyDiv w:val="1"/>
      <w:marLeft w:val="0"/>
      <w:marRight w:val="0"/>
      <w:marTop w:val="0"/>
      <w:marBottom w:val="0"/>
      <w:divBdr>
        <w:top w:val="none" w:sz="0" w:space="0" w:color="auto"/>
        <w:left w:val="none" w:sz="0" w:space="0" w:color="auto"/>
        <w:bottom w:val="none" w:sz="0" w:space="0" w:color="auto"/>
        <w:right w:val="none" w:sz="0" w:space="0" w:color="auto"/>
      </w:divBdr>
    </w:div>
    <w:div w:id="1803422747">
      <w:bodyDiv w:val="1"/>
      <w:marLeft w:val="0"/>
      <w:marRight w:val="0"/>
      <w:marTop w:val="0"/>
      <w:marBottom w:val="0"/>
      <w:divBdr>
        <w:top w:val="none" w:sz="0" w:space="0" w:color="auto"/>
        <w:left w:val="none" w:sz="0" w:space="0" w:color="auto"/>
        <w:bottom w:val="none" w:sz="0" w:space="0" w:color="auto"/>
        <w:right w:val="none" w:sz="0" w:space="0" w:color="auto"/>
      </w:divBdr>
    </w:div>
    <w:div w:id="1854150525">
      <w:bodyDiv w:val="1"/>
      <w:marLeft w:val="0"/>
      <w:marRight w:val="0"/>
      <w:marTop w:val="0"/>
      <w:marBottom w:val="0"/>
      <w:divBdr>
        <w:top w:val="none" w:sz="0" w:space="0" w:color="auto"/>
        <w:left w:val="none" w:sz="0" w:space="0" w:color="auto"/>
        <w:bottom w:val="none" w:sz="0" w:space="0" w:color="auto"/>
        <w:right w:val="none" w:sz="0" w:space="0" w:color="auto"/>
      </w:divBdr>
    </w:div>
    <w:div w:id="1963993450">
      <w:bodyDiv w:val="1"/>
      <w:marLeft w:val="0"/>
      <w:marRight w:val="0"/>
      <w:marTop w:val="0"/>
      <w:marBottom w:val="0"/>
      <w:divBdr>
        <w:top w:val="none" w:sz="0" w:space="0" w:color="auto"/>
        <w:left w:val="none" w:sz="0" w:space="0" w:color="auto"/>
        <w:bottom w:val="none" w:sz="0" w:space="0" w:color="auto"/>
        <w:right w:val="none" w:sz="0" w:space="0" w:color="auto"/>
      </w:divBdr>
    </w:div>
    <w:div w:id="1967853920">
      <w:bodyDiv w:val="1"/>
      <w:marLeft w:val="0"/>
      <w:marRight w:val="0"/>
      <w:marTop w:val="0"/>
      <w:marBottom w:val="0"/>
      <w:divBdr>
        <w:top w:val="none" w:sz="0" w:space="0" w:color="auto"/>
        <w:left w:val="none" w:sz="0" w:space="0" w:color="auto"/>
        <w:bottom w:val="none" w:sz="0" w:space="0" w:color="auto"/>
        <w:right w:val="none" w:sz="0" w:space="0" w:color="auto"/>
      </w:divBdr>
      <w:divsChild>
        <w:div w:id="1685282499">
          <w:marLeft w:val="0"/>
          <w:marRight w:val="0"/>
          <w:marTop w:val="0"/>
          <w:marBottom w:val="0"/>
          <w:divBdr>
            <w:top w:val="none" w:sz="0" w:space="0" w:color="auto"/>
            <w:left w:val="none" w:sz="0" w:space="0" w:color="auto"/>
            <w:bottom w:val="none" w:sz="0" w:space="0" w:color="auto"/>
            <w:right w:val="none" w:sz="0" w:space="0" w:color="auto"/>
          </w:divBdr>
          <w:divsChild>
            <w:div w:id="1567298904">
              <w:marLeft w:val="0"/>
              <w:marRight w:val="0"/>
              <w:marTop w:val="0"/>
              <w:marBottom w:val="0"/>
              <w:divBdr>
                <w:top w:val="none" w:sz="0" w:space="0" w:color="auto"/>
                <w:left w:val="none" w:sz="0" w:space="0" w:color="auto"/>
                <w:bottom w:val="none" w:sz="0" w:space="0" w:color="auto"/>
                <w:right w:val="none" w:sz="0" w:space="0" w:color="auto"/>
              </w:divBdr>
              <w:divsChild>
                <w:div w:id="1789814910">
                  <w:marLeft w:val="0"/>
                  <w:marRight w:val="0"/>
                  <w:marTop w:val="0"/>
                  <w:marBottom w:val="0"/>
                  <w:divBdr>
                    <w:top w:val="none" w:sz="0" w:space="0" w:color="auto"/>
                    <w:left w:val="none" w:sz="0" w:space="0" w:color="auto"/>
                    <w:bottom w:val="none" w:sz="0" w:space="0" w:color="auto"/>
                    <w:right w:val="none" w:sz="0" w:space="0" w:color="auto"/>
                  </w:divBdr>
                  <w:divsChild>
                    <w:div w:id="1146512971">
                      <w:marLeft w:val="0"/>
                      <w:marRight w:val="0"/>
                      <w:marTop w:val="0"/>
                      <w:marBottom w:val="0"/>
                      <w:divBdr>
                        <w:top w:val="none" w:sz="0" w:space="0" w:color="auto"/>
                        <w:left w:val="none" w:sz="0" w:space="0" w:color="auto"/>
                        <w:bottom w:val="none" w:sz="0" w:space="0" w:color="auto"/>
                        <w:right w:val="none" w:sz="0" w:space="0" w:color="auto"/>
                      </w:divBdr>
                      <w:divsChild>
                        <w:div w:id="362169697">
                          <w:marLeft w:val="0"/>
                          <w:marRight w:val="0"/>
                          <w:marTop w:val="0"/>
                          <w:marBottom w:val="0"/>
                          <w:divBdr>
                            <w:top w:val="none" w:sz="0" w:space="0" w:color="auto"/>
                            <w:left w:val="none" w:sz="0" w:space="0" w:color="auto"/>
                            <w:bottom w:val="none" w:sz="0" w:space="0" w:color="auto"/>
                            <w:right w:val="none" w:sz="0" w:space="0" w:color="auto"/>
                          </w:divBdr>
                          <w:divsChild>
                            <w:div w:id="1705011885">
                              <w:marLeft w:val="0"/>
                              <w:marRight w:val="0"/>
                              <w:marTop w:val="0"/>
                              <w:marBottom w:val="0"/>
                              <w:divBdr>
                                <w:top w:val="none" w:sz="0" w:space="0" w:color="auto"/>
                                <w:left w:val="none" w:sz="0" w:space="0" w:color="auto"/>
                                <w:bottom w:val="none" w:sz="0" w:space="0" w:color="auto"/>
                                <w:right w:val="none" w:sz="0" w:space="0" w:color="auto"/>
                              </w:divBdr>
                              <w:divsChild>
                                <w:div w:id="39474258">
                                  <w:marLeft w:val="0"/>
                                  <w:marRight w:val="0"/>
                                  <w:marTop w:val="0"/>
                                  <w:marBottom w:val="0"/>
                                  <w:divBdr>
                                    <w:top w:val="none" w:sz="0" w:space="0" w:color="auto"/>
                                    <w:left w:val="none" w:sz="0" w:space="0" w:color="auto"/>
                                    <w:bottom w:val="none" w:sz="0" w:space="0" w:color="auto"/>
                                    <w:right w:val="none" w:sz="0" w:space="0" w:color="auto"/>
                                  </w:divBdr>
                                  <w:divsChild>
                                    <w:div w:id="976686558">
                                      <w:marLeft w:val="0"/>
                                      <w:marRight w:val="0"/>
                                      <w:marTop w:val="0"/>
                                      <w:marBottom w:val="0"/>
                                      <w:divBdr>
                                        <w:top w:val="none" w:sz="0" w:space="0" w:color="auto"/>
                                        <w:left w:val="none" w:sz="0" w:space="0" w:color="auto"/>
                                        <w:bottom w:val="none" w:sz="0" w:space="0" w:color="auto"/>
                                        <w:right w:val="none" w:sz="0" w:space="0" w:color="auto"/>
                                      </w:divBdr>
                                      <w:divsChild>
                                        <w:div w:id="1047147465">
                                          <w:marLeft w:val="60"/>
                                          <w:marRight w:val="0"/>
                                          <w:marTop w:val="105"/>
                                          <w:marBottom w:val="0"/>
                                          <w:divBdr>
                                            <w:top w:val="none" w:sz="0" w:space="0" w:color="auto"/>
                                            <w:left w:val="none" w:sz="0" w:space="0" w:color="auto"/>
                                            <w:bottom w:val="none" w:sz="0" w:space="0" w:color="auto"/>
                                            <w:right w:val="none" w:sz="0" w:space="0" w:color="auto"/>
                                          </w:divBdr>
                                          <w:divsChild>
                                            <w:div w:id="1205941377">
                                              <w:marLeft w:val="0"/>
                                              <w:marRight w:val="0"/>
                                              <w:marTop w:val="0"/>
                                              <w:marBottom w:val="0"/>
                                              <w:divBdr>
                                                <w:top w:val="none" w:sz="0" w:space="0" w:color="auto"/>
                                                <w:left w:val="none" w:sz="0" w:space="0" w:color="auto"/>
                                                <w:bottom w:val="none" w:sz="0" w:space="0" w:color="auto"/>
                                                <w:right w:val="none" w:sz="0" w:space="0" w:color="auto"/>
                                              </w:divBdr>
                                              <w:divsChild>
                                                <w:div w:id="884409092">
                                                  <w:marLeft w:val="0"/>
                                                  <w:marRight w:val="0"/>
                                                  <w:marTop w:val="0"/>
                                                  <w:marBottom w:val="0"/>
                                                  <w:divBdr>
                                                    <w:top w:val="none" w:sz="0" w:space="0" w:color="auto"/>
                                                    <w:left w:val="none" w:sz="0" w:space="0" w:color="auto"/>
                                                    <w:bottom w:val="none" w:sz="0" w:space="0" w:color="auto"/>
                                                    <w:right w:val="none" w:sz="0" w:space="0" w:color="auto"/>
                                                  </w:divBdr>
                                                  <w:divsChild>
                                                    <w:div w:id="1043561545">
                                                      <w:marLeft w:val="0"/>
                                                      <w:marRight w:val="0"/>
                                                      <w:marTop w:val="0"/>
                                                      <w:marBottom w:val="0"/>
                                                      <w:divBdr>
                                                        <w:top w:val="none" w:sz="0" w:space="0" w:color="auto"/>
                                                        <w:left w:val="none" w:sz="0" w:space="0" w:color="auto"/>
                                                        <w:bottom w:val="none" w:sz="0" w:space="0" w:color="auto"/>
                                                        <w:right w:val="none" w:sz="0" w:space="0" w:color="auto"/>
                                                      </w:divBdr>
                                                      <w:divsChild>
                                                        <w:div w:id="1725061695">
                                                          <w:marLeft w:val="0"/>
                                                          <w:marRight w:val="0"/>
                                                          <w:marTop w:val="0"/>
                                                          <w:marBottom w:val="0"/>
                                                          <w:divBdr>
                                                            <w:top w:val="none" w:sz="0" w:space="0" w:color="auto"/>
                                                            <w:left w:val="none" w:sz="0" w:space="0" w:color="auto"/>
                                                            <w:bottom w:val="none" w:sz="0" w:space="0" w:color="auto"/>
                                                            <w:right w:val="none" w:sz="0" w:space="0" w:color="auto"/>
                                                          </w:divBdr>
                                                          <w:divsChild>
                                                            <w:div w:id="220333462">
                                                              <w:marLeft w:val="0"/>
                                                              <w:marRight w:val="0"/>
                                                              <w:marTop w:val="0"/>
                                                              <w:marBottom w:val="0"/>
                                                              <w:divBdr>
                                                                <w:top w:val="none" w:sz="0" w:space="0" w:color="auto"/>
                                                                <w:left w:val="none" w:sz="0" w:space="0" w:color="auto"/>
                                                                <w:bottom w:val="none" w:sz="0" w:space="0" w:color="auto"/>
                                                                <w:right w:val="none" w:sz="0" w:space="0" w:color="auto"/>
                                                              </w:divBdr>
                                                              <w:divsChild>
                                                                <w:div w:id="1242911827">
                                                                  <w:marLeft w:val="0"/>
                                                                  <w:marRight w:val="0"/>
                                                                  <w:marTop w:val="0"/>
                                                                  <w:marBottom w:val="0"/>
                                                                  <w:divBdr>
                                                                    <w:top w:val="none" w:sz="0" w:space="0" w:color="auto"/>
                                                                    <w:left w:val="none" w:sz="0" w:space="0" w:color="auto"/>
                                                                    <w:bottom w:val="none" w:sz="0" w:space="0" w:color="auto"/>
                                                                    <w:right w:val="none" w:sz="0" w:space="0" w:color="auto"/>
                                                                  </w:divBdr>
                                                                  <w:divsChild>
                                                                    <w:div w:id="1482841447">
                                                                      <w:marLeft w:val="0"/>
                                                                      <w:marRight w:val="0"/>
                                                                      <w:marTop w:val="0"/>
                                                                      <w:marBottom w:val="0"/>
                                                                      <w:divBdr>
                                                                        <w:top w:val="single" w:sz="6" w:space="2" w:color="A8BDC7"/>
                                                                        <w:left w:val="single" w:sz="6" w:space="2" w:color="A8BDC7"/>
                                                                        <w:bottom w:val="none" w:sz="0" w:space="0" w:color="auto"/>
                                                                        <w:right w:val="single" w:sz="6" w:space="2" w:color="A8BDC7"/>
                                                                      </w:divBdr>
                                                                      <w:divsChild>
                                                                        <w:div w:id="1552882565">
                                                                          <w:marLeft w:val="0"/>
                                                                          <w:marRight w:val="0"/>
                                                                          <w:marTop w:val="0"/>
                                                                          <w:marBottom w:val="0"/>
                                                                          <w:divBdr>
                                                                            <w:top w:val="single" w:sz="6" w:space="0" w:color="A8BDC7"/>
                                                                            <w:left w:val="single" w:sz="6" w:space="0" w:color="A8BDC7"/>
                                                                            <w:bottom w:val="single" w:sz="6" w:space="0" w:color="A8BDC7"/>
                                                                            <w:right w:val="single" w:sz="6" w:space="0" w:color="A8BDC7"/>
                                                                          </w:divBdr>
                                                                          <w:divsChild>
                                                                            <w:div w:id="15182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0832392">
      <w:bodyDiv w:val="1"/>
      <w:marLeft w:val="0"/>
      <w:marRight w:val="0"/>
      <w:marTop w:val="0"/>
      <w:marBottom w:val="0"/>
      <w:divBdr>
        <w:top w:val="none" w:sz="0" w:space="0" w:color="auto"/>
        <w:left w:val="none" w:sz="0" w:space="0" w:color="auto"/>
        <w:bottom w:val="none" w:sz="0" w:space="0" w:color="auto"/>
        <w:right w:val="none" w:sz="0" w:space="0" w:color="auto"/>
      </w:divBdr>
      <w:divsChild>
        <w:div w:id="1211578081">
          <w:marLeft w:val="0"/>
          <w:marRight w:val="0"/>
          <w:marTop w:val="0"/>
          <w:marBottom w:val="0"/>
          <w:divBdr>
            <w:top w:val="none" w:sz="0" w:space="0" w:color="auto"/>
            <w:left w:val="none" w:sz="0" w:space="0" w:color="auto"/>
            <w:bottom w:val="none" w:sz="0" w:space="0" w:color="auto"/>
            <w:right w:val="none" w:sz="0" w:space="0" w:color="auto"/>
          </w:divBdr>
          <w:divsChild>
            <w:div w:id="205259164">
              <w:marLeft w:val="0"/>
              <w:marRight w:val="0"/>
              <w:marTop w:val="0"/>
              <w:marBottom w:val="0"/>
              <w:divBdr>
                <w:top w:val="none" w:sz="0" w:space="0" w:color="auto"/>
                <w:left w:val="none" w:sz="0" w:space="0" w:color="auto"/>
                <w:bottom w:val="none" w:sz="0" w:space="0" w:color="auto"/>
                <w:right w:val="none" w:sz="0" w:space="0" w:color="auto"/>
              </w:divBdr>
              <w:divsChild>
                <w:div w:id="1112869532">
                  <w:marLeft w:val="0"/>
                  <w:marRight w:val="0"/>
                  <w:marTop w:val="0"/>
                  <w:marBottom w:val="0"/>
                  <w:divBdr>
                    <w:top w:val="none" w:sz="0" w:space="0" w:color="auto"/>
                    <w:left w:val="none" w:sz="0" w:space="0" w:color="auto"/>
                    <w:bottom w:val="none" w:sz="0" w:space="0" w:color="auto"/>
                    <w:right w:val="none" w:sz="0" w:space="0" w:color="auto"/>
                  </w:divBdr>
                  <w:divsChild>
                    <w:div w:id="639966305">
                      <w:marLeft w:val="0"/>
                      <w:marRight w:val="0"/>
                      <w:marTop w:val="0"/>
                      <w:marBottom w:val="0"/>
                      <w:divBdr>
                        <w:top w:val="none" w:sz="0" w:space="0" w:color="auto"/>
                        <w:left w:val="none" w:sz="0" w:space="0" w:color="auto"/>
                        <w:bottom w:val="none" w:sz="0" w:space="0" w:color="auto"/>
                        <w:right w:val="none" w:sz="0" w:space="0" w:color="auto"/>
                      </w:divBdr>
                      <w:divsChild>
                        <w:div w:id="1926258816">
                          <w:marLeft w:val="0"/>
                          <w:marRight w:val="0"/>
                          <w:marTop w:val="0"/>
                          <w:marBottom w:val="0"/>
                          <w:divBdr>
                            <w:top w:val="none" w:sz="0" w:space="0" w:color="auto"/>
                            <w:left w:val="none" w:sz="0" w:space="0" w:color="auto"/>
                            <w:bottom w:val="none" w:sz="0" w:space="0" w:color="auto"/>
                            <w:right w:val="none" w:sz="0" w:space="0" w:color="auto"/>
                          </w:divBdr>
                          <w:divsChild>
                            <w:div w:id="1465124137">
                              <w:marLeft w:val="0"/>
                              <w:marRight w:val="0"/>
                              <w:marTop w:val="0"/>
                              <w:marBottom w:val="0"/>
                              <w:divBdr>
                                <w:top w:val="none" w:sz="0" w:space="0" w:color="auto"/>
                                <w:left w:val="none" w:sz="0" w:space="0" w:color="auto"/>
                                <w:bottom w:val="none" w:sz="0" w:space="0" w:color="auto"/>
                                <w:right w:val="none" w:sz="0" w:space="0" w:color="auto"/>
                              </w:divBdr>
                              <w:divsChild>
                                <w:div w:id="925268045">
                                  <w:marLeft w:val="0"/>
                                  <w:marRight w:val="0"/>
                                  <w:marTop w:val="0"/>
                                  <w:marBottom w:val="0"/>
                                  <w:divBdr>
                                    <w:top w:val="none" w:sz="0" w:space="0" w:color="auto"/>
                                    <w:left w:val="none" w:sz="0" w:space="0" w:color="auto"/>
                                    <w:bottom w:val="none" w:sz="0" w:space="0" w:color="auto"/>
                                    <w:right w:val="none" w:sz="0" w:space="0" w:color="auto"/>
                                  </w:divBdr>
                                  <w:divsChild>
                                    <w:div w:id="1621885777">
                                      <w:marLeft w:val="0"/>
                                      <w:marRight w:val="0"/>
                                      <w:marTop w:val="0"/>
                                      <w:marBottom w:val="0"/>
                                      <w:divBdr>
                                        <w:top w:val="none" w:sz="0" w:space="0" w:color="auto"/>
                                        <w:left w:val="none" w:sz="0" w:space="0" w:color="auto"/>
                                        <w:bottom w:val="none" w:sz="0" w:space="0" w:color="auto"/>
                                        <w:right w:val="none" w:sz="0" w:space="0" w:color="auto"/>
                                      </w:divBdr>
                                      <w:divsChild>
                                        <w:div w:id="26413533">
                                          <w:marLeft w:val="60"/>
                                          <w:marRight w:val="0"/>
                                          <w:marTop w:val="105"/>
                                          <w:marBottom w:val="0"/>
                                          <w:divBdr>
                                            <w:top w:val="none" w:sz="0" w:space="0" w:color="auto"/>
                                            <w:left w:val="none" w:sz="0" w:space="0" w:color="auto"/>
                                            <w:bottom w:val="none" w:sz="0" w:space="0" w:color="auto"/>
                                            <w:right w:val="none" w:sz="0" w:space="0" w:color="auto"/>
                                          </w:divBdr>
                                          <w:divsChild>
                                            <w:div w:id="211550491">
                                              <w:marLeft w:val="0"/>
                                              <w:marRight w:val="0"/>
                                              <w:marTop w:val="0"/>
                                              <w:marBottom w:val="0"/>
                                              <w:divBdr>
                                                <w:top w:val="none" w:sz="0" w:space="0" w:color="auto"/>
                                                <w:left w:val="none" w:sz="0" w:space="0" w:color="auto"/>
                                                <w:bottom w:val="none" w:sz="0" w:space="0" w:color="auto"/>
                                                <w:right w:val="none" w:sz="0" w:space="0" w:color="auto"/>
                                              </w:divBdr>
                                              <w:divsChild>
                                                <w:div w:id="1220558099">
                                                  <w:marLeft w:val="0"/>
                                                  <w:marRight w:val="0"/>
                                                  <w:marTop w:val="0"/>
                                                  <w:marBottom w:val="0"/>
                                                  <w:divBdr>
                                                    <w:top w:val="none" w:sz="0" w:space="0" w:color="auto"/>
                                                    <w:left w:val="none" w:sz="0" w:space="0" w:color="auto"/>
                                                    <w:bottom w:val="none" w:sz="0" w:space="0" w:color="auto"/>
                                                    <w:right w:val="none" w:sz="0" w:space="0" w:color="auto"/>
                                                  </w:divBdr>
                                                  <w:divsChild>
                                                    <w:div w:id="1115516140">
                                                      <w:marLeft w:val="0"/>
                                                      <w:marRight w:val="0"/>
                                                      <w:marTop w:val="0"/>
                                                      <w:marBottom w:val="0"/>
                                                      <w:divBdr>
                                                        <w:top w:val="none" w:sz="0" w:space="0" w:color="auto"/>
                                                        <w:left w:val="none" w:sz="0" w:space="0" w:color="auto"/>
                                                        <w:bottom w:val="none" w:sz="0" w:space="0" w:color="auto"/>
                                                        <w:right w:val="none" w:sz="0" w:space="0" w:color="auto"/>
                                                      </w:divBdr>
                                                      <w:divsChild>
                                                        <w:div w:id="1332567131">
                                                          <w:marLeft w:val="0"/>
                                                          <w:marRight w:val="0"/>
                                                          <w:marTop w:val="0"/>
                                                          <w:marBottom w:val="0"/>
                                                          <w:divBdr>
                                                            <w:top w:val="none" w:sz="0" w:space="0" w:color="auto"/>
                                                            <w:left w:val="none" w:sz="0" w:space="0" w:color="auto"/>
                                                            <w:bottom w:val="none" w:sz="0" w:space="0" w:color="auto"/>
                                                            <w:right w:val="none" w:sz="0" w:space="0" w:color="auto"/>
                                                          </w:divBdr>
                                                          <w:divsChild>
                                                            <w:div w:id="18775364">
                                                              <w:marLeft w:val="0"/>
                                                              <w:marRight w:val="0"/>
                                                              <w:marTop w:val="0"/>
                                                              <w:marBottom w:val="0"/>
                                                              <w:divBdr>
                                                                <w:top w:val="none" w:sz="0" w:space="0" w:color="auto"/>
                                                                <w:left w:val="none" w:sz="0" w:space="0" w:color="auto"/>
                                                                <w:bottom w:val="none" w:sz="0" w:space="0" w:color="auto"/>
                                                                <w:right w:val="none" w:sz="0" w:space="0" w:color="auto"/>
                                                              </w:divBdr>
                                                              <w:divsChild>
                                                                <w:div w:id="1534490509">
                                                                  <w:marLeft w:val="0"/>
                                                                  <w:marRight w:val="0"/>
                                                                  <w:marTop w:val="0"/>
                                                                  <w:marBottom w:val="0"/>
                                                                  <w:divBdr>
                                                                    <w:top w:val="none" w:sz="0" w:space="0" w:color="auto"/>
                                                                    <w:left w:val="none" w:sz="0" w:space="0" w:color="auto"/>
                                                                    <w:bottom w:val="none" w:sz="0" w:space="0" w:color="auto"/>
                                                                    <w:right w:val="none" w:sz="0" w:space="0" w:color="auto"/>
                                                                  </w:divBdr>
                                                                  <w:divsChild>
                                                                    <w:div w:id="1908567564">
                                                                      <w:marLeft w:val="0"/>
                                                                      <w:marRight w:val="0"/>
                                                                      <w:marTop w:val="0"/>
                                                                      <w:marBottom w:val="0"/>
                                                                      <w:divBdr>
                                                                        <w:top w:val="single" w:sz="6" w:space="2" w:color="A8BDC7"/>
                                                                        <w:left w:val="single" w:sz="6" w:space="2" w:color="A8BDC7"/>
                                                                        <w:bottom w:val="none" w:sz="0" w:space="0" w:color="auto"/>
                                                                        <w:right w:val="single" w:sz="6" w:space="2" w:color="A8BDC7"/>
                                                                      </w:divBdr>
                                                                      <w:divsChild>
                                                                        <w:div w:id="995718869">
                                                                          <w:marLeft w:val="0"/>
                                                                          <w:marRight w:val="0"/>
                                                                          <w:marTop w:val="0"/>
                                                                          <w:marBottom w:val="0"/>
                                                                          <w:divBdr>
                                                                            <w:top w:val="single" w:sz="6" w:space="0" w:color="A8BDC7"/>
                                                                            <w:left w:val="single" w:sz="6" w:space="0" w:color="A8BDC7"/>
                                                                            <w:bottom w:val="single" w:sz="6" w:space="0" w:color="A8BDC7"/>
                                                                            <w:right w:val="single" w:sz="6" w:space="0" w:color="A8BDC7"/>
                                                                          </w:divBdr>
                                                                          <w:divsChild>
                                                                            <w:div w:id="7257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257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microsoft.com/office/2019/05/relationships/documenttasks" Target="documenttasks/documenttasks1.xml"/><Relationship Id="Rccd69b9ab6a245e8" Type="http://schemas.microsoft.com/office/2019/09/relationships/intelligence" Target="intelligenc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F4EC317A-C499-4400-B3D4-9BCF77470CDD}">
    <t:Anchor>
      <t:Comment id="651426263"/>
    </t:Anchor>
    <t:History>
      <t:Event id="{0EF491A3-4029-4B59-859A-B34C7F3D7658}" time="2022-09-22T12:54:24.767Z">
        <t:Attribution userId="S::geoff@cybin.com::d3f7c5b8-1c05-47c5-b8ec-dcb802b13369" userProvider="AD" userName="Geoff Varty"/>
        <t:Anchor>
          <t:Comment id="77337519"/>
        </t:Anchor>
        <t:Create/>
      </t:Event>
      <t:Event id="{17B740EF-7C8A-4A12-93D0-C4D82C9846CF}" time="2022-09-22T12:54:24.767Z">
        <t:Attribution userId="S::geoff@cybin.com::d3f7c5b8-1c05-47c5-b8ec-dcb802b13369" userProvider="AD" userName="Geoff Varty"/>
        <t:Anchor>
          <t:Comment id="77337519"/>
        </t:Anchor>
        <t:Assign userId="S::michael.m@cybin.com::7a580794-82bd-454b-8eb7-bd2dd29280e4" userProvider="AD" userName="Michael Morgan"/>
      </t:Event>
      <t:Event id="{A3305636-3AD5-4FC2-96E4-94DE50915485}" time="2022-09-22T12:54:24.767Z">
        <t:Attribution userId="S::geoff@cybin.com::d3f7c5b8-1c05-47c5-b8ec-dcb802b13369" userProvider="AD" userName="Geoff Varty"/>
        <t:Anchor>
          <t:Comment id="77337519"/>
        </t:Anchor>
        <t:SetTitle title="@Michael Morgan see Amir's comment"/>
      </t:Event>
    </t:History>
  </t:Task>
  <t:Task id="{5ACA51AF-E248-4776-A67A-5A632A9B1DEB}">
    <t:Anchor>
      <t:Comment id="803238052"/>
    </t:Anchor>
    <t:History>
      <t:Event id="{0135BE92-68F9-4741-A63E-9C8EDC0035AE}" time="2024-11-12T16:03:03.474Z">
        <t:Attribution userId="S::meghan@cybin.com::368955dc-8a9f-437f-840a-c0f342841686" userProvider="AD" userName="Meghan Good"/>
        <t:Anchor>
          <t:Comment id="678437719"/>
        </t:Anchor>
        <t:Create/>
      </t:Event>
      <t:Event id="{ECFDD277-03BA-4846-AE44-7D417AECD358}" time="2024-11-12T16:03:03.474Z">
        <t:Attribution userId="S::meghan@cybin.com::368955dc-8a9f-437f-840a-c0f342841686" userProvider="AD" userName="Meghan Good"/>
        <t:Anchor>
          <t:Comment id="678437719"/>
        </t:Anchor>
        <t:Assign userId="S::marcelo@cybin.com::f45525a1-8d05-4619-8072-1c6339c6b7c2" userProvider="AD" userName="Marcelo Gutierrez"/>
      </t:Event>
      <t:Event id="{082DE151-8A18-402E-8EB2-EE4AFE51154A}" time="2024-11-12T16:03:03.474Z">
        <t:Attribution userId="S::meghan@cybin.com::368955dc-8a9f-437f-840a-c0f342841686" userProvider="AD" userName="Meghan Good"/>
        <t:Anchor>
          <t:Comment id="678437719"/>
        </t:Anchor>
        <t:SetTitle title="@Marcelo Gutierrez "/>
      </t:Event>
      <t:Event id="{F8437DF1-84CC-40A5-BD1C-E54CC0EA47A0}" time="2024-11-22T06:37:53.991Z">
        <t:Attribution userId="S::marcelo@cybin.com::f45525a1-8d05-4619-8072-1c6339c6b7c2" userProvider="AD" userName="Marcelo Gutierr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508FE94D42B346919116A715D34A35" ma:contentTypeVersion="28" ma:contentTypeDescription="Create a new document." ma:contentTypeScope="" ma:versionID="2c63cc308ee008cb081abcd947351383">
  <xsd:schema xmlns:xsd="http://www.w3.org/2001/XMLSchema" xmlns:xs="http://www.w3.org/2001/XMLSchema" xmlns:p="http://schemas.microsoft.com/office/2006/metadata/properties" xmlns:ns2="7b9f7fd2-f1e7-4493-822f-4e5743d90b2b" xmlns:ns3="cfe6db94-3e20-424b-a7f3-c28ffd9df440" targetNamespace="http://schemas.microsoft.com/office/2006/metadata/properties" ma:root="true" ma:fieldsID="664b9144fed2884656091f8be1bc2b20" ns2:_="" ns3:_="">
    <xsd:import namespace="7b9f7fd2-f1e7-4493-822f-4e5743d90b2b"/>
    <xsd:import namespace="cfe6db94-3e20-424b-a7f3-c28ffd9df4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DocumentHistory" minOccurs="0"/>
                <xsd:element ref="ns2:lcf76f155ced4ddcb4097134ff3c332f" minOccurs="0"/>
                <xsd:element ref="ns3:TaxCatchAll" minOccurs="0"/>
                <xsd:element ref="ns2:UploadedintoFlorence_x003f_" minOccurs="0"/>
                <xsd:element ref="ns2:SharePointOnlyDocument_x003f_" minOccurs="0"/>
                <xsd:element ref="ns2:MediaServiceObjectDetectorVersions" minOccurs="0"/>
                <xsd:element ref="ns2:MediaServiceLocation" minOccurs="0"/>
                <xsd:element ref="ns2:MediaServiceSearchProperties"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7fd2-f1e7-4493-822f-4e5743d90b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DocumentHistory" ma:index="20" nillable="true" ma:displayName="Document History" ma:format="Dropdown" ma:internalName="DocumentHistory">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9d418fa-cd13-4954-8d84-690dd7a1ef78" ma:termSetId="09814cd3-568e-fe90-9814-8d621ff8fb84" ma:anchorId="fba54fb3-c3e1-fe81-a776-ca4b69148c4d" ma:open="true" ma:isKeyword="false">
      <xsd:complexType>
        <xsd:sequence>
          <xsd:element ref="pc:Terms" minOccurs="0" maxOccurs="1"/>
        </xsd:sequence>
      </xsd:complexType>
    </xsd:element>
    <xsd:element name="UploadedintoFlorence_x003f_" ma:index="24" nillable="true" ma:displayName="Uploaded into Florence?" ma:default="0" ma:format="Dropdown" ma:internalName="UploadedintoFlorence_x003f_">
      <xsd:simpleType>
        <xsd:restriction base="dms:Boolean"/>
      </xsd:simpleType>
    </xsd:element>
    <xsd:element name="SharePointOnlyDocument_x003f_" ma:index="25" nillable="true" ma:displayName="Share Point Only Document?" ma:default="0" ma:format="Dropdown" ma:internalName="SharePointOnlyDocument_x003f_">
      <xsd:simpleType>
        <xsd:restriction base="dms:Boolea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Location" ma:index="27" nillable="true" ma:displayName="Location" ma:indexed="true" ma:internalName="MediaServiceLocation"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_Flow_SignoffStatus" ma:index="30"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e6db94-3e20-424b-a7f3-c28ffd9df4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8d6351-a381-41ff-9ef8-2934fdf05f1e}" ma:internalName="TaxCatchAll" ma:showField="CatchAllData" ma:web="cfe6db94-3e20-424b-a7f3-c28ffd9df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9f7fd2-f1e7-4493-822f-4e5743d90b2b">
      <Terms xmlns="http://schemas.microsoft.com/office/infopath/2007/PartnerControls"/>
    </lcf76f155ced4ddcb4097134ff3c332f>
    <SharePointOnlyDocument_x003f_ xmlns="7b9f7fd2-f1e7-4493-822f-4e5743d90b2b">false</SharePointOnlyDocument_x003f_>
    <DocumentHistory xmlns="7b9f7fd2-f1e7-4493-822f-4e5743d90b2b" xsi:nil="true"/>
    <TaxCatchAll xmlns="cfe6db94-3e20-424b-a7f3-c28ffd9df440" xsi:nil="true"/>
    <_Flow_SignoffStatus xmlns="7b9f7fd2-f1e7-4493-822f-4e5743d90b2b" xsi:nil="true"/>
    <UploadedintoFlorence_x003f_ xmlns="7b9f7fd2-f1e7-4493-822f-4e5743d90b2b">false</UploadedintoFlorence_x003f_>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6179E-3C98-4D49-A0D5-B5516851A6A3}">
  <ds:schemaRefs>
    <ds:schemaRef ds:uri="http://schemas.microsoft.com/sharepoint/v3/contenttype/forms"/>
  </ds:schemaRefs>
</ds:datastoreItem>
</file>

<file path=customXml/itemProps2.xml><?xml version="1.0" encoding="utf-8"?>
<ds:datastoreItem xmlns:ds="http://schemas.openxmlformats.org/officeDocument/2006/customXml" ds:itemID="{CC51F37D-2AB3-4A63-9D2F-AC1C8FB66DDC}"/>
</file>

<file path=customXml/itemProps3.xml><?xml version="1.0" encoding="utf-8"?>
<ds:datastoreItem xmlns:ds="http://schemas.openxmlformats.org/officeDocument/2006/customXml" ds:itemID="{1D308ACF-0589-42FF-8488-AB86575BB3DE}">
  <ds:schemaRefs>
    <ds:schemaRef ds:uri="http://schemas.openxmlformats.org/package/2006/metadata/core-properties"/>
    <ds:schemaRef ds:uri="http://schemas.microsoft.com/office/2006/metadata/properties"/>
    <ds:schemaRef ds:uri="http://www.w3.org/XML/1998/namespace"/>
    <ds:schemaRef ds:uri="http://purl.org/dc/dcmitype/"/>
    <ds:schemaRef ds:uri="http://schemas.microsoft.com/office/2006/documentManagement/types"/>
    <ds:schemaRef ds:uri="5fde7559-53ee-4326-b819-0d1189ce67ef"/>
    <ds:schemaRef ds:uri="http://purl.org/dc/elements/1.1/"/>
    <ds:schemaRef ds:uri="http://purl.org/dc/terms/"/>
    <ds:schemaRef ds:uri="http://schemas.microsoft.com/office/infopath/2007/PartnerControls"/>
  </ds:schemaRefs>
</ds:datastoreItem>
</file>

<file path=customXml/itemProps4.xml><?xml version="1.0" encoding="utf-8"?>
<ds:datastoreItem xmlns:ds="http://schemas.openxmlformats.org/officeDocument/2006/customXml" ds:itemID="{81CC7BF4-A2F5-4A54-A43B-DD30D3853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10821</TotalTime>
  <Pages>14</Pages>
  <Words>5473</Words>
  <Characters>30577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CYB004-101 v1.0 30Sep2024</vt:lpstr>
    </vt:vector>
  </TitlesOfParts>
  <Company>Frontage Clinical Services, Inc.</Company>
  <LinksUpToDate>false</LinksUpToDate>
  <CharactersWithSpaces>35979</CharactersWithSpaces>
  <SharedDoc>false</SharedDoc>
  <HLinks>
    <vt:vector size="30" baseType="variant">
      <vt:variant>
        <vt:i4>1966142</vt:i4>
      </vt:variant>
      <vt:variant>
        <vt:i4>26</vt:i4>
      </vt:variant>
      <vt:variant>
        <vt:i4>0</vt:i4>
      </vt:variant>
      <vt:variant>
        <vt:i4>5</vt:i4>
      </vt:variant>
      <vt:variant>
        <vt:lpwstr/>
      </vt:variant>
      <vt:variant>
        <vt:lpwstr>_Toc195686202</vt:lpwstr>
      </vt:variant>
      <vt:variant>
        <vt:i4>1966142</vt:i4>
      </vt:variant>
      <vt:variant>
        <vt:i4>20</vt:i4>
      </vt:variant>
      <vt:variant>
        <vt:i4>0</vt:i4>
      </vt:variant>
      <vt:variant>
        <vt:i4>5</vt:i4>
      </vt:variant>
      <vt:variant>
        <vt:lpwstr/>
      </vt:variant>
      <vt:variant>
        <vt:lpwstr>_Toc195686201</vt:lpwstr>
      </vt:variant>
      <vt:variant>
        <vt:i4>1966142</vt:i4>
      </vt:variant>
      <vt:variant>
        <vt:i4>14</vt:i4>
      </vt:variant>
      <vt:variant>
        <vt:i4>0</vt:i4>
      </vt:variant>
      <vt:variant>
        <vt:i4>5</vt:i4>
      </vt:variant>
      <vt:variant>
        <vt:lpwstr/>
      </vt:variant>
      <vt:variant>
        <vt:lpwstr>_Toc195686200</vt:lpwstr>
      </vt:variant>
      <vt:variant>
        <vt:i4>1507389</vt:i4>
      </vt:variant>
      <vt:variant>
        <vt:i4>8</vt:i4>
      </vt:variant>
      <vt:variant>
        <vt:i4>0</vt:i4>
      </vt:variant>
      <vt:variant>
        <vt:i4>5</vt:i4>
      </vt:variant>
      <vt:variant>
        <vt:lpwstr/>
      </vt:variant>
      <vt:variant>
        <vt:lpwstr>_Toc195686199</vt:lpwstr>
      </vt:variant>
      <vt:variant>
        <vt:i4>1507389</vt:i4>
      </vt:variant>
      <vt:variant>
        <vt:i4>2</vt:i4>
      </vt:variant>
      <vt:variant>
        <vt:i4>0</vt:i4>
      </vt:variant>
      <vt:variant>
        <vt:i4>5</vt:i4>
      </vt:variant>
      <vt:variant>
        <vt:lpwstr/>
      </vt:variant>
      <vt:variant>
        <vt:lpwstr>_Toc195686198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CYB004-101 v1.0 30Sep2024</dc:title>
  <dc:subject/>
  <dc:creator>Michael</dc:creator>
  <cp:keywords/>
  <cp:lastModifiedBy>Meghan Good</cp:lastModifiedBy>
  <cp:revision>268</cp:revision>
  <cp:lastPrinted>2024-10-01T02:53:00Z</cp:lastPrinted>
  <dcterms:created xsi:type="dcterms:W3CDTF">2025-11-05T12:38:00Z</dcterms:created>
  <dcterms:modified xsi:type="dcterms:W3CDTF">2025-11-13T12:48:00Z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0x01010025508FE94D42B346919116A715D34A35</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